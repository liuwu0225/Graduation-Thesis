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342F01C9" w14:textId="77777777" w:rsidR="005C6C13" w:rsidRDefault="00E750D5">
          <w:pPr>
            <w:pStyle w:val="10"/>
            <w:rPr>
              <w:ins w:id="3" w:author="微软用户" w:date="2017-08-24T15:30:00Z"/>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ins w:id="4" w:author="微软用户" w:date="2017-08-24T15:30:00Z">
            <w:r w:rsidR="005C6C13" w:rsidRPr="003E1FA7">
              <w:rPr>
                <w:rStyle w:val="ab"/>
                <w:noProof/>
              </w:rPr>
              <w:fldChar w:fldCharType="begin"/>
            </w:r>
            <w:r w:rsidR="005C6C13" w:rsidRPr="003E1FA7">
              <w:rPr>
                <w:rStyle w:val="ab"/>
                <w:noProof/>
              </w:rPr>
              <w:instrText xml:space="preserve"> </w:instrText>
            </w:r>
            <w:r w:rsidR="005C6C13">
              <w:rPr>
                <w:noProof/>
              </w:rPr>
              <w:instrText>HYPERLINK \l "_Toc491351976"</w:instrText>
            </w:r>
            <w:r w:rsidR="005C6C13" w:rsidRPr="003E1FA7">
              <w:rPr>
                <w:rStyle w:val="ab"/>
                <w:noProof/>
              </w:rPr>
              <w:instrText xml:space="preserve"> </w:instrText>
            </w:r>
            <w:r w:rsidR="005C6C13" w:rsidRPr="003E1FA7">
              <w:rPr>
                <w:rStyle w:val="ab"/>
                <w:noProof/>
              </w:rPr>
            </w:r>
            <w:r w:rsidR="005C6C13" w:rsidRPr="003E1FA7">
              <w:rPr>
                <w:rStyle w:val="ab"/>
                <w:noProof/>
              </w:rPr>
              <w:fldChar w:fldCharType="separate"/>
            </w:r>
            <w:r w:rsidR="005C6C13" w:rsidRPr="003E1FA7">
              <w:rPr>
                <w:rStyle w:val="ab"/>
                <w:rFonts w:ascii="Times New Roman" w:hAnsi="Times New Roman" w:cs="Times New Roman" w:hint="eastAsia"/>
                <w:noProof/>
                <w:spacing w:val="10"/>
              </w:rPr>
              <w:t>摘要</w:t>
            </w:r>
            <w:r w:rsidR="005C6C13">
              <w:rPr>
                <w:noProof/>
                <w:webHidden/>
              </w:rPr>
              <w:tab/>
            </w:r>
            <w:r w:rsidR="005C6C13">
              <w:rPr>
                <w:noProof/>
                <w:webHidden/>
              </w:rPr>
              <w:fldChar w:fldCharType="begin"/>
            </w:r>
            <w:r w:rsidR="005C6C13">
              <w:rPr>
                <w:noProof/>
                <w:webHidden/>
              </w:rPr>
              <w:instrText xml:space="preserve"> PAGEREF _Toc491351976 \h </w:instrText>
            </w:r>
            <w:r w:rsidR="005C6C13">
              <w:rPr>
                <w:noProof/>
                <w:webHidden/>
              </w:rPr>
            </w:r>
          </w:ins>
          <w:r w:rsidR="005C6C13">
            <w:rPr>
              <w:noProof/>
              <w:webHidden/>
            </w:rPr>
            <w:fldChar w:fldCharType="separate"/>
          </w:r>
          <w:ins w:id="5" w:author="微软用户" w:date="2017-08-24T15:30:00Z">
            <w:r w:rsidR="005C6C13">
              <w:rPr>
                <w:noProof/>
                <w:webHidden/>
              </w:rPr>
              <w:t>1</w:t>
            </w:r>
            <w:r w:rsidR="005C6C13">
              <w:rPr>
                <w:noProof/>
                <w:webHidden/>
              </w:rPr>
              <w:fldChar w:fldCharType="end"/>
            </w:r>
            <w:r w:rsidR="005C6C13" w:rsidRPr="003E1FA7">
              <w:rPr>
                <w:rStyle w:val="ab"/>
                <w:noProof/>
              </w:rPr>
              <w:fldChar w:fldCharType="end"/>
            </w:r>
          </w:ins>
        </w:p>
        <w:p w14:paraId="0A644407" w14:textId="77777777" w:rsidR="005C6C13" w:rsidRDefault="005C6C13">
          <w:pPr>
            <w:pStyle w:val="10"/>
            <w:rPr>
              <w:ins w:id="6" w:author="微软用户" w:date="2017-08-24T15:30:00Z"/>
              <w:noProof/>
            </w:rPr>
          </w:pPr>
          <w:ins w:id="7" w:author="微软用户" w:date="2017-08-24T15:30:00Z">
            <w:r w:rsidRPr="003E1FA7">
              <w:rPr>
                <w:rStyle w:val="ab"/>
                <w:noProof/>
              </w:rPr>
              <w:fldChar w:fldCharType="begin"/>
            </w:r>
            <w:r w:rsidRPr="003E1FA7">
              <w:rPr>
                <w:rStyle w:val="ab"/>
                <w:noProof/>
              </w:rPr>
              <w:instrText xml:space="preserve"> </w:instrText>
            </w:r>
            <w:r>
              <w:rPr>
                <w:noProof/>
              </w:rPr>
              <w:instrText>HYPERLINK \l "_Toc491351977"</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_Toc491351977 \h </w:instrText>
            </w:r>
            <w:r>
              <w:rPr>
                <w:noProof/>
                <w:webHidden/>
              </w:rPr>
            </w:r>
          </w:ins>
          <w:r>
            <w:rPr>
              <w:noProof/>
              <w:webHidden/>
            </w:rPr>
            <w:fldChar w:fldCharType="separate"/>
          </w:r>
          <w:ins w:id="8" w:author="微软用户" w:date="2017-08-24T15:30:00Z">
            <w:r>
              <w:rPr>
                <w:noProof/>
                <w:webHidden/>
              </w:rPr>
              <w:t>1</w:t>
            </w:r>
            <w:r>
              <w:rPr>
                <w:noProof/>
                <w:webHidden/>
              </w:rPr>
              <w:fldChar w:fldCharType="end"/>
            </w:r>
            <w:r w:rsidRPr="003E1FA7">
              <w:rPr>
                <w:rStyle w:val="ab"/>
                <w:noProof/>
              </w:rPr>
              <w:fldChar w:fldCharType="end"/>
            </w:r>
          </w:ins>
        </w:p>
        <w:p w14:paraId="43928960" w14:textId="77777777" w:rsidR="005C6C13" w:rsidRDefault="005C6C13">
          <w:pPr>
            <w:pStyle w:val="10"/>
            <w:rPr>
              <w:ins w:id="9" w:author="微软用户" w:date="2017-08-24T15:30:00Z"/>
              <w:noProof/>
            </w:rPr>
          </w:pPr>
          <w:ins w:id="10" w:author="微软用户" w:date="2017-08-24T15:30:00Z">
            <w:r w:rsidRPr="003E1FA7">
              <w:rPr>
                <w:rStyle w:val="ab"/>
                <w:noProof/>
              </w:rPr>
              <w:fldChar w:fldCharType="begin"/>
            </w:r>
            <w:r w:rsidRPr="003E1FA7">
              <w:rPr>
                <w:rStyle w:val="ab"/>
                <w:noProof/>
              </w:rPr>
              <w:instrText xml:space="preserve"> </w:instrText>
            </w:r>
            <w:r>
              <w:rPr>
                <w:noProof/>
              </w:rPr>
              <w:instrText>HYPERLINK \l "_Toc491351978"</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rFonts w:ascii="Times New Roman" w:hAnsi="Times New Roman" w:cs="Times New Roman" w:hint="eastAsia"/>
                <w:noProof/>
              </w:rPr>
              <w:t>第一章</w:t>
            </w:r>
            <w:r w:rsidRPr="003E1FA7">
              <w:rPr>
                <w:rStyle w:val="ab"/>
                <w:rFonts w:ascii="Times New Roman" w:hAnsi="Times New Roman" w:cs="Times New Roman"/>
                <w:noProof/>
              </w:rPr>
              <w:t xml:space="preserve"> </w:t>
            </w:r>
            <w:r w:rsidRPr="003E1FA7">
              <w:rPr>
                <w:rStyle w:val="ab"/>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_Toc491351978 \h </w:instrText>
            </w:r>
            <w:r>
              <w:rPr>
                <w:noProof/>
                <w:webHidden/>
              </w:rPr>
            </w:r>
          </w:ins>
          <w:r>
            <w:rPr>
              <w:noProof/>
              <w:webHidden/>
            </w:rPr>
            <w:fldChar w:fldCharType="separate"/>
          </w:r>
          <w:ins w:id="11" w:author="微软用户" w:date="2017-08-24T15:30:00Z">
            <w:r>
              <w:rPr>
                <w:noProof/>
                <w:webHidden/>
              </w:rPr>
              <w:t>2</w:t>
            </w:r>
            <w:r>
              <w:rPr>
                <w:noProof/>
                <w:webHidden/>
              </w:rPr>
              <w:fldChar w:fldCharType="end"/>
            </w:r>
            <w:r w:rsidRPr="003E1FA7">
              <w:rPr>
                <w:rStyle w:val="ab"/>
                <w:noProof/>
              </w:rPr>
              <w:fldChar w:fldCharType="end"/>
            </w:r>
          </w:ins>
        </w:p>
        <w:p w14:paraId="67ACF0A1" w14:textId="77777777" w:rsidR="005C6C13" w:rsidRDefault="005C6C13">
          <w:pPr>
            <w:pStyle w:val="23"/>
            <w:tabs>
              <w:tab w:val="right" w:leader="dot" w:pos="8302"/>
            </w:tabs>
            <w:rPr>
              <w:ins w:id="12" w:author="微软用户" w:date="2017-08-24T15:30:00Z"/>
              <w:noProof/>
            </w:rPr>
          </w:pPr>
          <w:ins w:id="13" w:author="微软用户" w:date="2017-08-24T15:30:00Z">
            <w:r w:rsidRPr="003E1FA7">
              <w:rPr>
                <w:rStyle w:val="ab"/>
                <w:noProof/>
              </w:rPr>
              <w:fldChar w:fldCharType="begin"/>
            </w:r>
            <w:r w:rsidRPr="003E1FA7">
              <w:rPr>
                <w:rStyle w:val="ab"/>
                <w:noProof/>
              </w:rPr>
              <w:instrText xml:space="preserve"> </w:instrText>
            </w:r>
            <w:r>
              <w:rPr>
                <w:noProof/>
              </w:rPr>
              <w:instrText>HYPERLINK \l "_Toc491351979"</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1.1 </w:t>
            </w:r>
            <w:r w:rsidRPr="003E1FA7">
              <w:rPr>
                <w:rStyle w:val="ab"/>
                <w:rFonts w:hint="eastAsia"/>
                <w:noProof/>
              </w:rPr>
              <w:t>研究背景</w:t>
            </w:r>
            <w:r>
              <w:rPr>
                <w:noProof/>
                <w:webHidden/>
              </w:rPr>
              <w:tab/>
            </w:r>
            <w:r>
              <w:rPr>
                <w:noProof/>
                <w:webHidden/>
              </w:rPr>
              <w:fldChar w:fldCharType="begin"/>
            </w:r>
            <w:r>
              <w:rPr>
                <w:noProof/>
                <w:webHidden/>
              </w:rPr>
              <w:instrText xml:space="preserve"> PAGEREF _Toc491351979 \h </w:instrText>
            </w:r>
            <w:r>
              <w:rPr>
                <w:noProof/>
                <w:webHidden/>
              </w:rPr>
            </w:r>
          </w:ins>
          <w:r>
            <w:rPr>
              <w:noProof/>
              <w:webHidden/>
            </w:rPr>
            <w:fldChar w:fldCharType="separate"/>
          </w:r>
          <w:ins w:id="14" w:author="微软用户" w:date="2017-08-24T15:30:00Z">
            <w:r>
              <w:rPr>
                <w:noProof/>
                <w:webHidden/>
              </w:rPr>
              <w:t>2</w:t>
            </w:r>
            <w:r>
              <w:rPr>
                <w:noProof/>
                <w:webHidden/>
              </w:rPr>
              <w:fldChar w:fldCharType="end"/>
            </w:r>
            <w:r w:rsidRPr="003E1FA7">
              <w:rPr>
                <w:rStyle w:val="ab"/>
                <w:noProof/>
              </w:rPr>
              <w:fldChar w:fldCharType="end"/>
            </w:r>
          </w:ins>
        </w:p>
        <w:p w14:paraId="709838A3" w14:textId="77777777" w:rsidR="005C6C13" w:rsidRDefault="005C6C13">
          <w:pPr>
            <w:pStyle w:val="23"/>
            <w:tabs>
              <w:tab w:val="right" w:leader="dot" w:pos="8302"/>
            </w:tabs>
            <w:rPr>
              <w:ins w:id="15" w:author="微软用户" w:date="2017-08-24T15:30:00Z"/>
              <w:noProof/>
            </w:rPr>
          </w:pPr>
          <w:ins w:id="16" w:author="微软用户" w:date="2017-08-24T15:30:00Z">
            <w:r w:rsidRPr="003E1FA7">
              <w:rPr>
                <w:rStyle w:val="ab"/>
                <w:noProof/>
              </w:rPr>
              <w:fldChar w:fldCharType="begin"/>
            </w:r>
            <w:r w:rsidRPr="003E1FA7">
              <w:rPr>
                <w:rStyle w:val="ab"/>
                <w:noProof/>
              </w:rPr>
              <w:instrText xml:space="preserve"> </w:instrText>
            </w:r>
            <w:r>
              <w:rPr>
                <w:noProof/>
              </w:rPr>
              <w:instrText>HYPERLINK \l "_Toc491351980"</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1.2 </w:t>
            </w:r>
            <w:r w:rsidRPr="003E1FA7">
              <w:rPr>
                <w:rStyle w:val="ab"/>
                <w:rFonts w:hint="eastAsia"/>
                <w:noProof/>
              </w:rPr>
              <w:t>研究内容及意义</w:t>
            </w:r>
            <w:r>
              <w:rPr>
                <w:noProof/>
                <w:webHidden/>
              </w:rPr>
              <w:tab/>
            </w:r>
            <w:r>
              <w:rPr>
                <w:noProof/>
                <w:webHidden/>
              </w:rPr>
              <w:fldChar w:fldCharType="begin"/>
            </w:r>
            <w:r>
              <w:rPr>
                <w:noProof/>
                <w:webHidden/>
              </w:rPr>
              <w:instrText xml:space="preserve"> PAGEREF _Toc491351980 \h </w:instrText>
            </w:r>
            <w:r>
              <w:rPr>
                <w:noProof/>
                <w:webHidden/>
              </w:rPr>
            </w:r>
          </w:ins>
          <w:r>
            <w:rPr>
              <w:noProof/>
              <w:webHidden/>
            </w:rPr>
            <w:fldChar w:fldCharType="separate"/>
          </w:r>
          <w:ins w:id="17" w:author="微软用户" w:date="2017-08-24T15:30:00Z">
            <w:r>
              <w:rPr>
                <w:noProof/>
                <w:webHidden/>
              </w:rPr>
              <w:t>4</w:t>
            </w:r>
            <w:r>
              <w:rPr>
                <w:noProof/>
                <w:webHidden/>
              </w:rPr>
              <w:fldChar w:fldCharType="end"/>
            </w:r>
            <w:r w:rsidRPr="003E1FA7">
              <w:rPr>
                <w:rStyle w:val="ab"/>
                <w:noProof/>
              </w:rPr>
              <w:fldChar w:fldCharType="end"/>
            </w:r>
          </w:ins>
        </w:p>
        <w:p w14:paraId="1AC1B17D" w14:textId="77777777" w:rsidR="005C6C13" w:rsidRDefault="005C6C13">
          <w:pPr>
            <w:pStyle w:val="23"/>
            <w:tabs>
              <w:tab w:val="right" w:leader="dot" w:pos="8302"/>
            </w:tabs>
            <w:rPr>
              <w:ins w:id="18" w:author="微软用户" w:date="2017-08-24T15:30:00Z"/>
              <w:noProof/>
            </w:rPr>
          </w:pPr>
          <w:ins w:id="19" w:author="微软用户" w:date="2017-08-24T15:30:00Z">
            <w:r w:rsidRPr="003E1FA7">
              <w:rPr>
                <w:rStyle w:val="ab"/>
                <w:noProof/>
              </w:rPr>
              <w:fldChar w:fldCharType="begin"/>
            </w:r>
            <w:r w:rsidRPr="003E1FA7">
              <w:rPr>
                <w:rStyle w:val="ab"/>
                <w:noProof/>
              </w:rPr>
              <w:instrText xml:space="preserve"> </w:instrText>
            </w:r>
            <w:r>
              <w:rPr>
                <w:noProof/>
              </w:rPr>
              <w:instrText>HYPERLINK \l "_Toc491351981"</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1.3 </w:t>
            </w:r>
            <w:r w:rsidRPr="003E1FA7">
              <w:rPr>
                <w:rStyle w:val="ab"/>
                <w:rFonts w:hint="eastAsia"/>
                <w:noProof/>
              </w:rPr>
              <w:t>论文的组织</w:t>
            </w:r>
            <w:r>
              <w:rPr>
                <w:noProof/>
                <w:webHidden/>
              </w:rPr>
              <w:tab/>
            </w:r>
            <w:r>
              <w:rPr>
                <w:noProof/>
                <w:webHidden/>
              </w:rPr>
              <w:fldChar w:fldCharType="begin"/>
            </w:r>
            <w:r>
              <w:rPr>
                <w:noProof/>
                <w:webHidden/>
              </w:rPr>
              <w:instrText xml:space="preserve"> PAGEREF _Toc491351981 \h </w:instrText>
            </w:r>
            <w:r>
              <w:rPr>
                <w:noProof/>
                <w:webHidden/>
              </w:rPr>
            </w:r>
          </w:ins>
          <w:r>
            <w:rPr>
              <w:noProof/>
              <w:webHidden/>
            </w:rPr>
            <w:fldChar w:fldCharType="separate"/>
          </w:r>
          <w:ins w:id="20" w:author="微软用户" w:date="2017-08-24T15:30:00Z">
            <w:r>
              <w:rPr>
                <w:noProof/>
                <w:webHidden/>
              </w:rPr>
              <w:t>5</w:t>
            </w:r>
            <w:r>
              <w:rPr>
                <w:noProof/>
                <w:webHidden/>
              </w:rPr>
              <w:fldChar w:fldCharType="end"/>
            </w:r>
            <w:r w:rsidRPr="003E1FA7">
              <w:rPr>
                <w:rStyle w:val="ab"/>
                <w:noProof/>
              </w:rPr>
              <w:fldChar w:fldCharType="end"/>
            </w:r>
          </w:ins>
        </w:p>
        <w:p w14:paraId="13C2CE06" w14:textId="77777777" w:rsidR="005C6C13" w:rsidRDefault="005C6C13">
          <w:pPr>
            <w:pStyle w:val="10"/>
            <w:rPr>
              <w:ins w:id="21" w:author="微软用户" w:date="2017-08-24T15:30:00Z"/>
              <w:noProof/>
            </w:rPr>
          </w:pPr>
          <w:ins w:id="22" w:author="微软用户" w:date="2017-08-24T15:30:00Z">
            <w:r w:rsidRPr="003E1FA7">
              <w:rPr>
                <w:rStyle w:val="ab"/>
                <w:noProof/>
              </w:rPr>
              <w:fldChar w:fldCharType="begin"/>
            </w:r>
            <w:r w:rsidRPr="003E1FA7">
              <w:rPr>
                <w:rStyle w:val="ab"/>
                <w:noProof/>
              </w:rPr>
              <w:instrText xml:space="preserve"> </w:instrText>
            </w:r>
            <w:r>
              <w:rPr>
                <w:noProof/>
              </w:rPr>
              <w:instrText>HYPERLINK \l "_Toc491351982"</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rFonts w:ascii="Times New Roman" w:hAnsi="Times New Roman" w:cs="Times New Roman" w:hint="eastAsia"/>
                <w:noProof/>
              </w:rPr>
              <w:t>第二章</w:t>
            </w:r>
            <w:r w:rsidRPr="003E1FA7">
              <w:rPr>
                <w:rStyle w:val="ab"/>
                <w:rFonts w:ascii="Times New Roman" w:hAnsi="Times New Roman" w:cs="Times New Roman"/>
                <w:noProof/>
              </w:rPr>
              <w:t xml:space="preserve"> </w:t>
            </w:r>
            <w:r w:rsidRPr="003E1FA7">
              <w:rPr>
                <w:rStyle w:val="ab"/>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_Toc491351982 \h </w:instrText>
            </w:r>
            <w:r>
              <w:rPr>
                <w:noProof/>
                <w:webHidden/>
              </w:rPr>
            </w:r>
          </w:ins>
          <w:r>
            <w:rPr>
              <w:noProof/>
              <w:webHidden/>
            </w:rPr>
            <w:fldChar w:fldCharType="separate"/>
          </w:r>
          <w:ins w:id="23" w:author="微软用户" w:date="2017-08-24T15:30:00Z">
            <w:r>
              <w:rPr>
                <w:noProof/>
                <w:webHidden/>
              </w:rPr>
              <w:t>6</w:t>
            </w:r>
            <w:r>
              <w:rPr>
                <w:noProof/>
                <w:webHidden/>
              </w:rPr>
              <w:fldChar w:fldCharType="end"/>
            </w:r>
            <w:r w:rsidRPr="003E1FA7">
              <w:rPr>
                <w:rStyle w:val="ab"/>
                <w:noProof/>
              </w:rPr>
              <w:fldChar w:fldCharType="end"/>
            </w:r>
          </w:ins>
        </w:p>
        <w:p w14:paraId="336665D7" w14:textId="77777777" w:rsidR="005C6C13" w:rsidRDefault="005C6C13">
          <w:pPr>
            <w:pStyle w:val="23"/>
            <w:tabs>
              <w:tab w:val="right" w:leader="dot" w:pos="8302"/>
            </w:tabs>
            <w:rPr>
              <w:ins w:id="24" w:author="微软用户" w:date="2017-08-24T15:30:00Z"/>
              <w:noProof/>
            </w:rPr>
          </w:pPr>
          <w:ins w:id="25" w:author="微软用户" w:date="2017-08-24T15:30:00Z">
            <w:r w:rsidRPr="003E1FA7">
              <w:rPr>
                <w:rStyle w:val="ab"/>
                <w:noProof/>
              </w:rPr>
              <w:fldChar w:fldCharType="begin"/>
            </w:r>
            <w:r w:rsidRPr="003E1FA7">
              <w:rPr>
                <w:rStyle w:val="ab"/>
                <w:noProof/>
              </w:rPr>
              <w:instrText xml:space="preserve"> </w:instrText>
            </w:r>
            <w:r>
              <w:rPr>
                <w:noProof/>
              </w:rPr>
              <w:instrText>HYPERLINK \l "_Toc491351983"</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2.1 </w:t>
            </w:r>
            <w:r w:rsidRPr="003E1FA7">
              <w:rPr>
                <w:rStyle w:val="ab"/>
                <w:rFonts w:hint="eastAsia"/>
                <w:noProof/>
              </w:rPr>
              <w:t>云备份与中间件</w:t>
            </w:r>
            <w:r>
              <w:rPr>
                <w:noProof/>
                <w:webHidden/>
              </w:rPr>
              <w:tab/>
            </w:r>
            <w:r>
              <w:rPr>
                <w:noProof/>
                <w:webHidden/>
              </w:rPr>
              <w:fldChar w:fldCharType="begin"/>
            </w:r>
            <w:r>
              <w:rPr>
                <w:noProof/>
                <w:webHidden/>
              </w:rPr>
              <w:instrText xml:space="preserve"> PAGEREF _Toc491351983 \h </w:instrText>
            </w:r>
            <w:r>
              <w:rPr>
                <w:noProof/>
                <w:webHidden/>
              </w:rPr>
            </w:r>
          </w:ins>
          <w:r>
            <w:rPr>
              <w:noProof/>
              <w:webHidden/>
            </w:rPr>
            <w:fldChar w:fldCharType="separate"/>
          </w:r>
          <w:ins w:id="26" w:author="微软用户" w:date="2017-08-24T15:30:00Z">
            <w:r>
              <w:rPr>
                <w:noProof/>
                <w:webHidden/>
              </w:rPr>
              <w:t>6</w:t>
            </w:r>
            <w:r>
              <w:rPr>
                <w:noProof/>
                <w:webHidden/>
              </w:rPr>
              <w:fldChar w:fldCharType="end"/>
            </w:r>
            <w:r w:rsidRPr="003E1FA7">
              <w:rPr>
                <w:rStyle w:val="ab"/>
                <w:noProof/>
              </w:rPr>
              <w:fldChar w:fldCharType="end"/>
            </w:r>
          </w:ins>
        </w:p>
        <w:p w14:paraId="7A5DC2A4" w14:textId="77777777" w:rsidR="005C6C13" w:rsidRDefault="005C6C13">
          <w:pPr>
            <w:pStyle w:val="32"/>
            <w:tabs>
              <w:tab w:val="right" w:leader="dot" w:pos="8302"/>
            </w:tabs>
            <w:rPr>
              <w:ins w:id="27" w:author="微软用户" w:date="2017-08-24T15:30:00Z"/>
              <w:noProof/>
            </w:rPr>
          </w:pPr>
          <w:ins w:id="28" w:author="微软用户" w:date="2017-08-24T15:30:00Z">
            <w:r w:rsidRPr="003E1FA7">
              <w:rPr>
                <w:rStyle w:val="ab"/>
                <w:noProof/>
              </w:rPr>
              <w:fldChar w:fldCharType="begin"/>
            </w:r>
            <w:r w:rsidRPr="003E1FA7">
              <w:rPr>
                <w:rStyle w:val="ab"/>
                <w:noProof/>
              </w:rPr>
              <w:instrText xml:space="preserve"> </w:instrText>
            </w:r>
            <w:r>
              <w:rPr>
                <w:noProof/>
              </w:rPr>
              <w:instrText>HYPERLINK \l "_Toc491351984"</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2.1.1 </w:t>
            </w:r>
            <w:r w:rsidRPr="003E1FA7">
              <w:rPr>
                <w:rStyle w:val="ab"/>
                <w:rFonts w:hint="eastAsia"/>
                <w:noProof/>
              </w:rPr>
              <w:t>云备份特点</w:t>
            </w:r>
            <w:r>
              <w:rPr>
                <w:noProof/>
                <w:webHidden/>
              </w:rPr>
              <w:tab/>
            </w:r>
            <w:r>
              <w:rPr>
                <w:noProof/>
                <w:webHidden/>
              </w:rPr>
              <w:fldChar w:fldCharType="begin"/>
            </w:r>
            <w:r>
              <w:rPr>
                <w:noProof/>
                <w:webHidden/>
              </w:rPr>
              <w:instrText xml:space="preserve"> PAGEREF _Toc491351984 \h </w:instrText>
            </w:r>
            <w:r>
              <w:rPr>
                <w:noProof/>
                <w:webHidden/>
              </w:rPr>
            </w:r>
          </w:ins>
          <w:r>
            <w:rPr>
              <w:noProof/>
              <w:webHidden/>
            </w:rPr>
            <w:fldChar w:fldCharType="separate"/>
          </w:r>
          <w:ins w:id="29" w:author="微软用户" w:date="2017-08-24T15:30:00Z">
            <w:r>
              <w:rPr>
                <w:noProof/>
                <w:webHidden/>
              </w:rPr>
              <w:t>6</w:t>
            </w:r>
            <w:r>
              <w:rPr>
                <w:noProof/>
                <w:webHidden/>
              </w:rPr>
              <w:fldChar w:fldCharType="end"/>
            </w:r>
            <w:r w:rsidRPr="003E1FA7">
              <w:rPr>
                <w:rStyle w:val="ab"/>
                <w:noProof/>
              </w:rPr>
              <w:fldChar w:fldCharType="end"/>
            </w:r>
          </w:ins>
        </w:p>
        <w:p w14:paraId="7A01101A" w14:textId="77777777" w:rsidR="005C6C13" w:rsidRDefault="005C6C13">
          <w:pPr>
            <w:pStyle w:val="32"/>
            <w:tabs>
              <w:tab w:val="right" w:leader="dot" w:pos="8302"/>
            </w:tabs>
            <w:rPr>
              <w:ins w:id="30" w:author="微软用户" w:date="2017-08-24T15:30:00Z"/>
              <w:noProof/>
            </w:rPr>
          </w:pPr>
          <w:ins w:id="31" w:author="微软用户" w:date="2017-08-24T15:30:00Z">
            <w:r w:rsidRPr="003E1FA7">
              <w:rPr>
                <w:rStyle w:val="ab"/>
                <w:noProof/>
              </w:rPr>
              <w:fldChar w:fldCharType="begin"/>
            </w:r>
            <w:r w:rsidRPr="003E1FA7">
              <w:rPr>
                <w:rStyle w:val="ab"/>
                <w:noProof/>
              </w:rPr>
              <w:instrText xml:space="preserve"> </w:instrText>
            </w:r>
            <w:r>
              <w:rPr>
                <w:noProof/>
              </w:rPr>
              <w:instrText>HYPERLINK \l "_Toc491351985"</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2.1.2 </w:t>
            </w:r>
            <w:r w:rsidRPr="003E1FA7">
              <w:rPr>
                <w:rStyle w:val="ab"/>
                <w:rFonts w:hint="eastAsia"/>
                <w:noProof/>
              </w:rPr>
              <w:t>云备份中间件</w:t>
            </w:r>
            <w:r>
              <w:rPr>
                <w:noProof/>
                <w:webHidden/>
              </w:rPr>
              <w:tab/>
            </w:r>
            <w:r>
              <w:rPr>
                <w:noProof/>
                <w:webHidden/>
              </w:rPr>
              <w:fldChar w:fldCharType="begin"/>
            </w:r>
            <w:r>
              <w:rPr>
                <w:noProof/>
                <w:webHidden/>
              </w:rPr>
              <w:instrText xml:space="preserve"> PAGEREF _Toc491351985 \h </w:instrText>
            </w:r>
            <w:r>
              <w:rPr>
                <w:noProof/>
                <w:webHidden/>
              </w:rPr>
            </w:r>
          </w:ins>
          <w:r>
            <w:rPr>
              <w:noProof/>
              <w:webHidden/>
            </w:rPr>
            <w:fldChar w:fldCharType="separate"/>
          </w:r>
          <w:ins w:id="32" w:author="微软用户" w:date="2017-08-24T15:30:00Z">
            <w:r>
              <w:rPr>
                <w:noProof/>
                <w:webHidden/>
              </w:rPr>
              <w:t>6</w:t>
            </w:r>
            <w:r>
              <w:rPr>
                <w:noProof/>
                <w:webHidden/>
              </w:rPr>
              <w:fldChar w:fldCharType="end"/>
            </w:r>
            <w:r w:rsidRPr="003E1FA7">
              <w:rPr>
                <w:rStyle w:val="ab"/>
                <w:noProof/>
              </w:rPr>
              <w:fldChar w:fldCharType="end"/>
            </w:r>
          </w:ins>
        </w:p>
        <w:p w14:paraId="15D39F79" w14:textId="77777777" w:rsidR="005C6C13" w:rsidRDefault="005C6C13">
          <w:pPr>
            <w:pStyle w:val="23"/>
            <w:tabs>
              <w:tab w:val="right" w:leader="dot" w:pos="8302"/>
            </w:tabs>
            <w:rPr>
              <w:ins w:id="33" w:author="微软用户" w:date="2017-08-24T15:30:00Z"/>
              <w:noProof/>
            </w:rPr>
          </w:pPr>
          <w:ins w:id="34" w:author="微软用户" w:date="2017-08-24T15:30:00Z">
            <w:r w:rsidRPr="003E1FA7">
              <w:rPr>
                <w:rStyle w:val="ab"/>
                <w:noProof/>
              </w:rPr>
              <w:fldChar w:fldCharType="begin"/>
            </w:r>
            <w:r w:rsidRPr="003E1FA7">
              <w:rPr>
                <w:rStyle w:val="ab"/>
                <w:noProof/>
              </w:rPr>
              <w:instrText xml:space="preserve"> </w:instrText>
            </w:r>
            <w:r>
              <w:rPr>
                <w:noProof/>
              </w:rPr>
              <w:instrText>HYPERLINK \l "_Toc491351986"</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2.3 SQLite</w:t>
            </w:r>
            <w:r>
              <w:rPr>
                <w:noProof/>
                <w:webHidden/>
              </w:rPr>
              <w:tab/>
            </w:r>
            <w:r>
              <w:rPr>
                <w:noProof/>
                <w:webHidden/>
              </w:rPr>
              <w:fldChar w:fldCharType="begin"/>
            </w:r>
            <w:r>
              <w:rPr>
                <w:noProof/>
                <w:webHidden/>
              </w:rPr>
              <w:instrText xml:space="preserve"> PAGEREF _Toc491351986 \h </w:instrText>
            </w:r>
            <w:r>
              <w:rPr>
                <w:noProof/>
                <w:webHidden/>
              </w:rPr>
            </w:r>
          </w:ins>
          <w:r>
            <w:rPr>
              <w:noProof/>
              <w:webHidden/>
            </w:rPr>
            <w:fldChar w:fldCharType="separate"/>
          </w:r>
          <w:ins w:id="35" w:author="微软用户" w:date="2017-08-24T15:30:00Z">
            <w:r>
              <w:rPr>
                <w:noProof/>
                <w:webHidden/>
              </w:rPr>
              <w:t>7</w:t>
            </w:r>
            <w:r>
              <w:rPr>
                <w:noProof/>
                <w:webHidden/>
              </w:rPr>
              <w:fldChar w:fldCharType="end"/>
            </w:r>
            <w:r w:rsidRPr="003E1FA7">
              <w:rPr>
                <w:rStyle w:val="ab"/>
                <w:noProof/>
              </w:rPr>
              <w:fldChar w:fldCharType="end"/>
            </w:r>
          </w:ins>
        </w:p>
        <w:p w14:paraId="72999954" w14:textId="77777777" w:rsidR="005C6C13" w:rsidRDefault="005C6C13">
          <w:pPr>
            <w:pStyle w:val="23"/>
            <w:tabs>
              <w:tab w:val="right" w:leader="dot" w:pos="8302"/>
            </w:tabs>
            <w:rPr>
              <w:ins w:id="36" w:author="微软用户" w:date="2017-08-24T15:30:00Z"/>
              <w:noProof/>
            </w:rPr>
          </w:pPr>
          <w:ins w:id="37" w:author="微软用户" w:date="2017-08-24T15:30:00Z">
            <w:r w:rsidRPr="003E1FA7">
              <w:rPr>
                <w:rStyle w:val="ab"/>
                <w:noProof/>
              </w:rPr>
              <w:fldChar w:fldCharType="begin"/>
            </w:r>
            <w:r w:rsidRPr="003E1FA7">
              <w:rPr>
                <w:rStyle w:val="ab"/>
                <w:noProof/>
              </w:rPr>
              <w:instrText xml:space="preserve"> </w:instrText>
            </w:r>
            <w:r>
              <w:rPr>
                <w:noProof/>
              </w:rPr>
              <w:instrText>HYPERLINK \l "_Toc491351987"</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2.4 </w:t>
            </w:r>
            <w:r w:rsidRPr="003E1FA7">
              <w:rPr>
                <w:rStyle w:val="ab"/>
                <w:rFonts w:hint="eastAsia"/>
                <w:noProof/>
              </w:rPr>
              <w:t>断点续传</w:t>
            </w:r>
            <w:r>
              <w:rPr>
                <w:noProof/>
                <w:webHidden/>
              </w:rPr>
              <w:tab/>
            </w:r>
            <w:r>
              <w:rPr>
                <w:noProof/>
                <w:webHidden/>
              </w:rPr>
              <w:fldChar w:fldCharType="begin"/>
            </w:r>
            <w:r>
              <w:rPr>
                <w:noProof/>
                <w:webHidden/>
              </w:rPr>
              <w:instrText xml:space="preserve"> PAGEREF _Toc491351987 \h </w:instrText>
            </w:r>
            <w:r>
              <w:rPr>
                <w:noProof/>
                <w:webHidden/>
              </w:rPr>
            </w:r>
          </w:ins>
          <w:r>
            <w:rPr>
              <w:noProof/>
              <w:webHidden/>
            </w:rPr>
            <w:fldChar w:fldCharType="separate"/>
          </w:r>
          <w:ins w:id="38" w:author="微软用户" w:date="2017-08-24T15:30:00Z">
            <w:r>
              <w:rPr>
                <w:noProof/>
                <w:webHidden/>
              </w:rPr>
              <w:t>8</w:t>
            </w:r>
            <w:r>
              <w:rPr>
                <w:noProof/>
                <w:webHidden/>
              </w:rPr>
              <w:fldChar w:fldCharType="end"/>
            </w:r>
            <w:r w:rsidRPr="003E1FA7">
              <w:rPr>
                <w:rStyle w:val="ab"/>
                <w:noProof/>
              </w:rPr>
              <w:fldChar w:fldCharType="end"/>
            </w:r>
          </w:ins>
        </w:p>
        <w:p w14:paraId="099C2A73" w14:textId="77777777" w:rsidR="005C6C13" w:rsidRDefault="005C6C13">
          <w:pPr>
            <w:pStyle w:val="23"/>
            <w:tabs>
              <w:tab w:val="right" w:leader="dot" w:pos="8302"/>
            </w:tabs>
            <w:rPr>
              <w:ins w:id="39" w:author="微软用户" w:date="2017-08-24T15:30:00Z"/>
              <w:noProof/>
            </w:rPr>
          </w:pPr>
          <w:ins w:id="40" w:author="微软用户" w:date="2017-08-24T15:30:00Z">
            <w:r w:rsidRPr="003E1FA7">
              <w:rPr>
                <w:rStyle w:val="ab"/>
                <w:noProof/>
              </w:rPr>
              <w:fldChar w:fldCharType="begin"/>
            </w:r>
            <w:r w:rsidRPr="003E1FA7">
              <w:rPr>
                <w:rStyle w:val="ab"/>
                <w:noProof/>
              </w:rPr>
              <w:instrText xml:space="preserve"> </w:instrText>
            </w:r>
            <w:r>
              <w:rPr>
                <w:noProof/>
              </w:rPr>
              <w:instrText>HYPERLINK \l "_Toc491351988"</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2.5 WebSocket</w:t>
            </w:r>
            <w:r>
              <w:rPr>
                <w:noProof/>
                <w:webHidden/>
              </w:rPr>
              <w:tab/>
            </w:r>
            <w:r>
              <w:rPr>
                <w:noProof/>
                <w:webHidden/>
              </w:rPr>
              <w:fldChar w:fldCharType="begin"/>
            </w:r>
            <w:r>
              <w:rPr>
                <w:noProof/>
                <w:webHidden/>
              </w:rPr>
              <w:instrText xml:space="preserve"> PAGEREF _Toc491351988 \h </w:instrText>
            </w:r>
            <w:r>
              <w:rPr>
                <w:noProof/>
                <w:webHidden/>
              </w:rPr>
            </w:r>
          </w:ins>
          <w:r>
            <w:rPr>
              <w:noProof/>
              <w:webHidden/>
            </w:rPr>
            <w:fldChar w:fldCharType="separate"/>
          </w:r>
          <w:ins w:id="41" w:author="微软用户" w:date="2017-08-24T15:30:00Z">
            <w:r>
              <w:rPr>
                <w:noProof/>
                <w:webHidden/>
              </w:rPr>
              <w:t>9</w:t>
            </w:r>
            <w:r>
              <w:rPr>
                <w:noProof/>
                <w:webHidden/>
              </w:rPr>
              <w:fldChar w:fldCharType="end"/>
            </w:r>
            <w:r w:rsidRPr="003E1FA7">
              <w:rPr>
                <w:rStyle w:val="ab"/>
                <w:noProof/>
              </w:rPr>
              <w:fldChar w:fldCharType="end"/>
            </w:r>
          </w:ins>
        </w:p>
        <w:p w14:paraId="471525DD" w14:textId="77777777" w:rsidR="005C6C13" w:rsidRDefault="005C6C13">
          <w:pPr>
            <w:pStyle w:val="23"/>
            <w:tabs>
              <w:tab w:val="right" w:leader="dot" w:pos="8302"/>
            </w:tabs>
            <w:rPr>
              <w:ins w:id="42" w:author="微软用户" w:date="2017-08-24T15:30:00Z"/>
              <w:noProof/>
            </w:rPr>
          </w:pPr>
          <w:ins w:id="43" w:author="微软用户" w:date="2017-08-24T15:30:00Z">
            <w:r w:rsidRPr="003E1FA7">
              <w:rPr>
                <w:rStyle w:val="ab"/>
                <w:noProof/>
              </w:rPr>
              <w:fldChar w:fldCharType="begin"/>
            </w:r>
            <w:r w:rsidRPr="003E1FA7">
              <w:rPr>
                <w:rStyle w:val="ab"/>
                <w:noProof/>
              </w:rPr>
              <w:instrText xml:space="preserve"> </w:instrText>
            </w:r>
            <w:r>
              <w:rPr>
                <w:noProof/>
              </w:rPr>
              <w:instrText>HYPERLINK \l "_Toc491351989"</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2.6 WebExtension</w:t>
            </w:r>
            <w:r>
              <w:rPr>
                <w:noProof/>
                <w:webHidden/>
              </w:rPr>
              <w:tab/>
            </w:r>
            <w:r>
              <w:rPr>
                <w:noProof/>
                <w:webHidden/>
              </w:rPr>
              <w:fldChar w:fldCharType="begin"/>
            </w:r>
            <w:r>
              <w:rPr>
                <w:noProof/>
                <w:webHidden/>
              </w:rPr>
              <w:instrText xml:space="preserve"> PAGEREF _Toc491351989 \h </w:instrText>
            </w:r>
            <w:r>
              <w:rPr>
                <w:noProof/>
                <w:webHidden/>
              </w:rPr>
            </w:r>
          </w:ins>
          <w:r>
            <w:rPr>
              <w:noProof/>
              <w:webHidden/>
            </w:rPr>
            <w:fldChar w:fldCharType="separate"/>
          </w:r>
          <w:ins w:id="44" w:author="微软用户" w:date="2017-08-24T15:30:00Z">
            <w:r>
              <w:rPr>
                <w:noProof/>
                <w:webHidden/>
              </w:rPr>
              <w:t>10</w:t>
            </w:r>
            <w:r>
              <w:rPr>
                <w:noProof/>
                <w:webHidden/>
              </w:rPr>
              <w:fldChar w:fldCharType="end"/>
            </w:r>
            <w:r w:rsidRPr="003E1FA7">
              <w:rPr>
                <w:rStyle w:val="ab"/>
                <w:noProof/>
              </w:rPr>
              <w:fldChar w:fldCharType="end"/>
            </w:r>
          </w:ins>
        </w:p>
        <w:p w14:paraId="115A6FF2" w14:textId="77777777" w:rsidR="005C6C13" w:rsidRDefault="005C6C13">
          <w:pPr>
            <w:pStyle w:val="10"/>
            <w:rPr>
              <w:ins w:id="45" w:author="微软用户" w:date="2017-08-24T15:30:00Z"/>
              <w:noProof/>
            </w:rPr>
          </w:pPr>
          <w:ins w:id="46" w:author="微软用户" w:date="2017-08-24T15:30:00Z">
            <w:r w:rsidRPr="003E1FA7">
              <w:rPr>
                <w:rStyle w:val="ab"/>
                <w:noProof/>
              </w:rPr>
              <w:fldChar w:fldCharType="begin"/>
            </w:r>
            <w:r w:rsidRPr="003E1FA7">
              <w:rPr>
                <w:rStyle w:val="ab"/>
                <w:noProof/>
              </w:rPr>
              <w:instrText xml:space="preserve"> </w:instrText>
            </w:r>
            <w:r>
              <w:rPr>
                <w:noProof/>
              </w:rPr>
              <w:instrText>HYPERLINK \l "_Toc491351990"</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rFonts w:ascii="Times New Roman" w:hAnsi="Times New Roman" w:cs="Times New Roman" w:hint="eastAsia"/>
                <w:noProof/>
              </w:rPr>
              <w:t>第三章</w:t>
            </w:r>
            <w:r w:rsidRPr="003E1FA7">
              <w:rPr>
                <w:rStyle w:val="ab"/>
                <w:rFonts w:ascii="Times New Roman" w:hAnsi="Times New Roman" w:cs="Times New Roman"/>
                <w:noProof/>
              </w:rPr>
              <w:t xml:space="preserve"> </w:t>
            </w:r>
            <w:r w:rsidRPr="003E1FA7">
              <w:rPr>
                <w:rStyle w:val="ab"/>
                <w:rFonts w:ascii="Times New Roman" w:hAnsi="Times New Roman" w:cs="Times New Roman" w:hint="eastAsia"/>
                <w:noProof/>
              </w:rPr>
              <w:t>云备份中间件优化分析</w:t>
            </w:r>
            <w:r>
              <w:rPr>
                <w:noProof/>
                <w:webHidden/>
              </w:rPr>
              <w:tab/>
            </w:r>
            <w:r>
              <w:rPr>
                <w:noProof/>
                <w:webHidden/>
              </w:rPr>
              <w:fldChar w:fldCharType="begin"/>
            </w:r>
            <w:r>
              <w:rPr>
                <w:noProof/>
                <w:webHidden/>
              </w:rPr>
              <w:instrText xml:space="preserve"> PAGEREF _Toc491351990 \h </w:instrText>
            </w:r>
            <w:r>
              <w:rPr>
                <w:noProof/>
                <w:webHidden/>
              </w:rPr>
            </w:r>
          </w:ins>
          <w:r>
            <w:rPr>
              <w:noProof/>
              <w:webHidden/>
            </w:rPr>
            <w:fldChar w:fldCharType="separate"/>
          </w:r>
          <w:ins w:id="47" w:author="微软用户" w:date="2017-08-24T15:30:00Z">
            <w:r>
              <w:rPr>
                <w:noProof/>
                <w:webHidden/>
              </w:rPr>
              <w:t>12</w:t>
            </w:r>
            <w:r>
              <w:rPr>
                <w:noProof/>
                <w:webHidden/>
              </w:rPr>
              <w:fldChar w:fldCharType="end"/>
            </w:r>
            <w:r w:rsidRPr="003E1FA7">
              <w:rPr>
                <w:rStyle w:val="ab"/>
                <w:noProof/>
              </w:rPr>
              <w:fldChar w:fldCharType="end"/>
            </w:r>
          </w:ins>
        </w:p>
        <w:p w14:paraId="55855687" w14:textId="77777777" w:rsidR="005C6C13" w:rsidRDefault="005C6C13">
          <w:pPr>
            <w:pStyle w:val="23"/>
            <w:tabs>
              <w:tab w:val="right" w:leader="dot" w:pos="8302"/>
            </w:tabs>
            <w:rPr>
              <w:ins w:id="48" w:author="微软用户" w:date="2017-08-24T15:30:00Z"/>
              <w:noProof/>
            </w:rPr>
          </w:pPr>
          <w:ins w:id="49" w:author="微软用户" w:date="2017-08-24T15:30:00Z">
            <w:r w:rsidRPr="003E1FA7">
              <w:rPr>
                <w:rStyle w:val="ab"/>
                <w:noProof/>
              </w:rPr>
              <w:fldChar w:fldCharType="begin"/>
            </w:r>
            <w:r w:rsidRPr="003E1FA7">
              <w:rPr>
                <w:rStyle w:val="ab"/>
                <w:noProof/>
              </w:rPr>
              <w:instrText xml:space="preserve"> </w:instrText>
            </w:r>
            <w:r>
              <w:rPr>
                <w:noProof/>
              </w:rPr>
              <w:instrText>HYPERLINK \l "_Toc491351991"</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3.1 </w:t>
            </w:r>
            <w:r w:rsidRPr="003E1FA7">
              <w:rPr>
                <w:rStyle w:val="ab"/>
                <w:rFonts w:hint="eastAsia"/>
                <w:noProof/>
              </w:rPr>
              <w:t>现有中间件系统分析</w:t>
            </w:r>
            <w:r>
              <w:rPr>
                <w:noProof/>
                <w:webHidden/>
              </w:rPr>
              <w:tab/>
            </w:r>
            <w:r>
              <w:rPr>
                <w:noProof/>
                <w:webHidden/>
              </w:rPr>
              <w:fldChar w:fldCharType="begin"/>
            </w:r>
            <w:r>
              <w:rPr>
                <w:noProof/>
                <w:webHidden/>
              </w:rPr>
              <w:instrText xml:space="preserve"> PAGEREF _Toc491351991 \h </w:instrText>
            </w:r>
            <w:r>
              <w:rPr>
                <w:noProof/>
                <w:webHidden/>
              </w:rPr>
            </w:r>
          </w:ins>
          <w:r>
            <w:rPr>
              <w:noProof/>
              <w:webHidden/>
            </w:rPr>
            <w:fldChar w:fldCharType="separate"/>
          </w:r>
          <w:ins w:id="50" w:author="微软用户" w:date="2017-08-24T15:30:00Z">
            <w:r>
              <w:rPr>
                <w:noProof/>
                <w:webHidden/>
              </w:rPr>
              <w:t>12</w:t>
            </w:r>
            <w:r>
              <w:rPr>
                <w:noProof/>
                <w:webHidden/>
              </w:rPr>
              <w:fldChar w:fldCharType="end"/>
            </w:r>
            <w:r w:rsidRPr="003E1FA7">
              <w:rPr>
                <w:rStyle w:val="ab"/>
                <w:noProof/>
              </w:rPr>
              <w:fldChar w:fldCharType="end"/>
            </w:r>
          </w:ins>
        </w:p>
        <w:p w14:paraId="77555B0C" w14:textId="77777777" w:rsidR="005C6C13" w:rsidRDefault="005C6C13">
          <w:pPr>
            <w:pStyle w:val="32"/>
            <w:tabs>
              <w:tab w:val="right" w:leader="dot" w:pos="8302"/>
            </w:tabs>
            <w:rPr>
              <w:ins w:id="51" w:author="微软用户" w:date="2017-08-24T15:30:00Z"/>
              <w:noProof/>
            </w:rPr>
          </w:pPr>
          <w:ins w:id="52" w:author="微软用户" w:date="2017-08-24T15:30:00Z">
            <w:r w:rsidRPr="003E1FA7">
              <w:rPr>
                <w:rStyle w:val="ab"/>
                <w:noProof/>
              </w:rPr>
              <w:fldChar w:fldCharType="begin"/>
            </w:r>
            <w:r w:rsidRPr="003E1FA7">
              <w:rPr>
                <w:rStyle w:val="ab"/>
                <w:noProof/>
              </w:rPr>
              <w:instrText xml:space="preserve"> </w:instrText>
            </w:r>
            <w:r>
              <w:rPr>
                <w:noProof/>
              </w:rPr>
              <w:instrText>HYPERLINK \l "_Toc491351992"</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3.1.1 </w:t>
            </w:r>
            <w:r w:rsidRPr="003E1FA7">
              <w:rPr>
                <w:rStyle w:val="ab"/>
                <w:rFonts w:hint="eastAsia"/>
                <w:noProof/>
              </w:rPr>
              <w:t>系统框架与功能分析</w:t>
            </w:r>
            <w:r>
              <w:rPr>
                <w:noProof/>
                <w:webHidden/>
              </w:rPr>
              <w:tab/>
            </w:r>
            <w:r>
              <w:rPr>
                <w:noProof/>
                <w:webHidden/>
              </w:rPr>
              <w:fldChar w:fldCharType="begin"/>
            </w:r>
            <w:r>
              <w:rPr>
                <w:noProof/>
                <w:webHidden/>
              </w:rPr>
              <w:instrText xml:space="preserve"> PAGEREF _Toc491351992 \h </w:instrText>
            </w:r>
            <w:r>
              <w:rPr>
                <w:noProof/>
                <w:webHidden/>
              </w:rPr>
            </w:r>
          </w:ins>
          <w:r>
            <w:rPr>
              <w:noProof/>
              <w:webHidden/>
            </w:rPr>
            <w:fldChar w:fldCharType="separate"/>
          </w:r>
          <w:ins w:id="53" w:author="微软用户" w:date="2017-08-24T15:30:00Z">
            <w:r>
              <w:rPr>
                <w:noProof/>
                <w:webHidden/>
              </w:rPr>
              <w:t>12</w:t>
            </w:r>
            <w:r>
              <w:rPr>
                <w:noProof/>
                <w:webHidden/>
              </w:rPr>
              <w:fldChar w:fldCharType="end"/>
            </w:r>
            <w:r w:rsidRPr="003E1FA7">
              <w:rPr>
                <w:rStyle w:val="ab"/>
                <w:noProof/>
              </w:rPr>
              <w:fldChar w:fldCharType="end"/>
            </w:r>
          </w:ins>
        </w:p>
        <w:p w14:paraId="2092CBAE" w14:textId="77777777" w:rsidR="005C6C13" w:rsidRDefault="005C6C13">
          <w:pPr>
            <w:pStyle w:val="32"/>
            <w:tabs>
              <w:tab w:val="right" w:leader="dot" w:pos="8302"/>
            </w:tabs>
            <w:rPr>
              <w:ins w:id="54" w:author="微软用户" w:date="2017-08-24T15:30:00Z"/>
              <w:noProof/>
            </w:rPr>
          </w:pPr>
          <w:ins w:id="55" w:author="微软用户" w:date="2017-08-24T15:30:00Z">
            <w:r w:rsidRPr="003E1FA7">
              <w:rPr>
                <w:rStyle w:val="ab"/>
                <w:noProof/>
              </w:rPr>
              <w:fldChar w:fldCharType="begin"/>
            </w:r>
            <w:r w:rsidRPr="003E1FA7">
              <w:rPr>
                <w:rStyle w:val="ab"/>
                <w:noProof/>
              </w:rPr>
              <w:instrText xml:space="preserve"> </w:instrText>
            </w:r>
            <w:r>
              <w:rPr>
                <w:noProof/>
              </w:rPr>
              <w:instrText>HYPERLINK \l "_Toc491351993"</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3.1.2 </w:t>
            </w:r>
            <w:r w:rsidRPr="003E1FA7">
              <w:rPr>
                <w:rStyle w:val="ab"/>
                <w:rFonts w:hint="eastAsia"/>
                <w:noProof/>
              </w:rPr>
              <w:t>现有云备份中间件的不足</w:t>
            </w:r>
            <w:r>
              <w:rPr>
                <w:noProof/>
                <w:webHidden/>
              </w:rPr>
              <w:tab/>
            </w:r>
            <w:r>
              <w:rPr>
                <w:noProof/>
                <w:webHidden/>
              </w:rPr>
              <w:fldChar w:fldCharType="begin"/>
            </w:r>
            <w:r>
              <w:rPr>
                <w:noProof/>
                <w:webHidden/>
              </w:rPr>
              <w:instrText xml:space="preserve"> PAGEREF _Toc491351993 \h </w:instrText>
            </w:r>
            <w:r>
              <w:rPr>
                <w:noProof/>
                <w:webHidden/>
              </w:rPr>
            </w:r>
          </w:ins>
          <w:r>
            <w:rPr>
              <w:noProof/>
              <w:webHidden/>
            </w:rPr>
            <w:fldChar w:fldCharType="separate"/>
          </w:r>
          <w:ins w:id="56" w:author="微软用户" w:date="2017-08-24T15:30:00Z">
            <w:r>
              <w:rPr>
                <w:noProof/>
                <w:webHidden/>
              </w:rPr>
              <w:t>13</w:t>
            </w:r>
            <w:r>
              <w:rPr>
                <w:noProof/>
                <w:webHidden/>
              </w:rPr>
              <w:fldChar w:fldCharType="end"/>
            </w:r>
            <w:r w:rsidRPr="003E1FA7">
              <w:rPr>
                <w:rStyle w:val="ab"/>
                <w:noProof/>
              </w:rPr>
              <w:fldChar w:fldCharType="end"/>
            </w:r>
          </w:ins>
        </w:p>
        <w:p w14:paraId="3A9C907A" w14:textId="77777777" w:rsidR="005C6C13" w:rsidRDefault="005C6C13">
          <w:pPr>
            <w:pStyle w:val="23"/>
            <w:tabs>
              <w:tab w:val="right" w:leader="dot" w:pos="8302"/>
            </w:tabs>
            <w:rPr>
              <w:ins w:id="57" w:author="微软用户" w:date="2017-08-24T15:30:00Z"/>
              <w:noProof/>
            </w:rPr>
          </w:pPr>
          <w:ins w:id="58" w:author="微软用户" w:date="2017-08-24T15:30:00Z">
            <w:r w:rsidRPr="003E1FA7">
              <w:rPr>
                <w:rStyle w:val="ab"/>
                <w:noProof/>
              </w:rPr>
              <w:fldChar w:fldCharType="begin"/>
            </w:r>
            <w:r w:rsidRPr="003E1FA7">
              <w:rPr>
                <w:rStyle w:val="ab"/>
                <w:noProof/>
              </w:rPr>
              <w:instrText xml:space="preserve"> </w:instrText>
            </w:r>
            <w:r>
              <w:rPr>
                <w:noProof/>
              </w:rPr>
              <w:instrText>HYPERLINK \l "_Toc491351994"</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3.2 </w:t>
            </w:r>
            <w:r w:rsidRPr="003E1FA7">
              <w:rPr>
                <w:rStyle w:val="ab"/>
                <w:rFonts w:hint="eastAsia"/>
                <w:noProof/>
              </w:rPr>
              <w:t>中间件系统优化需求分析</w:t>
            </w:r>
            <w:r>
              <w:rPr>
                <w:noProof/>
                <w:webHidden/>
              </w:rPr>
              <w:tab/>
            </w:r>
            <w:r>
              <w:rPr>
                <w:noProof/>
                <w:webHidden/>
              </w:rPr>
              <w:fldChar w:fldCharType="begin"/>
            </w:r>
            <w:r>
              <w:rPr>
                <w:noProof/>
                <w:webHidden/>
              </w:rPr>
              <w:instrText xml:space="preserve"> PAGEREF _Toc491351994 \h </w:instrText>
            </w:r>
            <w:r>
              <w:rPr>
                <w:noProof/>
                <w:webHidden/>
              </w:rPr>
            </w:r>
          </w:ins>
          <w:r>
            <w:rPr>
              <w:noProof/>
              <w:webHidden/>
            </w:rPr>
            <w:fldChar w:fldCharType="separate"/>
          </w:r>
          <w:ins w:id="59" w:author="微软用户" w:date="2017-08-24T15:30:00Z">
            <w:r>
              <w:rPr>
                <w:noProof/>
                <w:webHidden/>
              </w:rPr>
              <w:t>14</w:t>
            </w:r>
            <w:r>
              <w:rPr>
                <w:noProof/>
                <w:webHidden/>
              </w:rPr>
              <w:fldChar w:fldCharType="end"/>
            </w:r>
            <w:r w:rsidRPr="003E1FA7">
              <w:rPr>
                <w:rStyle w:val="ab"/>
                <w:noProof/>
              </w:rPr>
              <w:fldChar w:fldCharType="end"/>
            </w:r>
          </w:ins>
        </w:p>
        <w:p w14:paraId="235F6FFD" w14:textId="77777777" w:rsidR="005C6C13" w:rsidRDefault="005C6C13">
          <w:pPr>
            <w:pStyle w:val="32"/>
            <w:tabs>
              <w:tab w:val="right" w:leader="dot" w:pos="8302"/>
            </w:tabs>
            <w:rPr>
              <w:ins w:id="60" w:author="微软用户" w:date="2017-08-24T15:30:00Z"/>
              <w:noProof/>
            </w:rPr>
          </w:pPr>
          <w:ins w:id="61" w:author="微软用户" w:date="2017-08-24T15:30:00Z">
            <w:r w:rsidRPr="003E1FA7">
              <w:rPr>
                <w:rStyle w:val="ab"/>
                <w:noProof/>
              </w:rPr>
              <w:fldChar w:fldCharType="begin"/>
            </w:r>
            <w:r w:rsidRPr="003E1FA7">
              <w:rPr>
                <w:rStyle w:val="ab"/>
                <w:noProof/>
              </w:rPr>
              <w:instrText xml:space="preserve"> </w:instrText>
            </w:r>
            <w:r>
              <w:rPr>
                <w:noProof/>
              </w:rPr>
              <w:instrText>HYPERLINK \l "_Toc491351995"</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3.2.1 </w:t>
            </w:r>
            <w:r w:rsidRPr="003E1FA7">
              <w:rPr>
                <w:rStyle w:val="ab"/>
                <w:rFonts w:hint="eastAsia"/>
                <w:noProof/>
              </w:rPr>
              <w:t>持久会话管理</w:t>
            </w:r>
            <w:r>
              <w:rPr>
                <w:noProof/>
                <w:webHidden/>
              </w:rPr>
              <w:tab/>
            </w:r>
            <w:r>
              <w:rPr>
                <w:noProof/>
                <w:webHidden/>
              </w:rPr>
              <w:fldChar w:fldCharType="begin"/>
            </w:r>
            <w:r>
              <w:rPr>
                <w:noProof/>
                <w:webHidden/>
              </w:rPr>
              <w:instrText xml:space="preserve"> PAGEREF _Toc491351995 \h </w:instrText>
            </w:r>
            <w:r>
              <w:rPr>
                <w:noProof/>
                <w:webHidden/>
              </w:rPr>
            </w:r>
          </w:ins>
          <w:r>
            <w:rPr>
              <w:noProof/>
              <w:webHidden/>
            </w:rPr>
            <w:fldChar w:fldCharType="separate"/>
          </w:r>
          <w:ins w:id="62" w:author="微软用户" w:date="2017-08-24T15:30:00Z">
            <w:r>
              <w:rPr>
                <w:noProof/>
                <w:webHidden/>
              </w:rPr>
              <w:t>14</w:t>
            </w:r>
            <w:r>
              <w:rPr>
                <w:noProof/>
                <w:webHidden/>
              </w:rPr>
              <w:fldChar w:fldCharType="end"/>
            </w:r>
            <w:r w:rsidRPr="003E1FA7">
              <w:rPr>
                <w:rStyle w:val="ab"/>
                <w:noProof/>
              </w:rPr>
              <w:fldChar w:fldCharType="end"/>
            </w:r>
          </w:ins>
        </w:p>
        <w:p w14:paraId="1F580452" w14:textId="77777777" w:rsidR="005C6C13" w:rsidRDefault="005C6C13">
          <w:pPr>
            <w:pStyle w:val="32"/>
            <w:tabs>
              <w:tab w:val="right" w:leader="dot" w:pos="8302"/>
            </w:tabs>
            <w:rPr>
              <w:ins w:id="63" w:author="微软用户" w:date="2017-08-24T15:30:00Z"/>
              <w:noProof/>
            </w:rPr>
          </w:pPr>
          <w:ins w:id="64" w:author="微软用户" w:date="2017-08-24T15:30:00Z">
            <w:r w:rsidRPr="003E1FA7">
              <w:rPr>
                <w:rStyle w:val="ab"/>
                <w:noProof/>
              </w:rPr>
              <w:fldChar w:fldCharType="begin"/>
            </w:r>
            <w:r w:rsidRPr="003E1FA7">
              <w:rPr>
                <w:rStyle w:val="ab"/>
                <w:noProof/>
              </w:rPr>
              <w:instrText xml:space="preserve"> </w:instrText>
            </w:r>
            <w:r>
              <w:rPr>
                <w:noProof/>
              </w:rPr>
              <w:instrText>HYPERLINK \l "_Toc491351996"</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3.2.2 </w:t>
            </w:r>
            <w:r w:rsidRPr="003E1FA7">
              <w:rPr>
                <w:rStyle w:val="ab"/>
                <w:rFonts w:hint="eastAsia"/>
                <w:noProof/>
              </w:rPr>
              <w:t>大文件上传</w:t>
            </w:r>
            <w:r>
              <w:rPr>
                <w:noProof/>
                <w:webHidden/>
              </w:rPr>
              <w:tab/>
            </w:r>
            <w:r>
              <w:rPr>
                <w:noProof/>
                <w:webHidden/>
              </w:rPr>
              <w:fldChar w:fldCharType="begin"/>
            </w:r>
            <w:r>
              <w:rPr>
                <w:noProof/>
                <w:webHidden/>
              </w:rPr>
              <w:instrText xml:space="preserve"> PAGEREF _Toc491351996 \h </w:instrText>
            </w:r>
            <w:r>
              <w:rPr>
                <w:noProof/>
                <w:webHidden/>
              </w:rPr>
            </w:r>
          </w:ins>
          <w:r>
            <w:rPr>
              <w:noProof/>
              <w:webHidden/>
            </w:rPr>
            <w:fldChar w:fldCharType="separate"/>
          </w:r>
          <w:ins w:id="65" w:author="微软用户" w:date="2017-08-24T15:30:00Z">
            <w:r>
              <w:rPr>
                <w:noProof/>
                <w:webHidden/>
              </w:rPr>
              <w:t>15</w:t>
            </w:r>
            <w:r>
              <w:rPr>
                <w:noProof/>
                <w:webHidden/>
              </w:rPr>
              <w:fldChar w:fldCharType="end"/>
            </w:r>
            <w:r w:rsidRPr="003E1FA7">
              <w:rPr>
                <w:rStyle w:val="ab"/>
                <w:noProof/>
              </w:rPr>
              <w:fldChar w:fldCharType="end"/>
            </w:r>
          </w:ins>
        </w:p>
        <w:p w14:paraId="0EAA753D" w14:textId="77777777" w:rsidR="005C6C13" w:rsidRDefault="005C6C13">
          <w:pPr>
            <w:pStyle w:val="32"/>
            <w:tabs>
              <w:tab w:val="right" w:leader="dot" w:pos="8302"/>
            </w:tabs>
            <w:rPr>
              <w:ins w:id="66" w:author="微软用户" w:date="2017-08-24T15:30:00Z"/>
              <w:noProof/>
            </w:rPr>
          </w:pPr>
          <w:ins w:id="67" w:author="微软用户" w:date="2017-08-24T15:30:00Z">
            <w:r w:rsidRPr="003E1FA7">
              <w:rPr>
                <w:rStyle w:val="ab"/>
                <w:noProof/>
              </w:rPr>
              <w:fldChar w:fldCharType="begin"/>
            </w:r>
            <w:r w:rsidRPr="003E1FA7">
              <w:rPr>
                <w:rStyle w:val="ab"/>
                <w:noProof/>
              </w:rPr>
              <w:instrText xml:space="preserve"> </w:instrText>
            </w:r>
            <w:r>
              <w:rPr>
                <w:noProof/>
              </w:rPr>
              <w:instrText>HYPERLINK \l "_Toc491351997"</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3.2.3 </w:t>
            </w:r>
            <w:r w:rsidRPr="003E1FA7">
              <w:rPr>
                <w:rStyle w:val="ab"/>
                <w:rFonts w:hint="eastAsia"/>
                <w:noProof/>
              </w:rPr>
              <w:t>本地缓存</w:t>
            </w:r>
            <w:r>
              <w:rPr>
                <w:noProof/>
                <w:webHidden/>
              </w:rPr>
              <w:tab/>
            </w:r>
            <w:r>
              <w:rPr>
                <w:noProof/>
                <w:webHidden/>
              </w:rPr>
              <w:fldChar w:fldCharType="begin"/>
            </w:r>
            <w:r>
              <w:rPr>
                <w:noProof/>
                <w:webHidden/>
              </w:rPr>
              <w:instrText xml:space="preserve"> PAGEREF _Toc491351997 \h </w:instrText>
            </w:r>
            <w:r>
              <w:rPr>
                <w:noProof/>
                <w:webHidden/>
              </w:rPr>
            </w:r>
          </w:ins>
          <w:r>
            <w:rPr>
              <w:noProof/>
              <w:webHidden/>
            </w:rPr>
            <w:fldChar w:fldCharType="separate"/>
          </w:r>
          <w:ins w:id="68" w:author="微软用户" w:date="2017-08-24T15:30:00Z">
            <w:r>
              <w:rPr>
                <w:noProof/>
                <w:webHidden/>
              </w:rPr>
              <w:t>16</w:t>
            </w:r>
            <w:r>
              <w:rPr>
                <w:noProof/>
                <w:webHidden/>
              </w:rPr>
              <w:fldChar w:fldCharType="end"/>
            </w:r>
            <w:r w:rsidRPr="003E1FA7">
              <w:rPr>
                <w:rStyle w:val="ab"/>
                <w:noProof/>
              </w:rPr>
              <w:fldChar w:fldCharType="end"/>
            </w:r>
          </w:ins>
        </w:p>
        <w:p w14:paraId="3C606885" w14:textId="77777777" w:rsidR="005C6C13" w:rsidRDefault="005C6C13">
          <w:pPr>
            <w:pStyle w:val="32"/>
            <w:tabs>
              <w:tab w:val="right" w:leader="dot" w:pos="8302"/>
            </w:tabs>
            <w:rPr>
              <w:ins w:id="69" w:author="微软用户" w:date="2017-08-24T15:30:00Z"/>
              <w:noProof/>
            </w:rPr>
          </w:pPr>
          <w:ins w:id="70" w:author="微软用户" w:date="2017-08-24T15:30:00Z">
            <w:r w:rsidRPr="003E1FA7">
              <w:rPr>
                <w:rStyle w:val="ab"/>
                <w:noProof/>
              </w:rPr>
              <w:fldChar w:fldCharType="begin"/>
            </w:r>
            <w:r w:rsidRPr="003E1FA7">
              <w:rPr>
                <w:rStyle w:val="ab"/>
                <w:noProof/>
              </w:rPr>
              <w:instrText xml:space="preserve"> </w:instrText>
            </w:r>
            <w:r>
              <w:rPr>
                <w:noProof/>
              </w:rPr>
              <w:instrText>HYPERLINK \l "_Toc491351998"</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3.2.4 </w:t>
            </w:r>
            <w:r w:rsidRPr="003E1FA7">
              <w:rPr>
                <w:rStyle w:val="ab"/>
                <w:rFonts w:hint="eastAsia"/>
                <w:noProof/>
              </w:rPr>
              <w:t>多应用适配</w:t>
            </w:r>
            <w:r>
              <w:rPr>
                <w:noProof/>
                <w:webHidden/>
              </w:rPr>
              <w:tab/>
            </w:r>
            <w:r>
              <w:rPr>
                <w:noProof/>
                <w:webHidden/>
              </w:rPr>
              <w:fldChar w:fldCharType="begin"/>
            </w:r>
            <w:r>
              <w:rPr>
                <w:noProof/>
                <w:webHidden/>
              </w:rPr>
              <w:instrText xml:space="preserve"> PAGEREF _Toc491351998 \h </w:instrText>
            </w:r>
            <w:r>
              <w:rPr>
                <w:noProof/>
                <w:webHidden/>
              </w:rPr>
            </w:r>
          </w:ins>
          <w:r>
            <w:rPr>
              <w:noProof/>
              <w:webHidden/>
            </w:rPr>
            <w:fldChar w:fldCharType="separate"/>
          </w:r>
          <w:ins w:id="71" w:author="微软用户" w:date="2017-08-24T15:30:00Z">
            <w:r>
              <w:rPr>
                <w:noProof/>
                <w:webHidden/>
              </w:rPr>
              <w:t>17</w:t>
            </w:r>
            <w:r>
              <w:rPr>
                <w:noProof/>
                <w:webHidden/>
              </w:rPr>
              <w:fldChar w:fldCharType="end"/>
            </w:r>
            <w:r w:rsidRPr="003E1FA7">
              <w:rPr>
                <w:rStyle w:val="ab"/>
                <w:noProof/>
              </w:rPr>
              <w:fldChar w:fldCharType="end"/>
            </w:r>
          </w:ins>
        </w:p>
        <w:p w14:paraId="59969B78" w14:textId="77777777" w:rsidR="005C6C13" w:rsidRDefault="005C6C13">
          <w:pPr>
            <w:pStyle w:val="10"/>
            <w:rPr>
              <w:ins w:id="72" w:author="微软用户" w:date="2017-08-24T15:30:00Z"/>
              <w:noProof/>
            </w:rPr>
          </w:pPr>
          <w:ins w:id="73" w:author="微软用户" w:date="2017-08-24T15:30:00Z">
            <w:r w:rsidRPr="003E1FA7">
              <w:rPr>
                <w:rStyle w:val="ab"/>
                <w:noProof/>
              </w:rPr>
              <w:fldChar w:fldCharType="begin"/>
            </w:r>
            <w:r w:rsidRPr="003E1FA7">
              <w:rPr>
                <w:rStyle w:val="ab"/>
                <w:noProof/>
              </w:rPr>
              <w:instrText xml:space="preserve"> </w:instrText>
            </w:r>
            <w:r>
              <w:rPr>
                <w:noProof/>
              </w:rPr>
              <w:instrText>HYPERLINK \l "_Toc491351999"</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rFonts w:ascii="Times New Roman" w:hAnsi="Times New Roman" w:cs="Times New Roman" w:hint="eastAsia"/>
                <w:noProof/>
              </w:rPr>
              <w:t>第四章</w:t>
            </w:r>
            <w:r w:rsidRPr="003E1FA7">
              <w:rPr>
                <w:rStyle w:val="ab"/>
                <w:rFonts w:ascii="Times New Roman" w:hAnsi="Times New Roman" w:cs="Times New Roman"/>
                <w:noProof/>
              </w:rPr>
              <w:t xml:space="preserve"> </w:t>
            </w:r>
            <w:r w:rsidRPr="003E1FA7">
              <w:rPr>
                <w:rStyle w:val="ab"/>
                <w:rFonts w:ascii="Times New Roman" w:hAnsi="Times New Roman" w:cs="Times New Roman" w:hint="eastAsia"/>
                <w:noProof/>
              </w:rPr>
              <w:t>云备份中间件系统优化设计</w:t>
            </w:r>
            <w:r>
              <w:rPr>
                <w:noProof/>
                <w:webHidden/>
              </w:rPr>
              <w:tab/>
            </w:r>
            <w:r>
              <w:rPr>
                <w:noProof/>
                <w:webHidden/>
              </w:rPr>
              <w:fldChar w:fldCharType="begin"/>
            </w:r>
            <w:r>
              <w:rPr>
                <w:noProof/>
                <w:webHidden/>
              </w:rPr>
              <w:instrText xml:space="preserve"> PAGEREF _Toc491351999 \h </w:instrText>
            </w:r>
            <w:r>
              <w:rPr>
                <w:noProof/>
                <w:webHidden/>
              </w:rPr>
            </w:r>
          </w:ins>
          <w:r>
            <w:rPr>
              <w:noProof/>
              <w:webHidden/>
            </w:rPr>
            <w:fldChar w:fldCharType="separate"/>
          </w:r>
          <w:ins w:id="74" w:author="微软用户" w:date="2017-08-24T15:30:00Z">
            <w:r>
              <w:rPr>
                <w:noProof/>
                <w:webHidden/>
              </w:rPr>
              <w:t>19</w:t>
            </w:r>
            <w:r>
              <w:rPr>
                <w:noProof/>
                <w:webHidden/>
              </w:rPr>
              <w:fldChar w:fldCharType="end"/>
            </w:r>
            <w:r w:rsidRPr="003E1FA7">
              <w:rPr>
                <w:rStyle w:val="ab"/>
                <w:noProof/>
              </w:rPr>
              <w:fldChar w:fldCharType="end"/>
            </w:r>
          </w:ins>
        </w:p>
        <w:p w14:paraId="01D72CAE" w14:textId="77777777" w:rsidR="005C6C13" w:rsidRDefault="005C6C13">
          <w:pPr>
            <w:pStyle w:val="23"/>
            <w:tabs>
              <w:tab w:val="right" w:leader="dot" w:pos="8302"/>
            </w:tabs>
            <w:rPr>
              <w:ins w:id="75" w:author="微软用户" w:date="2017-08-24T15:30:00Z"/>
              <w:noProof/>
            </w:rPr>
          </w:pPr>
          <w:ins w:id="76" w:author="微软用户" w:date="2017-08-24T15:30:00Z">
            <w:r w:rsidRPr="003E1FA7">
              <w:rPr>
                <w:rStyle w:val="ab"/>
                <w:noProof/>
              </w:rPr>
              <w:fldChar w:fldCharType="begin"/>
            </w:r>
            <w:r w:rsidRPr="003E1FA7">
              <w:rPr>
                <w:rStyle w:val="ab"/>
                <w:noProof/>
              </w:rPr>
              <w:instrText xml:space="preserve"> </w:instrText>
            </w:r>
            <w:r>
              <w:rPr>
                <w:noProof/>
              </w:rPr>
              <w:instrText>HYPERLINK \l "_Toc491352000"</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4.1 </w:t>
            </w:r>
            <w:r w:rsidRPr="003E1FA7">
              <w:rPr>
                <w:rStyle w:val="ab"/>
                <w:rFonts w:hint="eastAsia"/>
                <w:noProof/>
              </w:rPr>
              <w:t>中间件优化系统框架设计</w:t>
            </w:r>
            <w:r>
              <w:rPr>
                <w:noProof/>
                <w:webHidden/>
              </w:rPr>
              <w:tab/>
            </w:r>
            <w:r>
              <w:rPr>
                <w:noProof/>
                <w:webHidden/>
              </w:rPr>
              <w:fldChar w:fldCharType="begin"/>
            </w:r>
            <w:r>
              <w:rPr>
                <w:noProof/>
                <w:webHidden/>
              </w:rPr>
              <w:instrText xml:space="preserve"> PAGEREF _Toc491352000 \h </w:instrText>
            </w:r>
            <w:r>
              <w:rPr>
                <w:noProof/>
                <w:webHidden/>
              </w:rPr>
            </w:r>
          </w:ins>
          <w:r>
            <w:rPr>
              <w:noProof/>
              <w:webHidden/>
            </w:rPr>
            <w:fldChar w:fldCharType="separate"/>
          </w:r>
          <w:ins w:id="77" w:author="微软用户" w:date="2017-08-24T15:30:00Z">
            <w:r>
              <w:rPr>
                <w:noProof/>
                <w:webHidden/>
              </w:rPr>
              <w:t>19</w:t>
            </w:r>
            <w:r>
              <w:rPr>
                <w:noProof/>
                <w:webHidden/>
              </w:rPr>
              <w:fldChar w:fldCharType="end"/>
            </w:r>
            <w:r w:rsidRPr="003E1FA7">
              <w:rPr>
                <w:rStyle w:val="ab"/>
                <w:noProof/>
              </w:rPr>
              <w:fldChar w:fldCharType="end"/>
            </w:r>
          </w:ins>
        </w:p>
        <w:p w14:paraId="36D9B9C5" w14:textId="77777777" w:rsidR="005C6C13" w:rsidRDefault="005C6C13">
          <w:pPr>
            <w:pStyle w:val="23"/>
            <w:tabs>
              <w:tab w:val="right" w:leader="dot" w:pos="8302"/>
            </w:tabs>
            <w:rPr>
              <w:ins w:id="78" w:author="微软用户" w:date="2017-08-24T15:30:00Z"/>
              <w:noProof/>
            </w:rPr>
          </w:pPr>
          <w:ins w:id="79" w:author="微软用户" w:date="2017-08-24T15:30:00Z">
            <w:r w:rsidRPr="003E1FA7">
              <w:rPr>
                <w:rStyle w:val="ab"/>
                <w:noProof/>
              </w:rPr>
              <w:fldChar w:fldCharType="begin"/>
            </w:r>
            <w:r w:rsidRPr="003E1FA7">
              <w:rPr>
                <w:rStyle w:val="ab"/>
                <w:noProof/>
              </w:rPr>
              <w:instrText xml:space="preserve"> </w:instrText>
            </w:r>
            <w:r>
              <w:rPr>
                <w:noProof/>
              </w:rPr>
              <w:instrText>HYPERLINK \l "_Toc491352001"</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4.2 </w:t>
            </w:r>
            <w:r w:rsidRPr="003E1FA7">
              <w:rPr>
                <w:rStyle w:val="ab"/>
                <w:rFonts w:hint="eastAsia"/>
                <w:noProof/>
              </w:rPr>
              <w:t>类图设计</w:t>
            </w:r>
            <w:r>
              <w:rPr>
                <w:noProof/>
                <w:webHidden/>
              </w:rPr>
              <w:tab/>
            </w:r>
            <w:r>
              <w:rPr>
                <w:noProof/>
                <w:webHidden/>
              </w:rPr>
              <w:fldChar w:fldCharType="begin"/>
            </w:r>
            <w:r>
              <w:rPr>
                <w:noProof/>
                <w:webHidden/>
              </w:rPr>
              <w:instrText xml:space="preserve"> PAGEREF _Toc491352001 \h </w:instrText>
            </w:r>
            <w:r>
              <w:rPr>
                <w:noProof/>
                <w:webHidden/>
              </w:rPr>
            </w:r>
          </w:ins>
          <w:r>
            <w:rPr>
              <w:noProof/>
              <w:webHidden/>
            </w:rPr>
            <w:fldChar w:fldCharType="separate"/>
          </w:r>
          <w:ins w:id="80" w:author="微软用户" w:date="2017-08-24T15:30:00Z">
            <w:r>
              <w:rPr>
                <w:noProof/>
                <w:webHidden/>
              </w:rPr>
              <w:t>19</w:t>
            </w:r>
            <w:r>
              <w:rPr>
                <w:noProof/>
                <w:webHidden/>
              </w:rPr>
              <w:fldChar w:fldCharType="end"/>
            </w:r>
            <w:r w:rsidRPr="003E1FA7">
              <w:rPr>
                <w:rStyle w:val="ab"/>
                <w:noProof/>
              </w:rPr>
              <w:fldChar w:fldCharType="end"/>
            </w:r>
          </w:ins>
        </w:p>
        <w:p w14:paraId="59B89B00" w14:textId="77777777" w:rsidR="005C6C13" w:rsidRDefault="005C6C13">
          <w:pPr>
            <w:pStyle w:val="23"/>
            <w:tabs>
              <w:tab w:val="right" w:leader="dot" w:pos="8302"/>
            </w:tabs>
            <w:rPr>
              <w:ins w:id="81" w:author="微软用户" w:date="2017-08-24T15:30:00Z"/>
              <w:noProof/>
            </w:rPr>
          </w:pPr>
          <w:ins w:id="82" w:author="微软用户" w:date="2017-08-24T15:30:00Z">
            <w:r w:rsidRPr="003E1FA7">
              <w:rPr>
                <w:rStyle w:val="ab"/>
                <w:noProof/>
              </w:rPr>
              <w:fldChar w:fldCharType="begin"/>
            </w:r>
            <w:r w:rsidRPr="003E1FA7">
              <w:rPr>
                <w:rStyle w:val="ab"/>
                <w:noProof/>
              </w:rPr>
              <w:instrText xml:space="preserve"> </w:instrText>
            </w:r>
            <w:r>
              <w:rPr>
                <w:noProof/>
              </w:rPr>
              <w:instrText>HYPERLINK \l "_Toc491352002"</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4.3 </w:t>
            </w:r>
            <w:r w:rsidRPr="003E1FA7">
              <w:rPr>
                <w:rStyle w:val="ab"/>
                <w:rFonts w:hint="eastAsia"/>
                <w:noProof/>
              </w:rPr>
              <w:t>关键流程设计</w:t>
            </w:r>
            <w:r>
              <w:rPr>
                <w:noProof/>
                <w:webHidden/>
              </w:rPr>
              <w:tab/>
            </w:r>
            <w:r>
              <w:rPr>
                <w:noProof/>
                <w:webHidden/>
              </w:rPr>
              <w:fldChar w:fldCharType="begin"/>
            </w:r>
            <w:r>
              <w:rPr>
                <w:noProof/>
                <w:webHidden/>
              </w:rPr>
              <w:instrText xml:space="preserve"> PAGEREF _Toc491352002 \h </w:instrText>
            </w:r>
            <w:r>
              <w:rPr>
                <w:noProof/>
                <w:webHidden/>
              </w:rPr>
            </w:r>
          </w:ins>
          <w:r>
            <w:rPr>
              <w:noProof/>
              <w:webHidden/>
            </w:rPr>
            <w:fldChar w:fldCharType="separate"/>
          </w:r>
          <w:ins w:id="83" w:author="微软用户" w:date="2017-08-24T15:30:00Z">
            <w:r>
              <w:rPr>
                <w:noProof/>
                <w:webHidden/>
              </w:rPr>
              <w:t>21</w:t>
            </w:r>
            <w:r>
              <w:rPr>
                <w:noProof/>
                <w:webHidden/>
              </w:rPr>
              <w:fldChar w:fldCharType="end"/>
            </w:r>
            <w:r w:rsidRPr="003E1FA7">
              <w:rPr>
                <w:rStyle w:val="ab"/>
                <w:noProof/>
              </w:rPr>
              <w:fldChar w:fldCharType="end"/>
            </w:r>
          </w:ins>
        </w:p>
        <w:p w14:paraId="1A1F3714" w14:textId="77777777" w:rsidR="005C6C13" w:rsidRDefault="005C6C13">
          <w:pPr>
            <w:pStyle w:val="32"/>
            <w:tabs>
              <w:tab w:val="right" w:leader="dot" w:pos="8302"/>
            </w:tabs>
            <w:rPr>
              <w:ins w:id="84" w:author="微软用户" w:date="2017-08-24T15:30:00Z"/>
              <w:noProof/>
            </w:rPr>
          </w:pPr>
          <w:ins w:id="85" w:author="微软用户" w:date="2017-08-24T15:30:00Z">
            <w:r w:rsidRPr="003E1FA7">
              <w:rPr>
                <w:rStyle w:val="ab"/>
                <w:noProof/>
              </w:rPr>
              <w:fldChar w:fldCharType="begin"/>
            </w:r>
            <w:r w:rsidRPr="003E1FA7">
              <w:rPr>
                <w:rStyle w:val="ab"/>
                <w:noProof/>
              </w:rPr>
              <w:instrText xml:space="preserve"> </w:instrText>
            </w:r>
            <w:r>
              <w:rPr>
                <w:noProof/>
              </w:rPr>
              <w:instrText>HYPERLINK \l "_Toc491352003"</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4.3.1 </w:t>
            </w:r>
            <w:r w:rsidRPr="003E1FA7">
              <w:rPr>
                <w:rStyle w:val="ab"/>
                <w:rFonts w:hint="eastAsia"/>
                <w:noProof/>
              </w:rPr>
              <w:t>系统总流程设计</w:t>
            </w:r>
            <w:r>
              <w:rPr>
                <w:noProof/>
                <w:webHidden/>
              </w:rPr>
              <w:tab/>
            </w:r>
            <w:r>
              <w:rPr>
                <w:noProof/>
                <w:webHidden/>
              </w:rPr>
              <w:fldChar w:fldCharType="begin"/>
            </w:r>
            <w:r>
              <w:rPr>
                <w:noProof/>
                <w:webHidden/>
              </w:rPr>
              <w:instrText xml:space="preserve"> PAGEREF _Toc491352003 \h </w:instrText>
            </w:r>
            <w:r>
              <w:rPr>
                <w:noProof/>
                <w:webHidden/>
              </w:rPr>
            </w:r>
          </w:ins>
          <w:r>
            <w:rPr>
              <w:noProof/>
              <w:webHidden/>
            </w:rPr>
            <w:fldChar w:fldCharType="separate"/>
          </w:r>
          <w:ins w:id="86" w:author="微软用户" w:date="2017-08-24T15:30:00Z">
            <w:r>
              <w:rPr>
                <w:noProof/>
                <w:webHidden/>
              </w:rPr>
              <w:t>22</w:t>
            </w:r>
            <w:r>
              <w:rPr>
                <w:noProof/>
                <w:webHidden/>
              </w:rPr>
              <w:fldChar w:fldCharType="end"/>
            </w:r>
            <w:r w:rsidRPr="003E1FA7">
              <w:rPr>
                <w:rStyle w:val="ab"/>
                <w:noProof/>
              </w:rPr>
              <w:fldChar w:fldCharType="end"/>
            </w:r>
          </w:ins>
        </w:p>
        <w:p w14:paraId="3A90B935" w14:textId="77777777" w:rsidR="005C6C13" w:rsidRDefault="005C6C13">
          <w:pPr>
            <w:pStyle w:val="32"/>
            <w:tabs>
              <w:tab w:val="right" w:leader="dot" w:pos="8302"/>
            </w:tabs>
            <w:rPr>
              <w:ins w:id="87" w:author="微软用户" w:date="2017-08-24T15:30:00Z"/>
              <w:noProof/>
            </w:rPr>
          </w:pPr>
          <w:ins w:id="88" w:author="微软用户" w:date="2017-08-24T15:30:00Z">
            <w:r w:rsidRPr="003E1FA7">
              <w:rPr>
                <w:rStyle w:val="ab"/>
                <w:noProof/>
              </w:rPr>
              <w:fldChar w:fldCharType="begin"/>
            </w:r>
            <w:r w:rsidRPr="003E1FA7">
              <w:rPr>
                <w:rStyle w:val="ab"/>
                <w:noProof/>
              </w:rPr>
              <w:instrText xml:space="preserve"> </w:instrText>
            </w:r>
            <w:r>
              <w:rPr>
                <w:noProof/>
              </w:rPr>
              <w:instrText>HYPERLINK \l "_Toc491352004"</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4.3.2 </w:t>
            </w:r>
            <w:r w:rsidRPr="003E1FA7">
              <w:rPr>
                <w:rStyle w:val="ab"/>
                <w:rFonts w:hint="eastAsia"/>
                <w:noProof/>
              </w:rPr>
              <w:t>持久会话管理流程设计</w:t>
            </w:r>
            <w:r>
              <w:rPr>
                <w:noProof/>
                <w:webHidden/>
              </w:rPr>
              <w:tab/>
            </w:r>
            <w:r>
              <w:rPr>
                <w:noProof/>
                <w:webHidden/>
              </w:rPr>
              <w:fldChar w:fldCharType="begin"/>
            </w:r>
            <w:r>
              <w:rPr>
                <w:noProof/>
                <w:webHidden/>
              </w:rPr>
              <w:instrText xml:space="preserve"> PAGEREF _Toc491352004 \h </w:instrText>
            </w:r>
            <w:r>
              <w:rPr>
                <w:noProof/>
                <w:webHidden/>
              </w:rPr>
            </w:r>
          </w:ins>
          <w:r>
            <w:rPr>
              <w:noProof/>
              <w:webHidden/>
            </w:rPr>
            <w:fldChar w:fldCharType="separate"/>
          </w:r>
          <w:ins w:id="89" w:author="微软用户" w:date="2017-08-24T15:30:00Z">
            <w:r>
              <w:rPr>
                <w:noProof/>
                <w:webHidden/>
              </w:rPr>
              <w:t>22</w:t>
            </w:r>
            <w:r>
              <w:rPr>
                <w:noProof/>
                <w:webHidden/>
              </w:rPr>
              <w:fldChar w:fldCharType="end"/>
            </w:r>
            <w:r w:rsidRPr="003E1FA7">
              <w:rPr>
                <w:rStyle w:val="ab"/>
                <w:noProof/>
              </w:rPr>
              <w:fldChar w:fldCharType="end"/>
            </w:r>
          </w:ins>
        </w:p>
        <w:p w14:paraId="5D1DEFE8" w14:textId="77777777" w:rsidR="005C6C13" w:rsidRDefault="005C6C13">
          <w:pPr>
            <w:pStyle w:val="32"/>
            <w:tabs>
              <w:tab w:val="right" w:leader="dot" w:pos="8302"/>
            </w:tabs>
            <w:rPr>
              <w:ins w:id="90" w:author="微软用户" w:date="2017-08-24T15:30:00Z"/>
              <w:noProof/>
            </w:rPr>
          </w:pPr>
          <w:ins w:id="91" w:author="微软用户" w:date="2017-08-24T15:30:00Z">
            <w:r w:rsidRPr="003E1FA7">
              <w:rPr>
                <w:rStyle w:val="ab"/>
                <w:noProof/>
              </w:rPr>
              <w:fldChar w:fldCharType="begin"/>
            </w:r>
            <w:r w:rsidRPr="003E1FA7">
              <w:rPr>
                <w:rStyle w:val="ab"/>
                <w:noProof/>
              </w:rPr>
              <w:instrText xml:space="preserve"> </w:instrText>
            </w:r>
            <w:r>
              <w:rPr>
                <w:noProof/>
              </w:rPr>
              <w:instrText>HYPERLINK \l "_Toc491352005"</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4.3.3 </w:t>
            </w:r>
            <w:r w:rsidRPr="003E1FA7">
              <w:rPr>
                <w:rStyle w:val="ab"/>
                <w:rFonts w:hint="eastAsia"/>
                <w:noProof/>
              </w:rPr>
              <w:t>大文件传输流程设计</w:t>
            </w:r>
            <w:r>
              <w:rPr>
                <w:noProof/>
                <w:webHidden/>
              </w:rPr>
              <w:tab/>
            </w:r>
            <w:r>
              <w:rPr>
                <w:noProof/>
                <w:webHidden/>
              </w:rPr>
              <w:fldChar w:fldCharType="begin"/>
            </w:r>
            <w:r>
              <w:rPr>
                <w:noProof/>
                <w:webHidden/>
              </w:rPr>
              <w:instrText xml:space="preserve"> PAGEREF _Toc491352005 \h </w:instrText>
            </w:r>
            <w:r>
              <w:rPr>
                <w:noProof/>
                <w:webHidden/>
              </w:rPr>
            </w:r>
          </w:ins>
          <w:r>
            <w:rPr>
              <w:noProof/>
              <w:webHidden/>
            </w:rPr>
            <w:fldChar w:fldCharType="separate"/>
          </w:r>
          <w:ins w:id="92" w:author="微软用户" w:date="2017-08-24T15:30:00Z">
            <w:r>
              <w:rPr>
                <w:noProof/>
                <w:webHidden/>
              </w:rPr>
              <w:t>24</w:t>
            </w:r>
            <w:r>
              <w:rPr>
                <w:noProof/>
                <w:webHidden/>
              </w:rPr>
              <w:fldChar w:fldCharType="end"/>
            </w:r>
            <w:r w:rsidRPr="003E1FA7">
              <w:rPr>
                <w:rStyle w:val="ab"/>
                <w:noProof/>
              </w:rPr>
              <w:fldChar w:fldCharType="end"/>
            </w:r>
          </w:ins>
        </w:p>
        <w:p w14:paraId="60898653" w14:textId="77777777" w:rsidR="005C6C13" w:rsidRDefault="005C6C13">
          <w:pPr>
            <w:pStyle w:val="32"/>
            <w:tabs>
              <w:tab w:val="right" w:leader="dot" w:pos="8302"/>
            </w:tabs>
            <w:rPr>
              <w:ins w:id="93" w:author="微软用户" w:date="2017-08-24T15:30:00Z"/>
              <w:noProof/>
            </w:rPr>
          </w:pPr>
          <w:ins w:id="94" w:author="微软用户" w:date="2017-08-24T15:30:00Z">
            <w:r w:rsidRPr="003E1FA7">
              <w:rPr>
                <w:rStyle w:val="ab"/>
                <w:noProof/>
              </w:rPr>
              <w:fldChar w:fldCharType="begin"/>
            </w:r>
            <w:r w:rsidRPr="003E1FA7">
              <w:rPr>
                <w:rStyle w:val="ab"/>
                <w:noProof/>
              </w:rPr>
              <w:instrText xml:space="preserve"> </w:instrText>
            </w:r>
            <w:r>
              <w:rPr>
                <w:noProof/>
              </w:rPr>
              <w:instrText>HYPERLINK \l "_Toc491352006"</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4.3.4 </w:t>
            </w:r>
            <w:r w:rsidRPr="003E1FA7">
              <w:rPr>
                <w:rStyle w:val="ab"/>
                <w:rFonts w:hint="eastAsia"/>
                <w:noProof/>
              </w:rPr>
              <w:t>本地缓存流程设计</w:t>
            </w:r>
            <w:r>
              <w:rPr>
                <w:noProof/>
                <w:webHidden/>
              </w:rPr>
              <w:tab/>
            </w:r>
            <w:r>
              <w:rPr>
                <w:noProof/>
                <w:webHidden/>
              </w:rPr>
              <w:fldChar w:fldCharType="begin"/>
            </w:r>
            <w:r>
              <w:rPr>
                <w:noProof/>
                <w:webHidden/>
              </w:rPr>
              <w:instrText xml:space="preserve"> PAGEREF _Toc491352006 \h </w:instrText>
            </w:r>
            <w:r>
              <w:rPr>
                <w:noProof/>
                <w:webHidden/>
              </w:rPr>
            </w:r>
          </w:ins>
          <w:r>
            <w:rPr>
              <w:noProof/>
              <w:webHidden/>
            </w:rPr>
            <w:fldChar w:fldCharType="separate"/>
          </w:r>
          <w:ins w:id="95" w:author="微软用户" w:date="2017-08-24T15:30:00Z">
            <w:r>
              <w:rPr>
                <w:noProof/>
                <w:webHidden/>
              </w:rPr>
              <w:t>25</w:t>
            </w:r>
            <w:r>
              <w:rPr>
                <w:noProof/>
                <w:webHidden/>
              </w:rPr>
              <w:fldChar w:fldCharType="end"/>
            </w:r>
            <w:r w:rsidRPr="003E1FA7">
              <w:rPr>
                <w:rStyle w:val="ab"/>
                <w:noProof/>
              </w:rPr>
              <w:fldChar w:fldCharType="end"/>
            </w:r>
          </w:ins>
        </w:p>
        <w:p w14:paraId="16F2FF56" w14:textId="77777777" w:rsidR="005C6C13" w:rsidRDefault="005C6C13">
          <w:pPr>
            <w:pStyle w:val="32"/>
            <w:tabs>
              <w:tab w:val="right" w:leader="dot" w:pos="8302"/>
            </w:tabs>
            <w:rPr>
              <w:ins w:id="96" w:author="微软用户" w:date="2017-08-24T15:30:00Z"/>
              <w:noProof/>
            </w:rPr>
          </w:pPr>
          <w:ins w:id="97" w:author="微软用户" w:date="2017-08-24T15:30:00Z">
            <w:r w:rsidRPr="003E1FA7">
              <w:rPr>
                <w:rStyle w:val="ab"/>
                <w:noProof/>
              </w:rPr>
              <w:fldChar w:fldCharType="begin"/>
            </w:r>
            <w:r w:rsidRPr="003E1FA7">
              <w:rPr>
                <w:rStyle w:val="ab"/>
                <w:noProof/>
              </w:rPr>
              <w:instrText xml:space="preserve"> </w:instrText>
            </w:r>
            <w:r>
              <w:rPr>
                <w:noProof/>
              </w:rPr>
              <w:instrText>HYPERLINK \l "_Toc491352007"</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4.3.5 </w:t>
            </w:r>
            <w:r w:rsidRPr="003E1FA7">
              <w:rPr>
                <w:rStyle w:val="ab"/>
                <w:rFonts w:hint="eastAsia"/>
                <w:noProof/>
              </w:rPr>
              <w:t>多应用适配流程设计</w:t>
            </w:r>
            <w:r>
              <w:rPr>
                <w:noProof/>
                <w:webHidden/>
              </w:rPr>
              <w:tab/>
            </w:r>
            <w:r>
              <w:rPr>
                <w:noProof/>
                <w:webHidden/>
              </w:rPr>
              <w:fldChar w:fldCharType="begin"/>
            </w:r>
            <w:r>
              <w:rPr>
                <w:noProof/>
                <w:webHidden/>
              </w:rPr>
              <w:instrText xml:space="preserve"> PAGEREF _Toc491352007 \h </w:instrText>
            </w:r>
            <w:r>
              <w:rPr>
                <w:noProof/>
                <w:webHidden/>
              </w:rPr>
            </w:r>
          </w:ins>
          <w:r>
            <w:rPr>
              <w:noProof/>
              <w:webHidden/>
            </w:rPr>
            <w:fldChar w:fldCharType="separate"/>
          </w:r>
          <w:ins w:id="98" w:author="微软用户" w:date="2017-08-24T15:30:00Z">
            <w:r>
              <w:rPr>
                <w:noProof/>
                <w:webHidden/>
              </w:rPr>
              <w:t>26</w:t>
            </w:r>
            <w:r>
              <w:rPr>
                <w:noProof/>
                <w:webHidden/>
              </w:rPr>
              <w:fldChar w:fldCharType="end"/>
            </w:r>
            <w:r w:rsidRPr="003E1FA7">
              <w:rPr>
                <w:rStyle w:val="ab"/>
                <w:noProof/>
              </w:rPr>
              <w:fldChar w:fldCharType="end"/>
            </w:r>
          </w:ins>
        </w:p>
        <w:p w14:paraId="033A5046" w14:textId="77777777" w:rsidR="005C6C13" w:rsidRDefault="005C6C13">
          <w:pPr>
            <w:pStyle w:val="23"/>
            <w:tabs>
              <w:tab w:val="right" w:leader="dot" w:pos="8302"/>
            </w:tabs>
            <w:rPr>
              <w:ins w:id="99" w:author="微软用户" w:date="2017-08-24T15:30:00Z"/>
              <w:noProof/>
            </w:rPr>
          </w:pPr>
          <w:ins w:id="100" w:author="微软用户" w:date="2017-08-24T15:30:00Z">
            <w:r w:rsidRPr="003E1FA7">
              <w:rPr>
                <w:rStyle w:val="ab"/>
                <w:noProof/>
              </w:rPr>
              <w:fldChar w:fldCharType="begin"/>
            </w:r>
            <w:r w:rsidRPr="003E1FA7">
              <w:rPr>
                <w:rStyle w:val="ab"/>
                <w:noProof/>
              </w:rPr>
              <w:instrText xml:space="preserve"> </w:instrText>
            </w:r>
            <w:r>
              <w:rPr>
                <w:noProof/>
              </w:rPr>
              <w:instrText>HYPERLINK \l "_Toc491352015"</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4.4</w:t>
            </w:r>
            <w:r w:rsidRPr="003E1FA7">
              <w:rPr>
                <w:rStyle w:val="ab"/>
                <w:rFonts w:hint="eastAsia"/>
                <w:noProof/>
              </w:rPr>
              <w:t>数据库设计</w:t>
            </w:r>
            <w:r>
              <w:rPr>
                <w:noProof/>
                <w:webHidden/>
              </w:rPr>
              <w:tab/>
            </w:r>
            <w:r>
              <w:rPr>
                <w:noProof/>
                <w:webHidden/>
              </w:rPr>
              <w:fldChar w:fldCharType="begin"/>
            </w:r>
            <w:r>
              <w:rPr>
                <w:noProof/>
                <w:webHidden/>
              </w:rPr>
              <w:instrText xml:space="preserve"> PAGEREF _Toc491352015 \h </w:instrText>
            </w:r>
            <w:r>
              <w:rPr>
                <w:noProof/>
                <w:webHidden/>
              </w:rPr>
            </w:r>
          </w:ins>
          <w:r>
            <w:rPr>
              <w:noProof/>
              <w:webHidden/>
            </w:rPr>
            <w:fldChar w:fldCharType="separate"/>
          </w:r>
          <w:ins w:id="101" w:author="微软用户" w:date="2017-08-24T15:30:00Z">
            <w:r>
              <w:rPr>
                <w:noProof/>
                <w:webHidden/>
              </w:rPr>
              <w:t>27</w:t>
            </w:r>
            <w:r>
              <w:rPr>
                <w:noProof/>
                <w:webHidden/>
              </w:rPr>
              <w:fldChar w:fldCharType="end"/>
            </w:r>
            <w:r w:rsidRPr="003E1FA7">
              <w:rPr>
                <w:rStyle w:val="ab"/>
                <w:noProof/>
              </w:rPr>
              <w:fldChar w:fldCharType="end"/>
            </w:r>
          </w:ins>
        </w:p>
        <w:p w14:paraId="6F265296" w14:textId="77777777" w:rsidR="005C6C13" w:rsidRDefault="005C6C13">
          <w:pPr>
            <w:pStyle w:val="23"/>
            <w:tabs>
              <w:tab w:val="right" w:leader="dot" w:pos="8302"/>
            </w:tabs>
            <w:rPr>
              <w:ins w:id="102" w:author="微软用户" w:date="2017-08-24T15:30:00Z"/>
              <w:noProof/>
            </w:rPr>
          </w:pPr>
          <w:ins w:id="103" w:author="微软用户" w:date="2017-08-24T15:30:00Z">
            <w:r w:rsidRPr="003E1FA7">
              <w:rPr>
                <w:rStyle w:val="ab"/>
                <w:noProof/>
              </w:rPr>
              <w:fldChar w:fldCharType="begin"/>
            </w:r>
            <w:r w:rsidRPr="003E1FA7">
              <w:rPr>
                <w:rStyle w:val="ab"/>
                <w:noProof/>
              </w:rPr>
              <w:instrText xml:space="preserve"> </w:instrText>
            </w:r>
            <w:r>
              <w:rPr>
                <w:noProof/>
              </w:rPr>
              <w:instrText>HYPERLINK \l "_Toc491352016"</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4.5</w:t>
            </w:r>
            <w:r w:rsidRPr="003E1FA7">
              <w:rPr>
                <w:rStyle w:val="ab"/>
                <w:rFonts w:hint="eastAsia"/>
                <w:noProof/>
              </w:rPr>
              <w:t>系统优化核心接口设计</w:t>
            </w:r>
            <w:r>
              <w:rPr>
                <w:noProof/>
                <w:webHidden/>
              </w:rPr>
              <w:tab/>
            </w:r>
            <w:r>
              <w:rPr>
                <w:noProof/>
                <w:webHidden/>
              </w:rPr>
              <w:fldChar w:fldCharType="begin"/>
            </w:r>
            <w:r>
              <w:rPr>
                <w:noProof/>
                <w:webHidden/>
              </w:rPr>
              <w:instrText xml:space="preserve"> PAGEREF _Toc491352016 \h </w:instrText>
            </w:r>
            <w:r>
              <w:rPr>
                <w:noProof/>
                <w:webHidden/>
              </w:rPr>
            </w:r>
          </w:ins>
          <w:r>
            <w:rPr>
              <w:noProof/>
              <w:webHidden/>
            </w:rPr>
            <w:fldChar w:fldCharType="separate"/>
          </w:r>
          <w:ins w:id="104" w:author="微软用户" w:date="2017-08-24T15:30:00Z">
            <w:r>
              <w:rPr>
                <w:noProof/>
                <w:webHidden/>
              </w:rPr>
              <w:t>28</w:t>
            </w:r>
            <w:r>
              <w:rPr>
                <w:noProof/>
                <w:webHidden/>
              </w:rPr>
              <w:fldChar w:fldCharType="end"/>
            </w:r>
            <w:r w:rsidRPr="003E1FA7">
              <w:rPr>
                <w:rStyle w:val="ab"/>
                <w:noProof/>
              </w:rPr>
              <w:fldChar w:fldCharType="end"/>
            </w:r>
          </w:ins>
        </w:p>
        <w:p w14:paraId="2C3B3770" w14:textId="77777777" w:rsidR="005C6C13" w:rsidRDefault="005C6C13">
          <w:pPr>
            <w:pStyle w:val="32"/>
            <w:tabs>
              <w:tab w:val="right" w:leader="dot" w:pos="8302"/>
            </w:tabs>
            <w:rPr>
              <w:ins w:id="105" w:author="微软用户" w:date="2017-08-24T15:30:00Z"/>
              <w:noProof/>
            </w:rPr>
          </w:pPr>
          <w:ins w:id="106" w:author="微软用户" w:date="2017-08-24T15:30:00Z">
            <w:r w:rsidRPr="003E1FA7">
              <w:rPr>
                <w:rStyle w:val="ab"/>
                <w:noProof/>
              </w:rPr>
              <w:fldChar w:fldCharType="begin"/>
            </w:r>
            <w:r w:rsidRPr="003E1FA7">
              <w:rPr>
                <w:rStyle w:val="ab"/>
                <w:noProof/>
              </w:rPr>
              <w:instrText xml:space="preserve"> </w:instrText>
            </w:r>
            <w:r>
              <w:rPr>
                <w:noProof/>
              </w:rPr>
              <w:instrText>HYPERLINK \l "_Toc491352017"</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4.5.1 </w:t>
            </w:r>
            <w:r w:rsidRPr="003E1FA7">
              <w:rPr>
                <w:rStyle w:val="ab"/>
                <w:rFonts w:hint="eastAsia"/>
                <w:noProof/>
              </w:rPr>
              <w:t>持久会话管理接口设计</w:t>
            </w:r>
            <w:r>
              <w:rPr>
                <w:noProof/>
                <w:webHidden/>
              </w:rPr>
              <w:tab/>
            </w:r>
            <w:r>
              <w:rPr>
                <w:noProof/>
                <w:webHidden/>
              </w:rPr>
              <w:fldChar w:fldCharType="begin"/>
            </w:r>
            <w:r>
              <w:rPr>
                <w:noProof/>
                <w:webHidden/>
              </w:rPr>
              <w:instrText xml:space="preserve"> PAGEREF _Toc491352017 \h </w:instrText>
            </w:r>
            <w:r>
              <w:rPr>
                <w:noProof/>
                <w:webHidden/>
              </w:rPr>
            </w:r>
          </w:ins>
          <w:r>
            <w:rPr>
              <w:noProof/>
              <w:webHidden/>
            </w:rPr>
            <w:fldChar w:fldCharType="separate"/>
          </w:r>
          <w:ins w:id="107" w:author="微软用户" w:date="2017-08-24T15:30:00Z">
            <w:r>
              <w:rPr>
                <w:noProof/>
                <w:webHidden/>
              </w:rPr>
              <w:t>28</w:t>
            </w:r>
            <w:r>
              <w:rPr>
                <w:noProof/>
                <w:webHidden/>
              </w:rPr>
              <w:fldChar w:fldCharType="end"/>
            </w:r>
            <w:r w:rsidRPr="003E1FA7">
              <w:rPr>
                <w:rStyle w:val="ab"/>
                <w:noProof/>
              </w:rPr>
              <w:fldChar w:fldCharType="end"/>
            </w:r>
          </w:ins>
        </w:p>
        <w:p w14:paraId="76CA804D" w14:textId="77777777" w:rsidR="005C6C13" w:rsidRDefault="005C6C13">
          <w:pPr>
            <w:pStyle w:val="32"/>
            <w:tabs>
              <w:tab w:val="right" w:leader="dot" w:pos="8302"/>
            </w:tabs>
            <w:rPr>
              <w:ins w:id="108" w:author="微软用户" w:date="2017-08-24T15:30:00Z"/>
              <w:noProof/>
            </w:rPr>
          </w:pPr>
          <w:ins w:id="109" w:author="微软用户" w:date="2017-08-24T15:30:00Z">
            <w:r w:rsidRPr="003E1FA7">
              <w:rPr>
                <w:rStyle w:val="ab"/>
                <w:noProof/>
              </w:rPr>
              <w:fldChar w:fldCharType="begin"/>
            </w:r>
            <w:r w:rsidRPr="003E1FA7">
              <w:rPr>
                <w:rStyle w:val="ab"/>
                <w:noProof/>
              </w:rPr>
              <w:instrText xml:space="preserve"> </w:instrText>
            </w:r>
            <w:r>
              <w:rPr>
                <w:noProof/>
              </w:rPr>
              <w:instrText>HYPERLINK \l "_Toc491352018"</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4.5.2 </w:t>
            </w:r>
            <w:r w:rsidRPr="003E1FA7">
              <w:rPr>
                <w:rStyle w:val="ab"/>
                <w:rFonts w:hint="eastAsia"/>
                <w:noProof/>
              </w:rPr>
              <w:t>大文件上传接口设计</w:t>
            </w:r>
            <w:r>
              <w:rPr>
                <w:noProof/>
                <w:webHidden/>
              </w:rPr>
              <w:tab/>
            </w:r>
            <w:r>
              <w:rPr>
                <w:noProof/>
                <w:webHidden/>
              </w:rPr>
              <w:fldChar w:fldCharType="begin"/>
            </w:r>
            <w:r>
              <w:rPr>
                <w:noProof/>
                <w:webHidden/>
              </w:rPr>
              <w:instrText xml:space="preserve"> PAGEREF _Toc491352018 \h </w:instrText>
            </w:r>
            <w:r>
              <w:rPr>
                <w:noProof/>
                <w:webHidden/>
              </w:rPr>
            </w:r>
          </w:ins>
          <w:r>
            <w:rPr>
              <w:noProof/>
              <w:webHidden/>
            </w:rPr>
            <w:fldChar w:fldCharType="separate"/>
          </w:r>
          <w:ins w:id="110" w:author="微软用户" w:date="2017-08-24T15:30:00Z">
            <w:r>
              <w:rPr>
                <w:noProof/>
                <w:webHidden/>
              </w:rPr>
              <w:t>31</w:t>
            </w:r>
            <w:r>
              <w:rPr>
                <w:noProof/>
                <w:webHidden/>
              </w:rPr>
              <w:fldChar w:fldCharType="end"/>
            </w:r>
            <w:r w:rsidRPr="003E1FA7">
              <w:rPr>
                <w:rStyle w:val="ab"/>
                <w:noProof/>
              </w:rPr>
              <w:fldChar w:fldCharType="end"/>
            </w:r>
          </w:ins>
        </w:p>
        <w:p w14:paraId="51A90827" w14:textId="77777777" w:rsidR="005C6C13" w:rsidRDefault="005C6C13">
          <w:pPr>
            <w:pStyle w:val="32"/>
            <w:tabs>
              <w:tab w:val="right" w:leader="dot" w:pos="8302"/>
            </w:tabs>
            <w:rPr>
              <w:ins w:id="111" w:author="微软用户" w:date="2017-08-24T15:30:00Z"/>
              <w:noProof/>
            </w:rPr>
          </w:pPr>
          <w:ins w:id="112" w:author="微软用户" w:date="2017-08-24T15:30:00Z">
            <w:r w:rsidRPr="003E1FA7">
              <w:rPr>
                <w:rStyle w:val="ab"/>
                <w:noProof/>
              </w:rPr>
              <w:fldChar w:fldCharType="begin"/>
            </w:r>
            <w:r w:rsidRPr="003E1FA7">
              <w:rPr>
                <w:rStyle w:val="ab"/>
                <w:noProof/>
              </w:rPr>
              <w:instrText xml:space="preserve"> </w:instrText>
            </w:r>
            <w:r>
              <w:rPr>
                <w:noProof/>
              </w:rPr>
              <w:instrText>HYPERLINK \l "_Toc491352019"</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4.5.3 </w:t>
            </w:r>
            <w:r w:rsidRPr="003E1FA7">
              <w:rPr>
                <w:rStyle w:val="ab"/>
                <w:rFonts w:hint="eastAsia"/>
                <w:noProof/>
              </w:rPr>
              <w:t>本地缓存接口设计</w:t>
            </w:r>
            <w:r>
              <w:rPr>
                <w:noProof/>
                <w:webHidden/>
              </w:rPr>
              <w:tab/>
            </w:r>
            <w:r>
              <w:rPr>
                <w:noProof/>
                <w:webHidden/>
              </w:rPr>
              <w:fldChar w:fldCharType="begin"/>
            </w:r>
            <w:r>
              <w:rPr>
                <w:noProof/>
                <w:webHidden/>
              </w:rPr>
              <w:instrText xml:space="preserve"> PAGEREF _Toc491352019 \h </w:instrText>
            </w:r>
            <w:r>
              <w:rPr>
                <w:noProof/>
                <w:webHidden/>
              </w:rPr>
            </w:r>
          </w:ins>
          <w:r>
            <w:rPr>
              <w:noProof/>
              <w:webHidden/>
            </w:rPr>
            <w:fldChar w:fldCharType="separate"/>
          </w:r>
          <w:ins w:id="113" w:author="微软用户" w:date="2017-08-24T15:30:00Z">
            <w:r>
              <w:rPr>
                <w:noProof/>
                <w:webHidden/>
              </w:rPr>
              <w:t>32</w:t>
            </w:r>
            <w:r>
              <w:rPr>
                <w:noProof/>
                <w:webHidden/>
              </w:rPr>
              <w:fldChar w:fldCharType="end"/>
            </w:r>
            <w:r w:rsidRPr="003E1FA7">
              <w:rPr>
                <w:rStyle w:val="ab"/>
                <w:noProof/>
              </w:rPr>
              <w:fldChar w:fldCharType="end"/>
            </w:r>
          </w:ins>
        </w:p>
        <w:p w14:paraId="5CAA9583" w14:textId="77777777" w:rsidR="005C6C13" w:rsidRDefault="005C6C13">
          <w:pPr>
            <w:pStyle w:val="32"/>
            <w:tabs>
              <w:tab w:val="right" w:leader="dot" w:pos="8302"/>
            </w:tabs>
            <w:rPr>
              <w:ins w:id="114" w:author="微软用户" w:date="2017-08-24T15:30:00Z"/>
              <w:noProof/>
            </w:rPr>
          </w:pPr>
          <w:ins w:id="115" w:author="微软用户" w:date="2017-08-24T15:30:00Z">
            <w:r w:rsidRPr="003E1FA7">
              <w:rPr>
                <w:rStyle w:val="ab"/>
                <w:noProof/>
              </w:rPr>
              <w:lastRenderedPageBreak/>
              <w:fldChar w:fldCharType="begin"/>
            </w:r>
            <w:r w:rsidRPr="003E1FA7">
              <w:rPr>
                <w:rStyle w:val="ab"/>
                <w:noProof/>
              </w:rPr>
              <w:instrText xml:space="preserve"> </w:instrText>
            </w:r>
            <w:r>
              <w:rPr>
                <w:noProof/>
              </w:rPr>
              <w:instrText>HYPERLINK \l "_Toc491352020"</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4.5.4 </w:t>
            </w:r>
            <w:r w:rsidRPr="003E1FA7">
              <w:rPr>
                <w:rStyle w:val="ab"/>
                <w:rFonts w:hint="eastAsia"/>
                <w:noProof/>
              </w:rPr>
              <w:t>多应用适配接口设计</w:t>
            </w:r>
            <w:r>
              <w:rPr>
                <w:noProof/>
                <w:webHidden/>
              </w:rPr>
              <w:tab/>
            </w:r>
            <w:r>
              <w:rPr>
                <w:noProof/>
                <w:webHidden/>
              </w:rPr>
              <w:fldChar w:fldCharType="begin"/>
            </w:r>
            <w:r>
              <w:rPr>
                <w:noProof/>
                <w:webHidden/>
              </w:rPr>
              <w:instrText xml:space="preserve"> PAGEREF _Toc491352020 \h </w:instrText>
            </w:r>
            <w:r>
              <w:rPr>
                <w:noProof/>
                <w:webHidden/>
              </w:rPr>
            </w:r>
          </w:ins>
          <w:r>
            <w:rPr>
              <w:noProof/>
              <w:webHidden/>
            </w:rPr>
            <w:fldChar w:fldCharType="separate"/>
          </w:r>
          <w:ins w:id="116" w:author="微软用户" w:date="2017-08-24T15:30:00Z">
            <w:r>
              <w:rPr>
                <w:noProof/>
                <w:webHidden/>
              </w:rPr>
              <w:t>33</w:t>
            </w:r>
            <w:r>
              <w:rPr>
                <w:noProof/>
                <w:webHidden/>
              </w:rPr>
              <w:fldChar w:fldCharType="end"/>
            </w:r>
            <w:r w:rsidRPr="003E1FA7">
              <w:rPr>
                <w:rStyle w:val="ab"/>
                <w:noProof/>
              </w:rPr>
              <w:fldChar w:fldCharType="end"/>
            </w:r>
          </w:ins>
        </w:p>
        <w:p w14:paraId="17369829" w14:textId="77777777" w:rsidR="005C6C13" w:rsidRDefault="005C6C13">
          <w:pPr>
            <w:pStyle w:val="10"/>
            <w:rPr>
              <w:ins w:id="117" w:author="微软用户" w:date="2017-08-24T15:30:00Z"/>
              <w:noProof/>
            </w:rPr>
          </w:pPr>
          <w:ins w:id="118" w:author="微软用户" w:date="2017-08-24T15:30:00Z">
            <w:r w:rsidRPr="003E1FA7">
              <w:rPr>
                <w:rStyle w:val="ab"/>
                <w:noProof/>
              </w:rPr>
              <w:fldChar w:fldCharType="begin"/>
            </w:r>
            <w:r w:rsidRPr="003E1FA7">
              <w:rPr>
                <w:rStyle w:val="ab"/>
                <w:noProof/>
              </w:rPr>
              <w:instrText xml:space="preserve"> </w:instrText>
            </w:r>
            <w:r>
              <w:rPr>
                <w:noProof/>
              </w:rPr>
              <w:instrText>HYPERLINK \l "_Toc491352021"</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rFonts w:ascii="Times New Roman" w:hAnsi="Times New Roman" w:cs="Times New Roman" w:hint="eastAsia"/>
                <w:noProof/>
              </w:rPr>
              <w:t>第五章</w:t>
            </w:r>
            <w:r w:rsidRPr="003E1FA7">
              <w:rPr>
                <w:rStyle w:val="ab"/>
                <w:rFonts w:ascii="Times New Roman" w:hAnsi="Times New Roman" w:cs="Times New Roman"/>
                <w:noProof/>
              </w:rPr>
              <w:t xml:space="preserve"> </w:t>
            </w:r>
            <w:r w:rsidRPr="003E1FA7">
              <w:rPr>
                <w:rStyle w:val="ab"/>
                <w:rFonts w:ascii="Times New Roman" w:hAnsi="Times New Roman" w:cs="Times New Roman" w:hint="eastAsia"/>
                <w:noProof/>
              </w:rPr>
              <w:t>云备份中间件系统优化实现</w:t>
            </w:r>
            <w:r>
              <w:rPr>
                <w:noProof/>
                <w:webHidden/>
              </w:rPr>
              <w:tab/>
            </w:r>
            <w:r>
              <w:rPr>
                <w:noProof/>
                <w:webHidden/>
              </w:rPr>
              <w:fldChar w:fldCharType="begin"/>
            </w:r>
            <w:r>
              <w:rPr>
                <w:noProof/>
                <w:webHidden/>
              </w:rPr>
              <w:instrText xml:space="preserve"> PAGEREF _Toc491352021 \h </w:instrText>
            </w:r>
            <w:r>
              <w:rPr>
                <w:noProof/>
                <w:webHidden/>
              </w:rPr>
            </w:r>
          </w:ins>
          <w:r>
            <w:rPr>
              <w:noProof/>
              <w:webHidden/>
            </w:rPr>
            <w:fldChar w:fldCharType="separate"/>
          </w:r>
          <w:ins w:id="119" w:author="微软用户" w:date="2017-08-24T15:30:00Z">
            <w:r>
              <w:rPr>
                <w:noProof/>
                <w:webHidden/>
              </w:rPr>
              <w:t>34</w:t>
            </w:r>
            <w:r>
              <w:rPr>
                <w:noProof/>
                <w:webHidden/>
              </w:rPr>
              <w:fldChar w:fldCharType="end"/>
            </w:r>
            <w:r w:rsidRPr="003E1FA7">
              <w:rPr>
                <w:rStyle w:val="ab"/>
                <w:noProof/>
              </w:rPr>
              <w:fldChar w:fldCharType="end"/>
            </w:r>
          </w:ins>
        </w:p>
        <w:p w14:paraId="24782102" w14:textId="77777777" w:rsidR="005C6C13" w:rsidRDefault="005C6C13">
          <w:pPr>
            <w:pStyle w:val="23"/>
            <w:tabs>
              <w:tab w:val="right" w:leader="dot" w:pos="8302"/>
            </w:tabs>
            <w:rPr>
              <w:ins w:id="120" w:author="微软用户" w:date="2017-08-24T15:30:00Z"/>
              <w:noProof/>
            </w:rPr>
          </w:pPr>
          <w:ins w:id="121" w:author="微软用户" w:date="2017-08-24T15:30:00Z">
            <w:r w:rsidRPr="003E1FA7">
              <w:rPr>
                <w:rStyle w:val="ab"/>
                <w:noProof/>
              </w:rPr>
              <w:fldChar w:fldCharType="begin"/>
            </w:r>
            <w:r w:rsidRPr="003E1FA7">
              <w:rPr>
                <w:rStyle w:val="ab"/>
                <w:noProof/>
              </w:rPr>
              <w:instrText xml:space="preserve"> </w:instrText>
            </w:r>
            <w:r>
              <w:rPr>
                <w:noProof/>
              </w:rPr>
              <w:instrText>HYPERLINK \l "_Toc491352022"</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5.1 </w:t>
            </w:r>
            <w:r w:rsidRPr="003E1FA7">
              <w:rPr>
                <w:rStyle w:val="ab"/>
                <w:rFonts w:hint="eastAsia"/>
                <w:noProof/>
              </w:rPr>
              <w:t>开发环境</w:t>
            </w:r>
            <w:r>
              <w:rPr>
                <w:noProof/>
                <w:webHidden/>
              </w:rPr>
              <w:tab/>
            </w:r>
            <w:r>
              <w:rPr>
                <w:noProof/>
                <w:webHidden/>
              </w:rPr>
              <w:fldChar w:fldCharType="begin"/>
            </w:r>
            <w:r>
              <w:rPr>
                <w:noProof/>
                <w:webHidden/>
              </w:rPr>
              <w:instrText xml:space="preserve"> PAGEREF _Toc491352022 \h </w:instrText>
            </w:r>
            <w:r>
              <w:rPr>
                <w:noProof/>
                <w:webHidden/>
              </w:rPr>
            </w:r>
          </w:ins>
          <w:r>
            <w:rPr>
              <w:noProof/>
              <w:webHidden/>
            </w:rPr>
            <w:fldChar w:fldCharType="separate"/>
          </w:r>
          <w:ins w:id="122" w:author="微软用户" w:date="2017-08-24T15:30:00Z">
            <w:r>
              <w:rPr>
                <w:noProof/>
                <w:webHidden/>
              </w:rPr>
              <w:t>34</w:t>
            </w:r>
            <w:r>
              <w:rPr>
                <w:noProof/>
                <w:webHidden/>
              </w:rPr>
              <w:fldChar w:fldCharType="end"/>
            </w:r>
            <w:r w:rsidRPr="003E1FA7">
              <w:rPr>
                <w:rStyle w:val="ab"/>
                <w:noProof/>
              </w:rPr>
              <w:fldChar w:fldCharType="end"/>
            </w:r>
          </w:ins>
        </w:p>
        <w:p w14:paraId="2F970179" w14:textId="77777777" w:rsidR="005C6C13" w:rsidRDefault="005C6C13">
          <w:pPr>
            <w:pStyle w:val="23"/>
            <w:tabs>
              <w:tab w:val="right" w:leader="dot" w:pos="8302"/>
            </w:tabs>
            <w:rPr>
              <w:ins w:id="123" w:author="微软用户" w:date="2017-08-24T15:30:00Z"/>
              <w:noProof/>
            </w:rPr>
          </w:pPr>
          <w:ins w:id="124" w:author="微软用户" w:date="2017-08-24T15:30:00Z">
            <w:r w:rsidRPr="003E1FA7">
              <w:rPr>
                <w:rStyle w:val="ab"/>
                <w:noProof/>
              </w:rPr>
              <w:fldChar w:fldCharType="begin"/>
            </w:r>
            <w:r w:rsidRPr="003E1FA7">
              <w:rPr>
                <w:rStyle w:val="ab"/>
                <w:noProof/>
              </w:rPr>
              <w:instrText xml:space="preserve"> </w:instrText>
            </w:r>
            <w:r>
              <w:rPr>
                <w:noProof/>
              </w:rPr>
              <w:instrText>HYPERLINK \l "_Toc491352023"</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5.2 </w:t>
            </w:r>
            <w:r w:rsidRPr="003E1FA7">
              <w:rPr>
                <w:rStyle w:val="ab"/>
                <w:rFonts w:hint="eastAsia"/>
                <w:noProof/>
              </w:rPr>
              <w:t>关键技术实现</w:t>
            </w:r>
            <w:r>
              <w:rPr>
                <w:noProof/>
                <w:webHidden/>
              </w:rPr>
              <w:tab/>
            </w:r>
            <w:r>
              <w:rPr>
                <w:noProof/>
                <w:webHidden/>
              </w:rPr>
              <w:fldChar w:fldCharType="begin"/>
            </w:r>
            <w:r>
              <w:rPr>
                <w:noProof/>
                <w:webHidden/>
              </w:rPr>
              <w:instrText xml:space="preserve"> PAGEREF _Toc491352023 \h </w:instrText>
            </w:r>
            <w:r>
              <w:rPr>
                <w:noProof/>
                <w:webHidden/>
              </w:rPr>
            </w:r>
          </w:ins>
          <w:r>
            <w:rPr>
              <w:noProof/>
              <w:webHidden/>
            </w:rPr>
            <w:fldChar w:fldCharType="separate"/>
          </w:r>
          <w:ins w:id="125" w:author="微软用户" w:date="2017-08-24T15:30:00Z">
            <w:r>
              <w:rPr>
                <w:noProof/>
                <w:webHidden/>
              </w:rPr>
              <w:t>34</w:t>
            </w:r>
            <w:r>
              <w:rPr>
                <w:noProof/>
                <w:webHidden/>
              </w:rPr>
              <w:fldChar w:fldCharType="end"/>
            </w:r>
            <w:r w:rsidRPr="003E1FA7">
              <w:rPr>
                <w:rStyle w:val="ab"/>
                <w:noProof/>
              </w:rPr>
              <w:fldChar w:fldCharType="end"/>
            </w:r>
          </w:ins>
        </w:p>
        <w:p w14:paraId="4F205E31" w14:textId="77777777" w:rsidR="005C6C13" w:rsidRDefault="005C6C13">
          <w:pPr>
            <w:pStyle w:val="32"/>
            <w:tabs>
              <w:tab w:val="right" w:leader="dot" w:pos="8302"/>
            </w:tabs>
            <w:rPr>
              <w:ins w:id="126" w:author="微软用户" w:date="2017-08-24T15:30:00Z"/>
              <w:noProof/>
            </w:rPr>
          </w:pPr>
          <w:ins w:id="127" w:author="微软用户" w:date="2017-08-24T15:30:00Z">
            <w:r w:rsidRPr="003E1FA7">
              <w:rPr>
                <w:rStyle w:val="ab"/>
                <w:noProof/>
              </w:rPr>
              <w:fldChar w:fldCharType="begin"/>
            </w:r>
            <w:r w:rsidRPr="003E1FA7">
              <w:rPr>
                <w:rStyle w:val="ab"/>
                <w:noProof/>
              </w:rPr>
              <w:instrText xml:space="preserve"> </w:instrText>
            </w:r>
            <w:r>
              <w:rPr>
                <w:noProof/>
              </w:rPr>
              <w:instrText>HYPERLINK \l "_Toc491352024"</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5.2.1</w:t>
            </w:r>
            <w:r w:rsidRPr="003E1FA7">
              <w:rPr>
                <w:rStyle w:val="ab"/>
                <w:rFonts w:hint="eastAsia"/>
                <w:noProof/>
              </w:rPr>
              <w:t>加密方式</w:t>
            </w:r>
            <w:r>
              <w:rPr>
                <w:noProof/>
                <w:webHidden/>
              </w:rPr>
              <w:tab/>
            </w:r>
            <w:r>
              <w:rPr>
                <w:noProof/>
                <w:webHidden/>
              </w:rPr>
              <w:fldChar w:fldCharType="begin"/>
            </w:r>
            <w:r>
              <w:rPr>
                <w:noProof/>
                <w:webHidden/>
              </w:rPr>
              <w:instrText xml:space="preserve"> PAGEREF _Toc491352024 \h </w:instrText>
            </w:r>
            <w:r>
              <w:rPr>
                <w:noProof/>
                <w:webHidden/>
              </w:rPr>
            </w:r>
          </w:ins>
          <w:r>
            <w:rPr>
              <w:noProof/>
              <w:webHidden/>
            </w:rPr>
            <w:fldChar w:fldCharType="separate"/>
          </w:r>
          <w:ins w:id="128" w:author="微软用户" w:date="2017-08-24T15:30:00Z">
            <w:r>
              <w:rPr>
                <w:noProof/>
                <w:webHidden/>
              </w:rPr>
              <w:t>34</w:t>
            </w:r>
            <w:r>
              <w:rPr>
                <w:noProof/>
                <w:webHidden/>
              </w:rPr>
              <w:fldChar w:fldCharType="end"/>
            </w:r>
            <w:r w:rsidRPr="003E1FA7">
              <w:rPr>
                <w:rStyle w:val="ab"/>
                <w:noProof/>
              </w:rPr>
              <w:fldChar w:fldCharType="end"/>
            </w:r>
          </w:ins>
        </w:p>
        <w:p w14:paraId="27CA5279" w14:textId="77777777" w:rsidR="005C6C13" w:rsidRDefault="005C6C13">
          <w:pPr>
            <w:pStyle w:val="32"/>
            <w:tabs>
              <w:tab w:val="right" w:leader="dot" w:pos="8302"/>
            </w:tabs>
            <w:rPr>
              <w:ins w:id="129" w:author="微软用户" w:date="2017-08-24T15:30:00Z"/>
              <w:noProof/>
            </w:rPr>
          </w:pPr>
          <w:ins w:id="130" w:author="微软用户" w:date="2017-08-24T15:30:00Z">
            <w:r w:rsidRPr="003E1FA7">
              <w:rPr>
                <w:rStyle w:val="ab"/>
                <w:noProof/>
              </w:rPr>
              <w:fldChar w:fldCharType="begin"/>
            </w:r>
            <w:r w:rsidRPr="003E1FA7">
              <w:rPr>
                <w:rStyle w:val="ab"/>
                <w:noProof/>
              </w:rPr>
              <w:instrText xml:space="preserve"> </w:instrText>
            </w:r>
            <w:r>
              <w:rPr>
                <w:noProof/>
              </w:rPr>
              <w:instrText>HYPERLINK \l "_Toc491352025"</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5.2.2</w:t>
            </w:r>
            <w:r w:rsidRPr="003E1FA7">
              <w:rPr>
                <w:rStyle w:val="ab"/>
                <w:rFonts w:hint="eastAsia"/>
                <w:noProof/>
              </w:rPr>
              <w:t>中间件授权代理</w:t>
            </w:r>
            <w:r>
              <w:rPr>
                <w:noProof/>
                <w:webHidden/>
              </w:rPr>
              <w:tab/>
            </w:r>
            <w:r>
              <w:rPr>
                <w:noProof/>
                <w:webHidden/>
              </w:rPr>
              <w:fldChar w:fldCharType="begin"/>
            </w:r>
            <w:r>
              <w:rPr>
                <w:noProof/>
                <w:webHidden/>
              </w:rPr>
              <w:instrText xml:space="preserve"> PAGEREF _Toc491352025 \h </w:instrText>
            </w:r>
            <w:r>
              <w:rPr>
                <w:noProof/>
                <w:webHidden/>
              </w:rPr>
            </w:r>
          </w:ins>
          <w:r>
            <w:rPr>
              <w:noProof/>
              <w:webHidden/>
            </w:rPr>
            <w:fldChar w:fldCharType="separate"/>
          </w:r>
          <w:ins w:id="131" w:author="微软用户" w:date="2017-08-24T15:30:00Z">
            <w:r>
              <w:rPr>
                <w:noProof/>
                <w:webHidden/>
              </w:rPr>
              <w:t>35</w:t>
            </w:r>
            <w:r>
              <w:rPr>
                <w:noProof/>
                <w:webHidden/>
              </w:rPr>
              <w:fldChar w:fldCharType="end"/>
            </w:r>
            <w:r w:rsidRPr="003E1FA7">
              <w:rPr>
                <w:rStyle w:val="ab"/>
                <w:noProof/>
              </w:rPr>
              <w:fldChar w:fldCharType="end"/>
            </w:r>
          </w:ins>
        </w:p>
        <w:p w14:paraId="17CAA92D" w14:textId="77777777" w:rsidR="005C6C13" w:rsidRDefault="005C6C13">
          <w:pPr>
            <w:pStyle w:val="32"/>
            <w:tabs>
              <w:tab w:val="right" w:leader="dot" w:pos="8302"/>
            </w:tabs>
            <w:rPr>
              <w:ins w:id="132" w:author="微软用户" w:date="2017-08-24T15:30:00Z"/>
              <w:noProof/>
            </w:rPr>
          </w:pPr>
          <w:ins w:id="133" w:author="微软用户" w:date="2017-08-24T15:30:00Z">
            <w:r w:rsidRPr="003E1FA7">
              <w:rPr>
                <w:rStyle w:val="ab"/>
                <w:noProof/>
              </w:rPr>
              <w:fldChar w:fldCharType="begin"/>
            </w:r>
            <w:r w:rsidRPr="003E1FA7">
              <w:rPr>
                <w:rStyle w:val="ab"/>
                <w:noProof/>
              </w:rPr>
              <w:instrText xml:space="preserve"> </w:instrText>
            </w:r>
            <w:r>
              <w:rPr>
                <w:noProof/>
              </w:rPr>
              <w:instrText>HYPERLINK \l "_Toc491352026"</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5.2.3</w:t>
            </w:r>
            <w:r w:rsidRPr="003E1FA7">
              <w:rPr>
                <w:rStyle w:val="ab"/>
                <w:rFonts w:hint="eastAsia"/>
                <w:noProof/>
              </w:rPr>
              <w:t>大文件上传</w:t>
            </w:r>
            <w:r>
              <w:rPr>
                <w:noProof/>
                <w:webHidden/>
              </w:rPr>
              <w:tab/>
            </w:r>
            <w:r>
              <w:rPr>
                <w:noProof/>
                <w:webHidden/>
              </w:rPr>
              <w:fldChar w:fldCharType="begin"/>
            </w:r>
            <w:r>
              <w:rPr>
                <w:noProof/>
                <w:webHidden/>
              </w:rPr>
              <w:instrText xml:space="preserve"> PAGEREF _Toc491352026 \h </w:instrText>
            </w:r>
            <w:r>
              <w:rPr>
                <w:noProof/>
                <w:webHidden/>
              </w:rPr>
            </w:r>
          </w:ins>
          <w:r>
            <w:rPr>
              <w:noProof/>
              <w:webHidden/>
            </w:rPr>
            <w:fldChar w:fldCharType="separate"/>
          </w:r>
          <w:ins w:id="134" w:author="微软用户" w:date="2017-08-24T15:30:00Z">
            <w:r>
              <w:rPr>
                <w:noProof/>
                <w:webHidden/>
              </w:rPr>
              <w:t>36</w:t>
            </w:r>
            <w:r>
              <w:rPr>
                <w:noProof/>
                <w:webHidden/>
              </w:rPr>
              <w:fldChar w:fldCharType="end"/>
            </w:r>
            <w:r w:rsidRPr="003E1FA7">
              <w:rPr>
                <w:rStyle w:val="ab"/>
                <w:noProof/>
              </w:rPr>
              <w:fldChar w:fldCharType="end"/>
            </w:r>
          </w:ins>
        </w:p>
        <w:p w14:paraId="54C8E62F" w14:textId="77777777" w:rsidR="005C6C13" w:rsidRDefault="005C6C13">
          <w:pPr>
            <w:pStyle w:val="32"/>
            <w:tabs>
              <w:tab w:val="right" w:leader="dot" w:pos="8302"/>
            </w:tabs>
            <w:rPr>
              <w:ins w:id="135" w:author="微软用户" w:date="2017-08-24T15:30:00Z"/>
              <w:noProof/>
            </w:rPr>
          </w:pPr>
          <w:ins w:id="136" w:author="微软用户" w:date="2017-08-24T15:30:00Z">
            <w:r w:rsidRPr="003E1FA7">
              <w:rPr>
                <w:rStyle w:val="ab"/>
                <w:noProof/>
              </w:rPr>
              <w:fldChar w:fldCharType="begin"/>
            </w:r>
            <w:r w:rsidRPr="003E1FA7">
              <w:rPr>
                <w:rStyle w:val="ab"/>
                <w:noProof/>
              </w:rPr>
              <w:instrText xml:space="preserve"> </w:instrText>
            </w:r>
            <w:r>
              <w:rPr>
                <w:noProof/>
              </w:rPr>
              <w:instrText>HYPERLINK \l "_Toc491352027"</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5.2.4</w:t>
            </w:r>
            <w:r w:rsidRPr="003E1FA7">
              <w:rPr>
                <w:rStyle w:val="ab"/>
                <w:rFonts w:hint="eastAsia"/>
                <w:noProof/>
              </w:rPr>
              <w:t>本地缓存</w:t>
            </w:r>
            <w:r>
              <w:rPr>
                <w:noProof/>
                <w:webHidden/>
              </w:rPr>
              <w:tab/>
            </w:r>
            <w:r>
              <w:rPr>
                <w:noProof/>
                <w:webHidden/>
              </w:rPr>
              <w:fldChar w:fldCharType="begin"/>
            </w:r>
            <w:r>
              <w:rPr>
                <w:noProof/>
                <w:webHidden/>
              </w:rPr>
              <w:instrText xml:space="preserve"> PAGEREF _Toc491352027 \h </w:instrText>
            </w:r>
            <w:r>
              <w:rPr>
                <w:noProof/>
                <w:webHidden/>
              </w:rPr>
            </w:r>
          </w:ins>
          <w:r>
            <w:rPr>
              <w:noProof/>
              <w:webHidden/>
            </w:rPr>
            <w:fldChar w:fldCharType="separate"/>
          </w:r>
          <w:ins w:id="137" w:author="微软用户" w:date="2017-08-24T15:30:00Z">
            <w:r>
              <w:rPr>
                <w:noProof/>
                <w:webHidden/>
              </w:rPr>
              <w:t>37</w:t>
            </w:r>
            <w:r>
              <w:rPr>
                <w:noProof/>
                <w:webHidden/>
              </w:rPr>
              <w:fldChar w:fldCharType="end"/>
            </w:r>
            <w:r w:rsidRPr="003E1FA7">
              <w:rPr>
                <w:rStyle w:val="ab"/>
                <w:noProof/>
              </w:rPr>
              <w:fldChar w:fldCharType="end"/>
            </w:r>
          </w:ins>
        </w:p>
        <w:p w14:paraId="3A3373D0" w14:textId="77777777" w:rsidR="005C6C13" w:rsidRDefault="005C6C13">
          <w:pPr>
            <w:pStyle w:val="32"/>
            <w:tabs>
              <w:tab w:val="right" w:leader="dot" w:pos="8302"/>
            </w:tabs>
            <w:rPr>
              <w:ins w:id="138" w:author="微软用户" w:date="2017-08-24T15:30:00Z"/>
              <w:noProof/>
            </w:rPr>
          </w:pPr>
          <w:ins w:id="139" w:author="微软用户" w:date="2017-08-24T15:30:00Z">
            <w:r w:rsidRPr="003E1FA7">
              <w:rPr>
                <w:rStyle w:val="ab"/>
                <w:noProof/>
              </w:rPr>
              <w:fldChar w:fldCharType="begin"/>
            </w:r>
            <w:r w:rsidRPr="003E1FA7">
              <w:rPr>
                <w:rStyle w:val="ab"/>
                <w:noProof/>
              </w:rPr>
              <w:instrText xml:space="preserve"> </w:instrText>
            </w:r>
            <w:r>
              <w:rPr>
                <w:noProof/>
              </w:rPr>
              <w:instrText>HYPERLINK \l "_Toc491352028"</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5.2.5 LRU</w:t>
            </w:r>
            <w:r w:rsidRPr="003E1FA7">
              <w:rPr>
                <w:rStyle w:val="ab"/>
                <w:rFonts w:hint="eastAsia"/>
                <w:noProof/>
              </w:rPr>
              <w:t>替换策略</w:t>
            </w:r>
            <w:r>
              <w:rPr>
                <w:noProof/>
                <w:webHidden/>
              </w:rPr>
              <w:tab/>
            </w:r>
            <w:r>
              <w:rPr>
                <w:noProof/>
                <w:webHidden/>
              </w:rPr>
              <w:fldChar w:fldCharType="begin"/>
            </w:r>
            <w:r>
              <w:rPr>
                <w:noProof/>
                <w:webHidden/>
              </w:rPr>
              <w:instrText xml:space="preserve"> PAGEREF _Toc491352028 \h </w:instrText>
            </w:r>
            <w:r>
              <w:rPr>
                <w:noProof/>
                <w:webHidden/>
              </w:rPr>
            </w:r>
          </w:ins>
          <w:r>
            <w:rPr>
              <w:noProof/>
              <w:webHidden/>
            </w:rPr>
            <w:fldChar w:fldCharType="separate"/>
          </w:r>
          <w:ins w:id="140" w:author="微软用户" w:date="2017-08-24T15:30:00Z">
            <w:r>
              <w:rPr>
                <w:noProof/>
                <w:webHidden/>
              </w:rPr>
              <w:t>38</w:t>
            </w:r>
            <w:r>
              <w:rPr>
                <w:noProof/>
                <w:webHidden/>
              </w:rPr>
              <w:fldChar w:fldCharType="end"/>
            </w:r>
            <w:r w:rsidRPr="003E1FA7">
              <w:rPr>
                <w:rStyle w:val="ab"/>
                <w:noProof/>
              </w:rPr>
              <w:fldChar w:fldCharType="end"/>
            </w:r>
          </w:ins>
        </w:p>
        <w:p w14:paraId="62EECB20" w14:textId="77777777" w:rsidR="005C6C13" w:rsidRDefault="005C6C13">
          <w:pPr>
            <w:pStyle w:val="32"/>
            <w:tabs>
              <w:tab w:val="right" w:leader="dot" w:pos="8302"/>
            </w:tabs>
            <w:rPr>
              <w:ins w:id="141" w:author="微软用户" w:date="2017-08-24T15:30:00Z"/>
              <w:noProof/>
            </w:rPr>
          </w:pPr>
          <w:ins w:id="142" w:author="微软用户" w:date="2017-08-24T15:30:00Z">
            <w:r w:rsidRPr="003E1FA7">
              <w:rPr>
                <w:rStyle w:val="ab"/>
                <w:noProof/>
              </w:rPr>
              <w:fldChar w:fldCharType="begin"/>
            </w:r>
            <w:r w:rsidRPr="003E1FA7">
              <w:rPr>
                <w:rStyle w:val="ab"/>
                <w:noProof/>
              </w:rPr>
              <w:instrText xml:space="preserve"> </w:instrText>
            </w:r>
            <w:r>
              <w:rPr>
                <w:noProof/>
              </w:rPr>
              <w:instrText>HYPERLINK \l "_Toc491352029"</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5.2.6 Firefox</w:t>
            </w:r>
            <w:r w:rsidRPr="003E1FA7">
              <w:rPr>
                <w:rStyle w:val="ab"/>
                <w:rFonts w:hint="eastAsia"/>
                <w:noProof/>
              </w:rPr>
              <w:t>扩展</w:t>
            </w:r>
            <w:r>
              <w:rPr>
                <w:noProof/>
                <w:webHidden/>
              </w:rPr>
              <w:tab/>
            </w:r>
            <w:r>
              <w:rPr>
                <w:noProof/>
                <w:webHidden/>
              </w:rPr>
              <w:fldChar w:fldCharType="begin"/>
            </w:r>
            <w:r>
              <w:rPr>
                <w:noProof/>
                <w:webHidden/>
              </w:rPr>
              <w:instrText xml:space="preserve"> PAGEREF _Toc491352029 \h </w:instrText>
            </w:r>
            <w:r>
              <w:rPr>
                <w:noProof/>
                <w:webHidden/>
              </w:rPr>
            </w:r>
          </w:ins>
          <w:r>
            <w:rPr>
              <w:noProof/>
              <w:webHidden/>
            </w:rPr>
            <w:fldChar w:fldCharType="separate"/>
          </w:r>
          <w:ins w:id="143" w:author="微软用户" w:date="2017-08-24T15:30:00Z">
            <w:r>
              <w:rPr>
                <w:noProof/>
                <w:webHidden/>
              </w:rPr>
              <w:t>39</w:t>
            </w:r>
            <w:r>
              <w:rPr>
                <w:noProof/>
                <w:webHidden/>
              </w:rPr>
              <w:fldChar w:fldCharType="end"/>
            </w:r>
            <w:r w:rsidRPr="003E1FA7">
              <w:rPr>
                <w:rStyle w:val="ab"/>
                <w:noProof/>
              </w:rPr>
              <w:fldChar w:fldCharType="end"/>
            </w:r>
          </w:ins>
        </w:p>
        <w:p w14:paraId="7DF37F49" w14:textId="77777777" w:rsidR="005C6C13" w:rsidRDefault="005C6C13">
          <w:pPr>
            <w:pStyle w:val="32"/>
            <w:tabs>
              <w:tab w:val="right" w:leader="dot" w:pos="8302"/>
            </w:tabs>
            <w:rPr>
              <w:ins w:id="144" w:author="微软用户" w:date="2017-08-24T15:30:00Z"/>
              <w:noProof/>
            </w:rPr>
          </w:pPr>
          <w:ins w:id="145" w:author="微软用户" w:date="2017-08-24T15:30:00Z">
            <w:r w:rsidRPr="003E1FA7">
              <w:rPr>
                <w:rStyle w:val="ab"/>
                <w:noProof/>
              </w:rPr>
              <w:fldChar w:fldCharType="begin"/>
            </w:r>
            <w:r w:rsidRPr="003E1FA7">
              <w:rPr>
                <w:rStyle w:val="ab"/>
                <w:noProof/>
              </w:rPr>
              <w:instrText xml:space="preserve"> </w:instrText>
            </w:r>
            <w:r>
              <w:rPr>
                <w:noProof/>
              </w:rPr>
              <w:instrText>HYPERLINK \l "_Toc491352030"</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5.2.7 Java SDK</w:t>
            </w:r>
            <w:r>
              <w:rPr>
                <w:noProof/>
                <w:webHidden/>
              </w:rPr>
              <w:tab/>
            </w:r>
            <w:r>
              <w:rPr>
                <w:noProof/>
                <w:webHidden/>
              </w:rPr>
              <w:fldChar w:fldCharType="begin"/>
            </w:r>
            <w:r>
              <w:rPr>
                <w:noProof/>
                <w:webHidden/>
              </w:rPr>
              <w:instrText xml:space="preserve"> PAGEREF _Toc491352030 \h </w:instrText>
            </w:r>
            <w:r>
              <w:rPr>
                <w:noProof/>
                <w:webHidden/>
              </w:rPr>
            </w:r>
          </w:ins>
          <w:r>
            <w:rPr>
              <w:noProof/>
              <w:webHidden/>
            </w:rPr>
            <w:fldChar w:fldCharType="separate"/>
          </w:r>
          <w:ins w:id="146" w:author="微软用户" w:date="2017-08-24T15:30:00Z">
            <w:r>
              <w:rPr>
                <w:noProof/>
                <w:webHidden/>
              </w:rPr>
              <w:t>42</w:t>
            </w:r>
            <w:r>
              <w:rPr>
                <w:noProof/>
                <w:webHidden/>
              </w:rPr>
              <w:fldChar w:fldCharType="end"/>
            </w:r>
            <w:r w:rsidRPr="003E1FA7">
              <w:rPr>
                <w:rStyle w:val="ab"/>
                <w:noProof/>
              </w:rPr>
              <w:fldChar w:fldCharType="end"/>
            </w:r>
          </w:ins>
        </w:p>
        <w:p w14:paraId="01670C9C" w14:textId="77777777" w:rsidR="005C6C13" w:rsidRDefault="005C6C13">
          <w:pPr>
            <w:pStyle w:val="10"/>
            <w:rPr>
              <w:ins w:id="147" w:author="微软用户" w:date="2017-08-24T15:30:00Z"/>
              <w:noProof/>
            </w:rPr>
          </w:pPr>
          <w:ins w:id="148" w:author="微软用户" w:date="2017-08-24T15:30:00Z">
            <w:r w:rsidRPr="003E1FA7">
              <w:rPr>
                <w:rStyle w:val="ab"/>
                <w:noProof/>
              </w:rPr>
              <w:fldChar w:fldCharType="begin"/>
            </w:r>
            <w:r w:rsidRPr="003E1FA7">
              <w:rPr>
                <w:rStyle w:val="ab"/>
                <w:noProof/>
              </w:rPr>
              <w:instrText xml:space="preserve"> </w:instrText>
            </w:r>
            <w:r>
              <w:rPr>
                <w:noProof/>
              </w:rPr>
              <w:instrText>HYPERLINK \l "_Toc491352031"</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rFonts w:ascii="Times New Roman" w:hAnsi="Times New Roman" w:cs="Times New Roman" w:hint="eastAsia"/>
                <w:noProof/>
              </w:rPr>
              <w:t>第六章</w:t>
            </w:r>
            <w:r w:rsidRPr="003E1FA7">
              <w:rPr>
                <w:rStyle w:val="ab"/>
                <w:rFonts w:ascii="Times New Roman" w:hAnsi="Times New Roman" w:cs="Times New Roman"/>
                <w:noProof/>
              </w:rPr>
              <w:t xml:space="preserve"> </w:t>
            </w:r>
            <w:r w:rsidRPr="003E1FA7">
              <w:rPr>
                <w:rStyle w:val="ab"/>
                <w:rFonts w:ascii="Times New Roman" w:hAnsi="Times New Roman" w:cs="Times New Roman" w:hint="eastAsia"/>
                <w:noProof/>
              </w:rPr>
              <w:t>云备份中间件优化系统测试</w:t>
            </w:r>
            <w:r>
              <w:rPr>
                <w:noProof/>
                <w:webHidden/>
              </w:rPr>
              <w:tab/>
            </w:r>
            <w:r>
              <w:rPr>
                <w:noProof/>
                <w:webHidden/>
              </w:rPr>
              <w:fldChar w:fldCharType="begin"/>
            </w:r>
            <w:r>
              <w:rPr>
                <w:noProof/>
                <w:webHidden/>
              </w:rPr>
              <w:instrText xml:space="preserve"> PAGEREF _Toc491352031 \h </w:instrText>
            </w:r>
            <w:r>
              <w:rPr>
                <w:noProof/>
                <w:webHidden/>
              </w:rPr>
            </w:r>
          </w:ins>
          <w:r>
            <w:rPr>
              <w:noProof/>
              <w:webHidden/>
            </w:rPr>
            <w:fldChar w:fldCharType="separate"/>
          </w:r>
          <w:ins w:id="149" w:author="微软用户" w:date="2017-08-24T15:30:00Z">
            <w:r>
              <w:rPr>
                <w:noProof/>
                <w:webHidden/>
              </w:rPr>
              <w:t>45</w:t>
            </w:r>
            <w:r>
              <w:rPr>
                <w:noProof/>
                <w:webHidden/>
              </w:rPr>
              <w:fldChar w:fldCharType="end"/>
            </w:r>
            <w:r w:rsidRPr="003E1FA7">
              <w:rPr>
                <w:rStyle w:val="ab"/>
                <w:noProof/>
              </w:rPr>
              <w:fldChar w:fldCharType="end"/>
            </w:r>
          </w:ins>
        </w:p>
        <w:p w14:paraId="695B5E2A" w14:textId="77777777" w:rsidR="005C6C13" w:rsidRDefault="005C6C13">
          <w:pPr>
            <w:pStyle w:val="23"/>
            <w:tabs>
              <w:tab w:val="right" w:leader="dot" w:pos="8302"/>
            </w:tabs>
            <w:rPr>
              <w:ins w:id="150" w:author="微软用户" w:date="2017-08-24T15:30:00Z"/>
              <w:noProof/>
            </w:rPr>
          </w:pPr>
          <w:ins w:id="151" w:author="微软用户" w:date="2017-08-24T15:30:00Z">
            <w:r w:rsidRPr="003E1FA7">
              <w:rPr>
                <w:rStyle w:val="ab"/>
                <w:noProof/>
              </w:rPr>
              <w:fldChar w:fldCharType="begin"/>
            </w:r>
            <w:r w:rsidRPr="003E1FA7">
              <w:rPr>
                <w:rStyle w:val="ab"/>
                <w:noProof/>
              </w:rPr>
              <w:instrText xml:space="preserve"> </w:instrText>
            </w:r>
            <w:r>
              <w:rPr>
                <w:noProof/>
              </w:rPr>
              <w:instrText>HYPERLINK \l "_Toc491352032"</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6.1 </w:t>
            </w:r>
            <w:r w:rsidRPr="003E1FA7">
              <w:rPr>
                <w:rStyle w:val="ab"/>
                <w:rFonts w:hint="eastAsia"/>
                <w:noProof/>
              </w:rPr>
              <w:t>测试环境部署</w:t>
            </w:r>
            <w:r>
              <w:rPr>
                <w:noProof/>
                <w:webHidden/>
              </w:rPr>
              <w:tab/>
            </w:r>
            <w:r>
              <w:rPr>
                <w:noProof/>
                <w:webHidden/>
              </w:rPr>
              <w:fldChar w:fldCharType="begin"/>
            </w:r>
            <w:r>
              <w:rPr>
                <w:noProof/>
                <w:webHidden/>
              </w:rPr>
              <w:instrText xml:space="preserve"> PAGEREF _Toc491352032 \h </w:instrText>
            </w:r>
            <w:r>
              <w:rPr>
                <w:noProof/>
                <w:webHidden/>
              </w:rPr>
            </w:r>
          </w:ins>
          <w:r>
            <w:rPr>
              <w:noProof/>
              <w:webHidden/>
            </w:rPr>
            <w:fldChar w:fldCharType="separate"/>
          </w:r>
          <w:ins w:id="152" w:author="微软用户" w:date="2017-08-24T15:30:00Z">
            <w:r>
              <w:rPr>
                <w:noProof/>
                <w:webHidden/>
              </w:rPr>
              <w:t>45</w:t>
            </w:r>
            <w:r>
              <w:rPr>
                <w:noProof/>
                <w:webHidden/>
              </w:rPr>
              <w:fldChar w:fldCharType="end"/>
            </w:r>
            <w:r w:rsidRPr="003E1FA7">
              <w:rPr>
                <w:rStyle w:val="ab"/>
                <w:noProof/>
              </w:rPr>
              <w:fldChar w:fldCharType="end"/>
            </w:r>
          </w:ins>
        </w:p>
        <w:p w14:paraId="71385283" w14:textId="77777777" w:rsidR="005C6C13" w:rsidRDefault="005C6C13">
          <w:pPr>
            <w:pStyle w:val="23"/>
            <w:tabs>
              <w:tab w:val="right" w:leader="dot" w:pos="8302"/>
            </w:tabs>
            <w:rPr>
              <w:ins w:id="153" w:author="微软用户" w:date="2017-08-24T15:30:00Z"/>
              <w:noProof/>
            </w:rPr>
          </w:pPr>
          <w:ins w:id="154" w:author="微软用户" w:date="2017-08-24T15:30:00Z">
            <w:r w:rsidRPr="003E1FA7">
              <w:rPr>
                <w:rStyle w:val="ab"/>
                <w:noProof/>
              </w:rPr>
              <w:fldChar w:fldCharType="begin"/>
            </w:r>
            <w:r w:rsidRPr="003E1FA7">
              <w:rPr>
                <w:rStyle w:val="ab"/>
                <w:noProof/>
              </w:rPr>
              <w:instrText xml:space="preserve"> </w:instrText>
            </w:r>
            <w:r>
              <w:rPr>
                <w:noProof/>
              </w:rPr>
              <w:instrText>HYPERLINK \l "_Toc491352033"</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6.2 </w:t>
            </w:r>
            <w:r w:rsidRPr="003E1FA7">
              <w:rPr>
                <w:rStyle w:val="ab"/>
                <w:rFonts w:hint="eastAsia"/>
                <w:noProof/>
              </w:rPr>
              <w:t>测试目标</w:t>
            </w:r>
            <w:r>
              <w:rPr>
                <w:noProof/>
                <w:webHidden/>
              </w:rPr>
              <w:tab/>
            </w:r>
            <w:r>
              <w:rPr>
                <w:noProof/>
                <w:webHidden/>
              </w:rPr>
              <w:fldChar w:fldCharType="begin"/>
            </w:r>
            <w:r>
              <w:rPr>
                <w:noProof/>
                <w:webHidden/>
              </w:rPr>
              <w:instrText xml:space="preserve"> PAGEREF _Toc491352033 \h </w:instrText>
            </w:r>
            <w:r>
              <w:rPr>
                <w:noProof/>
                <w:webHidden/>
              </w:rPr>
            </w:r>
          </w:ins>
          <w:r>
            <w:rPr>
              <w:noProof/>
              <w:webHidden/>
            </w:rPr>
            <w:fldChar w:fldCharType="separate"/>
          </w:r>
          <w:ins w:id="155" w:author="微软用户" w:date="2017-08-24T15:30:00Z">
            <w:r>
              <w:rPr>
                <w:noProof/>
                <w:webHidden/>
              </w:rPr>
              <w:t>45</w:t>
            </w:r>
            <w:r>
              <w:rPr>
                <w:noProof/>
                <w:webHidden/>
              </w:rPr>
              <w:fldChar w:fldCharType="end"/>
            </w:r>
            <w:r w:rsidRPr="003E1FA7">
              <w:rPr>
                <w:rStyle w:val="ab"/>
                <w:noProof/>
              </w:rPr>
              <w:fldChar w:fldCharType="end"/>
            </w:r>
          </w:ins>
        </w:p>
        <w:p w14:paraId="18C26E6B" w14:textId="77777777" w:rsidR="005C6C13" w:rsidRDefault="005C6C13">
          <w:pPr>
            <w:pStyle w:val="23"/>
            <w:tabs>
              <w:tab w:val="right" w:leader="dot" w:pos="8302"/>
            </w:tabs>
            <w:rPr>
              <w:ins w:id="156" w:author="微软用户" w:date="2017-08-24T15:30:00Z"/>
              <w:noProof/>
            </w:rPr>
          </w:pPr>
          <w:ins w:id="157" w:author="微软用户" w:date="2017-08-24T15:30:00Z">
            <w:r w:rsidRPr="003E1FA7">
              <w:rPr>
                <w:rStyle w:val="ab"/>
                <w:noProof/>
              </w:rPr>
              <w:fldChar w:fldCharType="begin"/>
            </w:r>
            <w:r w:rsidRPr="003E1FA7">
              <w:rPr>
                <w:rStyle w:val="ab"/>
                <w:noProof/>
              </w:rPr>
              <w:instrText xml:space="preserve"> </w:instrText>
            </w:r>
            <w:r>
              <w:rPr>
                <w:noProof/>
              </w:rPr>
              <w:instrText>HYPERLINK \l "_Toc491352034"</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6.3 </w:t>
            </w:r>
            <w:r w:rsidRPr="003E1FA7">
              <w:rPr>
                <w:rStyle w:val="ab"/>
                <w:rFonts w:hint="eastAsia"/>
                <w:noProof/>
              </w:rPr>
              <w:t>功能测试</w:t>
            </w:r>
            <w:r>
              <w:rPr>
                <w:noProof/>
                <w:webHidden/>
              </w:rPr>
              <w:tab/>
            </w:r>
            <w:r>
              <w:rPr>
                <w:noProof/>
                <w:webHidden/>
              </w:rPr>
              <w:fldChar w:fldCharType="begin"/>
            </w:r>
            <w:r>
              <w:rPr>
                <w:noProof/>
                <w:webHidden/>
              </w:rPr>
              <w:instrText xml:space="preserve"> PAGEREF _Toc491352034 \h </w:instrText>
            </w:r>
            <w:r>
              <w:rPr>
                <w:noProof/>
                <w:webHidden/>
              </w:rPr>
            </w:r>
          </w:ins>
          <w:r>
            <w:rPr>
              <w:noProof/>
              <w:webHidden/>
            </w:rPr>
            <w:fldChar w:fldCharType="separate"/>
          </w:r>
          <w:ins w:id="158" w:author="微软用户" w:date="2017-08-24T15:30:00Z">
            <w:r>
              <w:rPr>
                <w:noProof/>
                <w:webHidden/>
              </w:rPr>
              <w:t>45</w:t>
            </w:r>
            <w:r>
              <w:rPr>
                <w:noProof/>
                <w:webHidden/>
              </w:rPr>
              <w:fldChar w:fldCharType="end"/>
            </w:r>
            <w:r w:rsidRPr="003E1FA7">
              <w:rPr>
                <w:rStyle w:val="ab"/>
                <w:noProof/>
              </w:rPr>
              <w:fldChar w:fldCharType="end"/>
            </w:r>
          </w:ins>
        </w:p>
        <w:p w14:paraId="7612B80A" w14:textId="77777777" w:rsidR="005C6C13" w:rsidRDefault="005C6C13">
          <w:pPr>
            <w:pStyle w:val="32"/>
            <w:tabs>
              <w:tab w:val="right" w:leader="dot" w:pos="8302"/>
            </w:tabs>
            <w:rPr>
              <w:ins w:id="159" w:author="微软用户" w:date="2017-08-24T15:30:00Z"/>
              <w:noProof/>
            </w:rPr>
          </w:pPr>
          <w:ins w:id="160" w:author="微软用户" w:date="2017-08-24T15:30:00Z">
            <w:r w:rsidRPr="003E1FA7">
              <w:rPr>
                <w:rStyle w:val="ab"/>
                <w:noProof/>
              </w:rPr>
              <w:fldChar w:fldCharType="begin"/>
            </w:r>
            <w:r w:rsidRPr="003E1FA7">
              <w:rPr>
                <w:rStyle w:val="ab"/>
                <w:noProof/>
              </w:rPr>
              <w:instrText xml:space="preserve"> </w:instrText>
            </w:r>
            <w:r>
              <w:rPr>
                <w:noProof/>
              </w:rPr>
              <w:instrText>HYPERLINK \l "_Toc491352035"</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6.3.1 </w:t>
            </w:r>
            <w:r w:rsidRPr="003E1FA7">
              <w:rPr>
                <w:rStyle w:val="ab"/>
                <w:rFonts w:hint="eastAsia"/>
                <w:noProof/>
              </w:rPr>
              <w:t>持久会话管理功能测试</w:t>
            </w:r>
            <w:r>
              <w:rPr>
                <w:noProof/>
                <w:webHidden/>
              </w:rPr>
              <w:tab/>
            </w:r>
            <w:r>
              <w:rPr>
                <w:noProof/>
                <w:webHidden/>
              </w:rPr>
              <w:fldChar w:fldCharType="begin"/>
            </w:r>
            <w:r>
              <w:rPr>
                <w:noProof/>
                <w:webHidden/>
              </w:rPr>
              <w:instrText xml:space="preserve"> PAGEREF _Toc491352035 \h </w:instrText>
            </w:r>
            <w:r>
              <w:rPr>
                <w:noProof/>
                <w:webHidden/>
              </w:rPr>
            </w:r>
          </w:ins>
          <w:r>
            <w:rPr>
              <w:noProof/>
              <w:webHidden/>
            </w:rPr>
            <w:fldChar w:fldCharType="separate"/>
          </w:r>
          <w:ins w:id="161" w:author="微软用户" w:date="2017-08-24T15:30:00Z">
            <w:r>
              <w:rPr>
                <w:noProof/>
                <w:webHidden/>
              </w:rPr>
              <w:t>46</w:t>
            </w:r>
            <w:r>
              <w:rPr>
                <w:noProof/>
                <w:webHidden/>
              </w:rPr>
              <w:fldChar w:fldCharType="end"/>
            </w:r>
            <w:r w:rsidRPr="003E1FA7">
              <w:rPr>
                <w:rStyle w:val="ab"/>
                <w:noProof/>
              </w:rPr>
              <w:fldChar w:fldCharType="end"/>
            </w:r>
          </w:ins>
        </w:p>
        <w:p w14:paraId="472B482D" w14:textId="77777777" w:rsidR="005C6C13" w:rsidRDefault="005C6C13">
          <w:pPr>
            <w:pStyle w:val="32"/>
            <w:tabs>
              <w:tab w:val="right" w:leader="dot" w:pos="8302"/>
            </w:tabs>
            <w:rPr>
              <w:ins w:id="162" w:author="微软用户" w:date="2017-08-24T15:30:00Z"/>
              <w:noProof/>
            </w:rPr>
          </w:pPr>
          <w:ins w:id="163" w:author="微软用户" w:date="2017-08-24T15:30:00Z">
            <w:r w:rsidRPr="003E1FA7">
              <w:rPr>
                <w:rStyle w:val="ab"/>
                <w:noProof/>
              </w:rPr>
              <w:fldChar w:fldCharType="begin"/>
            </w:r>
            <w:r w:rsidRPr="003E1FA7">
              <w:rPr>
                <w:rStyle w:val="ab"/>
                <w:noProof/>
              </w:rPr>
              <w:instrText xml:space="preserve"> </w:instrText>
            </w:r>
            <w:r>
              <w:rPr>
                <w:noProof/>
              </w:rPr>
              <w:instrText>HYPERLINK \l "_Toc491352036"</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6.3.2 </w:t>
            </w:r>
            <w:r w:rsidRPr="003E1FA7">
              <w:rPr>
                <w:rStyle w:val="ab"/>
                <w:rFonts w:hint="eastAsia"/>
                <w:noProof/>
              </w:rPr>
              <w:t>大文件上传功能测试</w:t>
            </w:r>
            <w:r>
              <w:rPr>
                <w:noProof/>
                <w:webHidden/>
              </w:rPr>
              <w:tab/>
            </w:r>
            <w:r>
              <w:rPr>
                <w:noProof/>
                <w:webHidden/>
              </w:rPr>
              <w:fldChar w:fldCharType="begin"/>
            </w:r>
            <w:r>
              <w:rPr>
                <w:noProof/>
                <w:webHidden/>
              </w:rPr>
              <w:instrText xml:space="preserve"> PAGEREF _Toc491352036 \h </w:instrText>
            </w:r>
            <w:r>
              <w:rPr>
                <w:noProof/>
                <w:webHidden/>
              </w:rPr>
            </w:r>
          </w:ins>
          <w:r>
            <w:rPr>
              <w:noProof/>
              <w:webHidden/>
            </w:rPr>
            <w:fldChar w:fldCharType="separate"/>
          </w:r>
          <w:ins w:id="164" w:author="微软用户" w:date="2017-08-24T15:30:00Z">
            <w:r>
              <w:rPr>
                <w:noProof/>
                <w:webHidden/>
              </w:rPr>
              <w:t>46</w:t>
            </w:r>
            <w:r>
              <w:rPr>
                <w:noProof/>
                <w:webHidden/>
              </w:rPr>
              <w:fldChar w:fldCharType="end"/>
            </w:r>
            <w:r w:rsidRPr="003E1FA7">
              <w:rPr>
                <w:rStyle w:val="ab"/>
                <w:noProof/>
              </w:rPr>
              <w:fldChar w:fldCharType="end"/>
            </w:r>
          </w:ins>
        </w:p>
        <w:p w14:paraId="627CB997" w14:textId="77777777" w:rsidR="005C6C13" w:rsidRDefault="005C6C13">
          <w:pPr>
            <w:pStyle w:val="32"/>
            <w:tabs>
              <w:tab w:val="right" w:leader="dot" w:pos="8302"/>
            </w:tabs>
            <w:rPr>
              <w:ins w:id="165" w:author="微软用户" w:date="2017-08-24T15:30:00Z"/>
              <w:noProof/>
            </w:rPr>
          </w:pPr>
          <w:ins w:id="166" w:author="微软用户" w:date="2017-08-24T15:30:00Z">
            <w:r w:rsidRPr="003E1FA7">
              <w:rPr>
                <w:rStyle w:val="ab"/>
                <w:noProof/>
              </w:rPr>
              <w:fldChar w:fldCharType="begin"/>
            </w:r>
            <w:r w:rsidRPr="003E1FA7">
              <w:rPr>
                <w:rStyle w:val="ab"/>
                <w:noProof/>
              </w:rPr>
              <w:instrText xml:space="preserve"> </w:instrText>
            </w:r>
            <w:r>
              <w:rPr>
                <w:noProof/>
              </w:rPr>
              <w:instrText>HYPERLINK \l "_Toc491352037"</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6.3.3 </w:t>
            </w:r>
            <w:r w:rsidRPr="003E1FA7">
              <w:rPr>
                <w:rStyle w:val="ab"/>
                <w:rFonts w:hint="eastAsia"/>
                <w:noProof/>
              </w:rPr>
              <w:t>本地缓存功能测试</w:t>
            </w:r>
            <w:r>
              <w:rPr>
                <w:noProof/>
                <w:webHidden/>
              </w:rPr>
              <w:tab/>
            </w:r>
            <w:r>
              <w:rPr>
                <w:noProof/>
                <w:webHidden/>
              </w:rPr>
              <w:fldChar w:fldCharType="begin"/>
            </w:r>
            <w:r>
              <w:rPr>
                <w:noProof/>
                <w:webHidden/>
              </w:rPr>
              <w:instrText xml:space="preserve"> PAGEREF _Toc491352037 \h </w:instrText>
            </w:r>
            <w:r>
              <w:rPr>
                <w:noProof/>
                <w:webHidden/>
              </w:rPr>
            </w:r>
          </w:ins>
          <w:r>
            <w:rPr>
              <w:noProof/>
              <w:webHidden/>
            </w:rPr>
            <w:fldChar w:fldCharType="separate"/>
          </w:r>
          <w:ins w:id="167" w:author="微软用户" w:date="2017-08-24T15:30:00Z">
            <w:r>
              <w:rPr>
                <w:noProof/>
                <w:webHidden/>
              </w:rPr>
              <w:t>47</w:t>
            </w:r>
            <w:r>
              <w:rPr>
                <w:noProof/>
                <w:webHidden/>
              </w:rPr>
              <w:fldChar w:fldCharType="end"/>
            </w:r>
            <w:r w:rsidRPr="003E1FA7">
              <w:rPr>
                <w:rStyle w:val="ab"/>
                <w:noProof/>
              </w:rPr>
              <w:fldChar w:fldCharType="end"/>
            </w:r>
          </w:ins>
        </w:p>
        <w:p w14:paraId="65E8CE7D" w14:textId="77777777" w:rsidR="005C6C13" w:rsidRDefault="005C6C13">
          <w:pPr>
            <w:pStyle w:val="32"/>
            <w:tabs>
              <w:tab w:val="right" w:leader="dot" w:pos="8302"/>
            </w:tabs>
            <w:rPr>
              <w:ins w:id="168" w:author="微软用户" w:date="2017-08-24T15:30:00Z"/>
              <w:noProof/>
            </w:rPr>
          </w:pPr>
          <w:ins w:id="169" w:author="微软用户" w:date="2017-08-24T15:30:00Z">
            <w:r w:rsidRPr="003E1FA7">
              <w:rPr>
                <w:rStyle w:val="ab"/>
                <w:noProof/>
              </w:rPr>
              <w:fldChar w:fldCharType="begin"/>
            </w:r>
            <w:r w:rsidRPr="003E1FA7">
              <w:rPr>
                <w:rStyle w:val="ab"/>
                <w:noProof/>
              </w:rPr>
              <w:instrText xml:space="preserve"> </w:instrText>
            </w:r>
            <w:r>
              <w:rPr>
                <w:noProof/>
              </w:rPr>
              <w:instrText>HYPERLINK \l "_Toc491352038"</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6.3.4 </w:t>
            </w:r>
            <w:r w:rsidRPr="003E1FA7">
              <w:rPr>
                <w:rStyle w:val="ab"/>
                <w:rFonts w:hint="eastAsia"/>
                <w:noProof/>
              </w:rPr>
              <w:t>多应用适配功能测试</w:t>
            </w:r>
            <w:r>
              <w:rPr>
                <w:noProof/>
                <w:webHidden/>
              </w:rPr>
              <w:tab/>
            </w:r>
            <w:r>
              <w:rPr>
                <w:noProof/>
                <w:webHidden/>
              </w:rPr>
              <w:fldChar w:fldCharType="begin"/>
            </w:r>
            <w:r>
              <w:rPr>
                <w:noProof/>
                <w:webHidden/>
              </w:rPr>
              <w:instrText xml:space="preserve"> PAGEREF _Toc491352038 \h </w:instrText>
            </w:r>
            <w:r>
              <w:rPr>
                <w:noProof/>
                <w:webHidden/>
              </w:rPr>
            </w:r>
          </w:ins>
          <w:r>
            <w:rPr>
              <w:noProof/>
              <w:webHidden/>
            </w:rPr>
            <w:fldChar w:fldCharType="separate"/>
          </w:r>
          <w:ins w:id="170" w:author="微软用户" w:date="2017-08-24T15:30:00Z">
            <w:r>
              <w:rPr>
                <w:noProof/>
                <w:webHidden/>
              </w:rPr>
              <w:t>49</w:t>
            </w:r>
            <w:r>
              <w:rPr>
                <w:noProof/>
                <w:webHidden/>
              </w:rPr>
              <w:fldChar w:fldCharType="end"/>
            </w:r>
            <w:r w:rsidRPr="003E1FA7">
              <w:rPr>
                <w:rStyle w:val="ab"/>
                <w:noProof/>
              </w:rPr>
              <w:fldChar w:fldCharType="end"/>
            </w:r>
          </w:ins>
        </w:p>
        <w:p w14:paraId="2F467C2F" w14:textId="77777777" w:rsidR="005C6C13" w:rsidRDefault="005C6C13">
          <w:pPr>
            <w:pStyle w:val="23"/>
            <w:tabs>
              <w:tab w:val="right" w:leader="dot" w:pos="8302"/>
            </w:tabs>
            <w:rPr>
              <w:ins w:id="171" w:author="微软用户" w:date="2017-08-24T15:30:00Z"/>
              <w:noProof/>
            </w:rPr>
          </w:pPr>
          <w:ins w:id="172" w:author="微软用户" w:date="2017-08-24T15:30:00Z">
            <w:r w:rsidRPr="003E1FA7">
              <w:rPr>
                <w:rStyle w:val="ab"/>
                <w:noProof/>
              </w:rPr>
              <w:fldChar w:fldCharType="begin"/>
            </w:r>
            <w:r w:rsidRPr="003E1FA7">
              <w:rPr>
                <w:rStyle w:val="ab"/>
                <w:noProof/>
              </w:rPr>
              <w:instrText xml:space="preserve"> </w:instrText>
            </w:r>
            <w:r>
              <w:rPr>
                <w:noProof/>
              </w:rPr>
              <w:instrText>HYPERLINK \l "_Toc491352039"</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6.4 </w:t>
            </w:r>
            <w:r w:rsidRPr="003E1FA7">
              <w:rPr>
                <w:rStyle w:val="ab"/>
                <w:rFonts w:hint="eastAsia"/>
                <w:noProof/>
              </w:rPr>
              <w:t>性能分析</w:t>
            </w:r>
            <w:r>
              <w:rPr>
                <w:noProof/>
                <w:webHidden/>
              </w:rPr>
              <w:tab/>
            </w:r>
            <w:r>
              <w:rPr>
                <w:noProof/>
                <w:webHidden/>
              </w:rPr>
              <w:fldChar w:fldCharType="begin"/>
            </w:r>
            <w:r>
              <w:rPr>
                <w:noProof/>
                <w:webHidden/>
              </w:rPr>
              <w:instrText xml:space="preserve"> PAGEREF _Toc491352039 \h </w:instrText>
            </w:r>
            <w:r>
              <w:rPr>
                <w:noProof/>
                <w:webHidden/>
              </w:rPr>
            </w:r>
          </w:ins>
          <w:r>
            <w:rPr>
              <w:noProof/>
              <w:webHidden/>
            </w:rPr>
            <w:fldChar w:fldCharType="separate"/>
          </w:r>
          <w:ins w:id="173" w:author="微软用户" w:date="2017-08-24T15:30:00Z">
            <w:r>
              <w:rPr>
                <w:noProof/>
                <w:webHidden/>
              </w:rPr>
              <w:t>51</w:t>
            </w:r>
            <w:r>
              <w:rPr>
                <w:noProof/>
                <w:webHidden/>
              </w:rPr>
              <w:fldChar w:fldCharType="end"/>
            </w:r>
            <w:r w:rsidRPr="003E1FA7">
              <w:rPr>
                <w:rStyle w:val="ab"/>
                <w:noProof/>
              </w:rPr>
              <w:fldChar w:fldCharType="end"/>
            </w:r>
          </w:ins>
        </w:p>
        <w:p w14:paraId="3E16EAB2" w14:textId="77777777" w:rsidR="005C6C13" w:rsidRDefault="005C6C13">
          <w:pPr>
            <w:pStyle w:val="32"/>
            <w:tabs>
              <w:tab w:val="right" w:leader="dot" w:pos="8302"/>
            </w:tabs>
            <w:rPr>
              <w:ins w:id="174" w:author="微软用户" w:date="2017-08-24T15:30:00Z"/>
              <w:noProof/>
            </w:rPr>
          </w:pPr>
          <w:ins w:id="175" w:author="微软用户" w:date="2017-08-24T15:30:00Z">
            <w:r w:rsidRPr="003E1FA7">
              <w:rPr>
                <w:rStyle w:val="ab"/>
                <w:noProof/>
              </w:rPr>
              <w:fldChar w:fldCharType="begin"/>
            </w:r>
            <w:r w:rsidRPr="003E1FA7">
              <w:rPr>
                <w:rStyle w:val="ab"/>
                <w:noProof/>
              </w:rPr>
              <w:instrText xml:space="preserve"> </w:instrText>
            </w:r>
            <w:r>
              <w:rPr>
                <w:noProof/>
              </w:rPr>
              <w:instrText>HYPERLINK \l "_Toc491352040"</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6.4.1</w:t>
            </w:r>
            <w:r w:rsidRPr="003E1FA7">
              <w:rPr>
                <w:rStyle w:val="ab"/>
                <w:rFonts w:hint="eastAsia"/>
                <w:noProof/>
              </w:rPr>
              <w:t>安全性分析</w:t>
            </w:r>
            <w:r>
              <w:rPr>
                <w:noProof/>
                <w:webHidden/>
              </w:rPr>
              <w:tab/>
            </w:r>
            <w:r>
              <w:rPr>
                <w:noProof/>
                <w:webHidden/>
              </w:rPr>
              <w:fldChar w:fldCharType="begin"/>
            </w:r>
            <w:r>
              <w:rPr>
                <w:noProof/>
                <w:webHidden/>
              </w:rPr>
              <w:instrText xml:space="preserve"> PAGEREF _Toc491352040 \h </w:instrText>
            </w:r>
            <w:r>
              <w:rPr>
                <w:noProof/>
                <w:webHidden/>
              </w:rPr>
            </w:r>
          </w:ins>
          <w:r>
            <w:rPr>
              <w:noProof/>
              <w:webHidden/>
            </w:rPr>
            <w:fldChar w:fldCharType="separate"/>
          </w:r>
          <w:ins w:id="176" w:author="微软用户" w:date="2017-08-24T15:30:00Z">
            <w:r>
              <w:rPr>
                <w:noProof/>
                <w:webHidden/>
              </w:rPr>
              <w:t>51</w:t>
            </w:r>
            <w:r>
              <w:rPr>
                <w:noProof/>
                <w:webHidden/>
              </w:rPr>
              <w:fldChar w:fldCharType="end"/>
            </w:r>
            <w:r w:rsidRPr="003E1FA7">
              <w:rPr>
                <w:rStyle w:val="ab"/>
                <w:noProof/>
              </w:rPr>
              <w:fldChar w:fldCharType="end"/>
            </w:r>
          </w:ins>
        </w:p>
        <w:p w14:paraId="10367D6B" w14:textId="77777777" w:rsidR="005C6C13" w:rsidRDefault="005C6C13">
          <w:pPr>
            <w:pStyle w:val="32"/>
            <w:tabs>
              <w:tab w:val="right" w:leader="dot" w:pos="8302"/>
            </w:tabs>
            <w:rPr>
              <w:ins w:id="177" w:author="微软用户" w:date="2017-08-24T15:30:00Z"/>
              <w:noProof/>
            </w:rPr>
          </w:pPr>
          <w:ins w:id="178" w:author="微软用户" w:date="2017-08-24T15:30:00Z">
            <w:r w:rsidRPr="003E1FA7">
              <w:rPr>
                <w:rStyle w:val="ab"/>
                <w:noProof/>
              </w:rPr>
              <w:fldChar w:fldCharType="begin"/>
            </w:r>
            <w:r w:rsidRPr="003E1FA7">
              <w:rPr>
                <w:rStyle w:val="ab"/>
                <w:noProof/>
              </w:rPr>
              <w:instrText xml:space="preserve"> </w:instrText>
            </w:r>
            <w:r>
              <w:rPr>
                <w:noProof/>
              </w:rPr>
              <w:instrText>HYPERLINK \l "_Toc491352041"</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6.4.2</w:t>
            </w:r>
            <w:r w:rsidRPr="003E1FA7">
              <w:rPr>
                <w:rStyle w:val="ab"/>
                <w:rFonts w:hint="eastAsia"/>
                <w:noProof/>
              </w:rPr>
              <w:t>稳定性分析</w:t>
            </w:r>
            <w:r>
              <w:rPr>
                <w:noProof/>
                <w:webHidden/>
              </w:rPr>
              <w:tab/>
            </w:r>
            <w:r>
              <w:rPr>
                <w:noProof/>
                <w:webHidden/>
              </w:rPr>
              <w:fldChar w:fldCharType="begin"/>
            </w:r>
            <w:r>
              <w:rPr>
                <w:noProof/>
                <w:webHidden/>
              </w:rPr>
              <w:instrText xml:space="preserve"> PAGEREF _Toc491352041 \h </w:instrText>
            </w:r>
            <w:r>
              <w:rPr>
                <w:noProof/>
                <w:webHidden/>
              </w:rPr>
            </w:r>
          </w:ins>
          <w:r>
            <w:rPr>
              <w:noProof/>
              <w:webHidden/>
            </w:rPr>
            <w:fldChar w:fldCharType="separate"/>
          </w:r>
          <w:ins w:id="179" w:author="微软用户" w:date="2017-08-24T15:30:00Z">
            <w:r>
              <w:rPr>
                <w:noProof/>
                <w:webHidden/>
              </w:rPr>
              <w:t>52</w:t>
            </w:r>
            <w:r>
              <w:rPr>
                <w:noProof/>
                <w:webHidden/>
              </w:rPr>
              <w:fldChar w:fldCharType="end"/>
            </w:r>
            <w:r w:rsidRPr="003E1FA7">
              <w:rPr>
                <w:rStyle w:val="ab"/>
                <w:noProof/>
              </w:rPr>
              <w:fldChar w:fldCharType="end"/>
            </w:r>
          </w:ins>
        </w:p>
        <w:p w14:paraId="157621AE" w14:textId="77777777" w:rsidR="005C6C13" w:rsidRDefault="005C6C13">
          <w:pPr>
            <w:pStyle w:val="23"/>
            <w:tabs>
              <w:tab w:val="right" w:leader="dot" w:pos="8302"/>
            </w:tabs>
            <w:rPr>
              <w:ins w:id="180" w:author="微软用户" w:date="2017-08-24T15:30:00Z"/>
              <w:noProof/>
            </w:rPr>
          </w:pPr>
          <w:ins w:id="181" w:author="微软用户" w:date="2017-08-24T15:30:00Z">
            <w:r w:rsidRPr="003E1FA7">
              <w:rPr>
                <w:rStyle w:val="ab"/>
                <w:noProof/>
              </w:rPr>
              <w:fldChar w:fldCharType="begin"/>
            </w:r>
            <w:r w:rsidRPr="003E1FA7">
              <w:rPr>
                <w:rStyle w:val="ab"/>
                <w:noProof/>
              </w:rPr>
              <w:instrText xml:space="preserve"> </w:instrText>
            </w:r>
            <w:r>
              <w:rPr>
                <w:noProof/>
              </w:rPr>
              <w:instrText>HYPERLINK \l "_Toc491352042"</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6.5 </w:t>
            </w:r>
            <w:r w:rsidRPr="003E1FA7">
              <w:rPr>
                <w:rStyle w:val="ab"/>
                <w:rFonts w:hint="eastAsia"/>
                <w:noProof/>
              </w:rPr>
              <w:t>功能和性能对比测试</w:t>
            </w:r>
            <w:r>
              <w:rPr>
                <w:noProof/>
                <w:webHidden/>
              </w:rPr>
              <w:tab/>
            </w:r>
            <w:r>
              <w:rPr>
                <w:noProof/>
                <w:webHidden/>
              </w:rPr>
              <w:fldChar w:fldCharType="begin"/>
            </w:r>
            <w:r>
              <w:rPr>
                <w:noProof/>
                <w:webHidden/>
              </w:rPr>
              <w:instrText xml:space="preserve"> PAGEREF _Toc491352042 \h </w:instrText>
            </w:r>
            <w:r>
              <w:rPr>
                <w:noProof/>
                <w:webHidden/>
              </w:rPr>
            </w:r>
          </w:ins>
          <w:r>
            <w:rPr>
              <w:noProof/>
              <w:webHidden/>
            </w:rPr>
            <w:fldChar w:fldCharType="separate"/>
          </w:r>
          <w:ins w:id="182" w:author="微软用户" w:date="2017-08-24T15:30:00Z">
            <w:r>
              <w:rPr>
                <w:noProof/>
                <w:webHidden/>
              </w:rPr>
              <w:t>53</w:t>
            </w:r>
            <w:r>
              <w:rPr>
                <w:noProof/>
                <w:webHidden/>
              </w:rPr>
              <w:fldChar w:fldCharType="end"/>
            </w:r>
            <w:r w:rsidRPr="003E1FA7">
              <w:rPr>
                <w:rStyle w:val="ab"/>
                <w:noProof/>
              </w:rPr>
              <w:fldChar w:fldCharType="end"/>
            </w:r>
          </w:ins>
        </w:p>
        <w:p w14:paraId="6FF6BF57" w14:textId="77777777" w:rsidR="005C6C13" w:rsidRDefault="005C6C13">
          <w:pPr>
            <w:pStyle w:val="32"/>
            <w:tabs>
              <w:tab w:val="right" w:leader="dot" w:pos="8302"/>
            </w:tabs>
            <w:rPr>
              <w:ins w:id="183" w:author="微软用户" w:date="2017-08-24T15:30:00Z"/>
              <w:noProof/>
            </w:rPr>
          </w:pPr>
          <w:ins w:id="184" w:author="微软用户" w:date="2017-08-24T15:30:00Z">
            <w:r w:rsidRPr="003E1FA7">
              <w:rPr>
                <w:rStyle w:val="ab"/>
                <w:noProof/>
              </w:rPr>
              <w:fldChar w:fldCharType="begin"/>
            </w:r>
            <w:r w:rsidRPr="003E1FA7">
              <w:rPr>
                <w:rStyle w:val="ab"/>
                <w:noProof/>
              </w:rPr>
              <w:instrText xml:space="preserve"> </w:instrText>
            </w:r>
            <w:r>
              <w:rPr>
                <w:noProof/>
              </w:rPr>
              <w:instrText>HYPERLINK \l "_Toc491352043"</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6.5.1</w:t>
            </w:r>
            <w:r w:rsidRPr="003E1FA7">
              <w:rPr>
                <w:rStyle w:val="ab"/>
                <w:rFonts w:hint="eastAsia"/>
                <w:noProof/>
              </w:rPr>
              <w:t>原中间系统对比分析</w:t>
            </w:r>
            <w:r>
              <w:rPr>
                <w:noProof/>
                <w:webHidden/>
              </w:rPr>
              <w:tab/>
            </w:r>
            <w:r>
              <w:rPr>
                <w:noProof/>
                <w:webHidden/>
              </w:rPr>
              <w:fldChar w:fldCharType="begin"/>
            </w:r>
            <w:r>
              <w:rPr>
                <w:noProof/>
                <w:webHidden/>
              </w:rPr>
              <w:instrText xml:space="preserve"> PAGEREF _Toc491352043 \h </w:instrText>
            </w:r>
            <w:r>
              <w:rPr>
                <w:noProof/>
                <w:webHidden/>
              </w:rPr>
            </w:r>
          </w:ins>
          <w:r>
            <w:rPr>
              <w:noProof/>
              <w:webHidden/>
            </w:rPr>
            <w:fldChar w:fldCharType="separate"/>
          </w:r>
          <w:ins w:id="185" w:author="微软用户" w:date="2017-08-24T15:30:00Z">
            <w:r>
              <w:rPr>
                <w:noProof/>
                <w:webHidden/>
              </w:rPr>
              <w:t>53</w:t>
            </w:r>
            <w:r>
              <w:rPr>
                <w:noProof/>
                <w:webHidden/>
              </w:rPr>
              <w:fldChar w:fldCharType="end"/>
            </w:r>
            <w:r w:rsidRPr="003E1FA7">
              <w:rPr>
                <w:rStyle w:val="ab"/>
                <w:noProof/>
              </w:rPr>
              <w:fldChar w:fldCharType="end"/>
            </w:r>
          </w:ins>
        </w:p>
        <w:p w14:paraId="6817501C" w14:textId="77777777" w:rsidR="005C6C13" w:rsidRDefault="005C6C13">
          <w:pPr>
            <w:pStyle w:val="32"/>
            <w:tabs>
              <w:tab w:val="right" w:leader="dot" w:pos="8302"/>
            </w:tabs>
            <w:rPr>
              <w:ins w:id="186" w:author="微软用户" w:date="2017-08-24T15:30:00Z"/>
              <w:noProof/>
            </w:rPr>
          </w:pPr>
          <w:ins w:id="187" w:author="微软用户" w:date="2017-08-24T15:30:00Z">
            <w:r w:rsidRPr="003E1FA7">
              <w:rPr>
                <w:rStyle w:val="ab"/>
                <w:noProof/>
              </w:rPr>
              <w:fldChar w:fldCharType="begin"/>
            </w:r>
            <w:r w:rsidRPr="003E1FA7">
              <w:rPr>
                <w:rStyle w:val="ab"/>
                <w:noProof/>
              </w:rPr>
              <w:instrText xml:space="preserve"> </w:instrText>
            </w:r>
            <w:r>
              <w:rPr>
                <w:noProof/>
              </w:rPr>
              <w:instrText>HYPERLINK \l "_Toc491352044"</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6.5.2</w:t>
            </w:r>
            <w:r w:rsidRPr="003E1FA7">
              <w:rPr>
                <w:rStyle w:val="ab"/>
                <w:rFonts w:hint="eastAsia"/>
                <w:noProof/>
              </w:rPr>
              <w:t>同类产品对比分析</w:t>
            </w:r>
            <w:r>
              <w:rPr>
                <w:noProof/>
                <w:webHidden/>
              </w:rPr>
              <w:tab/>
            </w:r>
            <w:r>
              <w:rPr>
                <w:noProof/>
                <w:webHidden/>
              </w:rPr>
              <w:fldChar w:fldCharType="begin"/>
            </w:r>
            <w:r>
              <w:rPr>
                <w:noProof/>
                <w:webHidden/>
              </w:rPr>
              <w:instrText xml:space="preserve"> PAGEREF _Toc491352044 \h </w:instrText>
            </w:r>
            <w:r>
              <w:rPr>
                <w:noProof/>
                <w:webHidden/>
              </w:rPr>
            </w:r>
          </w:ins>
          <w:r>
            <w:rPr>
              <w:noProof/>
              <w:webHidden/>
            </w:rPr>
            <w:fldChar w:fldCharType="separate"/>
          </w:r>
          <w:ins w:id="188" w:author="微软用户" w:date="2017-08-24T15:30:00Z">
            <w:r>
              <w:rPr>
                <w:noProof/>
                <w:webHidden/>
              </w:rPr>
              <w:t>54</w:t>
            </w:r>
            <w:r>
              <w:rPr>
                <w:noProof/>
                <w:webHidden/>
              </w:rPr>
              <w:fldChar w:fldCharType="end"/>
            </w:r>
            <w:r w:rsidRPr="003E1FA7">
              <w:rPr>
                <w:rStyle w:val="ab"/>
                <w:noProof/>
              </w:rPr>
              <w:fldChar w:fldCharType="end"/>
            </w:r>
          </w:ins>
        </w:p>
        <w:p w14:paraId="61692467" w14:textId="77777777" w:rsidR="005C6C13" w:rsidRDefault="005C6C13">
          <w:pPr>
            <w:pStyle w:val="10"/>
            <w:rPr>
              <w:ins w:id="189" w:author="微软用户" w:date="2017-08-24T15:30:00Z"/>
              <w:noProof/>
            </w:rPr>
          </w:pPr>
          <w:ins w:id="190" w:author="微软用户" w:date="2017-08-24T15:30:00Z">
            <w:r w:rsidRPr="003E1FA7">
              <w:rPr>
                <w:rStyle w:val="ab"/>
                <w:noProof/>
              </w:rPr>
              <w:fldChar w:fldCharType="begin"/>
            </w:r>
            <w:r w:rsidRPr="003E1FA7">
              <w:rPr>
                <w:rStyle w:val="ab"/>
                <w:noProof/>
              </w:rPr>
              <w:instrText xml:space="preserve"> </w:instrText>
            </w:r>
            <w:r>
              <w:rPr>
                <w:noProof/>
              </w:rPr>
              <w:instrText>HYPERLINK \l "_Toc491352045"</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rFonts w:ascii="Times New Roman" w:hAnsi="Times New Roman" w:cs="Times New Roman" w:hint="eastAsia"/>
                <w:noProof/>
              </w:rPr>
              <w:t>第七章</w:t>
            </w:r>
            <w:r w:rsidRPr="003E1FA7">
              <w:rPr>
                <w:rStyle w:val="ab"/>
                <w:rFonts w:ascii="Times New Roman" w:hAnsi="Times New Roman" w:cs="Times New Roman"/>
                <w:noProof/>
              </w:rPr>
              <w:t xml:space="preserve"> </w:t>
            </w:r>
            <w:r w:rsidRPr="003E1FA7">
              <w:rPr>
                <w:rStyle w:val="ab"/>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_Toc491352045 \h </w:instrText>
            </w:r>
            <w:r>
              <w:rPr>
                <w:noProof/>
                <w:webHidden/>
              </w:rPr>
            </w:r>
          </w:ins>
          <w:r>
            <w:rPr>
              <w:noProof/>
              <w:webHidden/>
            </w:rPr>
            <w:fldChar w:fldCharType="separate"/>
          </w:r>
          <w:ins w:id="191" w:author="微软用户" w:date="2017-08-24T15:30:00Z">
            <w:r>
              <w:rPr>
                <w:noProof/>
                <w:webHidden/>
              </w:rPr>
              <w:t>56</w:t>
            </w:r>
            <w:r>
              <w:rPr>
                <w:noProof/>
                <w:webHidden/>
              </w:rPr>
              <w:fldChar w:fldCharType="end"/>
            </w:r>
            <w:r w:rsidRPr="003E1FA7">
              <w:rPr>
                <w:rStyle w:val="ab"/>
                <w:noProof/>
              </w:rPr>
              <w:fldChar w:fldCharType="end"/>
            </w:r>
          </w:ins>
        </w:p>
        <w:p w14:paraId="19A66248" w14:textId="77777777" w:rsidR="005C6C13" w:rsidRDefault="005C6C13">
          <w:pPr>
            <w:pStyle w:val="23"/>
            <w:tabs>
              <w:tab w:val="right" w:leader="dot" w:pos="8302"/>
            </w:tabs>
            <w:rPr>
              <w:ins w:id="192" w:author="微软用户" w:date="2017-08-24T15:30:00Z"/>
              <w:noProof/>
            </w:rPr>
          </w:pPr>
          <w:ins w:id="193" w:author="微软用户" w:date="2017-08-24T15:30:00Z">
            <w:r w:rsidRPr="003E1FA7">
              <w:rPr>
                <w:rStyle w:val="ab"/>
                <w:noProof/>
              </w:rPr>
              <w:fldChar w:fldCharType="begin"/>
            </w:r>
            <w:r w:rsidRPr="003E1FA7">
              <w:rPr>
                <w:rStyle w:val="ab"/>
                <w:noProof/>
              </w:rPr>
              <w:instrText xml:space="preserve"> </w:instrText>
            </w:r>
            <w:r>
              <w:rPr>
                <w:noProof/>
              </w:rPr>
              <w:instrText>HYPERLINK \l "_Toc491352046"</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7.1 </w:t>
            </w:r>
            <w:r w:rsidRPr="003E1FA7">
              <w:rPr>
                <w:rStyle w:val="ab"/>
                <w:rFonts w:hint="eastAsia"/>
                <w:noProof/>
              </w:rPr>
              <w:t>总结</w:t>
            </w:r>
            <w:r>
              <w:rPr>
                <w:noProof/>
                <w:webHidden/>
              </w:rPr>
              <w:tab/>
            </w:r>
            <w:r>
              <w:rPr>
                <w:noProof/>
                <w:webHidden/>
              </w:rPr>
              <w:fldChar w:fldCharType="begin"/>
            </w:r>
            <w:r>
              <w:rPr>
                <w:noProof/>
                <w:webHidden/>
              </w:rPr>
              <w:instrText xml:space="preserve"> PAGEREF _Toc491352046 \h </w:instrText>
            </w:r>
            <w:r>
              <w:rPr>
                <w:noProof/>
                <w:webHidden/>
              </w:rPr>
            </w:r>
          </w:ins>
          <w:r>
            <w:rPr>
              <w:noProof/>
              <w:webHidden/>
            </w:rPr>
            <w:fldChar w:fldCharType="separate"/>
          </w:r>
          <w:ins w:id="194" w:author="微软用户" w:date="2017-08-24T15:30:00Z">
            <w:r>
              <w:rPr>
                <w:noProof/>
                <w:webHidden/>
              </w:rPr>
              <w:t>56</w:t>
            </w:r>
            <w:r>
              <w:rPr>
                <w:noProof/>
                <w:webHidden/>
              </w:rPr>
              <w:fldChar w:fldCharType="end"/>
            </w:r>
            <w:r w:rsidRPr="003E1FA7">
              <w:rPr>
                <w:rStyle w:val="ab"/>
                <w:noProof/>
              </w:rPr>
              <w:fldChar w:fldCharType="end"/>
            </w:r>
          </w:ins>
        </w:p>
        <w:p w14:paraId="1F1515FC" w14:textId="77777777" w:rsidR="005C6C13" w:rsidRDefault="005C6C13">
          <w:pPr>
            <w:pStyle w:val="23"/>
            <w:tabs>
              <w:tab w:val="right" w:leader="dot" w:pos="8302"/>
            </w:tabs>
            <w:rPr>
              <w:ins w:id="195" w:author="微软用户" w:date="2017-08-24T15:30:00Z"/>
              <w:noProof/>
            </w:rPr>
          </w:pPr>
          <w:ins w:id="196" w:author="微软用户" w:date="2017-08-24T15:30:00Z">
            <w:r w:rsidRPr="003E1FA7">
              <w:rPr>
                <w:rStyle w:val="ab"/>
                <w:noProof/>
              </w:rPr>
              <w:fldChar w:fldCharType="begin"/>
            </w:r>
            <w:r w:rsidRPr="003E1FA7">
              <w:rPr>
                <w:rStyle w:val="ab"/>
                <w:noProof/>
              </w:rPr>
              <w:instrText xml:space="preserve"> </w:instrText>
            </w:r>
            <w:r>
              <w:rPr>
                <w:noProof/>
              </w:rPr>
              <w:instrText>HYPERLINK \l "_Toc491352047"</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noProof/>
              </w:rPr>
              <w:t xml:space="preserve">7.2 </w:t>
            </w:r>
            <w:r w:rsidRPr="003E1FA7">
              <w:rPr>
                <w:rStyle w:val="ab"/>
                <w:rFonts w:hint="eastAsia"/>
                <w:noProof/>
              </w:rPr>
              <w:t>展望</w:t>
            </w:r>
            <w:r>
              <w:rPr>
                <w:noProof/>
                <w:webHidden/>
              </w:rPr>
              <w:tab/>
            </w:r>
            <w:r>
              <w:rPr>
                <w:noProof/>
                <w:webHidden/>
              </w:rPr>
              <w:fldChar w:fldCharType="begin"/>
            </w:r>
            <w:r>
              <w:rPr>
                <w:noProof/>
                <w:webHidden/>
              </w:rPr>
              <w:instrText xml:space="preserve"> PAGEREF _Toc491352047 \h </w:instrText>
            </w:r>
            <w:r>
              <w:rPr>
                <w:noProof/>
                <w:webHidden/>
              </w:rPr>
            </w:r>
          </w:ins>
          <w:r>
            <w:rPr>
              <w:noProof/>
              <w:webHidden/>
            </w:rPr>
            <w:fldChar w:fldCharType="separate"/>
          </w:r>
          <w:ins w:id="197" w:author="微软用户" w:date="2017-08-24T15:30:00Z">
            <w:r>
              <w:rPr>
                <w:noProof/>
                <w:webHidden/>
              </w:rPr>
              <w:t>56</w:t>
            </w:r>
            <w:r>
              <w:rPr>
                <w:noProof/>
                <w:webHidden/>
              </w:rPr>
              <w:fldChar w:fldCharType="end"/>
            </w:r>
            <w:r w:rsidRPr="003E1FA7">
              <w:rPr>
                <w:rStyle w:val="ab"/>
                <w:noProof/>
              </w:rPr>
              <w:fldChar w:fldCharType="end"/>
            </w:r>
          </w:ins>
        </w:p>
        <w:p w14:paraId="06F9365F" w14:textId="77777777" w:rsidR="005C6C13" w:rsidRDefault="005C6C13">
          <w:pPr>
            <w:pStyle w:val="10"/>
            <w:rPr>
              <w:ins w:id="198" w:author="微软用户" w:date="2017-08-24T15:30:00Z"/>
              <w:noProof/>
            </w:rPr>
          </w:pPr>
          <w:ins w:id="199" w:author="微软用户" w:date="2017-08-24T15:30:00Z">
            <w:r w:rsidRPr="003E1FA7">
              <w:rPr>
                <w:rStyle w:val="ab"/>
                <w:noProof/>
              </w:rPr>
              <w:fldChar w:fldCharType="begin"/>
            </w:r>
            <w:r w:rsidRPr="003E1FA7">
              <w:rPr>
                <w:rStyle w:val="ab"/>
                <w:noProof/>
              </w:rPr>
              <w:instrText xml:space="preserve"> </w:instrText>
            </w:r>
            <w:r>
              <w:rPr>
                <w:noProof/>
              </w:rPr>
              <w:instrText>HYPERLINK \l "_Toc491352048"</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_Toc491352048 \h </w:instrText>
            </w:r>
            <w:r>
              <w:rPr>
                <w:noProof/>
                <w:webHidden/>
              </w:rPr>
            </w:r>
          </w:ins>
          <w:r>
            <w:rPr>
              <w:noProof/>
              <w:webHidden/>
            </w:rPr>
            <w:fldChar w:fldCharType="separate"/>
          </w:r>
          <w:ins w:id="200" w:author="微软用户" w:date="2017-08-24T15:30:00Z">
            <w:r>
              <w:rPr>
                <w:noProof/>
                <w:webHidden/>
              </w:rPr>
              <w:t>58</w:t>
            </w:r>
            <w:r>
              <w:rPr>
                <w:noProof/>
                <w:webHidden/>
              </w:rPr>
              <w:fldChar w:fldCharType="end"/>
            </w:r>
            <w:r w:rsidRPr="003E1FA7">
              <w:rPr>
                <w:rStyle w:val="ab"/>
                <w:noProof/>
              </w:rPr>
              <w:fldChar w:fldCharType="end"/>
            </w:r>
          </w:ins>
        </w:p>
        <w:p w14:paraId="21A79B7A" w14:textId="77777777" w:rsidR="005C6C13" w:rsidRDefault="005C6C13">
          <w:pPr>
            <w:pStyle w:val="10"/>
            <w:rPr>
              <w:ins w:id="201" w:author="微软用户" w:date="2017-08-24T15:30:00Z"/>
              <w:noProof/>
            </w:rPr>
          </w:pPr>
          <w:ins w:id="202" w:author="微软用户" w:date="2017-08-24T15:30:00Z">
            <w:r w:rsidRPr="003E1FA7">
              <w:rPr>
                <w:rStyle w:val="ab"/>
                <w:noProof/>
              </w:rPr>
              <w:fldChar w:fldCharType="begin"/>
            </w:r>
            <w:r w:rsidRPr="003E1FA7">
              <w:rPr>
                <w:rStyle w:val="ab"/>
                <w:noProof/>
              </w:rPr>
              <w:instrText xml:space="preserve"> </w:instrText>
            </w:r>
            <w:r>
              <w:rPr>
                <w:noProof/>
              </w:rPr>
              <w:instrText>HYPERLINK \l "_Toc491352049"</w:instrText>
            </w:r>
            <w:r w:rsidRPr="003E1FA7">
              <w:rPr>
                <w:rStyle w:val="ab"/>
                <w:noProof/>
              </w:rPr>
              <w:instrText xml:space="preserve"> </w:instrText>
            </w:r>
            <w:r w:rsidRPr="003E1FA7">
              <w:rPr>
                <w:rStyle w:val="ab"/>
                <w:noProof/>
              </w:rPr>
            </w:r>
            <w:r w:rsidRPr="003E1FA7">
              <w:rPr>
                <w:rStyle w:val="ab"/>
                <w:noProof/>
              </w:rPr>
              <w:fldChar w:fldCharType="separate"/>
            </w:r>
            <w:r w:rsidRPr="003E1FA7">
              <w:rPr>
                <w:rStyle w:val="ab"/>
                <w:rFonts w:ascii="Times New Roman" w:hAnsi="Times New Roman" w:cs="Times New Roman" w:hint="eastAsia"/>
                <w:noProof/>
              </w:rPr>
              <w:t>致</w:t>
            </w:r>
            <w:r w:rsidRPr="003E1FA7">
              <w:rPr>
                <w:rStyle w:val="ab"/>
                <w:rFonts w:ascii="Times New Roman" w:hAnsi="Times New Roman" w:cs="Times New Roman"/>
                <w:noProof/>
              </w:rPr>
              <w:t xml:space="preserve">   </w:t>
            </w:r>
            <w:r w:rsidRPr="003E1FA7">
              <w:rPr>
                <w:rStyle w:val="ab"/>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_Toc491352049 \h </w:instrText>
            </w:r>
            <w:r>
              <w:rPr>
                <w:noProof/>
                <w:webHidden/>
              </w:rPr>
            </w:r>
          </w:ins>
          <w:r>
            <w:rPr>
              <w:noProof/>
              <w:webHidden/>
            </w:rPr>
            <w:fldChar w:fldCharType="separate"/>
          </w:r>
          <w:ins w:id="203" w:author="微软用户" w:date="2017-08-24T15:30:00Z">
            <w:r>
              <w:rPr>
                <w:noProof/>
                <w:webHidden/>
              </w:rPr>
              <w:t>61</w:t>
            </w:r>
            <w:r>
              <w:rPr>
                <w:noProof/>
                <w:webHidden/>
              </w:rPr>
              <w:fldChar w:fldCharType="end"/>
            </w:r>
            <w:r w:rsidRPr="003E1FA7">
              <w:rPr>
                <w:rStyle w:val="ab"/>
                <w:noProof/>
              </w:rPr>
              <w:fldChar w:fldCharType="end"/>
            </w:r>
          </w:ins>
        </w:p>
        <w:p w14:paraId="27D09CCA" w14:textId="1768C3CE" w:rsidR="00F65EB3" w:rsidDel="005C6C13" w:rsidRDefault="00F65EB3">
          <w:pPr>
            <w:pStyle w:val="10"/>
            <w:rPr>
              <w:ins w:id="204" w:author="JY0225" w:date="2017-08-24T10:51:00Z"/>
              <w:del w:id="205" w:author="微软用户" w:date="2017-08-24T15:30:00Z"/>
              <w:noProof/>
            </w:rPr>
          </w:pPr>
          <w:ins w:id="206" w:author="JY0225" w:date="2017-08-24T10:51:00Z">
            <w:del w:id="207" w:author="微软用户" w:date="2017-08-24T15:30:00Z">
              <w:r w:rsidRPr="005C6C13" w:rsidDel="005C6C13">
                <w:rPr>
                  <w:rStyle w:val="ab"/>
                  <w:rFonts w:ascii="Times New Roman" w:hAnsi="Times New Roman" w:cs="Times New Roman"/>
                  <w:noProof/>
                  <w:spacing w:val="10"/>
                  <w:rPrChange w:id="208" w:author="微软用户" w:date="2017-08-24T15:30:00Z">
                    <w:rPr>
                      <w:rStyle w:val="ab"/>
                      <w:rFonts w:ascii="Times New Roman" w:hAnsi="Times New Roman" w:cs="Times New Roman"/>
                      <w:noProof/>
                      <w:spacing w:val="10"/>
                    </w:rPr>
                  </w:rPrChange>
                </w:rPr>
                <w:delText>摘要</w:delText>
              </w:r>
              <w:r w:rsidDel="005C6C13">
                <w:rPr>
                  <w:noProof/>
                  <w:webHidden/>
                </w:rPr>
                <w:tab/>
                <w:delText>1</w:delText>
              </w:r>
            </w:del>
          </w:ins>
        </w:p>
        <w:p w14:paraId="091BA769" w14:textId="2C579814" w:rsidR="00F65EB3" w:rsidDel="005C6C13" w:rsidRDefault="00F65EB3">
          <w:pPr>
            <w:pStyle w:val="10"/>
            <w:rPr>
              <w:ins w:id="209" w:author="JY0225" w:date="2017-08-24T10:51:00Z"/>
              <w:del w:id="210" w:author="微软用户" w:date="2017-08-24T15:30:00Z"/>
              <w:noProof/>
            </w:rPr>
          </w:pPr>
          <w:ins w:id="211" w:author="JY0225" w:date="2017-08-24T10:51:00Z">
            <w:del w:id="212" w:author="微软用户" w:date="2017-08-24T15:30:00Z">
              <w:r w:rsidRPr="005C6C13" w:rsidDel="005C6C13">
                <w:rPr>
                  <w:rStyle w:val="ab"/>
                  <w:rFonts w:ascii="Times New Roman" w:hAnsi="Times New Roman" w:cs="Times New Roman"/>
                  <w:noProof/>
                  <w:rPrChange w:id="213" w:author="微软用户" w:date="2017-08-24T15:30:00Z">
                    <w:rPr>
                      <w:rStyle w:val="ab"/>
                      <w:rFonts w:ascii="Times New Roman" w:hAnsi="Times New Roman" w:cs="Times New Roman"/>
                      <w:noProof/>
                    </w:rPr>
                  </w:rPrChange>
                </w:rPr>
                <w:delText>Abstract</w:delText>
              </w:r>
              <w:r w:rsidDel="005C6C13">
                <w:rPr>
                  <w:noProof/>
                  <w:webHidden/>
                </w:rPr>
                <w:tab/>
                <w:delText>1</w:delText>
              </w:r>
            </w:del>
          </w:ins>
        </w:p>
        <w:p w14:paraId="04F21933" w14:textId="1EA58F30" w:rsidR="00F65EB3" w:rsidDel="005C6C13" w:rsidRDefault="00F65EB3">
          <w:pPr>
            <w:pStyle w:val="10"/>
            <w:rPr>
              <w:ins w:id="214" w:author="JY0225" w:date="2017-08-24T10:51:00Z"/>
              <w:del w:id="215" w:author="微软用户" w:date="2017-08-24T15:30:00Z"/>
              <w:noProof/>
            </w:rPr>
          </w:pPr>
          <w:ins w:id="216" w:author="JY0225" w:date="2017-08-24T10:51:00Z">
            <w:del w:id="217" w:author="微软用户" w:date="2017-08-24T15:30:00Z">
              <w:r w:rsidRPr="005C6C13" w:rsidDel="005C6C13">
                <w:rPr>
                  <w:rStyle w:val="ab"/>
                  <w:rFonts w:ascii="Times New Roman" w:hAnsi="Times New Roman" w:cs="Times New Roman"/>
                  <w:noProof/>
                  <w:rPrChange w:id="218" w:author="微软用户" w:date="2017-08-24T15:30:00Z">
                    <w:rPr>
                      <w:rStyle w:val="ab"/>
                      <w:rFonts w:ascii="Times New Roman" w:hAnsi="Times New Roman" w:cs="Times New Roman"/>
                      <w:noProof/>
                    </w:rPr>
                  </w:rPrChange>
                </w:rPr>
                <w:delText>第一章</w:delText>
              </w:r>
              <w:r w:rsidRPr="005C6C13" w:rsidDel="005C6C13">
                <w:rPr>
                  <w:rStyle w:val="ab"/>
                  <w:rFonts w:ascii="Times New Roman" w:hAnsi="Times New Roman" w:cs="Times New Roman"/>
                  <w:noProof/>
                  <w:rPrChange w:id="219" w:author="微软用户" w:date="2017-08-24T15:30:00Z">
                    <w:rPr>
                      <w:rStyle w:val="ab"/>
                      <w:rFonts w:ascii="Times New Roman" w:hAnsi="Times New Roman" w:cs="Times New Roman"/>
                      <w:noProof/>
                    </w:rPr>
                  </w:rPrChange>
                </w:rPr>
                <w:delText xml:space="preserve"> </w:delText>
              </w:r>
              <w:r w:rsidRPr="005C6C13" w:rsidDel="005C6C13">
                <w:rPr>
                  <w:rStyle w:val="ab"/>
                  <w:rFonts w:ascii="Times New Roman" w:hAnsi="Times New Roman" w:cs="Times New Roman"/>
                  <w:noProof/>
                  <w:rPrChange w:id="220" w:author="微软用户" w:date="2017-08-24T15:30:00Z">
                    <w:rPr>
                      <w:rStyle w:val="ab"/>
                      <w:rFonts w:ascii="Times New Roman" w:hAnsi="Times New Roman" w:cs="Times New Roman"/>
                      <w:noProof/>
                    </w:rPr>
                  </w:rPrChange>
                </w:rPr>
                <w:delText>引言</w:delText>
              </w:r>
              <w:r w:rsidDel="005C6C13">
                <w:rPr>
                  <w:noProof/>
                  <w:webHidden/>
                </w:rPr>
                <w:tab/>
                <w:delText>2</w:delText>
              </w:r>
            </w:del>
          </w:ins>
        </w:p>
        <w:p w14:paraId="56BD79E4" w14:textId="2C32ECE7" w:rsidR="00F65EB3" w:rsidDel="005C6C13" w:rsidRDefault="00F65EB3">
          <w:pPr>
            <w:pStyle w:val="23"/>
            <w:tabs>
              <w:tab w:val="right" w:leader="dot" w:pos="8302"/>
            </w:tabs>
            <w:rPr>
              <w:ins w:id="221" w:author="JY0225" w:date="2017-08-24T10:51:00Z"/>
              <w:del w:id="222" w:author="微软用户" w:date="2017-08-24T15:30:00Z"/>
              <w:noProof/>
            </w:rPr>
          </w:pPr>
          <w:ins w:id="223" w:author="JY0225" w:date="2017-08-24T10:51:00Z">
            <w:del w:id="224" w:author="微软用户" w:date="2017-08-24T15:30:00Z">
              <w:r w:rsidRPr="005C6C13" w:rsidDel="005C6C13">
                <w:rPr>
                  <w:rStyle w:val="ab"/>
                  <w:noProof/>
                  <w:rPrChange w:id="225" w:author="微软用户" w:date="2017-08-24T15:30:00Z">
                    <w:rPr>
                      <w:rStyle w:val="ab"/>
                      <w:noProof/>
                    </w:rPr>
                  </w:rPrChange>
                </w:rPr>
                <w:delText xml:space="preserve">1.1 </w:delText>
              </w:r>
              <w:r w:rsidRPr="005C6C13" w:rsidDel="005C6C13">
                <w:rPr>
                  <w:rStyle w:val="ab"/>
                  <w:noProof/>
                  <w:rPrChange w:id="226" w:author="微软用户" w:date="2017-08-24T15:30:00Z">
                    <w:rPr>
                      <w:rStyle w:val="ab"/>
                      <w:noProof/>
                    </w:rPr>
                  </w:rPrChange>
                </w:rPr>
                <w:delText>研究背景</w:delText>
              </w:r>
              <w:r w:rsidDel="005C6C13">
                <w:rPr>
                  <w:noProof/>
                  <w:webHidden/>
                </w:rPr>
                <w:tab/>
                <w:delText>2</w:delText>
              </w:r>
            </w:del>
          </w:ins>
        </w:p>
        <w:p w14:paraId="3DF9FACB" w14:textId="42099160" w:rsidR="00F65EB3" w:rsidDel="005C6C13" w:rsidRDefault="00F65EB3">
          <w:pPr>
            <w:pStyle w:val="23"/>
            <w:tabs>
              <w:tab w:val="right" w:leader="dot" w:pos="8302"/>
            </w:tabs>
            <w:rPr>
              <w:ins w:id="227" w:author="JY0225" w:date="2017-08-24T10:51:00Z"/>
              <w:del w:id="228" w:author="微软用户" w:date="2017-08-24T15:30:00Z"/>
              <w:noProof/>
            </w:rPr>
          </w:pPr>
          <w:ins w:id="229" w:author="JY0225" w:date="2017-08-24T10:51:00Z">
            <w:del w:id="230" w:author="微软用户" w:date="2017-08-24T15:30:00Z">
              <w:r w:rsidRPr="005C6C13" w:rsidDel="005C6C13">
                <w:rPr>
                  <w:rStyle w:val="ab"/>
                  <w:noProof/>
                  <w:rPrChange w:id="231" w:author="微软用户" w:date="2017-08-24T15:30:00Z">
                    <w:rPr>
                      <w:rStyle w:val="ab"/>
                      <w:noProof/>
                    </w:rPr>
                  </w:rPrChange>
                </w:rPr>
                <w:delText xml:space="preserve">1.2 </w:delText>
              </w:r>
              <w:r w:rsidRPr="005C6C13" w:rsidDel="005C6C13">
                <w:rPr>
                  <w:rStyle w:val="ab"/>
                  <w:noProof/>
                  <w:rPrChange w:id="232" w:author="微软用户" w:date="2017-08-24T15:30:00Z">
                    <w:rPr>
                      <w:rStyle w:val="ab"/>
                      <w:noProof/>
                    </w:rPr>
                  </w:rPrChange>
                </w:rPr>
                <w:delText>研究内容及意义</w:delText>
              </w:r>
              <w:r w:rsidDel="005C6C13">
                <w:rPr>
                  <w:noProof/>
                  <w:webHidden/>
                </w:rPr>
                <w:tab/>
                <w:delText>4</w:delText>
              </w:r>
            </w:del>
          </w:ins>
        </w:p>
        <w:p w14:paraId="3A1704DB" w14:textId="65CE5BA5" w:rsidR="00F65EB3" w:rsidDel="005C6C13" w:rsidRDefault="00F65EB3">
          <w:pPr>
            <w:pStyle w:val="23"/>
            <w:tabs>
              <w:tab w:val="right" w:leader="dot" w:pos="8302"/>
            </w:tabs>
            <w:rPr>
              <w:ins w:id="233" w:author="JY0225" w:date="2017-08-24T10:51:00Z"/>
              <w:del w:id="234" w:author="微软用户" w:date="2017-08-24T15:30:00Z"/>
              <w:noProof/>
            </w:rPr>
          </w:pPr>
          <w:ins w:id="235" w:author="JY0225" w:date="2017-08-24T10:51:00Z">
            <w:del w:id="236" w:author="微软用户" w:date="2017-08-24T15:30:00Z">
              <w:r w:rsidRPr="005C6C13" w:rsidDel="005C6C13">
                <w:rPr>
                  <w:rStyle w:val="ab"/>
                  <w:noProof/>
                  <w:rPrChange w:id="237" w:author="微软用户" w:date="2017-08-24T15:30:00Z">
                    <w:rPr>
                      <w:rStyle w:val="ab"/>
                      <w:noProof/>
                    </w:rPr>
                  </w:rPrChange>
                </w:rPr>
                <w:delText xml:space="preserve">1.3 </w:delText>
              </w:r>
              <w:r w:rsidRPr="005C6C13" w:rsidDel="005C6C13">
                <w:rPr>
                  <w:rStyle w:val="ab"/>
                  <w:noProof/>
                  <w:rPrChange w:id="238" w:author="微软用户" w:date="2017-08-24T15:30:00Z">
                    <w:rPr>
                      <w:rStyle w:val="ab"/>
                      <w:noProof/>
                    </w:rPr>
                  </w:rPrChange>
                </w:rPr>
                <w:delText>论文的组织</w:delText>
              </w:r>
              <w:r w:rsidDel="005C6C13">
                <w:rPr>
                  <w:noProof/>
                  <w:webHidden/>
                </w:rPr>
                <w:tab/>
                <w:delText>5</w:delText>
              </w:r>
            </w:del>
          </w:ins>
        </w:p>
        <w:p w14:paraId="2022077F" w14:textId="0AA7CE5D" w:rsidR="00F65EB3" w:rsidDel="005C6C13" w:rsidRDefault="00F65EB3">
          <w:pPr>
            <w:pStyle w:val="10"/>
            <w:rPr>
              <w:ins w:id="239" w:author="JY0225" w:date="2017-08-24T10:51:00Z"/>
              <w:del w:id="240" w:author="微软用户" w:date="2017-08-24T15:30:00Z"/>
              <w:noProof/>
            </w:rPr>
          </w:pPr>
          <w:ins w:id="241" w:author="JY0225" w:date="2017-08-24T10:51:00Z">
            <w:del w:id="242" w:author="微软用户" w:date="2017-08-24T15:30:00Z">
              <w:r w:rsidRPr="005C6C13" w:rsidDel="005C6C13">
                <w:rPr>
                  <w:rStyle w:val="ab"/>
                  <w:rFonts w:ascii="Times New Roman" w:hAnsi="Times New Roman" w:cs="Times New Roman"/>
                  <w:noProof/>
                  <w:rPrChange w:id="243" w:author="微软用户" w:date="2017-08-24T15:30:00Z">
                    <w:rPr>
                      <w:rStyle w:val="ab"/>
                      <w:rFonts w:ascii="Times New Roman" w:hAnsi="Times New Roman" w:cs="Times New Roman"/>
                      <w:noProof/>
                    </w:rPr>
                  </w:rPrChange>
                </w:rPr>
                <w:delText>第二章</w:delText>
              </w:r>
              <w:r w:rsidRPr="005C6C13" w:rsidDel="005C6C13">
                <w:rPr>
                  <w:rStyle w:val="ab"/>
                  <w:rFonts w:ascii="Times New Roman" w:hAnsi="Times New Roman" w:cs="Times New Roman"/>
                  <w:noProof/>
                  <w:rPrChange w:id="244" w:author="微软用户" w:date="2017-08-24T15:30:00Z">
                    <w:rPr>
                      <w:rStyle w:val="ab"/>
                      <w:rFonts w:ascii="Times New Roman" w:hAnsi="Times New Roman" w:cs="Times New Roman"/>
                      <w:noProof/>
                    </w:rPr>
                  </w:rPrChange>
                </w:rPr>
                <w:delText xml:space="preserve"> </w:delText>
              </w:r>
              <w:r w:rsidRPr="005C6C13" w:rsidDel="005C6C13">
                <w:rPr>
                  <w:rStyle w:val="ab"/>
                  <w:rFonts w:ascii="Times New Roman" w:hAnsi="Times New Roman" w:cs="Times New Roman"/>
                  <w:noProof/>
                  <w:rPrChange w:id="245" w:author="微软用户" w:date="2017-08-24T15:30:00Z">
                    <w:rPr>
                      <w:rStyle w:val="ab"/>
                      <w:rFonts w:ascii="Times New Roman" w:hAnsi="Times New Roman" w:cs="Times New Roman"/>
                      <w:noProof/>
                    </w:rPr>
                  </w:rPrChange>
                </w:rPr>
                <w:delText>核心技术</w:delText>
              </w:r>
              <w:r w:rsidDel="005C6C13">
                <w:rPr>
                  <w:noProof/>
                  <w:webHidden/>
                </w:rPr>
                <w:tab/>
                <w:delText>6</w:delText>
              </w:r>
            </w:del>
          </w:ins>
        </w:p>
        <w:p w14:paraId="548666FB" w14:textId="153A5B95" w:rsidR="00F65EB3" w:rsidDel="005C6C13" w:rsidRDefault="00F65EB3">
          <w:pPr>
            <w:pStyle w:val="23"/>
            <w:tabs>
              <w:tab w:val="right" w:leader="dot" w:pos="8302"/>
            </w:tabs>
            <w:rPr>
              <w:ins w:id="246" w:author="JY0225" w:date="2017-08-24T10:51:00Z"/>
              <w:del w:id="247" w:author="微软用户" w:date="2017-08-24T15:30:00Z"/>
              <w:noProof/>
            </w:rPr>
          </w:pPr>
          <w:ins w:id="248" w:author="JY0225" w:date="2017-08-24T10:51:00Z">
            <w:del w:id="249" w:author="微软用户" w:date="2017-08-24T15:30:00Z">
              <w:r w:rsidRPr="005C6C13" w:rsidDel="005C6C13">
                <w:rPr>
                  <w:rStyle w:val="ab"/>
                  <w:noProof/>
                  <w:rPrChange w:id="250" w:author="微软用户" w:date="2017-08-24T15:30:00Z">
                    <w:rPr>
                      <w:rStyle w:val="ab"/>
                      <w:noProof/>
                    </w:rPr>
                  </w:rPrChange>
                </w:rPr>
                <w:delText xml:space="preserve">2.1 </w:delText>
              </w:r>
              <w:r w:rsidRPr="005C6C13" w:rsidDel="005C6C13">
                <w:rPr>
                  <w:rStyle w:val="ab"/>
                  <w:noProof/>
                  <w:rPrChange w:id="251" w:author="微软用户" w:date="2017-08-24T15:30:00Z">
                    <w:rPr>
                      <w:rStyle w:val="ab"/>
                      <w:noProof/>
                    </w:rPr>
                  </w:rPrChange>
                </w:rPr>
                <w:delText>云备份与中间件</w:delText>
              </w:r>
              <w:r w:rsidDel="005C6C13">
                <w:rPr>
                  <w:noProof/>
                  <w:webHidden/>
                </w:rPr>
                <w:tab/>
                <w:delText>6</w:delText>
              </w:r>
            </w:del>
          </w:ins>
        </w:p>
        <w:p w14:paraId="43298ED7" w14:textId="4B5169ED" w:rsidR="00F65EB3" w:rsidDel="005C6C13" w:rsidRDefault="00F65EB3">
          <w:pPr>
            <w:pStyle w:val="32"/>
            <w:tabs>
              <w:tab w:val="right" w:leader="dot" w:pos="8302"/>
            </w:tabs>
            <w:rPr>
              <w:ins w:id="252" w:author="JY0225" w:date="2017-08-24T10:51:00Z"/>
              <w:del w:id="253" w:author="微软用户" w:date="2017-08-24T15:30:00Z"/>
              <w:noProof/>
            </w:rPr>
          </w:pPr>
          <w:ins w:id="254" w:author="JY0225" w:date="2017-08-24T10:51:00Z">
            <w:del w:id="255" w:author="微软用户" w:date="2017-08-24T15:30:00Z">
              <w:r w:rsidRPr="005C6C13" w:rsidDel="005C6C13">
                <w:rPr>
                  <w:rStyle w:val="ab"/>
                  <w:noProof/>
                  <w:rPrChange w:id="256" w:author="微软用户" w:date="2017-08-24T15:30:00Z">
                    <w:rPr>
                      <w:rStyle w:val="ab"/>
                      <w:noProof/>
                    </w:rPr>
                  </w:rPrChange>
                </w:rPr>
                <w:delText xml:space="preserve">2.1.1 </w:delText>
              </w:r>
              <w:r w:rsidRPr="005C6C13" w:rsidDel="005C6C13">
                <w:rPr>
                  <w:rStyle w:val="ab"/>
                  <w:noProof/>
                  <w:rPrChange w:id="257" w:author="微软用户" w:date="2017-08-24T15:30:00Z">
                    <w:rPr>
                      <w:rStyle w:val="ab"/>
                      <w:noProof/>
                    </w:rPr>
                  </w:rPrChange>
                </w:rPr>
                <w:delText>云备份特点</w:delText>
              </w:r>
              <w:r w:rsidDel="005C6C13">
                <w:rPr>
                  <w:noProof/>
                  <w:webHidden/>
                </w:rPr>
                <w:tab/>
                <w:delText>6</w:delText>
              </w:r>
            </w:del>
          </w:ins>
        </w:p>
        <w:p w14:paraId="2C5997E9" w14:textId="3AD287E3" w:rsidR="00F65EB3" w:rsidDel="005C6C13" w:rsidRDefault="00F65EB3">
          <w:pPr>
            <w:pStyle w:val="32"/>
            <w:tabs>
              <w:tab w:val="right" w:leader="dot" w:pos="8302"/>
            </w:tabs>
            <w:rPr>
              <w:ins w:id="258" w:author="JY0225" w:date="2017-08-24T10:51:00Z"/>
              <w:del w:id="259" w:author="微软用户" w:date="2017-08-24T15:30:00Z"/>
              <w:noProof/>
            </w:rPr>
          </w:pPr>
          <w:ins w:id="260" w:author="JY0225" w:date="2017-08-24T10:51:00Z">
            <w:del w:id="261" w:author="微软用户" w:date="2017-08-24T15:30:00Z">
              <w:r w:rsidRPr="005C6C13" w:rsidDel="005C6C13">
                <w:rPr>
                  <w:rStyle w:val="ab"/>
                  <w:noProof/>
                  <w:rPrChange w:id="262" w:author="微软用户" w:date="2017-08-24T15:30:00Z">
                    <w:rPr>
                      <w:rStyle w:val="ab"/>
                      <w:noProof/>
                    </w:rPr>
                  </w:rPrChange>
                </w:rPr>
                <w:delText xml:space="preserve">2.1.2 </w:delText>
              </w:r>
              <w:r w:rsidRPr="005C6C13" w:rsidDel="005C6C13">
                <w:rPr>
                  <w:rStyle w:val="ab"/>
                  <w:noProof/>
                  <w:rPrChange w:id="263" w:author="微软用户" w:date="2017-08-24T15:30:00Z">
                    <w:rPr>
                      <w:rStyle w:val="ab"/>
                      <w:noProof/>
                    </w:rPr>
                  </w:rPrChange>
                </w:rPr>
                <w:delText>云备份中间件</w:delText>
              </w:r>
              <w:r w:rsidDel="005C6C13">
                <w:rPr>
                  <w:noProof/>
                  <w:webHidden/>
                </w:rPr>
                <w:tab/>
                <w:delText>6</w:delText>
              </w:r>
            </w:del>
          </w:ins>
        </w:p>
        <w:p w14:paraId="04259C44" w14:textId="049D6276" w:rsidR="00F65EB3" w:rsidDel="005C6C13" w:rsidRDefault="00F65EB3">
          <w:pPr>
            <w:pStyle w:val="23"/>
            <w:tabs>
              <w:tab w:val="right" w:leader="dot" w:pos="8302"/>
            </w:tabs>
            <w:rPr>
              <w:ins w:id="264" w:author="JY0225" w:date="2017-08-24T10:51:00Z"/>
              <w:del w:id="265" w:author="微软用户" w:date="2017-08-24T15:30:00Z"/>
              <w:noProof/>
            </w:rPr>
          </w:pPr>
          <w:ins w:id="266" w:author="JY0225" w:date="2017-08-24T10:51:00Z">
            <w:del w:id="267" w:author="微软用户" w:date="2017-08-24T15:30:00Z">
              <w:r w:rsidRPr="005C6C13" w:rsidDel="005C6C13">
                <w:rPr>
                  <w:rStyle w:val="ab"/>
                  <w:noProof/>
                  <w:rPrChange w:id="268" w:author="微软用户" w:date="2017-08-24T15:30:00Z">
                    <w:rPr>
                      <w:rStyle w:val="ab"/>
                      <w:noProof/>
                    </w:rPr>
                  </w:rPrChange>
                </w:rPr>
                <w:delText>2.3 SQLite</w:delText>
              </w:r>
              <w:r w:rsidDel="005C6C13">
                <w:rPr>
                  <w:noProof/>
                  <w:webHidden/>
                </w:rPr>
                <w:tab/>
                <w:delText>7</w:delText>
              </w:r>
            </w:del>
          </w:ins>
        </w:p>
        <w:p w14:paraId="31E88F48" w14:textId="6969B30E" w:rsidR="00F65EB3" w:rsidDel="005C6C13" w:rsidRDefault="00F65EB3">
          <w:pPr>
            <w:pStyle w:val="23"/>
            <w:tabs>
              <w:tab w:val="right" w:leader="dot" w:pos="8302"/>
            </w:tabs>
            <w:rPr>
              <w:ins w:id="269" w:author="JY0225" w:date="2017-08-24T10:51:00Z"/>
              <w:del w:id="270" w:author="微软用户" w:date="2017-08-24T15:30:00Z"/>
              <w:noProof/>
            </w:rPr>
          </w:pPr>
          <w:ins w:id="271" w:author="JY0225" w:date="2017-08-24T10:51:00Z">
            <w:del w:id="272" w:author="微软用户" w:date="2017-08-24T15:30:00Z">
              <w:r w:rsidRPr="005C6C13" w:rsidDel="005C6C13">
                <w:rPr>
                  <w:rStyle w:val="ab"/>
                  <w:noProof/>
                  <w:rPrChange w:id="273" w:author="微软用户" w:date="2017-08-24T15:30:00Z">
                    <w:rPr>
                      <w:rStyle w:val="ab"/>
                      <w:noProof/>
                    </w:rPr>
                  </w:rPrChange>
                </w:rPr>
                <w:delText xml:space="preserve">2.4 </w:delText>
              </w:r>
              <w:r w:rsidRPr="005C6C13" w:rsidDel="005C6C13">
                <w:rPr>
                  <w:rStyle w:val="ab"/>
                  <w:noProof/>
                  <w:rPrChange w:id="274" w:author="微软用户" w:date="2017-08-24T15:30:00Z">
                    <w:rPr>
                      <w:rStyle w:val="ab"/>
                      <w:noProof/>
                    </w:rPr>
                  </w:rPrChange>
                </w:rPr>
                <w:delText>断点续传</w:delText>
              </w:r>
              <w:r w:rsidDel="005C6C13">
                <w:rPr>
                  <w:noProof/>
                  <w:webHidden/>
                </w:rPr>
                <w:tab/>
                <w:delText>8</w:delText>
              </w:r>
            </w:del>
          </w:ins>
        </w:p>
        <w:p w14:paraId="41CD87EF" w14:textId="7B82C99C" w:rsidR="00F65EB3" w:rsidDel="005C6C13" w:rsidRDefault="00F65EB3">
          <w:pPr>
            <w:pStyle w:val="23"/>
            <w:tabs>
              <w:tab w:val="right" w:leader="dot" w:pos="8302"/>
            </w:tabs>
            <w:rPr>
              <w:ins w:id="275" w:author="JY0225" w:date="2017-08-24T10:51:00Z"/>
              <w:del w:id="276" w:author="微软用户" w:date="2017-08-24T15:30:00Z"/>
              <w:noProof/>
            </w:rPr>
          </w:pPr>
          <w:ins w:id="277" w:author="JY0225" w:date="2017-08-24T10:51:00Z">
            <w:del w:id="278" w:author="微软用户" w:date="2017-08-24T15:30:00Z">
              <w:r w:rsidRPr="005C6C13" w:rsidDel="005C6C13">
                <w:rPr>
                  <w:rStyle w:val="ab"/>
                  <w:noProof/>
                  <w:rPrChange w:id="279" w:author="微软用户" w:date="2017-08-24T15:30:00Z">
                    <w:rPr>
                      <w:rStyle w:val="ab"/>
                      <w:noProof/>
                    </w:rPr>
                  </w:rPrChange>
                </w:rPr>
                <w:delText>2.5 WebSocket</w:delText>
              </w:r>
              <w:r w:rsidDel="005C6C13">
                <w:rPr>
                  <w:noProof/>
                  <w:webHidden/>
                </w:rPr>
                <w:tab/>
                <w:delText>9</w:delText>
              </w:r>
            </w:del>
          </w:ins>
        </w:p>
        <w:p w14:paraId="04E4C04F" w14:textId="39631EE2" w:rsidR="00F65EB3" w:rsidDel="005C6C13" w:rsidRDefault="00F65EB3">
          <w:pPr>
            <w:pStyle w:val="23"/>
            <w:tabs>
              <w:tab w:val="right" w:leader="dot" w:pos="8302"/>
            </w:tabs>
            <w:rPr>
              <w:ins w:id="280" w:author="JY0225" w:date="2017-08-24T10:51:00Z"/>
              <w:del w:id="281" w:author="微软用户" w:date="2017-08-24T15:30:00Z"/>
              <w:noProof/>
            </w:rPr>
          </w:pPr>
          <w:ins w:id="282" w:author="JY0225" w:date="2017-08-24T10:51:00Z">
            <w:del w:id="283" w:author="微软用户" w:date="2017-08-24T15:30:00Z">
              <w:r w:rsidRPr="005C6C13" w:rsidDel="005C6C13">
                <w:rPr>
                  <w:rStyle w:val="ab"/>
                  <w:noProof/>
                  <w:rPrChange w:id="284" w:author="微软用户" w:date="2017-08-24T15:30:00Z">
                    <w:rPr>
                      <w:rStyle w:val="ab"/>
                      <w:noProof/>
                    </w:rPr>
                  </w:rPrChange>
                </w:rPr>
                <w:delText>2.6 WebExtension</w:delText>
              </w:r>
              <w:r w:rsidDel="005C6C13">
                <w:rPr>
                  <w:noProof/>
                  <w:webHidden/>
                </w:rPr>
                <w:tab/>
                <w:delText>10</w:delText>
              </w:r>
            </w:del>
          </w:ins>
        </w:p>
        <w:p w14:paraId="56B23A10" w14:textId="31D80160" w:rsidR="00F65EB3" w:rsidDel="005C6C13" w:rsidRDefault="00F65EB3">
          <w:pPr>
            <w:pStyle w:val="10"/>
            <w:rPr>
              <w:ins w:id="285" w:author="JY0225" w:date="2017-08-24T10:51:00Z"/>
              <w:del w:id="286" w:author="微软用户" w:date="2017-08-24T15:30:00Z"/>
              <w:noProof/>
            </w:rPr>
          </w:pPr>
          <w:ins w:id="287" w:author="JY0225" w:date="2017-08-24T10:51:00Z">
            <w:del w:id="288" w:author="微软用户" w:date="2017-08-24T15:30:00Z">
              <w:r w:rsidRPr="005C6C13" w:rsidDel="005C6C13">
                <w:rPr>
                  <w:rStyle w:val="ab"/>
                  <w:rFonts w:ascii="Times New Roman" w:hAnsi="Times New Roman" w:cs="Times New Roman"/>
                  <w:noProof/>
                  <w:rPrChange w:id="289" w:author="微软用户" w:date="2017-08-24T15:30:00Z">
                    <w:rPr>
                      <w:rStyle w:val="ab"/>
                      <w:rFonts w:ascii="Times New Roman" w:hAnsi="Times New Roman" w:cs="Times New Roman"/>
                      <w:noProof/>
                    </w:rPr>
                  </w:rPrChange>
                </w:rPr>
                <w:delText>第三章</w:delText>
              </w:r>
              <w:r w:rsidRPr="005C6C13" w:rsidDel="005C6C13">
                <w:rPr>
                  <w:rStyle w:val="ab"/>
                  <w:rFonts w:ascii="Times New Roman" w:hAnsi="Times New Roman" w:cs="Times New Roman"/>
                  <w:noProof/>
                  <w:rPrChange w:id="290" w:author="微软用户" w:date="2017-08-24T15:30:00Z">
                    <w:rPr>
                      <w:rStyle w:val="ab"/>
                      <w:rFonts w:ascii="Times New Roman" w:hAnsi="Times New Roman" w:cs="Times New Roman"/>
                      <w:noProof/>
                    </w:rPr>
                  </w:rPrChange>
                </w:rPr>
                <w:delText xml:space="preserve"> </w:delText>
              </w:r>
              <w:r w:rsidRPr="005C6C13" w:rsidDel="005C6C13">
                <w:rPr>
                  <w:rStyle w:val="ab"/>
                  <w:rFonts w:ascii="Times New Roman" w:hAnsi="Times New Roman" w:cs="Times New Roman"/>
                  <w:noProof/>
                  <w:rPrChange w:id="291" w:author="微软用户" w:date="2017-08-24T15:30:00Z">
                    <w:rPr>
                      <w:rStyle w:val="ab"/>
                      <w:rFonts w:ascii="Times New Roman" w:hAnsi="Times New Roman" w:cs="Times New Roman"/>
                      <w:noProof/>
                    </w:rPr>
                  </w:rPrChange>
                </w:rPr>
                <w:delText>云备份中间件优化分析</w:delText>
              </w:r>
              <w:r w:rsidDel="005C6C13">
                <w:rPr>
                  <w:noProof/>
                  <w:webHidden/>
                </w:rPr>
                <w:tab/>
                <w:delText>12</w:delText>
              </w:r>
            </w:del>
          </w:ins>
        </w:p>
        <w:p w14:paraId="0E6A6DD4" w14:textId="52A1F338" w:rsidR="00F65EB3" w:rsidDel="005C6C13" w:rsidRDefault="00F65EB3">
          <w:pPr>
            <w:pStyle w:val="23"/>
            <w:tabs>
              <w:tab w:val="right" w:leader="dot" w:pos="8302"/>
            </w:tabs>
            <w:rPr>
              <w:ins w:id="292" w:author="JY0225" w:date="2017-08-24T10:51:00Z"/>
              <w:del w:id="293" w:author="微软用户" w:date="2017-08-24T15:30:00Z"/>
              <w:noProof/>
            </w:rPr>
          </w:pPr>
          <w:ins w:id="294" w:author="JY0225" w:date="2017-08-24T10:51:00Z">
            <w:del w:id="295" w:author="微软用户" w:date="2017-08-24T15:30:00Z">
              <w:r w:rsidRPr="005C6C13" w:rsidDel="005C6C13">
                <w:rPr>
                  <w:rStyle w:val="ab"/>
                  <w:noProof/>
                  <w:rPrChange w:id="296" w:author="微软用户" w:date="2017-08-24T15:30:00Z">
                    <w:rPr>
                      <w:rStyle w:val="ab"/>
                      <w:noProof/>
                    </w:rPr>
                  </w:rPrChange>
                </w:rPr>
                <w:delText xml:space="preserve">3.1 </w:delText>
              </w:r>
              <w:r w:rsidRPr="005C6C13" w:rsidDel="005C6C13">
                <w:rPr>
                  <w:rStyle w:val="ab"/>
                  <w:noProof/>
                  <w:rPrChange w:id="297" w:author="微软用户" w:date="2017-08-24T15:30:00Z">
                    <w:rPr>
                      <w:rStyle w:val="ab"/>
                      <w:noProof/>
                    </w:rPr>
                  </w:rPrChange>
                </w:rPr>
                <w:delText>现有中间件系统分析</w:delText>
              </w:r>
              <w:r w:rsidDel="005C6C13">
                <w:rPr>
                  <w:noProof/>
                  <w:webHidden/>
                </w:rPr>
                <w:tab/>
                <w:delText>12</w:delText>
              </w:r>
            </w:del>
          </w:ins>
        </w:p>
        <w:p w14:paraId="240414B7" w14:textId="2C5628A8" w:rsidR="00F65EB3" w:rsidDel="005C6C13" w:rsidRDefault="00F65EB3">
          <w:pPr>
            <w:pStyle w:val="32"/>
            <w:tabs>
              <w:tab w:val="right" w:leader="dot" w:pos="8302"/>
            </w:tabs>
            <w:rPr>
              <w:ins w:id="298" w:author="JY0225" w:date="2017-08-24T10:51:00Z"/>
              <w:del w:id="299" w:author="微软用户" w:date="2017-08-24T15:30:00Z"/>
              <w:noProof/>
            </w:rPr>
          </w:pPr>
          <w:ins w:id="300" w:author="JY0225" w:date="2017-08-24T10:51:00Z">
            <w:del w:id="301" w:author="微软用户" w:date="2017-08-24T15:30:00Z">
              <w:r w:rsidRPr="005C6C13" w:rsidDel="005C6C13">
                <w:rPr>
                  <w:rStyle w:val="ab"/>
                  <w:noProof/>
                  <w:rPrChange w:id="302" w:author="微软用户" w:date="2017-08-24T15:30:00Z">
                    <w:rPr>
                      <w:rStyle w:val="ab"/>
                      <w:noProof/>
                    </w:rPr>
                  </w:rPrChange>
                </w:rPr>
                <w:delText xml:space="preserve">3.1.1 </w:delText>
              </w:r>
              <w:r w:rsidRPr="005C6C13" w:rsidDel="005C6C13">
                <w:rPr>
                  <w:rStyle w:val="ab"/>
                  <w:noProof/>
                  <w:rPrChange w:id="303" w:author="微软用户" w:date="2017-08-24T15:30:00Z">
                    <w:rPr>
                      <w:rStyle w:val="ab"/>
                      <w:noProof/>
                    </w:rPr>
                  </w:rPrChange>
                </w:rPr>
                <w:delText>系统框架与功能分析</w:delText>
              </w:r>
              <w:r w:rsidDel="005C6C13">
                <w:rPr>
                  <w:noProof/>
                  <w:webHidden/>
                </w:rPr>
                <w:tab/>
                <w:delText>12</w:delText>
              </w:r>
            </w:del>
          </w:ins>
        </w:p>
        <w:p w14:paraId="4B9B7AE2" w14:textId="5F7D2006" w:rsidR="00F65EB3" w:rsidDel="005C6C13" w:rsidRDefault="00F65EB3">
          <w:pPr>
            <w:pStyle w:val="32"/>
            <w:tabs>
              <w:tab w:val="right" w:leader="dot" w:pos="8302"/>
            </w:tabs>
            <w:rPr>
              <w:ins w:id="304" w:author="JY0225" w:date="2017-08-24T10:51:00Z"/>
              <w:del w:id="305" w:author="微软用户" w:date="2017-08-24T15:30:00Z"/>
              <w:noProof/>
            </w:rPr>
          </w:pPr>
          <w:ins w:id="306" w:author="JY0225" w:date="2017-08-24T10:51:00Z">
            <w:del w:id="307" w:author="微软用户" w:date="2017-08-24T15:30:00Z">
              <w:r w:rsidRPr="005C6C13" w:rsidDel="005C6C13">
                <w:rPr>
                  <w:rStyle w:val="ab"/>
                  <w:noProof/>
                  <w:rPrChange w:id="308" w:author="微软用户" w:date="2017-08-24T15:30:00Z">
                    <w:rPr>
                      <w:rStyle w:val="ab"/>
                      <w:noProof/>
                    </w:rPr>
                  </w:rPrChange>
                </w:rPr>
                <w:delText xml:space="preserve">3.1.2 </w:delText>
              </w:r>
              <w:r w:rsidRPr="005C6C13" w:rsidDel="005C6C13">
                <w:rPr>
                  <w:rStyle w:val="ab"/>
                  <w:noProof/>
                  <w:rPrChange w:id="309" w:author="微软用户" w:date="2017-08-24T15:30:00Z">
                    <w:rPr>
                      <w:rStyle w:val="ab"/>
                      <w:noProof/>
                    </w:rPr>
                  </w:rPrChange>
                </w:rPr>
                <w:delText>现有云备份中间件的不足</w:delText>
              </w:r>
              <w:r w:rsidDel="005C6C13">
                <w:rPr>
                  <w:noProof/>
                  <w:webHidden/>
                </w:rPr>
                <w:tab/>
                <w:delText>13</w:delText>
              </w:r>
            </w:del>
          </w:ins>
        </w:p>
        <w:p w14:paraId="26C6181B" w14:textId="710D60C6" w:rsidR="00F65EB3" w:rsidDel="005C6C13" w:rsidRDefault="00F65EB3">
          <w:pPr>
            <w:pStyle w:val="23"/>
            <w:tabs>
              <w:tab w:val="right" w:leader="dot" w:pos="8302"/>
            </w:tabs>
            <w:rPr>
              <w:ins w:id="310" w:author="JY0225" w:date="2017-08-24T10:51:00Z"/>
              <w:del w:id="311" w:author="微软用户" w:date="2017-08-24T15:30:00Z"/>
              <w:noProof/>
            </w:rPr>
          </w:pPr>
          <w:ins w:id="312" w:author="JY0225" w:date="2017-08-24T10:51:00Z">
            <w:del w:id="313" w:author="微软用户" w:date="2017-08-24T15:30:00Z">
              <w:r w:rsidRPr="005C6C13" w:rsidDel="005C6C13">
                <w:rPr>
                  <w:rStyle w:val="ab"/>
                  <w:noProof/>
                  <w:rPrChange w:id="314" w:author="微软用户" w:date="2017-08-24T15:30:00Z">
                    <w:rPr>
                      <w:rStyle w:val="ab"/>
                      <w:noProof/>
                    </w:rPr>
                  </w:rPrChange>
                </w:rPr>
                <w:delText xml:space="preserve">3.2 </w:delText>
              </w:r>
              <w:r w:rsidRPr="005C6C13" w:rsidDel="005C6C13">
                <w:rPr>
                  <w:rStyle w:val="ab"/>
                  <w:noProof/>
                  <w:rPrChange w:id="315" w:author="微软用户" w:date="2017-08-24T15:30:00Z">
                    <w:rPr>
                      <w:rStyle w:val="ab"/>
                      <w:noProof/>
                    </w:rPr>
                  </w:rPrChange>
                </w:rPr>
                <w:delText>中间件系统优化需求分析</w:delText>
              </w:r>
              <w:r w:rsidDel="005C6C13">
                <w:rPr>
                  <w:noProof/>
                  <w:webHidden/>
                </w:rPr>
                <w:tab/>
                <w:delText>14</w:delText>
              </w:r>
            </w:del>
          </w:ins>
        </w:p>
        <w:p w14:paraId="18977BC8" w14:textId="2C8D6EB3" w:rsidR="00F65EB3" w:rsidDel="005C6C13" w:rsidRDefault="00F65EB3">
          <w:pPr>
            <w:pStyle w:val="32"/>
            <w:tabs>
              <w:tab w:val="right" w:leader="dot" w:pos="8302"/>
            </w:tabs>
            <w:rPr>
              <w:ins w:id="316" w:author="JY0225" w:date="2017-08-24T10:51:00Z"/>
              <w:del w:id="317" w:author="微软用户" w:date="2017-08-24T15:30:00Z"/>
              <w:noProof/>
            </w:rPr>
          </w:pPr>
          <w:ins w:id="318" w:author="JY0225" w:date="2017-08-24T10:51:00Z">
            <w:del w:id="319" w:author="微软用户" w:date="2017-08-24T15:30:00Z">
              <w:r w:rsidRPr="005C6C13" w:rsidDel="005C6C13">
                <w:rPr>
                  <w:rStyle w:val="ab"/>
                  <w:noProof/>
                  <w:rPrChange w:id="320" w:author="微软用户" w:date="2017-08-24T15:30:00Z">
                    <w:rPr>
                      <w:rStyle w:val="ab"/>
                      <w:noProof/>
                    </w:rPr>
                  </w:rPrChange>
                </w:rPr>
                <w:delText xml:space="preserve">3.2.1 </w:delText>
              </w:r>
              <w:r w:rsidRPr="005C6C13" w:rsidDel="005C6C13">
                <w:rPr>
                  <w:rStyle w:val="ab"/>
                  <w:noProof/>
                  <w:rPrChange w:id="321" w:author="微软用户" w:date="2017-08-24T15:30:00Z">
                    <w:rPr>
                      <w:rStyle w:val="ab"/>
                      <w:noProof/>
                    </w:rPr>
                  </w:rPrChange>
                </w:rPr>
                <w:delText>持久会话管理</w:delText>
              </w:r>
              <w:r w:rsidDel="005C6C13">
                <w:rPr>
                  <w:noProof/>
                  <w:webHidden/>
                </w:rPr>
                <w:tab/>
                <w:delText>14</w:delText>
              </w:r>
            </w:del>
          </w:ins>
        </w:p>
        <w:p w14:paraId="06747570" w14:textId="1CFF360F" w:rsidR="00F65EB3" w:rsidDel="005C6C13" w:rsidRDefault="00F65EB3">
          <w:pPr>
            <w:pStyle w:val="32"/>
            <w:tabs>
              <w:tab w:val="right" w:leader="dot" w:pos="8302"/>
            </w:tabs>
            <w:rPr>
              <w:ins w:id="322" w:author="JY0225" w:date="2017-08-24T10:51:00Z"/>
              <w:del w:id="323" w:author="微软用户" w:date="2017-08-24T15:30:00Z"/>
              <w:noProof/>
            </w:rPr>
          </w:pPr>
          <w:ins w:id="324" w:author="JY0225" w:date="2017-08-24T10:51:00Z">
            <w:del w:id="325" w:author="微软用户" w:date="2017-08-24T15:30:00Z">
              <w:r w:rsidRPr="005C6C13" w:rsidDel="005C6C13">
                <w:rPr>
                  <w:rStyle w:val="ab"/>
                  <w:noProof/>
                  <w:rPrChange w:id="326" w:author="微软用户" w:date="2017-08-24T15:30:00Z">
                    <w:rPr>
                      <w:rStyle w:val="ab"/>
                      <w:noProof/>
                    </w:rPr>
                  </w:rPrChange>
                </w:rPr>
                <w:delText xml:space="preserve">3.2.2 </w:delText>
              </w:r>
              <w:r w:rsidRPr="005C6C13" w:rsidDel="005C6C13">
                <w:rPr>
                  <w:rStyle w:val="ab"/>
                  <w:noProof/>
                  <w:rPrChange w:id="327" w:author="微软用户" w:date="2017-08-24T15:30:00Z">
                    <w:rPr>
                      <w:rStyle w:val="ab"/>
                      <w:noProof/>
                    </w:rPr>
                  </w:rPrChange>
                </w:rPr>
                <w:delText>大文件上传</w:delText>
              </w:r>
              <w:r w:rsidDel="005C6C13">
                <w:rPr>
                  <w:noProof/>
                  <w:webHidden/>
                </w:rPr>
                <w:tab/>
                <w:delText>15</w:delText>
              </w:r>
            </w:del>
          </w:ins>
        </w:p>
        <w:p w14:paraId="3CC9EBA1" w14:textId="12B04537" w:rsidR="00F65EB3" w:rsidDel="005C6C13" w:rsidRDefault="00F65EB3">
          <w:pPr>
            <w:pStyle w:val="32"/>
            <w:tabs>
              <w:tab w:val="right" w:leader="dot" w:pos="8302"/>
            </w:tabs>
            <w:rPr>
              <w:ins w:id="328" w:author="JY0225" w:date="2017-08-24T10:51:00Z"/>
              <w:del w:id="329" w:author="微软用户" w:date="2017-08-24T15:30:00Z"/>
              <w:noProof/>
            </w:rPr>
          </w:pPr>
          <w:ins w:id="330" w:author="JY0225" w:date="2017-08-24T10:51:00Z">
            <w:del w:id="331" w:author="微软用户" w:date="2017-08-24T15:30:00Z">
              <w:r w:rsidRPr="005C6C13" w:rsidDel="005C6C13">
                <w:rPr>
                  <w:rStyle w:val="ab"/>
                  <w:noProof/>
                  <w:rPrChange w:id="332" w:author="微软用户" w:date="2017-08-24T15:30:00Z">
                    <w:rPr>
                      <w:rStyle w:val="ab"/>
                      <w:noProof/>
                    </w:rPr>
                  </w:rPrChange>
                </w:rPr>
                <w:delText xml:space="preserve">3.2.3 </w:delText>
              </w:r>
              <w:r w:rsidRPr="005C6C13" w:rsidDel="005C6C13">
                <w:rPr>
                  <w:rStyle w:val="ab"/>
                  <w:noProof/>
                  <w:rPrChange w:id="333" w:author="微软用户" w:date="2017-08-24T15:30:00Z">
                    <w:rPr>
                      <w:rStyle w:val="ab"/>
                      <w:noProof/>
                    </w:rPr>
                  </w:rPrChange>
                </w:rPr>
                <w:delText>本地缓存</w:delText>
              </w:r>
              <w:r w:rsidDel="005C6C13">
                <w:rPr>
                  <w:noProof/>
                  <w:webHidden/>
                </w:rPr>
                <w:tab/>
                <w:delText>16</w:delText>
              </w:r>
            </w:del>
          </w:ins>
        </w:p>
        <w:p w14:paraId="29616432" w14:textId="64B4875D" w:rsidR="00F65EB3" w:rsidDel="005C6C13" w:rsidRDefault="00F65EB3">
          <w:pPr>
            <w:pStyle w:val="32"/>
            <w:tabs>
              <w:tab w:val="right" w:leader="dot" w:pos="8302"/>
            </w:tabs>
            <w:rPr>
              <w:ins w:id="334" w:author="JY0225" w:date="2017-08-24T10:51:00Z"/>
              <w:del w:id="335" w:author="微软用户" w:date="2017-08-24T15:30:00Z"/>
              <w:noProof/>
            </w:rPr>
          </w:pPr>
          <w:ins w:id="336" w:author="JY0225" w:date="2017-08-24T10:51:00Z">
            <w:del w:id="337" w:author="微软用户" w:date="2017-08-24T15:30:00Z">
              <w:r w:rsidRPr="005C6C13" w:rsidDel="005C6C13">
                <w:rPr>
                  <w:rStyle w:val="ab"/>
                  <w:noProof/>
                  <w:rPrChange w:id="338" w:author="微软用户" w:date="2017-08-24T15:30:00Z">
                    <w:rPr>
                      <w:rStyle w:val="ab"/>
                      <w:noProof/>
                    </w:rPr>
                  </w:rPrChange>
                </w:rPr>
                <w:delText xml:space="preserve">3.2.4 </w:delText>
              </w:r>
              <w:r w:rsidRPr="005C6C13" w:rsidDel="005C6C13">
                <w:rPr>
                  <w:rStyle w:val="ab"/>
                  <w:noProof/>
                  <w:rPrChange w:id="339" w:author="微软用户" w:date="2017-08-24T15:30:00Z">
                    <w:rPr>
                      <w:rStyle w:val="ab"/>
                      <w:noProof/>
                    </w:rPr>
                  </w:rPrChange>
                </w:rPr>
                <w:delText>多应用适配</w:delText>
              </w:r>
              <w:r w:rsidDel="005C6C13">
                <w:rPr>
                  <w:noProof/>
                  <w:webHidden/>
                </w:rPr>
                <w:tab/>
                <w:delText>17</w:delText>
              </w:r>
            </w:del>
          </w:ins>
        </w:p>
        <w:p w14:paraId="184D8A70" w14:textId="1CD4265B" w:rsidR="00F65EB3" w:rsidDel="005C6C13" w:rsidRDefault="00F65EB3">
          <w:pPr>
            <w:pStyle w:val="10"/>
            <w:rPr>
              <w:ins w:id="340" w:author="JY0225" w:date="2017-08-24T10:51:00Z"/>
              <w:del w:id="341" w:author="微软用户" w:date="2017-08-24T15:30:00Z"/>
              <w:noProof/>
            </w:rPr>
          </w:pPr>
          <w:ins w:id="342" w:author="JY0225" w:date="2017-08-24T10:51:00Z">
            <w:del w:id="343" w:author="微软用户" w:date="2017-08-24T15:30:00Z">
              <w:r w:rsidRPr="005C6C13" w:rsidDel="005C6C13">
                <w:rPr>
                  <w:rStyle w:val="ab"/>
                  <w:rFonts w:ascii="Times New Roman" w:hAnsi="Times New Roman" w:cs="Times New Roman"/>
                  <w:noProof/>
                  <w:rPrChange w:id="344" w:author="微软用户" w:date="2017-08-24T15:30:00Z">
                    <w:rPr>
                      <w:rStyle w:val="ab"/>
                      <w:rFonts w:ascii="Times New Roman" w:hAnsi="Times New Roman" w:cs="Times New Roman"/>
                      <w:noProof/>
                    </w:rPr>
                  </w:rPrChange>
                </w:rPr>
                <w:delText>第四章</w:delText>
              </w:r>
              <w:r w:rsidRPr="005C6C13" w:rsidDel="005C6C13">
                <w:rPr>
                  <w:rStyle w:val="ab"/>
                  <w:rFonts w:ascii="Times New Roman" w:hAnsi="Times New Roman" w:cs="Times New Roman"/>
                  <w:noProof/>
                  <w:rPrChange w:id="345" w:author="微软用户" w:date="2017-08-24T15:30:00Z">
                    <w:rPr>
                      <w:rStyle w:val="ab"/>
                      <w:rFonts w:ascii="Times New Roman" w:hAnsi="Times New Roman" w:cs="Times New Roman"/>
                      <w:noProof/>
                    </w:rPr>
                  </w:rPrChange>
                </w:rPr>
                <w:delText xml:space="preserve"> </w:delText>
              </w:r>
              <w:r w:rsidRPr="005C6C13" w:rsidDel="005C6C13">
                <w:rPr>
                  <w:rStyle w:val="ab"/>
                  <w:rFonts w:ascii="Times New Roman" w:hAnsi="Times New Roman" w:cs="Times New Roman"/>
                  <w:noProof/>
                  <w:rPrChange w:id="346" w:author="微软用户" w:date="2017-08-24T15:30:00Z">
                    <w:rPr>
                      <w:rStyle w:val="ab"/>
                      <w:rFonts w:ascii="Times New Roman" w:hAnsi="Times New Roman" w:cs="Times New Roman"/>
                      <w:noProof/>
                    </w:rPr>
                  </w:rPrChange>
                </w:rPr>
                <w:delText>云备份中间件系统优化设计</w:delText>
              </w:r>
              <w:r w:rsidDel="005C6C13">
                <w:rPr>
                  <w:noProof/>
                  <w:webHidden/>
                </w:rPr>
                <w:tab/>
                <w:delText>19</w:delText>
              </w:r>
            </w:del>
          </w:ins>
        </w:p>
        <w:p w14:paraId="71C4ADF8" w14:textId="54DEEC53" w:rsidR="00F65EB3" w:rsidDel="005C6C13" w:rsidRDefault="00F65EB3">
          <w:pPr>
            <w:pStyle w:val="23"/>
            <w:tabs>
              <w:tab w:val="right" w:leader="dot" w:pos="8302"/>
            </w:tabs>
            <w:rPr>
              <w:ins w:id="347" w:author="JY0225" w:date="2017-08-24T10:51:00Z"/>
              <w:del w:id="348" w:author="微软用户" w:date="2017-08-24T15:30:00Z"/>
              <w:noProof/>
            </w:rPr>
          </w:pPr>
          <w:ins w:id="349" w:author="JY0225" w:date="2017-08-24T10:51:00Z">
            <w:del w:id="350" w:author="微软用户" w:date="2017-08-24T15:30:00Z">
              <w:r w:rsidRPr="005C6C13" w:rsidDel="005C6C13">
                <w:rPr>
                  <w:rStyle w:val="ab"/>
                  <w:noProof/>
                  <w:rPrChange w:id="351" w:author="微软用户" w:date="2017-08-24T15:30:00Z">
                    <w:rPr>
                      <w:rStyle w:val="ab"/>
                      <w:noProof/>
                    </w:rPr>
                  </w:rPrChange>
                </w:rPr>
                <w:delText xml:space="preserve">4.1 </w:delText>
              </w:r>
              <w:r w:rsidRPr="005C6C13" w:rsidDel="005C6C13">
                <w:rPr>
                  <w:rStyle w:val="ab"/>
                  <w:noProof/>
                  <w:rPrChange w:id="352" w:author="微软用户" w:date="2017-08-24T15:30:00Z">
                    <w:rPr>
                      <w:rStyle w:val="ab"/>
                      <w:noProof/>
                    </w:rPr>
                  </w:rPrChange>
                </w:rPr>
                <w:delText>中间件优化系统框架设计</w:delText>
              </w:r>
              <w:r w:rsidDel="005C6C13">
                <w:rPr>
                  <w:noProof/>
                  <w:webHidden/>
                </w:rPr>
                <w:tab/>
                <w:delText>19</w:delText>
              </w:r>
            </w:del>
          </w:ins>
        </w:p>
        <w:p w14:paraId="215307A5" w14:textId="64C9D344" w:rsidR="00F65EB3" w:rsidDel="005C6C13" w:rsidRDefault="00F65EB3">
          <w:pPr>
            <w:pStyle w:val="23"/>
            <w:tabs>
              <w:tab w:val="right" w:leader="dot" w:pos="8302"/>
            </w:tabs>
            <w:rPr>
              <w:ins w:id="353" w:author="JY0225" w:date="2017-08-24T10:51:00Z"/>
              <w:del w:id="354" w:author="微软用户" w:date="2017-08-24T15:30:00Z"/>
              <w:noProof/>
            </w:rPr>
          </w:pPr>
          <w:ins w:id="355" w:author="JY0225" w:date="2017-08-24T10:51:00Z">
            <w:del w:id="356" w:author="微软用户" w:date="2017-08-24T15:30:00Z">
              <w:r w:rsidRPr="005C6C13" w:rsidDel="005C6C13">
                <w:rPr>
                  <w:rStyle w:val="ab"/>
                  <w:noProof/>
                  <w:rPrChange w:id="357" w:author="微软用户" w:date="2017-08-24T15:30:00Z">
                    <w:rPr>
                      <w:rStyle w:val="ab"/>
                      <w:noProof/>
                    </w:rPr>
                  </w:rPrChange>
                </w:rPr>
                <w:delText xml:space="preserve">4.2 </w:delText>
              </w:r>
              <w:r w:rsidRPr="005C6C13" w:rsidDel="005C6C13">
                <w:rPr>
                  <w:rStyle w:val="ab"/>
                  <w:noProof/>
                  <w:rPrChange w:id="358" w:author="微软用户" w:date="2017-08-24T15:30:00Z">
                    <w:rPr>
                      <w:rStyle w:val="ab"/>
                      <w:noProof/>
                    </w:rPr>
                  </w:rPrChange>
                </w:rPr>
                <w:delText>类图设计</w:delText>
              </w:r>
              <w:r w:rsidDel="005C6C13">
                <w:rPr>
                  <w:noProof/>
                  <w:webHidden/>
                </w:rPr>
                <w:tab/>
                <w:delText>19</w:delText>
              </w:r>
            </w:del>
          </w:ins>
        </w:p>
        <w:p w14:paraId="095904DC" w14:textId="18650F0A" w:rsidR="00F65EB3" w:rsidDel="005C6C13" w:rsidRDefault="00F65EB3">
          <w:pPr>
            <w:pStyle w:val="23"/>
            <w:tabs>
              <w:tab w:val="right" w:leader="dot" w:pos="8302"/>
            </w:tabs>
            <w:rPr>
              <w:ins w:id="359" w:author="JY0225" w:date="2017-08-24T10:51:00Z"/>
              <w:del w:id="360" w:author="微软用户" w:date="2017-08-24T15:30:00Z"/>
              <w:noProof/>
            </w:rPr>
          </w:pPr>
          <w:ins w:id="361" w:author="JY0225" w:date="2017-08-24T10:51:00Z">
            <w:del w:id="362" w:author="微软用户" w:date="2017-08-24T15:30:00Z">
              <w:r w:rsidRPr="005C6C13" w:rsidDel="005C6C13">
                <w:rPr>
                  <w:rStyle w:val="ab"/>
                  <w:noProof/>
                  <w:rPrChange w:id="363" w:author="微软用户" w:date="2017-08-24T15:30:00Z">
                    <w:rPr>
                      <w:rStyle w:val="ab"/>
                      <w:noProof/>
                    </w:rPr>
                  </w:rPrChange>
                </w:rPr>
                <w:delText xml:space="preserve">4.3 </w:delText>
              </w:r>
              <w:r w:rsidRPr="005C6C13" w:rsidDel="005C6C13">
                <w:rPr>
                  <w:rStyle w:val="ab"/>
                  <w:noProof/>
                  <w:rPrChange w:id="364" w:author="微软用户" w:date="2017-08-24T15:30:00Z">
                    <w:rPr>
                      <w:rStyle w:val="ab"/>
                      <w:noProof/>
                    </w:rPr>
                  </w:rPrChange>
                </w:rPr>
                <w:delText>关键流程设计</w:delText>
              </w:r>
              <w:r w:rsidDel="005C6C13">
                <w:rPr>
                  <w:noProof/>
                  <w:webHidden/>
                </w:rPr>
                <w:tab/>
                <w:delText>21</w:delText>
              </w:r>
            </w:del>
          </w:ins>
        </w:p>
        <w:p w14:paraId="371C1D13" w14:textId="3BE977AC" w:rsidR="00F65EB3" w:rsidDel="005C6C13" w:rsidRDefault="00F65EB3">
          <w:pPr>
            <w:pStyle w:val="32"/>
            <w:tabs>
              <w:tab w:val="right" w:leader="dot" w:pos="8302"/>
            </w:tabs>
            <w:rPr>
              <w:ins w:id="365" w:author="JY0225" w:date="2017-08-24T10:51:00Z"/>
              <w:del w:id="366" w:author="微软用户" w:date="2017-08-24T15:30:00Z"/>
              <w:noProof/>
            </w:rPr>
          </w:pPr>
          <w:ins w:id="367" w:author="JY0225" w:date="2017-08-24T10:51:00Z">
            <w:del w:id="368" w:author="微软用户" w:date="2017-08-24T15:30:00Z">
              <w:r w:rsidRPr="005C6C13" w:rsidDel="005C6C13">
                <w:rPr>
                  <w:rStyle w:val="ab"/>
                  <w:noProof/>
                  <w:rPrChange w:id="369" w:author="微软用户" w:date="2017-08-24T15:30:00Z">
                    <w:rPr>
                      <w:rStyle w:val="ab"/>
                      <w:noProof/>
                    </w:rPr>
                  </w:rPrChange>
                </w:rPr>
                <w:delText xml:space="preserve">4.3.1 </w:delText>
              </w:r>
              <w:r w:rsidRPr="005C6C13" w:rsidDel="005C6C13">
                <w:rPr>
                  <w:rStyle w:val="ab"/>
                  <w:noProof/>
                  <w:rPrChange w:id="370" w:author="微软用户" w:date="2017-08-24T15:30:00Z">
                    <w:rPr>
                      <w:rStyle w:val="ab"/>
                      <w:noProof/>
                    </w:rPr>
                  </w:rPrChange>
                </w:rPr>
                <w:delText>系统总流程设计</w:delText>
              </w:r>
              <w:r w:rsidDel="005C6C13">
                <w:rPr>
                  <w:noProof/>
                  <w:webHidden/>
                </w:rPr>
                <w:tab/>
                <w:delText>22</w:delText>
              </w:r>
            </w:del>
          </w:ins>
        </w:p>
        <w:p w14:paraId="4C9441BC" w14:textId="321913F8" w:rsidR="00F65EB3" w:rsidDel="005C6C13" w:rsidRDefault="00F65EB3">
          <w:pPr>
            <w:pStyle w:val="32"/>
            <w:tabs>
              <w:tab w:val="right" w:leader="dot" w:pos="8302"/>
            </w:tabs>
            <w:rPr>
              <w:ins w:id="371" w:author="JY0225" w:date="2017-08-24T10:51:00Z"/>
              <w:del w:id="372" w:author="微软用户" w:date="2017-08-24T15:30:00Z"/>
              <w:noProof/>
            </w:rPr>
          </w:pPr>
          <w:ins w:id="373" w:author="JY0225" w:date="2017-08-24T10:51:00Z">
            <w:del w:id="374" w:author="微软用户" w:date="2017-08-24T15:30:00Z">
              <w:r w:rsidRPr="005C6C13" w:rsidDel="005C6C13">
                <w:rPr>
                  <w:rStyle w:val="ab"/>
                  <w:noProof/>
                  <w:rPrChange w:id="375" w:author="微软用户" w:date="2017-08-24T15:30:00Z">
                    <w:rPr>
                      <w:rStyle w:val="ab"/>
                      <w:noProof/>
                    </w:rPr>
                  </w:rPrChange>
                </w:rPr>
                <w:delText xml:space="preserve">4.3.2 </w:delText>
              </w:r>
              <w:r w:rsidRPr="005C6C13" w:rsidDel="005C6C13">
                <w:rPr>
                  <w:rStyle w:val="ab"/>
                  <w:noProof/>
                  <w:rPrChange w:id="376" w:author="微软用户" w:date="2017-08-24T15:30:00Z">
                    <w:rPr>
                      <w:rStyle w:val="ab"/>
                      <w:noProof/>
                    </w:rPr>
                  </w:rPrChange>
                </w:rPr>
                <w:delText>持久会话管理流程设计</w:delText>
              </w:r>
              <w:r w:rsidDel="005C6C13">
                <w:rPr>
                  <w:noProof/>
                  <w:webHidden/>
                </w:rPr>
                <w:tab/>
                <w:delText>22</w:delText>
              </w:r>
            </w:del>
          </w:ins>
        </w:p>
        <w:p w14:paraId="6EAAAF59" w14:textId="5E164D13" w:rsidR="00F65EB3" w:rsidDel="005C6C13" w:rsidRDefault="00F65EB3">
          <w:pPr>
            <w:pStyle w:val="32"/>
            <w:tabs>
              <w:tab w:val="right" w:leader="dot" w:pos="8302"/>
            </w:tabs>
            <w:rPr>
              <w:ins w:id="377" w:author="JY0225" w:date="2017-08-24T10:51:00Z"/>
              <w:del w:id="378" w:author="微软用户" w:date="2017-08-24T15:30:00Z"/>
              <w:noProof/>
            </w:rPr>
          </w:pPr>
          <w:ins w:id="379" w:author="JY0225" w:date="2017-08-24T10:51:00Z">
            <w:del w:id="380" w:author="微软用户" w:date="2017-08-24T15:30:00Z">
              <w:r w:rsidRPr="005C6C13" w:rsidDel="005C6C13">
                <w:rPr>
                  <w:rStyle w:val="ab"/>
                  <w:noProof/>
                  <w:rPrChange w:id="381" w:author="微软用户" w:date="2017-08-24T15:30:00Z">
                    <w:rPr>
                      <w:rStyle w:val="ab"/>
                      <w:noProof/>
                    </w:rPr>
                  </w:rPrChange>
                </w:rPr>
                <w:delText xml:space="preserve">4.3.3 </w:delText>
              </w:r>
              <w:r w:rsidRPr="005C6C13" w:rsidDel="005C6C13">
                <w:rPr>
                  <w:rStyle w:val="ab"/>
                  <w:noProof/>
                  <w:rPrChange w:id="382" w:author="微软用户" w:date="2017-08-24T15:30:00Z">
                    <w:rPr>
                      <w:rStyle w:val="ab"/>
                      <w:noProof/>
                    </w:rPr>
                  </w:rPrChange>
                </w:rPr>
                <w:delText>大文件传输流程设计</w:delText>
              </w:r>
              <w:r w:rsidDel="005C6C13">
                <w:rPr>
                  <w:noProof/>
                  <w:webHidden/>
                </w:rPr>
                <w:tab/>
                <w:delText>24</w:delText>
              </w:r>
            </w:del>
          </w:ins>
        </w:p>
        <w:p w14:paraId="2515D24F" w14:textId="22D8951B" w:rsidR="00F65EB3" w:rsidDel="005C6C13" w:rsidRDefault="00F65EB3">
          <w:pPr>
            <w:pStyle w:val="32"/>
            <w:tabs>
              <w:tab w:val="right" w:leader="dot" w:pos="8302"/>
            </w:tabs>
            <w:rPr>
              <w:ins w:id="383" w:author="JY0225" w:date="2017-08-24T10:51:00Z"/>
              <w:del w:id="384" w:author="微软用户" w:date="2017-08-24T15:30:00Z"/>
              <w:noProof/>
            </w:rPr>
          </w:pPr>
          <w:ins w:id="385" w:author="JY0225" w:date="2017-08-24T10:51:00Z">
            <w:del w:id="386" w:author="微软用户" w:date="2017-08-24T15:30:00Z">
              <w:r w:rsidRPr="005C6C13" w:rsidDel="005C6C13">
                <w:rPr>
                  <w:rStyle w:val="ab"/>
                  <w:noProof/>
                  <w:rPrChange w:id="387" w:author="微软用户" w:date="2017-08-24T15:30:00Z">
                    <w:rPr>
                      <w:rStyle w:val="ab"/>
                      <w:noProof/>
                    </w:rPr>
                  </w:rPrChange>
                </w:rPr>
                <w:delText xml:space="preserve">4.3.4 </w:delText>
              </w:r>
              <w:r w:rsidRPr="005C6C13" w:rsidDel="005C6C13">
                <w:rPr>
                  <w:rStyle w:val="ab"/>
                  <w:noProof/>
                  <w:rPrChange w:id="388" w:author="微软用户" w:date="2017-08-24T15:30:00Z">
                    <w:rPr>
                      <w:rStyle w:val="ab"/>
                      <w:noProof/>
                    </w:rPr>
                  </w:rPrChange>
                </w:rPr>
                <w:delText>本地缓存流程设计</w:delText>
              </w:r>
              <w:r w:rsidDel="005C6C13">
                <w:rPr>
                  <w:noProof/>
                  <w:webHidden/>
                </w:rPr>
                <w:tab/>
                <w:delText>25</w:delText>
              </w:r>
            </w:del>
          </w:ins>
        </w:p>
        <w:p w14:paraId="5131E69B" w14:textId="0299A9A2" w:rsidR="00F65EB3" w:rsidDel="005C6C13" w:rsidRDefault="00F65EB3">
          <w:pPr>
            <w:pStyle w:val="32"/>
            <w:tabs>
              <w:tab w:val="right" w:leader="dot" w:pos="8302"/>
            </w:tabs>
            <w:rPr>
              <w:ins w:id="389" w:author="JY0225" w:date="2017-08-24T10:51:00Z"/>
              <w:del w:id="390" w:author="微软用户" w:date="2017-08-24T15:30:00Z"/>
              <w:noProof/>
            </w:rPr>
          </w:pPr>
          <w:ins w:id="391" w:author="JY0225" w:date="2017-08-24T10:51:00Z">
            <w:del w:id="392" w:author="微软用户" w:date="2017-08-24T15:30:00Z">
              <w:r w:rsidRPr="005C6C13" w:rsidDel="005C6C13">
                <w:rPr>
                  <w:rStyle w:val="ab"/>
                  <w:noProof/>
                  <w:rPrChange w:id="393" w:author="微软用户" w:date="2017-08-24T15:30:00Z">
                    <w:rPr>
                      <w:rStyle w:val="ab"/>
                      <w:noProof/>
                    </w:rPr>
                  </w:rPrChange>
                </w:rPr>
                <w:delText xml:space="preserve">4.3.5 </w:delText>
              </w:r>
              <w:r w:rsidRPr="005C6C13" w:rsidDel="005C6C13">
                <w:rPr>
                  <w:rStyle w:val="ab"/>
                  <w:noProof/>
                  <w:rPrChange w:id="394" w:author="微软用户" w:date="2017-08-24T15:30:00Z">
                    <w:rPr>
                      <w:rStyle w:val="ab"/>
                      <w:noProof/>
                    </w:rPr>
                  </w:rPrChange>
                </w:rPr>
                <w:delText>多应用适配流程设计</w:delText>
              </w:r>
              <w:r w:rsidDel="005C6C13">
                <w:rPr>
                  <w:noProof/>
                  <w:webHidden/>
                </w:rPr>
                <w:tab/>
                <w:delText>26</w:delText>
              </w:r>
            </w:del>
          </w:ins>
        </w:p>
        <w:p w14:paraId="0268B436" w14:textId="7B0FE6F7" w:rsidR="00F65EB3" w:rsidDel="005C6C13" w:rsidRDefault="00F65EB3">
          <w:pPr>
            <w:pStyle w:val="23"/>
            <w:tabs>
              <w:tab w:val="right" w:leader="dot" w:pos="8302"/>
            </w:tabs>
            <w:rPr>
              <w:ins w:id="395" w:author="JY0225" w:date="2017-08-24T10:51:00Z"/>
              <w:del w:id="396" w:author="微软用户" w:date="2017-08-24T15:30:00Z"/>
              <w:noProof/>
            </w:rPr>
          </w:pPr>
          <w:ins w:id="397" w:author="JY0225" w:date="2017-08-24T10:51:00Z">
            <w:del w:id="398" w:author="微软用户" w:date="2017-08-24T15:30:00Z">
              <w:r w:rsidRPr="005C6C13" w:rsidDel="005C6C13">
                <w:rPr>
                  <w:rStyle w:val="ab"/>
                  <w:noProof/>
                  <w:rPrChange w:id="399" w:author="微软用户" w:date="2017-08-24T15:30:00Z">
                    <w:rPr>
                      <w:rStyle w:val="ab"/>
                      <w:noProof/>
                    </w:rPr>
                  </w:rPrChange>
                </w:rPr>
                <w:delText>4.4</w:delText>
              </w:r>
              <w:r w:rsidRPr="005C6C13" w:rsidDel="005C6C13">
                <w:rPr>
                  <w:rStyle w:val="ab"/>
                  <w:noProof/>
                  <w:rPrChange w:id="400" w:author="微软用户" w:date="2017-08-24T15:30:00Z">
                    <w:rPr>
                      <w:rStyle w:val="ab"/>
                      <w:noProof/>
                    </w:rPr>
                  </w:rPrChange>
                </w:rPr>
                <w:delText>数据库设计</w:delText>
              </w:r>
              <w:r w:rsidDel="005C6C13">
                <w:rPr>
                  <w:noProof/>
                  <w:webHidden/>
                </w:rPr>
                <w:tab/>
                <w:delText>27</w:delText>
              </w:r>
            </w:del>
          </w:ins>
        </w:p>
        <w:p w14:paraId="05D61E50" w14:textId="605BEF45" w:rsidR="00F65EB3" w:rsidDel="005C6C13" w:rsidRDefault="00F65EB3">
          <w:pPr>
            <w:pStyle w:val="23"/>
            <w:tabs>
              <w:tab w:val="right" w:leader="dot" w:pos="8302"/>
            </w:tabs>
            <w:rPr>
              <w:ins w:id="401" w:author="JY0225" w:date="2017-08-24T10:51:00Z"/>
              <w:del w:id="402" w:author="微软用户" w:date="2017-08-24T15:30:00Z"/>
              <w:noProof/>
            </w:rPr>
          </w:pPr>
          <w:ins w:id="403" w:author="JY0225" w:date="2017-08-24T10:51:00Z">
            <w:del w:id="404" w:author="微软用户" w:date="2017-08-24T15:30:00Z">
              <w:r w:rsidRPr="005C6C13" w:rsidDel="005C6C13">
                <w:rPr>
                  <w:rStyle w:val="ab"/>
                  <w:noProof/>
                  <w:rPrChange w:id="405" w:author="微软用户" w:date="2017-08-24T15:30:00Z">
                    <w:rPr>
                      <w:rStyle w:val="ab"/>
                      <w:noProof/>
                    </w:rPr>
                  </w:rPrChange>
                </w:rPr>
                <w:delText>4.5</w:delText>
              </w:r>
              <w:r w:rsidRPr="005C6C13" w:rsidDel="005C6C13">
                <w:rPr>
                  <w:rStyle w:val="ab"/>
                  <w:noProof/>
                  <w:rPrChange w:id="406" w:author="微软用户" w:date="2017-08-24T15:30:00Z">
                    <w:rPr>
                      <w:rStyle w:val="ab"/>
                      <w:noProof/>
                    </w:rPr>
                  </w:rPrChange>
                </w:rPr>
                <w:delText>系统优化核心接口设计</w:delText>
              </w:r>
              <w:r w:rsidDel="005C6C13">
                <w:rPr>
                  <w:noProof/>
                  <w:webHidden/>
                </w:rPr>
                <w:tab/>
                <w:delText>28</w:delText>
              </w:r>
            </w:del>
          </w:ins>
        </w:p>
        <w:p w14:paraId="02559A5E" w14:textId="06E58793" w:rsidR="00F65EB3" w:rsidDel="005C6C13" w:rsidRDefault="00F65EB3">
          <w:pPr>
            <w:pStyle w:val="32"/>
            <w:tabs>
              <w:tab w:val="right" w:leader="dot" w:pos="8302"/>
            </w:tabs>
            <w:rPr>
              <w:ins w:id="407" w:author="JY0225" w:date="2017-08-24T10:51:00Z"/>
              <w:del w:id="408" w:author="微软用户" w:date="2017-08-24T15:30:00Z"/>
              <w:noProof/>
            </w:rPr>
          </w:pPr>
          <w:ins w:id="409" w:author="JY0225" w:date="2017-08-24T10:51:00Z">
            <w:del w:id="410" w:author="微软用户" w:date="2017-08-24T15:30:00Z">
              <w:r w:rsidRPr="005C6C13" w:rsidDel="005C6C13">
                <w:rPr>
                  <w:rStyle w:val="ab"/>
                  <w:noProof/>
                  <w:rPrChange w:id="411" w:author="微软用户" w:date="2017-08-24T15:30:00Z">
                    <w:rPr>
                      <w:rStyle w:val="ab"/>
                      <w:noProof/>
                    </w:rPr>
                  </w:rPrChange>
                </w:rPr>
                <w:delText xml:space="preserve">4.5.1 </w:delText>
              </w:r>
              <w:r w:rsidRPr="005C6C13" w:rsidDel="005C6C13">
                <w:rPr>
                  <w:rStyle w:val="ab"/>
                  <w:noProof/>
                  <w:rPrChange w:id="412" w:author="微软用户" w:date="2017-08-24T15:30:00Z">
                    <w:rPr>
                      <w:rStyle w:val="ab"/>
                      <w:noProof/>
                    </w:rPr>
                  </w:rPrChange>
                </w:rPr>
                <w:delText>持久会话管理接口设计</w:delText>
              </w:r>
              <w:r w:rsidDel="005C6C13">
                <w:rPr>
                  <w:noProof/>
                  <w:webHidden/>
                </w:rPr>
                <w:tab/>
                <w:delText>29</w:delText>
              </w:r>
            </w:del>
          </w:ins>
        </w:p>
        <w:p w14:paraId="290FAE34" w14:textId="5C5FD3B6" w:rsidR="00F65EB3" w:rsidDel="005C6C13" w:rsidRDefault="00F65EB3">
          <w:pPr>
            <w:pStyle w:val="32"/>
            <w:tabs>
              <w:tab w:val="right" w:leader="dot" w:pos="8302"/>
            </w:tabs>
            <w:rPr>
              <w:ins w:id="413" w:author="JY0225" w:date="2017-08-24T10:51:00Z"/>
              <w:del w:id="414" w:author="微软用户" w:date="2017-08-24T15:30:00Z"/>
              <w:noProof/>
            </w:rPr>
          </w:pPr>
          <w:ins w:id="415" w:author="JY0225" w:date="2017-08-24T10:51:00Z">
            <w:del w:id="416" w:author="微软用户" w:date="2017-08-24T15:30:00Z">
              <w:r w:rsidRPr="005C6C13" w:rsidDel="005C6C13">
                <w:rPr>
                  <w:rStyle w:val="ab"/>
                  <w:noProof/>
                  <w:rPrChange w:id="417" w:author="微软用户" w:date="2017-08-24T15:30:00Z">
                    <w:rPr>
                      <w:rStyle w:val="ab"/>
                      <w:noProof/>
                    </w:rPr>
                  </w:rPrChange>
                </w:rPr>
                <w:delText xml:space="preserve">4.5.2 </w:delText>
              </w:r>
              <w:r w:rsidRPr="005C6C13" w:rsidDel="005C6C13">
                <w:rPr>
                  <w:rStyle w:val="ab"/>
                  <w:noProof/>
                  <w:rPrChange w:id="418" w:author="微软用户" w:date="2017-08-24T15:30:00Z">
                    <w:rPr>
                      <w:rStyle w:val="ab"/>
                      <w:noProof/>
                    </w:rPr>
                  </w:rPrChange>
                </w:rPr>
                <w:delText>大文件上传接口设计</w:delText>
              </w:r>
              <w:r w:rsidDel="005C6C13">
                <w:rPr>
                  <w:noProof/>
                  <w:webHidden/>
                </w:rPr>
                <w:tab/>
                <w:delText>31</w:delText>
              </w:r>
            </w:del>
          </w:ins>
        </w:p>
        <w:p w14:paraId="599AD5F7" w14:textId="36F1E783" w:rsidR="00F65EB3" w:rsidDel="005C6C13" w:rsidRDefault="00F65EB3">
          <w:pPr>
            <w:pStyle w:val="32"/>
            <w:tabs>
              <w:tab w:val="right" w:leader="dot" w:pos="8302"/>
            </w:tabs>
            <w:rPr>
              <w:ins w:id="419" w:author="JY0225" w:date="2017-08-24T10:51:00Z"/>
              <w:del w:id="420" w:author="微软用户" w:date="2017-08-24T15:30:00Z"/>
              <w:noProof/>
            </w:rPr>
          </w:pPr>
          <w:ins w:id="421" w:author="JY0225" w:date="2017-08-24T10:51:00Z">
            <w:del w:id="422" w:author="微软用户" w:date="2017-08-24T15:30:00Z">
              <w:r w:rsidRPr="005C6C13" w:rsidDel="005C6C13">
                <w:rPr>
                  <w:rStyle w:val="ab"/>
                  <w:noProof/>
                  <w:rPrChange w:id="423" w:author="微软用户" w:date="2017-08-24T15:30:00Z">
                    <w:rPr>
                      <w:rStyle w:val="ab"/>
                      <w:noProof/>
                    </w:rPr>
                  </w:rPrChange>
                </w:rPr>
                <w:delText xml:space="preserve">4.5.3 </w:delText>
              </w:r>
              <w:r w:rsidRPr="005C6C13" w:rsidDel="005C6C13">
                <w:rPr>
                  <w:rStyle w:val="ab"/>
                  <w:noProof/>
                  <w:rPrChange w:id="424" w:author="微软用户" w:date="2017-08-24T15:30:00Z">
                    <w:rPr>
                      <w:rStyle w:val="ab"/>
                      <w:noProof/>
                    </w:rPr>
                  </w:rPrChange>
                </w:rPr>
                <w:delText>本地缓存接口设计</w:delText>
              </w:r>
              <w:r w:rsidDel="005C6C13">
                <w:rPr>
                  <w:noProof/>
                  <w:webHidden/>
                </w:rPr>
                <w:tab/>
                <w:delText>32</w:delText>
              </w:r>
            </w:del>
          </w:ins>
        </w:p>
        <w:p w14:paraId="240F3CD9" w14:textId="0C4DDC4D" w:rsidR="00F65EB3" w:rsidDel="005C6C13" w:rsidRDefault="00F65EB3">
          <w:pPr>
            <w:pStyle w:val="32"/>
            <w:tabs>
              <w:tab w:val="right" w:leader="dot" w:pos="8302"/>
            </w:tabs>
            <w:rPr>
              <w:ins w:id="425" w:author="JY0225" w:date="2017-08-24T10:51:00Z"/>
              <w:del w:id="426" w:author="微软用户" w:date="2017-08-24T15:30:00Z"/>
              <w:noProof/>
            </w:rPr>
          </w:pPr>
          <w:ins w:id="427" w:author="JY0225" w:date="2017-08-24T10:51:00Z">
            <w:del w:id="428" w:author="微软用户" w:date="2017-08-24T15:30:00Z">
              <w:r w:rsidRPr="005C6C13" w:rsidDel="005C6C13">
                <w:rPr>
                  <w:rStyle w:val="ab"/>
                  <w:noProof/>
                  <w:rPrChange w:id="429" w:author="微软用户" w:date="2017-08-24T15:30:00Z">
                    <w:rPr>
                      <w:rStyle w:val="ab"/>
                      <w:noProof/>
                    </w:rPr>
                  </w:rPrChange>
                </w:rPr>
                <w:delText xml:space="preserve">4.5.4 </w:delText>
              </w:r>
              <w:r w:rsidRPr="005C6C13" w:rsidDel="005C6C13">
                <w:rPr>
                  <w:rStyle w:val="ab"/>
                  <w:noProof/>
                  <w:rPrChange w:id="430" w:author="微软用户" w:date="2017-08-24T15:30:00Z">
                    <w:rPr>
                      <w:rStyle w:val="ab"/>
                      <w:noProof/>
                    </w:rPr>
                  </w:rPrChange>
                </w:rPr>
                <w:delText>多应用适配接口设计</w:delText>
              </w:r>
              <w:r w:rsidDel="005C6C13">
                <w:rPr>
                  <w:noProof/>
                  <w:webHidden/>
                </w:rPr>
                <w:tab/>
                <w:delText>33</w:delText>
              </w:r>
            </w:del>
          </w:ins>
        </w:p>
        <w:p w14:paraId="779E1BAF" w14:textId="212692F9" w:rsidR="00F65EB3" w:rsidDel="005C6C13" w:rsidRDefault="00F65EB3">
          <w:pPr>
            <w:pStyle w:val="10"/>
            <w:rPr>
              <w:ins w:id="431" w:author="JY0225" w:date="2017-08-24T10:51:00Z"/>
              <w:del w:id="432" w:author="微软用户" w:date="2017-08-24T15:30:00Z"/>
              <w:noProof/>
            </w:rPr>
          </w:pPr>
          <w:ins w:id="433" w:author="JY0225" w:date="2017-08-24T10:51:00Z">
            <w:del w:id="434" w:author="微软用户" w:date="2017-08-24T15:30:00Z">
              <w:r w:rsidRPr="005C6C13" w:rsidDel="005C6C13">
                <w:rPr>
                  <w:rStyle w:val="ab"/>
                  <w:rFonts w:ascii="Times New Roman" w:hAnsi="Times New Roman" w:cs="Times New Roman"/>
                  <w:noProof/>
                  <w:rPrChange w:id="435" w:author="微软用户" w:date="2017-08-24T15:30:00Z">
                    <w:rPr>
                      <w:rStyle w:val="ab"/>
                      <w:rFonts w:ascii="Times New Roman" w:hAnsi="Times New Roman" w:cs="Times New Roman"/>
                      <w:noProof/>
                    </w:rPr>
                  </w:rPrChange>
                </w:rPr>
                <w:delText>第五章</w:delText>
              </w:r>
              <w:r w:rsidRPr="005C6C13" w:rsidDel="005C6C13">
                <w:rPr>
                  <w:rStyle w:val="ab"/>
                  <w:rFonts w:ascii="Times New Roman" w:hAnsi="Times New Roman" w:cs="Times New Roman"/>
                  <w:noProof/>
                  <w:rPrChange w:id="436" w:author="微软用户" w:date="2017-08-24T15:30:00Z">
                    <w:rPr>
                      <w:rStyle w:val="ab"/>
                      <w:rFonts w:ascii="Times New Roman" w:hAnsi="Times New Roman" w:cs="Times New Roman"/>
                      <w:noProof/>
                    </w:rPr>
                  </w:rPrChange>
                </w:rPr>
                <w:delText xml:space="preserve"> </w:delText>
              </w:r>
              <w:r w:rsidRPr="005C6C13" w:rsidDel="005C6C13">
                <w:rPr>
                  <w:rStyle w:val="ab"/>
                  <w:rFonts w:ascii="Times New Roman" w:hAnsi="Times New Roman" w:cs="Times New Roman"/>
                  <w:noProof/>
                  <w:rPrChange w:id="437" w:author="微软用户" w:date="2017-08-24T15:30:00Z">
                    <w:rPr>
                      <w:rStyle w:val="ab"/>
                      <w:rFonts w:ascii="Times New Roman" w:hAnsi="Times New Roman" w:cs="Times New Roman"/>
                      <w:noProof/>
                    </w:rPr>
                  </w:rPrChange>
                </w:rPr>
                <w:delText>云备份中间件系统优化实现</w:delText>
              </w:r>
              <w:r w:rsidDel="005C6C13">
                <w:rPr>
                  <w:noProof/>
                  <w:webHidden/>
                </w:rPr>
                <w:tab/>
                <w:delText>34</w:delText>
              </w:r>
            </w:del>
          </w:ins>
        </w:p>
        <w:p w14:paraId="0798F406" w14:textId="3F71BB67" w:rsidR="00F65EB3" w:rsidDel="005C6C13" w:rsidRDefault="00F65EB3">
          <w:pPr>
            <w:pStyle w:val="23"/>
            <w:tabs>
              <w:tab w:val="right" w:leader="dot" w:pos="8302"/>
            </w:tabs>
            <w:rPr>
              <w:ins w:id="438" w:author="JY0225" w:date="2017-08-24T10:51:00Z"/>
              <w:del w:id="439" w:author="微软用户" w:date="2017-08-24T15:30:00Z"/>
              <w:noProof/>
            </w:rPr>
          </w:pPr>
          <w:ins w:id="440" w:author="JY0225" w:date="2017-08-24T10:51:00Z">
            <w:del w:id="441" w:author="微软用户" w:date="2017-08-24T15:30:00Z">
              <w:r w:rsidRPr="005C6C13" w:rsidDel="005C6C13">
                <w:rPr>
                  <w:rStyle w:val="ab"/>
                  <w:noProof/>
                  <w:rPrChange w:id="442" w:author="微软用户" w:date="2017-08-24T15:30:00Z">
                    <w:rPr>
                      <w:rStyle w:val="ab"/>
                      <w:noProof/>
                    </w:rPr>
                  </w:rPrChange>
                </w:rPr>
                <w:delText xml:space="preserve">5.1 </w:delText>
              </w:r>
              <w:r w:rsidRPr="005C6C13" w:rsidDel="005C6C13">
                <w:rPr>
                  <w:rStyle w:val="ab"/>
                  <w:noProof/>
                  <w:rPrChange w:id="443" w:author="微软用户" w:date="2017-08-24T15:30:00Z">
                    <w:rPr>
                      <w:rStyle w:val="ab"/>
                      <w:noProof/>
                    </w:rPr>
                  </w:rPrChange>
                </w:rPr>
                <w:delText>开发环境</w:delText>
              </w:r>
              <w:r w:rsidDel="005C6C13">
                <w:rPr>
                  <w:noProof/>
                  <w:webHidden/>
                </w:rPr>
                <w:tab/>
                <w:delText>34</w:delText>
              </w:r>
            </w:del>
          </w:ins>
        </w:p>
        <w:p w14:paraId="11D64FF1" w14:textId="5DD281A6" w:rsidR="00F65EB3" w:rsidDel="005C6C13" w:rsidRDefault="00F65EB3">
          <w:pPr>
            <w:pStyle w:val="23"/>
            <w:tabs>
              <w:tab w:val="right" w:leader="dot" w:pos="8302"/>
            </w:tabs>
            <w:rPr>
              <w:ins w:id="444" w:author="JY0225" w:date="2017-08-24T10:51:00Z"/>
              <w:del w:id="445" w:author="微软用户" w:date="2017-08-24T15:30:00Z"/>
              <w:noProof/>
            </w:rPr>
          </w:pPr>
          <w:ins w:id="446" w:author="JY0225" w:date="2017-08-24T10:51:00Z">
            <w:del w:id="447" w:author="微软用户" w:date="2017-08-24T15:30:00Z">
              <w:r w:rsidRPr="005C6C13" w:rsidDel="005C6C13">
                <w:rPr>
                  <w:rStyle w:val="ab"/>
                  <w:noProof/>
                  <w:rPrChange w:id="448" w:author="微软用户" w:date="2017-08-24T15:30:00Z">
                    <w:rPr>
                      <w:rStyle w:val="ab"/>
                      <w:noProof/>
                    </w:rPr>
                  </w:rPrChange>
                </w:rPr>
                <w:delText xml:space="preserve">5.2 </w:delText>
              </w:r>
              <w:r w:rsidRPr="005C6C13" w:rsidDel="005C6C13">
                <w:rPr>
                  <w:rStyle w:val="ab"/>
                  <w:noProof/>
                  <w:rPrChange w:id="449" w:author="微软用户" w:date="2017-08-24T15:30:00Z">
                    <w:rPr>
                      <w:rStyle w:val="ab"/>
                      <w:noProof/>
                    </w:rPr>
                  </w:rPrChange>
                </w:rPr>
                <w:delText>关键技术实现</w:delText>
              </w:r>
              <w:r w:rsidDel="005C6C13">
                <w:rPr>
                  <w:noProof/>
                  <w:webHidden/>
                </w:rPr>
                <w:tab/>
                <w:delText>34</w:delText>
              </w:r>
            </w:del>
          </w:ins>
        </w:p>
        <w:p w14:paraId="65C58825" w14:textId="046FE462" w:rsidR="00F65EB3" w:rsidDel="005C6C13" w:rsidRDefault="00F65EB3">
          <w:pPr>
            <w:pStyle w:val="32"/>
            <w:tabs>
              <w:tab w:val="right" w:leader="dot" w:pos="8302"/>
            </w:tabs>
            <w:rPr>
              <w:ins w:id="450" w:author="JY0225" w:date="2017-08-24T10:51:00Z"/>
              <w:del w:id="451" w:author="微软用户" w:date="2017-08-24T15:30:00Z"/>
              <w:noProof/>
            </w:rPr>
          </w:pPr>
          <w:ins w:id="452" w:author="JY0225" w:date="2017-08-24T10:51:00Z">
            <w:del w:id="453" w:author="微软用户" w:date="2017-08-24T15:30:00Z">
              <w:r w:rsidRPr="005C6C13" w:rsidDel="005C6C13">
                <w:rPr>
                  <w:rStyle w:val="ab"/>
                  <w:noProof/>
                  <w:rPrChange w:id="454" w:author="微软用户" w:date="2017-08-24T15:30:00Z">
                    <w:rPr>
                      <w:rStyle w:val="ab"/>
                      <w:noProof/>
                    </w:rPr>
                  </w:rPrChange>
                </w:rPr>
                <w:delText>5.2.1</w:delText>
              </w:r>
              <w:r w:rsidRPr="005C6C13" w:rsidDel="005C6C13">
                <w:rPr>
                  <w:rStyle w:val="ab"/>
                  <w:noProof/>
                  <w:rPrChange w:id="455" w:author="微软用户" w:date="2017-08-24T15:30:00Z">
                    <w:rPr>
                      <w:rStyle w:val="ab"/>
                      <w:noProof/>
                    </w:rPr>
                  </w:rPrChange>
                </w:rPr>
                <w:delText>加密方式</w:delText>
              </w:r>
              <w:r w:rsidDel="005C6C13">
                <w:rPr>
                  <w:noProof/>
                  <w:webHidden/>
                </w:rPr>
                <w:tab/>
                <w:delText>34</w:delText>
              </w:r>
            </w:del>
          </w:ins>
        </w:p>
        <w:p w14:paraId="6604EB1A" w14:textId="53039A82" w:rsidR="00F65EB3" w:rsidDel="005C6C13" w:rsidRDefault="00F65EB3">
          <w:pPr>
            <w:pStyle w:val="32"/>
            <w:tabs>
              <w:tab w:val="right" w:leader="dot" w:pos="8302"/>
            </w:tabs>
            <w:rPr>
              <w:ins w:id="456" w:author="JY0225" w:date="2017-08-24T10:51:00Z"/>
              <w:del w:id="457" w:author="微软用户" w:date="2017-08-24T15:30:00Z"/>
              <w:noProof/>
            </w:rPr>
          </w:pPr>
          <w:ins w:id="458" w:author="JY0225" w:date="2017-08-24T10:51:00Z">
            <w:del w:id="459" w:author="微软用户" w:date="2017-08-24T15:30:00Z">
              <w:r w:rsidRPr="005C6C13" w:rsidDel="005C6C13">
                <w:rPr>
                  <w:rStyle w:val="ab"/>
                  <w:noProof/>
                  <w:rPrChange w:id="460" w:author="微软用户" w:date="2017-08-24T15:30:00Z">
                    <w:rPr>
                      <w:rStyle w:val="ab"/>
                      <w:noProof/>
                    </w:rPr>
                  </w:rPrChange>
                </w:rPr>
                <w:delText>5.2.2</w:delText>
              </w:r>
              <w:r w:rsidRPr="005C6C13" w:rsidDel="005C6C13">
                <w:rPr>
                  <w:rStyle w:val="ab"/>
                  <w:noProof/>
                  <w:rPrChange w:id="461" w:author="微软用户" w:date="2017-08-24T15:30:00Z">
                    <w:rPr>
                      <w:rStyle w:val="ab"/>
                      <w:noProof/>
                    </w:rPr>
                  </w:rPrChange>
                </w:rPr>
                <w:delText>中间件授权代理</w:delText>
              </w:r>
              <w:r w:rsidDel="005C6C13">
                <w:rPr>
                  <w:noProof/>
                  <w:webHidden/>
                </w:rPr>
                <w:tab/>
                <w:delText>35</w:delText>
              </w:r>
            </w:del>
          </w:ins>
        </w:p>
        <w:p w14:paraId="65BC215B" w14:textId="4C675FF2" w:rsidR="00F65EB3" w:rsidDel="005C6C13" w:rsidRDefault="00F65EB3">
          <w:pPr>
            <w:pStyle w:val="32"/>
            <w:tabs>
              <w:tab w:val="right" w:leader="dot" w:pos="8302"/>
            </w:tabs>
            <w:rPr>
              <w:ins w:id="462" w:author="JY0225" w:date="2017-08-24T10:51:00Z"/>
              <w:del w:id="463" w:author="微软用户" w:date="2017-08-24T15:30:00Z"/>
              <w:noProof/>
            </w:rPr>
          </w:pPr>
          <w:ins w:id="464" w:author="JY0225" w:date="2017-08-24T10:51:00Z">
            <w:del w:id="465" w:author="微软用户" w:date="2017-08-24T15:30:00Z">
              <w:r w:rsidRPr="005C6C13" w:rsidDel="005C6C13">
                <w:rPr>
                  <w:rStyle w:val="ab"/>
                  <w:noProof/>
                  <w:rPrChange w:id="466" w:author="微软用户" w:date="2017-08-24T15:30:00Z">
                    <w:rPr>
                      <w:rStyle w:val="ab"/>
                      <w:noProof/>
                    </w:rPr>
                  </w:rPrChange>
                </w:rPr>
                <w:delText>5.2.3</w:delText>
              </w:r>
              <w:r w:rsidRPr="005C6C13" w:rsidDel="005C6C13">
                <w:rPr>
                  <w:rStyle w:val="ab"/>
                  <w:noProof/>
                  <w:rPrChange w:id="467" w:author="微软用户" w:date="2017-08-24T15:30:00Z">
                    <w:rPr>
                      <w:rStyle w:val="ab"/>
                      <w:noProof/>
                    </w:rPr>
                  </w:rPrChange>
                </w:rPr>
                <w:delText>大文件上传</w:delText>
              </w:r>
              <w:r w:rsidDel="005C6C13">
                <w:rPr>
                  <w:noProof/>
                  <w:webHidden/>
                </w:rPr>
                <w:tab/>
                <w:delText>36</w:delText>
              </w:r>
            </w:del>
          </w:ins>
        </w:p>
        <w:p w14:paraId="7D5882E3" w14:textId="21B44C0C" w:rsidR="00F65EB3" w:rsidDel="005C6C13" w:rsidRDefault="00F65EB3">
          <w:pPr>
            <w:pStyle w:val="32"/>
            <w:tabs>
              <w:tab w:val="right" w:leader="dot" w:pos="8302"/>
            </w:tabs>
            <w:rPr>
              <w:ins w:id="468" w:author="JY0225" w:date="2017-08-24T10:51:00Z"/>
              <w:del w:id="469" w:author="微软用户" w:date="2017-08-24T15:30:00Z"/>
              <w:noProof/>
            </w:rPr>
          </w:pPr>
          <w:ins w:id="470" w:author="JY0225" w:date="2017-08-24T10:51:00Z">
            <w:del w:id="471" w:author="微软用户" w:date="2017-08-24T15:30:00Z">
              <w:r w:rsidRPr="005C6C13" w:rsidDel="005C6C13">
                <w:rPr>
                  <w:rStyle w:val="ab"/>
                  <w:noProof/>
                  <w:rPrChange w:id="472" w:author="微软用户" w:date="2017-08-24T15:30:00Z">
                    <w:rPr>
                      <w:rStyle w:val="ab"/>
                      <w:noProof/>
                    </w:rPr>
                  </w:rPrChange>
                </w:rPr>
                <w:delText>5.2.4</w:delText>
              </w:r>
              <w:r w:rsidRPr="005C6C13" w:rsidDel="005C6C13">
                <w:rPr>
                  <w:rStyle w:val="ab"/>
                  <w:noProof/>
                  <w:rPrChange w:id="473" w:author="微软用户" w:date="2017-08-24T15:30:00Z">
                    <w:rPr>
                      <w:rStyle w:val="ab"/>
                      <w:noProof/>
                    </w:rPr>
                  </w:rPrChange>
                </w:rPr>
                <w:delText>本地缓存</w:delText>
              </w:r>
              <w:r w:rsidDel="005C6C13">
                <w:rPr>
                  <w:noProof/>
                  <w:webHidden/>
                </w:rPr>
                <w:tab/>
                <w:delText>37</w:delText>
              </w:r>
            </w:del>
          </w:ins>
        </w:p>
        <w:p w14:paraId="47A22EB5" w14:textId="617916B0" w:rsidR="00F65EB3" w:rsidDel="005C6C13" w:rsidRDefault="00F65EB3">
          <w:pPr>
            <w:pStyle w:val="32"/>
            <w:tabs>
              <w:tab w:val="right" w:leader="dot" w:pos="8302"/>
            </w:tabs>
            <w:rPr>
              <w:ins w:id="474" w:author="JY0225" w:date="2017-08-24T10:51:00Z"/>
              <w:del w:id="475" w:author="微软用户" w:date="2017-08-24T15:30:00Z"/>
              <w:noProof/>
            </w:rPr>
          </w:pPr>
          <w:ins w:id="476" w:author="JY0225" w:date="2017-08-24T10:51:00Z">
            <w:del w:id="477" w:author="微软用户" w:date="2017-08-24T15:30:00Z">
              <w:r w:rsidRPr="005C6C13" w:rsidDel="005C6C13">
                <w:rPr>
                  <w:rStyle w:val="ab"/>
                  <w:noProof/>
                  <w:rPrChange w:id="478" w:author="微软用户" w:date="2017-08-24T15:30:00Z">
                    <w:rPr>
                      <w:rStyle w:val="ab"/>
                      <w:noProof/>
                    </w:rPr>
                  </w:rPrChange>
                </w:rPr>
                <w:delText>5.2.5 LRU</w:delText>
              </w:r>
              <w:r w:rsidRPr="005C6C13" w:rsidDel="005C6C13">
                <w:rPr>
                  <w:rStyle w:val="ab"/>
                  <w:noProof/>
                  <w:rPrChange w:id="479" w:author="微软用户" w:date="2017-08-24T15:30:00Z">
                    <w:rPr>
                      <w:rStyle w:val="ab"/>
                      <w:noProof/>
                    </w:rPr>
                  </w:rPrChange>
                </w:rPr>
                <w:delText>替换策略</w:delText>
              </w:r>
              <w:r w:rsidDel="005C6C13">
                <w:rPr>
                  <w:noProof/>
                  <w:webHidden/>
                </w:rPr>
                <w:tab/>
                <w:delText>38</w:delText>
              </w:r>
            </w:del>
          </w:ins>
        </w:p>
        <w:p w14:paraId="33E6B37E" w14:textId="59313F1B" w:rsidR="00F65EB3" w:rsidDel="005C6C13" w:rsidRDefault="00F65EB3">
          <w:pPr>
            <w:pStyle w:val="32"/>
            <w:tabs>
              <w:tab w:val="right" w:leader="dot" w:pos="8302"/>
            </w:tabs>
            <w:rPr>
              <w:ins w:id="480" w:author="JY0225" w:date="2017-08-24T10:51:00Z"/>
              <w:del w:id="481" w:author="微软用户" w:date="2017-08-24T15:30:00Z"/>
              <w:noProof/>
            </w:rPr>
          </w:pPr>
          <w:ins w:id="482" w:author="JY0225" w:date="2017-08-24T10:51:00Z">
            <w:del w:id="483" w:author="微软用户" w:date="2017-08-24T15:30:00Z">
              <w:r w:rsidRPr="005C6C13" w:rsidDel="005C6C13">
                <w:rPr>
                  <w:rStyle w:val="ab"/>
                  <w:noProof/>
                  <w:rPrChange w:id="484" w:author="微软用户" w:date="2017-08-24T15:30:00Z">
                    <w:rPr>
                      <w:rStyle w:val="ab"/>
                      <w:noProof/>
                    </w:rPr>
                  </w:rPrChange>
                </w:rPr>
                <w:delText>5.2.6 Firefox</w:delText>
              </w:r>
              <w:r w:rsidRPr="005C6C13" w:rsidDel="005C6C13">
                <w:rPr>
                  <w:rStyle w:val="ab"/>
                  <w:noProof/>
                  <w:rPrChange w:id="485" w:author="微软用户" w:date="2017-08-24T15:30:00Z">
                    <w:rPr>
                      <w:rStyle w:val="ab"/>
                      <w:noProof/>
                    </w:rPr>
                  </w:rPrChange>
                </w:rPr>
                <w:delText>扩展</w:delText>
              </w:r>
              <w:r w:rsidDel="005C6C13">
                <w:rPr>
                  <w:noProof/>
                  <w:webHidden/>
                </w:rPr>
                <w:tab/>
                <w:delText>39</w:delText>
              </w:r>
            </w:del>
          </w:ins>
        </w:p>
        <w:p w14:paraId="3480A52B" w14:textId="6E8D46EE" w:rsidR="00F65EB3" w:rsidDel="005C6C13" w:rsidRDefault="00F65EB3">
          <w:pPr>
            <w:pStyle w:val="32"/>
            <w:tabs>
              <w:tab w:val="right" w:leader="dot" w:pos="8302"/>
            </w:tabs>
            <w:rPr>
              <w:ins w:id="486" w:author="JY0225" w:date="2017-08-24T10:51:00Z"/>
              <w:del w:id="487" w:author="微软用户" w:date="2017-08-24T15:30:00Z"/>
              <w:noProof/>
            </w:rPr>
          </w:pPr>
          <w:ins w:id="488" w:author="JY0225" w:date="2017-08-24T10:51:00Z">
            <w:del w:id="489" w:author="微软用户" w:date="2017-08-24T15:30:00Z">
              <w:r w:rsidRPr="005C6C13" w:rsidDel="005C6C13">
                <w:rPr>
                  <w:rStyle w:val="ab"/>
                  <w:noProof/>
                  <w:rPrChange w:id="490" w:author="微软用户" w:date="2017-08-24T15:30:00Z">
                    <w:rPr>
                      <w:rStyle w:val="ab"/>
                      <w:noProof/>
                    </w:rPr>
                  </w:rPrChange>
                </w:rPr>
                <w:delText>5.2.7 Java SDK</w:delText>
              </w:r>
              <w:r w:rsidDel="005C6C13">
                <w:rPr>
                  <w:noProof/>
                  <w:webHidden/>
                </w:rPr>
                <w:tab/>
                <w:delText>42</w:delText>
              </w:r>
            </w:del>
          </w:ins>
        </w:p>
        <w:p w14:paraId="464D2588" w14:textId="6C8AF996" w:rsidR="00F65EB3" w:rsidDel="005C6C13" w:rsidRDefault="00F65EB3">
          <w:pPr>
            <w:pStyle w:val="10"/>
            <w:rPr>
              <w:ins w:id="491" w:author="JY0225" w:date="2017-08-24T10:51:00Z"/>
              <w:del w:id="492" w:author="微软用户" w:date="2017-08-24T15:30:00Z"/>
              <w:noProof/>
            </w:rPr>
          </w:pPr>
          <w:ins w:id="493" w:author="JY0225" w:date="2017-08-24T10:51:00Z">
            <w:del w:id="494" w:author="微软用户" w:date="2017-08-24T15:30:00Z">
              <w:r w:rsidRPr="005C6C13" w:rsidDel="005C6C13">
                <w:rPr>
                  <w:rStyle w:val="ab"/>
                  <w:rFonts w:ascii="Times New Roman" w:hAnsi="Times New Roman" w:cs="Times New Roman"/>
                  <w:noProof/>
                  <w:rPrChange w:id="495" w:author="微软用户" w:date="2017-08-24T15:30:00Z">
                    <w:rPr>
                      <w:rStyle w:val="ab"/>
                      <w:rFonts w:ascii="Times New Roman" w:hAnsi="Times New Roman" w:cs="Times New Roman"/>
                      <w:noProof/>
                    </w:rPr>
                  </w:rPrChange>
                </w:rPr>
                <w:delText>第六章</w:delText>
              </w:r>
              <w:r w:rsidRPr="005C6C13" w:rsidDel="005C6C13">
                <w:rPr>
                  <w:rStyle w:val="ab"/>
                  <w:rFonts w:ascii="Times New Roman" w:hAnsi="Times New Roman" w:cs="Times New Roman"/>
                  <w:noProof/>
                  <w:rPrChange w:id="496" w:author="微软用户" w:date="2017-08-24T15:30:00Z">
                    <w:rPr>
                      <w:rStyle w:val="ab"/>
                      <w:rFonts w:ascii="Times New Roman" w:hAnsi="Times New Roman" w:cs="Times New Roman"/>
                      <w:noProof/>
                    </w:rPr>
                  </w:rPrChange>
                </w:rPr>
                <w:delText xml:space="preserve"> </w:delText>
              </w:r>
              <w:r w:rsidRPr="005C6C13" w:rsidDel="005C6C13">
                <w:rPr>
                  <w:rStyle w:val="ab"/>
                  <w:rFonts w:ascii="Times New Roman" w:hAnsi="Times New Roman" w:cs="Times New Roman"/>
                  <w:noProof/>
                  <w:rPrChange w:id="497" w:author="微软用户" w:date="2017-08-24T15:30:00Z">
                    <w:rPr>
                      <w:rStyle w:val="ab"/>
                      <w:rFonts w:ascii="Times New Roman" w:hAnsi="Times New Roman" w:cs="Times New Roman"/>
                      <w:noProof/>
                    </w:rPr>
                  </w:rPrChange>
                </w:rPr>
                <w:delText>云备份中间件优化系统测试</w:delText>
              </w:r>
              <w:r w:rsidDel="005C6C13">
                <w:rPr>
                  <w:noProof/>
                  <w:webHidden/>
                </w:rPr>
                <w:tab/>
                <w:delText>45</w:delText>
              </w:r>
            </w:del>
          </w:ins>
        </w:p>
        <w:p w14:paraId="18A5B41E" w14:textId="00B1937E" w:rsidR="00F65EB3" w:rsidDel="005C6C13" w:rsidRDefault="00F65EB3">
          <w:pPr>
            <w:pStyle w:val="23"/>
            <w:tabs>
              <w:tab w:val="right" w:leader="dot" w:pos="8302"/>
            </w:tabs>
            <w:rPr>
              <w:ins w:id="498" w:author="JY0225" w:date="2017-08-24T10:51:00Z"/>
              <w:del w:id="499" w:author="微软用户" w:date="2017-08-24T15:30:00Z"/>
              <w:noProof/>
            </w:rPr>
          </w:pPr>
          <w:ins w:id="500" w:author="JY0225" w:date="2017-08-24T10:51:00Z">
            <w:del w:id="501" w:author="微软用户" w:date="2017-08-24T15:30:00Z">
              <w:r w:rsidRPr="005C6C13" w:rsidDel="005C6C13">
                <w:rPr>
                  <w:rStyle w:val="ab"/>
                  <w:noProof/>
                  <w:rPrChange w:id="502" w:author="微软用户" w:date="2017-08-24T15:30:00Z">
                    <w:rPr>
                      <w:rStyle w:val="ab"/>
                      <w:noProof/>
                    </w:rPr>
                  </w:rPrChange>
                </w:rPr>
                <w:delText xml:space="preserve">6.1 </w:delText>
              </w:r>
              <w:r w:rsidRPr="005C6C13" w:rsidDel="005C6C13">
                <w:rPr>
                  <w:rStyle w:val="ab"/>
                  <w:noProof/>
                  <w:rPrChange w:id="503" w:author="微软用户" w:date="2017-08-24T15:30:00Z">
                    <w:rPr>
                      <w:rStyle w:val="ab"/>
                      <w:noProof/>
                    </w:rPr>
                  </w:rPrChange>
                </w:rPr>
                <w:delText>测试环境部署</w:delText>
              </w:r>
              <w:r w:rsidDel="005C6C13">
                <w:rPr>
                  <w:noProof/>
                  <w:webHidden/>
                </w:rPr>
                <w:tab/>
                <w:delText>45</w:delText>
              </w:r>
            </w:del>
          </w:ins>
        </w:p>
        <w:p w14:paraId="27FB90FB" w14:textId="28678CC7" w:rsidR="00F65EB3" w:rsidDel="005C6C13" w:rsidRDefault="00F65EB3">
          <w:pPr>
            <w:pStyle w:val="23"/>
            <w:tabs>
              <w:tab w:val="right" w:leader="dot" w:pos="8302"/>
            </w:tabs>
            <w:rPr>
              <w:ins w:id="504" w:author="JY0225" w:date="2017-08-24T10:51:00Z"/>
              <w:del w:id="505" w:author="微软用户" w:date="2017-08-24T15:30:00Z"/>
              <w:noProof/>
            </w:rPr>
          </w:pPr>
          <w:ins w:id="506" w:author="JY0225" w:date="2017-08-24T10:51:00Z">
            <w:del w:id="507" w:author="微软用户" w:date="2017-08-24T15:30:00Z">
              <w:r w:rsidRPr="005C6C13" w:rsidDel="005C6C13">
                <w:rPr>
                  <w:rStyle w:val="ab"/>
                  <w:noProof/>
                  <w:rPrChange w:id="508" w:author="微软用户" w:date="2017-08-24T15:30:00Z">
                    <w:rPr>
                      <w:rStyle w:val="ab"/>
                      <w:noProof/>
                    </w:rPr>
                  </w:rPrChange>
                </w:rPr>
                <w:delText xml:space="preserve">6.2 </w:delText>
              </w:r>
              <w:r w:rsidRPr="005C6C13" w:rsidDel="005C6C13">
                <w:rPr>
                  <w:rStyle w:val="ab"/>
                  <w:noProof/>
                  <w:rPrChange w:id="509" w:author="微软用户" w:date="2017-08-24T15:30:00Z">
                    <w:rPr>
                      <w:rStyle w:val="ab"/>
                      <w:noProof/>
                    </w:rPr>
                  </w:rPrChange>
                </w:rPr>
                <w:delText>测试目标</w:delText>
              </w:r>
              <w:r w:rsidDel="005C6C13">
                <w:rPr>
                  <w:noProof/>
                  <w:webHidden/>
                </w:rPr>
                <w:tab/>
                <w:delText>45</w:delText>
              </w:r>
            </w:del>
          </w:ins>
        </w:p>
        <w:p w14:paraId="78F5BBDB" w14:textId="7D97D174" w:rsidR="00F65EB3" w:rsidDel="005C6C13" w:rsidRDefault="00F65EB3">
          <w:pPr>
            <w:pStyle w:val="23"/>
            <w:tabs>
              <w:tab w:val="right" w:leader="dot" w:pos="8302"/>
            </w:tabs>
            <w:rPr>
              <w:ins w:id="510" w:author="JY0225" w:date="2017-08-24T10:51:00Z"/>
              <w:del w:id="511" w:author="微软用户" w:date="2017-08-24T15:30:00Z"/>
              <w:noProof/>
            </w:rPr>
          </w:pPr>
          <w:ins w:id="512" w:author="JY0225" w:date="2017-08-24T10:51:00Z">
            <w:del w:id="513" w:author="微软用户" w:date="2017-08-24T15:30:00Z">
              <w:r w:rsidRPr="005C6C13" w:rsidDel="005C6C13">
                <w:rPr>
                  <w:rStyle w:val="ab"/>
                  <w:noProof/>
                  <w:rPrChange w:id="514" w:author="微软用户" w:date="2017-08-24T15:30:00Z">
                    <w:rPr>
                      <w:rStyle w:val="ab"/>
                      <w:noProof/>
                    </w:rPr>
                  </w:rPrChange>
                </w:rPr>
                <w:delText xml:space="preserve">6.3 </w:delText>
              </w:r>
              <w:r w:rsidRPr="005C6C13" w:rsidDel="005C6C13">
                <w:rPr>
                  <w:rStyle w:val="ab"/>
                  <w:noProof/>
                  <w:rPrChange w:id="515" w:author="微软用户" w:date="2017-08-24T15:30:00Z">
                    <w:rPr>
                      <w:rStyle w:val="ab"/>
                      <w:noProof/>
                    </w:rPr>
                  </w:rPrChange>
                </w:rPr>
                <w:delText>功能测试</w:delText>
              </w:r>
              <w:r w:rsidDel="005C6C13">
                <w:rPr>
                  <w:noProof/>
                  <w:webHidden/>
                </w:rPr>
                <w:tab/>
                <w:delText>46</w:delText>
              </w:r>
            </w:del>
          </w:ins>
        </w:p>
        <w:p w14:paraId="0634B620" w14:textId="382C531D" w:rsidR="00F65EB3" w:rsidDel="005C6C13" w:rsidRDefault="00F65EB3">
          <w:pPr>
            <w:pStyle w:val="32"/>
            <w:tabs>
              <w:tab w:val="right" w:leader="dot" w:pos="8302"/>
            </w:tabs>
            <w:rPr>
              <w:ins w:id="516" w:author="JY0225" w:date="2017-08-24T10:51:00Z"/>
              <w:del w:id="517" w:author="微软用户" w:date="2017-08-24T15:30:00Z"/>
              <w:noProof/>
            </w:rPr>
          </w:pPr>
          <w:ins w:id="518" w:author="JY0225" w:date="2017-08-24T10:51:00Z">
            <w:del w:id="519" w:author="微软用户" w:date="2017-08-24T15:30:00Z">
              <w:r w:rsidRPr="005C6C13" w:rsidDel="005C6C13">
                <w:rPr>
                  <w:rStyle w:val="ab"/>
                  <w:noProof/>
                  <w:rPrChange w:id="520" w:author="微软用户" w:date="2017-08-24T15:30:00Z">
                    <w:rPr>
                      <w:rStyle w:val="ab"/>
                      <w:noProof/>
                    </w:rPr>
                  </w:rPrChange>
                </w:rPr>
                <w:delText xml:space="preserve">6.3.1 </w:delText>
              </w:r>
              <w:r w:rsidRPr="005C6C13" w:rsidDel="005C6C13">
                <w:rPr>
                  <w:rStyle w:val="ab"/>
                  <w:noProof/>
                  <w:rPrChange w:id="521" w:author="微软用户" w:date="2017-08-24T15:30:00Z">
                    <w:rPr>
                      <w:rStyle w:val="ab"/>
                      <w:noProof/>
                    </w:rPr>
                  </w:rPrChange>
                </w:rPr>
                <w:delText>持久会话管理功能测试</w:delText>
              </w:r>
              <w:r w:rsidDel="005C6C13">
                <w:rPr>
                  <w:noProof/>
                  <w:webHidden/>
                </w:rPr>
                <w:tab/>
                <w:delText>46</w:delText>
              </w:r>
            </w:del>
          </w:ins>
        </w:p>
        <w:p w14:paraId="2F3B9CF4" w14:textId="4B72A804" w:rsidR="00F65EB3" w:rsidDel="005C6C13" w:rsidRDefault="00F65EB3">
          <w:pPr>
            <w:pStyle w:val="32"/>
            <w:tabs>
              <w:tab w:val="right" w:leader="dot" w:pos="8302"/>
            </w:tabs>
            <w:rPr>
              <w:ins w:id="522" w:author="JY0225" w:date="2017-08-24T10:51:00Z"/>
              <w:del w:id="523" w:author="微软用户" w:date="2017-08-24T15:30:00Z"/>
              <w:noProof/>
            </w:rPr>
          </w:pPr>
          <w:ins w:id="524" w:author="JY0225" w:date="2017-08-24T10:51:00Z">
            <w:del w:id="525" w:author="微软用户" w:date="2017-08-24T15:30:00Z">
              <w:r w:rsidRPr="005C6C13" w:rsidDel="005C6C13">
                <w:rPr>
                  <w:rStyle w:val="ab"/>
                  <w:noProof/>
                  <w:rPrChange w:id="526" w:author="微软用户" w:date="2017-08-24T15:30:00Z">
                    <w:rPr>
                      <w:rStyle w:val="ab"/>
                      <w:noProof/>
                    </w:rPr>
                  </w:rPrChange>
                </w:rPr>
                <w:delText xml:space="preserve">6.3.2 </w:delText>
              </w:r>
              <w:r w:rsidRPr="005C6C13" w:rsidDel="005C6C13">
                <w:rPr>
                  <w:rStyle w:val="ab"/>
                  <w:noProof/>
                  <w:rPrChange w:id="527" w:author="微软用户" w:date="2017-08-24T15:30:00Z">
                    <w:rPr>
                      <w:rStyle w:val="ab"/>
                      <w:noProof/>
                    </w:rPr>
                  </w:rPrChange>
                </w:rPr>
                <w:delText>大文件上传功能测试</w:delText>
              </w:r>
              <w:r w:rsidDel="005C6C13">
                <w:rPr>
                  <w:noProof/>
                  <w:webHidden/>
                </w:rPr>
                <w:tab/>
                <w:delText>46</w:delText>
              </w:r>
            </w:del>
          </w:ins>
        </w:p>
        <w:p w14:paraId="1D010061" w14:textId="5264BA7C" w:rsidR="00F65EB3" w:rsidDel="005C6C13" w:rsidRDefault="00F65EB3">
          <w:pPr>
            <w:pStyle w:val="32"/>
            <w:tabs>
              <w:tab w:val="right" w:leader="dot" w:pos="8302"/>
            </w:tabs>
            <w:rPr>
              <w:ins w:id="528" w:author="JY0225" w:date="2017-08-24T10:51:00Z"/>
              <w:del w:id="529" w:author="微软用户" w:date="2017-08-24T15:30:00Z"/>
              <w:noProof/>
            </w:rPr>
          </w:pPr>
          <w:ins w:id="530" w:author="JY0225" w:date="2017-08-24T10:51:00Z">
            <w:del w:id="531" w:author="微软用户" w:date="2017-08-24T15:30:00Z">
              <w:r w:rsidRPr="005C6C13" w:rsidDel="005C6C13">
                <w:rPr>
                  <w:rStyle w:val="ab"/>
                  <w:noProof/>
                  <w:rPrChange w:id="532" w:author="微软用户" w:date="2017-08-24T15:30:00Z">
                    <w:rPr>
                      <w:rStyle w:val="ab"/>
                      <w:noProof/>
                    </w:rPr>
                  </w:rPrChange>
                </w:rPr>
                <w:delText xml:space="preserve">6.3.3 </w:delText>
              </w:r>
              <w:r w:rsidRPr="005C6C13" w:rsidDel="005C6C13">
                <w:rPr>
                  <w:rStyle w:val="ab"/>
                  <w:noProof/>
                  <w:rPrChange w:id="533" w:author="微软用户" w:date="2017-08-24T15:30:00Z">
                    <w:rPr>
                      <w:rStyle w:val="ab"/>
                      <w:noProof/>
                    </w:rPr>
                  </w:rPrChange>
                </w:rPr>
                <w:delText>本地缓存功能测试</w:delText>
              </w:r>
              <w:r w:rsidDel="005C6C13">
                <w:rPr>
                  <w:noProof/>
                  <w:webHidden/>
                </w:rPr>
                <w:tab/>
                <w:delText>47</w:delText>
              </w:r>
            </w:del>
          </w:ins>
        </w:p>
        <w:p w14:paraId="4A784482" w14:textId="502D1925" w:rsidR="00F65EB3" w:rsidDel="005C6C13" w:rsidRDefault="00F65EB3">
          <w:pPr>
            <w:pStyle w:val="32"/>
            <w:tabs>
              <w:tab w:val="right" w:leader="dot" w:pos="8302"/>
            </w:tabs>
            <w:rPr>
              <w:ins w:id="534" w:author="JY0225" w:date="2017-08-24T10:51:00Z"/>
              <w:del w:id="535" w:author="微软用户" w:date="2017-08-24T15:30:00Z"/>
              <w:noProof/>
            </w:rPr>
          </w:pPr>
          <w:ins w:id="536" w:author="JY0225" w:date="2017-08-24T10:51:00Z">
            <w:del w:id="537" w:author="微软用户" w:date="2017-08-24T15:30:00Z">
              <w:r w:rsidRPr="005C6C13" w:rsidDel="005C6C13">
                <w:rPr>
                  <w:rStyle w:val="ab"/>
                  <w:noProof/>
                  <w:rPrChange w:id="538" w:author="微软用户" w:date="2017-08-24T15:30:00Z">
                    <w:rPr>
                      <w:rStyle w:val="ab"/>
                      <w:noProof/>
                    </w:rPr>
                  </w:rPrChange>
                </w:rPr>
                <w:delText xml:space="preserve">6.3.4 </w:delText>
              </w:r>
              <w:r w:rsidRPr="005C6C13" w:rsidDel="005C6C13">
                <w:rPr>
                  <w:rStyle w:val="ab"/>
                  <w:noProof/>
                  <w:rPrChange w:id="539" w:author="微软用户" w:date="2017-08-24T15:30:00Z">
                    <w:rPr>
                      <w:rStyle w:val="ab"/>
                      <w:noProof/>
                    </w:rPr>
                  </w:rPrChange>
                </w:rPr>
                <w:delText>多应用适配功能测试</w:delText>
              </w:r>
              <w:r w:rsidDel="005C6C13">
                <w:rPr>
                  <w:noProof/>
                  <w:webHidden/>
                </w:rPr>
                <w:tab/>
                <w:delText>49</w:delText>
              </w:r>
            </w:del>
          </w:ins>
        </w:p>
        <w:p w14:paraId="02E8FCB5" w14:textId="4BEFEF80" w:rsidR="00F65EB3" w:rsidDel="005C6C13" w:rsidRDefault="00F65EB3">
          <w:pPr>
            <w:pStyle w:val="23"/>
            <w:tabs>
              <w:tab w:val="right" w:leader="dot" w:pos="8302"/>
            </w:tabs>
            <w:rPr>
              <w:ins w:id="540" w:author="JY0225" w:date="2017-08-24T10:51:00Z"/>
              <w:del w:id="541" w:author="微软用户" w:date="2017-08-24T15:30:00Z"/>
              <w:noProof/>
            </w:rPr>
          </w:pPr>
          <w:ins w:id="542" w:author="JY0225" w:date="2017-08-24T10:51:00Z">
            <w:del w:id="543" w:author="微软用户" w:date="2017-08-24T15:30:00Z">
              <w:r w:rsidRPr="005C6C13" w:rsidDel="005C6C13">
                <w:rPr>
                  <w:rStyle w:val="ab"/>
                  <w:noProof/>
                  <w:rPrChange w:id="544" w:author="微软用户" w:date="2017-08-24T15:30:00Z">
                    <w:rPr>
                      <w:rStyle w:val="ab"/>
                      <w:noProof/>
                    </w:rPr>
                  </w:rPrChange>
                </w:rPr>
                <w:delText xml:space="preserve">6.4 </w:delText>
              </w:r>
              <w:r w:rsidRPr="005C6C13" w:rsidDel="005C6C13">
                <w:rPr>
                  <w:rStyle w:val="ab"/>
                  <w:noProof/>
                  <w:rPrChange w:id="545" w:author="微软用户" w:date="2017-08-24T15:30:00Z">
                    <w:rPr>
                      <w:rStyle w:val="ab"/>
                      <w:noProof/>
                    </w:rPr>
                  </w:rPrChange>
                </w:rPr>
                <w:delText>性能分析</w:delText>
              </w:r>
              <w:r w:rsidDel="005C6C13">
                <w:rPr>
                  <w:noProof/>
                  <w:webHidden/>
                </w:rPr>
                <w:tab/>
                <w:delText>51</w:delText>
              </w:r>
            </w:del>
          </w:ins>
        </w:p>
        <w:p w14:paraId="3F335830" w14:textId="37B5ED21" w:rsidR="00F65EB3" w:rsidDel="005C6C13" w:rsidRDefault="00F65EB3">
          <w:pPr>
            <w:pStyle w:val="32"/>
            <w:tabs>
              <w:tab w:val="right" w:leader="dot" w:pos="8302"/>
            </w:tabs>
            <w:rPr>
              <w:ins w:id="546" w:author="JY0225" w:date="2017-08-24T10:51:00Z"/>
              <w:del w:id="547" w:author="微软用户" w:date="2017-08-24T15:30:00Z"/>
              <w:noProof/>
            </w:rPr>
          </w:pPr>
          <w:ins w:id="548" w:author="JY0225" w:date="2017-08-24T10:51:00Z">
            <w:del w:id="549" w:author="微软用户" w:date="2017-08-24T15:30:00Z">
              <w:r w:rsidRPr="005C6C13" w:rsidDel="005C6C13">
                <w:rPr>
                  <w:rStyle w:val="ab"/>
                  <w:noProof/>
                  <w:rPrChange w:id="550" w:author="微软用户" w:date="2017-08-24T15:30:00Z">
                    <w:rPr>
                      <w:rStyle w:val="ab"/>
                      <w:noProof/>
                    </w:rPr>
                  </w:rPrChange>
                </w:rPr>
                <w:delText>6.4.1</w:delText>
              </w:r>
              <w:r w:rsidRPr="005C6C13" w:rsidDel="005C6C13">
                <w:rPr>
                  <w:rStyle w:val="ab"/>
                  <w:noProof/>
                  <w:rPrChange w:id="551" w:author="微软用户" w:date="2017-08-24T15:30:00Z">
                    <w:rPr>
                      <w:rStyle w:val="ab"/>
                      <w:noProof/>
                    </w:rPr>
                  </w:rPrChange>
                </w:rPr>
                <w:delText>安全性分析</w:delText>
              </w:r>
              <w:r w:rsidDel="005C6C13">
                <w:rPr>
                  <w:noProof/>
                  <w:webHidden/>
                </w:rPr>
                <w:tab/>
                <w:delText>51</w:delText>
              </w:r>
            </w:del>
          </w:ins>
        </w:p>
        <w:p w14:paraId="2FCAF844" w14:textId="65172B35" w:rsidR="00F65EB3" w:rsidDel="005C6C13" w:rsidRDefault="00F65EB3">
          <w:pPr>
            <w:pStyle w:val="32"/>
            <w:tabs>
              <w:tab w:val="right" w:leader="dot" w:pos="8302"/>
            </w:tabs>
            <w:rPr>
              <w:ins w:id="552" w:author="JY0225" w:date="2017-08-24T10:51:00Z"/>
              <w:del w:id="553" w:author="微软用户" w:date="2017-08-24T15:30:00Z"/>
              <w:noProof/>
            </w:rPr>
          </w:pPr>
          <w:ins w:id="554" w:author="JY0225" w:date="2017-08-24T10:51:00Z">
            <w:del w:id="555" w:author="微软用户" w:date="2017-08-24T15:30:00Z">
              <w:r w:rsidRPr="005C6C13" w:rsidDel="005C6C13">
                <w:rPr>
                  <w:rStyle w:val="ab"/>
                  <w:noProof/>
                  <w:rPrChange w:id="556" w:author="微软用户" w:date="2017-08-24T15:30:00Z">
                    <w:rPr>
                      <w:rStyle w:val="ab"/>
                      <w:noProof/>
                    </w:rPr>
                  </w:rPrChange>
                </w:rPr>
                <w:delText>6.4.2</w:delText>
              </w:r>
              <w:r w:rsidRPr="005C6C13" w:rsidDel="005C6C13">
                <w:rPr>
                  <w:rStyle w:val="ab"/>
                  <w:noProof/>
                  <w:rPrChange w:id="557" w:author="微软用户" w:date="2017-08-24T15:30:00Z">
                    <w:rPr>
                      <w:rStyle w:val="ab"/>
                      <w:noProof/>
                    </w:rPr>
                  </w:rPrChange>
                </w:rPr>
                <w:delText>稳定性分析</w:delText>
              </w:r>
              <w:r w:rsidDel="005C6C13">
                <w:rPr>
                  <w:noProof/>
                  <w:webHidden/>
                </w:rPr>
                <w:tab/>
                <w:delText>52</w:delText>
              </w:r>
            </w:del>
          </w:ins>
        </w:p>
        <w:p w14:paraId="18A3167B" w14:textId="3684799A" w:rsidR="00F65EB3" w:rsidDel="005C6C13" w:rsidRDefault="00F65EB3">
          <w:pPr>
            <w:pStyle w:val="23"/>
            <w:tabs>
              <w:tab w:val="right" w:leader="dot" w:pos="8302"/>
            </w:tabs>
            <w:rPr>
              <w:ins w:id="558" w:author="JY0225" w:date="2017-08-24T10:51:00Z"/>
              <w:del w:id="559" w:author="微软用户" w:date="2017-08-24T15:30:00Z"/>
              <w:noProof/>
            </w:rPr>
          </w:pPr>
          <w:ins w:id="560" w:author="JY0225" w:date="2017-08-24T10:51:00Z">
            <w:del w:id="561" w:author="微软用户" w:date="2017-08-24T15:30:00Z">
              <w:r w:rsidRPr="005C6C13" w:rsidDel="005C6C13">
                <w:rPr>
                  <w:rStyle w:val="ab"/>
                  <w:noProof/>
                  <w:rPrChange w:id="562" w:author="微软用户" w:date="2017-08-24T15:30:00Z">
                    <w:rPr>
                      <w:rStyle w:val="ab"/>
                      <w:noProof/>
                    </w:rPr>
                  </w:rPrChange>
                </w:rPr>
                <w:delText xml:space="preserve">6.5 </w:delText>
              </w:r>
              <w:r w:rsidRPr="005C6C13" w:rsidDel="005C6C13">
                <w:rPr>
                  <w:rStyle w:val="ab"/>
                  <w:noProof/>
                  <w:rPrChange w:id="563" w:author="微软用户" w:date="2017-08-24T15:30:00Z">
                    <w:rPr>
                      <w:rStyle w:val="ab"/>
                      <w:noProof/>
                    </w:rPr>
                  </w:rPrChange>
                </w:rPr>
                <w:delText>功能和性能对比测试</w:delText>
              </w:r>
              <w:r w:rsidDel="005C6C13">
                <w:rPr>
                  <w:noProof/>
                  <w:webHidden/>
                </w:rPr>
                <w:tab/>
                <w:delText>53</w:delText>
              </w:r>
            </w:del>
          </w:ins>
        </w:p>
        <w:p w14:paraId="43A234FD" w14:textId="60DB3760" w:rsidR="00F65EB3" w:rsidDel="005C6C13" w:rsidRDefault="00F65EB3">
          <w:pPr>
            <w:pStyle w:val="32"/>
            <w:tabs>
              <w:tab w:val="right" w:leader="dot" w:pos="8302"/>
            </w:tabs>
            <w:rPr>
              <w:ins w:id="564" w:author="JY0225" w:date="2017-08-24T10:51:00Z"/>
              <w:del w:id="565" w:author="微软用户" w:date="2017-08-24T15:30:00Z"/>
              <w:noProof/>
            </w:rPr>
          </w:pPr>
          <w:ins w:id="566" w:author="JY0225" w:date="2017-08-24T10:51:00Z">
            <w:del w:id="567" w:author="微软用户" w:date="2017-08-24T15:30:00Z">
              <w:r w:rsidRPr="005C6C13" w:rsidDel="005C6C13">
                <w:rPr>
                  <w:rStyle w:val="ab"/>
                  <w:noProof/>
                  <w:rPrChange w:id="568" w:author="微软用户" w:date="2017-08-24T15:30:00Z">
                    <w:rPr>
                      <w:rStyle w:val="ab"/>
                      <w:noProof/>
                    </w:rPr>
                  </w:rPrChange>
                </w:rPr>
                <w:delText>6.5.1</w:delText>
              </w:r>
              <w:r w:rsidRPr="005C6C13" w:rsidDel="005C6C13">
                <w:rPr>
                  <w:rStyle w:val="ab"/>
                  <w:noProof/>
                  <w:rPrChange w:id="569" w:author="微软用户" w:date="2017-08-24T15:30:00Z">
                    <w:rPr>
                      <w:rStyle w:val="ab"/>
                      <w:noProof/>
                    </w:rPr>
                  </w:rPrChange>
                </w:rPr>
                <w:delText>原中间系统对比分析</w:delText>
              </w:r>
              <w:r w:rsidDel="005C6C13">
                <w:rPr>
                  <w:noProof/>
                  <w:webHidden/>
                </w:rPr>
                <w:tab/>
                <w:delText>53</w:delText>
              </w:r>
            </w:del>
          </w:ins>
        </w:p>
        <w:p w14:paraId="40D7B29D" w14:textId="0171E019" w:rsidR="00F65EB3" w:rsidDel="005C6C13" w:rsidRDefault="00F65EB3">
          <w:pPr>
            <w:pStyle w:val="32"/>
            <w:tabs>
              <w:tab w:val="right" w:leader="dot" w:pos="8302"/>
            </w:tabs>
            <w:rPr>
              <w:ins w:id="570" w:author="JY0225" w:date="2017-08-24T10:51:00Z"/>
              <w:del w:id="571" w:author="微软用户" w:date="2017-08-24T15:30:00Z"/>
              <w:noProof/>
            </w:rPr>
          </w:pPr>
          <w:ins w:id="572" w:author="JY0225" w:date="2017-08-24T10:51:00Z">
            <w:del w:id="573" w:author="微软用户" w:date="2017-08-24T15:30:00Z">
              <w:r w:rsidRPr="005C6C13" w:rsidDel="005C6C13">
                <w:rPr>
                  <w:rStyle w:val="ab"/>
                  <w:noProof/>
                  <w:rPrChange w:id="574" w:author="微软用户" w:date="2017-08-24T15:30:00Z">
                    <w:rPr>
                      <w:rStyle w:val="ab"/>
                      <w:noProof/>
                    </w:rPr>
                  </w:rPrChange>
                </w:rPr>
                <w:delText>6.5.2</w:delText>
              </w:r>
              <w:r w:rsidRPr="005C6C13" w:rsidDel="005C6C13">
                <w:rPr>
                  <w:rStyle w:val="ab"/>
                  <w:noProof/>
                  <w:rPrChange w:id="575" w:author="微软用户" w:date="2017-08-24T15:30:00Z">
                    <w:rPr>
                      <w:rStyle w:val="ab"/>
                      <w:noProof/>
                    </w:rPr>
                  </w:rPrChange>
                </w:rPr>
                <w:delText>同类产品对比分析</w:delText>
              </w:r>
              <w:r w:rsidDel="005C6C13">
                <w:rPr>
                  <w:noProof/>
                  <w:webHidden/>
                </w:rPr>
                <w:tab/>
                <w:delText>54</w:delText>
              </w:r>
            </w:del>
          </w:ins>
        </w:p>
        <w:p w14:paraId="2DEC0FAC" w14:textId="5CC2B04F" w:rsidR="00F65EB3" w:rsidDel="005C6C13" w:rsidRDefault="00F65EB3">
          <w:pPr>
            <w:pStyle w:val="10"/>
            <w:rPr>
              <w:ins w:id="576" w:author="JY0225" w:date="2017-08-24T10:51:00Z"/>
              <w:del w:id="577" w:author="微软用户" w:date="2017-08-24T15:30:00Z"/>
              <w:noProof/>
            </w:rPr>
          </w:pPr>
          <w:ins w:id="578" w:author="JY0225" w:date="2017-08-24T10:51:00Z">
            <w:del w:id="579" w:author="微软用户" w:date="2017-08-24T15:30:00Z">
              <w:r w:rsidRPr="005C6C13" w:rsidDel="005C6C13">
                <w:rPr>
                  <w:rStyle w:val="ab"/>
                  <w:rFonts w:ascii="Times New Roman" w:hAnsi="Times New Roman" w:cs="Times New Roman"/>
                  <w:noProof/>
                  <w:rPrChange w:id="580" w:author="微软用户" w:date="2017-08-24T15:30:00Z">
                    <w:rPr>
                      <w:rStyle w:val="ab"/>
                      <w:rFonts w:ascii="Times New Roman" w:hAnsi="Times New Roman" w:cs="Times New Roman"/>
                      <w:noProof/>
                    </w:rPr>
                  </w:rPrChange>
                </w:rPr>
                <w:delText>第七章</w:delText>
              </w:r>
              <w:r w:rsidRPr="005C6C13" w:rsidDel="005C6C13">
                <w:rPr>
                  <w:rStyle w:val="ab"/>
                  <w:rFonts w:ascii="Times New Roman" w:hAnsi="Times New Roman" w:cs="Times New Roman"/>
                  <w:noProof/>
                  <w:rPrChange w:id="581" w:author="微软用户" w:date="2017-08-24T15:30:00Z">
                    <w:rPr>
                      <w:rStyle w:val="ab"/>
                      <w:rFonts w:ascii="Times New Roman" w:hAnsi="Times New Roman" w:cs="Times New Roman"/>
                      <w:noProof/>
                    </w:rPr>
                  </w:rPrChange>
                </w:rPr>
                <w:delText xml:space="preserve"> </w:delText>
              </w:r>
              <w:r w:rsidRPr="005C6C13" w:rsidDel="005C6C13">
                <w:rPr>
                  <w:rStyle w:val="ab"/>
                  <w:rFonts w:ascii="Times New Roman" w:hAnsi="Times New Roman" w:cs="Times New Roman"/>
                  <w:noProof/>
                  <w:rPrChange w:id="582" w:author="微软用户" w:date="2017-08-24T15:30:00Z">
                    <w:rPr>
                      <w:rStyle w:val="ab"/>
                      <w:rFonts w:ascii="Times New Roman" w:hAnsi="Times New Roman" w:cs="Times New Roman"/>
                      <w:noProof/>
                    </w:rPr>
                  </w:rPrChange>
                </w:rPr>
                <w:delText>总结和展望</w:delText>
              </w:r>
              <w:r w:rsidDel="005C6C13">
                <w:rPr>
                  <w:noProof/>
                  <w:webHidden/>
                </w:rPr>
                <w:tab/>
                <w:delText>57</w:delText>
              </w:r>
            </w:del>
          </w:ins>
        </w:p>
        <w:p w14:paraId="5421FCC5" w14:textId="0CE72AB1" w:rsidR="00F65EB3" w:rsidDel="005C6C13" w:rsidRDefault="00F65EB3">
          <w:pPr>
            <w:pStyle w:val="23"/>
            <w:tabs>
              <w:tab w:val="right" w:leader="dot" w:pos="8302"/>
            </w:tabs>
            <w:rPr>
              <w:ins w:id="583" w:author="JY0225" w:date="2017-08-24T10:51:00Z"/>
              <w:del w:id="584" w:author="微软用户" w:date="2017-08-24T15:30:00Z"/>
              <w:noProof/>
            </w:rPr>
          </w:pPr>
          <w:ins w:id="585" w:author="JY0225" w:date="2017-08-24T10:51:00Z">
            <w:del w:id="586" w:author="微软用户" w:date="2017-08-24T15:30:00Z">
              <w:r w:rsidRPr="005C6C13" w:rsidDel="005C6C13">
                <w:rPr>
                  <w:rStyle w:val="ab"/>
                  <w:noProof/>
                  <w:rPrChange w:id="587" w:author="微软用户" w:date="2017-08-24T15:30:00Z">
                    <w:rPr>
                      <w:rStyle w:val="ab"/>
                      <w:noProof/>
                    </w:rPr>
                  </w:rPrChange>
                </w:rPr>
                <w:delText xml:space="preserve">7.1 </w:delText>
              </w:r>
              <w:r w:rsidRPr="005C6C13" w:rsidDel="005C6C13">
                <w:rPr>
                  <w:rStyle w:val="ab"/>
                  <w:noProof/>
                  <w:rPrChange w:id="588" w:author="微软用户" w:date="2017-08-24T15:30:00Z">
                    <w:rPr>
                      <w:rStyle w:val="ab"/>
                      <w:noProof/>
                    </w:rPr>
                  </w:rPrChange>
                </w:rPr>
                <w:delText>总结</w:delText>
              </w:r>
              <w:r w:rsidDel="005C6C13">
                <w:rPr>
                  <w:noProof/>
                  <w:webHidden/>
                </w:rPr>
                <w:tab/>
                <w:delText>57</w:delText>
              </w:r>
            </w:del>
          </w:ins>
        </w:p>
        <w:p w14:paraId="36EAEFC1" w14:textId="5A3D1FEB" w:rsidR="00F65EB3" w:rsidDel="005C6C13" w:rsidRDefault="00F65EB3">
          <w:pPr>
            <w:pStyle w:val="23"/>
            <w:tabs>
              <w:tab w:val="right" w:leader="dot" w:pos="8302"/>
            </w:tabs>
            <w:rPr>
              <w:ins w:id="589" w:author="JY0225" w:date="2017-08-24T10:51:00Z"/>
              <w:del w:id="590" w:author="微软用户" w:date="2017-08-24T15:30:00Z"/>
              <w:noProof/>
            </w:rPr>
          </w:pPr>
          <w:ins w:id="591" w:author="JY0225" w:date="2017-08-24T10:51:00Z">
            <w:del w:id="592" w:author="微软用户" w:date="2017-08-24T15:30:00Z">
              <w:r w:rsidRPr="005C6C13" w:rsidDel="005C6C13">
                <w:rPr>
                  <w:rStyle w:val="ab"/>
                  <w:noProof/>
                  <w:rPrChange w:id="593" w:author="微软用户" w:date="2017-08-24T15:30:00Z">
                    <w:rPr>
                      <w:rStyle w:val="ab"/>
                      <w:noProof/>
                    </w:rPr>
                  </w:rPrChange>
                </w:rPr>
                <w:delText xml:space="preserve">7.2 </w:delText>
              </w:r>
              <w:r w:rsidRPr="005C6C13" w:rsidDel="005C6C13">
                <w:rPr>
                  <w:rStyle w:val="ab"/>
                  <w:noProof/>
                  <w:rPrChange w:id="594" w:author="微软用户" w:date="2017-08-24T15:30:00Z">
                    <w:rPr>
                      <w:rStyle w:val="ab"/>
                      <w:noProof/>
                    </w:rPr>
                  </w:rPrChange>
                </w:rPr>
                <w:delText>展望</w:delText>
              </w:r>
              <w:r w:rsidDel="005C6C13">
                <w:rPr>
                  <w:noProof/>
                  <w:webHidden/>
                </w:rPr>
                <w:tab/>
                <w:delText>57</w:delText>
              </w:r>
            </w:del>
          </w:ins>
        </w:p>
        <w:p w14:paraId="6DFC7EF3" w14:textId="2421029B" w:rsidR="00F65EB3" w:rsidDel="005C6C13" w:rsidRDefault="00F65EB3">
          <w:pPr>
            <w:pStyle w:val="10"/>
            <w:rPr>
              <w:ins w:id="595" w:author="JY0225" w:date="2017-08-24T10:51:00Z"/>
              <w:del w:id="596" w:author="微软用户" w:date="2017-08-24T15:30:00Z"/>
              <w:noProof/>
            </w:rPr>
          </w:pPr>
          <w:ins w:id="597" w:author="JY0225" w:date="2017-08-24T10:51:00Z">
            <w:del w:id="598" w:author="微软用户" w:date="2017-08-24T15:30:00Z">
              <w:r w:rsidRPr="005C6C13" w:rsidDel="005C6C13">
                <w:rPr>
                  <w:rStyle w:val="ab"/>
                  <w:rFonts w:ascii="Times New Roman" w:hAnsi="Times New Roman" w:cs="Times New Roman"/>
                  <w:noProof/>
                  <w:rPrChange w:id="599" w:author="微软用户" w:date="2017-08-24T15:30:00Z">
                    <w:rPr>
                      <w:rStyle w:val="ab"/>
                      <w:rFonts w:ascii="Times New Roman" w:hAnsi="Times New Roman" w:cs="Times New Roman"/>
                      <w:noProof/>
                    </w:rPr>
                  </w:rPrChange>
                </w:rPr>
                <w:delText>参考文献</w:delText>
              </w:r>
              <w:r w:rsidDel="005C6C13">
                <w:rPr>
                  <w:noProof/>
                  <w:webHidden/>
                </w:rPr>
                <w:tab/>
                <w:delText>59</w:delText>
              </w:r>
            </w:del>
          </w:ins>
        </w:p>
        <w:p w14:paraId="0A9F2731" w14:textId="70779C30" w:rsidR="00F65EB3" w:rsidDel="005C6C13" w:rsidRDefault="00F65EB3">
          <w:pPr>
            <w:pStyle w:val="10"/>
            <w:rPr>
              <w:ins w:id="600" w:author="JY0225" w:date="2017-08-24T10:51:00Z"/>
              <w:del w:id="601" w:author="微软用户" w:date="2017-08-24T15:30:00Z"/>
              <w:noProof/>
            </w:rPr>
          </w:pPr>
          <w:ins w:id="602" w:author="JY0225" w:date="2017-08-24T10:51:00Z">
            <w:del w:id="603" w:author="微软用户" w:date="2017-08-24T15:30:00Z">
              <w:r w:rsidRPr="005C6C13" w:rsidDel="005C6C13">
                <w:rPr>
                  <w:rStyle w:val="ab"/>
                  <w:rFonts w:ascii="Times New Roman" w:hAnsi="Times New Roman" w:cs="Times New Roman"/>
                  <w:noProof/>
                  <w:rPrChange w:id="604" w:author="微软用户" w:date="2017-08-24T15:30:00Z">
                    <w:rPr>
                      <w:rStyle w:val="ab"/>
                      <w:rFonts w:ascii="Times New Roman" w:hAnsi="Times New Roman" w:cs="Times New Roman"/>
                      <w:noProof/>
                    </w:rPr>
                  </w:rPrChange>
                </w:rPr>
                <w:delText>致</w:delText>
              </w:r>
              <w:r w:rsidRPr="005C6C13" w:rsidDel="005C6C13">
                <w:rPr>
                  <w:rStyle w:val="ab"/>
                  <w:rFonts w:ascii="Times New Roman" w:hAnsi="Times New Roman" w:cs="Times New Roman"/>
                  <w:noProof/>
                  <w:rPrChange w:id="605" w:author="微软用户" w:date="2017-08-24T15:30:00Z">
                    <w:rPr>
                      <w:rStyle w:val="ab"/>
                      <w:rFonts w:ascii="Times New Roman" w:hAnsi="Times New Roman" w:cs="Times New Roman"/>
                      <w:noProof/>
                    </w:rPr>
                  </w:rPrChange>
                </w:rPr>
                <w:delText xml:space="preserve">   </w:delText>
              </w:r>
              <w:r w:rsidRPr="005C6C13" w:rsidDel="005C6C13">
                <w:rPr>
                  <w:rStyle w:val="ab"/>
                  <w:rFonts w:ascii="Times New Roman" w:hAnsi="Times New Roman" w:cs="Times New Roman"/>
                  <w:noProof/>
                  <w:rPrChange w:id="606" w:author="微软用户" w:date="2017-08-24T15:30:00Z">
                    <w:rPr>
                      <w:rStyle w:val="ab"/>
                      <w:rFonts w:ascii="Times New Roman" w:hAnsi="Times New Roman" w:cs="Times New Roman"/>
                      <w:noProof/>
                    </w:rPr>
                  </w:rPrChange>
                </w:rPr>
                <w:delText>谢</w:delText>
              </w:r>
              <w:r w:rsidDel="005C6C13">
                <w:rPr>
                  <w:noProof/>
                  <w:webHidden/>
                </w:rPr>
                <w:tab/>
                <w:delText>62</w:delText>
              </w:r>
            </w:del>
          </w:ins>
        </w:p>
        <w:p w14:paraId="1C0EBA62" w14:textId="2047D7DE" w:rsidR="00BE5E25" w:rsidDel="005C6C13" w:rsidRDefault="00BE5E25">
          <w:pPr>
            <w:pStyle w:val="10"/>
            <w:rPr>
              <w:del w:id="607" w:author="微软用户" w:date="2017-08-24T15:30:00Z"/>
              <w:noProof/>
            </w:rPr>
          </w:pPr>
          <w:del w:id="608" w:author="微软用户" w:date="2017-08-24T15:30:00Z">
            <w:r w:rsidRPr="008A765C" w:rsidDel="005C6C13">
              <w:rPr>
                <w:rFonts w:hint="eastAsia"/>
                <w:noProof/>
                <w:rPrChange w:id="609" w:author="微软用户" w:date="2017-08-18T22:56:00Z">
                  <w:rPr>
                    <w:rStyle w:val="ab"/>
                    <w:rFonts w:ascii="Times New Roman" w:hAnsi="Times New Roman" w:cs="Times New Roman" w:hint="eastAsia"/>
                    <w:noProof/>
                    <w:spacing w:val="10"/>
                  </w:rPr>
                </w:rPrChange>
              </w:rPr>
              <w:delText>摘要</w:delText>
            </w:r>
            <w:r w:rsidDel="005C6C13">
              <w:rPr>
                <w:noProof/>
                <w:webHidden/>
              </w:rPr>
              <w:tab/>
              <w:delText>1</w:delText>
            </w:r>
          </w:del>
        </w:p>
        <w:p w14:paraId="7C110E8D" w14:textId="6729AC5B" w:rsidR="00BE5E25" w:rsidDel="005C6C13" w:rsidRDefault="00BE5E25">
          <w:pPr>
            <w:pStyle w:val="10"/>
            <w:rPr>
              <w:del w:id="610" w:author="微软用户" w:date="2017-08-24T15:30:00Z"/>
              <w:noProof/>
            </w:rPr>
          </w:pPr>
          <w:del w:id="611" w:author="微软用户" w:date="2017-08-24T15:30:00Z">
            <w:r w:rsidRPr="008A765C" w:rsidDel="005C6C13">
              <w:rPr>
                <w:noProof/>
                <w:rPrChange w:id="612" w:author="微软用户" w:date="2017-08-18T22:56:00Z">
                  <w:rPr>
                    <w:rStyle w:val="ab"/>
                    <w:rFonts w:ascii="Times New Roman" w:hAnsi="Times New Roman" w:cs="Times New Roman"/>
                    <w:noProof/>
                  </w:rPr>
                </w:rPrChange>
              </w:rPr>
              <w:delText>Abstract</w:delText>
            </w:r>
            <w:r w:rsidDel="005C6C13">
              <w:rPr>
                <w:noProof/>
                <w:webHidden/>
              </w:rPr>
              <w:tab/>
              <w:delText>1</w:delText>
            </w:r>
          </w:del>
        </w:p>
        <w:p w14:paraId="356825F8" w14:textId="38E7D56D" w:rsidR="00BE5E25" w:rsidDel="005C6C13" w:rsidRDefault="00BE5E25">
          <w:pPr>
            <w:pStyle w:val="10"/>
            <w:rPr>
              <w:del w:id="613" w:author="微软用户" w:date="2017-08-24T15:30:00Z"/>
              <w:noProof/>
            </w:rPr>
          </w:pPr>
          <w:del w:id="614" w:author="微软用户" w:date="2017-08-24T15:30:00Z">
            <w:r w:rsidRPr="008A765C" w:rsidDel="005C6C13">
              <w:rPr>
                <w:rFonts w:hint="eastAsia"/>
                <w:noProof/>
                <w:rPrChange w:id="615" w:author="微软用户" w:date="2017-08-18T22:56:00Z">
                  <w:rPr>
                    <w:rStyle w:val="ab"/>
                    <w:rFonts w:ascii="Times New Roman" w:hAnsi="Times New Roman" w:cs="Times New Roman" w:hint="eastAsia"/>
                    <w:noProof/>
                  </w:rPr>
                </w:rPrChange>
              </w:rPr>
              <w:delText>第一章</w:delText>
            </w:r>
            <w:r w:rsidRPr="008A765C" w:rsidDel="005C6C13">
              <w:rPr>
                <w:noProof/>
                <w:rPrChange w:id="616"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617" w:author="微软用户" w:date="2017-08-18T22:56:00Z">
                  <w:rPr>
                    <w:rStyle w:val="ab"/>
                    <w:rFonts w:ascii="Times New Roman" w:hAnsi="Times New Roman" w:cs="Times New Roman" w:hint="eastAsia"/>
                    <w:noProof/>
                  </w:rPr>
                </w:rPrChange>
              </w:rPr>
              <w:delText>引言</w:delText>
            </w:r>
            <w:r w:rsidDel="005C6C13">
              <w:rPr>
                <w:noProof/>
                <w:webHidden/>
              </w:rPr>
              <w:tab/>
              <w:delText>2</w:delText>
            </w:r>
          </w:del>
        </w:p>
        <w:p w14:paraId="7785608D" w14:textId="18D37343" w:rsidR="00BE5E25" w:rsidDel="005C6C13" w:rsidRDefault="00BE5E25">
          <w:pPr>
            <w:pStyle w:val="23"/>
            <w:tabs>
              <w:tab w:val="right" w:leader="dot" w:pos="8302"/>
            </w:tabs>
            <w:rPr>
              <w:del w:id="618" w:author="微软用户" w:date="2017-08-24T15:30:00Z"/>
              <w:noProof/>
            </w:rPr>
          </w:pPr>
          <w:del w:id="619" w:author="微软用户" w:date="2017-08-24T15:30:00Z">
            <w:r w:rsidRPr="008A765C" w:rsidDel="005C6C13">
              <w:rPr>
                <w:noProof/>
                <w:rPrChange w:id="620" w:author="微软用户" w:date="2017-08-18T22:56:00Z">
                  <w:rPr>
                    <w:rStyle w:val="ab"/>
                    <w:noProof/>
                  </w:rPr>
                </w:rPrChange>
              </w:rPr>
              <w:delText xml:space="preserve">1.1 </w:delText>
            </w:r>
            <w:r w:rsidRPr="008A765C" w:rsidDel="005C6C13">
              <w:rPr>
                <w:rFonts w:hint="eastAsia"/>
                <w:noProof/>
                <w:rPrChange w:id="621" w:author="微软用户" w:date="2017-08-18T22:56:00Z">
                  <w:rPr>
                    <w:rStyle w:val="ab"/>
                    <w:rFonts w:hint="eastAsia"/>
                    <w:noProof/>
                  </w:rPr>
                </w:rPrChange>
              </w:rPr>
              <w:delText>研究背景</w:delText>
            </w:r>
            <w:r w:rsidDel="005C6C13">
              <w:rPr>
                <w:noProof/>
                <w:webHidden/>
              </w:rPr>
              <w:tab/>
              <w:delText>2</w:delText>
            </w:r>
          </w:del>
        </w:p>
        <w:p w14:paraId="52D5E9AC" w14:textId="3163AB16" w:rsidR="00BE5E25" w:rsidDel="005C6C13" w:rsidRDefault="00BE5E25">
          <w:pPr>
            <w:pStyle w:val="23"/>
            <w:tabs>
              <w:tab w:val="right" w:leader="dot" w:pos="8302"/>
            </w:tabs>
            <w:rPr>
              <w:del w:id="622" w:author="微软用户" w:date="2017-08-24T15:30:00Z"/>
              <w:noProof/>
            </w:rPr>
          </w:pPr>
          <w:del w:id="623" w:author="微软用户" w:date="2017-08-24T15:30:00Z">
            <w:r w:rsidRPr="008A765C" w:rsidDel="005C6C13">
              <w:rPr>
                <w:noProof/>
                <w:rPrChange w:id="624" w:author="微软用户" w:date="2017-08-18T22:56:00Z">
                  <w:rPr>
                    <w:rStyle w:val="ab"/>
                    <w:noProof/>
                  </w:rPr>
                </w:rPrChange>
              </w:rPr>
              <w:delText xml:space="preserve">1.2 </w:delText>
            </w:r>
            <w:r w:rsidRPr="008A765C" w:rsidDel="005C6C13">
              <w:rPr>
                <w:rFonts w:hint="eastAsia"/>
                <w:noProof/>
                <w:rPrChange w:id="625" w:author="微软用户" w:date="2017-08-18T22:56:00Z">
                  <w:rPr>
                    <w:rStyle w:val="ab"/>
                    <w:rFonts w:hint="eastAsia"/>
                    <w:noProof/>
                  </w:rPr>
                </w:rPrChange>
              </w:rPr>
              <w:delText>研究内容及意义</w:delText>
            </w:r>
            <w:r w:rsidDel="005C6C13">
              <w:rPr>
                <w:noProof/>
                <w:webHidden/>
              </w:rPr>
              <w:tab/>
              <w:delText>4</w:delText>
            </w:r>
          </w:del>
        </w:p>
        <w:p w14:paraId="73724D6A" w14:textId="193A3001" w:rsidR="00BE5E25" w:rsidDel="005C6C13" w:rsidRDefault="00BE5E25">
          <w:pPr>
            <w:pStyle w:val="23"/>
            <w:tabs>
              <w:tab w:val="right" w:leader="dot" w:pos="8302"/>
            </w:tabs>
            <w:rPr>
              <w:del w:id="626" w:author="微软用户" w:date="2017-08-24T15:30:00Z"/>
              <w:noProof/>
            </w:rPr>
          </w:pPr>
          <w:del w:id="627" w:author="微软用户" w:date="2017-08-24T15:30:00Z">
            <w:r w:rsidRPr="008A765C" w:rsidDel="005C6C13">
              <w:rPr>
                <w:noProof/>
                <w:rPrChange w:id="628" w:author="微软用户" w:date="2017-08-18T22:56:00Z">
                  <w:rPr>
                    <w:rStyle w:val="ab"/>
                    <w:noProof/>
                  </w:rPr>
                </w:rPrChange>
              </w:rPr>
              <w:delText xml:space="preserve">1.3 </w:delText>
            </w:r>
            <w:r w:rsidRPr="008A765C" w:rsidDel="005C6C13">
              <w:rPr>
                <w:rFonts w:hint="eastAsia"/>
                <w:noProof/>
                <w:rPrChange w:id="629" w:author="微软用户" w:date="2017-08-18T22:56:00Z">
                  <w:rPr>
                    <w:rStyle w:val="ab"/>
                    <w:rFonts w:hint="eastAsia"/>
                    <w:noProof/>
                  </w:rPr>
                </w:rPrChange>
              </w:rPr>
              <w:delText>论文组织结构</w:delText>
            </w:r>
            <w:r w:rsidDel="005C6C13">
              <w:rPr>
                <w:noProof/>
                <w:webHidden/>
              </w:rPr>
              <w:tab/>
              <w:delText>5</w:delText>
            </w:r>
          </w:del>
        </w:p>
        <w:p w14:paraId="0310C4DC" w14:textId="4EC1FAB3" w:rsidR="00BE5E25" w:rsidDel="005C6C13" w:rsidRDefault="00BE5E25">
          <w:pPr>
            <w:pStyle w:val="10"/>
            <w:rPr>
              <w:del w:id="630" w:author="微软用户" w:date="2017-08-24T15:30:00Z"/>
              <w:noProof/>
            </w:rPr>
          </w:pPr>
          <w:del w:id="631" w:author="微软用户" w:date="2017-08-24T15:30:00Z">
            <w:r w:rsidRPr="008A765C" w:rsidDel="005C6C13">
              <w:rPr>
                <w:rFonts w:hint="eastAsia"/>
                <w:noProof/>
                <w:rPrChange w:id="632" w:author="微软用户" w:date="2017-08-18T22:56:00Z">
                  <w:rPr>
                    <w:rStyle w:val="ab"/>
                    <w:rFonts w:ascii="Times New Roman" w:hAnsi="Times New Roman" w:cs="Times New Roman" w:hint="eastAsia"/>
                    <w:noProof/>
                  </w:rPr>
                </w:rPrChange>
              </w:rPr>
              <w:delText>第二章</w:delText>
            </w:r>
            <w:r w:rsidRPr="008A765C" w:rsidDel="005C6C13">
              <w:rPr>
                <w:noProof/>
                <w:rPrChange w:id="633"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634" w:author="微软用户" w:date="2017-08-18T22:56:00Z">
                  <w:rPr>
                    <w:rStyle w:val="ab"/>
                    <w:rFonts w:ascii="Times New Roman" w:hAnsi="Times New Roman" w:cs="Times New Roman" w:hint="eastAsia"/>
                    <w:noProof/>
                  </w:rPr>
                </w:rPrChange>
              </w:rPr>
              <w:delText>核心技术</w:delText>
            </w:r>
            <w:r w:rsidDel="005C6C13">
              <w:rPr>
                <w:noProof/>
                <w:webHidden/>
              </w:rPr>
              <w:tab/>
              <w:delText>6</w:delText>
            </w:r>
          </w:del>
        </w:p>
        <w:p w14:paraId="355CEE62" w14:textId="357F882A" w:rsidR="00BE5E25" w:rsidDel="005C6C13" w:rsidRDefault="00BE5E25">
          <w:pPr>
            <w:pStyle w:val="23"/>
            <w:tabs>
              <w:tab w:val="right" w:leader="dot" w:pos="8302"/>
            </w:tabs>
            <w:rPr>
              <w:del w:id="635" w:author="微软用户" w:date="2017-08-24T15:30:00Z"/>
              <w:noProof/>
            </w:rPr>
          </w:pPr>
          <w:del w:id="636" w:author="微软用户" w:date="2017-08-24T15:30:00Z">
            <w:r w:rsidRPr="008A765C" w:rsidDel="005C6C13">
              <w:rPr>
                <w:noProof/>
                <w:rPrChange w:id="637" w:author="微软用户" w:date="2017-08-18T22:56:00Z">
                  <w:rPr>
                    <w:rStyle w:val="ab"/>
                    <w:noProof/>
                  </w:rPr>
                </w:rPrChange>
              </w:rPr>
              <w:delText>2.1 SQLite</w:delText>
            </w:r>
            <w:r w:rsidDel="005C6C13">
              <w:rPr>
                <w:noProof/>
                <w:webHidden/>
              </w:rPr>
              <w:tab/>
              <w:delText>6</w:delText>
            </w:r>
          </w:del>
        </w:p>
        <w:p w14:paraId="493203DD" w14:textId="505276A2" w:rsidR="00BE5E25" w:rsidDel="005C6C13" w:rsidRDefault="00BE5E25">
          <w:pPr>
            <w:pStyle w:val="23"/>
            <w:tabs>
              <w:tab w:val="right" w:leader="dot" w:pos="8302"/>
            </w:tabs>
            <w:rPr>
              <w:del w:id="638" w:author="微软用户" w:date="2017-08-24T15:30:00Z"/>
              <w:noProof/>
            </w:rPr>
          </w:pPr>
          <w:del w:id="639" w:author="微软用户" w:date="2017-08-24T15:30:00Z">
            <w:r w:rsidRPr="008A765C" w:rsidDel="005C6C13">
              <w:rPr>
                <w:noProof/>
                <w:rPrChange w:id="640" w:author="微软用户" w:date="2017-08-18T22:56:00Z">
                  <w:rPr>
                    <w:rStyle w:val="ab"/>
                    <w:noProof/>
                  </w:rPr>
                </w:rPrChange>
              </w:rPr>
              <w:delText xml:space="preserve">2.2 </w:delText>
            </w:r>
            <w:r w:rsidRPr="008A765C" w:rsidDel="005C6C13">
              <w:rPr>
                <w:rFonts w:hint="eastAsia"/>
                <w:noProof/>
                <w:rPrChange w:id="641" w:author="微软用户" w:date="2017-08-18T22:56:00Z">
                  <w:rPr>
                    <w:rStyle w:val="ab"/>
                    <w:rFonts w:hint="eastAsia"/>
                    <w:noProof/>
                  </w:rPr>
                </w:rPrChange>
              </w:rPr>
              <w:delText>断点续传</w:delText>
            </w:r>
            <w:r w:rsidDel="005C6C13">
              <w:rPr>
                <w:noProof/>
                <w:webHidden/>
              </w:rPr>
              <w:tab/>
              <w:delText>6</w:delText>
            </w:r>
          </w:del>
        </w:p>
        <w:p w14:paraId="1ECB1319" w14:textId="697091A2" w:rsidR="00BE5E25" w:rsidDel="005C6C13" w:rsidRDefault="00BE5E25">
          <w:pPr>
            <w:pStyle w:val="23"/>
            <w:tabs>
              <w:tab w:val="right" w:leader="dot" w:pos="8302"/>
            </w:tabs>
            <w:rPr>
              <w:del w:id="642" w:author="微软用户" w:date="2017-08-24T15:30:00Z"/>
              <w:noProof/>
            </w:rPr>
          </w:pPr>
          <w:del w:id="643" w:author="微软用户" w:date="2017-08-24T15:30:00Z">
            <w:r w:rsidRPr="008A765C" w:rsidDel="005C6C13">
              <w:rPr>
                <w:noProof/>
                <w:rPrChange w:id="644" w:author="微软用户" w:date="2017-08-18T22:56:00Z">
                  <w:rPr>
                    <w:rStyle w:val="ab"/>
                    <w:noProof/>
                  </w:rPr>
                </w:rPrChange>
              </w:rPr>
              <w:delText>2.3 WebSocket</w:delText>
            </w:r>
            <w:r w:rsidDel="005C6C13">
              <w:rPr>
                <w:noProof/>
                <w:webHidden/>
              </w:rPr>
              <w:tab/>
              <w:delText>7</w:delText>
            </w:r>
          </w:del>
        </w:p>
        <w:p w14:paraId="6FA86971" w14:textId="6CDD236B" w:rsidR="00BE5E25" w:rsidDel="005C6C13" w:rsidRDefault="00BE5E25">
          <w:pPr>
            <w:pStyle w:val="23"/>
            <w:tabs>
              <w:tab w:val="right" w:leader="dot" w:pos="8302"/>
            </w:tabs>
            <w:rPr>
              <w:del w:id="645" w:author="微软用户" w:date="2017-08-24T15:30:00Z"/>
              <w:noProof/>
            </w:rPr>
          </w:pPr>
          <w:del w:id="646" w:author="微软用户" w:date="2017-08-24T15:30:00Z">
            <w:r w:rsidRPr="008A765C" w:rsidDel="005C6C13">
              <w:rPr>
                <w:noProof/>
                <w:rPrChange w:id="647" w:author="微软用户" w:date="2017-08-18T22:56:00Z">
                  <w:rPr>
                    <w:rStyle w:val="ab"/>
                    <w:noProof/>
                  </w:rPr>
                </w:rPrChange>
              </w:rPr>
              <w:delText>2.4 LRU</w:delText>
            </w:r>
            <w:r w:rsidRPr="008A765C" w:rsidDel="005C6C13">
              <w:rPr>
                <w:rFonts w:hint="eastAsia"/>
                <w:noProof/>
                <w:rPrChange w:id="648" w:author="微软用户" w:date="2017-08-18T22:56:00Z">
                  <w:rPr>
                    <w:rStyle w:val="ab"/>
                    <w:rFonts w:hint="eastAsia"/>
                    <w:noProof/>
                  </w:rPr>
                </w:rPrChange>
              </w:rPr>
              <w:delText>替换策略</w:delText>
            </w:r>
            <w:r w:rsidDel="005C6C13">
              <w:rPr>
                <w:noProof/>
                <w:webHidden/>
              </w:rPr>
              <w:tab/>
              <w:delText>8</w:delText>
            </w:r>
          </w:del>
        </w:p>
        <w:p w14:paraId="2AE1F935" w14:textId="212C491A" w:rsidR="00BE5E25" w:rsidDel="005C6C13" w:rsidRDefault="00BE5E25">
          <w:pPr>
            <w:pStyle w:val="23"/>
            <w:tabs>
              <w:tab w:val="right" w:leader="dot" w:pos="8302"/>
            </w:tabs>
            <w:rPr>
              <w:del w:id="649" w:author="微软用户" w:date="2017-08-24T15:30:00Z"/>
              <w:noProof/>
            </w:rPr>
          </w:pPr>
          <w:del w:id="650" w:author="微软用户" w:date="2017-08-24T15:30:00Z">
            <w:r w:rsidRPr="008A765C" w:rsidDel="005C6C13">
              <w:rPr>
                <w:noProof/>
                <w:rPrChange w:id="651" w:author="微软用户" w:date="2017-08-18T22:56:00Z">
                  <w:rPr>
                    <w:rStyle w:val="ab"/>
                    <w:noProof/>
                  </w:rPr>
                </w:rPrChange>
              </w:rPr>
              <w:delText>2.5 WebExtension</w:delText>
            </w:r>
            <w:r w:rsidDel="005C6C13">
              <w:rPr>
                <w:noProof/>
                <w:webHidden/>
              </w:rPr>
              <w:tab/>
              <w:delText>9</w:delText>
            </w:r>
          </w:del>
        </w:p>
        <w:p w14:paraId="3A22221F" w14:textId="55043FEF" w:rsidR="00BE5E25" w:rsidDel="005C6C13" w:rsidRDefault="00BE5E25">
          <w:pPr>
            <w:pStyle w:val="10"/>
            <w:rPr>
              <w:del w:id="652" w:author="微软用户" w:date="2017-08-24T15:30:00Z"/>
              <w:noProof/>
            </w:rPr>
          </w:pPr>
          <w:del w:id="653" w:author="微软用户" w:date="2017-08-24T15:30:00Z">
            <w:r w:rsidRPr="008A765C" w:rsidDel="005C6C13">
              <w:rPr>
                <w:rFonts w:hint="eastAsia"/>
                <w:noProof/>
                <w:rPrChange w:id="654" w:author="微软用户" w:date="2017-08-18T22:56:00Z">
                  <w:rPr>
                    <w:rStyle w:val="ab"/>
                    <w:rFonts w:ascii="Times New Roman" w:hAnsi="Times New Roman" w:cs="Times New Roman" w:hint="eastAsia"/>
                    <w:noProof/>
                  </w:rPr>
                </w:rPrChange>
              </w:rPr>
              <w:delText>第三章</w:delText>
            </w:r>
            <w:r w:rsidRPr="008A765C" w:rsidDel="005C6C13">
              <w:rPr>
                <w:noProof/>
                <w:rPrChange w:id="655"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656" w:author="微软用户" w:date="2017-08-18T22:56:00Z">
                  <w:rPr>
                    <w:rStyle w:val="ab"/>
                    <w:rFonts w:ascii="Times New Roman" w:hAnsi="Times New Roman" w:cs="Times New Roman" w:hint="eastAsia"/>
                    <w:noProof/>
                  </w:rPr>
                </w:rPrChange>
              </w:rPr>
              <w:delText>云备份中间件优化分析</w:delText>
            </w:r>
            <w:r w:rsidDel="005C6C13">
              <w:rPr>
                <w:noProof/>
                <w:webHidden/>
              </w:rPr>
              <w:tab/>
              <w:delText>11</w:delText>
            </w:r>
          </w:del>
        </w:p>
        <w:p w14:paraId="4A83DE1F" w14:textId="171D07FB" w:rsidR="00BE5E25" w:rsidDel="005C6C13" w:rsidRDefault="00BE5E25">
          <w:pPr>
            <w:pStyle w:val="23"/>
            <w:tabs>
              <w:tab w:val="right" w:leader="dot" w:pos="8302"/>
            </w:tabs>
            <w:rPr>
              <w:del w:id="657" w:author="微软用户" w:date="2017-08-24T15:30:00Z"/>
              <w:noProof/>
            </w:rPr>
          </w:pPr>
          <w:del w:id="658" w:author="微软用户" w:date="2017-08-24T15:30:00Z">
            <w:r w:rsidRPr="008A765C" w:rsidDel="005C6C13">
              <w:rPr>
                <w:noProof/>
                <w:rPrChange w:id="659" w:author="微软用户" w:date="2017-08-18T22:56:00Z">
                  <w:rPr>
                    <w:rStyle w:val="ab"/>
                    <w:noProof/>
                  </w:rPr>
                </w:rPrChange>
              </w:rPr>
              <w:delText xml:space="preserve">3.1 </w:delText>
            </w:r>
            <w:r w:rsidRPr="008A765C" w:rsidDel="005C6C13">
              <w:rPr>
                <w:rFonts w:hint="eastAsia"/>
                <w:noProof/>
                <w:rPrChange w:id="660" w:author="微软用户" w:date="2017-08-18T22:56:00Z">
                  <w:rPr>
                    <w:rStyle w:val="ab"/>
                    <w:rFonts w:hint="eastAsia"/>
                    <w:noProof/>
                  </w:rPr>
                </w:rPrChange>
              </w:rPr>
              <w:delText>现有中间件系统分析</w:delText>
            </w:r>
            <w:r w:rsidDel="005C6C13">
              <w:rPr>
                <w:noProof/>
                <w:webHidden/>
              </w:rPr>
              <w:tab/>
              <w:delText>11</w:delText>
            </w:r>
          </w:del>
        </w:p>
        <w:p w14:paraId="3FED2374" w14:textId="41DD2C85" w:rsidR="00BE5E25" w:rsidDel="005C6C13" w:rsidRDefault="00BE5E25">
          <w:pPr>
            <w:pStyle w:val="32"/>
            <w:tabs>
              <w:tab w:val="right" w:leader="dot" w:pos="8302"/>
            </w:tabs>
            <w:rPr>
              <w:del w:id="661" w:author="微软用户" w:date="2017-08-24T15:30:00Z"/>
              <w:noProof/>
            </w:rPr>
          </w:pPr>
          <w:del w:id="662" w:author="微软用户" w:date="2017-08-24T15:30:00Z">
            <w:r w:rsidRPr="008A765C" w:rsidDel="005C6C13">
              <w:rPr>
                <w:noProof/>
                <w:rPrChange w:id="663" w:author="微软用户" w:date="2017-08-18T22:56:00Z">
                  <w:rPr>
                    <w:rStyle w:val="ab"/>
                    <w:noProof/>
                  </w:rPr>
                </w:rPrChange>
              </w:rPr>
              <w:delText xml:space="preserve">3.1.1 </w:delText>
            </w:r>
            <w:r w:rsidRPr="008A765C" w:rsidDel="005C6C13">
              <w:rPr>
                <w:rFonts w:hint="eastAsia"/>
                <w:noProof/>
                <w:rPrChange w:id="664" w:author="微软用户" w:date="2017-08-18T22:56:00Z">
                  <w:rPr>
                    <w:rStyle w:val="ab"/>
                    <w:rFonts w:hint="eastAsia"/>
                    <w:noProof/>
                  </w:rPr>
                </w:rPrChange>
              </w:rPr>
              <w:delText>系统框架分析</w:delText>
            </w:r>
            <w:r w:rsidDel="005C6C13">
              <w:rPr>
                <w:noProof/>
                <w:webHidden/>
              </w:rPr>
              <w:tab/>
              <w:delText>11</w:delText>
            </w:r>
          </w:del>
        </w:p>
        <w:p w14:paraId="0775EAF7" w14:textId="0C4FD4A4" w:rsidR="00BE5E25" w:rsidDel="005C6C13" w:rsidRDefault="00BE5E25">
          <w:pPr>
            <w:pStyle w:val="32"/>
            <w:tabs>
              <w:tab w:val="right" w:leader="dot" w:pos="8302"/>
            </w:tabs>
            <w:rPr>
              <w:del w:id="665" w:author="微软用户" w:date="2017-08-24T15:30:00Z"/>
              <w:noProof/>
            </w:rPr>
          </w:pPr>
          <w:del w:id="666" w:author="微软用户" w:date="2017-08-24T15:30:00Z">
            <w:r w:rsidRPr="008A765C" w:rsidDel="005C6C13">
              <w:rPr>
                <w:noProof/>
                <w:rPrChange w:id="667" w:author="微软用户" w:date="2017-08-18T22:56:00Z">
                  <w:rPr>
                    <w:rStyle w:val="ab"/>
                    <w:noProof/>
                  </w:rPr>
                </w:rPrChange>
              </w:rPr>
              <w:delText xml:space="preserve">3.1.2 </w:delText>
            </w:r>
            <w:r w:rsidRPr="008A765C" w:rsidDel="005C6C13">
              <w:rPr>
                <w:rFonts w:hint="eastAsia"/>
                <w:noProof/>
                <w:rPrChange w:id="668" w:author="微软用户" w:date="2017-08-18T22:56:00Z">
                  <w:rPr>
                    <w:rStyle w:val="ab"/>
                    <w:rFonts w:hint="eastAsia"/>
                    <w:noProof/>
                  </w:rPr>
                </w:rPrChange>
              </w:rPr>
              <w:delText>功能分析</w:delText>
            </w:r>
            <w:r w:rsidDel="005C6C13">
              <w:rPr>
                <w:noProof/>
                <w:webHidden/>
              </w:rPr>
              <w:tab/>
              <w:delText>12</w:delText>
            </w:r>
          </w:del>
        </w:p>
        <w:p w14:paraId="51C3C6B1" w14:textId="115A0737" w:rsidR="00BE5E25" w:rsidDel="005C6C13" w:rsidRDefault="00BE5E25">
          <w:pPr>
            <w:pStyle w:val="32"/>
            <w:tabs>
              <w:tab w:val="right" w:leader="dot" w:pos="8302"/>
            </w:tabs>
            <w:rPr>
              <w:del w:id="669" w:author="微软用户" w:date="2017-08-24T15:30:00Z"/>
              <w:noProof/>
            </w:rPr>
          </w:pPr>
          <w:del w:id="670" w:author="微软用户" w:date="2017-08-24T15:30:00Z">
            <w:r w:rsidRPr="008A765C" w:rsidDel="005C6C13">
              <w:rPr>
                <w:noProof/>
                <w:rPrChange w:id="671" w:author="微软用户" w:date="2017-08-18T22:56:00Z">
                  <w:rPr>
                    <w:rStyle w:val="ab"/>
                    <w:noProof/>
                  </w:rPr>
                </w:rPrChange>
              </w:rPr>
              <w:delText xml:space="preserve">3.2.3 </w:delText>
            </w:r>
            <w:r w:rsidRPr="008A765C" w:rsidDel="005C6C13">
              <w:rPr>
                <w:rFonts w:hint="eastAsia"/>
                <w:noProof/>
                <w:rPrChange w:id="672" w:author="微软用户" w:date="2017-08-18T22:56:00Z">
                  <w:rPr>
                    <w:rStyle w:val="ab"/>
                    <w:rFonts w:hint="eastAsia"/>
                    <w:noProof/>
                  </w:rPr>
                </w:rPrChange>
              </w:rPr>
              <w:delText>现有云备份中间件的不足</w:delText>
            </w:r>
            <w:r w:rsidDel="005C6C13">
              <w:rPr>
                <w:noProof/>
                <w:webHidden/>
              </w:rPr>
              <w:tab/>
              <w:delText>12</w:delText>
            </w:r>
          </w:del>
        </w:p>
        <w:p w14:paraId="5EAA60A5" w14:textId="3BBAC520" w:rsidR="00BE5E25" w:rsidDel="005C6C13" w:rsidRDefault="00BE5E25">
          <w:pPr>
            <w:pStyle w:val="23"/>
            <w:tabs>
              <w:tab w:val="right" w:leader="dot" w:pos="8302"/>
            </w:tabs>
            <w:rPr>
              <w:del w:id="673" w:author="微软用户" w:date="2017-08-24T15:30:00Z"/>
              <w:noProof/>
            </w:rPr>
          </w:pPr>
          <w:del w:id="674" w:author="微软用户" w:date="2017-08-24T15:30:00Z">
            <w:r w:rsidRPr="008A765C" w:rsidDel="005C6C13">
              <w:rPr>
                <w:noProof/>
                <w:rPrChange w:id="675" w:author="微软用户" w:date="2017-08-18T22:56:00Z">
                  <w:rPr>
                    <w:rStyle w:val="ab"/>
                    <w:noProof/>
                  </w:rPr>
                </w:rPrChange>
              </w:rPr>
              <w:delText xml:space="preserve">3.3 </w:delText>
            </w:r>
            <w:r w:rsidRPr="008A765C" w:rsidDel="005C6C13">
              <w:rPr>
                <w:rFonts w:hint="eastAsia"/>
                <w:noProof/>
                <w:rPrChange w:id="676" w:author="微软用户" w:date="2017-08-18T22:56:00Z">
                  <w:rPr>
                    <w:rStyle w:val="ab"/>
                    <w:rFonts w:hint="eastAsia"/>
                    <w:noProof/>
                  </w:rPr>
                </w:rPrChange>
              </w:rPr>
              <w:delText>中间件系统优化需求分析</w:delText>
            </w:r>
            <w:r w:rsidDel="005C6C13">
              <w:rPr>
                <w:noProof/>
                <w:webHidden/>
              </w:rPr>
              <w:tab/>
              <w:delText>13</w:delText>
            </w:r>
          </w:del>
        </w:p>
        <w:p w14:paraId="494A8CCE" w14:textId="0559B651" w:rsidR="00BE5E25" w:rsidDel="005C6C13" w:rsidRDefault="00BE5E25">
          <w:pPr>
            <w:pStyle w:val="32"/>
            <w:tabs>
              <w:tab w:val="right" w:leader="dot" w:pos="8302"/>
            </w:tabs>
            <w:rPr>
              <w:del w:id="677" w:author="微软用户" w:date="2017-08-24T15:30:00Z"/>
              <w:noProof/>
            </w:rPr>
          </w:pPr>
          <w:del w:id="678" w:author="微软用户" w:date="2017-08-24T15:30:00Z">
            <w:r w:rsidRPr="008A765C" w:rsidDel="005C6C13">
              <w:rPr>
                <w:noProof/>
                <w:rPrChange w:id="679" w:author="微软用户" w:date="2017-08-18T22:56:00Z">
                  <w:rPr>
                    <w:rStyle w:val="ab"/>
                    <w:noProof/>
                  </w:rPr>
                </w:rPrChange>
              </w:rPr>
              <w:delText xml:space="preserve">3.3.1 </w:delText>
            </w:r>
            <w:r w:rsidRPr="008A765C" w:rsidDel="005C6C13">
              <w:rPr>
                <w:rFonts w:hint="eastAsia"/>
                <w:noProof/>
                <w:rPrChange w:id="680" w:author="微软用户" w:date="2017-08-18T22:56:00Z">
                  <w:rPr>
                    <w:rStyle w:val="ab"/>
                    <w:rFonts w:hint="eastAsia"/>
                    <w:noProof/>
                  </w:rPr>
                </w:rPrChange>
              </w:rPr>
              <w:delText>持久会话管理</w:delText>
            </w:r>
            <w:r w:rsidDel="005C6C13">
              <w:rPr>
                <w:noProof/>
                <w:webHidden/>
              </w:rPr>
              <w:tab/>
              <w:delText>13</w:delText>
            </w:r>
          </w:del>
        </w:p>
        <w:p w14:paraId="4C08A622" w14:textId="09823CC1" w:rsidR="00BE5E25" w:rsidDel="005C6C13" w:rsidRDefault="00BE5E25">
          <w:pPr>
            <w:pStyle w:val="32"/>
            <w:tabs>
              <w:tab w:val="right" w:leader="dot" w:pos="8302"/>
            </w:tabs>
            <w:rPr>
              <w:del w:id="681" w:author="微软用户" w:date="2017-08-24T15:30:00Z"/>
              <w:noProof/>
            </w:rPr>
          </w:pPr>
          <w:del w:id="682" w:author="微软用户" w:date="2017-08-24T15:30:00Z">
            <w:r w:rsidRPr="008A765C" w:rsidDel="005C6C13">
              <w:rPr>
                <w:noProof/>
                <w:rPrChange w:id="683" w:author="微软用户" w:date="2017-08-18T22:56:00Z">
                  <w:rPr>
                    <w:rStyle w:val="ab"/>
                    <w:noProof/>
                  </w:rPr>
                </w:rPrChange>
              </w:rPr>
              <w:delText xml:space="preserve">3.3.2 </w:delText>
            </w:r>
            <w:r w:rsidRPr="008A765C" w:rsidDel="005C6C13">
              <w:rPr>
                <w:rFonts w:hint="eastAsia"/>
                <w:noProof/>
                <w:rPrChange w:id="684" w:author="微软用户" w:date="2017-08-18T22:56:00Z">
                  <w:rPr>
                    <w:rStyle w:val="ab"/>
                    <w:rFonts w:hint="eastAsia"/>
                    <w:noProof/>
                  </w:rPr>
                </w:rPrChange>
              </w:rPr>
              <w:delText>大文件上传</w:delText>
            </w:r>
            <w:r w:rsidDel="005C6C13">
              <w:rPr>
                <w:noProof/>
                <w:webHidden/>
              </w:rPr>
              <w:tab/>
              <w:delText>14</w:delText>
            </w:r>
          </w:del>
        </w:p>
        <w:p w14:paraId="02DA4464" w14:textId="14D12E46" w:rsidR="00BE5E25" w:rsidDel="005C6C13" w:rsidRDefault="00BE5E25">
          <w:pPr>
            <w:pStyle w:val="32"/>
            <w:tabs>
              <w:tab w:val="right" w:leader="dot" w:pos="8302"/>
            </w:tabs>
            <w:rPr>
              <w:del w:id="685" w:author="微软用户" w:date="2017-08-24T15:30:00Z"/>
              <w:noProof/>
            </w:rPr>
          </w:pPr>
          <w:del w:id="686" w:author="微软用户" w:date="2017-08-24T15:30:00Z">
            <w:r w:rsidRPr="008A765C" w:rsidDel="005C6C13">
              <w:rPr>
                <w:noProof/>
                <w:rPrChange w:id="687" w:author="微软用户" w:date="2017-08-18T22:56:00Z">
                  <w:rPr>
                    <w:rStyle w:val="ab"/>
                    <w:noProof/>
                  </w:rPr>
                </w:rPrChange>
              </w:rPr>
              <w:delText xml:space="preserve">3.3.3 </w:delText>
            </w:r>
            <w:r w:rsidRPr="008A765C" w:rsidDel="005C6C13">
              <w:rPr>
                <w:rFonts w:hint="eastAsia"/>
                <w:noProof/>
                <w:rPrChange w:id="688" w:author="微软用户" w:date="2017-08-18T22:56:00Z">
                  <w:rPr>
                    <w:rStyle w:val="ab"/>
                    <w:rFonts w:hint="eastAsia"/>
                    <w:noProof/>
                  </w:rPr>
                </w:rPrChange>
              </w:rPr>
              <w:delText>本地缓存</w:delText>
            </w:r>
            <w:r w:rsidDel="005C6C13">
              <w:rPr>
                <w:noProof/>
                <w:webHidden/>
              </w:rPr>
              <w:tab/>
              <w:delText>15</w:delText>
            </w:r>
          </w:del>
        </w:p>
        <w:p w14:paraId="0A7E623C" w14:textId="37DA0A2F" w:rsidR="00BE5E25" w:rsidDel="005C6C13" w:rsidRDefault="00BE5E25">
          <w:pPr>
            <w:pStyle w:val="32"/>
            <w:tabs>
              <w:tab w:val="right" w:leader="dot" w:pos="8302"/>
            </w:tabs>
            <w:rPr>
              <w:del w:id="689" w:author="微软用户" w:date="2017-08-24T15:30:00Z"/>
              <w:noProof/>
            </w:rPr>
          </w:pPr>
          <w:del w:id="690" w:author="微软用户" w:date="2017-08-24T15:30:00Z">
            <w:r w:rsidRPr="008A765C" w:rsidDel="005C6C13">
              <w:rPr>
                <w:noProof/>
                <w:rPrChange w:id="691" w:author="微软用户" w:date="2017-08-18T22:56:00Z">
                  <w:rPr>
                    <w:rStyle w:val="ab"/>
                    <w:noProof/>
                  </w:rPr>
                </w:rPrChange>
              </w:rPr>
              <w:delText xml:space="preserve">3.3.4 </w:delText>
            </w:r>
            <w:r w:rsidRPr="008A765C" w:rsidDel="005C6C13">
              <w:rPr>
                <w:rFonts w:hint="eastAsia"/>
                <w:noProof/>
                <w:rPrChange w:id="692" w:author="微软用户" w:date="2017-08-18T22:56:00Z">
                  <w:rPr>
                    <w:rStyle w:val="ab"/>
                    <w:rFonts w:hint="eastAsia"/>
                    <w:noProof/>
                  </w:rPr>
                </w:rPrChange>
              </w:rPr>
              <w:delText>多应用适配</w:delText>
            </w:r>
            <w:r w:rsidDel="005C6C13">
              <w:rPr>
                <w:noProof/>
                <w:webHidden/>
              </w:rPr>
              <w:tab/>
              <w:delText>16</w:delText>
            </w:r>
          </w:del>
        </w:p>
        <w:p w14:paraId="2D8B4A3A" w14:textId="37A763E8" w:rsidR="00BE5E25" w:rsidDel="005C6C13" w:rsidRDefault="00BE5E25">
          <w:pPr>
            <w:pStyle w:val="10"/>
            <w:rPr>
              <w:del w:id="693" w:author="微软用户" w:date="2017-08-24T15:30:00Z"/>
              <w:noProof/>
            </w:rPr>
          </w:pPr>
          <w:del w:id="694" w:author="微软用户" w:date="2017-08-24T15:30:00Z">
            <w:r w:rsidRPr="008A765C" w:rsidDel="005C6C13">
              <w:rPr>
                <w:rFonts w:hint="eastAsia"/>
                <w:noProof/>
                <w:rPrChange w:id="695" w:author="微软用户" w:date="2017-08-18T22:56:00Z">
                  <w:rPr>
                    <w:rStyle w:val="ab"/>
                    <w:rFonts w:ascii="Times New Roman" w:hAnsi="Times New Roman" w:cs="Times New Roman" w:hint="eastAsia"/>
                    <w:noProof/>
                  </w:rPr>
                </w:rPrChange>
              </w:rPr>
              <w:delText>第四章</w:delText>
            </w:r>
            <w:r w:rsidRPr="008A765C" w:rsidDel="005C6C13">
              <w:rPr>
                <w:noProof/>
                <w:rPrChange w:id="696"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697" w:author="微软用户" w:date="2017-08-18T22:56:00Z">
                  <w:rPr>
                    <w:rStyle w:val="ab"/>
                    <w:rFonts w:ascii="Times New Roman" w:hAnsi="Times New Roman" w:cs="Times New Roman" w:hint="eastAsia"/>
                    <w:noProof/>
                  </w:rPr>
                </w:rPrChange>
              </w:rPr>
              <w:delText>云备份中间件系统优化设计</w:delText>
            </w:r>
            <w:r w:rsidDel="005C6C13">
              <w:rPr>
                <w:noProof/>
                <w:webHidden/>
              </w:rPr>
              <w:tab/>
              <w:delText>18</w:delText>
            </w:r>
          </w:del>
        </w:p>
        <w:p w14:paraId="53AB66E8" w14:textId="2691DEC1" w:rsidR="00BE5E25" w:rsidDel="005C6C13" w:rsidRDefault="00BE5E25">
          <w:pPr>
            <w:pStyle w:val="23"/>
            <w:tabs>
              <w:tab w:val="right" w:leader="dot" w:pos="8302"/>
            </w:tabs>
            <w:rPr>
              <w:del w:id="698" w:author="微软用户" w:date="2017-08-24T15:30:00Z"/>
              <w:noProof/>
            </w:rPr>
          </w:pPr>
          <w:del w:id="699" w:author="微软用户" w:date="2017-08-24T15:30:00Z">
            <w:r w:rsidRPr="008A765C" w:rsidDel="005C6C13">
              <w:rPr>
                <w:noProof/>
                <w:rPrChange w:id="700" w:author="微软用户" w:date="2017-08-18T22:56:00Z">
                  <w:rPr>
                    <w:rStyle w:val="ab"/>
                    <w:noProof/>
                  </w:rPr>
                </w:rPrChange>
              </w:rPr>
              <w:delText xml:space="preserve">4.1 </w:delText>
            </w:r>
            <w:r w:rsidRPr="008A765C" w:rsidDel="005C6C13">
              <w:rPr>
                <w:rFonts w:hint="eastAsia"/>
                <w:noProof/>
                <w:rPrChange w:id="701" w:author="微软用户" w:date="2017-08-18T22:56:00Z">
                  <w:rPr>
                    <w:rStyle w:val="ab"/>
                    <w:rFonts w:hint="eastAsia"/>
                    <w:noProof/>
                  </w:rPr>
                </w:rPrChange>
              </w:rPr>
              <w:delText>中间件优化系统框架设计</w:delText>
            </w:r>
            <w:r w:rsidDel="005C6C13">
              <w:rPr>
                <w:noProof/>
                <w:webHidden/>
              </w:rPr>
              <w:tab/>
              <w:delText>18</w:delText>
            </w:r>
          </w:del>
        </w:p>
        <w:p w14:paraId="7197A6AF" w14:textId="41EFF5E5" w:rsidR="00BE5E25" w:rsidDel="005C6C13" w:rsidRDefault="00BE5E25">
          <w:pPr>
            <w:pStyle w:val="23"/>
            <w:tabs>
              <w:tab w:val="right" w:leader="dot" w:pos="8302"/>
            </w:tabs>
            <w:rPr>
              <w:del w:id="702" w:author="微软用户" w:date="2017-08-24T15:30:00Z"/>
              <w:noProof/>
            </w:rPr>
          </w:pPr>
          <w:del w:id="703" w:author="微软用户" w:date="2017-08-24T15:30:00Z">
            <w:r w:rsidRPr="008A765C" w:rsidDel="005C6C13">
              <w:rPr>
                <w:noProof/>
                <w:rPrChange w:id="704" w:author="微软用户" w:date="2017-08-18T22:56:00Z">
                  <w:rPr>
                    <w:rStyle w:val="ab"/>
                    <w:noProof/>
                  </w:rPr>
                </w:rPrChange>
              </w:rPr>
              <w:delText xml:space="preserve">4.2 </w:delText>
            </w:r>
            <w:r w:rsidRPr="008A765C" w:rsidDel="005C6C13">
              <w:rPr>
                <w:rFonts w:hint="eastAsia"/>
                <w:noProof/>
                <w:rPrChange w:id="705" w:author="微软用户" w:date="2017-08-18T22:56:00Z">
                  <w:rPr>
                    <w:rStyle w:val="ab"/>
                    <w:rFonts w:hint="eastAsia"/>
                    <w:noProof/>
                  </w:rPr>
                </w:rPrChange>
              </w:rPr>
              <w:delText>类图设计</w:delText>
            </w:r>
            <w:r w:rsidDel="005C6C13">
              <w:rPr>
                <w:noProof/>
                <w:webHidden/>
              </w:rPr>
              <w:tab/>
              <w:delText>18</w:delText>
            </w:r>
          </w:del>
        </w:p>
        <w:p w14:paraId="61E28C58" w14:textId="35A7A5DA" w:rsidR="00BE5E25" w:rsidDel="005C6C13" w:rsidRDefault="00BE5E25">
          <w:pPr>
            <w:pStyle w:val="23"/>
            <w:tabs>
              <w:tab w:val="right" w:leader="dot" w:pos="8302"/>
            </w:tabs>
            <w:rPr>
              <w:del w:id="706" w:author="微软用户" w:date="2017-08-24T15:30:00Z"/>
              <w:noProof/>
            </w:rPr>
          </w:pPr>
          <w:del w:id="707" w:author="微软用户" w:date="2017-08-24T15:30:00Z">
            <w:r w:rsidRPr="008A765C" w:rsidDel="005C6C13">
              <w:rPr>
                <w:noProof/>
                <w:rPrChange w:id="708" w:author="微软用户" w:date="2017-08-18T22:56:00Z">
                  <w:rPr>
                    <w:rStyle w:val="ab"/>
                    <w:noProof/>
                  </w:rPr>
                </w:rPrChange>
              </w:rPr>
              <w:delText xml:space="preserve">4.3 </w:delText>
            </w:r>
            <w:r w:rsidRPr="008A765C" w:rsidDel="005C6C13">
              <w:rPr>
                <w:rFonts w:hint="eastAsia"/>
                <w:noProof/>
                <w:rPrChange w:id="709" w:author="微软用户" w:date="2017-08-18T22:56:00Z">
                  <w:rPr>
                    <w:rStyle w:val="ab"/>
                    <w:rFonts w:hint="eastAsia"/>
                    <w:noProof/>
                  </w:rPr>
                </w:rPrChange>
              </w:rPr>
              <w:delText>关键流程设计</w:delText>
            </w:r>
            <w:r w:rsidDel="005C6C13">
              <w:rPr>
                <w:noProof/>
                <w:webHidden/>
              </w:rPr>
              <w:tab/>
              <w:delText>20</w:delText>
            </w:r>
          </w:del>
        </w:p>
        <w:p w14:paraId="4B2F0713" w14:textId="472004F7" w:rsidR="00BE5E25" w:rsidDel="005C6C13" w:rsidRDefault="00BE5E25">
          <w:pPr>
            <w:pStyle w:val="32"/>
            <w:tabs>
              <w:tab w:val="right" w:leader="dot" w:pos="8302"/>
            </w:tabs>
            <w:rPr>
              <w:del w:id="710" w:author="微软用户" w:date="2017-08-24T15:30:00Z"/>
              <w:noProof/>
            </w:rPr>
          </w:pPr>
          <w:del w:id="711" w:author="微软用户" w:date="2017-08-24T15:30:00Z">
            <w:r w:rsidRPr="008A765C" w:rsidDel="005C6C13">
              <w:rPr>
                <w:noProof/>
                <w:rPrChange w:id="712" w:author="微软用户" w:date="2017-08-18T22:56:00Z">
                  <w:rPr>
                    <w:rStyle w:val="ab"/>
                    <w:noProof/>
                  </w:rPr>
                </w:rPrChange>
              </w:rPr>
              <w:delText xml:space="preserve">4.3.1 </w:delText>
            </w:r>
            <w:r w:rsidRPr="008A765C" w:rsidDel="005C6C13">
              <w:rPr>
                <w:rFonts w:hint="eastAsia"/>
                <w:noProof/>
                <w:rPrChange w:id="713" w:author="微软用户" w:date="2017-08-18T22:56:00Z">
                  <w:rPr>
                    <w:rStyle w:val="ab"/>
                    <w:rFonts w:hint="eastAsia"/>
                    <w:noProof/>
                  </w:rPr>
                </w:rPrChange>
              </w:rPr>
              <w:delText>系统总流程设计</w:delText>
            </w:r>
            <w:r w:rsidDel="005C6C13">
              <w:rPr>
                <w:noProof/>
                <w:webHidden/>
              </w:rPr>
              <w:tab/>
              <w:delText>21</w:delText>
            </w:r>
          </w:del>
        </w:p>
        <w:p w14:paraId="662F4E73" w14:textId="78BDC95C" w:rsidR="00BE5E25" w:rsidDel="005C6C13" w:rsidRDefault="00BE5E25">
          <w:pPr>
            <w:pStyle w:val="32"/>
            <w:tabs>
              <w:tab w:val="right" w:leader="dot" w:pos="8302"/>
            </w:tabs>
            <w:rPr>
              <w:del w:id="714" w:author="微软用户" w:date="2017-08-24T15:30:00Z"/>
              <w:noProof/>
            </w:rPr>
          </w:pPr>
          <w:del w:id="715" w:author="微软用户" w:date="2017-08-24T15:30:00Z">
            <w:r w:rsidRPr="008A765C" w:rsidDel="005C6C13">
              <w:rPr>
                <w:noProof/>
                <w:rPrChange w:id="716" w:author="微软用户" w:date="2017-08-18T22:56:00Z">
                  <w:rPr>
                    <w:rStyle w:val="ab"/>
                    <w:noProof/>
                  </w:rPr>
                </w:rPrChange>
              </w:rPr>
              <w:delText xml:space="preserve">4.3.2 </w:delText>
            </w:r>
            <w:r w:rsidRPr="008A765C" w:rsidDel="005C6C13">
              <w:rPr>
                <w:rFonts w:hint="eastAsia"/>
                <w:noProof/>
                <w:rPrChange w:id="717" w:author="微软用户" w:date="2017-08-18T22:56:00Z">
                  <w:rPr>
                    <w:rStyle w:val="ab"/>
                    <w:rFonts w:hint="eastAsia"/>
                    <w:noProof/>
                  </w:rPr>
                </w:rPrChange>
              </w:rPr>
              <w:delText>持久会话管理流程设计</w:delText>
            </w:r>
            <w:r w:rsidDel="005C6C13">
              <w:rPr>
                <w:noProof/>
                <w:webHidden/>
              </w:rPr>
              <w:tab/>
              <w:delText>22</w:delText>
            </w:r>
          </w:del>
        </w:p>
        <w:p w14:paraId="3FE176DB" w14:textId="3715CAE2" w:rsidR="00BE5E25" w:rsidDel="005C6C13" w:rsidRDefault="00BE5E25">
          <w:pPr>
            <w:pStyle w:val="32"/>
            <w:tabs>
              <w:tab w:val="right" w:leader="dot" w:pos="8302"/>
            </w:tabs>
            <w:rPr>
              <w:del w:id="718" w:author="微软用户" w:date="2017-08-24T15:30:00Z"/>
              <w:noProof/>
            </w:rPr>
          </w:pPr>
          <w:del w:id="719" w:author="微软用户" w:date="2017-08-24T15:30:00Z">
            <w:r w:rsidRPr="008A765C" w:rsidDel="005C6C13">
              <w:rPr>
                <w:noProof/>
                <w:rPrChange w:id="720" w:author="微软用户" w:date="2017-08-18T22:56:00Z">
                  <w:rPr>
                    <w:rStyle w:val="ab"/>
                    <w:noProof/>
                  </w:rPr>
                </w:rPrChange>
              </w:rPr>
              <w:delText xml:space="preserve">4.3.3 </w:delText>
            </w:r>
            <w:r w:rsidRPr="008A765C" w:rsidDel="005C6C13">
              <w:rPr>
                <w:rFonts w:hint="eastAsia"/>
                <w:noProof/>
                <w:rPrChange w:id="721" w:author="微软用户" w:date="2017-08-18T22:56:00Z">
                  <w:rPr>
                    <w:rStyle w:val="ab"/>
                    <w:rFonts w:hint="eastAsia"/>
                    <w:noProof/>
                  </w:rPr>
                </w:rPrChange>
              </w:rPr>
              <w:delText>大文件传输流程设计</w:delText>
            </w:r>
            <w:r w:rsidDel="005C6C13">
              <w:rPr>
                <w:noProof/>
                <w:webHidden/>
              </w:rPr>
              <w:tab/>
              <w:delText>23</w:delText>
            </w:r>
          </w:del>
        </w:p>
        <w:p w14:paraId="47998AAC" w14:textId="54DDE5E4" w:rsidR="00BE5E25" w:rsidDel="005C6C13" w:rsidRDefault="00BE5E25">
          <w:pPr>
            <w:pStyle w:val="32"/>
            <w:tabs>
              <w:tab w:val="right" w:leader="dot" w:pos="8302"/>
            </w:tabs>
            <w:rPr>
              <w:del w:id="722" w:author="微软用户" w:date="2017-08-24T15:30:00Z"/>
              <w:noProof/>
            </w:rPr>
          </w:pPr>
          <w:del w:id="723" w:author="微软用户" w:date="2017-08-24T15:30:00Z">
            <w:r w:rsidRPr="008A765C" w:rsidDel="005C6C13">
              <w:rPr>
                <w:noProof/>
                <w:rPrChange w:id="724" w:author="微软用户" w:date="2017-08-18T22:56:00Z">
                  <w:rPr>
                    <w:rStyle w:val="ab"/>
                    <w:noProof/>
                  </w:rPr>
                </w:rPrChange>
              </w:rPr>
              <w:delText xml:space="preserve">4.3.4 </w:delText>
            </w:r>
            <w:r w:rsidRPr="008A765C" w:rsidDel="005C6C13">
              <w:rPr>
                <w:rFonts w:hint="eastAsia"/>
                <w:noProof/>
                <w:rPrChange w:id="725" w:author="微软用户" w:date="2017-08-18T22:56:00Z">
                  <w:rPr>
                    <w:rStyle w:val="ab"/>
                    <w:rFonts w:hint="eastAsia"/>
                    <w:noProof/>
                  </w:rPr>
                </w:rPrChange>
              </w:rPr>
              <w:delText>本地缓存流程设计</w:delText>
            </w:r>
            <w:r w:rsidDel="005C6C13">
              <w:rPr>
                <w:noProof/>
                <w:webHidden/>
              </w:rPr>
              <w:tab/>
              <w:delText>24</w:delText>
            </w:r>
          </w:del>
        </w:p>
        <w:p w14:paraId="6869BD87" w14:textId="7DD459BB" w:rsidR="00BE5E25" w:rsidDel="005C6C13" w:rsidRDefault="00BE5E25">
          <w:pPr>
            <w:pStyle w:val="32"/>
            <w:tabs>
              <w:tab w:val="right" w:leader="dot" w:pos="8302"/>
            </w:tabs>
            <w:rPr>
              <w:del w:id="726" w:author="微软用户" w:date="2017-08-24T15:30:00Z"/>
              <w:noProof/>
            </w:rPr>
          </w:pPr>
          <w:del w:id="727" w:author="微软用户" w:date="2017-08-24T15:30:00Z">
            <w:r w:rsidRPr="008A765C" w:rsidDel="005C6C13">
              <w:rPr>
                <w:noProof/>
                <w:rPrChange w:id="728" w:author="微软用户" w:date="2017-08-18T22:56:00Z">
                  <w:rPr>
                    <w:rStyle w:val="ab"/>
                    <w:noProof/>
                  </w:rPr>
                </w:rPrChange>
              </w:rPr>
              <w:delText xml:space="preserve">4.3.5 </w:delText>
            </w:r>
            <w:r w:rsidRPr="008A765C" w:rsidDel="005C6C13">
              <w:rPr>
                <w:rFonts w:hint="eastAsia"/>
                <w:noProof/>
                <w:rPrChange w:id="729" w:author="微软用户" w:date="2017-08-18T22:56:00Z">
                  <w:rPr>
                    <w:rStyle w:val="ab"/>
                    <w:rFonts w:hint="eastAsia"/>
                    <w:noProof/>
                  </w:rPr>
                </w:rPrChange>
              </w:rPr>
              <w:delText>多应用适配流程设计</w:delText>
            </w:r>
            <w:r w:rsidDel="005C6C13">
              <w:rPr>
                <w:noProof/>
                <w:webHidden/>
              </w:rPr>
              <w:tab/>
              <w:delText>26</w:delText>
            </w:r>
          </w:del>
        </w:p>
        <w:p w14:paraId="3B98C41A" w14:textId="7D9B2F58" w:rsidR="00BE5E25" w:rsidDel="005C6C13" w:rsidRDefault="00BE5E25">
          <w:pPr>
            <w:pStyle w:val="23"/>
            <w:tabs>
              <w:tab w:val="left" w:pos="1050"/>
              <w:tab w:val="right" w:leader="dot" w:pos="8302"/>
            </w:tabs>
            <w:rPr>
              <w:del w:id="730" w:author="微软用户" w:date="2017-08-24T15:30:00Z"/>
              <w:noProof/>
            </w:rPr>
          </w:pPr>
          <w:del w:id="731" w:author="微软用户" w:date="2017-08-24T15:30:00Z">
            <w:r w:rsidRPr="008A765C" w:rsidDel="005C6C13">
              <w:rPr>
                <w:noProof/>
                <w:rPrChange w:id="732" w:author="微软用户" w:date="2017-08-18T22:56:00Z">
                  <w:rPr>
                    <w:rStyle w:val="ab"/>
                    <w:noProof/>
                  </w:rPr>
                </w:rPrChange>
              </w:rPr>
              <w:delText>4.4</w:delText>
            </w:r>
            <w:r w:rsidDel="005C6C13">
              <w:rPr>
                <w:noProof/>
              </w:rPr>
              <w:tab/>
            </w:r>
            <w:r w:rsidRPr="008A765C" w:rsidDel="005C6C13">
              <w:rPr>
                <w:rFonts w:hint="eastAsia"/>
                <w:noProof/>
                <w:rPrChange w:id="733" w:author="微软用户" w:date="2017-08-18T22:56:00Z">
                  <w:rPr>
                    <w:rStyle w:val="ab"/>
                    <w:rFonts w:hint="eastAsia"/>
                    <w:noProof/>
                  </w:rPr>
                </w:rPrChange>
              </w:rPr>
              <w:delText>数据库设计</w:delText>
            </w:r>
            <w:r w:rsidDel="005C6C13">
              <w:rPr>
                <w:noProof/>
                <w:webHidden/>
              </w:rPr>
              <w:tab/>
              <w:delText>26</w:delText>
            </w:r>
          </w:del>
        </w:p>
        <w:p w14:paraId="6EA7EE09" w14:textId="73A9B827" w:rsidR="00BE5E25" w:rsidDel="005C6C13" w:rsidRDefault="00BE5E25">
          <w:pPr>
            <w:pStyle w:val="23"/>
            <w:tabs>
              <w:tab w:val="left" w:pos="1050"/>
              <w:tab w:val="right" w:leader="dot" w:pos="8302"/>
            </w:tabs>
            <w:rPr>
              <w:del w:id="734" w:author="微软用户" w:date="2017-08-24T15:30:00Z"/>
              <w:noProof/>
            </w:rPr>
          </w:pPr>
          <w:del w:id="735" w:author="微软用户" w:date="2017-08-24T15:30:00Z">
            <w:r w:rsidRPr="008A765C" w:rsidDel="005C6C13">
              <w:rPr>
                <w:noProof/>
                <w:rPrChange w:id="736" w:author="微软用户" w:date="2017-08-18T22:56:00Z">
                  <w:rPr>
                    <w:rStyle w:val="ab"/>
                    <w:noProof/>
                  </w:rPr>
                </w:rPrChange>
              </w:rPr>
              <w:delText>4.5</w:delText>
            </w:r>
            <w:r w:rsidDel="005C6C13">
              <w:rPr>
                <w:noProof/>
              </w:rPr>
              <w:tab/>
            </w:r>
            <w:r w:rsidRPr="008A765C" w:rsidDel="005C6C13">
              <w:rPr>
                <w:rFonts w:hint="eastAsia"/>
                <w:noProof/>
                <w:rPrChange w:id="737" w:author="微软用户" w:date="2017-08-18T22:56:00Z">
                  <w:rPr>
                    <w:rStyle w:val="ab"/>
                    <w:rFonts w:hint="eastAsia"/>
                    <w:noProof/>
                  </w:rPr>
                </w:rPrChange>
              </w:rPr>
              <w:delText>系统优化接口设计</w:delText>
            </w:r>
            <w:r w:rsidDel="005C6C13">
              <w:rPr>
                <w:noProof/>
                <w:webHidden/>
              </w:rPr>
              <w:tab/>
              <w:delText>27</w:delText>
            </w:r>
          </w:del>
        </w:p>
        <w:p w14:paraId="3B63D23F" w14:textId="375CD479" w:rsidR="00BE5E25" w:rsidDel="005C6C13" w:rsidRDefault="00BE5E25">
          <w:pPr>
            <w:pStyle w:val="32"/>
            <w:tabs>
              <w:tab w:val="right" w:leader="dot" w:pos="8302"/>
            </w:tabs>
            <w:rPr>
              <w:del w:id="738" w:author="微软用户" w:date="2017-08-24T15:30:00Z"/>
              <w:noProof/>
            </w:rPr>
          </w:pPr>
          <w:del w:id="739" w:author="微软用户" w:date="2017-08-24T15:30:00Z">
            <w:r w:rsidRPr="008A765C" w:rsidDel="005C6C13">
              <w:rPr>
                <w:noProof/>
                <w:rPrChange w:id="740" w:author="微软用户" w:date="2017-08-18T22:56:00Z">
                  <w:rPr>
                    <w:rStyle w:val="ab"/>
                    <w:noProof/>
                  </w:rPr>
                </w:rPrChange>
              </w:rPr>
              <w:delText xml:space="preserve">4.5.1 </w:delText>
            </w:r>
            <w:r w:rsidRPr="008A765C" w:rsidDel="005C6C13">
              <w:rPr>
                <w:rFonts w:hint="eastAsia"/>
                <w:noProof/>
                <w:rPrChange w:id="741" w:author="微软用户" w:date="2017-08-18T22:56:00Z">
                  <w:rPr>
                    <w:rStyle w:val="ab"/>
                    <w:rFonts w:hint="eastAsia"/>
                    <w:noProof/>
                  </w:rPr>
                </w:rPrChange>
              </w:rPr>
              <w:delText>持久会话管理接口设计</w:delText>
            </w:r>
            <w:r w:rsidDel="005C6C13">
              <w:rPr>
                <w:noProof/>
                <w:webHidden/>
              </w:rPr>
              <w:tab/>
              <w:delText>28</w:delText>
            </w:r>
          </w:del>
        </w:p>
        <w:p w14:paraId="7F8581D7" w14:textId="43F04CD7" w:rsidR="00BE5E25" w:rsidDel="005C6C13" w:rsidRDefault="00BE5E25">
          <w:pPr>
            <w:pStyle w:val="32"/>
            <w:tabs>
              <w:tab w:val="right" w:leader="dot" w:pos="8302"/>
            </w:tabs>
            <w:rPr>
              <w:del w:id="742" w:author="微软用户" w:date="2017-08-24T15:30:00Z"/>
              <w:noProof/>
            </w:rPr>
          </w:pPr>
          <w:del w:id="743" w:author="微软用户" w:date="2017-08-24T15:30:00Z">
            <w:r w:rsidRPr="008A765C" w:rsidDel="005C6C13">
              <w:rPr>
                <w:noProof/>
                <w:rPrChange w:id="744" w:author="微软用户" w:date="2017-08-18T22:56:00Z">
                  <w:rPr>
                    <w:rStyle w:val="ab"/>
                    <w:noProof/>
                  </w:rPr>
                </w:rPrChange>
              </w:rPr>
              <w:delText xml:space="preserve">4.5.1 </w:delText>
            </w:r>
            <w:r w:rsidRPr="008A765C" w:rsidDel="005C6C13">
              <w:rPr>
                <w:rFonts w:hint="eastAsia"/>
                <w:noProof/>
                <w:rPrChange w:id="745" w:author="微软用户" w:date="2017-08-18T22:56:00Z">
                  <w:rPr>
                    <w:rStyle w:val="ab"/>
                    <w:rFonts w:hint="eastAsia"/>
                    <w:noProof/>
                  </w:rPr>
                </w:rPrChange>
              </w:rPr>
              <w:delText>大文件上传接口设计</w:delText>
            </w:r>
            <w:r w:rsidDel="005C6C13">
              <w:rPr>
                <w:noProof/>
                <w:webHidden/>
              </w:rPr>
              <w:tab/>
              <w:delText>29</w:delText>
            </w:r>
          </w:del>
        </w:p>
        <w:p w14:paraId="3FD315D5" w14:textId="5693964D" w:rsidR="00BE5E25" w:rsidDel="005C6C13" w:rsidRDefault="00BE5E25">
          <w:pPr>
            <w:pStyle w:val="32"/>
            <w:tabs>
              <w:tab w:val="right" w:leader="dot" w:pos="8302"/>
            </w:tabs>
            <w:rPr>
              <w:del w:id="746" w:author="微软用户" w:date="2017-08-24T15:30:00Z"/>
              <w:noProof/>
            </w:rPr>
          </w:pPr>
          <w:del w:id="747" w:author="微软用户" w:date="2017-08-24T15:30:00Z">
            <w:r w:rsidRPr="008A765C" w:rsidDel="005C6C13">
              <w:rPr>
                <w:noProof/>
                <w:rPrChange w:id="748" w:author="微软用户" w:date="2017-08-18T22:56:00Z">
                  <w:rPr>
                    <w:rStyle w:val="ab"/>
                    <w:noProof/>
                  </w:rPr>
                </w:rPrChange>
              </w:rPr>
              <w:delText xml:space="preserve">4.5.1 </w:delText>
            </w:r>
            <w:r w:rsidRPr="008A765C" w:rsidDel="005C6C13">
              <w:rPr>
                <w:rFonts w:hint="eastAsia"/>
                <w:noProof/>
                <w:rPrChange w:id="749" w:author="微软用户" w:date="2017-08-18T22:56:00Z">
                  <w:rPr>
                    <w:rStyle w:val="ab"/>
                    <w:rFonts w:hint="eastAsia"/>
                    <w:noProof/>
                  </w:rPr>
                </w:rPrChange>
              </w:rPr>
              <w:delText>本地缓存接口设计</w:delText>
            </w:r>
            <w:r w:rsidDel="005C6C13">
              <w:rPr>
                <w:noProof/>
                <w:webHidden/>
              </w:rPr>
              <w:tab/>
              <w:delText>31</w:delText>
            </w:r>
          </w:del>
        </w:p>
        <w:p w14:paraId="1FF9689E" w14:textId="13906237" w:rsidR="00BE5E25" w:rsidDel="005C6C13" w:rsidRDefault="00BE5E25">
          <w:pPr>
            <w:pStyle w:val="32"/>
            <w:tabs>
              <w:tab w:val="right" w:leader="dot" w:pos="8302"/>
            </w:tabs>
            <w:rPr>
              <w:del w:id="750" w:author="微软用户" w:date="2017-08-24T15:30:00Z"/>
              <w:noProof/>
            </w:rPr>
          </w:pPr>
          <w:del w:id="751" w:author="微软用户" w:date="2017-08-24T15:30:00Z">
            <w:r w:rsidRPr="008A765C" w:rsidDel="005C6C13">
              <w:rPr>
                <w:noProof/>
                <w:rPrChange w:id="752" w:author="微软用户" w:date="2017-08-18T22:56:00Z">
                  <w:rPr>
                    <w:rStyle w:val="ab"/>
                    <w:noProof/>
                  </w:rPr>
                </w:rPrChange>
              </w:rPr>
              <w:delText xml:space="preserve">4.5.1 </w:delText>
            </w:r>
            <w:r w:rsidRPr="008A765C" w:rsidDel="005C6C13">
              <w:rPr>
                <w:rFonts w:hint="eastAsia"/>
                <w:noProof/>
                <w:rPrChange w:id="753" w:author="微软用户" w:date="2017-08-18T22:56:00Z">
                  <w:rPr>
                    <w:rStyle w:val="ab"/>
                    <w:rFonts w:hint="eastAsia"/>
                    <w:noProof/>
                  </w:rPr>
                </w:rPrChange>
              </w:rPr>
              <w:delText>多应用适配接口设计</w:delText>
            </w:r>
            <w:r w:rsidDel="005C6C13">
              <w:rPr>
                <w:noProof/>
                <w:webHidden/>
              </w:rPr>
              <w:tab/>
              <w:delText>32</w:delText>
            </w:r>
          </w:del>
        </w:p>
        <w:p w14:paraId="3E2F3FE1" w14:textId="3FD7BB16" w:rsidR="00BE5E25" w:rsidDel="005C6C13" w:rsidRDefault="00BE5E25">
          <w:pPr>
            <w:pStyle w:val="10"/>
            <w:rPr>
              <w:del w:id="754" w:author="微软用户" w:date="2017-08-24T15:30:00Z"/>
              <w:noProof/>
            </w:rPr>
          </w:pPr>
          <w:del w:id="755" w:author="微软用户" w:date="2017-08-24T15:30:00Z">
            <w:r w:rsidRPr="008A765C" w:rsidDel="005C6C13">
              <w:rPr>
                <w:rFonts w:hint="eastAsia"/>
                <w:noProof/>
                <w:rPrChange w:id="756" w:author="微软用户" w:date="2017-08-18T22:56:00Z">
                  <w:rPr>
                    <w:rStyle w:val="ab"/>
                    <w:rFonts w:ascii="Times New Roman" w:hAnsi="Times New Roman" w:cs="Times New Roman" w:hint="eastAsia"/>
                    <w:noProof/>
                  </w:rPr>
                </w:rPrChange>
              </w:rPr>
              <w:delText>第五章</w:delText>
            </w:r>
            <w:r w:rsidRPr="008A765C" w:rsidDel="005C6C13">
              <w:rPr>
                <w:noProof/>
                <w:rPrChange w:id="757"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758" w:author="微软用户" w:date="2017-08-18T22:56:00Z">
                  <w:rPr>
                    <w:rStyle w:val="ab"/>
                    <w:rFonts w:ascii="Times New Roman" w:hAnsi="Times New Roman" w:cs="Times New Roman" w:hint="eastAsia"/>
                    <w:noProof/>
                  </w:rPr>
                </w:rPrChange>
              </w:rPr>
              <w:delText>云备份中间件系统优化实现</w:delText>
            </w:r>
            <w:r w:rsidDel="005C6C13">
              <w:rPr>
                <w:noProof/>
                <w:webHidden/>
              </w:rPr>
              <w:tab/>
              <w:delText>33</w:delText>
            </w:r>
          </w:del>
        </w:p>
        <w:p w14:paraId="35B26358" w14:textId="4ED0892C" w:rsidR="00BE5E25" w:rsidDel="005C6C13" w:rsidRDefault="00BE5E25">
          <w:pPr>
            <w:pStyle w:val="23"/>
            <w:tabs>
              <w:tab w:val="right" w:leader="dot" w:pos="8302"/>
            </w:tabs>
            <w:rPr>
              <w:del w:id="759" w:author="微软用户" w:date="2017-08-24T15:30:00Z"/>
              <w:noProof/>
            </w:rPr>
          </w:pPr>
          <w:del w:id="760" w:author="微软用户" w:date="2017-08-24T15:30:00Z">
            <w:r w:rsidRPr="008A765C" w:rsidDel="005C6C13">
              <w:rPr>
                <w:noProof/>
                <w:rPrChange w:id="761" w:author="微软用户" w:date="2017-08-18T22:56:00Z">
                  <w:rPr>
                    <w:rStyle w:val="ab"/>
                    <w:noProof/>
                  </w:rPr>
                </w:rPrChange>
              </w:rPr>
              <w:delText xml:space="preserve">5.1 </w:delText>
            </w:r>
            <w:r w:rsidRPr="008A765C" w:rsidDel="005C6C13">
              <w:rPr>
                <w:rFonts w:hint="eastAsia"/>
                <w:noProof/>
                <w:rPrChange w:id="762" w:author="微软用户" w:date="2017-08-18T22:56:00Z">
                  <w:rPr>
                    <w:rStyle w:val="ab"/>
                    <w:rFonts w:hint="eastAsia"/>
                    <w:noProof/>
                  </w:rPr>
                </w:rPrChange>
              </w:rPr>
              <w:delText>开发环境</w:delText>
            </w:r>
            <w:r w:rsidDel="005C6C13">
              <w:rPr>
                <w:noProof/>
                <w:webHidden/>
              </w:rPr>
              <w:tab/>
              <w:delText>33</w:delText>
            </w:r>
          </w:del>
        </w:p>
        <w:p w14:paraId="179A012F" w14:textId="6261A4F1" w:rsidR="00BE5E25" w:rsidDel="005C6C13" w:rsidRDefault="00BE5E25">
          <w:pPr>
            <w:pStyle w:val="23"/>
            <w:tabs>
              <w:tab w:val="right" w:leader="dot" w:pos="8302"/>
            </w:tabs>
            <w:rPr>
              <w:del w:id="763" w:author="微软用户" w:date="2017-08-24T15:30:00Z"/>
              <w:noProof/>
            </w:rPr>
          </w:pPr>
          <w:del w:id="764" w:author="微软用户" w:date="2017-08-24T15:30:00Z">
            <w:r w:rsidRPr="008A765C" w:rsidDel="005C6C13">
              <w:rPr>
                <w:noProof/>
                <w:rPrChange w:id="765" w:author="微软用户" w:date="2017-08-18T22:56:00Z">
                  <w:rPr>
                    <w:rStyle w:val="ab"/>
                    <w:noProof/>
                  </w:rPr>
                </w:rPrChange>
              </w:rPr>
              <w:delText xml:space="preserve">5.2 </w:delText>
            </w:r>
            <w:r w:rsidRPr="008A765C" w:rsidDel="005C6C13">
              <w:rPr>
                <w:rFonts w:hint="eastAsia"/>
                <w:noProof/>
                <w:rPrChange w:id="766" w:author="微软用户" w:date="2017-08-18T22:56:00Z">
                  <w:rPr>
                    <w:rStyle w:val="ab"/>
                    <w:rFonts w:hint="eastAsia"/>
                    <w:noProof/>
                  </w:rPr>
                </w:rPrChange>
              </w:rPr>
              <w:delText>关键技术</w:delText>
            </w:r>
            <w:r w:rsidDel="005C6C13">
              <w:rPr>
                <w:noProof/>
                <w:webHidden/>
              </w:rPr>
              <w:tab/>
              <w:delText>33</w:delText>
            </w:r>
          </w:del>
        </w:p>
        <w:p w14:paraId="0A2C363A" w14:textId="67E82C8C" w:rsidR="00BE5E25" w:rsidDel="005C6C13" w:rsidRDefault="00BE5E25">
          <w:pPr>
            <w:pStyle w:val="32"/>
            <w:tabs>
              <w:tab w:val="right" w:leader="dot" w:pos="8302"/>
            </w:tabs>
            <w:rPr>
              <w:del w:id="767" w:author="微软用户" w:date="2017-08-24T15:30:00Z"/>
              <w:noProof/>
            </w:rPr>
          </w:pPr>
          <w:del w:id="768" w:author="微软用户" w:date="2017-08-24T15:30:00Z">
            <w:r w:rsidRPr="008A765C" w:rsidDel="005C6C13">
              <w:rPr>
                <w:noProof/>
                <w:rPrChange w:id="769" w:author="微软用户" w:date="2017-08-18T22:56:00Z">
                  <w:rPr>
                    <w:rStyle w:val="ab"/>
                    <w:noProof/>
                  </w:rPr>
                </w:rPrChange>
              </w:rPr>
              <w:delText>5.2.1</w:delText>
            </w:r>
            <w:r w:rsidRPr="008A765C" w:rsidDel="005C6C13">
              <w:rPr>
                <w:rFonts w:hint="eastAsia"/>
                <w:noProof/>
                <w:rPrChange w:id="770" w:author="微软用户" w:date="2017-08-18T22:56:00Z">
                  <w:rPr>
                    <w:rStyle w:val="ab"/>
                    <w:rFonts w:hint="eastAsia"/>
                    <w:noProof/>
                  </w:rPr>
                </w:rPrChange>
              </w:rPr>
              <w:delText>加密方式</w:delText>
            </w:r>
            <w:r w:rsidDel="005C6C13">
              <w:rPr>
                <w:noProof/>
                <w:webHidden/>
              </w:rPr>
              <w:tab/>
              <w:delText>33</w:delText>
            </w:r>
          </w:del>
        </w:p>
        <w:p w14:paraId="5D2913DA" w14:textId="3FCEE86B" w:rsidR="00BE5E25" w:rsidDel="005C6C13" w:rsidRDefault="00BE5E25">
          <w:pPr>
            <w:pStyle w:val="32"/>
            <w:tabs>
              <w:tab w:val="right" w:leader="dot" w:pos="8302"/>
            </w:tabs>
            <w:rPr>
              <w:del w:id="771" w:author="微软用户" w:date="2017-08-24T15:30:00Z"/>
              <w:noProof/>
            </w:rPr>
          </w:pPr>
          <w:del w:id="772" w:author="微软用户" w:date="2017-08-24T15:30:00Z">
            <w:r w:rsidRPr="008A765C" w:rsidDel="005C6C13">
              <w:rPr>
                <w:noProof/>
                <w:rPrChange w:id="773" w:author="微软用户" w:date="2017-08-18T22:56:00Z">
                  <w:rPr>
                    <w:rStyle w:val="ab"/>
                    <w:noProof/>
                  </w:rPr>
                </w:rPrChange>
              </w:rPr>
              <w:delText>5.2.2</w:delText>
            </w:r>
            <w:r w:rsidRPr="008A765C" w:rsidDel="005C6C13">
              <w:rPr>
                <w:rFonts w:hint="eastAsia"/>
                <w:noProof/>
                <w:rPrChange w:id="774" w:author="微软用户" w:date="2017-08-18T22:56:00Z">
                  <w:rPr>
                    <w:rStyle w:val="ab"/>
                    <w:rFonts w:hint="eastAsia"/>
                    <w:noProof/>
                  </w:rPr>
                </w:rPrChange>
              </w:rPr>
              <w:delText>中间件授权代理</w:delText>
            </w:r>
            <w:r w:rsidDel="005C6C13">
              <w:rPr>
                <w:noProof/>
                <w:webHidden/>
              </w:rPr>
              <w:tab/>
              <w:delText>34</w:delText>
            </w:r>
          </w:del>
        </w:p>
        <w:p w14:paraId="0BEB88A9" w14:textId="27A7C0ED" w:rsidR="00BE5E25" w:rsidDel="005C6C13" w:rsidRDefault="00BE5E25">
          <w:pPr>
            <w:pStyle w:val="32"/>
            <w:tabs>
              <w:tab w:val="right" w:leader="dot" w:pos="8302"/>
            </w:tabs>
            <w:rPr>
              <w:del w:id="775" w:author="微软用户" w:date="2017-08-24T15:30:00Z"/>
              <w:noProof/>
            </w:rPr>
          </w:pPr>
          <w:del w:id="776" w:author="微软用户" w:date="2017-08-24T15:30:00Z">
            <w:r w:rsidRPr="008A765C" w:rsidDel="005C6C13">
              <w:rPr>
                <w:noProof/>
                <w:rPrChange w:id="777" w:author="微软用户" w:date="2017-08-18T22:56:00Z">
                  <w:rPr>
                    <w:rStyle w:val="ab"/>
                    <w:noProof/>
                  </w:rPr>
                </w:rPrChange>
              </w:rPr>
              <w:delText>5.2.3</w:delText>
            </w:r>
            <w:r w:rsidRPr="008A765C" w:rsidDel="005C6C13">
              <w:rPr>
                <w:rFonts w:hint="eastAsia"/>
                <w:noProof/>
                <w:rPrChange w:id="778" w:author="微软用户" w:date="2017-08-18T22:56:00Z">
                  <w:rPr>
                    <w:rStyle w:val="ab"/>
                    <w:rFonts w:hint="eastAsia"/>
                    <w:noProof/>
                  </w:rPr>
                </w:rPrChange>
              </w:rPr>
              <w:delText>大文件上传</w:delText>
            </w:r>
            <w:r w:rsidDel="005C6C13">
              <w:rPr>
                <w:noProof/>
                <w:webHidden/>
              </w:rPr>
              <w:tab/>
              <w:delText>35</w:delText>
            </w:r>
          </w:del>
        </w:p>
        <w:p w14:paraId="65E67589" w14:textId="5ED7ACDD" w:rsidR="00BE5E25" w:rsidDel="005C6C13" w:rsidRDefault="00BE5E25">
          <w:pPr>
            <w:pStyle w:val="32"/>
            <w:tabs>
              <w:tab w:val="right" w:leader="dot" w:pos="8302"/>
            </w:tabs>
            <w:rPr>
              <w:del w:id="779" w:author="微软用户" w:date="2017-08-24T15:30:00Z"/>
              <w:noProof/>
            </w:rPr>
          </w:pPr>
          <w:del w:id="780" w:author="微软用户" w:date="2017-08-24T15:30:00Z">
            <w:r w:rsidRPr="008A765C" w:rsidDel="005C6C13">
              <w:rPr>
                <w:noProof/>
                <w:rPrChange w:id="781" w:author="微软用户" w:date="2017-08-18T22:56:00Z">
                  <w:rPr>
                    <w:rStyle w:val="ab"/>
                    <w:noProof/>
                  </w:rPr>
                </w:rPrChange>
              </w:rPr>
              <w:delText>5.2.4</w:delText>
            </w:r>
            <w:r w:rsidRPr="008A765C" w:rsidDel="005C6C13">
              <w:rPr>
                <w:rFonts w:hint="eastAsia"/>
                <w:noProof/>
                <w:rPrChange w:id="782" w:author="微软用户" w:date="2017-08-18T22:56:00Z">
                  <w:rPr>
                    <w:rStyle w:val="ab"/>
                    <w:rFonts w:hint="eastAsia"/>
                    <w:noProof/>
                  </w:rPr>
                </w:rPrChange>
              </w:rPr>
              <w:delText>本地缓存</w:delText>
            </w:r>
            <w:r w:rsidDel="005C6C13">
              <w:rPr>
                <w:noProof/>
                <w:webHidden/>
              </w:rPr>
              <w:tab/>
              <w:delText>36</w:delText>
            </w:r>
          </w:del>
        </w:p>
        <w:p w14:paraId="5538072C" w14:textId="553852D0" w:rsidR="00BE5E25" w:rsidDel="005C6C13" w:rsidRDefault="00BE5E25">
          <w:pPr>
            <w:pStyle w:val="32"/>
            <w:tabs>
              <w:tab w:val="right" w:leader="dot" w:pos="8302"/>
            </w:tabs>
            <w:rPr>
              <w:del w:id="783" w:author="微软用户" w:date="2017-08-24T15:30:00Z"/>
              <w:noProof/>
            </w:rPr>
          </w:pPr>
          <w:del w:id="784" w:author="微软用户" w:date="2017-08-24T15:30:00Z">
            <w:r w:rsidRPr="008A765C" w:rsidDel="005C6C13">
              <w:rPr>
                <w:noProof/>
                <w:rPrChange w:id="785" w:author="微软用户" w:date="2017-08-18T22:56:00Z">
                  <w:rPr>
                    <w:rStyle w:val="ab"/>
                    <w:noProof/>
                  </w:rPr>
                </w:rPrChange>
              </w:rPr>
              <w:delText>5.2.5 LRU</w:delText>
            </w:r>
            <w:r w:rsidRPr="008A765C" w:rsidDel="005C6C13">
              <w:rPr>
                <w:rFonts w:hint="eastAsia"/>
                <w:noProof/>
                <w:rPrChange w:id="786" w:author="微软用户" w:date="2017-08-18T22:56:00Z">
                  <w:rPr>
                    <w:rStyle w:val="ab"/>
                    <w:rFonts w:hint="eastAsia"/>
                    <w:noProof/>
                  </w:rPr>
                </w:rPrChange>
              </w:rPr>
              <w:delText>替换策略</w:delText>
            </w:r>
            <w:r w:rsidDel="005C6C13">
              <w:rPr>
                <w:noProof/>
                <w:webHidden/>
              </w:rPr>
              <w:tab/>
              <w:delText>37</w:delText>
            </w:r>
          </w:del>
        </w:p>
        <w:p w14:paraId="61780D3B" w14:textId="5581A20F" w:rsidR="00BE5E25" w:rsidDel="005C6C13" w:rsidRDefault="00BE5E25">
          <w:pPr>
            <w:pStyle w:val="32"/>
            <w:tabs>
              <w:tab w:val="right" w:leader="dot" w:pos="8302"/>
            </w:tabs>
            <w:rPr>
              <w:del w:id="787" w:author="微软用户" w:date="2017-08-24T15:30:00Z"/>
              <w:noProof/>
            </w:rPr>
          </w:pPr>
          <w:del w:id="788" w:author="微软用户" w:date="2017-08-24T15:30:00Z">
            <w:r w:rsidRPr="008A765C" w:rsidDel="005C6C13">
              <w:rPr>
                <w:noProof/>
                <w:rPrChange w:id="789" w:author="微软用户" w:date="2017-08-18T22:56:00Z">
                  <w:rPr>
                    <w:rStyle w:val="ab"/>
                    <w:noProof/>
                  </w:rPr>
                </w:rPrChange>
              </w:rPr>
              <w:delText>5.2.6 Firefox</w:delText>
            </w:r>
            <w:r w:rsidRPr="008A765C" w:rsidDel="005C6C13">
              <w:rPr>
                <w:rFonts w:hint="eastAsia"/>
                <w:noProof/>
                <w:rPrChange w:id="790" w:author="微软用户" w:date="2017-08-18T22:56:00Z">
                  <w:rPr>
                    <w:rStyle w:val="ab"/>
                    <w:rFonts w:hint="eastAsia"/>
                    <w:noProof/>
                  </w:rPr>
                </w:rPrChange>
              </w:rPr>
              <w:delText>扩展</w:delText>
            </w:r>
            <w:r w:rsidDel="005C6C13">
              <w:rPr>
                <w:noProof/>
                <w:webHidden/>
              </w:rPr>
              <w:tab/>
              <w:delText>38</w:delText>
            </w:r>
          </w:del>
        </w:p>
        <w:p w14:paraId="55A08000" w14:textId="3138C561" w:rsidR="00BE5E25" w:rsidDel="005C6C13" w:rsidRDefault="00BE5E25">
          <w:pPr>
            <w:pStyle w:val="32"/>
            <w:tabs>
              <w:tab w:val="right" w:leader="dot" w:pos="8302"/>
            </w:tabs>
            <w:rPr>
              <w:del w:id="791" w:author="微软用户" w:date="2017-08-24T15:30:00Z"/>
              <w:noProof/>
            </w:rPr>
          </w:pPr>
          <w:del w:id="792" w:author="微软用户" w:date="2017-08-24T15:30:00Z">
            <w:r w:rsidRPr="008A765C" w:rsidDel="005C6C13">
              <w:rPr>
                <w:noProof/>
                <w:rPrChange w:id="793" w:author="微软用户" w:date="2017-08-18T22:56:00Z">
                  <w:rPr>
                    <w:rStyle w:val="ab"/>
                    <w:noProof/>
                  </w:rPr>
                </w:rPrChange>
              </w:rPr>
              <w:delText>5.2.7 Java SDK</w:delText>
            </w:r>
            <w:r w:rsidDel="005C6C13">
              <w:rPr>
                <w:noProof/>
                <w:webHidden/>
              </w:rPr>
              <w:tab/>
              <w:delText>41</w:delText>
            </w:r>
          </w:del>
        </w:p>
        <w:p w14:paraId="095B6B9A" w14:textId="74BB3856" w:rsidR="00BE5E25" w:rsidDel="005C6C13" w:rsidRDefault="00BE5E25">
          <w:pPr>
            <w:pStyle w:val="10"/>
            <w:rPr>
              <w:del w:id="794" w:author="微软用户" w:date="2017-08-24T15:30:00Z"/>
              <w:noProof/>
            </w:rPr>
          </w:pPr>
          <w:del w:id="795" w:author="微软用户" w:date="2017-08-24T15:30:00Z">
            <w:r w:rsidRPr="008A765C" w:rsidDel="005C6C13">
              <w:rPr>
                <w:rFonts w:hint="eastAsia"/>
                <w:noProof/>
                <w:rPrChange w:id="796" w:author="微软用户" w:date="2017-08-18T22:56:00Z">
                  <w:rPr>
                    <w:rStyle w:val="ab"/>
                    <w:rFonts w:ascii="Times New Roman" w:hAnsi="Times New Roman" w:cs="Times New Roman" w:hint="eastAsia"/>
                    <w:noProof/>
                  </w:rPr>
                </w:rPrChange>
              </w:rPr>
              <w:delText>第六章</w:delText>
            </w:r>
            <w:r w:rsidRPr="008A765C" w:rsidDel="005C6C13">
              <w:rPr>
                <w:noProof/>
                <w:rPrChange w:id="797"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798" w:author="微软用户" w:date="2017-08-18T22:56:00Z">
                  <w:rPr>
                    <w:rStyle w:val="ab"/>
                    <w:rFonts w:ascii="Times New Roman" w:hAnsi="Times New Roman" w:cs="Times New Roman" w:hint="eastAsia"/>
                    <w:noProof/>
                  </w:rPr>
                </w:rPrChange>
              </w:rPr>
              <w:delText>云备份中间件系统优化测试分析</w:delText>
            </w:r>
            <w:r w:rsidDel="005C6C13">
              <w:rPr>
                <w:noProof/>
                <w:webHidden/>
              </w:rPr>
              <w:tab/>
              <w:delText>44</w:delText>
            </w:r>
          </w:del>
        </w:p>
        <w:p w14:paraId="133BA021" w14:textId="647E410D" w:rsidR="00BE5E25" w:rsidDel="005C6C13" w:rsidRDefault="00BE5E25">
          <w:pPr>
            <w:pStyle w:val="23"/>
            <w:tabs>
              <w:tab w:val="right" w:leader="dot" w:pos="8302"/>
            </w:tabs>
            <w:rPr>
              <w:del w:id="799" w:author="微软用户" w:date="2017-08-24T15:30:00Z"/>
              <w:noProof/>
            </w:rPr>
          </w:pPr>
          <w:del w:id="800" w:author="微软用户" w:date="2017-08-24T15:30:00Z">
            <w:r w:rsidRPr="008A765C" w:rsidDel="005C6C13">
              <w:rPr>
                <w:noProof/>
                <w:rPrChange w:id="801" w:author="微软用户" w:date="2017-08-18T22:56:00Z">
                  <w:rPr>
                    <w:rStyle w:val="ab"/>
                    <w:noProof/>
                  </w:rPr>
                </w:rPrChange>
              </w:rPr>
              <w:delText xml:space="preserve">6.1 </w:delText>
            </w:r>
            <w:r w:rsidRPr="008A765C" w:rsidDel="005C6C13">
              <w:rPr>
                <w:rFonts w:hint="eastAsia"/>
                <w:noProof/>
                <w:rPrChange w:id="802" w:author="微软用户" w:date="2017-08-18T22:56:00Z">
                  <w:rPr>
                    <w:rStyle w:val="ab"/>
                    <w:rFonts w:hint="eastAsia"/>
                    <w:noProof/>
                  </w:rPr>
                </w:rPrChange>
              </w:rPr>
              <w:delText>测试环境部署</w:delText>
            </w:r>
            <w:r w:rsidDel="005C6C13">
              <w:rPr>
                <w:noProof/>
                <w:webHidden/>
              </w:rPr>
              <w:tab/>
              <w:delText>44</w:delText>
            </w:r>
          </w:del>
        </w:p>
        <w:p w14:paraId="717AD9C4" w14:textId="5CE79F98" w:rsidR="00BE5E25" w:rsidDel="005C6C13" w:rsidRDefault="00BE5E25">
          <w:pPr>
            <w:pStyle w:val="23"/>
            <w:tabs>
              <w:tab w:val="right" w:leader="dot" w:pos="8302"/>
            </w:tabs>
            <w:rPr>
              <w:del w:id="803" w:author="微软用户" w:date="2017-08-24T15:30:00Z"/>
              <w:noProof/>
            </w:rPr>
          </w:pPr>
          <w:del w:id="804" w:author="微软用户" w:date="2017-08-24T15:30:00Z">
            <w:r w:rsidRPr="008A765C" w:rsidDel="005C6C13">
              <w:rPr>
                <w:noProof/>
                <w:rPrChange w:id="805" w:author="微软用户" w:date="2017-08-18T22:56:00Z">
                  <w:rPr>
                    <w:rStyle w:val="ab"/>
                    <w:noProof/>
                  </w:rPr>
                </w:rPrChange>
              </w:rPr>
              <w:delText xml:space="preserve">6.2 </w:delText>
            </w:r>
            <w:r w:rsidRPr="008A765C" w:rsidDel="005C6C13">
              <w:rPr>
                <w:rFonts w:hint="eastAsia"/>
                <w:noProof/>
                <w:rPrChange w:id="806" w:author="微软用户" w:date="2017-08-18T22:56:00Z">
                  <w:rPr>
                    <w:rStyle w:val="ab"/>
                    <w:rFonts w:hint="eastAsia"/>
                    <w:noProof/>
                  </w:rPr>
                </w:rPrChange>
              </w:rPr>
              <w:delText>测试目标</w:delText>
            </w:r>
            <w:r w:rsidDel="005C6C13">
              <w:rPr>
                <w:noProof/>
                <w:webHidden/>
              </w:rPr>
              <w:tab/>
              <w:delText>44</w:delText>
            </w:r>
          </w:del>
        </w:p>
        <w:p w14:paraId="110134DC" w14:textId="71414E78" w:rsidR="00BE5E25" w:rsidDel="005C6C13" w:rsidRDefault="00BE5E25">
          <w:pPr>
            <w:pStyle w:val="23"/>
            <w:tabs>
              <w:tab w:val="right" w:leader="dot" w:pos="8302"/>
            </w:tabs>
            <w:rPr>
              <w:del w:id="807" w:author="微软用户" w:date="2017-08-24T15:30:00Z"/>
              <w:noProof/>
            </w:rPr>
          </w:pPr>
          <w:del w:id="808" w:author="微软用户" w:date="2017-08-24T15:30:00Z">
            <w:r w:rsidRPr="008A765C" w:rsidDel="005C6C13">
              <w:rPr>
                <w:noProof/>
                <w:rPrChange w:id="809" w:author="微软用户" w:date="2017-08-18T22:56:00Z">
                  <w:rPr>
                    <w:rStyle w:val="ab"/>
                    <w:noProof/>
                  </w:rPr>
                </w:rPrChange>
              </w:rPr>
              <w:delText xml:space="preserve">6.3 </w:delText>
            </w:r>
            <w:r w:rsidRPr="008A765C" w:rsidDel="005C6C13">
              <w:rPr>
                <w:rFonts w:hint="eastAsia"/>
                <w:noProof/>
                <w:rPrChange w:id="810" w:author="微软用户" w:date="2017-08-18T22:56:00Z">
                  <w:rPr>
                    <w:rStyle w:val="ab"/>
                    <w:rFonts w:hint="eastAsia"/>
                    <w:noProof/>
                  </w:rPr>
                </w:rPrChange>
              </w:rPr>
              <w:delText>功能测试</w:delText>
            </w:r>
            <w:r w:rsidDel="005C6C13">
              <w:rPr>
                <w:noProof/>
                <w:webHidden/>
              </w:rPr>
              <w:tab/>
              <w:delText>45</w:delText>
            </w:r>
          </w:del>
        </w:p>
        <w:p w14:paraId="76558AC0" w14:textId="44EB09CB" w:rsidR="00BE5E25" w:rsidDel="005C6C13" w:rsidRDefault="00BE5E25">
          <w:pPr>
            <w:pStyle w:val="32"/>
            <w:tabs>
              <w:tab w:val="right" w:leader="dot" w:pos="8302"/>
            </w:tabs>
            <w:rPr>
              <w:del w:id="811" w:author="微软用户" w:date="2017-08-24T15:30:00Z"/>
              <w:noProof/>
            </w:rPr>
          </w:pPr>
          <w:del w:id="812" w:author="微软用户" w:date="2017-08-24T15:30:00Z">
            <w:r w:rsidRPr="008A765C" w:rsidDel="005C6C13">
              <w:rPr>
                <w:noProof/>
                <w:rPrChange w:id="813" w:author="微软用户" w:date="2017-08-18T22:56:00Z">
                  <w:rPr>
                    <w:rStyle w:val="ab"/>
                    <w:noProof/>
                  </w:rPr>
                </w:rPrChange>
              </w:rPr>
              <w:delText xml:space="preserve">6.3.1 </w:delText>
            </w:r>
            <w:r w:rsidRPr="008A765C" w:rsidDel="005C6C13">
              <w:rPr>
                <w:rFonts w:hint="eastAsia"/>
                <w:noProof/>
                <w:rPrChange w:id="814" w:author="微软用户" w:date="2017-08-18T22:56:00Z">
                  <w:rPr>
                    <w:rStyle w:val="ab"/>
                    <w:rFonts w:hint="eastAsia"/>
                    <w:noProof/>
                  </w:rPr>
                </w:rPrChange>
              </w:rPr>
              <w:delText>持久会话管理功能测试</w:delText>
            </w:r>
            <w:r w:rsidDel="005C6C13">
              <w:rPr>
                <w:noProof/>
                <w:webHidden/>
              </w:rPr>
              <w:tab/>
              <w:delText>45</w:delText>
            </w:r>
          </w:del>
        </w:p>
        <w:p w14:paraId="4AB8D5BF" w14:textId="5F0C87DD" w:rsidR="00BE5E25" w:rsidDel="005C6C13" w:rsidRDefault="00BE5E25">
          <w:pPr>
            <w:pStyle w:val="32"/>
            <w:tabs>
              <w:tab w:val="right" w:leader="dot" w:pos="8302"/>
            </w:tabs>
            <w:rPr>
              <w:del w:id="815" w:author="微软用户" w:date="2017-08-24T15:30:00Z"/>
              <w:noProof/>
            </w:rPr>
          </w:pPr>
          <w:del w:id="816" w:author="微软用户" w:date="2017-08-24T15:30:00Z">
            <w:r w:rsidRPr="008A765C" w:rsidDel="005C6C13">
              <w:rPr>
                <w:noProof/>
                <w:rPrChange w:id="817" w:author="微软用户" w:date="2017-08-18T22:56:00Z">
                  <w:rPr>
                    <w:rStyle w:val="ab"/>
                    <w:noProof/>
                  </w:rPr>
                </w:rPrChange>
              </w:rPr>
              <w:delText xml:space="preserve">6.3.2 </w:delText>
            </w:r>
            <w:r w:rsidRPr="008A765C" w:rsidDel="005C6C13">
              <w:rPr>
                <w:rFonts w:hint="eastAsia"/>
                <w:noProof/>
                <w:rPrChange w:id="818" w:author="微软用户" w:date="2017-08-18T22:56:00Z">
                  <w:rPr>
                    <w:rStyle w:val="ab"/>
                    <w:rFonts w:hint="eastAsia"/>
                    <w:noProof/>
                  </w:rPr>
                </w:rPrChange>
              </w:rPr>
              <w:delText>大文件上传功能测试</w:delText>
            </w:r>
            <w:r w:rsidDel="005C6C13">
              <w:rPr>
                <w:noProof/>
                <w:webHidden/>
              </w:rPr>
              <w:tab/>
              <w:delText>45</w:delText>
            </w:r>
          </w:del>
        </w:p>
        <w:p w14:paraId="2FECCCBD" w14:textId="15C7F58E" w:rsidR="00BE5E25" w:rsidDel="005C6C13" w:rsidRDefault="00BE5E25">
          <w:pPr>
            <w:pStyle w:val="32"/>
            <w:tabs>
              <w:tab w:val="right" w:leader="dot" w:pos="8302"/>
            </w:tabs>
            <w:rPr>
              <w:del w:id="819" w:author="微软用户" w:date="2017-08-24T15:30:00Z"/>
              <w:noProof/>
            </w:rPr>
          </w:pPr>
          <w:del w:id="820" w:author="微软用户" w:date="2017-08-24T15:30:00Z">
            <w:r w:rsidRPr="008A765C" w:rsidDel="005C6C13">
              <w:rPr>
                <w:noProof/>
                <w:rPrChange w:id="821" w:author="微软用户" w:date="2017-08-18T22:56:00Z">
                  <w:rPr>
                    <w:rStyle w:val="ab"/>
                    <w:noProof/>
                  </w:rPr>
                </w:rPrChange>
              </w:rPr>
              <w:delText xml:space="preserve">6.3.3 </w:delText>
            </w:r>
            <w:r w:rsidRPr="008A765C" w:rsidDel="005C6C13">
              <w:rPr>
                <w:rFonts w:hint="eastAsia"/>
                <w:noProof/>
                <w:rPrChange w:id="822" w:author="微软用户" w:date="2017-08-18T22:56:00Z">
                  <w:rPr>
                    <w:rStyle w:val="ab"/>
                    <w:rFonts w:hint="eastAsia"/>
                    <w:noProof/>
                  </w:rPr>
                </w:rPrChange>
              </w:rPr>
              <w:delText>本地缓存功能测试</w:delText>
            </w:r>
            <w:r w:rsidDel="005C6C13">
              <w:rPr>
                <w:noProof/>
                <w:webHidden/>
              </w:rPr>
              <w:tab/>
              <w:delText>46</w:delText>
            </w:r>
          </w:del>
        </w:p>
        <w:p w14:paraId="2A774C06" w14:textId="28498841" w:rsidR="00BE5E25" w:rsidDel="005C6C13" w:rsidRDefault="00BE5E25">
          <w:pPr>
            <w:pStyle w:val="32"/>
            <w:tabs>
              <w:tab w:val="right" w:leader="dot" w:pos="8302"/>
            </w:tabs>
            <w:rPr>
              <w:del w:id="823" w:author="微软用户" w:date="2017-08-24T15:30:00Z"/>
              <w:noProof/>
            </w:rPr>
          </w:pPr>
          <w:del w:id="824" w:author="微软用户" w:date="2017-08-24T15:30:00Z">
            <w:r w:rsidRPr="008A765C" w:rsidDel="005C6C13">
              <w:rPr>
                <w:noProof/>
                <w:rPrChange w:id="825" w:author="微软用户" w:date="2017-08-18T22:56:00Z">
                  <w:rPr>
                    <w:rStyle w:val="ab"/>
                    <w:noProof/>
                  </w:rPr>
                </w:rPrChange>
              </w:rPr>
              <w:delText xml:space="preserve">6.3.2 </w:delText>
            </w:r>
            <w:r w:rsidRPr="008A765C" w:rsidDel="005C6C13">
              <w:rPr>
                <w:rFonts w:hint="eastAsia"/>
                <w:noProof/>
                <w:rPrChange w:id="826" w:author="微软用户" w:date="2017-08-18T22:56:00Z">
                  <w:rPr>
                    <w:rStyle w:val="ab"/>
                    <w:rFonts w:hint="eastAsia"/>
                    <w:noProof/>
                  </w:rPr>
                </w:rPrChange>
              </w:rPr>
              <w:delText>多应用适配功能测试</w:delText>
            </w:r>
            <w:r w:rsidDel="005C6C13">
              <w:rPr>
                <w:noProof/>
                <w:webHidden/>
              </w:rPr>
              <w:tab/>
              <w:delText>48</w:delText>
            </w:r>
          </w:del>
        </w:p>
        <w:p w14:paraId="3DAC4218" w14:textId="1B388C65" w:rsidR="00BE5E25" w:rsidDel="005C6C13" w:rsidRDefault="00BE5E25">
          <w:pPr>
            <w:pStyle w:val="23"/>
            <w:tabs>
              <w:tab w:val="right" w:leader="dot" w:pos="8302"/>
            </w:tabs>
            <w:rPr>
              <w:del w:id="827" w:author="微软用户" w:date="2017-08-24T15:30:00Z"/>
              <w:noProof/>
            </w:rPr>
          </w:pPr>
          <w:del w:id="828" w:author="微软用户" w:date="2017-08-24T15:30:00Z">
            <w:r w:rsidRPr="008A765C" w:rsidDel="005C6C13">
              <w:rPr>
                <w:noProof/>
                <w:rPrChange w:id="829" w:author="微软用户" w:date="2017-08-18T22:56:00Z">
                  <w:rPr>
                    <w:rStyle w:val="ab"/>
                    <w:noProof/>
                  </w:rPr>
                </w:rPrChange>
              </w:rPr>
              <w:delText xml:space="preserve">6.4 </w:delText>
            </w:r>
            <w:r w:rsidRPr="008A765C" w:rsidDel="005C6C13">
              <w:rPr>
                <w:rFonts w:hint="eastAsia"/>
                <w:noProof/>
                <w:rPrChange w:id="830" w:author="微软用户" w:date="2017-08-18T22:56:00Z">
                  <w:rPr>
                    <w:rStyle w:val="ab"/>
                    <w:rFonts w:hint="eastAsia"/>
                    <w:noProof/>
                  </w:rPr>
                </w:rPrChange>
              </w:rPr>
              <w:delText>性能分析</w:delText>
            </w:r>
            <w:r w:rsidDel="005C6C13">
              <w:rPr>
                <w:noProof/>
                <w:webHidden/>
              </w:rPr>
              <w:tab/>
              <w:delText>50</w:delText>
            </w:r>
          </w:del>
        </w:p>
        <w:p w14:paraId="14706A3D" w14:textId="27FFC349" w:rsidR="00BE5E25" w:rsidDel="005C6C13" w:rsidRDefault="00BE5E25">
          <w:pPr>
            <w:pStyle w:val="32"/>
            <w:tabs>
              <w:tab w:val="right" w:leader="dot" w:pos="8302"/>
            </w:tabs>
            <w:rPr>
              <w:del w:id="831" w:author="微软用户" w:date="2017-08-24T15:30:00Z"/>
              <w:noProof/>
            </w:rPr>
          </w:pPr>
          <w:del w:id="832" w:author="微软用户" w:date="2017-08-24T15:30:00Z">
            <w:r w:rsidRPr="008A765C" w:rsidDel="005C6C13">
              <w:rPr>
                <w:noProof/>
                <w:rPrChange w:id="833" w:author="微软用户" w:date="2017-08-18T22:56:00Z">
                  <w:rPr>
                    <w:rStyle w:val="ab"/>
                    <w:noProof/>
                  </w:rPr>
                </w:rPrChange>
              </w:rPr>
              <w:delText>6.4.1</w:delText>
            </w:r>
            <w:r w:rsidRPr="008A765C" w:rsidDel="005C6C13">
              <w:rPr>
                <w:rFonts w:hint="eastAsia"/>
                <w:noProof/>
                <w:rPrChange w:id="834" w:author="微软用户" w:date="2017-08-18T22:56:00Z">
                  <w:rPr>
                    <w:rStyle w:val="ab"/>
                    <w:rFonts w:hint="eastAsia"/>
                    <w:noProof/>
                  </w:rPr>
                </w:rPrChange>
              </w:rPr>
              <w:delText>安全性分析</w:delText>
            </w:r>
            <w:r w:rsidDel="005C6C13">
              <w:rPr>
                <w:noProof/>
                <w:webHidden/>
              </w:rPr>
              <w:tab/>
              <w:delText>50</w:delText>
            </w:r>
          </w:del>
        </w:p>
        <w:p w14:paraId="37A85FA2" w14:textId="1B5DF5A4" w:rsidR="00BE5E25" w:rsidDel="005C6C13" w:rsidRDefault="00BE5E25">
          <w:pPr>
            <w:pStyle w:val="32"/>
            <w:tabs>
              <w:tab w:val="right" w:leader="dot" w:pos="8302"/>
            </w:tabs>
            <w:rPr>
              <w:del w:id="835" w:author="微软用户" w:date="2017-08-24T15:30:00Z"/>
              <w:noProof/>
            </w:rPr>
          </w:pPr>
          <w:del w:id="836" w:author="微软用户" w:date="2017-08-24T15:30:00Z">
            <w:r w:rsidRPr="008A765C" w:rsidDel="005C6C13">
              <w:rPr>
                <w:noProof/>
                <w:rPrChange w:id="837" w:author="微软用户" w:date="2017-08-18T22:56:00Z">
                  <w:rPr>
                    <w:rStyle w:val="ab"/>
                    <w:noProof/>
                  </w:rPr>
                </w:rPrChange>
              </w:rPr>
              <w:delText>6.4.2</w:delText>
            </w:r>
            <w:r w:rsidRPr="008A765C" w:rsidDel="005C6C13">
              <w:rPr>
                <w:rFonts w:hint="eastAsia"/>
                <w:noProof/>
                <w:rPrChange w:id="838" w:author="微软用户" w:date="2017-08-18T22:56:00Z">
                  <w:rPr>
                    <w:rStyle w:val="ab"/>
                    <w:rFonts w:hint="eastAsia"/>
                    <w:noProof/>
                  </w:rPr>
                </w:rPrChange>
              </w:rPr>
              <w:delText>稳定性分析</w:delText>
            </w:r>
            <w:r w:rsidDel="005C6C13">
              <w:rPr>
                <w:noProof/>
                <w:webHidden/>
              </w:rPr>
              <w:tab/>
              <w:delText>51</w:delText>
            </w:r>
          </w:del>
        </w:p>
        <w:p w14:paraId="5169898A" w14:textId="4A43330A" w:rsidR="00BE5E25" w:rsidDel="005C6C13" w:rsidRDefault="00BE5E25">
          <w:pPr>
            <w:pStyle w:val="23"/>
            <w:tabs>
              <w:tab w:val="right" w:leader="dot" w:pos="8302"/>
            </w:tabs>
            <w:rPr>
              <w:del w:id="839" w:author="微软用户" w:date="2017-08-24T15:30:00Z"/>
              <w:noProof/>
            </w:rPr>
          </w:pPr>
          <w:del w:id="840" w:author="微软用户" w:date="2017-08-24T15:30:00Z">
            <w:r w:rsidRPr="008A765C" w:rsidDel="005C6C13">
              <w:rPr>
                <w:noProof/>
                <w:rPrChange w:id="841" w:author="微软用户" w:date="2017-08-18T22:56:00Z">
                  <w:rPr>
                    <w:rStyle w:val="ab"/>
                    <w:noProof/>
                  </w:rPr>
                </w:rPrChange>
              </w:rPr>
              <w:delText xml:space="preserve">6.5 </w:delText>
            </w:r>
            <w:r w:rsidRPr="008A765C" w:rsidDel="005C6C13">
              <w:rPr>
                <w:rFonts w:hint="eastAsia"/>
                <w:noProof/>
                <w:rPrChange w:id="842" w:author="微软用户" w:date="2017-08-18T22:56:00Z">
                  <w:rPr>
                    <w:rStyle w:val="ab"/>
                    <w:rFonts w:hint="eastAsia"/>
                    <w:noProof/>
                  </w:rPr>
                </w:rPrChange>
              </w:rPr>
              <w:delText>对比分析</w:delText>
            </w:r>
            <w:r w:rsidDel="005C6C13">
              <w:rPr>
                <w:noProof/>
                <w:webHidden/>
              </w:rPr>
              <w:tab/>
              <w:delText>52</w:delText>
            </w:r>
          </w:del>
        </w:p>
        <w:p w14:paraId="58CE5C1B" w14:textId="4C10145B" w:rsidR="00BE5E25" w:rsidDel="005C6C13" w:rsidRDefault="00BE5E25">
          <w:pPr>
            <w:pStyle w:val="32"/>
            <w:tabs>
              <w:tab w:val="right" w:leader="dot" w:pos="8302"/>
            </w:tabs>
            <w:rPr>
              <w:del w:id="843" w:author="微软用户" w:date="2017-08-24T15:30:00Z"/>
              <w:noProof/>
            </w:rPr>
          </w:pPr>
          <w:del w:id="844" w:author="微软用户" w:date="2017-08-24T15:30:00Z">
            <w:r w:rsidRPr="008A765C" w:rsidDel="005C6C13">
              <w:rPr>
                <w:noProof/>
                <w:rPrChange w:id="845" w:author="微软用户" w:date="2017-08-18T22:56:00Z">
                  <w:rPr>
                    <w:rStyle w:val="ab"/>
                    <w:noProof/>
                  </w:rPr>
                </w:rPrChange>
              </w:rPr>
              <w:delText>6.5.1</w:delText>
            </w:r>
            <w:r w:rsidRPr="008A765C" w:rsidDel="005C6C13">
              <w:rPr>
                <w:rFonts w:hint="eastAsia"/>
                <w:noProof/>
                <w:rPrChange w:id="846" w:author="微软用户" w:date="2017-08-18T22:56:00Z">
                  <w:rPr>
                    <w:rStyle w:val="ab"/>
                    <w:rFonts w:hint="eastAsia"/>
                    <w:noProof/>
                  </w:rPr>
                </w:rPrChange>
              </w:rPr>
              <w:delText>原中间系统对比分析</w:delText>
            </w:r>
            <w:r w:rsidDel="005C6C13">
              <w:rPr>
                <w:noProof/>
                <w:webHidden/>
              </w:rPr>
              <w:tab/>
              <w:delText>52</w:delText>
            </w:r>
          </w:del>
        </w:p>
        <w:p w14:paraId="7FB06400" w14:textId="4786652B" w:rsidR="00BE5E25" w:rsidDel="005C6C13" w:rsidRDefault="00BE5E25">
          <w:pPr>
            <w:pStyle w:val="32"/>
            <w:tabs>
              <w:tab w:val="right" w:leader="dot" w:pos="8302"/>
            </w:tabs>
            <w:rPr>
              <w:del w:id="847" w:author="微软用户" w:date="2017-08-24T15:30:00Z"/>
              <w:noProof/>
            </w:rPr>
          </w:pPr>
          <w:del w:id="848" w:author="微软用户" w:date="2017-08-24T15:30:00Z">
            <w:r w:rsidRPr="008A765C" w:rsidDel="005C6C13">
              <w:rPr>
                <w:noProof/>
                <w:rPrChange w:id="849" w:author="微软用户" w:date="2017-08-18T22:56:00Z">
                  <w:rPr>
                    <w:rStyle w:val="ab"/>
                    <w:noProof/>
                  </w:rPr>
                </w:rPrChange>
              </w:rPr>
              <w:delText>6.5.1</w:delText>
            </w:r>
            <w:r w:rsidRPr="008A765C" w:rsidDel="005C6C13">
              <w:rPr>
                <w:rFonts w:hint="eastAsia"/>
                <w:noProof/>
                <w:rPrChange w:id="850" w:author="微软用户" w:date="2017-08-18T22:56:00Z">
                  <w:rPr>
                    <w:rStyle w:val="ab"/>
                    <w:rFonts w:hint="eastAsia"/>
                    <w:noProof/>
                  </w:rPr>
                </w:rPrChange>
              </w:rPr>
              <w:delText>同类产品对比分析</w:delText>
            </w:r>
            <w:r w:rsidDel="005C6C13">
              <w:rPr>
                <w:noProof/>
                <w:webHidden/>
              </w:rPr>
              <w:tab/>
              <w:delText>53</w:delText>
            </w:r>
          </w:del>
        </w:p>
        <w:p w14:paraId="2CF95F4B" w14:textId="0E3156B5" w:rsidR="00BE5E25" w:rsidDel="005C6C13" w:rsidRDefault="00BE5E25">
          <w:pPr>
            <w:pStyle w:val="10"/>
            <w:rPr>
              <w:del w:id="851" w:author="微软用户" w:date="2017-08-24T15:30:00Z"/>
              <w:noProof/>
            </w:rPr>
          </w:pPr>
          <w:del w:id="852" w:author="微软用户" w:date="2017-08-24T15:30:00Z">
            <w:r w:rsidRPr="008A765C" w:rsidDel="005C6C13">
              <w:rPr>
                <w:rFonts w:hint="eastAsia"/>
                <w:noProof/>
                <w:rPrChange w:id="853" w:author="微软用户" w:date="2017-08-18T22:56:00Z">
                  <w:rPr>
                    <w:rStyle w:val="ab"/>
                    <w:rFonts w:ascii="Times New Roman" w:hAnsi="Times New Roman" w:cs="Times New Roman" w:hint="eastAsia"/>
                    <w:noProof/>
                  </w:rPr>
                </w:rPrChange>
              </w:rPr>
              <w:delText>第七章</w:delText>
            </w:r>
            <w:r w:rsidRPr="008A765C" w:rsidDel="005C6C13">
              <w:rPr>
                <w:noProof/>
                <w:rPrChange w:id="854"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855" w:author="微软用户" w:date="2017-08-18T22:56:00Z">
                  <w:rPr>
                    <w:rStyle w:val="ab"/>
                    <w:rFonts w:ascii="Times New Roman" w:hAnsi="Times New Roman" w:cs="Times New Roman" w:hint="eastAsia"/>
                    <w:noProof/>
                  </w:rPr>
                </w:rPrChange>
              </w:rPr>
              <w:delText>总结和展望</w:delText>
            </w:r>
            <w:r w:rsidDel="005C6C13">
              <w:rPr>
                <w:noProof/>
                <w:webHidden/>
              </w:rPr>
              <w:tab/>
              <w:delText>56</w:delText>
            </w:r>
          </w:del>
        </w:p>
        <w:p w14:paraId="75C98D7F" w14:textId="6BDE4D0E" w:rsidR="00BE5E25" w:rsidDel="005C6C13" w:rsidRDefault="00BE5E25">
          <w:pPr>
            <w:pStyle w:val="23"/>
            <w:tabs>
              <w:tab w:val="right" w:leader="dot" w:pos="8302"/>
            </w:tabs>
            <w:rPr>
              <w:del w:id="856" w:author="微软用户" w:date="2017-08-24T15:30:00Z"/>
              <w:noProof/>
            </w:rPr>
          </w:pPr>
          <w:del w:id="857" w:author="微软用户" w:date="2017-08-24T15:30:00Z">
            <w:r w:rsidRPr="008A765C" w:rsidDel="005C6C13">
              <w:rPr>
                <w:noProof/>
                <w:rPrChange w:id="858" w:author="微软用户" w:date="2017-08-18T22:56:00Z">
                  <w:rPr>
                    <w:rStyle w:val="ab"/>
                    <w:noProof/>
                  </w:rPr>
                </w:rPrChange>
              </w:rPr>
              <w:delText xml:space="preserve">7.1 </w:delText>
            </w:r>
            <w:r w:rsidRPr="008A765C" w:rsidDel="005C6C13">
              <w:rPr>
                <w:rFonts w:hint="eastAsia"/>
                <w:noProof/>
                <w:rPrChange w:id="859" w:author="微软用户" w:date="2017-08-18T22:56:00Z">
                  <w:rPr>
                    <w:rStyle w:val="ab"/>
                    <w:rFonts w:hint="eastAsia"/>
                    <w:noProof/>
                  </w:rPr>
                </w:rPrChange>
              </w:rPr>
              <w:delText>总结</w:delText>
            </w:r>
            <w:r w:rsidDel="005C6C13">
              <w:rPr>
                <w:noProof/>
                <w:webHidden/>
              </w:rPr>
              <w:tab/>
              <w:delText>56</w:delText>
            </w:r>
          </w:del>
        </w:p>
        <w:p w14:paraId="50462564" w14:textId="21FC9F19" w:rsidR="00BE5E25" w:rsidDel="005C6C13" w:rsidRDefault="00BE5E25">
          <w:pPr>
            <w:pStyle w:val="23"/>
            <w:tabs>
              <w:tab w:val="right" w:leader="dot" w:pos="8302"/>
            </w:tabs>
            <w:rPr>
              <w:del w:id="860" w:author="微软用户" w:date="2017-08-24T15:30:00Z"/>
              <w:noProof/>
            </w:rPr>
          </w:pPr>
          <w:del w:id="861" w:author="微软用户" w:date="2017-08-24T15:30:00Z">
            <w:r w:rsidRPr="008A765C" w:rsidDel="005C6C13">
              <w:rPr>
                <w:noProof/>
                <w:rPrChange w:id="862" w:author="微软用户" w:date="2017-08-18T22:56:00Z">
                  <w:rPr>
                    <w:rStyle w:val="ab"/>
                    <w:noProof/>
                  </w:rPr>
                </w:rPrChange>
              </w:rPr>
              <w:delText xml:space="preserve">7.2 </w:delText>
            </w:r>
            <w:r w:rsidRPr="008A765C" w:rsidDel="005C6C13">
              <w:rPr>
                <w:rFonts w:hint="eastAsia"/>
                <w:noProof/>
                <w:rPrChange w:id="863" w:author="微软用户" w:date="2017-08-18T22:56:00Z">
                  <w:rPr>
                    <w:rStyle w:val="ab"/>
                    <w:rFonts w:hint="eastAsia"/>
                    <w:noProof/>
                  </w:rPr>
                </w:rPrChange>
              </w:rPr>
              <w:delText>展望</w:delText>
            </w:r>
            <w:r w:rsidDel="005C6C13">
              <w:rPr>
                <w:noProof/>
                <w:webHidden/>
              </w:rPr>
              <w:tab/>
              <w:delText>56</w:delText>
            </w:r>
          </w:del>
        </w:p>
        <w:p w14:paraId="2E1548AB" w14:textId="17A4DB39" w:rsidR="00BE5E25" w:rsidDel="005C6C13" w:rsidRDefault="00BE5E25">
          <w:pPr>
            <w:pStyle w:val="10"/>
            <w:rPr>
              <w:del w:id="864" w:author="微软用户" w:date="2017-08-24T15:30:00Z"/>
              <w:noProof/>
            </w:rPr>
          </w:pPr>
          <w:del w:id="865" w:author="微软用户" w:date="2017-08-24T15:30:00Z">
            <w:r w:rsidRPr="008A765C" w:rsidDel="005C6C13">
              <w:rPr>
                <w:rFonts w:hint="eastAsia"/>
                <w:noProof/>
                <w:rPrChange w:id="866" w:author="微软用户" w:date="2017-08-18T22:56:00Z">
                  <w:rPr>
                    <w:rStyle w:val="ab"/>
                    <w:rFonts w:ascii="Times New Roman" w:hAnsi="Times New Roman" w:cs="Times New Roman" w:hint="eastAsia"/>
                    <w:noProof/>
                  </w:rPr>
                </w:rPrChange>
              </w:rPr>
              <w:delText>参考文献</w:delText>
            </w:r>
            <w:r w:rsidDel="005C6C13">
              <w:rPr>
                <w:noProof/>
                <w:webHidden/>
              </w:rPr>
              <w:tab/>
              <w:delText>58</w:delText>
            </w:r>
          </w:del>
        </w:p>
        <w:p w14:paraId="01918BB6" w14:textId="2C31C885" w:rsidR="00BE5E25" w:rsidDel="005C6C13" w:rsidRDefault="00BE5E25">
          <w:pPr>
            <w:pStyle w:val="10"/>
            <w:rPr>
              <w:del w:id="867" w:author="微软用户" w:date="2017-08-24T15:30:00Z"/>
              <w:noProof/>
            </w:rPr>
          </w:pPr>
          <w:del w:id="868" w:author="微软用户" w:date="2017-08-24T15:30:00Z">
            <w:r w:rsidRPr="008A765C" w:rsidDel="005C6C13">
              <w:rPr>
                <w:rFonts w:hint="eastAsia"/>
                <w:noProof/>
                <w:rPrChange w:id="869" w:author="微软用户" w:date="2017-08-18T22:56:00Z">
                  <w:rPr>
                    <w:rStyle w:val="ab"/>
                    <w:rFonts w:ascii="Times New Roman" w:hAnsi="Times New Roman" w:cs="Times New Roman" w:hint="eastAsia"/>
                    <w:noProof/>
                  </w:rPr>
                </w:rPrChange>
              </w:rPr>
              <w:delText>致</w:delText>
            </w:r>
            <w:r w:rsidRPr="008A765C" w:rsidDel="005C6C13">
              <w:rPr>
                <w:noProof/>
                <w:rPrChange w:id="870"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871" w:author="微软用户" w:date="2017-08-18T22:56:00Z">
                  <w:rPr>
                    <w:rStyle w:val="ab"/>
                    <w:rFonts w:ascii="Times New Roman" w:hAnsi="Times New Roman" w:cs="Times New Roman" w:hint="eastAsia"/>
                    <w:noProof/>
                  </w:rPr>
                </w:rPrChange>
              </w:rPr>
              <w:delText>谢</w:delText>
            </w:r>
            <w:r w:rsidDel="005C6C13">
              <w:rPr>
                <w:noProof/>
                <w:webHidden/>
              </w:rPr>
              <w:tab/>
              <w:delText>61</w:delText>
            </w:r>
          </w:del>
        </w:p>
        <w:p w14:paraId="04E997CC" w14:textId="597C9937"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872" w:name="_Toc491351976"/>
      <w:r w:rsidRPr="00B87EE1">
        <w:rPr>
          <w:rStyle w:val="1CharChar"/>
          <w:rFonts w:ascii="Times New Roman" w:eastAsiaTheme="minorEastAsia" w:hAnsi="Times New Roman" w:cs="Times New Roman"/>
          <w:b/>
          <w:bCs/>
          <w:sz w:val="36"/>
          <w:szCs w:val="36"/>
        </w:rPr>
        <w:lastRenderedPageBreak/>
        <w:t>摘要</w:t>
      </w:r>
      <w:bookmarkEnd w:id="872"/>
    </w:p>
    <w:p w14:paraId="31563100" w14:textId="52ED692B" w:rsidR="00B71ED7" w:rsidRPr="0034779C" w:rsidRDefault="000B0061" w:rsidP="00B71ED7">
      <w:pPr>
        <w:tabs>
          <w:tab w:val="left" w:pos="495"/>
        </w:tabs>
        <w:spacing w:line="400" w:lineRule="exact"/>
        <w:ind w:firstLineChars="200" w:firstLine="520"/>
        <w:rPr>
          <w:rFonts w:asciiTheme="minorEastAsia" w:hAnsiTheme="minorEastAsia" w:cs="Times New Roman"/>
          <w:color w:val="000000" w:themeColor="text1"/>
          <w:spacing w:val="10"/>
          <w:sz w:val="24"/>
          <w:szCs w:val="24"/>
          <w:rPrChange w:id="873" w:author="JY0225" w:date="2017-08-24T11:09: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spacing w:val="10"/>
          <w:sz w:val="24"/>
          <w:szCs w:val="24"/>
          <w:rPrChange w:id="874" w:author="JY0225" w:date="2017-08-24T11:09:00Z">
            <w:rPr>
              <w:rFonts w:ascii="Times New Roman" w:hAnsi="Times New Roman" w:cs="Times New Roman" w:hint="eastAsia"/>
              <w:spacing w:val="10"/>
              <w:sz w:val="24"/>
            </w:rPr>
          </w:rPrChange>
        </w:rPr>
        <w:t>近年来，</w:t>
      </w:r>
      <w:r w:rsidR="008A0F3C" w:rsidRPr="0034779C">
        <w:rPr>
          <w:rFonts w:asciiTheme="minorEastAsia" w:hAnsiTheme="minorEastAsia" w:cs="Times New Roman" w:hint="eastAsia"/>
          <w:spacing w:val="10"/>
          <w:sz w:val="24"/>
          <w:szCs w:val="24"/>
          <w:rPrChange w:id="875" w:author="JY0225" w:date="2017-08-24T11:09:00Z">
            <w:rPr>
              <w:rFonts w:ascii="Times New Roman" w:hAnsi="Times New Roman" w:cs="Times New Roman" w:hint="eastAsia"/>
              <w:spacing w:val="10"/>
              <w:sz w:val="24"/>
            </w:rPr>
          </w:rPrChange>
        </w:rPr>
        <w:t>云</w:t>
      </w:r>
      <w:r w:rsidR="000344F9" w:rsidRPr="0034779C">
        <w:rPr>
          <w:rFonts w:asciiTheme="minorEastAsia" w:hAnsiTheme="minorEastAsia" w:cs="Times New Roman" w:hint="eastAsia"/>
          <w:spacing w:val="10"/>
          <w:sz w:val="24"/>
          <w:szCs w:val="24"/>
          <w:rPrChange w:id="876" w:author="JY0225" w:date="2017-08-24T11:09:00Z">
            <w:rPr>
              <w:rFonts w:ascii="Times New Roman" w:hAnsi="Times New Roman" w:cs="Times New Roman" w:hint="eastAsia"/>
              <w:spacing w:val="10"/>
              <w:sz w:val="24"/>
            </w:rPr>
          </w:rPrChange>
        </w:rPr>
        <w:t>备份</w:t>
      </w:r>
      <w:r w:rsidR="008A0F3C" w:rsidRPr="0034779C">
        <w:rPr>
          <w:rFonts w:asciiTheme="minorEastAsia" w:hAnsiTheme="minorEastAsia" w:cs="Times New Roman" w:hint="eastAsia"/>
          <w:spacing w:val="10"/>
          <w:sz w:val="24"/>
          <w:szCs w:val="24"/>
          <w:rPrChange w:id="877" w:author="JY0225" w:date="2017-08-24T11:09:00Z">
            <w:rPr>
              <w:rFonts w:ascii="Times New Roman" w:hAnsi="Times New Roman" w:cs="Times New Roman" w:hint="eastAsia"/>
              <w:spacing w:val="10"/>
              <w:sz w:val="24"/>
            </w:rPr>
          </w:rPrChange>
        </w:rPr>
        <w:t>服务因其</w:t>
      </w:r>
      <w:r w:rsidR="00097C3F" w:rsidRPr="0034779C">
        <w:rPr>
          <w:rFonts w:asciiTheme="minorEastAsia" w:hAnsiTheme="minorEastAsia" w:cs="Times New Roman" w:hint="eastAsia"/>
          <w:spacing w:val="10"/>
          <w:sz w:val="24"/>
          <w:szCs w:val="24"/>
          <w:rPrChange w:id="878" w:author="JY0225" w:date="2017-08-24T11:09:00Z">
            <w:rPr>
              <w:rFonts w:ascii="Times New Roman" w:hAnsi="Times New Roman" w:cs="Times New Roman" w:hint="eastAsia"/>
              <w:spacing w:val="10"/>
              <w:sz w:val="24"/>
            </w:rPr>
          </w:rPrChange>
        </w:rPr>
        <w:t>海量的</w:t>
      </w:r>
      <w:r w:rsidR="00476838" w:rsidRPr="0034779C">
        <w:rPr>
          <w:rFonts w:asciiTheme="minorEastAsia" w:hAnsiTheme="minorEastAsia" w:cs="Times New Roman" w:hint="eastAsia"/>
          <w:spacing w:val="10"/>
          <w:sz w:val="24"/>
          <w:szCs w:val="24"/>
          <w:rPrChange w:id="879" w:author="JY0225" w:date="2017-08-24T11:09:00Z">
            <w:rPr>
              <w:rFonts w:ascii="Times New Roman" w:hAnsi="Times New Roman" w:cs="Times New Roman" w:hint="eastAsia"/>
              <w:spacing w:val="10"/>
              <w:sz w:val="24"/>
            </w:rPr>
          </w:rPrChange>
        </w:rPr>
        <w:t>备份</w:t>
      </w:r>
      <w:r w:rsidR="00097C3F" w:rsidRPr="0034779C">
        <w:rPr>
          <w:rFonts w:asciiTheme="minorEastAsia" w:hAnsiTheme="minorEastAsia" w:cs="Times New Roman" w:hint="eastAsia"/>
          <w:spacing w:val="10"/>
          <w:sz w:val="24"/>
          <w:szCs w:val="24"/>
          <w:rPrChange w:id="880" w:author="JY0225" w:date="2017-08-24T11:09:00Z">
            <w:rPr>
              <w:rFonts w:ascii="Times New Roman" w:hAnsi="Times New Roman" w:cs="Times New Roman" w:hint="eastAsia"/>
              <w:spacing w:val="10"/>
              <w:sz w:val="24"/>
            </w:rPr>
          </w:rPrChange>
        </w:rPr>
        <w:t>空间、</w:t>
      </w:r>
      <w:r w:rsidR="001E3C36" w:rsidRPr="0034779C">
        <w:rPr>
          <w:rFonts w:asciiTheme="minorEastAsia" w:hAnsiTheme="minorEastAsia" w:cs="Times New Roman" w:hint="eastAsia"/>
          <w:spacing w:val="10"/>
          <w:sz w:val="24"/>
          <w:szCs w:val="24"/>
          <w:rPrChange w:id="881" w:author="JY0225" w:date="2017-08-24T11:09:00Z">
            <w:rPr>
              <w:rFonts w:ascii="Times New Roman" w:hAnsi="Times New Roman" w:cs="Times New Roman" w:hint="eastAsia"/>
              <w:spacing w:val="10"/>
              <w:sz w:val="24"/>
            </w:rPr>
          </w:rPrChange>
        </w:rPr>
        <w:t>便捷</w:t>
      </w:r>
      <w:r w:rsidR="00097C3F" w:rsidRPr="0034779C">
        <w:rPr>
          <w:rFonts w:asciiTheme="minorEastAsia" w:hAnsiTheme="minorEastAsia" w:cs="Times New Roman" w:hint="eastAsia"/>
          <w:spacing w:val="10"/>
          <w:sz w:val="24"/>
          <w:szCs w:val="24"/>
          <w:rPrChange w:id="882" w:author="JY0225" w:date="2017-08-24T11:09:00Z">
            <w:rPr>
              <w:rFonts w:ascii="Times New Roman" w:hAnsi="Times New Roman" w:cs="Times New Roman" w:hint="eastAsia"/>
              <w:spacing w:val="10"/>
              <w:sz w:val="24"/>
            </w:rPr>
          </w:rPrChange>
        </w:rPr>
        <w:t>的存取方式、</w:t>
      </w:r>
      <w:r w:rsidR="008D6B32" w:rsidRPr="0034779C">
        <w:rPr>
          <w:rFonts w:asciiTheme="minorEastAsia" w:hAnsiTheme="minorEastAsia" w:cs="Times New Roman" w:hint="eastAsia"/>
          <w:spacing w:val="10"/>
          <w:sz w:val="24"/>
          <w:szCs w:val="24"/>
          <w:rPrChange w:id="883" w:author="JY0225" w:date="2017-08-24T11:09:00Z">
            <w:rPr>
              <w:rFonts w:ascii="Times New Roman" w:hAnsi="Times New Roman" w:cs="Times New Roman" w:hint="eastAsia"/>
              <w:spacing w:val="10"/>
              <w:sz w:val="24"/>
            </w:rPr>
          </w:rPrChange>
        </w:rPr>
        <w:t>可靠</w:t>
      </w:r>
      <w:r w:rsidR="00097C3F" w:rsidRPr="0034779C">
        <w:rPr>
          <w:rFonts w:asciiTheme="minorEastAsia" w:hAnsiTheme="minorEastAsia" w:cs="Times New Roman" w:hint="eastAsia"/>
          <w:spacing w:val="10"/>
          <w:sz w:val="24"/>
          <w:szCs w:val="24"/>
          <w:rPrChange w:id="884" w:author="JY0225" w:date="2017-08-24T11:09:00Z">
            <w:rPr>
              <w:rFonts w:ascii="Times New Roman" w:hAnsi="Times New Roman" w:cs="Times New Roman" w:hint="eastAsia"/>
              <w:spacing w:val="10"/>
              <w:sz w:val="24"/>
            </w:rPr>
          </w:rPrChange>
        </w:rPr>
        <w:t>的安全</w:t>
      </w:r>
      <w:r w:rsidR="00097C3F" w:rsidRPr="0034779C">
        <w:rPr>
          <w:rFonts w:asciiTheme="minorEastAsia" w:hAnsiTheme="minorEastAsia" w:cs="Times New Roman" w:hint="eastAsia"/>
          <w:color w:val="000000" w:themeColor="text1"/>
          <w:spacing w:val="10"/>
          <w:sz w:val="24"/>
          <w:szCs w:val="24"/>
          <w:rPrChange w:id="885" w:author="JY0225" w:date="2017-08-24T11:09:00Z">
            <w:rPr>
              <w:rFonts w:ascii="Times New Roman" w:hAnsi="Times New Roman" w:cs="Times New Roman" w:hint="eastAsia"/>
              <w:color w:val="000000" w:themeColor="text1"/>
              <w:spacing w:val="10"/>
              <w:sz w:val="24"/>
            </w:rPr>
          </w:rPrChange>
        </w:rPr>
        <w:t>特性，</w:t>
      </w:r>
      <w:r w:rsidR="00E6103A" w:rsidRPr="0034779C">
        <w:rPr>
          <w:rFonts w:asciiTheme="minorEastAsia" w:hAnsiTheme="minorEastAsia" w:cs="Times New Roman" w:hint="eastAsia"/>
          <w:color w:val="000000" w:themeColor="text1"/>
          <w:spacing w:val="10"/>
          <w:sz w:val="24"/>
          <w:szCs w:val="24"/>
          <w:rPrChange w:id="886" w:author="JY0225" w:date="2017-08-24T11:09:00Z">
            <w:rPr>
              <w:rFonts w:ascii="Times New Roman" w:hAnsi="Times New Roman" w:cs="Times New Roman" w:hint="eastAsia"/>
              <w:color w:val="000000" w:themeColor="text1"/>
              <w:spacing w:val="10"/>
              <w:sz w:val="24"/>
            </w:rPr>
          </w:rPrChange>
        </w:rPr>
        <w:t>越来越受人们的青睐，云</w:t>
      </w:r>
      <w:r w:rsidR="000344F9" w:rsidRPr="0034779C">
        <w:rPr>
          <w:rFonts w:asciiTheme="minorEastAsia" w:hAnsiTheme="minorEastAsia" w:cs="Times New Roman" w:hint="eastAsia"/>
          <w:color w:val="000000" w:themeColor="text1"/>
          <w:spacing w:val="10"/>
          <w:sz w:val="24"/>
          <w:szCs w:val="24"/>
          <w:rPrChange w:id="887" w:author="JY0225" w:date="2017-08-24T11:09:00Z">
            <w:rPr>
              <w:rFonts w:ascii="Times New Roman" w:hAnsi="Times New Roman" w:cs="Times New Roman" w:hint="eastAsia"/>
              <w:color w:val="000000" w:themeColor="text1"/>
              <w:spacing w:val="10"/>
              <w:sz w:val="24"/>
            </w:rPr>
          </w:rPrChange>
        </w:rPr>
        <w:t>备份</w:t>
      </w:r>
      <w:r w:rsidR="00C12C5F" w:rsidRPr="0034779C">
        <w:rPr>
          <w:rFonts w:asciiTheme="minorEastAsia" w:hAnsiTheme="minorEastAsia" w:cs="Times New Roman" w:hint="eastAsia"/>
          <w:color w:val="000000" w:themeColor="text1"/>
          <w:spacing w:val="10"/>
          <w:sz w:val="24"/>
          <w:szCs w:val="24"/>
          <w:rPrChange w:id="888" w:author="JY0225" w:date="2017-08-24T11:09:00Z">
            <w:rPr>
              <w:rFonts w:ascii="Times New Roman" w:hAnsi="Times New Roman" w:cs="Times New Roman" w:hint="eastAsia"/>
              <w:color w:val="000000" w:themeColor="text1"/>
              <w:spacing w:val="10"/>
              <w:sz w:val="24"/>
            </w:rPr>
          </w:rPrChange>
        </w:rPr>
        <w:t>服务产业的市场份额不断</w:t>
      </w:r>
      <w:r w:rsidR="00E6103A" w:rsidRPr="0034779C">
        <w:rPr>
          <w:rFonts w:asciiTheme="minorEastAsia" w:hAnsiTheme="minorEastAsia" w:cs="Times New Roman" w:hint="eastAsia"/>
          <w:color w:val="000000" w:themeColor="text1"/>
          <w:spacing w:val="10"/>
          <w:sz w:val="24"/>
          <w:szCs w:val="24"/>
          <w:rPrChange w:id="889" w:author="JY0225" w:date="2017-08-24T11:09:00Z">
            <w:rPr>
              <w:rFonts w:ascii="Times New Roman" w:hAnsi="Times New Roman" w:cs="Times New Roman" w:hint="eastAsia"/>
              <w:color w:val="000000" w:themeColor="text1"/>
              <w:spacing w:val="10"/>
              <w:sz w:val="24"/>
            </w:rPr>
          </w:rPrChange>
        </w:rPr>
        <w:t>增长</w:t>
      </w:r>
      <w:r w:rsidR="0094011B" w:rsidRPr="0034779C">
        <w:rPr>
          <w:rFonts w:asciiTheme="minorEastAsia" w:hAnsiTheme="minorEastAsia"/>
          <w:color w:val="000000" w:themeColor="text1"/>
          <w:sz w:val="24"/>
          <w:szCs w:val="24"/>
          <w:vertAlign w:val="superscript"/>
          <w:rPrChange w:id="890" w:author="JY0225" w:date="2017-08-24T11:09:00Z">
            <w:rPr>
              <w:color w:val="000000" w:themeColor="text1"/>
              <w:vertAlign w:val="superscript"/>
            </w:rPr>
          </w:rPrChange>
        </w:rPr>
        <w:fldChar w:fldCharType="begin"/>
      </w:r>
      <w:r w:rsidR="0094011B" w:rsidRPr="0034779C">
        <w:rPr>
          <w:rFonts w:asciiTheme="minorEastAsia" w:hAnsiTheme="minorEastAsia"/>
          <w:color w:val="000000" w:themeColor="text1"/>
          <w:sz w:val="24"/>
          <w:szCs w:val="24"/>
          <w:vertAlign w:val="superscript"/>
          <w:rPrChange w:id="891" w:author="JY0225" w:date="2017-08-24T11:09:00Z">
            <w:rPr>
              <w:color w:val="000000" w:themeColor="text1"/>
              <w:vertAlign w:val="superscript"/>
            </w:rPr>
          </w:rPrChange>
        </w:rPr>
        <w:instrText xml:space="preserve"> REF _Ref489705969 \r \h </w:instrText>
      </w:r>
      <w:r w:rsidR="0034779C" w:rsidRPr="0034779C">
        <w:rPr>
          <w:rFonts w:asciiTheme="minorEastAsia" w:hAnsiTheme="minorEastAsia"/>
          <w:color w:val="000000" w:themeColor="text1"/>
          <w:sz w:val="24"/>
          <w:szCs w:val="24"/>
          <w:vertAlign w:val="superscript"/>
          <w:rPrChange w:id="892" w:author="JY0225" w:date="2017-08-24T11:09:00Z">
            <w:rPr>
              <w:color w:val="000000" w:themeColor="text1"/>
              <w:sz w:val="24"/>
              <w:szCs w:val="24"/>
              <w:vertAlign w:val="superscript"/>
            </w:rPr>
          </w:rPrChange>
        </w:rPr>
        <w:instrText xml:space="preserve"> \* MERGEFORMAT </w:instrText>
      </w:r>
      <w:r w:rsidR="0094011B" w:rsidRPr="0034779C">
        <w:rPr>
          <w:rFonts w:asciiTheme="minorEastAsia" w:hAnsiTheme="minorEastAsia"/>
          <w:color w:val="000000" w:themeColor="text1"/>
          <w:sz w:val="24"/>
          <w:szCs w:val="24"/>
          <w:vertAlign w:val="superscript"/>
          <w:rPrChange w:id="893" w:author="JY0225" w:date="2017-08-24T11:09:00Z">
            <w:rPr>
              <w:rFonts w:asciiTheme="minorEastAsia" w:hAnsiTheme="minorEastAsia"/>
              <w:color w:val="000000" w:themeColor="text1"/>
              <w:sz w:val="24"/>
              <w:szCs w:val="24"/>
              <w:vertAlign w:val="superscript"/>
            </w:rPr>
          </w:rPrChange>
        </w:rPr>
      </w:r>
      <w:r w:rsidR="0094011B" w:rsidRPr="0034779C">
        <w:rPr>
          <w:rFonts w:asciiTheme="minorEastAsia" w:hAnsiTheme="minorEastAsia"/>
          <w:color w:val="000000" w:themeColor="text1"/>
          <w:sz w:val="24"/>
          <w:szCs w:val="24"/>
          <w:vertAlign w:val="superscript"/>
          <w:rPrChange w:id="894"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895" w:author="JY0225" w:date="2017-08-24T11:09:00Z">
            <w:rPr>
              <w:color w:val="000000" w:themeColor="text1"/>
              <w:vertAlign w:val="superscript"/>
            </w:rPr>
          </w:rPrChange>
        </w:rPr>
        <w:t>[1]</w:t>
      </w:r>
      <w:r w:rsidR="0094011B" w:rsidRPr="0034779C">
        <w:rPr>
          <w:rFonts w:asciiTheme="minorEastAsia" w:hAnsiTheme="minorEastAsia"/>
          <w:color w:val="000000" w:themeColor="text1"/>
          <w:sz w:val="24"/>
          <w:szCs w:val="24"/>
          <w:vertAlign w:val="superscript"/>
          <w:rPrChange w:id="896" w:author="JY0225" w:date="2017-08-24T11:09:00Z">
            <w:rPr>
              <w:color w:val="000000" w:themeColor="text1"/>
              <w:vertAlign w:val="superscript"/>
            </w:rPr>
          </w:rPrChange>
        </w:rPr>
        <w:fldChar w:fldCharType="end"/>
      </w:r>
      <w:r w:rsidR="00063DA3" w:rsidRPr="0034779C">
        <w:rPr>
          <w:rFonts w:asciiTheme="minorEastAsia" w:hAnsiTheme="minorEastAsia" w:cs="Times New Roman" w:hint="eastAsia"/>
          <w:color w:val="000000" w:themeColor="text1"/>
          <w:spacing w:val="10"/>
          <w:sz w:val="24"/>
          <w:szCs w:val="24"/>
          <w:rPrChange w:id="897" w:author="JY0225" w:date="2017-08-24T11:09:00Z">
            <w:rPr>
              <w:rFonts w:ascii="Times New Roman" w:hAnsi="Times New Roman" w:cs="Times New Roman" w:hint="eastAsia"/>
              <w:color w:val="000000" w:themeColor="text1"/>
              <w:spacing w:val="10"/>
              <w:sz w:val="24"/>
            </w:rPr>
          </w:rPrChange>
        </w:rPr>
        <w:t>。</w:t>
      </w:r>
      <w:r w:rsidR="00976260" w:rsidRPr="0034779C">
        <w:rPr>
          <w:rFonts w:asciiTheme="minorEastAsia" w:hAnsiTheme="minorEastAsia" w:cs="Times New Roman" w:hint="eastAsia"/>
          <w:color w:val="000000" w:themeColor="text1"/>
          <w:spacing w:val="10"/>
          <w:sz w:val="24"/>
          <w:szCs w:val="24"/>
          <w:rPrChange w:id="898" w:author="JY0225" w:date="2017-08-24T11:09:00Z">
            <w:rPr>
              <w:rFonts w:ascii="Times New Roman" w:hAnsi="Times New Roman" w:cs="Times New Roman" w:hint="eastAsia"/>
              <w:color w:val="000000" w:themeColor="text1"/>
              <w:spacing w:val="10"/>
              <w:sz w:val="24"/>
            </w:rPr>
          </w:rPrChange>
        </w:rPr>
        <w:t>然而，</w:t>
      </w:r>
      <w:r w:rsidR="00B71ED7" w:rsidRPr="0034779C">
        <w:rPr>
          <w:rFonts w:asciiTheme="minorEastAsia" w:hAnsiTheme="minorEastAsia" w:cs="Times New Roman" w:hint="eastAsia"/>
          <w:color w:val="000000" w:themeColor="text1"/>
          <w:spacing w:val="10"/>
          <w:sz w:val="24"/>
          <w:szCs w:val="24"/>
          <w:rPrChange w:id="899" w:author="JY0225" w:date="2017-08-24T11:09:00Z">
            <w:rPr>
              <w:rFonts w:ascii="Times New Roman" w:hAnsi="Times New Roman" w:cs="Times New Roman" w:hint="eastAsia"/>
              <w:color w:val="000000" w:themeColor="text1"/>
              <w:spacing w:val="10"/>
              <w:sz w:val="24"/>
            </w:rPr>
          </w:rPrChange>
        </w:rPr>
        <w:t>持续升温的云</w:t>
      </w:r>
      <w:r w:rsidR="00476838" w:rsidRPr="0034779C">
        <w:rPr>
          <w:rFonts w:asciiTheme="minorEastAsia" w:hAnsiTheme="minorEastAsia" w:cs="Times New Roman" w:hint="eastAsia"/>
          <w:color w:val="000000" w:themeColor="text1"/>
          <w:spacing w:val="10"/>
          <w:sz w:val="24"/>
          <w:szCs w:val="24"/>
          <w:rPrChange w:id="900" w:author="JY0225" w:date="2017-08-24T11:09:00Z">
            <w:rPr>
              <w:rFonts w:ascii="Times New Roman" w:hAnsi="Times New Roman" w:cs="Times New Roman" w:hint="eastAsia"/>
              <w:color w:val="000000" w:themeColor="text1"/>
              <w:spacing w:val="10"/>
              <w:sz w:val="24"/>
            </w:rPr>
          </w:rPrChange>
        </w:rPr>
        <w:t>备份</w:t>
      </w:r>
      <w:r w:rsidR="00B71ED7" w:rsidRPr="0034779C">
        <w:rPr>
          <w:rFonts w:asciiTheme="minorEastAsia" w:hAnsiTheme="minorEastAsia" w:cs="Times New Roman" w:hint="eastAsia"/>
          <w:color w:val="000000" w:themeColor="text1"/>
          <w:spacing w:val="10"/>
          <w:sz w:val="24"/>
          <w:szCs w:val="24"/>
          <w:rPrChange w:id="901" w:author="JY0225" w:date="2017-08-24T11:09:00Z">
            <w:rPr>
              <w:rFonts w:ascii="Times New Roman" w:hAnsi="Times New Roman" w:cs="Times New Roman" w:hint="eastAsia"/>
              <w:color w:val="000000" w:themeColor="text1"/>
              <w:spacing w:val="10"/>
              <w:sz w:val="24"/>
            </w:rPr>
          </w:rPrChange>
        </w:rPr>
        <w:t>行业在近几年面临着</w:t>
      </w:r>
      <w:r w:rsidR="00463F61" w:rsidRPr="0034779C">
        <w:rPr>
          <w:rFonts w:asciiTheme="minorEastAsia" w:hAnsiTheme="minorEastAsia" w:cs="Times New Roman" w:hint="eastAsia"/>
          <w:color w:val="000000" w:themeColor="text1"/>
          <w:spacing w:val="10"/>
          <w:sz w:val="24"/>
          <w:szCs w:val="24"/>
          <w:rPrChange w:id="902" w:author="JY0225" w:date="2017-08-24T11:09:00Z">
            <w:rPr>
              <w:rFonts w:ascii="Times New Roman" w:hAnsi="Times New Roman" w:cs="Times New Roman" w:hint="eastAsia"/>
              <w:color w:val="000000" w:themeColor="text1"/>
              <w:spacing w:val="10"/>
              <w:sz w:val="24"/>
            </w:rPr>
          </w:rPrChange>
        </w:rPr>
        <w:t>诸多的挑战</w:t>
      </w:r>
      <w:r w:rsidR="00B71ED7" w:rsidRPr="0034779C">
        <w:rPr>
          <w:rFonts w:asciiTheme="minorEastAsia" w:hAnsiTheme="minorEastAsia" w:cs="Times New Roman" w:hint="eastAsia"/>
          <w:color w:val="000000" w:themeColor="text1"/>
          <w:spacing w:val="10"/>
          <w:sz w:val="24"/>
          <w:szCs w:val="24"/>
          <w:rPrChange w:id="903" w:author="JY0225" w:date="2017-08-24T11:09:00Z">
            <w:rPr>
              <w:rFonts w:ascii="Times New Roman" w:hAnsi="Times New Roman" w:cs="Times New Roman" w:hint="eastAsia"/>
              <w:color w:val="000000" w:themeColor="text1"/>
              <w:spacing w:val="10"/>
              <w:sz w:val="24"/>
            </w:rPr>
          </w:rPrChange>
        </w:rPr>
        <w:t>，</w:t>
      </w:r>
      <w:r w:rsidR="00463F61" w:rsidRPr="0034779C">
        <w:rPr>
          <w:rFonts w:asciiTheme="minorEastAsia" w:hAnsiTheme="minorEastAsia" w:cs="Times New Roman" w:hint="eastAsia"/>
          <w:color w:val="000000" w:themeColor="text1"/>
          <w:spacing w:val="10"/>
          <w:sz w:val="24"/>
          <w:szCs w:val="24"/>
          <w:rPrChange w:id="904" w:author="JY0225" w:date="2017-08-24T11:09:00Z">
            <w:rPr>
              <w:rFonts w:ascii="Times New Roman" w:hAnsi="Times New Roman" w:cs="Times New Roman" w:hint="eastAsia"/>
              <w:color w:val="000000" w:themeColor="text1"/>
              <w:spacing w:val="10"/>
              <w:sz w:val="24"/>
            </w:rPr>
          </w:rPrChange>
        </w:rPr>
        <w:t>衍生</w:t>
      </w:r>
      <w:r w:rsidR="000965CA" w:rsidRPr="0034779C">
        <w:rPr>
          <w:rFonts w:asciiTheme="minorEastAsia" w:hAnsiTheme="minorEastAsia" w:cs="Times New Roman" w:hint="eastAsia"/>
          <w:color w:val="000000" w:themeColor="text1"/>
          <w:spacing w:val="10"/>
          <w:sz w:val="24"/>
          <w:szCs w:val="24"/>
          <w:rPrChange w:id="905" w:author="JY0225" w:date="2017-08-24T11:09:00Z">
            <w:rPr>
              <w:rFonts w:ascii="Times New Roman" w:hAnsi="Times New Roman" w:cs="Times New Roman" w:hint="eastAsia"/>
              <w:color w:val="000000" w:themeColor="text1"/>
              <w:spacing w:val="10"/>
              <w:sz w:val="24"/>
            </w:rPr>
          </w:rPrChange>
        </w:rPr>
        <w:t>出</w:t>
      </w:r>
      <w:r w:rsidR="00554ACD" w:rsidRPr="0034779C">
        <w:rPr>
          <w:rFonts w:asciiTheme="minorEastAsia" w:hAnsiTheme="minorEastAsia" w:cs="Times New Roman" w:hint="eastAsia"/>
          <w:color w:val="000000" w:themeColor="text1"/>
          <w:spacing w:val="10"/>
          <w:sz w:val="24"/>
          <w:szCs w:val="24"/>
          <w:rPrChange w:id="906" w:author="JY0225" w:date="2017-08-24T11:09:00Z">
            <w:rPr>
              <w:rFonts w:ascii="Times New Roman" w:hAnsi="Times New Roman" w:cs="Times New Roman" w:hint="eastAsia"/>
              <w:color w:val="000000" w:themeColor="text1"/>
              <w:spacing w:val="10"/>
              <w:sz w:val="24"/>
            </w:rPr>
          </w:rPrChange>
        </w:rPr>
        <w:t>了</w:t>
      </w:r>
      <w:r w:rsidR="009907A1" w:rsidRPr="0034779C">
        <w:rPr>
          <w:rFonts w:asciiTheme="minorEastAsia" w:hAnsiTheme="minorEastAsia" w:cs="Times New Roman" w:hint="eastAsia"/>
          <w:color w:val="000000" w:themeColor="text1"/>
          <w:spacing w:val="10"/>
          <w:sz w:val="24"/>
          <w:szCs w:val="24"/>
          <w:rPrChange w:id="907" w:author="JY0225" w:date="2017-08-24T11:09:00Z">
            <w:rPr>
              <w:rFonts w:ascii="Times New Roman" w:hAnsi="Times New Roman" w:cs="Times New Roman" w:hint="eastAsia"/>
              <w:color w:val="000000" w:themeColor="text1"/>
              <w:spacing w:val="10"/>
              <w:sz w:val="24"/>
            </w:rPr>
          </w:rPrChange>
        </w:rPr>
        <w:t>如</w:t>
      </w:r>
      <w:r w:rsidR="00A46694" w:rsidRPr="0034779C">
        <w:rPr>
          <w:rFonts w:asciiTheme="minorEastAsia" w:hAnsiTheme="minorEastAsia" w:cs="Times New Roman" w:hint="eastAsia"/>
          <w:color w:val="000000" w:themeColor="text1"/>
          <w:spacing w:val="10"/>
          <w:sz w:val="24"/>
          <w:szCs w:val="24"/>
          <w:rPrChange w:id="908" w:author="JY0225" w:date="2017-08-24T11:09:00Z">
            <w:rPr>
              <w:rFonts w:ascii="Times New Roman" w:hAnsi="Times New Roman" w:cs="Times New Roman" w:hint="eastAsia"/>
              <w:color w:val="000000" w:themeColor="text1"/>
              <w:spacing w:val="10"/>
              <w:sz w:val="24"/>
            </w:rPr>
          </w:rPrChange>
        </w:rPr>
        <w:t>安全性、</w:t>
      </w:r>
      <w:r w:rsidR="0068491F" w:rsidRPr="0034779C">
        <w:rPr>
          <w:rFonts w:asciiTheme="minorEastAsia" w:hAnsiTheme="minorEastAsia" w:cs="Times New Roman" w:hint="eastAsia"/>
          <w:color w:val="000000" w:themeColor="text1"/>
          <w:spacing w:val="10"/>
          <w:sz w:val="24"/>
          <w:szCs w:val="24"/>
          <w:rPrChange w:id="909" w:author="JY0225" w:date="2017-08-24T11:09:00Z">
            <w:rPr>
              <w:rFonts w:ascii="Times New Roman" w:hAnsi="Times New Roman" w:cs="Times New Roman" w:hint="eastAsia"/>
              <w:color w:val="000000" w:themeColor="text1"/>
              <w:spacing w:val="10"/>
              <w:sz w:val="24"/>
            </w:rPr>
          </w:rPrChange>
        </w:rPr>
        <w:t>稳定性</w:t>
      </w:r>
      <w:r w:rsidR="006150FC" w:rsidRPr="0034779C">
        <w:rPr>
          <w:rFonts w:asciiTheme="minorEastAsia" w:hAnsiTheme="minorEastAsia" w:cs="Times New Roman" w:hint="eastAsia"/>
          <w:color w:val="000000" w:themeColor="text1"/>
          <w:spacing w:val="10"/>
          <w:sz w:val="24"/>
          <w:szCs w:val="24"/>
          <w:rPrChange w:id="910" w:author="JY0225" w:date="2017-08-24T11:09:00Z">
            <w:rPr>
              <w:rFonts w:ascii="Times New Roman" w:hAnsi="Times New Roman" w:cs="Times New Roman" w:hint="eastAsia"/>
              <w:color w:val="000000" w:themeColor="text1"/>
              <w:spacing w:val="10"/>
              <w:sz w:val="24"/>
            </w:rPr>
          </w:rPrChange>
        </w:rPr>
        <w:t>、可扩展性</w:t>
      </w:r>
      <w:r w:rsidR="000965CA" w:rsidRPr="0034779C">
        <w:rPr>
          <w:rFonts w:asciiTheme="minorEastAsia" w:hAnsiTheme="minorEastAsia" w:cs="Times New Roman" w:hint="eastAsia"/>
          <w:color w:val="000000" w:themeColor="text1"/>
          <w:spacing w:val="10"/>
          <w:sz w:val="24"/>
          <w:szCs w:val="24"/>
          <w:rPrChange w:id="911" w:author="JY0225" w:date="2017-08-24T11:09:00Z">
            <w:rPr>
              <w:rFonts w:ascii="Times New Roman" w:hAnsi="Times New Roman" w:cs="Times New Roman" w:hint="eastAsia"/>
              <w:color w:val="000000" w:themeColor="text1"/>
              <w:spacing w:val="10"/>
              <w:sz w:val="24"/>
            </w:rPr>
          </w:rPrChange>
        </w:rPr>
        <w:t>等问题</w:t>
      </w:r>
      <w:r w:rsidR="00E366D7" w:rsidRPr="0034779C">
        <w:rPr>
          <w:rFonts w:asciiTheme="minorEastAsia" w:hAnsiTheme="minorEastAsia" w:cs="Times New Roman" w:hint="eastAsia"/>
          <w:color w:val="000000" w:themeColor="text1"/>
          <w:spacing w:val="10"/>
          <w:sz w:val="24"/>
          <w:szCs w:val="24"/>
          <w:rPrChange w:id="912" w:author="JY0225" w:date="2017-08-24T11:09:00Z">
            <w:rPr>
              <w:rFonts w:ascii="Times New Roman" w:hAnsi="Times New Roman" w:cs="Times New Roman" w:hint="eastAsia"/>
              <w:color w:val="000000" w:themeColor="text1"/>
              <w:spacing w:val="10"/>
              <w:sz w:val="24"/>
            </w:rPr>
          </w:rPrChange>
        </w:rPr>
        <w:t>，用户对</w:t>
      </w:r>
      <w:r w:rsidR="00C35D4B" w:rsidRPr="0034779C">
        <w:rPr>
          <w:rFonts w:asciiTheme="minorEastAsia" w:hAnsiTheme="minorEastAsia" w:cs="Times New Roman" w:hint="eastAsia"/>
          <w:color w:val="000000" w:themeColor="text1"/>
          <w:spacing w:val="10"/>
          <w:sz w:val="24"/>
          <w:szCs w:val="24"/>
          <w:rPrChange w:id="913" w:author="JY0225" w:date="2017-08-24T11:09: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914" w:author="JY0225" w:date="2017-08-24T11:09:00Z">
            <w:rPr>
              <w:rFonts w:ascii="Times New Roman" w:hAnsi="Times New Roman" w:cs="Times New Roman" w:hint="eastAsia"/>
              <w:color w:val="000000" w:themeColor="text1"/>
              <w:spacing w:val="10"/>
              <w:sz w:val="24"/>
            </w:rPr>
          </w:rPrChange>
        </w:rPr>
        <w:t>备份</w:t>
      </w:r>
      <w:r w:rsidR="00E366D7" w:rsidRPr="0034779C">
        <w:rPr>
          <w:rFonts w:asciiTheme="minorEastAsia" w:hAnsiTheme="minorEastAsia" w:cs="Times New Roman" w:hint="eastAsia"/>
          <w:color w:val="000000" w:themeColor="text1"/>
          <w:spacing w:val="10"/>
          <w:sz w:val="24"/>
          <w:szCs w:val="24"/>
          <w:rPrChange w:id="915" w:author="JY0225" w:date="2017-08-24T11:09:00Z">
            <w:rPr>
              <w:rFonts w:ascii="Times New Roman" w:hAnsi="Times New Roman" w:cs="Times New Roman" w:hint="eastAsia"/>
              <w:color w:val="000000" w:themeColor="text1"/>
              <w:spacing w:val="10"/>
              <w:sz w:val="24"/>
            </w:rPr>
          </w:rPrChange>
        </w:rPr>
        <w:t>平台提出了更高的要求</w:t>
      </w:r>
      <w:r w:rsidR="000965CA" w:rsidRPr="0034779C">
        <w:rPr>
          <w:rFonts w:asciiTheme="minorEastAsia" w:hAnsiTheme="minorEastAsia" w:cs="Times New Roman" w:hint="eastAsia"/>
          <w:color w:val="000000" w:themeColor="text1"/>
          <w:spacing w:val="10"/>
          <w:sz w:val="24"/>
          <w:szCs w:val="24"/>
          <w:rPrChange w:id="916" w:author="JY0225" w:date="2017-08-24T11:09:00Z">
            <w:rPr>
              <w:rFonts w:ascii="Times New Roman" w:hAnsi="Times New Roman" w:cs="Times New Roman" w:hint="eastAsia"/>
              <w:color w:val="000000" w:themeColor="text1"/>
              <w:spacing w:val="10"/>
              <w:sz w:val="24"/>
            </w:rPr>
          </w:rPrChange>
        </w:rPr>
        <w:t>。</w:t>
      </w:r>
      <w:r w:rsidR="00340A1D" w:rsidRPr="0034779C">
        <w:rPr>
          <w:rFonts w:asciiTheme="minorEastAsia" w:hAnsiTheme="minorEastAsia" w:cs="Times New Roman" w:hint="eastAsia"/>
          <w:color w:val="000000" w:themeColor="text1"/>
          <w:spacing w:val="10"/>
          <w:sz w:val="24"/>
          <w:szCs w:val="24"/>
          <w:rPrChange w:id="917" w:author="JY0225" w:date="2017-08-24T11:09:00Z">
            <w:rPr>
              <w:rFonts w:ascii="Times New Roman" w:hAnsi="Times New Roman" w:cs="Times New Roman" w:hint="eastAsia"/>
              <w:color w:val="000000" w:themeColor="text1"/>
              <w:spacing w:val="10"/>
              <w:sz w:val="24"/>
            </w:rPr>
          </w:rPrChange>
        </w:rPr>
        <w:t>在这样的环境下，各大云</w:t>
      </w:r>
      <w:r w:rsidR="00476838" w:rsidRPr="0034779C">
        <w:rPr>
          <w:rFonts w:asciiTheme="minorEastAsia" w:hAnsiTheme="minorEastAsia" w:cs="Times New Roman" w:hint="eastAsia"/>
          <w:color w:val="000000" w:themeColor="text1"/>
          <w:spacing w:val="10"/>
          <w:sz w:val="24"/>
          <w:szCs w:val="24"/>
          <w:rPrChange w:id="918" w:author="JY0225" w:date="2017-08-24T11:09:00Z">
            <w:rPr>
              <w:rFonts w:ascii="Times New Roman" w:hAnsi="Times New Roman" w:cs="Times New Roman" w:hint="eastAsia"/>
              <w:color w:val="000000" w:themeColor="text1"/>
              <w:spacing w:val="10"/>
              <w:sz w:val="24"/>
            </w:rPr>
          </w:rPrChange>
        </w:rPr>
        <w:t>备份</w:t>
      </w:r>
      <w:r w:rsidR="00340A1D" w:rsidRPr="0034779C">
        <w:rPr>
          <w:rFonts w:asciiTheme="minorEastAsia" w:hAnsiTheme="minorEastAsia" w:cs="Times New Roman" w:hint="eastAsia"/>
          <w:color w:val="000000" w:themeColor="text1"/>
          <w:spacing w:val="10"/>
          <w:sz w:val="24"/>
          <w:szCs w:val="24"/>
          <w:rPrChange w:id="919" w:author="JY0225" w:date="2017-08-24T11:09:00Z">
            <w:rPr>
              <w:rFonts w:ascii="Times New Roman" w:hAnsi="Times New Roman" w:cs="Times New Roman" w:hint="eastAsia"/>
              <w:color w:val="000000" w:themeColor="text1"/>
              <w:spacing w:val="10"/>
              <w:sz w:val="24"/>
            </w:rPr>
          </w:rPrChange>
        </w:rPr>
        <w:t>供应商</w:t>
      </w:r>
      <w:r w:rsidR="00F53372" w:rsidRPr="0034779C">
        <w:rPr>
          <w:rFonts w:asciiTheme="minorEastAsia" w:hAnsiTheme="minorEastAsia" w:cs="Times New Roman" w:hint="eastAsia"/>
          <w:color w:val="000000" w:themeColor="text1"/>
          <w:spacing w:val="10"/>
          <w:sz w:val="24"/>
          <w:szCs w:val="24"/>
          <w:rPrChange w:id="920" w:author="JY0225" w:date="2017-08-24T11:09:00Z">
            <w:rPr>
              <w:rFonts w:ascii="Times New Roman" w:hAnsi="Times New Roman" w:cs="Times New Roman" w:hint="eastAsia"/>
              <w:color w:val="000000" w:themeColor="text1"/>
              <w:spacing w:val="10"/>
              <w:sz w:val="24"/>
            </w:rPr>
          </w:rPrChange>
        </w:rPr>
        <w:t>纷纷</w:t>
      </w:r>
      <w:r w:rsidR="00340A1D" w:rsidRPr="0034779C">
        <w:rPr>
          <w:rFonts w:asciiTheme="minorEastAsia" w:hAnsiTheme="minorEastAsia" w:cs="Times New Roman" w:hint="eastAsia"/>
          <w:color w:val="000000" w:themeColor="text1"/>
          <w:spacing w:val="10"/>
          <w:sz w:val="24"/>
          <w:szCs w:val="24"/>
          <w:rPrChange w:id="921" w:author="JY0225" w:date="2017-08-24T11:09:00Z">
            <w:rPr>
              <w:rFonts w:ascii="Times New Roman" w:hAnsi="Times New Roman" w:cs="Times New Roman" w:hint="eastAsia"/>
              <w:color w:val="000000" w:themeColor="text1"/>
              <w:spacing w:val="10"/>
              <w:sz w:val="24"/>
            </w:rPr>
          </w:rPrChange>
        </w:rPr>
        <w:t>对云</w:t>
      </w:r>
      <w:r w:rsidR="00476838" w:rsidRPr="0034779C">
        <w:rPr>
          <w:rFonts w:asciiTheme="minorEastAsia" w:hAnsiTheme="minorEastAsia" w:cs="Times New Roman" w:hint="eastAsia"/>
          <w:color w:val="000000" w:themeColor="text1"/>
          <w:spacing w:val="10"/>
          <w:sz w:val="24"/>
          <w:szCs w:val="24"/>
          <w:rPrChange w:id="922" w:author="JY0225" w:date="2017-08-24T11:09:00Z">
            <w:rPr>
              <w:rFonts w:ascii="Times New Roman" w:hAnsi="Times New Roman" w:cs="Times New Roman" w:hint="eastAsia"/>
              <w:color w:val="000000" w:themeColor="text1"/>
              <w:spacing w:val="10"/>
              <w:sz w:val="24"/>
            </w:rPr>
          </w:rPrChange>
        </w:rPr>
        <w:t>备份</w:t>
      </w:r>
      <w:r w:rsidR="00340A1D" w:rsidRPr="0034779C">
        <w:rPr>
          <w:rFonts w:asciiTheme="minorEastAsia" w:hAnsiTheme="minorEastAsia" w:cs="Times New Roman" w:hint="eastAsia"/>
          <w:color w:val="000000" w:themeColor="text1"/>
          <w:spacing w:val="10"/>
          <w:sz w:val="24"/>
          <w:szCs w:val="24"/>
          <w:rPrChange w:id="923" w:author="JY0225" w:date="2017-08-24T11:09:00Z">
            <w:rPr>
              <w:rFonts w:ascii="Times New Roman" w:hAnsi="Times New Roman" w:cs="Times New Roman" w:hint="eastAsia"/>
              <w:color w:val="000000" w:themeColor="text1"/>
              <w:spacing w:val="10"/>
              <w:sz w:val="24"/>
            </w:rPr>
          </w:rPrChange>
        </w:rPr>
        <w:t>的关键技术进行</w:t>
      </w:r>
      <w:r w:rsidR="00A61204" w:rsidRPr="0034779C">
        <w:rPr>
          <w:rFonts w:asciiTheme="minorEastAsia" w:hAnsiTheme="minorEastAsia" w:cs="Times New Roman" w:hint="eastAsia"/>
          <w:color w:val="000000" w:themeColor="text1"/>
          <w:spacing w:val="10"/>
          <w:sz w:val="24"/>
          <w:szCs w:val="24"/>
          <w:rPrChange w:id="924" w:author="JY0225" w:date="2017-08-24T11:09:00Z">
            <w:rPr>
              <w:rFonts w:ascii="Times New Roman" w:hAnsi="Times New Roman" w:cs="Times New Roman" w:hint="eastAsia"/>
              <w:color w:val="000000" w:themeColor="text1"/>
              <w:spacing w:val="10"/>
              <w:sz w:val="24"/>
            </w:rPr>
          </w:rPrChange>
        </w:rPr>
        <w:t>了</w:t>
      </w:r>
      <w:r w:rsidR="00340A1D" w:rsidRPr="0034779C">
        <w:rPr>
          <w:rFonts w:asciiTheme="minorEastAsia" w:hAnsiTheme="minorEastAsia" w:cs="Times New Roman" w:hint="eastAsia"/>
          <w:color w:val="000000" w:themeColor="text1"/>
          <w:spacing w:val="10"/>
          <w:sz w:val="24"/>
          <w:szCs w:val="24"/>
          <w:rPrChange w:id="925" w:author="JY0225" w:date="2017-08-24T11:09:00Z">
            <w:rPr>
              <w:rFonts w:ascii="Times New Roman" w:hAnsi="Times New Roman" w:cs="Times New Roman" w:hint="eastAsia"/>
              <w:color w:val="000000" w:themeColor="text1"/>
              <w:spacing w:val="10"/>
              <w:sz w:val="24"/>
            </w:rPr>
          </w:rPrChange>
        </w:rPr>
        <w:t>革新</w:t>
      </w:r>
      <w:r w:rsidR="000046F7" w:rsidRPr="0034779C">
        <w:rPr>
          <w:rFonts w:asciiTheme="minorEastAsia" w:hAnsiTheme="minorEastAsia"/>
          <w:color w:val="000000" w:themeColor="text1"/>
          <w:sz w:val="24"/>
          <w:szCs w:val="24"/>
          <w:vertAlign w:val="superscript"/>
          <w:rPrChange w:id="926"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927" w:author="JY0225" w:date="2017-08-24T11:09:00Z">
            <w:rPr>
              <w:color w:val="000000" w:themeColor="text1"/>
              <w:vertAlign w:val="superscript"/>
            </w:rPr>
          </w:rPrChange>
        </w:rPr>
        <w:instrText xml:space="preserve"> REF _Ref489705884 \r \h </w:instrText>
      </w:r>
      <w:r w:rsidR="0034779C" w:rsidRPr="0034779C">
        <w:rPr>
          <w:rFonts w:asciiTheme="minorEastAsia" w:hAnsiTheme="minorEastAsia"/>
          <w:color w:val="000000" w:themeColor="text1"/>
          <w:sz w:val="24"/>
          <w:szCs w:val="24"/>
          <w:vertAlign w:val="superscript"/>
          <w:rPrChange w:id="928"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929" w:author="JY0225" w:date="2017-08-24T11:09:00Z">
            <w:rPr>
              <w:rFonts w:asciiTheme="minorEastAsia" w:hAnsiTheme="minorEastAsia"/>
              <w:color w:val="000000" w:themeColor="text1"/>
              <w:sz w:val="24"/>
              <w:szCs w:val="24"/>
              <w:vertAlign w:val="superscript"/>
            </w:rPr>
          </w:rPrChange>
        </w:rPr>
      </w:r>
      <w:r w:rsidR="000046F7" w:rsidRPr="0034779C">
        <w:rPr>
          <w:rFonts w:asciiTheme="minorEastAsia" w:hAnsiTheme="minorEastAsia"/>
          <w:color w:val="000000" w:themeColor="text1"/>
          <w:sz w:val="24"/>
          <w:szCs w:val="24"/>
          <w:vertAlign w:val="superscript"/>
          <w:rPrChange w:id="930"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931" w:author="JY0225" w:date="2017-08-24T11:09:00Z">
            <w:rPr>
              <w:color w:val="000000" w:themeColor="text1"/>
              <w:vertAlign w:val="superscript"/>
            </w:rPr>
          </w:rPrChange>
        </w:rPr>
        <w:t>[2]</w:t>
      </w:r>
      <w:r w:rsidR="000046F7" w:rsidRPr="0034779C">
        <w:rPr>
          <w:rFonts w:asciiTheme="minorEastAsia" w:hAnsiTheme="minorEastAsia"/>
          <w:color w:val="000000" w:themeColor="text1"/>
          <w:sz w:val="24"/>
          <w:szCs w:val="24"/>
          <w:vertAlign w:val="superscript"/>
          <w:rPrChange w:id="932" w:author="JY0225" w:date="2017-08-24T11:09:00Z">
            <w:rPr>
              <w:color w:val="000000" w:themeColor="text1"/>
              <w:vertAlign w:val="superscript"/>
            </w:rPr>
          </w:rPrChange>
        </w:rPr>
        <w:fldChar w:fldCharType="end"/>
      </w:r>
      <w:r w:rsidR="000046F7" w:rsidRPr="0034779C">
        <w:rPr>
          <w:rFonts w:asciiTheme="minorEastAsia" w:hAnsiTheme="minorEastAsia"/>
          <w:color w:val="000000" w:themeColor="text1"/>
          <w:sz w:val="24"/>
          <w:szCs w:val="24"/>
          <w:vertAlign w:val="superscript"/>
          <w:rPrChange w:id="933"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934" w:author="JY0225" w:date="2017-08-24T11:09:00Z">
            <w:rPr>
              <w:color w:val="000000" w:themeColor="text1"/>
              <w:vertAlign w:val="superscript"/>
            </w:rPr>
          </w:rPrChange>
        </w:rPr>
        <w:instrText xml:space="preserve"> REF _Ref489820088 \r \h </w:instrText>
      </w:r>
      <w:r w:rsidR="0034779C" w:rsidRPr="0034779C">
        <w:rPr>
          <w:rFonts w:asciiTheme="minorEastAsia" w:hAnsiTheme="minorEastAsia"/>
          <w:color w:val="000000" w:themeColor="text1"/>
          <w:sz w:val="24"/>
          <w:szCs w:val="24"/>
          <w:vertAlign w:val="superscript"/>
          <w:rPrChange w:id="935"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936" w:author="JY0225" w:date="2017-08-24T11:09:00Z">
            <w:rPr>
              <w:rFonts w:asciiTheme="minorEastAsia" w:hAnsiTheme="minorEastAsia"/>
              <w:color w:val="000000" w:themeColor="text1"/>
              <w:sz w:val="24"/>
              <w:szCs w:val="24"/>
              <w:vertAlign w:val="superscript"/>
            </w:rPr>
          </w:rPrChange>
        </w:rPr>
      </w:r>
      <w:r w:rsidR="000046F7" w:rsidRPr="0034779C">
        <w:rPr>
          <w:rFonts w:asciiTheme="minorEastAsia" w:hAnsiTheme="minorEastAsia"/>
          <w:color w:val="000000" w:themeColor="text1"/>
          <w:sz w:val="24"/>
          <w:szCs w:val="24"/>
          <w:vertAlign w:val="superscript"/>
          <w:rPrChange w:id="937"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938" w:author="JY0225" w:date="2017-08-24T11:09:00Z">
            <w:rPr>
              <w:color w:val="000000" w:themeColor="text1"/>
              <w:vertAlign w:val="superscript"/>
            </w:rPr>
          </w:rPrChange>
        </w:rPr>
        <w:t>[3]</w:t>
      </w:r>
      <w:r w:rsidR="000046F7" w:rsidRPr="0034779C">
        <w:rPr>
          <w:rFonts w:asciiTheme="minorEastAsia" w:hAnsiTheme="minorEastAsia"/>
          <w:color w:val="000000" w:themeColor="text1"/>
          <w:sz w:val="24"/>
          <w:szCs w:val="24"/>
          <w:vertAlign w:val="superscript"/>
          <w:rPrChange w:id="939" w:author="JY0225" w:date="2017-08-24T11:09:00Z">
            <w:rPr>
              <w:color w:val="000000" w:themeColor="text1"/>
              <w:vertAlign w:val="superscript"/>
            </w:rPr>
          </w:rPrChange>
        </w:rPr>
        <w:fldChar w:fldCharType="end"/>
      </w:r>
      <w:r w:rsidR="00C12C5F" w:rsidRPr="0034779C">
        <w:rPr>
          <w:rFonts w:asciiTheme="minorEastAsia" w:hAnsiTheme="minorEastAsia" w:cs="Times New Roman" w:hint="eastAsia"/>
          <w:color w:val="000000" w:themeColor="text1"/>
          <w:spacing w:val="10"/>
          <w:sz w:val="24"/>
          <w:szCs w:val="24"/>
          <w:rPrChange w:id="940" w:author="JY0225" w:date="2017-08-24T11:09:00Z">
            <w:rPr>
              <w:rFonts w:ascii="Times New Roman" w:hAnsi="Times New Roman" w:cs="Times New Roman" w:hint="eastAsia"/>
              <w:color w:val="000000" w:themeColor="text1"/>
              <w:spacing w:val="10"/>
              <w:sz w:val="24"/>
            </w:rPr>
          </w:rPrChange>
        </w:rPr>
        <w:t>。</w:t>
      </w:r>
      <w:r w:rsidR="00B62A59" w:rsidRPr="0034779C">
        <w:rPr>
          <w:rFonts w:asciiTheme="minorEastAsia" w:hAnsiTheme="minorEastAsia" w:cs="Times New Roman" w:hint="eastAsia"/>
          <w:color w:val="000000" w:themeColor="text1"/>
          <w:spacing w:val="10"/>
          <w:sz w:val="24"/>
          <w:szCs w:val="24"/>
          <w:rPrChange w:id="941" w:author="JY0225" w:date="2017-08-24T11:09:00Z">
            <w:rPr>
              <w:rFonts w:ascii="Times New Roman" w:hAnsi="Times New Roman" w:cs="Times New Roman" w:hint="eastAsia"/>
              <w:color w:val="000000" w:themeColor="text1"/>
              <w:spacing w:val="10"/>
              <w:sz w:val="24"/>
            </w:rPr>
          </w:rPrChange>
        </w:rPr>
        <w:t>目前，一款自主研发的</w:t>
      </w:r>
      <w:r w:rsidR="001121D4" w:rsidRPr="0034779C">
        <w:rPr>
          <w:rFonts w:asciiTheme="minorEastAsia" w:hAnsiTheme="minorEastAsia" w:cs="Times New Roman" w:hint="eastAsia"/>
          <w:color w:val="000000" w:themeColor="text1"/>
          <w:spacing w:val="10"/>
          <w:sz w:val="24"/>
          <w:szCs w:val="24"/>
          <w:rPrChange w:id="942" w:author="JY0225" w:date="2017-08-24T11:09:00Z">
            <w:rPr>
              <w:rFonts w:ascii="Times New Roman" w:hAnsi="Times New Roman" w:cs="Times New Roman" w:hint="eastAsia"/>
              <w:color w:val="000000" w:themeColor="text1"/>
              <w:spacing w:val="10"/>
              <w:sz w:val="24"/>
            </w:rPr>
          </w:rPrChange>
        </w:rPr>
        <w:t>云备份</w:t>
      </w:r>
      <w:r w:rsidR="00B62A59" w:rsidRPr="0034779C">
        <w:rPr>
          <w:rFonts w:asciiTheme="minorEastAsia" w:hAnsiTheme="minorEastAsia" w:cs="Times New Roman" w:hint="eastAsia"/>
          <w:color w:val="000000" w:themeColor="text1"/>
          <w:spacing w:val="10"/>
          <w:sz w:val="24"/>
          <w:szCs w:val="24"/>
          <w:rPrChange w:id="943" w:author="JY0225" w:date="2017-08-24T11:09:00Z">
            <w:rPr>
              <w:rFonts w:ascii="Times New Roman" w:hAnsi="Times New Roman" w:cs="Times New Roman" w:hint="eastAsia"/>
              <w:color w:val="000000" w:themeColor="text1"/>
              <w:spacing w:val="10"/>
              <w:sz w:val="24"/>
            </w:rPr>
          </w:rPrChange>
        </w:rPr>
        <w:t>系统以中间件</w:t>
      </w:r>
      <w:r w:rsidR="000046F7" w:rsidRPr="0034779C">
        <w:rPr>
          <w:rFonts w:asciiTheme="minorEastAsia" w:hAnsiTheme="minorEastAsia"/>
          <w:color w:val="000000" w:themeColor="text1"/>
          <w:sz w:val="24"/>
          <w:szCs w:val="24"/>
          <w:vertAlign w:val="superscript"/>
          <w:rPrChange w:id="944"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945" w:author="JY0225" w:date="2017-08-24T11:09:00Z">
            <w:rPr>
              <w:color w:val="000000" w:themeColor="text1"/>
              <w:vertAlign w:val="superscript"/>
            </w:rPr>
          </w:rPrChange>
        </w:rPr>
        <w:instrText xml:space="preserve"> REF _Ref489791737 \r \h </w:instrText>
      </w:r>
      <w:r w:rsidR="0034779C" w:rsidRPr="0034779C">
        <w:rPr>
          <w:rFonts w:asciiTheme="minorEastAsia" w:hAnsiTheme="minorEastAsia"/>
          <w:color w:val="000000" w:themeColor="text1"/>
          <w:sz w:val="24"/>
          <w:szCs w:val="24"/>
          <w:vertAlign w:val="superscript"/>
          <w:rPrChange w:id="946"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947" w:author="JY0225" w:date="2017-08-24T11:09:00Z">
            <w:rPr>
              <w:rFonts w:asciiTheme="minorEastAsia" w:hAnsiTheme="minorEastAsia"/>
              <w:color w:val="000000" w:themeColor="text1"/>
              <w:sz w:val="24"/>
              <w:szCs w:val="24"/>
              <w:vertAlign w:val="superscript"/>
            </w:rPr>
          </w:rPrChange>
        </w:rPr>
      </w:r>
      <w:r w:rsidR="000046F7" w:rsidRPr="0034779C">
        <w:rPr>
          <w:rFonts w:asciiTheme="minorEastAsia" w:hAnsiTheme="minorEastAsia"/>
          <w:color w:val="000000" w:themeColor="text1"/>
          <w:sz w:val="24"/>
          <w:szCs w:val="24"/>
          <w:vertAlign w:val="superscript"/>
          <w:rPrChange w:id="948"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949" w:author="JY0225" w:date="2017-08-24T11:09:00Z">
            <w:rPr>
              <w:color w:val="000000" w:themeColor="text1"/>
              <w:vertAlign w:val="superscript"/>
            </w:rPr>
          </w:rPrChange>
        </w:rPr>
        <w:t>[4]</w:t>
      </w:r>
      <w:r w:rsidR="000046F7" w:rsidRPr="0034779C">
        <w:rPr>
          <w:rFonts w:asciiTheme="minorEastAsia" w:hAnsiTheme="minorEastAsia"/>
          <w:color w:val="000000" w:themeColor="text1"/>
          <w:sz w:val="24"/>
          <w:szCs w:val="24"/>
          <w:vertAlign w:val="superscript"/>
          <w:rPrChange w:id="950" w:author="JY0225" w:date="2017-08-24T11:09:00Z">
            <w:rPr>
              <w:color w:val="000000" w:themeColor="text1"/>
              <w:vertAlign w:val="superscript"/>
            </w:rPr>
          </w:rPrChange>
        </w:rPr>
        <w:fldChar w:fldCharType="end"/>
      </w:r>
      <w:r w:rsidR="00B62A59" w:rsidRPr="0034779C">
        <w:rPr>
          <w:rFonts w:asciiTheme="minorEastAsia" w:hAnsiTheme="minorEastAsia" w:cs="Times New Roman" w:hint="eastAsia"/>
          <w:color w:val="000000" w:themeColor="text1"/>
          <w:spacing w:val="10"/>
          <w:sz w:val="24"/>
          <w:szCs w:val="24"/>
          <w:rPrChange w:id="951" w:author="JY0225" w:date="2017-08-24T11:09:00Z">
            <w:rPr>
              <w:rFonts w:ascii="Times New Roman" w:hAnsi="Times New Roman" w:cs="Times New Roman" w:hint="eastAsia"/>
              <w:color w:val="000000" w:themeColor="text1"/>
              <w:spacing w:val="10"/>
              <w:sz w:val="24"/>
            </w:rPr>
          </w:rPrChange>
        </w:rPr>
        <w:t>作为服务器与客户端之间的交互枢纽，实现了数据传输、数据压缩、数据加密以及安全会话等基本功能</w:t>
      </w:r>
      <w:r w:rsidR="00CC2050" w:rsidRPr="0034779C">
        <w:rPr>
          <w:rFonts w:asciiTheme="minorEastAsia" w:hAnsiTheme="minorEastAsia" w:cs="Times New Roman" w:hint="eastAsia"/>
          <w:color w:val="000000" w:themeColor="text1"/>
          <w:spacing w:val="10"/>
          <w:sz w:val="24"/>
          <w:szCs w:val="24"/>
          <w:rPrChange w:id="952" w:author="JY0225" w:date="2017-08-24T11:09:00Z">
            <w:rPr>
              <w:rFonts w:ascii="Times New Roman" w:hAnsi="Times New Roman" w:cs="Times New Roman" w:hint="eastAsia"/>
              <w:color w:val="000000" w:themeColor="text1"/>
              <w:spacing w:val="10"/>
              <w:sz w:val="24"/>
            </w:rPr>
          </w:rPrChange>
        </w:rPr>
        <w:t>，然而</w:t>
      </w:r>
      <w:r w:rsidR="00B23B86" w:rsidRPr="0034779C">
        <w:rPr>
          <w:rFonts w:asciiTheme="minorEastAsia" w:hAnsiTheme="minorEastAsia" w:cs="Times New Roman" w:hint="eastAsia"/>
          <w:color w:val="000000" w:themeColor="text1"/>
          <w:spacing w:val="10"/>
          <w:sz w:val="24"/>
          <w:szCs w:val="24"/>
          <w:rPrChange w:id="953" w:author="JY0225" w:date="2017-08-24T11:09:00Z">
            <w:rPr>
              <w:rFonts w:ascii="Times New Roman" w:hAnsi="Times New Roman" w:cs="Times New Roman" w:hint="eastAsia"/>
              <w:color w:val="000000" w:themeColor="text1"/>
              <w:spacing w:val="10"/>
              <w:sz w:val="24"/>
            </w:rPr>
          </w:rPrChange>
        </w:rPr>
        <w:t>这</w:t>
      </w:r>
      <w:r w:rsidR="001049D8" w:rsidRPr="0034779C">
        <w:rPr>
          <w:rFonts w:asciiTheme="minorEastAsia" w:hAnsiTheme="minorEastAsia" w:cs="Times New Roman" w:hint="eastAsia"/>
          <w:color w:val="000000" w:themeColor="text1"/>
          <w:spacing w:val="10"/>
          <w:sz w:val="24"/>
          <w:szCs w:val="24"/>
          <w:rPrChange w:id="954" w:author="JY0225" w:date="2017-08-24T11:09:00Z">
            <w:rPr>
              <w:rFonts w:ascii="Times New Roman" w:hAnsi="Times New Roman" w:cs="Times New Roman" w:hint="eastAsia"/>
              <w:color w:val="000000" w:themeColor="text1"/>
              <w:spacing w:val="10"/>
              <w:sz w:val="24"/>
            </w:rPr>
          </w:rPrChange>
        </w:rPr>
        <w:t>已</w:t>
      </w:r>
      <w:r w:rsidR="00336643" w:rsidRPr="0034779C">
        <w:rPr>
          <w:rFonts w:asciiTheme="minorEastAsia" w:hAnsiTheme="minorEastAsia" w:cs="Times New Roman" w:hint="eastAsia"/>
          <w:color w:val="000000" w:themeColor="text1"/>
          <w:spacing w:val="10"/>
          <w:sz w:val="24"/>
          <w:szCs w:val="24"/>
          <w:rPrChange w:id="955" w:author="JY0225" w:date="2017-08-24T11:09:00Z">
            <w:rPr>
              <w:rFonts w:ascii="Times New Roman" w:hAnsi="Times New Roman" w:cs="Times New Roman" w:hint="eastAsia"/>
              <w:color w:val="000000" w:themeColor="text1"/>
              <w:spacing w:val="10"/>
              <w:sz w:val="24"/>
            </w:rPr>
          </w:rPrChange>
        </w:rPr>
        <w:t>无法</w:t>
      </w:r>
      <w:r w:rsidR="000362B2" w:rsidRPr="0034779C">
        <w:rPr>
          <w:rFonts w:asciiTheme="minorEastAsia" w:hAnsiTheme="minorEastAsia" w:cs="Times New Roman" w:hint="eastAsia"/>
          <w:color w:val="000000" w:themeColor="text1"/>
          <w:spacing w:val="10"/>
          <w:sz w:val="24"/>
          <w:szCs w:val="24"/>
          <w:rPrChange w:id="956" w:author="JY0225" w:date="2017-08-24T11:09:00Z">
            <w:rPr>
              <w:rFonts w:ascii="Times New Roman" w:hAnsi="Times New Roman" w:cs="Times New Roman" w:hint="eastAsia"/>
              <w:color w:val="000000" w:themeColor="text1"/>
              <w:spacing w:val="10"/>
              <w:sz w:val="24"/>
            </w:rPr>
          </w:rPrChange>
        </w:rPr>
        <w:t>适应</w:t>
      </w:r>
      <w:r w:rsidR="00AF6F5F" w:rsidRPr="0034779C">
        <w:rPr>
          <w:rFonts w:asciiTheme="minorEastAsia" w:hAnsiTheme="minorEastAsia" w:cs="Times New Roman" w:hint="eastAsia"/>
          <w:color w:val="000000" w:themeColor="text1"/>
          <w:spacing w:val="10"/>
          <w:sz w:val="24"/>
          <w:szCs w:val="24"/>
          <w:rPrChange w:id="957" w:author="JY0225" w:date="2017-08-24T11:09:00Z">
            <w:rPr>
              <w:rFonts w:ascii="Times New Roman" w:hAnsi="Times New Roman" w:cs="Times New Roman" w:hint="eastAsia"/>
              <w:color w:val="000000" w:themeColor="text1"/>
              <w:spacing w:val="10"/>
              <w:sz w:val="24"/>
            </w:rPr>
          </w:rPrChange>
        </w:rPr>
        <w:t>当前</w:t>
      </w:r>
      <w:r w:rsidR="000362B2" w:rsidRPr="0034779C">
        <w:rPr>
          <w:rFonts w:asciiTheme="minorEastAsia" w:hAnsiTheme="minorEastAsia" w:cs="Times New Roman" w:hint="eastAsia"/>
          <w:color w:val="000000" w:themeColor="text1"/>
          <w:spacing w:val="10"/>
          <w:sz w:val="24"/>
          <w:szCs w:val="24"/>
          <w:rPrChange w:id="958" w:author="JY0225" w:date="2017-08-24T11:09:00Z">
            <w:rPr>
              <w:rFonts w:ascii="Times New Roman" w:hAnsi="Times New Roman" w:cs="Times New Roman" w:hint="eastAsia"/>
              <w:color w:val="000000" w:themeColor="text1"/>
              <w:spacing w:val="10"/>
              <w:sz w:val="24"/>
            </w:rPr>
          </w:rPrChange>
        </w:rPr>
        <w:t>错综复杂的云</w:t>
      </w:r>
      <w:r w:rsidR="00F564B9" w:rsidRPr="0034779C">
        <w:rPr>
          <w:rFonts w:asciiTheme="minorEastAsia" w:hAnsiTheme="minorEastAsia" w:cs="Times New Roman" w:hint="eastAsia"/>
          <w:color w:val="000000" w:themeColor="text1"/>
          <w:spacing w:val="10"/>
          <w:sz w:val="24"/>
          <w:szCs w:val="24"/>
          <w:rPrChange w:id="959" w:author="JY0225" w:date="2017-08-24T11:09:00Z">
            <w:rPr>
              <w:rFonts w:ascii="Times New Roman" w:hAnsi="Times New Roman" w:cs="Times New Roman" w:hint="eastAsia"/>
              <w:color w:val="000000" w:themeColor="text1"/>
              <w:spacing w:val="10"/>
              <w:sz w:val="24"/>
            </w:rPr>
          </w:rPrChange>
        </w:rPr>
        <w:t>备份</w:t>
      </w:r>
      <w:r w:rsidR="008F7FB1" w:rsidRPr="0034779C">
        <w:rPr>
          <w:rFonts w:asciiTheme="minorEastAsia" w:hAnsiTheme="minorEastAsia" w:cs="Times New Roman" w:hint="eastAsia"/>
          <w:color w:val="000000" w:themeColor="text1"/>
          <w:spacing w:val="10"/>
          <w:sz w:val="24"/>
          <w:szCs w:val="24"/>
          <w:rPrChange w:id="960" w:author="JY0225" w:date="2017-08-24T11:09:00Z">
            <w:rPr>
              <w:rFonts w:ascii="Times New Roman" w:hAnsi="Times New Roman" w:cs="Times New Roman" w:hint="eastAsia"/>
              <w:color w:val="000000" w:themeColor="text1"/>
              <w:spacing w:val="10"/>
              <w:sz w:val="24"/>
            </w:rPr>
          </w:rPrChange>
        </w:rPr>
        <w:t>服务发展趋势</w:t>
      </w:r>
      <w:r w:rsidR="000362B2" w:rsidRPr="0034779C">
        <w:rPr>
          <w:rFonts w:asciiTheme="minorEastAsia" w:hAnsiTheme="minorEastAsia" w:cs="Times New Roman" w:hint="eastAsia"/>
          <w:color w:val="000000" w:themeColor="text1"/>
          <w:spacing w:val="10"/>
          <w:sz w:val="24"/>
          <w:szCs w:val="24"/>
          <w:rPrChange w:id="961" w:author="JY0225" w:date="2017-08-24T11:09:00Z">
            <w:rPr>
              <w:rFonts w:ascii="Times New Roman" w:hAnsi="Times New Roman" w:cs="Times New Roman" w:hint="eastAsia"/>
              <w:color w:val="000000" w:themeColor="text1"/>
              <w:spacing w:val="10"/>
              <w:sz w:val="24"/>
            </w:rPr>
          </w:rPrChange>
        </w:rPr>
        <w:t>，</w:t>
      </w:r>
      <w:r w:rsidR="00293742" w:rsidRPr="0034779C">
        <w:rPr>
          <w:rFonts w:asciiTheme="minorEastAsia" w:hAnsiTheme="minorEastAsia" w:cs="Times New Roman" w:hint="eastAsia"/>
          <w:color w:val="000000" w:themeColor="text1"/>
          <w:spacing w:val="10"/>
          <w:sz w:val="24"/>
          <w:szCs w:val="24"/>
          <w:rPrChange w:id="962" w:author="JY0225" w:date="2017-08-24T11:09:00Z">
            <w:rPr>
              <w:rFonts w:ascii="Times New Roman" w:hAnsi="Times New Roman" w:cs="Times New Roman" w:hint="eastAsia"/>
              <w:color w:val="000000" w:themeColor="text1"/>
              <w:spacing w:val="10"/>
              <w:sz w:val="24"/>
            </w:rPr>
          </w:rPrChange>
        </w:rPr>
        <w:t>因此</w:t>
      </w:r>
      <w:r w:rsidR="00B7033A" w:rsidRPr="0034779C">
        <w:rPr>
          <w:rFonts w:asciiTheme="minorEastAsia" w:hAnsiTheme="minorEastAsia" w:cs="Times New Roman" w:hint="eastAsia"/>
          <w:color w:val="000000" w:themeColor="text1"/>
          <w:spacing w:val="10"/>
          <w:sz w:val="24"/>
          <w:szCs w:val="24"/>
          <w:rPrChange w:id="963" w:author="JY0225" w:date="2017-08-24T11:09:00Z">
            <w:rPr>
              <w:rFonts w:ascii="Times New Roman" w:hAnsi="Times New Roman" w:cs="Times New Roman" w:hint="eastAsia"/>
              <w:color w:val="000000" w:themeColor="text1"/>
              <w:spacing w:val="10"/>
              <w:sz w:val="24"/>
            </w:rPr>
          </w:rPrChange>
        </w:rPr>
        <w:t>亟需</w:t>
      </w:r>
      <w:r w:rsidR="004B7FCE" w:rsidRPr="0034779C">
        <w:rPr>
          <w:rFonts w:asciiTheme="minorEastAsia" w:hAnsiTheme="minorEastAsia" w:cs="Times New Roman" w:hint="eastAsia"/>
          <w:color w:val="000000" w:themeColor="text1"/>
          <w:spacing w:val="10"/>
          <w:sz w:val="24"/>
          <w:szCs w:val="24"/>
          <w:rPrChange w:id="964" w:author="JY0225" w:date="2017-08-24T11:09:00Z">
            <w:rPr>
              <w:rFonts w:ascii="Times New Roman" w:hAnsi="Times New Roman" w:cs="Times New Roman" w:hint="eastAsia"/>
              <w:color w:val="000000" w:themeColor="text1"/>
              <w:spacing w:val="10"/>
              <w:sz w:val="24"/>
            </w:rPr>
          </w:rPrChange>
        </w:rPr>
        <w:t>对</w:t>
      </w:r>
      <w:r w:rsidR="000313BE" w:rsidRPr="0034779C">
        <w:rPr>
          <w:rFonts w:asciiTheme="minorEastAsia" w:hAnsiTheme="minorEastAsia" w:cs="Times New Roman" w:hint="eastAsia"/>
          <w:color w:val="000000" w:themeColor="text1"/>
          <w:spacing w:val="10"/>
          <w:sz w:val="24"/>
          <w:szCs w:val="24"/>
          <w:rPrChange w:id="965" w:author="JY0225" w:date="2017-08-24T11:09:00Z">
            <w:rPr>
              <w:rFonts w:ascii="Times New Roman" w:hAnsi="Times New Roman" w:cs="Times New Roman" w:hint="eastAsia"/>
              <w:color w:val="000000" w:themeColor="text1"/>
              <w:spacing w:val="10"/>
              <w:sz w:val="24"/>
            </w:rPr>
          </w:rPrChange>
        </w:rPr>
        <w:t>其</w:t>
      </w:r>
      <w:r w:rsidR="004B7FCE" w:rsidRPr="0034779C">
        <w:rPr>
          <w:rFonts w:asciiTheme="minorEastAsia" w:hAnsiTheme="minorEastAsia" w:cs="Times New Roman" w:hint="eastAsia"/>
          <w:color w:val="000000" w:themeColor="text1"/>
          <w:spacing w:val="10"/>
          <w:sz w:val="24"/>
          <w:szCs w:val="24"/>
          <w:rPrChange w:id="966" w:author="JY0225" w:date="2017-08-24T11:09:00Z">
            <w:rPr>
              <w:rFonts w:ascii="Times New Roman" w:hAnsi="Times New Roman" w:cs="Times New Roman" w:hint="eastAsia"/>
              <w:color w:val="000000" w:themeColor="text1"/>
              <w:spacing w:val="10"/>
              <w:sz w:val="24"/>
            </w:rPr>
          </w:rPrChange>
        </w:rPr>
        <w:t>关键技术</w:t>
      </w:r>
      <w:r w:rsidR="00B7033A" w:rsidRPr="0034779C">
        <w:rPr>
          <w:rFonts w:asciiTheme="minorEastAsia" w:hAnsiTheme="minorEastAsia" w:cs="Times New Roman" w:hint="eastAsia"/>
          <w:color w:val="000000" w:themeColor="text1"/>
          <w:spacing w:val="10"/>
          <w:sz w:val="24"/>
          <w:szCs w:val="24"/>
          <w:rPrChange w:id="967" w:author="JY0225" w:date="2017-08-24T11:09:00Z">
            <w:rPr>
              <w:rFonts w:ascii="Times New Roman" w:hAnsi="Times New Roman" w:cs="Times New Roman" w:hint="eastAsia"/>
              <w:color w:val="000000" w:themeColor="text1"/>
              <w:spacing w:val="10"/>
              <w:sz w:val="24"/>
            </w:rPr>
          </w:rPrChange>
        </w:rPr>
        <w:t>进行优化</w:t>
      </w:r>
      <w:r w:rsidR="006307CC" w:rsidRPr="0034779C">
        <w:rPr>
          <w:rFonts w:asciiTheme="minorEastAsia" w:hAnsiTheme="minorEastAsia" w:cs="Times New Roman" w:hint="eastAsia"/>
          <w:color w:val="000000" w:themeColor="text1"/>
          <w:spacing w:val="10"/>
          <w:sz w:val="24"/>
          <w:szCs w:val="24"/>
          <w:rPrChange w:id="968" w:author="JY0225" w:date="2017-08-24T11:09:00Z">
            <w:rPr>
              <w:rFonts w:ascii="Times New Roman" w:hAnsi="Times New Roman" w:cs="Times New Roman" w:hint="eastAsia"/>
              <w:color w:val="000000" w:themeColor="text1"/>
              <w:spacing w:val="10"/>
              <w:sz w:val="24"/>
            </w:rPr>
          </w:rPrChange>
        </w:rPr>
        <w:t>，</w:t>
      </w:r>
      <w:r w:rsidR="00B7033A" w:rsidRPr="0034779C">
        <w:rPr>
          <w:rFonts w:asciiTheme="minorEastAsia" w:hAnsiTheme="minorEastAsia" w:cs="Times New Roman" w:hint="eastAsia"/>
          <w:color w:val="000000" w:themeColor="text1"/>
          <w:spacing w:val="10"/>
          <w:sz w:val="24"/>
          <w:szCs w:val="24"/>
          <w:rPrChange w:id="969" w:author="JY0225" w:date="2017-08-24T11:09:00Z">
            <w:rPr>
              <w:rFonts w:ascii="Times New Roman" w:hAnsi="Times New Roman" w:cs="Times New Roman" w:hint="eastAsia"/>
              <w:color w:val="000000" w:themeColor="text1"/>
              <w:spacing w:val="10"/>
              <w:sz w:val="24"/>
            </w:rPr>
          </w:rPrChange>
        </w:rPr>
        <w:t>以提升自身的竞争力。</w:t>
      </w:r>
    </w:p>
    <w:p w14:paraId="4121833B" w14:textId="6A8E848F" w:rsidR="009B57C6" w:rsidRPr="0034779C" w:rsidRDefault="00DF704F" w:rsidP="00D0546B">
      <w:pPr>
        <w:tabs>
          <w:tab w:val="left" w:pos="495"/>
        </w:tabs>
        <w:spacing w:line="400" w:lineRule="exact"/>
        <w:ind w:firstLineChars="200" w:firstLine="520"/>
        <w:rPr>
          <w:rFonts w:asciiTheme="minorEastAsia" w:hAnsiTheme="minorEastAsia" w:cs="Times New Roman"/>
          <w:color w:val="000000" w:themeColor="text1"/>
          <w:spacing w:val="10"/>
          <w:sz w:val="24"/>
          <w:szCs w:val="24"/>
          <w:rPrChange w:id="970" w:author="JY0225" w:date="2017-08-24T11:09: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spacing w:val="10"/>
          <w:sz w:val="24"/>
          <w:szCs w:val="24"/>
          <w:rPrChange w:id="971" w:author="JY0225" w:date="2017-08-24T11:09:00Z">
            <w:rPr>
              <w:rFonts w:ascii="Times New Roman" w:hAnsi="Times New Roman" w:cs="Times New Roman" w:hint="eastAsia"/>
              <w:spacing w:val="10"/>
              <w:sz w:val="24"/>
            </w:rPr>
          </w:rPrChange>
        </w:rPr>
        <w:t>本论文主要</w:t>
      </w:r>
      <w:r w:rsidR="00920CA8" w:rsidRPr="0034779C">
        <w:rPr>
          <w:rFonts w:asciiTheme="minorEastAsia" w:hAnsiTheme="minorEastAsia" w:cs="Times New Roman" w:hint="eastAsia"/>
          <w:spacing w:val="10"/>
          <w:sz w:val="24"/>
          <w:szCs w:val="24"/>
          <w:rPrChange w:id="972" w:author="JY0225" w:date="2017-08-24T11:09:00Z">
            <w:rPr>
              <w:rFonts w:ascii="Times New Roman" w:hAnsi="Times New Roman" w:cs="Times New Roman" w:hint="eastAsia"/>
              <w:spacing w:val="10"/>
              <w:sz w:val="24"/>
            </w:rPr>
          </w:rPrChange>
        </w:rPr>
        <w:t>通过</w:t>
      </w:r>
      <w:r w:rsidR="00447D7B" w:rsidRPr="0034779C">
        <w:rPr>
          <w:rFonts w:asciiTheme="minorEastAsia" w:hAnsiTheme="minorEastAsia" w:cs="Times New Roman" w:hint="eastAsia"/>
          <w:spacing w:val="10"/>
          <w:sz w:val="24"/>
          <w:szCs w:val="24"/>
          <w:rPrChange w:id="973" w:author="JY0225" w:date="2017-08-24T11:09:00Z">
            <w:rPr>
              <w:rFonts w:ascii="Times New Roman" w:hAnsi="Times New Roman" w:cs="Times New Roman" w:hint="eastAsia"/>
              <w:spacing w:val="10"/>
              <w:sz w:val="24"/>
            </w:rPr>
          </w:rPrChange>
        </w:rPr>
        <w:t>对</w:t>
      </w:r>
      <w:r w:rsidR="00B376D6" w:rsidRPr="0034779C">
        <w:rPr>
          <w:rFonts w:asciiTheme="minorEastAsia" w:hAnsiTheme="minorEastAsia" w:cs="Times New Roman" w:hint="eastAsia"/>
          <w:spacing w:val="10"/>
          <w:sz w:val="24"/>
          <w:szCs w:val="24"/>
          <w:rPrChange w:id="974" w:author="JY0225" w:date="2017-08-24T11:09:00Z">
            <w:rPr>
              <w:rFonts w:ascii="Times New Roman" w:hAnsi="Times New Roman" w:cs="Times New Roman" w:hint="eastAsia"/>
              <w:spacing w:val="10"/>
              <w:sz w:val="24"/>
            </w:rPr>
          </w:rPrChange>
        </w:rPr>
        <w:t>当前</w:t>
      </w:r>
      <w:r w:rsidR="00447D7B" w:rsidRPr="0034779C">
        <w:rPr>
          <w:rFonts w:asciiTheme="minorEastAsia" w:hAnsiTheme="minorEastAsia" w:cs="Times New Roman" w:hint="eastAsia"/>
          <w:spacing w:val="10"/>
          <w:sz w:val="24"/>
          <w:szCs w:val="24"/>
          <w:rPrChange w:id="975"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976" w:author="JY0225" w:date="2017-08-24T11:09:00Z">
            <w:rPr>
              <w:rFonts w:ascii="Times New Roman" w:hAnsi="Times New Roman" w:cs="Times New Roman" w:hint="eastAsia"/>
              <w:spacing w:val="10"/>
              <w:sz w:val="24"/>
            </w:rPr>
          </w:rPrChange>
        </w:rPr>
        <w:t>备份</w:t>
      </w:r>
      <w:r w:rsidR="00447D7B" w:rsidRPr="0034779C">
        <w:rPr>
          <w:rFonts w:asciiTheme="minorEastAsia" w:hAnsiTheme="minorEastAsia" w:cs="Times New Roman" w:hint="eastAsia"/>
          <w:spacing w:val="10"/>
          <w:sz w:val="24"/>
          <w:szCs w:val="24"/>
          <w:rPrChange w:id="977" w:author="JY0225" w:date="2017-08-24T11:09:00Z">
            <w:rPr>
              <w:rFonts w:ascii="Times New Roman" w:hAnsi="Times New Roman" w:cs="Times New Roman" w:hint="eastAsia"/>
              <w:spacing w:val="10"/>
              <w:sz w:val="24"/>
            </w:rPr>
          </w:rPrChange>
        </w:rPr>
        <w:t>行业分析，</w:t>
      </w:r>
      <w:r w:rsidR="00BB16D9" w:rsidRPr="0034779C">
        <w:rPr>
          <w:rFonts w:asciiTheme="minorEastAsia" w:hAnsiTheme="minorEastAsia" w:cs="Times New Roman" w:hint="eastAsia"/>
          <w:spacing w:val="10"/>
          <w:sz w:val="24"/>
          <w:szCs w:val="24"/>
          <w:rPrChange w:id="978" w:author="JY0225" w:date="2017-08-24T11:09:00Z">
            <w:rPr>
              <w:rFonts w:ascii="Times New Roman" w:hAnsi="Times New Roman" w:cs="Times New Roman" w:hint="eastAsia"/>
              <w:spacing w:val="10"/>
              <w:sz w:val="24"/>
            </w:rPr>
          </w:rPrChange>
        </w:rPr>
        <w:t>研究</w:t>
      </w:r>
      <w:r w:rsidR="00604D9F" w:rsidRPr="0034779C">
        <w:rPr>
          <w:rFonts w:asciiTheme="minorEastAsia" w:hAnsiTheme="minorEastAsia" w:cs="Times New Roman" w:hint="eastAsia"/>
          <w:spacing w:val="10"/>
          <w:sz w:val="24"/>
          <w:szCs w:val="24"/>
          <w:rPrChange w:id="979" w:author="JY0225" w:date="2017-08-24T11:09:00Z">
            <w:rPr>
              <w:rFonts w:ascii="Times New Roman" w:hAnsi="Times New Roman" w:cs="Times New Roman" w:hint="eastAsia"/>
              <w:spacing w:val="10"/>
              <w:sz w:val="24"/>
            </w:rPr>
          </w:rPrChange>
        </w:rPr>
        <w:t>云备份</w:t>
      </w:r>
      <w:r w:rsidR="00724F1A" w:rsidRPr="0034779C">
        <w:rPr>
          <w:rFonts w:asciiTheme="minorEastAsia" w:hAnsiTheme="minorEastAsia" w:cs="Times New Roman" w:hint="eastAsia"/>
          <w:spacing w:val="10"/>
          <w:sz w:val="24"/>
          <w:szCs w:val="24"/>
          <w:rPrChange w:id="980" w:author="JY0225" w:date="2017-08-24T11:09:00Z">
            <w:rPr>
              <w:rFonts w:ascii="Times New Roman" w:hAnsi="Times New Roman" w:cs="Times New Roman" w:hint="eastAsia"/>
              <w:spacing w:val="10"/>
              <w:sz w:val="24"/>
            </w:rPr>
          </w:rPrChange>
        </w:rPr>
        <w:t>服务中的</w:t>
      </w:r>
      <w:r w:rsidRPr="0034779C">
        <w:rPr>
          <w:rFonts w:asciiTheme="minorEastAsia" w:hAnsiTheme="minorEastAsia" w:cs="Times New Roman" w:hint="eastAsia"/>
          <w:spacing w:val="10"/>
          <w:sz w:val="24"/>
          <w:szCs w:val="24"/>
          <w:rPrChange w:id="981" w:author="JY0225" w:date="2017-08-24T11:09:00Z">
            <w:rPr>
              <w:rFonts w:ascii="Times New Roman" w:hAnsi="Times New Roman" w:cs="Times New Roman" w:hint="eastAsia"/>
              <w:spacing w:val="10"/>
              <w:sz w:val="24"/>
            </w:rPr>
          </w:rPrChange>
        </w:rPr>
        <w:t>关键技术，</w:t>
      </w:r>
      <w:r w:rsidR="00ED0DB2" w:rsidRPr="0034779C">
        <w:rPr>
          <w:rFonts w:asciiTheme="minorEastAsia" w:hAnsiTheme="minorEastAsia" w:cs="Times New Roman" w:hint="eastAsia"/>
          <w:spacing w:val="10"/>
          <w:sz w:val="24"/>
          <w:szCs w:val="24"/>
          <w:rPrChange w:id="982" w:author="JY0225" w:date="2017-08-24T11:09:00Z">
            <w:rPr>
              <w:rFonts w:ascii="Times New Roman" w:hAnsi="Times New Roman" w:cs="Times New Roman" w:hint="eastAsia"/>
              <w:spacing w:val="10"/>
              <w:sz w:val="24"/>
            </w:rPr>
          </w:rPrChange>
        </w:rPr>
        <w:t>同时</w:t>
      </w:r>
      <w:r w:rsidRPr="0034779C">
        <w:rPr>
          <w:rFonts w:asciiTheme="minorEastAsia" w:hAnsiTheme="minorEastAsia" w:cs="Times New Roman" w:hint="eastAsia"/>
          <w:spacing w:val="10"/>
          <w:sz w:val="24"/>
          <w:szCs w:val="24"/>
          <w:rPrChange w:id="983" w:author="JY0225" w:date="2017-08-24T11:09:00Z">
            <w:rPr>
              <w:rFonts w:ascii="Times New Roman" w:hAnsi="Times New Roman" w:cs="Times New Roman" w:hint="eastAsia"/>
              <w:spacing w:val="10"/>
              <w:sz w:val="24"/>
            </w:rPr>
          </w:rPrChange>
        </w:rPr>
        <w:t>基于前期的成果，</w:t>
      </w:r>
      <w:r w:rsidR="00D107D5" w:rsidRPr="0034779C">
        <w:rPr>
          <w:rFonts w:asciiTheme="minorEastAsia" w:hAnsiTheme="minorEastAsia" w:cs="Times New Roman" w:hint="eastAsia"/>
          <w:spacing w:val="10"/>
          <w:sz w:val="24"/>
          <w:szCs w:val="24"/>
          <w:rPrChange w:id="984" w:author="JY0225" w:date="2017-08-24T11:09:00Z">
            <w:rPr>
              <w:rFonts w:ascii="Times New Roman" w:hAnsi="Times New Roman" w:cs="Times New Roman" w:hint="eastAsia"/>
              <w:spacing w:val="10"/>
              <w:sz w:val="24"/>
            </w:rPr>
          </w:rPrChange>
        </w:rPr>
        <w:t>对</w:t>
      </w:r>
      <w:r w:rsidR="00B704C3" w:rsidRPr="0034779C">
        <w:rPr>
          <w:rFonts w:asciiTheme="minorEastAsia" w:hAnsiTheme="minorEastAsia" w:cs="Times New Roman" w:hint="eastAsia"/>
          <w:spacing w:val="10"/>
          <w:sz w:val="24"/>
          <w:szCs w:val="24"/>
          <w:rPrChange w:id="985" w:author="JY0225" w:date="2017-08-24T11:09:00Z">
            <w:rPr>
              <w:rFonts w:ascii="Times New Roman" w:hAnsi="Times New Roman" w:cs="Times New Roman" w:hint="eastAsia"/>
              <w:spacing w:val="10"/>
              <w:sz w:val="24"/>
            </w:rPr>
          </w:rPrChange>
        </w:rPr>
        <w:t>现有</w:t>
      </w:r>
      <w:r w:rsidR="00D107D5" w:rsidRPr="0034779C">
        <w:rPr>
          <w:rFonts w:asciiTheme="minorEastAsia" w:hAnsiTheme="minorEastAsia" w:cs="Times New Roman" w:hint="eastAsia"/>
          <w:spacing w:val="10"/>
          <w:sz w:val="24"/>
          <w:szCs w:val="24"/>
          <w:rPrChange w:id="986"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987" w:author="JY0225" w:date="2017-08-24T11:09:00Z">
            <w:rPr>
              <w:rFonts w:ascii="Times New Roman" w:hAnsi="Times New Roman" w:cs="Times New Roman" w:hint="eastAsia"/>
              <w:spacing w:val="10"/>
              <w:sz w:val="24"/>
            </w:rPr>
          </w:rPrChange>
        </w:rPr>
        <w:t>备份</w:t>
      </w:r>
      <w:r w:rsidR="00D107D5" w:rsidRPr="0034779C">
        <w:rPr>
          <w:rFonts w:asciiTheme="minorEastAsia" w:hAnsiTheme="minorEastAsia" w:cs="Times New Roman" w:hint="eastAsia"/>
          <w:spacing w:val="10"/>
          <w:sz w:val="24"/>
          <w:szCs w:val="24"/>
          <w:rPrChange w:id="988" w:author="JY0225" w:date="2017-08-24T11:09:00Z">
            <w:rPr>
              <w:rFonts w:ascii="Times New Roman" w:hAnsi="Times New Roman" w:cs="Times New Roman" w:hint="eastAsia"/>
              <w:spacing w:val="10"/>
              <w:sz w:val="24"/>
            </w:rPr>
          </w:rPrChange>
        </w:rPr>
        <w:t>中间件</w:t>
      </w:r>
      <w:r w:rsidR="00604D9F" w:rsidRPr="0034779C">
        <w:rPr>
          <w:rFonts w:asciiTheme="minorEastAsia" w:hAnsiTheme="minorEastAsia" w:cs="Times New Roman" w:hint="eastAsia"/>
          <w:spacing w:val="10"/>
          <w:sz w:val="24"/>
          <w:szCs w:val="24"/>
          <w:rPrChange w:id="989" w:author="JY0225" w:date="2017-08-24T11:09:00Z">
            <w:rPr>
              <w:rFonts w:ascii="Times New Roman" w:hAnsi="Times New Roman" w:cs="Times New Roman" w:hint="eastAsia"/>
              <w:spacing w:val="10"/>
              <w:sz w:val="24"/>
            </w:rPr>
          </w:rPrChange>
        </w:rPr>
        <w:t>系统</w:t>
      </w:r>
      <w:r w:rsidR="00D107D5" w:rsidRPr="0034779C">
        <w:rPr>
          <w:rFonts w:asciiTheme="minorEastAsia" w:hAnsiTheme="minorEastAsia" w:cs="Times New Roman" w:hint="eastAsia"/>
          <w:spacing w:val="10"/>
          <w:sz w:val="24"/>
          <w:szCs w:val="24"/>
          <w:rPrChange w:id="990" w:author="JY0225" w:date="2017-08-24T11:09:00Z">
            <w:rPr>
              <w:rFonts w:ascii="Times New Roman" w:hAnsi="Times New Roman" w:cs="Times New Roman" w:hint="eastAsia"/>
              <w:spacing w:val="10"/>
              <w:sz w:val="24"/>
            </w:rPr>
          </w:rPrChange>
        </w:rPr>
        <w:t>进行优化</w:t>
      </w:r>
      <w:r w:rsidR="005B1CFF" w:rsidRPr="0034779C">
        <w:rPr>
          <w:rFonts w:asciiTheme="minorEastAsia" w:hAnsiTheme="minorEastAsia" w:cs="Times New Roman" w:hint="eastAsia"/>
          <w:spacing w:val="10"/>
          <w:sz w:val="24"/>
          <w:szCs w:val="24"/>
          <w:rPrChange w:id="991" w:author="JY0225" w:date="2017-08-24T11:09:00Z">
            <w:rPr>
              <w:rFonts w:ascii="Times New Roman" w:hAnsi="Times New Roman" w:cs="Times New Roman" w:hint="eastAsia"/>
              <w:spacing w:val="10"/>
              <w:sz w:val="24"/>
            </w:rPr>
          </w:rPrChange>
        </w:rPr>
        <w:t>，使其</w:t>
      </w:r>
      <w:r w:rsidR="003943C7" w:rsidRPr="0034779C">
        <w:rPr>
          <w:rFonts w:asciiTheme="minorEastAsia" w:hAnsiTheme="minorEastAsia" w:cs="Times New Roman" w:hint="eastAsia"/>
          <w:spacing w:val="10"/>
          <w:sz w:val="24"/>
          <w:szCs w:val="24"/>
          <w:rPrChange w:id="992" w:author="JY0225" w:date="2017-08-24T11:09:00Z">
            <w:rPr>
              <w:rFonts w:ascii="Times New Roman" w:hAnsi="Times New Roman" w:cs="Times New Roman" w:hint="eastAsia"/>
              <w:spacing w:val="10"/>
              <w:sz w:val="24"/>
            </w:rPr>
          </w:rPrChange>
        </w:rPr>
        <w:t>适应云</w:t>
      </w:r>
      <w:r w:rsidR="00476838" w:rsidRPr="0034779C">
        <w:rPr>
          <w:rFonts w:asciiTheme="minorEastAsia" w:hAnsiTheme="minorEastAsia" w:cs="Times New Roman" w:hint="eastAsia"/>
          <w:spacing w:val="10"/>
          <w:sz w:val="24"/>
          <w:szCs w:val="24"/>
          <w:rPrChange w:id="993" w:author="JY0225" w:date="2017-08-24T11:09:00Z">
            <w:rPr>
              <w:rFonts w:ascii="Times New Roman" w:hAnsi="Times New Roman" w:cs="Times New Roman" w:hint="eastAsia"/>
              <w:spacing w:val="10"/>
              <w:sz w:val="24"/>
            </w:rPr>
          </w:rPrChange>
        </w:rPr>
        <w:t>备份</w:t>
      </w:r>
      <w:r w:rsidR="003943C7" w:rsidRPr="0034779C">
        <w:rPr>
          <w:rFonts w:asciiTheme="minorEastAsia" w:hAnsiTheme="minorEastAsia" w:cs="Times New Roman" w:hint="eastAsia"/>
          <w:spacing w:val="10"/>
          <w:sz w:val="24"/>
          <w:szCs w:val="24"/>
          <w:rPrChange w:id="994" w:author="JY0225" w:date="2017-08-24T11:09:00Z">
            <w:rPr>
              <w:rFonts w:ascii="Times New Roman" w:hAnsi="Times New Roman" w:cs="Times New Roman" w:hint="eastAsia"/>
              <w:spacing w:val="10"/>
              <w:sz w:val="24"/>
            </w:rPr>
          </w:rPrChange>
        </w:rPr>
        <w:t>行业的发展趋势</w:t>
      </w:r>
      <w:r w:rsidR="00D107D5" w:rsidRPr="0034779C">
        <w:rPr>
          <w:rFonts w:asciiTheme="minorEastAsia" w:hAnsiTheme="minorEastAsia" w:cs="Times New Roman" w:hint="eastAsia"/>
          <w:spacing w:val="10"/>
          <w:sz w:val="24"/>
          <w:szCs w:val="24"/>
          <w:rPrChange w:id="995" w:author="JY0225" w:date="2017-08-24T11:09:00Z">
            <w:rPr>
              <w:rFonts w:ascii="Times New Roman" w:hAnsi="Times New Roman" w:cs="Times New Roman" w:hint="eastAsia"/>
              <w:spacing w:val="10"/>
              <w:sz w:val="24"/>
            </w:rPr>
          </w:rPrChange>
        </w:rPr>
        <w:t>。</w:t>
      </w:r>
      <w:r w:rsidR="00F92917" w:rsidRPr="0034779C">
        <w:rPr>
          <w:rFonts w:asciiTheme="minorEastAsia" w:hAnsiTheme="minorEastAsia" w:cs="Times New Roman" w:hint="eastAsia"/>
          <w:spacing w:val="10"/>
          <w:sz w:val="24"/>
          <w:szCs w:val="24"/>
          <w:rPrChange w:id="996" w:author="JY0225" w:date="2017-08-24T11:09:00Z">
            <w:rPr>
              <w:rFonts w:ascii="Times New Roman" w:hAnsi="Times New Roman" w:cs="Times New Roman" w:hint="eastAsia"/>
              <w:spacing w:val="10"/>
              <w:sz w:val="24"/>
            </w:rPr>
          </w:rPrChange>
        </w:rPr>
        <w:t>本文</w:t>
      </w:r>
      <w:r w:rsidR="001C7E67" w:rsidRPr="0034779C">
        <w:rPr>
          <w:rFonts w:asciiTheme="minorEastAsia" w:hAnsiTheme="minorEastAsia" w:cs="Times New Roman" w:hint="eastAsia"/>
          <w:spacing w:val="10"/>
          <w:sz w:val="24"/>
          <w:szCs w:val="24"/>
          <w:rPrChange w:id="997" w:author="JY0225" w:date="2017-08-24T11:09:00Z">
            <w:rPr>
              <w:rFonts w:ascii="Times New Roman" w:hAnsi="Times New Roman" w:cs="Times New Roman" w:hint="eastAsia"/>
              <w:spacing w:val="10"/>
              <w:sz w:val="24"/>
            </w:rPr>
          </w:rPrChange>
        </w:rPr>
        <w:t>在</w:t>
      </w:r>
      <w:r w:rsidR="001C7E67" w:rsidRPr="0034779C">
        <w:rPr>
          <w:rFonts w:asciiTheme="minorEastAsia" w:hAnsiTheme="minorEastAsia" w:cs="Times New Roman"/>
          <w:spacing w:val="10"/>
          <w:sz w:val="24"/>
          <w:szCs w:val="24"/>
          <w:rPrChange w:id="998" w:author="JY0225" w:date="2017-08-24T11:09:00Z">
            <w:rPr>
              <w:rFonts w:ascii="Times New Roman" w:hAnsi="Times New Roman" w:cs="Times New Roman"/>
              <w:spacing w:val="10"/>
              <w:sz w:val="24"/>
            </w:rPr>
          </w:rPrChange>
        </w:rPr>
        <w:t>Linux</w:t>
      </w:r>
      <w:r w:rsidR="001C7E67" w:rsidRPr="0034779C">
        <w:rPr>
          <w:rFonts w:asciiTheme="minorEastAsia" w:hAnsiTheme="minorEastAsia" w:cs="Times New Roman" w:hint="eastAsia"/>
          <w:spacing w:val="10"/>
          <w:sz w:val="24"/>
          <w:szCs w:val="24"/>
          <w:rPrChange w:id="999" w:author="JY0225" w:date="2017-08-24T11:09:00Z">
            <w:rPr>
              <w:rFonts w:ascii="Times New Roman" w:hAnsi="Times New Roman" w:cs="Times New Roman" w:hint="eastAsia"/>
              <w:spacing w:val="10"/>
              <w:sz w:val="24"/>
            </w:rPr>
          </w:rPrChange>
        </w:rPr>
        <w:t>平台上，</w:t>
      </w:r>
      <w:r w:rsidR="00B16863" w:rsidRPr="0034779C">
        <w:rPr>
          <w:rFonts w:asciiTheme="minorEastAsia" w:hAnsiTheme="minorEastAsia" w:cs="Times New Roman" w:hint="eastAsia"/>
          <w:spacing w:val="10"/>
          <w:sz w:val="24"/>
          <w:szCs w:val="24"/>
          <w:rPrChange w:id="1000" w:author="JY0225" w:date="2017-08-24T11:09:00Z">
            <w:rPr>
              <w:rFonts w:ascii="Times New Roman" w:hAnsi="Times New Roman" w:cs="Times New Roman" w:hint="eastAsia"/>
              <w:spacing w:val="10"/>
              <w:sz w:val="24"/>
            </w:rPr>
          </w:rPrChange>
        </w:rPr>
        <w:t>通过</w:t>
      </w:r>
      <w:r w:rsidR="00C110AB" w:rsidRPr="0034779C">
        <w:rPr>
          <w:rFonts w:asciiTheme="minorEastAsia" w:hAnsiTheme="minorEastAsia" w:cs="Times New Roman" w:hint="eastAsia"/>
          <w:spacing w:val="10"/>
          <w:sz w:val="24"/>
          <w:szCs w:val="24"/>
          <w:rPrChange w:id="1001" w:author="JY0225" w:date="2017-08-24T11:09:00Z">
            <w:rPr>
              <w:rFonts w:ascii="Times New Roman" w:hAnsi="Times New Roman" w:cs="Times New Roman" w:hint="eastAsia"/>
              <w:spacing w:val="10"/>
              <w:sz w:val="24"/>
            </w:rPr>
          </w:rPrChange>
        </w:rPr>
        <w:t>物理隔离和</w:t>
      </w:r>
      <w:r w:rsidR="001F17BA" w:rsidRPr="0034779C">
        <w:rPr>
          <w:rFonts w:asciiTheme="minorEastAsia" w:hAnsiTheme="minorEastAsia" w:cs="Times New Roman" w:hint="eastAsia"/>
          <w:spacing w:val="10"/>
          <w:sz w:val="24"/>
          <w:szCs w:val="24"/>
          <w:rPrChange w:id="1002" w:author="JY0225" w:date="2017-08-24T11:09:00Z">
            <w:rPr>
              <w:rFonts w:ascii="Times New Roman" w:hAnsi="Times New Roman" w:cs="Times New Roman" w:hint="eastAsia"/>
              <w:spacing w:val="10"/>
              <w:sz w:val="24"/>
            </w:rPr>
          </w:rPrChange>
        </w:rPr>
        <w:t>数据</w:t>
      </w:r>
      <w:r w:rsidR="0027271C" w:rsidRPr="0034779C">
        <w:rPr>
          <w:rFonts w:asciiTheme="minorEastAsia" w:hAnsiTheme="minorEastAsia" w:cs="Times New Roman" w:hint="eastAsia"/>
          <w:spacing w:val="10"/>
          <w:sz w:val="24"/>
          <w:szCs w:val="24"/>
          <w:rPrChange w:id="1003" w:author="JY0225" w:date="2017-08-24T11:09:00Z">
            <w:rPr>
              <w:rFonts w:ascii="Times New Roman" w:hAnsi="Times New Roman" w:cs="Times New Roman" w:hint="eastAsia"/>
              <w:spacing w:val="10"/>
              <w:sz w:val="24"/>
            </w:rPr>
          </w:rPrChange>
        </w:rPr>
        <w:t>加密的方式</w:t>
      </w:r>
      <w:r w:rsidR="004D4BA0" w:rsidRPr="0034779C">
        <w:rPr>
          <w:rFonts w:asciiTheme="minorEastAsia" w:hAnsiTheme="minorEastAsia" w:cs="Times New Roman" w:hint="eastAsia"/>
          <w:spacing w:val="10"/>
          <w:sz w:val="24"/>
          <w:szCs w:val="24"/>
          <w:rPrChange w:id="1004" w:author="JY0225" w:date="2017-08-24T11:09:00Z">
            <w:rPr>
              <w:rFonts w:ascii="Times New Roman" w:hAnsi="Times New Roman" w:cs="Times New Roman" w:hint="eastAsia"/>
              <w:spacing w:val="10"/>
              <w:sz w:val="24"/>
            </w:rPr>
          </w:rPrChange>
        </w:rPr>
        <w:t>，保证</w:t>
      </w:r>
      <w:r w:rsidR="009C27D9" w:rsidRPr="0034779C">
        <w:rPr>
          <w:rFonts w:asciiTheme="minorEastAsia" w:hAnsiTheme="minorEastAsia" w:cs="Times New Roman" w:hint="eastAsia"/>
          <w:spacing w:val="10"/>
          <w:sz w:val="24"/>
          <w:szCs w:val="24"/>
          <w:rPrChange w:id="1005" w:author="JY0225" w:date="2017-08-24T11:09:00Z">
            <w:rPr>
              <w:rFonts w:ascii="Times New Roman" w:hAnsi="Times New Roman" w:cs="Times New Roman" w:hint="eastAsia"/>
              <w:spacing w:val="10"/>
              <w:sz w:val="24"/>
            </w:rPr>
          </w:rPrChange>
        </w:rPr>
        <w:t>缓存在中间件中的用户信息和会话记录</w:t>
      </w:r>
      <w:r w:rsidR="004D4BA0" w:rsidRPr="0034779C">
        <w:rPr>
          <w:rFonts w:asciiTheme="minorEastAsia" w:hAnsiTheme="minorEastAsia" w:cs="Times New Roman" w:hint="eastAsia"/>
          <w:spacing w:val="10"/>
          <w:sz w:val="24"/>
          <w:szCs w:val="24"/>
          <w:rPrChange w:id="1006" w:author="JY0225" w:date="2017-08-24T11:09:00Z">
            <w:rPr>
              <w:rFonts w:ascii="Times New Roman" w:hAnsi="Times New Roman" w:cs="Times New Roman" w:hint="eastAsia"/>
              <w:spacing w:val="10"/>
              <w:sz w:val="24"/>
            </w:rPr>
          </w:rPrChange>
        </w:rPr>
        <w:t>的安全性；</w:t>
      </w:r>
      <w:r w:rsidR="00CF4348" w:rsidRPr="0034779C">
        <w:rPr>
          <w:rFonts w:asciiTheme="minorEastAsia" w:hAnsiTheme="minorEastAsia" w:cs="Times New Roman" w:hint="eastAsia"/>
          <w:spacing w:val="10"/>
          <w:sz w:val="24"/>
          <w:szCs w:val="24"/>
          <w:rPrChange w:id="1007" w:author="JY0225" w:date="2017-08-24T11:09:00Z">
            <w:rPr>
              <w:rFonts w:ascii="Times New Roman" w:hAnsi="Times New Roman" w:cs="Times New Roman" w:hint="eastAsia"/>
              <w:spacing w:val="10"/>
              <w:sz w:val="24"/>
            </w:rPr>
          </w:rPrChange>
        </w:rPr>
        <w:t>同时</w:t>
      </w:r>
      <w:r w:rsidR="00895675" w:rsidRPr="0034779C">
        <w:rPr>
          <w:rFonts w:asciiTheme="minorEastAsia" w:hAnsiTheme="minorEastAsia" w:cs="Times New Roman" w:hint="eastAsia"/>
          <w:spacing w:val="10"/>
          <w:sz w:val="24"/>
          <w:szCs w:val="24"/>
          <w:rPrChange w:id="1008" w:author="JY0225" w:date="2017-08-24T11:09:00Z">
            <w:rPr>
              <w:rFonts w:ascii="Times New Roman" w:hAnsi="Times New Roman" w:cs="Times New Roman" w:hint="eastAsia"/>
              <w:spacing w:val="10"/>
              <w:sz w:val="24"/>
            </w:rPr>
          </w:rPrChange>
        </w:rPr>
        <w:t>，</w:t>
      </w:r>
      <w:r w:rsidR="00CF4348" w:rsidRPr="0034779C">
        <w:rPr>
          <w:rFonts w:asciiTheme="minorEastAsia" w:hAnsiTheme="minorEastAsia" w:cs="Times New Roman" w:hint="eastAsia"/>
          <w:spacing w:val="10"/>
          <w:sz w:val="24"/>
          <w:szCs w:val="24"/>
          <w:rPrChange w:id="1009" w:author="JY0225" w:date="2017-08-24T11:09:00Z">
            <w:rPr>
              <w:rFonts w:ascii="Times New Roman" w:hAnsi="Times New Roman" w:cs="Times New Roman" w:hint="eastAsia"/>
              <w:spacing w:val="10"/>
              <w:sz w:val="24"/>
            </w:rPr>
          </w:rPrChange>
        </w:rPr>
        <w:t>借助大文件分块传输和断点续传技术</w:t>
      </w:r>
      <w:r w:rsidR="00A56915" w:rsidRPr="0034779C">
        <w:rPr>
          <w:rFonts w:asciiTheme="minorEastAsia" w:hAnsiTheme="minorEastAsia" w:cs="Times New Roman" w:hint="eastAsia"/>
          <w:spacing w:val="10"/>
          <w:sz w:val="24"/>
          <w:szCs w:val="24"/>
          <w:rPrChange w:id="1010" w:author="JY0225" w:date="2017-08-24T11:09:00Z">
            <w:rPr>
              <w:rFonts w:ascii="Times New Roman" w:hAnsi="Times New Roman" w:cs="Times New Roman" w:hint="eastAsia"/>
              <w:spacing w:val="10"/>
              <w:sz w:val="24"/>
            </w:rPr>
          </w:rPrChange>
        </w:rPr>
        <w:t>，</w:t>
      </w:r>
      <w:r w:rsidR="00DC6A77" w:rsidRPr="0034779C">
        <w:rPr>
          <w:rFonts w:asciiTheme="minorEastAsia" w:hAnsiTheme="minorEastAsia" w:cs="Times New Roman" w:hint="eastAsia"/>
          <w:spacing w:val="10"/>
          <w:sz w:val="24"/>
          <w:szCs w:val="24"/>
          <w:rPrChange w:id="1011" w:author="JY0225" w:date="2017-08-24T11:09:00Z">
            <w:rPr>
              <w:rFonts w:ascii="Times New Roman" w:hAnsi="Times New Roman" w:cs="Times New Roman" w:hint="eastAsia"/>
              <w:spacing w:val="10"/>
              <w:sz w:val="24"/>
            </w:rPr>
          </w:rPrChange>
        </w:rPr>
        <w:t>解决大文件上传过程中遇到网络中断或服务器死</w:t>
      </w:r>
      <w:r w:rsidR="00D95009" w:rsidRPr="0034779C">
        <w:rPr>
          <w:rFonts w:asciiTheme="minorEastAsia" w:hAnsiTheme="minorEastAsia" w:cs="Times New Roman" w:hint="eastAsia"/>
          <w:spacing w:val="10"/>
          <w:sz w:val="24"/>
          <w:szCs w:val="24"/>
          <w:rPrChange w:id="1012" w:author="JY0225" w:date="2017-08-24T11:09:00Z">
            <w:rPr>
              <w:rFonts w:ascii="Times New Roman" w:hAnsi="Times New Roman" w:cs="Times New Roman" w:hint="eastAsia"/>
              <w:spacing w:val="10"/>
              <w:sz w:val="24"/>
            </w:rPr>
          </w:rPrChange>
        </w:rPr>
        <w:t>机等故障</w:t>
      </w:r>
      <w:r w:rsidR="00E91674" w:rsidRPr="0034779C">
        <w:rPr>
          <w:rFonts w:asciiTheme="minorEastAsia" w:hAnsiTheme="minorEastAsia" w:cs="Times New Roman" w:hint="eastAsia"/>
          <w:spacing w:val="10"/>
          <w:sz w:val="24"/>
          <w:szCs w:val="24"/>
          <w:rPrChange w:id="1013" w:author="JY0225" w:date="2017-08-24T11:09:00Z">
            <w:rPr>
              <w:rFonts w:ascii="Times New Roman" w:hAnsi="Times New Roman" w:cs="Times New Roman" w:hint="eastAsia"/>
              <w:spacing w:val="10"/>
              <w:sz w:val="24"/>
            </w:rPr>
          </w:rPrChange>
        </w:rPr>
        <w:t>而</w:t>
      </w:r>
      <w:r w:rsidR="00D95009" w:rsidRPr="0034779C">
        <w:rPr>
          <w:rFonts w:asciiTheme="minorEastAsia" w:hAnsiTheme="minorEastAsia" w:cs="Times New Roman" w:hint="eastAsia"/>
          <w:spacing w:val="10"/>
          <w:sz w:val="24"/>
          <w:szCs w:val="24"/>
          <w:rPrChange w:id="1014" w:author="JY0225" w:date="2017-08-24T11:09:00Z">
            <w:rPr>
              <w:rFonts w:ascii="Times New Roman" w:hAnsi="Times New Roman" w:cs="Times New Roman" w:hint="eastAsia"/>
              <w:spacing w:val="10"/>
              <w:sz w:val="24"/>
            </w:rPr>
          </w:rPrChange>
        </w:rPr>
        <w:t>引发的数据重传问题</w:t>
      </w:r>
      <w:r w:rsidR="00CF4348" w:rsidRPr="0034779C">
        <w:rPr>
          <w:rFonts w:asciiTheme="minorEastAsia" w:hAnsiTheme="minorEastAsia" w:cs="Times New Roman" w:hint="eastAsia"/>
          <w:spacing w:val="10"/>
          <w:sz w:val="24"/>
          <w:szCs w:val="24"/>
          <w:rPrChange w:id="1015" w:author="JY0225" w:date="2017-08-24T11:09:00Z">
            <w:rPr>
              <w:rFonts w:ascii="Times New Roman" w:hAnsi="Times New Roman" w:cs="Times New Roman" w:hint="eastAsia"/>
              <w:spacing w:val="10"/>
              <w:sz w:val="24"/>
            </w:rPr>
          </w:rPrChange>
        </w:rPr>
        <w:t>；</w:t>
      </w:r>
      <w:r w:rsidR="00E9415A" w:rsidRPr="0034779C">
        <w:rPr>
          <w:rFonts w:asciiTheme="minorEastAsia" w:hAnsiTheme="minorEastAsia" w:cs="Times New Roman" w:hint="eastAsia"/>
          <w:spacing w:val="10"/>
          <w:sz w:val="24"/>
          <w:szCs w:val="24"/>
          <w:rPrChange w:id="1016" w:author="JY0225" w:date="2017-08-24T11:09:00Z">
            <w:rPr>
              <w:rFonts w:ascii="Times New Roman" w:hAnsi="Times New Roman" w:cs="Times New Roman" w:hint="eastAsia"/>
              <w:spacing w:val="10"/>
              <w:sz w:val="24"/>
            </w:rPr>
          </w:rPrChange>
        </w:rPr>
        <w:t>利用本地</w:t>
      </w:r>
      <w:r w:rsidR="006D0514" w:rsidRPr="0034779C">
        <w:rPr>
          <w:rFonts w:asciiTheme="minorEastAsia" w:hAnsiTheme="minorEastAsia" w:cs="Times New Roman" w:hint="eastAsia"/>
          <w:spacing w:val="10"/>
          <w:sz w:val="24"/>
          <w:szCs w:val="24"/>
          <w:rPrChange w:id="1017" w:author="JY0225" w:date="2017-08-24T11:09:00Z">
            <w:rPr>
              <w:rFonts w:ascii="Times New Roman" w:hAnsi="Times New Roman" w:cs="Times New Roman" w:hint="eastAsia"/>
              <w:spacing w:val="10"/>
              <w:sz w:val="24"/>
            </w:rPr>
          </w:rPrChange>
        </w:rPr>
        <w:t>存储</w:t>
      </w:r>
      <w:r w:rsidR="00E9415A" w:rsidRPr="0034779C">
        <w:rPr>
          <w:rFonts w:asciiTheme="minorEastAsia" w:hAnsiTheme="minorEastAsia" w:cs="Times New Roman" w:hint="eastAsia"/>
          <w:spacing w:val="10"/>
          <w:sz w:val="24"/>
          <w:szCs w:val="24"/>
          <w:rPrChange w:id="1018" w:author="JY0225" w:date="2017-08-24T11:09:00Z">
            <w:rPr>
              <w:rFonts w:ascii="Times New Roman" w:hAnsi="Times New Roman" w:cs="Times New Roman" w:hint="eastAsia"/>
              <w:spacing w:val="10"/>
              <w:sz w:val="24"/>
            </w:rPr>
          </w:rPrChange>
        </w:rPr>
        <w:t>和</w:t>
      </w:r>
      <w:r w:rsidR="00616B48" w:rsidRPr="0034779C">
        <w:rPr>
          <w:rFonts w:asciiTheme="minorEastAsia" w:hAnsiTheme="minorEastAsia" w:cs="Times New Roman" w:hint="eastAsia"/>
          <w:spacing w:val="10"/>
          <w:sz w:val="24"/>
          <w:szCs w:val="24"/>
          <w:rPrChange w:id="1019" w:author="JY0225" w:date="2017-08-24T11:09:00Z">
            <w:rPr>
              <w:rFonts w:ascii="Times New Roman" w:hAnsi="Times New Roman" w:cs="Times New Roman" w:hint="eastAsia"/>
              <w:spacing w:val="10"/>
              <w:sz w:val="24"/>
            </w:rPr>
          </w:rPrChange>
        </w:rPr>
        <w:t>服务器提供的高级</w:t>
      </w:r>
      <w:r w:rsidR="004D376E" w:rsidRPr="0034779C">
        <w:rPr>
          <w:rFonts w:asciiTheme="minorEastAsia" w:hAnsiTheme="minorEastAsia" w:cs="Times New Roman" w:hint="eastAsia"/>
          <w:spacing w:val="10"/>
          <w:sz w:val="24"/>
          <w:szCs w:val="24"/>
          <w:rPrChange w:id="1020" w:author="JY0225" w:date="2017-08-24T11:09:00Z">
            <w:rPr>
              <w:rFonts w:ascii="Times New Roman" w:hAnsi="Times New Roman" w:cs="Times New Roman" w:hint="eastAsia"/>
              <w:spacing w:val="10"/>
              <w:sz w:val="24"/>
            </w:rPr>
          </w:rPrChange>
        </w:rPr>
        <w:t>接口</w:t>
      </w:r>
      <w:r w:rsidR="00E9415A" w:rsidRPr="0034779C">
        <w:rPr>
          <w:rFonts w:asciiTheme="minorEastAsia" w:hAnsiTheme="minorEastAsia" w:cs="Times New Roman" w:hint="eastAsia"/>
          <w:spacing w:val="10"/>
          <w:sz w:val="24"/>
          <w:szCs w:val="24"/>
          <w:rPrChange w:id="1021" w:author="JY0225" w:date="2017-08-24T11:09:00Z">
            <w:rPr>
              <w:rFonts w:ascii="Times New Roman" w:hAnsi="Times New Roman" w:cs="Times New Roman" w:hint="eastAsia"/>
              <w:spacing w:val="10"/>
              <w:sz w:val="24"/>
            </w:rPr>
          </w:rPrChange>
        </w:rPr>
        <w:t>，减少数据</w:t>
      </w:r>
      <w:r w:rsidR="00867696" w:rsidRPr="0034779C">
        <w:rPr>
          <w:rFonts w:asciiTheme="minorEastAsia" w:hAnsiTheme="minorEastAsia" w:cs="Times New Roman" w:hint="eastAsia"/>
          <w:spacing w:val="10"/>
          <w:sz w:val="24"/>
          <w:szCs w:val="24"/>
          <w:rPrChange w:id="1022" w:author="JY0225" w:date="2017-08-24T11:09:00Z">
            <w:rPr>
              <w:rFonts w:ascii="Times New Roman" w:hAnsi="Times New Roman" w:cs="Times New Roman" w:hint="eastAsia"/>
              <w:spacing w:val="10"/>
              <w:sz w:val="24"/>
            </w:rPr>
          </w:rPrChange>
        </w:rPr>
        <w:t>在</w:t>
      </w:r>
      <w:r w:rsidR="00E9415A" w:rsidRPr="0034779C">
        <w:rPr>
          <w:rFonts w:asciiTheme="minorEastAsia" w:hAnsiTheme="minorEastAsia" w:cs="Times New Roman" w:hint="eastAsia"/>
          <w:spacing w:val="10"/>
          <w:sz w:val="24"/>
          <w:szCs w:val="24"/>
          <w:rPrChange w:id="1023" w:author="JY0225" w:date="2017-08-24T11:09:00Z">
            <w:rPr>
              <w:rFonts w:ascii="Times New Roman" w:hAnsi="Times New Roman" w:cs="Times New Roman" w:hint="eastAsia"/>
              <w:spacing w:val="10"/>
              <w:sz w:val="24"/>
            </w:rPr>
          </w:rPrChange>
        </w:rPr>
        <w:t>上传下载</w:t>
      </w:r>
      <w:r w:rsidR="00616B48" w:rsidRPr="0034779C">
        <w:rPr>
          <w:rFonts w:asciiTheme="minorEastAsia" w:hAnsiTheme="minorEastAsia" w:cs="Times New Roman" w:hint="eastAsia"/>
          <w:spacing w:val="10"/>
          <w:sz w:val="24"/>
          <w:szCs w:val="24"/>
          <w:rPrChange w:id="1024" w:author="JY0225" w:date="2017-08-24T11:09:00Z">
            <w:rPr>
              <w:rFonts w:ascii="Times New Roman" w:hAnsi="Times New Roman" w:cs="Times New Roman" w:hint="eastAsia"/>
              <w:spacing w:val="10"/>
              <w:sz w:val="24"/>
            </w:rPr>
          </w:rPrChange>
        </w:rPr>
        <w:t>过程</w:t>
      </w:r>
      <w:r w:rsidR="00616B48" w:rsidRPr="0034779C">
        <w:rPr>
          <w:rFonts w:asciiTheme="minorEastAsia" w:hAnsiTheme="minorEastAsia" w:cs="Times New Roman" w:hint="eastAsia"/>
          <w:color w:val="000000" w:themeColor="text1"/>
          <w:spacing w:val="10"/>
          <w:sz w:val="24"/>
          <w:szCs w:val="24"/>
          <w:rPrChange w:id="1025" w:author="JY0225" w:date="2017-08-24T11:09:00Z">
            <w:rPr>
              <w:rFonts w:ascii="Times New Roman" w:hAnsi="Times New Roman" w:cs="Times New Roman" w:hint="eastAsia"/>
              <w:color w:val="000000" w:themeColor="text1"/>
              <w:spacing w:val="10"/>
              <w:sz w:val="24"/>
            </w:rPr>
          </w:rPrChange>
        </w:rPr>
        <w:t>中产生的冗余数据</w:t>
      </w:r>
      <w:r w:rsidR="00E9415A" w:rsidRPr="0034779C">
        <w:rPr>
          <w:rFonts w:asciiTheme="minorEastAsia" w:hAnsiTheme="minorEastAsia" w:cs="Times New Roman" w:hint="eastAsia"/>
          <w:color w:val="000000" w:themeColor="text1"/>
          <w:spacing w:val="10"/>
          <w:sz w:val="24"/>
          <w:szCs w:val="24"/>
          <w:rPrChange w:id="1026" w:author="JY0225" w:date="2017-08-24T11:09:00Z">
            <w:rPr>
              <w:rFonts w:ascii="Times New Roman" w:hAnsi="Times New Roman" w:cs="Times New Roman" w:hint="eastAsia"/>
              <w:color w:val="000000" w:themeColor="text1"/>
              <w:spacing w:val="10"/>
              <w:sz w:val="24"/>
            </w:rPr>
          </w:rPrChange>
        </w:rPr>
        <w:t>，</w:t>
      </w:r>
      <w:r w:rsidR="00842F8E" w:rsidRPr="0034779C">
        <w:rPr>
          <w:rFonts w:asciiTheme="minorEastAsia" w:hAnsiTheme="minorEastAsia" w:cs="Times New Roman" w:hint="eastAsia"/>
          <w:color w:val="000000" w:themeColor="text1"/>
          <w:spacing w:val="10"/>
          <w:sz w:val="24"/>
          <w:szCs w:val="24"/>
          <w:rPrChange w:id="1027" w:author="JY0225" w:date="2017-08-24T11:09:00Z">
            <w:rPr>
              <w:rFonts w:ascii="Times New Roman" w:hAnsi="Times New Roman" w:cs="Times New Roman" w:hint="eastAsia"/>
              <w:color w:val="000000" w:themeColor="text1"/>
              <w:spacing w:val="10"/>
              <w:sz w:val="24"/>
            </w:rPr>
          </w:rPrChange>
        </w:rPr>
        <w:t>并提供快速上传</w:t>
      </w:r>
      <w:r w:rsidR="00280BB5" w:rsidRPr="0034779C">
        <w:rPr>
          <w:rFonts w:asciiTheme="minorEastAsia" w:hAnsiTheme="minorEastAsia" w:cs="Times New Roman" w:hint="eastAsia"/>
          <w:color w:val="000000" w:themeColor="text1"/>
          <w:spacing w:val="10"/>
          <w:sz w:val="24"/>
          <w:szCs w:val="24"/>
          <w:rPrChange w:id="1028" w:author="JY0225" w:date="2017-08-24T11:09:00Z">
            <w:rPr>
              <w:rFonts w:ascii="Times New Roman" w:hAnsi="Times New Roman" w:cs="Times New Roman" w:hint="eastAsia"/>
              <w:color w:val="000000" w:themeColor="text1"/>
              <w:spacing w:val="10"/>
              <w:sz w:val="24"/>
            </w:rPr>
          </w:rPrChange>
        </w:rPr>
        <w:t>功能，</w:t>
      </w:r>
      <w:r w:rsidR="00A7197A" w:rsidRPr="0034779C">
        <w:rPr>
          <w:rFonts w:asciiTheme="minorEastAsia" w:hAnsiTheme="minorEastAsia" w:cs="Times New Roman" w:hint="eastAsia"/>
          <w:color w:val="000000" w:themeColor="text1"/>
          <w:spacing w:val="10"/>
          <w:sz w:val="24"/>
          <w:szCs w:val="24"/>
          <w:rPrChange w:id="1029" w:author="JY0225" w:date="2017-08-24T11:09:00Z">
            <w:rPr>
              <w:rFonts w:ascii="Times New Roman" w:hAnsi="Times New Roman" w:cs="Times New Roman" w:hint="eastAsia"/>
              <w:color w:val="000000" w:themeColor="text1"/>
              <w:spacing w:val="10"/>
              <w:sz w:val="24"/>
            </w:rPr>
          </w:rPrChange>
        </w:rPr>
        <w:t>以</w:t>
      </w:r>
      <w:r w:rsidR="00391CD8" w:rsidRPr="0034779C">
        <w:rPr>
          <w:rFonts w:asciiTheme="minorEastAsia" w:hAnsiTheme="minorEastAsia" w:cs="Times New Roman" w:hint="eastAsia"/>
          <w:color w:val="000000" w:themeColor="text1"/>
          <w:spacing w:val="10"/>
          <w:sz w:val="24"/>
          <w:szCs w:val="24"/>
          <w:rPrChange w:id="1030" w:author="JY0225" w:date="2017-08-24T11:09:00Z">
            <w:rPr>
              <w:rFonts w:ascii="Times New Roman" w:hAnsi="Times New Roman" w:cs="Times New Roman" w:hint="eastAsia"/>
              <w:color w:val="000000" w:themeColor="text1"/>
              <w:spacing w:val="10"/>
              <w:sz w:val="24"/>
            </w:rPr>
          </w:rPrChange>
        </w:rPr>
        <w:t>提高</w:t>
      </w:r>
      <w:r w:rsidR="00BC48AB" w:rsidRPr="0034779C">
        <w:rPr>
          <w:rFonts w:asciiTheme="minorEastAsia" w:hAnsiTheme="minorEastAsia" w:cs="Times New Roman" w:hint="eastAsia"/>
          <w:color w:val="000000" w:themeColor="text1"/>
          <w:spacing w:val="10"/>
          <w:sz w:val="24"/>
          <w:szCs w:val="24"/>
          <w:rPrChange w:id="1031" w:author="JY0225" w:date="2017-08-24T11:09:00Z">
            <w:rPr>
              <w:rFonts w:ascii="Times New Roman" w:hAnsi="Times New Roman" w:cs="Times New Roman" w:hint="eastAsia"/>
              <w:color w:val="000000" w:themeColor="text1"/>
              <w:spacing w:val="10"/>
              <w:sz w:val="24"/>
            </w:rPr>
          </w:rPrChange>
        </w:rPr>
        <w:t>数据传输</w:t>
      </w:r>
      <w:r w:rsidR="00D326A1" w:rsidRPr="0034779C">
        <w:rPr>
          <w:rFonts w:asciiTheme="minorEastAsia" w:hAnsiTheme="minorEastAsia" w:cs="Times New Roman" w:hint="eastAsia"/>
          <w:color w:val="000000" w:themeColor="text1"/>
          <w:spacing w:val="10"/>
          <w:sz w:val="24"/>
          <w:szCs w:val="24"/>
          <w:rPrChange w:id="1032" w:author="JY0225" w:date="2017-08-24T11:09:00Z">
            <w:rPr>
              <w:rFonts w:ascii="Times New Roman" w:hAnsi="Times New Roman" w:cs="Times New Roman" w:hint="eastAsia"/>
              <w:color w:val="000000" w:themeColor="text1"/>
              <w:spacing w:val="10"/>
              <w:sz w:val="24"/>
            </w:rPr>
          </w:rPrChange>
        </w:rPr>
        <w:t>的稳定性</w:t>
      </w:r>
      <w:r w:rsidR="00E9415A" w:rsidRPr="0034779C">
        <w:rPr>
          <w:rFonts w:asciiTheme="minorEastAsia" w:hAnsiTheme="minorEastAsia" w:cs="Times New Roman" w:hint="eastAsia"/>
          <w:color w:val="000000" w:themeColor="text1"/>
          <w:spacing w:val="10"/>
          <w:sz w:val="24"/>
          <w:szCs w:val="24"/>
          <w:rPrChange w:id="1033" w:author="JY0225" w:date="2017-08-24T11:09:00Z">
            <w:rPr>
              <w:rFonts w:ascii="Times New Roman" w:hAnsi="Times New Roman" w:cs="Times New Roman" w:hint="eastAsia"/>
              <w:color w:val="000000" w:themeColor="text1"/>
              <w:spacing w:val="10"/>
              <w:sz w:val="24"/>
            </w:rPr>
          </w:rPrChange>
        </w:rPr>
        <w:t>；</w:t>
      </w:r>
      <w:r w:rsidR="00CF4348" w:rsidRPr="0034779C">
        <w:rPr>
          <w:rFonts w:asciiTheme="minorEastAsia" w:hAnsiTheme="minorEastAsia" w:cs="Times New Roman" w:hint="eastAsia"/>
          <w:color w:val="000000" w:themeColor="text1"/>
          <w:spacing w:val="10"/>
          <w:sz w:val="24"/>
          <w:szCs w:val="24"/>
          <w:rPrChange w:id="1034" w:author="JY0225" w:date="2017-08-24T11:09:00Z">
            <w:rPr>
              <w:rFonts w:ascii="Times New Roman" w:hAnsi="Times New Roman" w:cs="Times New Roman" w:hint="eastAsia"/>
              <w:color w:val="000000" w:themeColor="text1"/>
              <w:spacing w:val="10"/>
              <w:sz w:val="24"/>
            </w:rPr>
          </w:rPrChange>
        </w:rPr>
        <w:t>此外，</w:t>
      </w:r>
      <w:r w:rsidRPr="0034779C">
        <w:rPr>
          <w:rFonts w:asciiTheme="minorEastAsia" w:hAnsiTheme="minorEastAsia" w:cs="Times New Roman" w:hint="eastAsia"/>
          <w:color w:val="000000" w:themeColor="text1"/>
          <w:spacing w:val="10"/>
          <w:sz w:val="24"/>
          <w:szCs w:val="24"/>
          <w:rPrChange w:id="1035" w:author="JY0225" w:date="2017-08-24T11:09:00Z">
            <w:rPr>
              <w:rFonts w:ascii="Times New Roman" w:hAnsi="Times New Roman" w:cs="Times New Roman" w:hint="eastAsia"/>
              <w:color w:val="000000" w:themeColor="text1"/>
              <w:spacing w:val="10"/>
              <w:sz w:val="24"/>
            </w:rPr>
          </w:rPrChange>
        </w:rPr>
        <w:t>优化并完善平台框架和</w:t>
      </w:r>
      <w:r w:rsidRPr="0034779C">
        <w:rPr>
          <w:rFonts w:asciiTheme="minorEastAsia" w:hAnsiTheme="minorEastAsia" w:cs="Times New Roman"/>
          <w:color w:val="000000" w:themeColor="text1"/>
          <w:spacing w:val="10"/>
          <w:sz w:val="24"/>
          <w:szCs w:val="24"/>
          <w:rPrChange w:id="1036" w:author="JY0225" w:date="2017-08-24T11:09:00Z">
            <w:rPr>
              <w:rFonts w:ascii="Times New Roman" w:hAnsi="Times New Roman" w:cs="Times New Roman"/>
              <w:color w:val="000000" w:themeColor="text1"/>
              <w:spacing w:val="10"/>
              <w:sz w:val="24"/>
            </w:rPr>
          </w:rPrChange>
        </w:rPr>
        <w:t>API</w:t>
      </w:r>
      <w:r w:rsidRPr="0034779C">
        <w:rPr>
          <w:rFonts w:asciiTheme="minorEastAsia" w:hAnsiTheme="minorEastAsia" w:cs="Times New Roman" w:hint="eastAsia"/>
          <w:color w:val="000000" w:themeColor="text1"/>
          <w:spacing w:val="10"/>
          <w:sz w:val="24"/>
          <w:szCs w:val="24"/>
          <w:rPrChange w:id="1037" w:author="JY0225" w:date="2017-08-24T11:09:00Z">
            <w:rPr>
              <w:rFonts w:ascii="Times New Roman" w:hAnsi="Times New Roman" w:cs="Times New Roman" w:hint="eastAsia"/>
              <w:color w:val="000000" w:themeColor="text1"/>
              <w:spacing w:val="10"/>
              <w:sz w:val="24"/>
            </w:rPr>
          </w:rPrChange>
        </w:rPr>
        <w:t>支持机制，</w:t>
      </w:r>
      <w:r w:rsidR="00EA7976" w:rsidRPr="0034779C">
        <w:rPr>
          <w:rFonts w:asciiTheme="minorEastAsia" w:hAnsiTheme="minorEastAsia" w:cs="Times New Roman" w:hint="eastAsia"/>
          <w:color w:val="000000" w:themeColor="text1"/>
          <w:spacing w:val="10"/>
          <w:sz w:val="24"/>
          <w:szCs w:val="24"/>
          <w:rPrChange w:id="1038" w:author="JY0225" w:date="2017-08-24T11:09:00Z">
            <w:rPr>
              <w:rFonts w:ascii="Times New Roman" w:hAnsi="Times New Roman" w:cs="Times New Roman" w:hint="eastAsia"/>
              <w:color w:val="000000" w:themeColor="text1"/>
              <w:spacing w:val="10"/>
              <w:sz w:val="24"/>
            </w:rPr>
          </w:rPrChange>
        </w:rPr>
        <w:t>解决不同应用和</w:t>
      </w:r>
      <w:r w:rsidR="00B82B2C" w:rsidRPr="0034779C">
        <w:rPr>
          <w:rFonts w:asciiTheme="minorEastAsia" w:hAnsiTheme="minorEastAsia" w:cs="Times New Roman" w:hint="eastAsia"/>
          <w:color w:val="000000" w:themeColor="text1"/>
          <w:spacing w:val="10"/>
          <w:sz w:val="24"/>
          <w:szCs w:val="24"/>
          <w:rPrChange w:id="1039" w:author="JY0225" w:date="2017-08-24T11:09: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040" w:author="JY0225" w:date="2017-08-24T11:09:00Z">
            <w:rPr>
              <w:rFonts w:ascii="Times New Roman" w:hAnsi="Times New Roman" w:cs="Times New Roman" w:hint="eastAsia"/>
              <w:color w:val="000000" w:themeColor="text1"/>
              <w:spacing w:val="10"/>
              <w:sz w:val="24"/>
            </w:rPr>
          </w:rPrChange>
        </w:rPr>
        <w:t>备份</w:t>
      </w:r>
      <w:r w:rsidR="00B82B2C" w:rsidRPr="0034779C">
        <w:rPr>
          <w:rFonts w:asciiTheme="minorEastAsia" w:hAnsiTheme="minorEastAsia" w:cs="Times New Roman" w:hint="eastAsia"/>
          <w:color w:val="000000" w:themeColor="text1"/>
          <w:spacing w:val="10"/>
          <w:sz w:val="24"/>
          <w:szCs w:val="24"/>
          <w:rPrChange w:id="1041" w:author="JY0225" w:date="2017-08-24T11:09:00Z">
            <w:rPr>
              <w:rFonts w:ascii="Times New Roman" w:hAnsi="Times New Roman" w:cs="Times New Roman" w:hint="eastAsia"/>
              <w:color w:val="000000" w:themeColor="text1"/>
              <w:spacing w:val="10"/>
              <w:sz w:val="24"/>
            </w:rPr>
          </w:rPrChange>
        </w:rPr>
        <w:t>服务之间适配的问题</w:t>
      </w:r>
      <w:r w:rsidRPr="0034779C">
        <w:rPr>
          <w:rFonts w:asciiTheme="minorEastAsia" w:hAnsiTheme="minorEastAsia" w:cs="Times New Roman" w:hint="eastAsia"/>
          <w:color w:val="000000" w:themeColor="text1"/>
          <w:spacing w:val="10"/>
          <w:sz w:val="24"/>
          <w:szCs w:val="24"/>
          <w:rPrChange w:id="1042" w:author="JY0225" w:date="2017-08-24T11:09:00Z">
            <w:rPr>
              <w:rFonts w:ascii="Times New Roman" w:hAnsi="Times New Roman" w:cs="Times New Roman" w:hint="eastAsia"/>
              <w:color w:val="000000" w:themeColor="text1"/>
              <w:spacing w:val="10"/>
              <w:sz w:val="24"/>
            </w:rPr>
          </w:rPrChange>
        </w:rPr>
        <w:t>。</w:t>
      </w:r>
      <w:r w:rsidR="003C5385" w:rsidRPr="0034779C">
        <w:rPr>
          <w:rFonts w:asciiTheme="minorEastAsia" w:hAnsiTheme="minorEastAsia" w:cs="Times New Roman" w:hint="eastAsia"/>
          <w:color w:val="000000" w:themeColor="text1"/>
          <w:spacing w:val="10"/>
          <w:sz w:val="24"/>
          <w:szCs w:val="24"/>
          <w:rPrChange w:id="1043" w:author="JY0225" w:date="2017-08-24T11:09:00Z">
            <w:rPr>
              <w:rFonts w:ascii="Times New Roman" w:hAnsi="Times New Roman" w:cs="Times New Roman" w:hint="eastAsia"/>
              <w:color w:val="000000" w:themeColor="text1"/>
              <w:spacing w:val="10"/>
              <w:sz w:val="24"/>
            </w:rPr>
          </w:rPrChange>
        </w:rPr>
        <w:t>优化后的中间件系统具有更好的安全性、稳定性，能够确保用户缓存在中间件的隐私信息不被泄露，</w:t>
      </w:r>
      <w:r w:rsidR="00B93612" w:rsidRPr="0034779C">
        <w:rPr>
          <w:rFonts w:asciiTheme="minorEastAsia" w:hAnsiTheme="minorEastAsia" w:cs="Times New Roman" w:hint="eastAsia"/>
          <w:color w:val="000000" w:themeColor="text1"/>
          <w:spacing w:val="10"/>
          <w:sz w:val="24"/>
          <w:szCs w:val="24"/>
          <w:rPrChange w:id="1044" w:author="JY0225" w:date="2017-08-24T11:09:00Z">
            <w:rPr>
              <w:rFonts w:ascii="Times New Roman" w:hAnsi="Times New Roman" w:cs="Times New Roman" w:hint="eastAsia"/>
              <w:color w:val="000000" w:themeColor="text1"/>
              <w:spacing w:val="10"/>
              <w:sz w:val="24"/>
            </w:rPr>
          </w:rPrChange>
        </w:rPr>
        <w:t>同时</w:t>
      </w:r>
      <w:r w:rsidR="002C37EE" w:rsidRPr="0034779C">
        <w:rPr>
          <w:rFonts w:asciiTheme="minorEastAsia" w:hAnsiTheme="minorEastAsia" w:cs="Times New Roman" w:hint="eastAsia"/>
          <w:color w:val="000000" w:themeColor="text1"/>
          <w:spacing w:val="10"/>
          <w:sz w:val="24"/>
          <w:szCs w:val="24"/>
          <w:rPrChange w:id="1045" w:author="JY0225" w:date="2017-08-24T11:09:00Z">
            <w:rPr>
              <w:rFonts w:ascii="Times New Roman" w:hAnsi="Times New Roman" w:cs="Times New Roman" w:hint="eastAsia"/>
              <w:color w:val="000000" w:themeColor="text1"/>
              <w:spacing w:val="10"/>
              <w:sz w:val="24"/>
            </w:rPr>
          </w:rPrChange>
        </w:rPr>
        <w:t>通过</w:t>
      </w:r>
      <w:r w:rsidR="00B93612" w:rsidRPr="0034779C">
        <w:rPr>
          <w:rFonts w:asciiTheme="minorEastAsia" w:hAnsiTheme="minorEastAsia" w:cs="Times New Roman" w:hint="eastAsia"/>
          <w:color w:val="000000" w:themeColor="text1"/>
          <w:spacing w:val="10"/>
          <w:sz w:val="24"/>
          <w:szCs w:val="24"/>
          <w:rPrChange w:id="1046" w:author="JY0225" w:date="2017-08-24T11:09:00Z">
            <w:rPr>
              <w:rFonts w:ascii="Times New Roman" w:hAnsi="Times New Roman" w:cs="Times New Roman" w:hint="eastAsia"/>
              <w:color w:val="000000" w:themeColor="text1"/>
              <w:spacing w:val="10"/>
              <w:sz w:val="24"/>
            </w:rPr>
          </w:rPrChange>
        </w:rPr>
        <w:t>对源码</w:t>
      </w:r>
      <w:r w:rsidR="002C37EE" w:rsidRPr="0034779C">
        <w:rPr>
          <w:rFonts w:asciiTheme="minorEastAsia" w:hAnsiTheme="minorEastAsia" w:cs="Times New Roman" w:hint="eastAsia"/>
          <w:color w:val="000000" w:themeColor="text1"/>
          <w:spacing w:val="10"/>
          <w:sz w:val="24"/>
          <w:szCs w:val="24"/>
          <w:rPrChange w:id="1047" w:author="JY0225" w:date="2017-08-24T11:09:00Z">
            <w:rPr>
              <w:rFonts w:ascii="Times New Roman" w:hAnsi="Times New Roman" w:cs="Times New Roman" w:hint="eastAsia"/>
              <w:color w:val="000000" w:themeColor="text1"/>
              <w:spacing w:val="10"/>
              <w:sz w:val="24"/>
            </w:rPr>
          </w:rPrChange>
        </w:rPr>
        <w:t>的</w:t>
      </w:r>
      <w:r w:rsidR="00B93612" w:rsidRPr="0034779C">
        <w:rPr>
          <w:rFonts w:asciiTheme="minorEastAsia" w:hAnsiTheme="minorEastAsia" w:cs="Times New Roman" w:hint="eastAsia"/>
          <w:color w:val="000000" w:themeColor="text1"/>
          <w:spacing w:val="10"/>
          <w:sz w:val="24"/>
          <w:szCs w:val="24"/>
          <w:rPrChange w:id="1048" w:author="JY0225" w:date="2017-08-24T11:09:00Z">
            <w:rPr>
              <w:rFonts w:ascii="Times New Roman" w:hAnsi="Times New Roman" w:cs="Times New Roman" w:hint="eastAsia"/>
              <w:color w:val="000000" w:themeColor="text1"/>
              <w:spacing w:val="10"/>
              <w:sz w:val="24"/>
            </w:rPr>
          </w:rPrChange>
        </w:rPr>
        <w:t>重构，减少了代码自身的漏洞</w:t>
      </w:r>
      <w:r w:rsidR="00FA66AC" w:rsidRPr="0034779C">
        <w:rPr>
          <w:rFonts w:asciiTheme="minorEastAsia" w:hAnsiTheme="minorEastAsia" w:cs="Times New Roman" w:hint="eastAsia"/>
          <w:color w:val="000000" w:themeColor="text1"/>
          <w:spacing w:val="10"/>
          <w:sz w:val="24"/>
          <w:szCs w:val="24"/>
          <w:rPrChange w:id="1049" w:author="JY0225" w:date="2017-08-24T11:09:00Z">
            <w:rPr>
              <w:rFonts w:ascii="Times New Roman" w:hAnsi="Times New Roman" w:cs="Times New Roman" w:hint="eastAsia"/>
              <w:color w:val="000000" w:themeColor="text1"/>
              <w:spacing w:val="10"/>
              <w:sz w:val="24"/>
            </w:rPr>
          </w:rPrChange>
        </w:rPr>
        <w:t>，</w:t>
      </w:r>
      <w:r w:rsidR="003C5385" w:rsidRPr="0034779C">
        <w:rPr>
          <w:rFonts w:asciiTheme="minorEastAsia" w:hAnsiTheme="minorEastAsia" w:cs="Times New Roman" w:hint="eastAsia"/>
          <w:color w:val="000000" w:themeColor="text1"/>
          <w:spacing w:val="10"/>
          <w:sz w:val="24"/>
          <w:szCs w:val="24"/>
          <w:rPrChange w:id="1050" w:author="JY0225" w:date="2017-08-24T11:09:00Z">
            <w:rPr>
              <w:rFonts w:ascii="Times New Roman" w:hAnsi="Times New Roman" w:cs="Times New Roman" w:hint="eastAsia"/>
              <w:color w:val="000000" w:themeColor="text1"/>
              <w:spacing w:val="10"/>
              <w:sz w:val="24"/>
            </w:rPr>
          </w:rPrChange>
        </w:rPr>
        <w:t>且能够在不稳定的网络环境下保证数据的传输效率。此外，</w:t>
      </w:r>
      <w:r w:rsidR="007747A4" w:rsidRPr="0034779C">
        <w:rPr>
          <w:rFonts w:asciiTheme="minorEastAsia" w:hAnsiTheme="minorEastAsia" w:cs="Times New Roman" w:hint="eastAsia"/>
          <w:color w:val="000000" w:themeColor="text1"/>
          <w:spacing w:val="10"/>
          <w:sz w:val="24"/>
          <w:szCs w:val="24"/>
          <w:rPrChange w:id="1051" w:author="JY0225" w:date="2017-08-24T11:09:00Z">
            <w:rPr>
              <w:rFonts w:ascii="Times New Roman" w:hAnsi="Times New Roman" w:cs="Times New Roman" w:hint="eastAsia"/>
              <w:color w:val="000000" w:themeColor="text1"/>
              <w:spacing w:val="10"/>
              <w:sz w:val="24"/>
            </w:rPr>
          </w:rPrChange>
        </w:rPr>
        <w:t>在系统的可</w:t>
      </w:r>
      <w:r w:rsidR="001A16BB" w:rsidRPr="0034779C">
        <w:rPr>
          <w:rFonts w:asciiTheme="minorEastAsia" w:hAnsiTheme="minorEastAsia" w:cs="Times New Roman" w:hint="eastAsia"/>
          <w:color w:val="000000" w:themeColor="text1"/>
          <w:spacing w:val="10"/>
          <w:sz w:val="24"/>
          <w:szCs w:val="24"/>
          <w:rPrChange w:id="1052" w:author="JY0225" w:date="2017-08-24T11:09:00Z">
            <w:rPr>
              <w:rFonts w:ascii="Times New Roman" w:hAnsi="Times New Roman" w:cs="Times New Roman" w:hint="eastAsia"/>
              <w:color w:val="000000" w:themeColor="text1"/>
              <w:spacing w:val="10"/>
              <w:sz w:val="24"/>
            </w:rPr>
          </w:rPrChange>
        </w:rPr>
        <w:t>扩展性</w:t>
      </w:r>
      <w:r w:rsidR="004F5631" w:rsidRPr="0034779C">
        <w:rPr>
          <w:rFonts w:asciiTheme="minorEastAsia" w:hAnsiTheme="minorEastAsia" w:cs="Times New Roman" w:hint="eastAsia"/>
          <w:color w:val="000000" w:themeColor="text1"/>
          <w:spacing w:val="10"/>
          <w:sz w:val="24"/>
          <w:szCs w:val="24"/>
          <w:rPrChange w:id="1053" w:author="JY0225" w:date="2017-08-24T11:09:00Z">
            <w:rPr>
              <w:rFonts w:ascii="Times New Roman" w:hAnsi="Times New Roman" w:cs="Times New Roman" w:hint="eastAsia"/>
              <w:color w:val="000000" w:themeColor="text1"/>
              <w:spacing w:val="10"/>
              <w:sz w:val="24"/>
            </w:rPr>
          </w:rPrChange>
        </w:rPr>
        <w:t>上</w:t>
      </w:r>
      <w:r w:rsidR="001A16BB" w:rsidRPr="0034779C">
        <w:rPr>
          <w:rFonts w:asciiTheme="minorEastAsia" w:hAnsiTheme="minorEastAsia" w:cs="Times New Roman" w:hint="eastAsia"/>
          <w:color w:val="000000" w:themeColor="text1"/>
          <w:spacing w:val="10"/>
          <w:sz w:val="24"/>
          <w:szCs w:val="24"/>
          <w:rPrChange w:id="1054" w:author="JY0225" w:date="2017-08-24T11:09:00Z">
            <w:rPr>
              <w:rFonts w:ascii="Times New Roman" w:hAnsi="Times New Roman" w:cs="Times New Roman" w:hint="eastAsia"/>
              <w:color w:val="000000" w:themeColor="text1"/>
              <w:spacing w:val="10"/>
              <w:sz w:val="24"/>
            </w:rPr>
          </w:rPrChange>
        </w:rPr>
        <w:t>，本文</w:t>
      </w:r>
      <w:r w:rsidR="00267404" w:rsidRPr="0034779C">
        <w:rPr>
          <w:rFonts w:asciiTheme="minorEastAsia" w:hAnsiTheme="minorEastAsia" w:cs="Times New Roman" w:hint="eastAsia"/>
          <w:color w:val="000000" w:themeColor="text1"/>
          <w:spacing w:val="10"/>
          <w:sz w:val="24"/>
          <w:szCs w:val="24"/>
          <w:rPrChange w:id="1055" w:author="JY0225" w:date="2017-08-24T11:09:00Z">
            <w:rPr>
              <w:rFonts w:ascii="Times New Roman" w:hAnsi="Times New Roman" w:cs="Times New Roman" w:hint="eastAsia"/>
              <w:color w:val="000000" w:themeColor="text1"/>
              <w:spacing w:val="10"/>
              <w:sz w:val="24"/>
            </w:rPr>
          </w:rPrChange>
        </w:rPr>
        <w:t>开发了两款客户端，</w:t>
      </w:r>
      <w:r w:rsidR="007A6234" w:rsidRPr="0034779C">
        <w:rPr>
          <w:rFonts w:asciiTheme="minorEastAsia" w:hAnsiTheme="minorEastAsia" w:cs="Times New Roman" w:hint="eastAsia"/>
          <w:color w:val="000000" w:themeColor="text1"/>
          <w:spacing w:val="10"/>
          <w:sz w:val="24"/>
          <w:szCs w:val="24"/>
          <w:rPrChange w:id="1056" w:author="JY0225" w:date="2017-08-24T11:09:00Z">
            <w:rPr>
              <w:rFonts w:ascii="Times New Roman" w:hAnsi="Times New Roman" w:cs="Times New Roman" w:hint="eastAsia"/>
              <w:color w:val="000000" w:themeColor="text1"/>
              <w:spacing w:val="10"/>
              <w:sz w:val="24"/>
            </w:rPr>
          </w:rPrChange>
        </w:rPr>
        <w:t>能</w:t>
      </w:r>
      <w:r w:rsidR="001A16BB" w:rsidRPr="0034779C">
        <w:rPr>
          <w:rFonts w:asciiTheme="minorEastAsia" w:hAnsiTheme="minorEastAsia" w:cs="Times New Roman" w:hint="eastAsia"/>
          <w:color w:val="000000" w:themeColor="text1"/>
          <w:spacing w:val="10"/>
          <w:sz w:val="24"/>
          <w:szCs w:val="24"/>
          <w:rPrChange w:id="1057" w:author="JY0225" w:date="2017-08-24T11:09:00Z">
            <w:rPr>
              <w:rFonts w:ascii="Times New Roman" w:hAnsi="Times New Roman" w:cs="Times New Roman" w:hint="eastAsia"/>
              <w:color w:val="000000" w:themeColor="text1"/>
              <w:spacing w:val="10"/>
              <w:sz w:val="24"/>
            </w:rPr>
          </w:rPrChange>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1058" w:name="_Toc491351977"/>
      <w:r w:rsidRPr="00B87EE1">
        <w:rPr>
          <w:rFonts w:ascii="Times New Roman" w:hAnsi="Times New Roman" w:cs="Times New Roman"/>
        </w:rPr>
        <w:lastRenderedPageBreak/>
        <w:t>Abstract</w:t>
      </w:r>
      <w:bookmarkEnd w:id="1058"/>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1059" w:name="_Toc73467573"/>
      <w:bookmarkStart w:id="1060" w:name="_Toc73467699"/>
      <w:bookmarkStart w:id="1061" w:name="_Toc73467984"/>
      <w:bookmarkStart w:id="1062" w:name="_Toc73468287"/>
      <w:bookmarkStart w:id="1063" w:name="_Toc73468447"/>
      <w:bookmarkStart w:id="1064" w:name="_Toc73468515"/>
      <w:bookmarkStart w:id="1065" w:name="_Toc73468561"/>
      <w:bookmarkStart w:id="1066" w:name="_Toc73951027"/>
      <w:bookmarkStart w:id="1067" w:name="_Toc74024494"/>
      <w:bookmarkStart w:id="1068" w:name="_Toc74025348"/>
      <w:bookmarkStart w:id="1069" w:name="_Toc74025644"/>
      <w:bookmarkStart w:id="1070" w:name="_Toc74025755"/>
      <w:bookmarkStart w:id="1071" w:name="_Toc74025800"/>
      <w:bookmarkStart w:id="1072" w:name="_Toc74025845"/>
      <w:bookmarkStart w:id="1073" w:name="_Toc74025991"/>
      <w:bookmarkStart w:id="1074" w:name="_Toc74030258"/>
      <w:bookmarkStart w:id="1075" w:name="_Toc420959833"/>
      <w:bookmarkStart w:id="1076" w:name="_Toc421026897"/>
      <w:bookmarkStart w:id="1077" w:name="_Toc421230569"/>
      <w:bookmarkStart w:id="1078" w:name="_Toc491351978"/>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1078"/>
    </w:p>
    <w:p w14:paraId="15F08F61" w14:textId="33F2FE36" w:rsidR="00E60563" w:rsidRPr="00E60563" w:rsidRDefault="00F74305" w:rsidP="00BE5E25">
      <w:pPr>
        <w:pStyle w:val="21"/>
        <w:spacing w:line="240" w:lineRule="auto"/>
      </w:pPr>
      <w:bookmarkStart w:id="1079" w:name="_Toc420959834"/>
      <w:bookmarkStart w:id="1080" w:name="_Toc421026898"/>
      <w:bookmarkStart w:id="1081" w:name="_Toc421230570"/>
      <w:bookmarkStart w:id="1082" w:name="_Toc73467578"/>
      <w:bookmarkStart w:id="1083" w:name="_Toc73467704"/>
      <w:bookmarkStart w:id="1084" w:name="_Toc73467989"/>
      <w:bookmarkStart w:id="1085" w:name="_Toc73468292"/>
      <w:bookmarkStart w:id="1086" w:name="_Toc73468452"/>
      <w:bookmarkStart w:id="1087" w:name="_Toc73468520"/>
      <w:bookmarkStart w:id="1088" w:name="_Toc73468566"/>
      <w:bookmarkStart w:id="1089" w:name="_Toc73951032"/>
      <w:bookmarkStart w:id="1090" w:name="_Toc74024499"/>
      <w:bookmarkStart w:id="1091" w:name="_Toc74025353"/>
      <w:bookmarkStart w:id="1092" w:name="_Toc74025649"/>
      <w:bookmarkStart w:id="1093" w:name="_Toc74025760"/>
      <w:bookmarkStart w:id="1094" w:name="_Toc74025805"/>
      <w:bookmarkStart w:id="1095" w:name="_Toc74025850"/>
      <w:bookmarkStart w:id="1096" w:name="_Toc74025996"/>
      <w:bookmarkStart w:id="1097" w:name="_Toc74030263"/>
      <w:bookmarkStart w:id="1098" w:name="_Toc491351979"/>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r w:rsidRPr="00B87EE1">
        <w:t xml:space="preserve">1.1 </w:t>
      </w:r>
      <w:r w:rsidR="00DC073C">
        <w:rPr>
          <w:rFonts w:hint="eastAsia"/>
        </w:rPr>
        <w:t>研究</w:t>
      </w:r>
      <w:r w:rsidR="004E0177">
        <w:rPr>
          <w:rFonts w:hint="eastAsia"/>
        </w:rPr>
        <w:t>背景</w:t>
      </w:r>
      <w:bookmarkEnd w:id="1098"/>
    </w:p>
    <w:p w14:paraId="065F2F04" w14:textId="4DC239DB" w:rsidR="00D76A00" w:rsidRPr="0034779C" w:rsidRDefault="007058F7" w:rsidP="00235EEE">
      <w:pPr>
        <w:spacing w:line="400" w:lineRule="exact"/>
        <w:rPr>
          <w:rFonts w:asciiTheme="minorEastAsia" w:hAnsiTheme="minorEastAsia" w:cs="Times New Roman"/>
          <w:spacing w:val="10"/>
          <w:kern w:val="0"/>
          <w:sz w:val="24"/>
          <w:szCs w:val="24"/>
          <w:rPrChange w:id="1099" w:author="JY0225" w:date="2017-08-24T11:09:00Z">
            <w:rPr>
              <w:rFonts w:ascii="Times New Roman" w:hAnsi="Times New Roman" w:cs="Times New Roman"/>
              <w:spacing w:val="10"/>
              <w:kern w:val="0"/>
              <w:sz w:val="24"/>
              <w:szCs w:val="20"/>
            </w:rPr>
          </w:rPrChange>
        </w:rPr>
      </w:pPr>
      <w:r>
        <w:rPr>
          <w:rFonts w:ascii="Times New Roman" w:hAnsi="Times New Roman" w:cs="Times New Roman"/>
          <w:spacing w:val="10"/>
          <w:kern w:val="0"/>
          <w:sz w:val="24"/>
          <w:szCs w:val="20"/>
        </w:rPr>
        <w:tab/>
      </w:r>
      <w:r w:rsidR="0088020A" w:rsidRPr="0034779C">
        <w:rPr>
          <w:rFonts w:asciiTheme="minorEastAsia" w:hAnsiTheme="minorEastAsia" w:cs="Times New Roman" w:hint="eastAsia"/>
          <w:spacing w:val="10"/>
          <w:kern w:val="0"/>
          <w:sz w:val="24"/>
          <w:szCs w:val="24"/>
          <w:rPrChange w:id="1100" w:author="JY0225" w:date="2017-08-24T11:09:00Z">
            <w:rPr>
              <w:rFonts w:ascii="Times New Roman" w:hAnsi="Times New Roman" w:cs="Times New Roman" w:hint="eastAsia"/>
              <w:spacing w:val="10"/>
              <w:kern w:val="0"/>
              <w:sz w:val="24"/>
              <w:szCs w:val="20"/>
            </w:rPr>
          </w:rPrChange>
        </w:rPr>
        <w:t>随着</w:t>
      </w:r>
      <w:r w:rsidRPr="0034779C">
        <w:rPr>
          <w:rFonts w:asciiTheme="minorEastAsia" w:hAnsiTheme="minorEastAsia" w:cs="Times New Roman" w:hint="eastAsia"/>
          <w:spacing w:val="10"/>
          <w:kern w:val="0"/>
          <w:sz w:val="24"/>
          <w:szCs w:val="24"/>
          <w:rPrChange w:id="1101" w:author="JY0225" w:date="2017-08-24T11:09:00Z">
            <w:rPr>
              <w:rFonts w:ascii="Times New Roman" w:hAnsi="Times New Roman" w:cs="Times New Roman" w:hint="eastAsia"/>
              <w:spacing w:val="10"/>
              <w:kern w:val="0"/>
              <w:sz w:val="24"/>
              <w:szCs w:val="20"/>
            </w:rPr>
          </w:rPrChange>
        </w:rPr>
        <w:t>互联网</w:t>
      </w:r>
      <w:r w:rsidR="00BF1187" w:rsidRPr="0034779C">
        <w:rPr>
          <w:rFonts w:asciiTheme="minorEastAsia" w:hAnsiTheme="minorEastAsia" w:cs="Times New Roman" w:hint="eastAsia"/>
          <w:spacing w:val="10"/>
          <w:kern w:val="0"/>
          <w:sz w:val="24"/>
          <w:szCs w:val="24"/>
          <w:rPrChange w:id="1102" w:author="JY0225" w:date="2017-08-24T11:09:00Z">
            <w:rPr>
              <w:rFonts w:ascii="Times New Roman" w:hAnsi="Times New Roman" w:cs="Times New Roman" w:hint="eastAsia"/>
              <w:spacing w:val="10"/>
              <w:kern w:val="0"/>
              <w:sz w:val="24"/>
              <w:szCs w:val="20"/>
            </w:rPr>
          </w:rPrChange>
        </w:rPr>
        <w:t>技术</w:t>
      </w:r>
      <w:r w:rsidR="00313FF9" w:rsidRPr="0034779C">
        <w:rPr>
          <w:rFonts w:asciiTheme="minorEastAsia" w:hAnsiTheme="minorEastAsia" w:cs="Times New Roman" w:hint="eastAsia"/>
          <w:spacing w:val="10"/>
          <w:kern w:val="0"/>
          <w:sz w:val="24"/>
          <w:szCs w:val="24"/>
          <w:rPrChange w:id="1103" w:author="JY0225" w:date="2017-08-24T11:09:00Z">
            <w:rPr>
              <w:rFonts w:ascii="Times New Roman" w:hAnsi="Times New Roman" w:cs="Times New Roman" w:hint="eastAsia"/>
              <w:spacing w:val="10"/>
              <w:kern w:val="0"/>
              <w:sz w:val="24"/>
              <w:szCs w:val="20"/>
            </w:rPr>
          </w:rPrChange>
        </w:rPr>
        <w:t>的</w:t>
      </w:r>
      <w:r w:rsidR="00BF1187" w:rsidRPr="0034779C">
        <w:rPr>
          <w:rFonts w:asciiTheme="minorEastAsia" w:hAnsiTheme="minorEastAsia" w:cs="Times New Roman" w:hint="eastAsia"/>
          <w:spacing w:val="10"/>
          <w:kern w:val="0"/>
          <w:sz w:val="24"/>
          <w:szCs w:val="24"/>
          <w:rPrChange w:id="1104" w:author="JY0225" w:date="2017-08-24T11:09:00Z">
            <w:rPr>
              <w:rFonts w:ascii="Times New Roman" w:hAnsi="Times New Roman" w:cs="Times New Roman" w:hint="eastAsia"/>
              <w:spacing w:val="10"/>
              <w:kern w:val="0"/>
              <w:sz w:val="24"/>
              <w:szCs w:val="20"/>
            </w:rPr>
          </w:rPrChange>
        </w:rPr>
        <w:t>飞速发展</w:t>
      </w:r>
      <w:r w:rsidR="00114855" w:rsidRPr="0034779C">
        <w:rPr>
          <w:rFonts w:asciiTheme="minorEastAsia" w:hAnsiTheme="minorEastAsia" w:cs="Times New Roman" w:hint="eastAsia"/>
          <w:spacing w:val="10"/>
          <w:kern w:val="0"/>
          <w:sz w:val="24"/>
          <w:szCs w:val="24"/>
          <w:rPrChange w:id="1105" w:author="JY0225" w:date="2017-08-24T11:09:00Z">
            <w:rPr>
              <w:rFonts w:ascii="Times New Roman" w:hAnsi="Times New Roman" w:cs="Times New Roman" w:hint="eastAsia"/>
              <w:spacing w:val="10"/>
              <w:kern w:val="0"/>
              <w:sz w:val="24"/>
              <w:szCs w:val="20"/>
            </w:rPr>
          </w:rPrChange>
        </w:rPr>
        <w:t>，</w:t>
      </w:r>
      <w:r w:rsidR="001A513D" w:rsidRPr="0034779C">
        <w:rPr>
          <w:rFonts w:asciiTheme="minorEastAsia" w:hAnsiTheme="minorEastAsia" w:cs="Times New Roman" w:hint="eastAsia"/>
          <w:spacing w:val="10"/>
          <w:kern w:val="0"/>
          <w:sz w:val="24"/>
          <w:szCs w:val="24"/>
          <w:rPrChange w:id="1106" w:author="JY0225" w:date="2017-08-24T11:09:00Z">
            <w:rPr>
              <w:rFonts w:ascii="Times New Roman" w:hAnsi="Times New Roman" w:cs="Times New Roman" w:hint="eastAsia"/>
              <w:spacing w:val="10"/>
              <w:kern w:val="0"/>
              <w:sz w:val="24"/>
              <w:szCs w:val="20"/>
            </w:rPr>
          </w:rPrChange>
        </w:rPr>
        <w:t>网络</w:t>
      </w:r>
      <w:r w:rsidR="00A52205" w:rsidRPr="0034779C">
        <w:rPr>
          <w:rFonts w:asciiTheme="minorEastAsia" w:hAnsiTheme="minorEastAsia" w:cs="Times New Roman" w:hint="eastAsia"/>
          <w:spacing w:val="10"/>
          <w:kern w:val="0"/>
          <w:sz w:val="24"/>
          <w:szCs w:val="24"/>
          <w:rPrChange w:id="1107" w:author="JY0225" w:date="2017-08-24T11:09:00Z">
            <w:rPr>
              <w:rFonts w:ascii="Times New Roman" w:hAnsi="Times New Roman" w:cs="Times New Roman" w:hint="eastAsia"/>
              <w:spacing w:val="10"/>
              <w:kern w:val="0"/>
              <w:sz w:val="24"/>
              <w:szCs w:val="20"/>
            </w:rPr>
          </w:rPrChange>
        </w:rPr>
        <w:t>数据</w:t>
      </w:r>
      <w:r w:rsidR="00CE0AD4" w:rsidRPr="0034779C">
        <w:rPr>
          <w:rFonts w:asciiTheme="minorEastAsia" w:hAnsiTheme="minorEastAsia" w:cs="Times New Roman" w:hint="eastAsia"/>
          <w:spacing w:val="10"/>
          <w:kern w:val="0"/>
          <w:sz w:val="24"/>
          <w:szCs w:val="24"/>
          <w:rPrChange w:id="1108" w:author="JY0225" w:date="2017-08-24T11:09:00Z">
            <w:rPr>
              <w:rFonts w:ascii="Times New Roman" w:hAnsi="Times New Roman" w:cs="Times New Roman" w:hint="eastAsia"/>
              <w:spacing w:val="10"/>
              <w:kern w:val="0"/>
              <w:sz w:val="24"/>
              <w:szCs w:val="20"/>
            </w:rPr>
          </w:rPrChange>
        </w:rPr>
        <w:t>呈现出井喷式的增长，</w:t>
      </w:r>
      <w:r w:rsidR="004F63D2" w:rsidRPr="0034779C">
        <w:rPr>
          <w:rFonts w:asciiTheme="minorEastAsia" w:hAnsiTheme="minorEastAsia" w:cs="Times New Roman" w:hint="eastAsia"/>
          <w:spacing w:val="10"/>
          <w:kern w:val="0"/>
          <w:sz w:val="24"/>
          <w:szCs w:val="24"/>
          <w:rPrChange w:id="1109" w:author="JY0225" w:date="2017-08-24T11:09:00Z">
            <w:rPr>
              <w:rFonts w:ascii="Times New Roman" w:hAnsi="Times New Roman" w:cs="Times New Roman" w:hint="eastAsia"/>
              <w:spacing w:val="10"/>
              <w:kern w:val="0"/>
              <w:sz w:val="24"/>
              <w:szCs w:val="20"/>
            </w:rPr>
          </w:rPrChange>
        </w:rPr>
        <w:t>传统的</w:t>
      </w:r>
      <w:r w:rsidR="001B2472" w:rsidRPr="0034779C">
        <w:rPr>
          <w:rFonts w:asciiTheme="minorEastAsia" w:hAnsiTheme="minorEastAsia" w:cs="Times New Roman" w:hint="eastAsia"/>
          <w:spacing w:val="10"/>
          <w:kern w:val="0"/>
          <w:sz w:val="24"/>
          <w:szCs w:val="24"/>
          <w:rPrChange w:id="1110" w:author="JY0225" w:date="2017-08-24T11:09:00Z">
            <w:rPr>
              <w:rFonts w:ascii="Times New Roman" w:hAnsi="Times New Roman" w:cs="Times New Roman" w:hint="eastAsia"/>
              <w:spacing w:val="10"/>
              <w:kern w:val="0"/>
              <w:sz w:val="24"/>
              <w:szCs w:val="20"/>
            </w:rPr>
          </w:rPrChange>
        </w:rPr>
        <w:t>数据</w:t>
      </w:r>
      <w:r w:rsidR="00476838" w:rsidRPr="0034779C">
        <w:rPr>
          <w:rFonts w:asciiTheme="minorEastAsia" w:hAnsiTheme="minorEastAsia" w:cs="Times New Roman" w:hint="eastAsia"/>
          <w:spacing w:val="10"/>
          <w:kern w:val="0"/>
          <w:sz w:val="24"/>
          <w:szCs w:val="24"/>
          <w:rPrChange w:id="1111" w:author="JY0225" w:date="2017-08-24T11:09:00Z">
            <w:rPr>
              <w:rFonts w:ascii="Times New Roman" w:hAnsi="Times New Roman" w:cs="Times New Roman" w:hint="eastAsia"/>
              <w:spacing w:val="10"/>
              <w:kern w:val="0"/>
              <w:sz w:val="24"/>
              <w:szCs w:val="20"/>
            </w:rPr>
          </w:rPrChange>
        </w:rPr>
        <w:t>备份</w:t>
      </w:r>
      <w:r w:rsidR="004F63D2" w:rsidRPr="0034779C">
        <w:rPr>
          <w:rFonts w:asciiTheme="minorEastAsia" w:hAnsiTheme="minorEastAsia" w:cs="Times New Roman" w:hint="eastAsia"/>
          <w:spacing w:val="10"/>
          <w:kern w:val="0"/>
          <w:sz w:val="24"/>
          <w:szCs w:val="24"/>
          <w:rPrChange w:id="1112" w:author="JY0225" w:date="2017-08-24T11:09:00Z">
            <w:rPr>
              <w:rFonts w:ascii="Times New Roman" w:hAnsi="Times New Roman" w:cs="Times New Roman" w:hint="eastAsia"/>
              <w:spacing w:val="10"/>
              <w:kern w:val="0"/>
              <w:sz w:val="24"/>
              <w:szCs w:val="20"/>
            </w:rPr>
          </w:rPrChange>
        </w:rPr>
        <w:t>方式存在太多的局限性，已经无法满足人们的</w:t>
      </w:r>
      <w:r w:rsidR="00602398" w:rsidRPr="0034779C">
        <w:rPr>
          <w:rFonts w:asciiTheme="minorEastAsia" w:hAnsiTheme="minorEastAsia" w:cs="Times New Roman" w:hint="eastAsia"/>
          <w:spacing w:val="10"/>
          <w:kern w:val="0"/>
          <w:sz w:val="24"/>
          <w:szCs w:val="24"/>
          <w:rPrChange w:id="1113" w:author="JY0225" w:date="2017-08-24T11:09:00Z">
            <w:rPr>
              <w:rFonts w:ascii="Times New Roman" w:hAnsi="Times New Roman" w:cs="Times New Roman" w:hint="eastAsia"/>
              <w:spacing w:val="10"/>
              <w:kern w:val="0"/>
              <w:sz w:val="24"/>
              <w:szCs w:val="20"/>
            </w:rPr>
          </w:rPrChange>
        </w:rPr>
        <w:t>要求</w:t>
      </w:r>
      <w:r w:rsidR="0056038D" w:rsidRPr="0034779C">
        <w:rPr>
          <w:rFonts w:asciiTheme="minorEastAsia" w:hAnsiTheme="minorEastAsia" w:cs="Times New Roman" w:hint="eastAsia"/>
          <w:spacing w:val="10"/>
          <w:kern w:val="0"/>
          <w:sz w:val="24"/>
          <w:szCs w:val="24"/>
          <w:rPrChange w:id="1114" w:author="JY0225" w:date="2017-08-24T11:09:00Z">
            <w:rPr>
              <w:rFonts w:ascii="Times New Roman" w:hAnsi="Times New Roman" w:cs="Times New Roman" w:hint="eastAsia"/>
              <w:spacing w:val="10"/>
              <w:kern w:val="0"/>
              <w:sz w:val="24"/>
              <w:szCs w:val="20"/>
            </w:rPr>
          </w:rPrChange>
        </w:rPr>
        <w:t>。在这样</w:t>
      </w:r>
      <w:r w:rsidR="005C42E4" w:rsidRPr="0034779C">
        <w:rPr>
          <w:rFonts w:asciiTheme="minorEastAsia" w:hAnsiTheme="minorEastAsia" w:cs="Times New Roman" w:hint="eastAsia"/>
          <w:spacing w:val="10"/>
          <w:kern w:val="0"/>
          <w:sz w:val="24"/>
          <w:szCs w:val="24"/>
          <w:rPrChange w:id="1115" w:author="JY0225" w:date="2017-08-24T11:09:00Z">
            <w:rPr>
              <w:rFonts w:ascii="Times New Roman" w:hAnsi="Times New Roman" w:cs="Times New Roman" w:hint="eastAsia"/>
              <w:spacing w:val="10"/>
              <w:kern w:val="0"/>
              <w:sz w:val="24"/>
              <w:szCs w:val="20"/>
            </w:rPr>
          </w:rPrChange>
        </w:rPr>
        <w:t>的</w:t>
      </w:r>
      <w:r w:rsidR="00444634" w:rsidRPr="0034779C">
        <w:rPr>
          <w:rFonts w:asciiTheme="minorEastAsia" w:hAnsiTheme="minorEastAsia" w:cs="Times New Roman" w:hint="eastAsia"/>
          <w:spacing w:val="10"/>
          <w:kern w:val="0"/>
          <w:sz w:val="24"/>
          <w:szCs w:val="24"/>
          <w:rPrChange w:id="1116" w:author="JY0225" w:date="2017-08-24T11:09:00Z">
            <w:rPr>
              <w:rFonts w:ascii="Times New Roman" w:hAnsi="Times New Roman" w:cs="Times New Roman" w:hint="eastAsia"/>
              <w:spacing w:val="10"/>
              <w:kern w:val="0"/>
              <w:sz w:val="24"/>
              <w:szCs w:val="20"/>
            </w:rPr>
          </w:rPrChange>
        </w:rPr>
        <w:t>背景下</w:t>
      </w:r>
      <w:r w:rsidR="0056038D" w:rsidRPr="0034779C">
        <w:rPr>
          <w:rFonts w:asciiTheme="minorEastAsia" w:hAnsiTheme="minorEastAsia" w:cs="Times New Roman" w:hint="eastAsia"/>
          <w:spacing w:val="10"/>
          <w:kern w:val="0"/>
          <w:sz w:val="24"/>
          <w:szCs w:val="24"/>
          <w:rPrChange w:id="1117" w:author="JY0225" w:date="2017-08-24T11:09:00Z">
            <w:rPr>
              <w:rFonts w:ascii="Times New Roman" w:hAnsi="Times New Roman" w:cs="Times New Roman" w:hint="eastAsia"/>
              <w:spacing w:val="10"/>
              <w:kern w:val="0"/>
              <w:sz w:val="24"/>
              <w:szCs w:val="20"/>
            </w:rPr>
          </w:rPrChange>
        </w:rPr>
        <w:t>，</w:t>
      </w:r>
      <w:r w:rsidR="0056038D" w:rsidRPr="0034779C">
        <w:rPr>
          <w:rFonts w:asciiTheme="minorEastAsia" w:hAnsiTheme="minorEastAsia" w:cs="Times New Roman" w:hint="eastAsia"/>
          <w:spacing w:val="10"/>
          <w:sz w:val="24"/>
          <w:szCs w:val="24"/>
          <w:rPrChange w:id="1118"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119" w:author="JY0225" w:date="2017-08-24T11:09:00Z">
            <w:rPr>
              <w:rFonts w:ascii="Times New Roman" w:hAnsi="Times New Roman" w:cs="Times New Roman" w:hint="eastAsia"/>
              <w:spacing w:val="10"/>
              <w:sz w:val="24"/>
            </w:rPr>
          </w:rPrChange>
        </w:rPr>
        <w:t>备份</w:t>
      </w:r>
      <w:r w:rsidR="0056038D" w:rsidRPr="0034779C">
        <w:rPr>
          <w:rFonts w:asciiTheme="minorEastAsia" w:hAnsiTheme="minorEastAsia" w:cs="Times New Roman" w:hint="eastAsia"/>
          <w:spacing w:val="10"/>
          <w:sz w:val="24"/>
          <w:szCs w:val="24"/>
          <w:rPrChange w:id="1120" w:author="JY0225" w:date="2017-08-24T11:09:00Z">
            <w:rPr>
              <w:rFonts w:ascii="Times New Roman" w:hAnsi="Times New Roman" w:cs="Times New Roman" w:hint="eastAsia"/>
              <w:spacing w:val="10"/>
              <w:sz w:val="24"/>
            </w:rPr>
          </w:rPrChange>
        </w:rPr>
        <w:t>服务</w:t>
      </w:r>
      <w:r w:rsidR="0056038D" w:rsidRPr="0034779C">
        <w:rPr>
          <w:rFonts w:asciiTheme="minorEastAsia" w:hAnsiTheme="minorEastAsia"/>
          <w:sz w:val="24"/>
          <w:szCs w:val="24"/>
          <w:vertAlign w:val="superscript"/>
          <w:rPrChange w:id="1121" w:author="JY0225" w:date="2017-08-24T11:09:00Z">
            <w:rPr>
              <w:vertAlign w:val="superscript"/>
            </w:rPr>
          </w:rPrChange>
        </w:rPr>
        <w:t>[3]</w:t>
      </w:r>
      <w:r w:rsidR="002301D9" w:rsidRPr="0034779C">
        <w:rPr>
          <w:rFonts w:asciiTheme="minorEastAsia" w:hAnsiTheme="minorEastAsia" w:cs="Times New Roman" w:hint="eastAsia"/>
          <w:spacing w:val="10"/>
          <w:sz w:val="24"/>
          <w:szCs w:val="24"/>
          <w:rPrChange w:id="1122" w:author="JY0225" w:date="2017-08-24T11:09:00Z">
            <w:rPr>
              <w:rFonts w:ascii="Times New Roman" w:hAnsi="Times New Roman" w:cs="Times New Roman" w:hint="eastAsia"/>
              <w:spacing w:val="10"/>
              <w:sz w:val="24"/>
            </w:rPr>
          </w:rPrChange>
        </w:rPr>
        <w:t>逐渐成为主流的数据</w:t>
      </w:r>
      <w:r w:rsidR="00476838" w:rsidRPr="0034779C">
        <w:rPr>
          <w:rFonts w:asciiTheme="minorEastAsia" w:hAnsiTheme="minorEastAsia" w:cs="Times New Roman" w:hint="eastAsia"/>
          <w:spacing w:val="10"/>
          <w:sz w:val="24"/>
          <w:szCs w:val="24"/>
          <w:rPrChange w:id="1123" w:author="JY0225" w:date="2017-08-24T11:09:00Z">
            <w:rPr>
              <w:rFonts w:ascii="Times New Roman" w:hAnsi="Times New Roman" w:cs="Times New Roman" w:hint="eastAsia"/>
              <w:spacing w:val="10"/>
              <w:sz w:val="24"/>
            </w:rPr>
          </w:rPrChange>
        </w:rPr>
        <w:t>备份</w:t>
      </w:r>
      <w:r w:rsidR="002301D9" w:rsidRPr="0034779C">
        <w:rPr>
          <w:rFonts w:asciiTheme="minorEastAsia" w:hAnsiTheme="minorEastAsia" w:cs="Times New Roman" w:hint="eastAsia"/>
          <w:spacing w:val="10"/>
          <w:sz w:val="24"/>
          <w:szCs w:val="24"/>
          <w:rPrChange w:id="1124" w:author="JY0225" w:date="2017-08-24T11:09:00Z">
            <w:rPr>
              <w:rFonts w:ascii="Times New Roman" w:hAnsi="Times New Roman" w:cs="Times New Roman" w:hint="eastAsia"/>
              <w:spacing w:val="10"/>
              <w:sz w:val="24"/>
            </w:rPr>
          </w:rPrChange>
        </w:rPr>
        <w:t>方式。</w:t>
      </w:r>
      <w:r w:rsidR="0032449F" w:rsidRPr="0034779C">
        <w:rPr>
          <w:rFonts w:asciiTheme="minorEastAsia" w:hAnsiTheme="minorEastAsia" w:cs="Times New Roman" w:hint="eastAsia"/>
          <w:spacing w:val="10"/>
          <w:sz w:val="24"/>
          <w:szCs w:val="24"/>
          <w:rPrChange w:id="1125" w:author="JY0225" w:date="2017-08-24T11:09:00Z">
            <w:rPr>
              <w:rFonts w:ascii="Times New Roman" w:hAnsi="Times New Roman" w:cs="Times New Roman" w:hint="eastAsia"/>
              <w:spacing w:val="10"/>
              <w:sz w:val="24"/>
            </w:rPr>
          </w:rPrChange>
        </w:rPr>
        <w:t>因其</w:t>
      </w:r>
      <w:r w:rsidR="0056038D" w:rsidRPr="0034779C">
        <w:rPr>
          <w:rFonts w:asciiTheme="minorEastAsia" w:hAnsiTheme="minorEastAsia" w:cs="Times New Roman" w:hint="eastAsia"/>
          <w:spacing w:val="10"/>
          <w:sz w:val="24"/>
          <w:szCs w:val="24"/>
          <w:rPrChange w:id="1126" w:author="JY0225" w:date="2017-08-24T11:09:00Z">
            <w:rPr>
              <w:rFonts w:ascii="Times New Roman" w:hAnsi="Times New Roman" w:cs="Times New Roman" w:hint="eastAsia"/>
              <w:spacing w:val="10"/>
              <w:sz w:val="24"/>
            </w:rPr>
          </w:rPrChange>
        </w:rPr>
        <w:t>海量的</w:t>
      </w:r>
      <w:r w:rsidR="00D71D84" w:rsidRPr="0034779C">
        <w:rPr>
          <w:rFonts w:asciiTheme="minorEastAsia" w:hAnsiTheme="minorEastAsia" w:cs="Times New Roman" w:hint="eastAsia"/>
          <w:spacing w:val="10"/>
          <w:sz w:val="24"/>
          <w:szCs w:val="24"/>
          <w:rPrChange w:id="1127" w:author="JY0225" w:date="2017-08-24T11:09:00Z">
            <w:rPr>
              <w:rFonts w:ascii="Times New Roman" w:hAnsi="Times New Roman" w:cs="Times New Roman" w:hint="eastAsia"/>
              <w:spacing w:val="10"/>
              <w:sz w:val="24"/>
            </w:rPr>
          </w:rPrChange>
        </w:rPr>
        <w:t>存储</w:t>
      </w:r>
      <w:r w:rsidR="0056038D" w:rsidRPr="0034779C">
        <w:rPr>
          <w:rFonts w:asciiTheme="minorEastAsia" w:hAnsiTheme="minorEastAsia" w:cs="Times New Roman" w:hint="eastAsia"/>
          <w:spacing w:val="10"/>
          <w:sz w:val="24"/>
          <w:szCs w:val="24"/>
          <w:rPrChange w:id="1128" w:author="JY0225" w:date="2017-08-24T11:09:00Z">
            <w:rPr>
              <w:rFonts w:ascii="Times New Roman" w:hAnsi="Times New Roman" w:cs="Times New Roman" w:hint="eastAsia"/>
              <w:spacing w:val="10"/>
              <w:sz w:val="24"/>
            </w:rPr>
          </w:rPrChange>
        </w:rPr>
        <w:t>空间、便携的存取方式、可靠的安全特性，</w:t>
      </w:r>
      <w:r w:rsidR="0056038D" w:rsidRPr="0034779C">
        <w:rPr>
          <w:rFonts w:asciiTheme="minorEastAsia" w:hAnsiTheme="minorEastAsia" w:cs="Times New Roman" w:hint="eastAsia"/>
          <w:spacing w:val="10"/>
          <w:kern w:val="0"/>
          <w:sz w:val="24"/>
          <w:szCs w:val="24"/>
          <w:rPrChange w:id="1129" w:author="JY0225" w:date="2017-08-24T11:09:00Z">
            <w:rPr>
              <w:rFonts w:ascii="Times New Roman" w:hAnsi="Times New Roman" w:cs="Times New Roman" w:hint="eastAsia"/>
              <w:spacing w:val="10"/>
              <w:kern w:val="0"/>
              <w:sz w:val="24"/>
              <w:szCs w:val="20"/>
            </w:rPr>
          </w:rPrChange>
        </w:rPr>
        <w:t>越来越受大众的青睐，大型的机构如政府、医院、企业等也逐步将数据转移到云端。</w:t>
      </w:r>
      <w:r w:rsidR="00FE510D" w:rsidRPr="0034779C">
        <w:rPr>
          <w:rFonts w:asciiTheme="minorEastAsia" w:hAnsiTheme="minorEastAsia" w:cs="Times New Roman" w:hint="eastAsia"/>
          <w:spacing w:val="10"/>
          <w:kern w:val="0"/>
          <w:sz w:val="24"/>
          <w:szCs w:val="24"/>
          <w:rPrChange w:id="1130" w:author="JY0225" w:date="2017-08-24T11:09:00Z">
            <w:rPr>
              <w:rFonts w:ascii="Times New Roman" w:hAnsi="Times New Roman" w:cs="Times New Roman" w:hint="eastAsia"/>
              <w:spacing w:val="10"/>
              <w:kern w:val="0"/>
              <w:sz w:val="24"/>
              <w:szCs w:val="20"/>
            </w:rPr>
          </w:rPrChange>
        </w:rPr>
        <w:t>数据显示，</w:t>
      </w:r>
      <w:r w:rsidR="00FE510D" w:rsidRPr="0034779C">
        <w:rPr>
          <w:rFonts w:asciiTheme="minorEastAsia" w:hAnsiTheme="minorEastAsia" w:cs="Times New Roman"/>
          <w:spacing w:val="10"/>
          <w:kern w:val="0"/>
          <w:sz w:val="24"/>
          <w:szCs w:val="24"/>
          <w:rPrChange w:id="1131" w:author="JY0225" w:date="2017-08-24T11:09:00Z">
            <w:rPr>
              <w:rFonts w:ascii="Times New Roman" w:hAnsi="Times New Roman" w:cs="Times New Roman"/>
              <w:spacing w:val="10"/>
              <w:kern w:val="0"/>
              <w:sz w:val="24"/>
              <w:szCs w:val="20"/>
            </w:rPr>
          </w:rPrChange>
        </w:rPr>
        <w:t>2016</w:t>
      </w:r>
      <w:r w:rsidR="00FE510D" w:rsidRPr="0034779C">
        <w:rPr>
          <w:rFonts w:asciiTheme="minorEastAsia" w:hAnsiTheme="minorEastAsia" w:cs="Times New Roman" w:hint="eastAsia"/>
          <w:spacing w:val="10"/>
          <w:kern w:val="0"/>
          <w:sz w:val="24"/>
          <w:szCs w:val="24"/>
          <w:rPrChange w:id="1132" w:author="JY0225" w:date="2017-08-24T11:09:00Z">
            <w:rPr>
              <w:rFonts w:ascii="Times New Roman" w:hAnsi="Times New Roman" w:cs="Times New Roman" w:hint="eastAsia"/>
              <w:spacing w:val="10"/>
              <w:kern w:val="0"/>
              <w:sz w:val="24"/>
              <w:szCs w:val="20"/>
            </w:rPr>
          </w:rPrChange>
        </w:rPr>
        <w:t>年，中国云服务市场规模超过</w:t>
      </w:r>
      <w:r w:rsidR="00FE510D" w:rsidRPr="0034779C">
        <w:rPr>
          <w:rFonts w:asciiTheme="minorEastAsia" w:hAnsiTheme="minorEastAsia" w:cs="Times New Roman"/>
          <w:spacing w:val="10"/>
          <w:kern w:val="0"/>
          <w:sz w:val="24"/>
          <w:szCs w:val="24"/>
          <w:rPrChange w:id="1133" w:author="JY0225" w:date="2017-08-24T11:09:00Z">
            <w:rPr>
              <w:rFonts w:ascii="Times New Roman" w:hAnsi="Times New Roman" w:cs="Times New Roman"/>
              <w:spacing w:val="10"/>
              <w:kern w:val="0"/>
              <w:sz w:val="24"/>
              <w:szCs w:val="20"/>
            </w:rPr>
          </w:rPrChange>
        </w:rPr>
        <w:t>500</w:t>
      </w:r>
      <w:r w:rsidR="00FE510D" w:rsidRPr="0034779C">
        <w:rPr>
          <w:rFonts w:asciiTheme="minorEastAsia" w:hAnsiTheme="minorEastAsia" w:cs="Times New Roman" w:hint="eastAsia"/>
          <w:spacing w:val="10"/>
          <w:kern w:val="0"/>
          <w:sz w:val="24"/>
          <w:szCs w:val="24"/>
          <w:rPrChange w:id="1134" w:author="JY0225" w:date="2017-08-24T11:09:00Z">
            <w:rPr>
              <w:rFonts w:ascii="Times New Roman" w:hAnsi="Times New Roman" w:cs="Times New Roman" w:hint="eastAsia"/>
              <w:spacing w:val="10"/>
              <w:kern w:val="0"/>
              <w:sz w:val="24"/>
              <w:szCs w:val="20"/>
            </w:rPr>
          </w:rPrChange>
        </w:rPr>
        <w:t>亿元，达到</w:t>
      </w:r>
      <w:r w:rsidR="00FE510D" w:rsidRPr="0034779C">
        <w:rPr>
          <w:rFonts w:asciiTheme="minorEastAsia" w:hAnsiTheme="minorEastAsia" w:cs="Times New Roman"/>
          <w:spacing w:val="10"/>
          <w:kern w:val="0"/>
          <w:sz w:val="24"/>
          <w:szCs w:val="24"/>
          <w:rPrChange w:id="1135" w:author="JY0225" w:date="2017-08-24T11:09:00Z">
            <w:rPr>
              <w:rFonts w:ascii="Times New Roman" w:hAnsi="Times New Roman" w:cs="Times New Roman"/>
              <w:spacing w:val="10"/>
              <w:kern w:val="0"/>
              <w:sz w:val="24"/>
              <w:szCs w:val="20"/>
            </w:rPr>
          </w:rPrChange>
        </w:rPr>
        <w:t>516.6</w:t>
      </w:r>
      <w:r w:rsidR="00FE510D" w:rsidRPr="0034779C">
        <w:rPr>
          <w:rFonts w:asciiTheme="minorEastAsia" w:hAnsiTheme="minorEastAsia" w:cs="Times New Roman" w:hint="eastAsia"/>
          <w:spacing w:val="10"/>
          <w:kern w:val="0"/>
          <w:sz w:val="24"/>
          <w:szCs w:val="24"/>
          <w:rPrChange w:id="1136" w:author="JY0225" w:date="2017-08-24T11:09:00Z">
            <w:rPr>
              <w:rFonts w:ascii="Times New Roman" w:hAnsi="Times New Roman" w:cs="Times New Roman" w:hint="eastAsia"/>
              <w:spacing w:val="10"/>
              <w:kern w:val="0"/>
              <w:sz w:val="24"/>
              <w:szCs w:val="20"/>
            </w:rPr>
          </w:rPrChange>
        </w:rPr>
        <w:t>亿。预计</w:t>
      </w:r>
      <w:r w:rsidR="00FE510D" w:rsidRPr="0034779C">
        <w:rPr>
          <w:rFonts w:asciiTheme="minorEastAsia" w:hAnsiTheme="minorEastAsia" w:cs="Times New Roman"/>
          <w:spacing w:val="10"/>
          <w:kern w:val="0"/>
          <w:sz w:val="24"/>
          <w:szCs w:val="24"/>
          <w:rPrChange w:id="1137" w:author="JY0225" w:date="2017-08-24T11:09:00Z">
            <w:rPr>
              <w:rFonts w:ascii="Times New Roman" w:hAnsi="Times New Roman" w:cs="Times New Roman"/>
              <w:spacing w:val="10"/>
              <w:kern w:val="0"/>
              <w:sz w:val="24"/>
              <w:szCs w:val="20"/>
            </w:rPr>
          </w:rPrChange>
        </w:rPr>
        <w:t>2017</w:t>
      </w:r>
      <w:r w:rsidR="00F050F2" w:rsidRPr="0034779C">
        <w:rPr>
          <w:rFonts w:asciiTheme="minorEastAsia" w:hAnsiTheme="minorEastAsia" w:cs="Times New Roman" w:hint="eastAsia"/>
          <w:spacing w:val="10"/>
          <w:kern w:val="0"/>
          <w:sz w:val="24"/>
          <w:szCs w:val="24"/>
          <w:rPrChange w:id="1138" w:author="JY0225" w:date="2017-08-24T11:09:00Z">
            <w:rPr>
              <w:rFonts w:ascii="Times New Roman" w:hAnsi="Times New Roman" w:cs="Times New Roman" w:hint="eastAsia"/>
              <w:spacing w:val="10"/>
              <w:kern w:val="0"/>
              <w:sz w:val="24"/>
              <w:szCs w:val="20"/>
            </w:rPr>
          </w:rPrChange>
        </w:rPr>
        <w:t>年中国云服务</w:t>
      </w:r>
      <w:r w:rsidR="00FE510D" w:rsidRPr="0034779C">
        <w:rPr>
          <w:rFonts w:asciiTheme="minorEastAsia" w:hAnsiTheme="minorEastAsia" w:cs="Times New Roman" w:hint="eastAsia"/>
          <w:spacing w:val="10"/>
          <w:kern w:val="0"/>
          <w:sz w:val="24"/>
          <w:szCs w:val="24"/>
          <w:rPrChange w:id="1139" w:author="JY0225" w:date="2017-08-24T11:09:00Z">
            <w:rPr>
              <w:rFonts w:ascii="Times New Roman" w:hAnsi="Times New Roman" w:cs="Times New Roman" w:hint="eastAsia"/>
              <w:spacing w:val="10"/>
              <w:kern w:val="0"/>
              <w:sz w:val="24"/>
              <w:szCs w:val="20"/>
            </w:rPr>
          </w:rPrChange>
        </w:rPr>
        <w:t>市场份额将达到</w:t>
      </w:r>
      <w:r w:rsidR="00FE510D" w:rsidRPr="0034779C">
        <w:rPr>
          <w:rFonts w:asciiTheme="minorEastAsia" w:hAnsiTheme="minorEastAsia" w:cs="Times New Roman"/>
          <w:spacing w:val="10"/>
          <w:kern w:val="0"/>
          <w:sz w:val="24"/>
          <w:szCs w:val="24"/>
          <w:rPrChange w:id="1140" w:author="JY0225" w:date="2017-08-24T11:09:00Z">
            <w:rPr>
              <w:rFonts w:ascii="Times New Roman" w:hAnsi="Times New Roman" w:cs="Times New Roman"/>
              <w:spacing w:val="10"/>
              <w:kern w:val="0"/>
              <w:sz w:val="24"/>
              <w:szCs w:val="20"/>
            </w:rPr>
          </w:rPrChange>
        </w:rPr>
        <w:t>690</w:t>
      </w:r>
      <w:r w:rsidR="00FE510D" w:rsidRPr="0034779C">
        <w:rPr>
          <w:rFonts w:asciiTheme="minorEastAsia" w:hAnsiTheme="minorEastAsia" w:cs="Times New Roman" w:hint="eastAsia"/>
          <w:spacing w:val="10"/>
          <w:kern w:val="0"/>
          <w:sz w:val="24"/>
          <w:szCs w:val="24"/>
          <w:rPrChange w:id="1141" w:author="JY0225" w:date="2017-08-24T11:09:00Z">
            <w:rPr>
              <w:rFonts w:ascii="Times New Roman" w:hAnsi="Times New Roman" w:cs="Times New Roman" w:hint="eastAsia"/>
              <w:spacing w:val="10"/>
              <w:kern w:val="0"/>
              <w:sz w:val="24"/>
              <w:szCs w:val="20"/>
            </w:rPr>
          </w:rPrChange>
        </w:rPr>
        <w:t>亿以上。此外近三年来，年复合增长率超过</w:t>
      </w:r>
      <w:r w:rsidR="00FE510D" w:rsidRPr="0034779C">
        <w:rPr>
          <w:rFonts w:asciiTheme="minorEastAsia" w:hAnsiTheme="minorEastAsia" w:cs="Times New Roman"/>
          <w:spacing w:val="10"/>
          <w:kern w:val="0"/>
          <w:sz w:val="24"/>
          <w:szCs w:val="24"/>
          <w:rPrChange w:id="1142" w:author="JY0225" w:date="2017-08-24T11:09:00Z">
            <w:rPr>
              <w:rFonts w:ascii="Times New Roman" w:hAnsi="Times New Roman" w:cs="Times New Roman"/>
              <w:spacing w:val="10"/>
              <w:kern w:val="0"/>
              <w:sz w:val="24"/>
              <w:szCs w:val="20"/>
            </w:rPr>
          </w:rPrChange>
        </w:rPr>
        <w:t>32%</w:t>
      </w:r>
      <w:r w:rsidR="00FE510D" w:rsidRPr="0034779C">
        <w:rPr>
          <w:rFonts w:asciiTheme="minorEastAsia" w:hAnsiTheme="minorEastAsia" w:cs="Times New Roman" w:hint="eastAsia"/>
          <w:spacing w:val="10"/>
          <w:kern w:val="0"/>
          <w:sz w:val="24"/>
          <w:szCs w:val="24"/>
          <w:rPrChange w:id="1143" w:author="JY0225" w:date="2017-08-24T11:09:00Z">
            <w:rPr>
              <w:rFonts w:ascii="Times New Roman" w:hAnsi="Times New Roman" w:cs="Times New Roman" w:hint="eastAsia"/>
              <w:spacing w:val="10"/>
              <w:kern w:val="0"/>
              <w:sz w:val="24"/>
              <w:szCs w:val="20"/>
            </w:rPr>
          </w:rPrChange>
        </w:rPr>
        <w:t>，而且</w:t>
      </w:r>
      <w:r w:rsidR="00FE510D" w:rsidRPr="0034779C">
        <w:rPr>
          <w:rFonts w:asciiTheme="minorEastAsia" w:hAnsiTheme="minorEastAsia" w:cs="Times New Roman"/>
          <w:spacing w:val="10"/>
          <w:kern w:val="0"/>
          <w:sz w:val="24"/>
          <w:szCs w:val="24"/>
          <w:rPrChange w:id="1144" w:author="JY0225" w:date="2017-08-24T11:09:00Z">
            <w:rPr>
              <w:rFonts w:ascii="Times New Roman" w:hAnsi="Times New Roman" w:cs="Times New Roman"/>
              <w:spacing w:val="10"/>
              <w:kern w:val="0"/>
              <w:sz w:val="24"/>
              <w:szCs w:val="20"/>
            </w:rPr>
          </w:rPrChange>
        </w:rPr>
        <w:t>2016</w:t>
      </w:r>
      <w:r w:rsidR="00FE510D" w:rsidRPr="0034779C">
        <w:rPr>
          <w:rFonts w:asciiTheme="minorEastAsia" w:hAnsiTheme="minorEastAsia" w:cs="Times New Roman" w:hint="eastAsia"/>
          <w:spacing w:val="10"/>
          <w:kern w:val="0"/>
          <w:sz w:val="24"/>
          <w:szCs w:val="24"/>
          <w:rPrChange w:id="1145" w:author="JY0225" w:date="2017-08-24T11:09:00Z">
            <w:rPr>
              <w:rFonts w:ascii="Times New Roman" w:hAnsi="Times New Roman" w:cs="Times New Roman" w:hint="eastAsia"/>
              <w:spacing w:val="10"/>
              <w:kern w:val="0"/>
              <w:sz w:val="24"/>
              <w:szCs w:val="20"/>
            </w:rPr>
          </w:rPrChange>
        </w:rPr>
        <w:t>年增长率更高</w:t>
      </w:r>
      <w:r w:rsidR="00204DD9" w:rsidRPr="0034779C">
        <w:rPr>
          <w:rFonts w:asciiTheme="minorEastAsia" w:hAnsiTheme="minorEastAsia"/>
          <w:sz w:val="24"/>
          <w:szCs w:val="24"/>
          <w:vertAlign w:val="superscript"/>
          <w:rPrChange w:id="1146" w:author="JY0225" w:date="2017-08-24T11:09:00Z">
            <w:rPr>
              <w:vertAlign w:val="superscript"/>
            </w:rPr>
          </w:rPrChange>
        </w:rPr>
        <w:fldChar w:fldCharType="begin"/>
      </w:r>
      <w:r w:rsidR="00204DD9" w:rsidRPr="0034779C">
        <w:rPr>
          <w:rFonts w:asciiTheme="minorEastAsia" w:hAnsiTheme="minorEastAsia"/>
          <w:sz w:val="24"/>
          <w:szCs w:val="24"/>
          <w:vertAlign w:val="superscript"/>
          <w:rPrChange w:id="1147" w:author="JY0225" w:date="2017-08-24T11:09:00Z">
            <w:rPr>
              <w:vertAlign w:val="superscript"/>
            </w:rPr>
          </w:rPrChange>
        </w:rPr>
        <w:instrText xml:space="preserve"> REF _Ref489705969 \r \h </w:instrText>
      </w:r>
      <w:r w:rsidR="0034779C" w:rsidRPr="0034779C">
        <w:rPr>
          <w:rFonts w:asciiTheme="minorEastAsia" w:hAnsiTheme="minorEastAsia"/>
          <w:sz w:val="24"/>
          <w:szCs w:val="24"/>
          <w:vertAlign w:val="superscript"/>
          <w:rPrChange w:id="1148" w:author="JY0225" w:date="2017-08-24T11:09:00Z">
            <w:rPr>
              <w:sz w:val="24"/>
              <w:szCs w:val="24"/>
              <w:vertAlign w:val="superscript"/>
            </w:rPr>
          </w:rPrChange>
        </w:rPr>
        <w:instrText xml:space="preserve"> \* MERGEFORMAT </w:instrText>
      </w:r>
      <w:r w:rsidR="00204DD9" w:rsidRPr="0034779C">
        <w:rPr>
          <w:rFonts w:asciiTheme="minorEastAsia" w:hAnsiTheme="minorEastAsia"/>
          <w:sz w:val="24"/>
          <w:szCs w:val="24"/>
          <w:vertAlign w:val="superscript"/>
          <w:rPrChange w:id="1149" w:author="JY0225" w:date="2017-08-24T11:09:00Z">
            <w:rPr>
              <w:rFonts w:asciiTheme="minorEastAsia" w:hAnsiTheme="minorEastAsia"/>
              <w:sz w:val="24"/>
              <w:szCs w:val="24"/>
              <w:vertAlign w:val="superscript"/>
            </w:rPr>
          </w:rPrChange>
        </w:rPr>
      </w:r>
      <w:r w:rsidR="00204DD9" w:rsidRPr="0034779C">
        <w:rPr>
          <w:rFonts w:asciiTheme="minorEastAsia" w:hAnsiTheme="minorEastAsia"/>
          <w:sz w:val="24"/>
          <w:szCs w:val="24"/>
          <w:vertAlign w:val="superscript"/>
          <w:rPrChange w:id="1150" w:author="JY0225" w:date="2017-08-24T11:09:00Z">
            <w:rPr>
              <w:vertAlign w:val="superscript"/>
            </w:rPr>
          </w:rPrChange>
        </w:rPr>
        <w:fldChar w:fldCharType="separate"/>
      </w:r>
      <w:r w:rsidR="008E2759" w:rsidRPr="0034779C">
        <w:rPr>
          <w:rFonts w:asciiTheme="minorEastAsia" w:hAnsiTheme="minorEastAsia"/>
          <w:sz w:val="24"/>
          <w:szCs w:val="24"/>
          <w:vertAlign w:val="superscript"/>
          <w:rPrChange w:id="1151" w:author="JY0225" w:date="2017-08-24T11:09:00Z">
            <w:rPr>
              <w:vertAlign w:val="superscript"/>
            </w:rPr>
          </w:rPrChange>
        </w:rPr>
        <w:t>[1]</w:t>
      </w:r>
      <w:r w:rsidR="00204DD9" w:rsidRPr="0034779C">
        <w:rPr>
          <w:rFonts w:asciiTheme="minorEastAsia" w:hAnsiTheme="minorEastAsia"/>
          <w:sz w:val="24"/>
          <w:szCs w:val="24"/>
          <w:vertAlign w:val="superscript"/>
          <w:rPrChange w:id="1152" w:author="JY0225" w:date="2017-08-24T11:09:00Z">
            <w:rPr>
              <w:vertAlign w:val="superscript"/>
            </w:rPr>
          </w:rPrChange>
        </w:rPr>
        <w:fldChar w:fldCharType="end"/>
      </w:r>
      <w:r w:rsidR="00FE510D" w:rsidRPr="0034779C">
        <w:rPr>
          <w:rFonts w:asciiTheme="minorEastAsia" w:hAnsiTheme="minorEastAsia" w:cs="Times New Roman" w:hint="eastAsia"/>
          <w:spacing w:val="10"/>
          <w:kern w:val="0"/>
          <w:sz w:val="24"/>
          <w:szCs w:val="24"/>
          <w:rPrChange w:id="1153" w:author="JY0225" w:date="2017-08-24T11:09:00Z">
            <w:rPr>
              <w:rFonts w:ascii="Times New Roman" w:hAnsi="Times New Roman" w:cs="Times New Roman" w:hint="eastAsia"/>
              <w:spacing w:val="10"/>
              <w:kern w:val="0"/>
              <w:sz w:val="24"/>
              <w:szCs w:val="20"/>
            </w:rPr>
          </w:rPrChange>
        </w:rPr>
        <w:t>。</w:t>
      </w:r>
    </w:p>
    <w:p w14:paraId="0C9B51B2" w14:textId="255EF291" w:rsidR="00761C37" w:rsidRPr="0034779C" w:rsidRDefault="001724BF" w:rsidP="003D7736">
      <w:pPr>
        <w:spacing w:line="400" w:lineRule="exact"/>
        <w:ind w:firstLine="420"/>
        <w:rPr>
          <w:rFonts w:asciiTheme="minorEastAsia" w:hAnsiTheme="minorEastAsia" w:cs="Times New Roman"/>
          <w:spacing w:val="10"/>
          <w:sz w:val="24"/>
          <w:szCs w:val="24"/>
          <w:rPrChange w:id="1154" w:author="JY0225" w:date="2017-08-24T11:09:00Z">
            <w:rPr>
              <w:rFonts w:ascii="Times New Roman" w:hAnsi="Times New Roman" w:cs="Times New Roman"/>
              <w:spacing w:val="10"/>
              <w:sz w:val="24"/>
            </w:rPr>
          </w:rPrChange>
        </w:rPr>
      </w:pPr>
      <w:r w:rsidRPr="0034779C">
        <w:rPr>
          <w:rFonts w:asciiTheme="minorEastAsia" w:hAnsiTheme="minorEastAsia" w:cs="Times New Roman" w:hint="eastAsia"/>
          <w:color w:val="000000" w:themeColor="text1"/>
          <w:spacing w:val="10"/>
          <w:sz w:val="24"/>
          <w:szCs w:val="24"/>
          <w:rPrChange w:id="1155" w:author="JY0225" w:date="2017-08-24T11:09:00Z">
            <w:rPr>
              <w:rFonts w:ascii="Times New Roman" w:hAnsi="Times New Roman" w:cs="Times New Roman" w:hint="eastAsia"/>
              <w:color w:val="000000" w:themeColor="text1"/>
              <w:spacing w:val="10"/>
              <w:sz w:val="24"/>
            </w:rPr>
          </w:rPrChange>
        </w:rPr>
        <w:t>然而，</w:t>
      </w:r>
      <w:r w:rsidR="00EA36EC" w:rsidRPr="0034779C">
        <w:rPr>
          <w:rFonts w:asciiTheme="minorEastAsia" w:hAnsiTheme="minorEastAsia" w:cs="Times New Roman" w:hint="eastAsia"/>
          <w:color w:val="000000" w:themeColor="text1"/>
          <w:spacing w:val="10"/>
          <w:sz w:val="24"/>
          <w:szCs w:val="24"/>
          <w:rPrChange w:id="1156" w:author="JY0225" w:date="2017-08-24T11:09:00Z">
            <w:rPr>
              <w:rFonts w:ascii="Times New Roman" w:hAnsi="Times New Roman" w:cs="Times New Roman" w:hint="eastAsia"/>
              <w:color w:val="000000" w:themeColor="text1"/>
              <w:spacing w:val="10"/>
              <w:sz w:val="24"/>
            </w:rPr>
          </w:rPrChange>
        </w:rPr>
        <w:t>大范围</w:t>
      </w:r>
      <w:r w:rsidR="005715D9" w:rsidRPr="0034779C">
        <w:rPr>
          <w:rFonts w:asciiTheme="minorEastAsia" w:hAnsiTheme="minorEastAsia" w:cs="Times New Roman" w:hint="eastAsia"/>
          <w:color w:val="000000" w:themeColor="text1"/>
          <w:spacing w:val="10"/>
          <w:sz w:val="24"/>
          <w:szCs w:val="24"/>
          <w:rPrChange w:id="1157" w:author="JY0225" w:date="2017-08-24T11:09:00Z">
            <w:rPr>
              <w:rFonts w:ascii="Times New Roman" w:hAnsi="Times New Roman" w:cs="Times New Roman" w:hint="eastAsia"/>
              <w:color w:val="000000" w:themeColor="text1"/>
              <w:spacing w:val="10"/>
              <w:sz w:val="24"/>
            </w:rPr>
          </w:rPrChange>
        </w:rPr>
        <w:t>普及</w:t>
      </w:r>
      <w:r w:rsidR="00C13ABF" w:rsidRPr="0034779C">
        <w:rPr>
          <w:rFonts w:asciiTheme="minorEastAsia" w:hAnsiTheme="minorEastAsia" w:cs="Times New Roman" w:hint="eastAsia"/>
          <w:color w:val="000000" w:themeColor="text1"/>
          <w:spacing w:val="10"/>
          <w:sz w:val="24"/>
          <w:szCs w:val="24"/>
          <w:rPrChange w:id="1158" w:author="JY0225" w:date="2017-08-24T11:09:00Z">
            <w:rPr>
              <w:rFonts w:ascii="Times New Roman" w:hAnsi="Times New Roman" w:cs="Times New Roman" w:hint="eastAsia"/>
              <w:color w:val="000000" w:themeColor="text1"/>
              <w:spacing w:val="10"/>
              <w:sz w:val="24"/>
            </w:rPr>
          </w:rPrChange>
        </w:rPr>
        <w:t>的云</w:t>
      </w:r>
      <w:r w:rsidR="00476838" w:rsidRPr="0034779C">
        <w:rPr>
          <w:rFonts w:asciiTheme="minorEastAsia" w:hAnsiTheme="minorEastAsia" w:cs="Times New Roman" w:hint="eastAsia"/>
          <w:color w:val="000000" w:themeColor="text1"/>
          <w:spacing w:val="10"/>
          <w:sz w:val="24"/>
          <w:szCs w:val="24"/>
          <w:rPrChange w:id="1159" w:author="JY0225" w:date="2017-08-24T11:09:00Z">
            <w:rPr>
              <w:rFonts w:ascii="Times New Roman" w:hAnsi="Times New Roman" w:cs="Times New Roman" w:hint="eastAsia"/>
              <w:color w:val="000000" w:themeColor="text1"/>
              <w:spacing w:val="10"/>
              <w:sz w:val="24"/>
            </w:rPr>
          </w:rPrChange>
        </w:rPr>
        <w:t>备份</w:t>
      </w:r>
      <w:r w:rsidR="0080720C" w:rsidRPr="0034779C">
        <w:rPr>
          <w:rFonts w:asciiTheme="minorEastAsia" w:hAnsiTheme="minorEastAsia" w:cs="Times New Roman" w:hint="eastAsia"/>
          <w:color w:val="000000" w:themeColor="text1"/>
          <w:spacing w:val="10"/>
          <w:sz w:val="24"/>
          <w:szCs w:val="24"/>
          <w:rPrChange w:id="1160" w:author="JY0225" w:date="2017-08-24T11:09:00Z">
            <w:rPr>
              <w:rFonts w:ascii="Times New Roman" w:hAnsi="Times New Roman" w:cs="Times New Roman" w:hint="eastAsia"/>
              <w:color w:val="000000" w:themeColor="text1"/>
              <w:spacing w:val="10"/>
              <w:sz w:val="24"/>
            </w:rPr>
          </w:rPrChange>
        </w:rPr>
        <w:t>服务</w:t>
      </w:r>
      <w:r w:rsidR="008C5EDC" w:rsidRPr="0034779C">
        <w:rPr>
          <w:rFonts w:asciiTheme="minorEastAsia" w:hAnsiTheme="minorEastAsia" w:cs="Times New Roman" w:hint="eastAsia"/>
          <w:color w:val="000000" w:themeColor="text1"/>
          <w:spacing w:val="10"/>
          <w:sz w:val="24"/>
          <w:szCs w:val="24"/>
          <w:rPrChange w:id="1161" w:author="JY0225" w:date="2017-08-24T11:09:00Z">
            <w:rPr>
              <w:rFonts w:ascii="Times New Roman" w:hAnsi="Times New Roman" w:cs="Times New Roman" w:hint="eastAsia"/>
              <w:color w:val="000000" w:themeColor="text1"/>
              <w:spacing w:val="10"/>
              <w:sz w:val="24"/>
            </w:rPr>
          </w:rPrChange>
        </w:rPr>
        <w:t>在近几年</w:t>
      </w:r>
      <w:r w:rsidR="00D11E85" w:rsidRPr="0034779C">
        <w:rPr>
          <w:rFonts w:asciiTheme="minorEastAsia" w:hAnsiTheme="minorEastAsia" w:cs="Times New Roman" w:hint="eastAsia"/>
          <w:color w:val="000000" w:themeColor="text1"/>
          <w:spacing w:val="10"/>
          <w:sz w:val="24"/>
          <w:szCs w:val="24"/>
          <w:rPrChange w:id="1162" w:author="JY0225" w:date="2017-08-24T11:09:00Z">
            <w:rPr>
              <w:rFonts w:ascii="Times New Roman" w:hAnsi="Times New Roman" w:cs="Times New Roman" w:hint="eastAsia"/>
              <w:color w:val="000000" w:themeColor="text1"/>
              <w:spacing w:val="10"/>
              <w:sz w:val="24"/>
            </w:rPr>
          </w:rPrChange>
        </w:rPr>
        <w:t>迎</w:t>
      </w:r>
      <w:r w:rsidR="007901B0" w:rsidRPr="0034779C">
        <w:rPr>
          <w:rFonts w:asciiTheme="minorEastAsia" w:hAnsiTheme="minorEastAsia" w:cs="Times New Roman" w:hint="eastAsia"/>
          <w:color w:val="000000" w:themeColor="text1"/>
          <w:spacing w:val="10"/>
          <w:sz w:val="24"/>
          <w:szCs w:val="24"/>
          <w:rPrChange w:id="1163" w:author="JY0225" w:date="2017-08-24T11:09:00Z">
            <w:rPr>
              <w:rFonts w:ascii="Times New Roman" w:hAnsi="Times New Roman" w:cs="Times New Roman" w:hint="eastAsia"/>
              <w:color w:val="000000" w:themeColor="text1"/>
              <w:spacing w:val="10"/>
              <w:sz w:val="24"/>
            </w:rPr>
          </w:rPrChange>
        </w:rPr>
        <w:t>来了</w:t>
      </w:r>
      <w:r w:rsidR="00113515" w:rsidRPr="0034779C">
        <w:rPr>
          <w:rFonts w:asciiTheme="minorEastAsia" w:hAnsiTheme="minorEastAsia" w:cs="Times New Roman" w:hint="eastAsia"/>
          <w:color w:val="000000" w:themeColor="text1"/>
          <w:spacing w:val="10"/>
          <w:sz w:val="24"/>
          <w:szCs w:val="24"/>
          <w:rPrChange w:id="1164" w:author="JY0225" w:date="2017-08-24T11:09:00Z">
            <w:rPr>
              <w:rFonts w:ascii="Times New Roman" w:hAnsi="Times New Roman" w:cs="Times New Roman" w:hint="eastAsia"/>
              <w:color w:val="000000" w:themeColor="text1"/>
              <w:spacing w:val="10"/>
              <w:sz w:val="24"/>
            </w:rPr>
          </w:rPrChange>
        </w:rPr>
        <w:t>巨大的挑战</w:t>
      </w:r>
      <w:r w:rsidR="00861F20" w:rsidRPr="0034779C">
        <w:rPr>
          <w:rFonts w:asciiTheme="minorEastAsia" w:hAnsiTheme="minorEastAsia" w:cs="Times New Roman" w:hint="eastAsia"/>
          <w:color w:val="000000" w:themeColor="text1"/>
          <w:spacing w:val="10"/>
          <w:sz w:val="24"/>
          <w:szCs w:val="24"/>
          <w:rPrChange w:id="1165" w:author="JY0225" w:date="2017-08-24T11:09:00Z">
            <w:rPr>
              <w:rFonts w:ascii="Times New Roman" w:hAnsi="Times New Roman" w:cs="Times New Roman" w:hint="eastAsia"/>
              <w:color w:val="000000" w:themeColor="text1"/>
              <w:spacing w:val="10"/>
              <w:sz w:val="24"/>
            </w:rPr>
          </w:rPrChange>
        </w:rPr>
        <w:t>，除了</w:t>
      </w:r>
      <w:r w:rsidR="005960BE" w:rsidRPr="0034779C">
        <w:rPr>
          <w:rFonts w:asciiTheme="minorEastAsia" w:hAnsiTheme="minorEastAsia" w:cs="Times New Roman" w:hint="eastAsia"/>
          <w:color w:val="000000" w:themeColor="text1"/>
          <w:spacing w:val="10"/>
          <w:sz w:val="24"/>
          <w:szCs w:val="24"/>
          <w:rPrChange w:id="1166" w:author="JY0225" w:date="2017-08-24T11:09:00Z">
            <w:rPr>
              <w:rFonts w:ascii="Times New Roman" w:hAnsi="Times New Roman" w:cs="Times New Roman" w:hint="eastAsia"/>
              <w:color w:val="000000" w:themeColor="text1"/>
              <w:spacing w:val="10"/>
              <w:sz w:val="24"/>
            </w:rPr>
          </w:rPrChange>
        </w:rPr>
        <w:t>提供</w:t>
      </w:r>
      <w:r w:rsidR="009120F2" w:rsidRPr="0034779C">
        <w:rPr>
          <w:rFonts w:asciiTheme="minorEastAsia" w:hAnsiTheme="minorEastAsia" w:cs="Times New Roman" w:hint="eastAsia"/>
          <w:color w:val="000000" w:themeColor="text1"/>
          <w:spacing w:val="10"/>
          <w:sz w:val="24"/>
          <w:szCs w:val="24"/>
          <w:rPrChange w:id="1167" w:author="JY0225" w:date="2017-08-24T11:09:00Z">
            <w:rPr>
              <w:rFonts w:ascii="Times New Roman" w:hAnsi="Times New Roman" w:cs="Times New Roman" w:hint="eastAsia"/>
              <w:color w:val="000000" w:themeColor="text1"/>
              <w:spacing w:val="10"/>
              <w:sz w:val="24"/>
            </w:rPr>
          </w:rPrChange>
        </w:rPr>
        <w:t>云端</w:t>
      </w:r>
      <w:r w:rsidR="00861F20" w:rsidRPr="0034779C">
        <w:rPr>
          <w:rFonts w:asciiTheme="minorEastAsia" w:hAnsiTheme="minorEastAsia" w:cs="Times New Roman" w:hint="eastAsia"/>
          <w:color w:val="000000" w:themeColor="text1"/>
          <w:spacing w:val="10"/>
          <w:sz w:val="24"/>
          <w:szCs w:val="24"/>
          <w:rPrChange w:id="1168" w:author="JY0225" w:date="2017-08-24T11:09:00Z">
            <w:rPr>
              <w:rFonts w:ascii="Times New Roman" w:hAnsi="Times New Roman" w:cs="Times New Roman" w:hint="eastAsia"/>
              <w:color w:val="000000" w:themeColor="text1"/>
              <w:spacing w:val="10"/>
              <w:sz w:val="24"/>
            </w:rPr>
          </w:rPrChange>
        </w:rPr>
        <w:t>数据</w:t>
      </w:r>
      <w:r w:rsidR="00476838" w:rsidRPr="0034779C">
        <w:rPr>
          <w:rFonts w:asciiTheme="minorEastAsia" w:hAnsiTheme="minorEastAsia" w:cs="Times New Roman" w:hint="eastAsia"/>
          <w:color w:val="000000" w:themeColor="text1"/>
          <w:spacing w:val="10"/>
          <w:sz w:val="24"/>
          <w:szCs w:val="24"/>
          <w:rPrChange w:id="1169" w:author="JY0225" w:date="2017-08-24T11:09:00Z">
            <w:rPr>
              <w:rFonts w:ascii="Times New Roman" w:hAnsi="Times New Roman" w:cs="Times New Roman" w:hint="eastAsia"/>
              <w:color w:val="000000" w:themeColor="text1"/>
              <w:spacing w:val="10"/>
              <w:sz w:val="24"/>
            </w:rPr>
          </w:rPrChange>
        </w:rPr>
        <w:t>备份</w:t>
      </w:r>
      <w:r w:rsidR="00861F20" w:rsidRPr="0034779C">
        <w:rPr>
          <w:rFonts w:asciiTheme="minorEastAsia" w:hAnsiTheme="minorEastAsia" w:cs="Times New Roman" w:hint="eastAsia"/>
          <w:color w:val="000000" w:themeColor="text1"/>
          <w:spacing w:val="10"/>
          <w:sz w:val="24"/>
          <w:szCs w:val="24"/>
          <w:rPrChange w:id="1170" w:author="JY0225" w:date="2017-08-24T11:09:00Z">
            <w:rPr>
              <w:rFonts w:ascii="Times New Roman" w:hAnsi="Times New Roman" w:cs="Times New Roman" w:hint="eastAsia"/>
              <w:color w:val="000000" w:themeColor="text1"/>
              <w:spacing w:val="10"/>
              <w:sz w:val="24"/>
            </w:rPr>
          </w:rPrChange>
        </w:rPr>
        <w:t>这项</w:t>
      </w:r>
      <w:r w:rsidR="00337A88" w:rsidRPr="0034779C">
        <w:rPr>
          <w:rFonts w:asciiTheme="minorEastAsia" w:hAnsiTheme="minorEastAsia" w:cs="Times New Roman" w:hint="eastAsia"/>
          <w:color w:val="000000" w:themeColor="text1"/>
          <w:spacing w:val="10"/>
          <w:sz w:val="24"/>
          <w:szCs w:val="24"/>
          <w:rPrChange w:id="1171" w:author="JY0225" w:date="2017-08-24T11:09:00Z">
            <w:rPr>
              <w:rFonts w:ascii="Times New Roman" w:hAnsi="Times New Roman" w:cs="Times New Roman" w:hint="eastAsia"/>
              <w:color w:val="000000" w:themeColor="text1"/>
              <w:spacing w:val="10"/>
              <w:sz w:val="24"/>
            </w:rPr>
          </w:rPrChange>
        </w:rPr>
        <w:t>基本的功能之外，人们对云</w:t>
      </w:r>
      <w:r w:rsidR="00476838" w:rsidRPr="0034779C">
        <w:rPr>
          <w:rFonts w:asciiTheme="minorEastAsia" w:hAnsiTheme="minorEastAsia" w:cs="Times New Roman" w:hint="eastAsia"/>
          <w:color w:val="000000" w:themeColor="text1"/>
          <w:spacing w:val="10"/>
          <w:sz w:val="24"/>
          <w:szCs w:val="24"/>
          <w:rPrChange w:id="1172" w:author="JY0225" w:date="2017-08-24T11:09:00Z">
            <w:rPr>
              <w:rFonts w:ascii="Times New Roman" w:hAnsi="Times New Roman" w:cs="Times New Roman" w:hint="eastAsia"/>
              <w:color w:val="000000" w:themeColor="text1"/>
              <w:spacing w:val="10"/>
              <w:sz w:val="24"/>
            </w:rPr>
          </w:rPrChange>
        </w:rPr>
        <w:t>备份</w:t>
      </w:r>
      <w:r w:rsidR="00337A88" w:rsidRPr="0034779C">
        <w:rPr>
          <w:rFonts w:asciiTheme="minorEastAsia" w:hAnsiTheme="minorEastAsia" w:cs="Times New Roman" w:hint="eastAsia"/>
          <w:color w:val="000000" w:themeColor="text1"/>
          <w:spacing w:val="10"/>
          <w:sz w:val="24"/>
          <w:szCs w:val="24"/>
          <w:rPrChange w:id="1173" w:author="JY0225" w:date="2017-08-24T11:09:00Z">
            <w:rPr>
              <w:rFonts w:ascii="Times New Roman" w:hAnsi="Times New Roman" w:cs="Times New Roman" w:hint="eastAsia"/>
              <w:color w:val="000000" w:themeColor="text1"/>
              <w:spacing w:val="10"/>
              <w:sz w:val="24"/>
            </w:rPr>
          </w:rPrChange>
        </w:rPr>
        <w:t>服务平台的安全性、</w:t>
      </w:r>
      <w:r w:rsidR="007B385C" w:rsidRPr="0034779C">
        <w:rPr>
          <w:rFonts w:asciiTheme="minorEastAsia" w:hAnsiTheme="minorEastAsia" w:cs="Times New Roman" w:hint="eastAsia"/>
          <w:color w:val="000000" w:themeColor="text1"/>
          <w:spacing w:val="10"/>
          <w:sz w:val="24"/>
          <w:szCs w:val="24"/>
          <w:rPrChange w:id="1174" w:author="JY0225" w:date="2017-08-24T11:09:00Z">
            <w:rPr>
              <w:rFonts w:ascii="Times New Roman" w:hAnsi="Times New Roman" w:cs="Times New Roman" w:hint="eastAsia"/>
              <w:color w:val="000000" w:themeColor="text1"/>
              <w:spacing w:val="10"/>
              <w:sz w:val="24"/>
            </w:rPr>
          </w:rPrChange>
        </w:rPr>
        <w:t>容灾性、</w:t>
      </w:r>
      <w:r w:rsidR="00337A88" w:rsidRPr="0034779C">
        <w:rPr>
          <w:rFonts w:asciiTheme="minorEastAsia" w:hAnsiTheme="minorEastAsia" w:cs="Times New Roman" w:hint="eastAsia"/>
          <w:color w:val="000000" w:themeColor="text1"/>
          <w:spacing w:val="10"/>
          <w:sz w:val="24"/>
          <w:szCs w:val="24"/>
          <w:rPrChange w:id="1175" w:author="JY0225" w:date="2017-08-24T11:09:00Z">
            <w:rPr>
              <w:rFonts w:ascii="Times New Roman" w:hAnsi="Times New Roman" w:cs="Times New Roman" w:hint="eastAsia"/>
              <w:color w:val="000000" w:themeColor="text1"/>
              <w:spacing w:val="10"/>
              <w:sz w:val="24"/>
            </w:rPr>
          </w:rPrChange>
        </w:rPr>
        <w:t>稳定性</w:t>
      </w:r>
      <w:r w:rsidR="00D917F3" w:rsidRPr="0034779C">
        <w:rPr>
          <w:rFonts w:asciiTheme="minorEastAsia" w:hAnsiTheme="minorEastAsia" w:cs="Times New Roman" w:hint="eastAsia"/>
          <w:color w:val="000000" w:themeColor="text1"/>
          <w:spacing w:val="10"/>
          <w:sz w:val="24"/>
          <w:szCs w:val="24"/>
          <w:rPrChange w:id="1176" w:author="JY0225" w:date="2017-08-24T11:09:00Z">
            <w:rPr>
              <w:rFonts w:ascii="Times New Roman" w:hAnsi="Times New Roman" w:cs="Times New Roman" w:hint="eastAsia"/>
              <w:color w:val="000000" w:themeColor="text1"/>
              <w:spacing w:val="10"/>
              <w:sz w:val="24"/>
            </w:rPr>
          </w:rPrChange>
        </w:rPr>
        <w:t>以及可扩展性</w:t>
      </w:r>
      <w:r w:rsidR="000555EB" w:rsidRPr="0034779C">
        <w:rPr>
          <w:rFonts w:asciiTheme="minorEastAsia" w:hAnsiTheme="minorEastAsia" w:cs="Times New Roman" w:hint="eastAsia"/>
          <w:color w:val="000000" w:themeColor="text1"/>
          <w:spacing w:val="10"/>
          <w:sz w:val="24"/>
          <w:szCs w:val="24"/>
          <w:rPrChange w:id="1177" w:author="JY0225" w:date="2017-08-24T11:09:00Z">
            <w:rPr>
              <w:rFonts w:ascii="Times New Roman" w:hAnsi="Times New Roman" w:cs="Times New Roman" w:hint="eastAsia"/>
              <w:color w:val="000000" w:themeColor="text1"/>
              <w:spacing w:val="10"/>
              <w:sz w:val="24"/>
            </w:rPr>
          </w:rPrChange>
        </w:rPr>
        <w:t>投入了更多的关注</w:t>
      </w:r>
      <w:r w:rsidR="0076686B" w:rsidRPr="0034779C">
        <w:rPr>
          <w:rFonts w:asciiTheme="minorEastAsia" w:hAnsiTheme="minorEastAsia"/>
          <w:color w:val="000000" w:themeColor="text1"/>
          <w:sz w:val="24"/>
          <w:szCs w:val="24"/>
          <w:vertAlign w:val="superscript"/>
          <w:rPrChange w:id="1178" w:author="JY0225" w:date="2017-08-24T11:09:00Z">
            <w:rPr>
              <w:color w:val="000000" w:themeColor="text1"/>
              <w:vertAlign w:val="superscript"/>
            </w:rPr>
          </w:rPrChange>
        </w:rPr>
        <w:fldChar w:fldCharType="begin"/>
      </w:r>
      <w:r w:rsidR="0076686B" w:rsidRPr="0034779C">
        <w:rPr>
          <w:rFonts w:asciiTheme="minorEastAsia" w:hAnsiTheme="minorEastAsia"/>
          <w:color w:val="000000" w:themeColor="text1"/>
          <w:sz w:val="24"/>
          <w:szCs w:val="24"/>
          <w:vertAlign w:val="superscript"/>
          <w:rPrChange w:id="1179" w:author="JY0225" w:date="2017-08-24T11:09:00Z">
            <w:rPr>
              <w:color w:val="000000" w:themeColor="text1"/>
              <w:vertAlign w:val="superscript"/>
            </w:rPr>
          </w:rPrChange>
        </w:rPr>
        <w:instrText xml:space="preserve"> REF _Ref489690644 \r \h </w:instrText>
      </w:r>
      <w:r w:rsidR="0034779C" w:rsidRPr="0034779C">
        <w:rPr>
          <w:rFonts w:asciiTheme="minorEastAsia" w:hAnsiTheme="minorEastAsia"/>
          <w:color w:val="000000" w:themeColor="text1"/>
          <w:sz w:val="24"/>
          <w:szCs w:val="24"/>
          <w:vertAlign w:val="superscript"/>
          <w:rPrChange w:id="1180" w:author="JY0225" w:date="2017-08-24T11:09:00Z">
            <w:rPr>
              <w:color w:val="000000" w:themeColor="text1"/>
              <w:sz w:val="24"/>
              <w:szCs w:val="24"/>
              <w:vertAlign w:val="superscript"/>
            </w:rPr>
          </w:rPrChange>
        </w:rPr>
        <w:instrText xml:space="preserve"> \* MERGEFORMAT </w:instrText>
      </w:r>
      <w:r w:rsidR="0076686B" w:rsidRPr="0034779C">
        <w:rPr>
          <w:rFonts w:asciiTheme="minorEastAsia" w:hAnsiTheme="minorEastAsia"/>
          <w:color w:val="000000" w:themeColor="text1"/>
          <w:sz w:val="24"/>
          <w:szCs w:val="24"/>
          <w:vertAlign w:val="superscript"/>
          <w:rPrChange w:id="1181" w:author="JY0225" w:date="2017-08-24T11:09:00Z">
            <w:rPr>
              <w:rFonts w:asciiTheme="minorEastAsia" w:hAnsiTheme="minorEastAsia"/>
              <w:color w:val="000000" w:themeColor="text1"/>
              <w:sz w:val="24"/>
              <w:szCs w:val="24"/>
              <w:vertAlign w:val="superscript"/>
            </w:rPr>
          </w:rPrChange>
        </w:rPr>
      </w:r>
      <w:r w:rsidR="0076686B" w:rsidRPr="0034779C">
        <w:rPr>
          <w:rFonts w:asciiTheme="minorEastAsia" w:hAnsiTheme="minorEastAsia"/>
          <w:color w:val="000000" w:themeColor="text1"/>
          <w:sz w:val="24"/>
          <w:szCs w:val="24"/>
          <w:vertAlign w:val="superscript"/>
          <w:rPrChange w:id="1182"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183" w:author="JY0225" w:date="2017-08-24T11:09:00Z">
            <w:rPr>
              <w:color w:val="000000" w:themeColor="text1"/>
              <w:vertAlign w:val="superscript"/>
            </w:rPr>
          </w:rPrChange>
        </w:rPr>
        <w:t>[6]</w:t>
      </w:r>
      <w:r w:rsidR="0076686B" w:rsidRPr="0034779C">
        <w:rPr>
          <w:rFonts w:asciiTheme="minorEastAsia" w:hAnsiTheme="minorEastAsia"/>
          <w:color w:val="000000" w:themeColor="text1"/>
          <w:sz w:val="24"/>
          <w:szCs w:val="24"/>
          <w:vertAlign w:val="superscript"/>
          <w:rPrChange w:id="1184" w:author="JY0225" w:date="2017-08-24T11:09:00Z">
            <w:rPr>
              <w:color w:val="000000" w:themeColor="text1"/>
              <w:vertAlign w:val="superscript"/>
            </w:rPr>
          </w:rPrChange>
        </w:rPr>
        <w:fldChar w:fldCharType="end"/>
      </w:r>
      <w:r w:rsidR="0076686B" w:rsidRPr="0034779C">
        <w:rPr>
          <w:rFonts w:asciiTheme="minorEastAsia" w:hAnsiTheme="minorEastAsia"/>
          <w:color w:val="000000" w:themeColor="text1"/>
          <w:sz w:val="24"/>
          <w:szCs w:val="24"/>
          <w:vertAlign w:val="superscript"/>
          <w:rPrChange w:id="1185" w:author="JY0225" w:date="2017-08-24T11:09:00Z">
            <w:rPr>
              <w:color w:val="000000" w:themeColor="text1"/>
              <w:vertAlign w:val="superscript"/>
            </w:rPr>
          </w:rPrChange>
        </w:rPr>
        <w:fldChar w:fldCharType="begin"/>
      </w:r>
      <w:r w:rsidR="0076686B" w:rsidRPr="0034779C">
        <w:rPr>
          <w:rFonts w:asciiTheme="minorEastAsia" w:hAnsiTheme="minorEastAsia"/>
          <w:color w:val="000000" w:themeColor="text1"/>
          <w:sz w:val="24"/>
          <w:szCs w:val="24"/>
          <w:vertAlign w:val="superscript"/>
          <w:rPrChange w:id="1186" w:author="JY0225" w:date="2017-08-24T11:09:00Z">
            <w:rPr>
              <w:color w:val="000000" w:themeColor="text1"/>
              <w:vertAlign w:val="superscript"/>
            </w:rPr>
          </w:rPrChange>
        </w:rPr>
        <w:instrText xml:space="preserve"> REF _Ref489690647 \r \h </w:instrText>
      </w:r>
      <w:r w:rsidR="0034779C" w:rsidRPr="0034779C">
        <w:rPr>
          <w:rFonts w:asciiTheme="minorEastAsia" w:hAnsiTheme="minorEastAsia"/>
          <w:color w:val="000000" w:themeColor="text1"/>
          <w:sz w:val="24"/>
          <w:szCs w:val="24"/>
          <w:vertAlign w:val="superscript"/>
          <w:rPrChange w:id="1187" w:author="JY0225" w:date="2017-08-24T11:09:00Z">
            <w:rPr>
              <w:color w:val="000000" w:themeColor="text1"/>
              <w:sz w:val="24"/>
              <w:szCs w:val="24"/>
              <w:vertAlign w:val="superscript"/>
            </w:rPr>
          </w:rPrChange>
        </w:rPr>
        <w:instrText xml:space="preserve"> \* MERGEFORMAT </w:instrText>
      </w:r>
      <w:r w:rsidR="0076686B" w:rsidRPr="0034779C">
        <w:rPr>
          <w:rFonts w:asciiTheme="minorEastAsia" w:hAnsiTheme="minorEastAsia"/>
          <w:color w:val="000000" w:themeColor="text1"/>
          <w:sz w:val="24"/>
          <w:szCs w:val="24"/>
          <w:vertAlign w:val="superscript"/>
          <w:rPrChange w:id="1188" w:author="JY0225" w:date="2017-08-24T11:09:00Z">
            <w:rPr>
              <w:rFonts w:asciiTheme="minorEastAsia" w:hAnsiTheme="minorEastAsia"/>
              <w:color w:val="000000" w:themeColor="text1"/>
              <w:sz w:val="24"/>
              <w:szCs w:val="24"/>
              <w:vertAlign w:val="superscript"/>
            </w:rPr>
          </w:rPrChange>
        </w:rPr>
      </w:r>
      <w:r w:rsidR="0076686B" w:rsidRPr="0034779C">
        <w:rPr>
          <w:rFonts w:asciiTheme="minorEastAsia" w:hAnsiTheme="minorEastAsia"/>
          <w:color w:val="000000" w:themeColor="text1"/>
          <w:sz w:val="24"/>
          <w:szCs w:val="24"/>
          <w:vertAlign w:val="superscript"/>
          <w:rPrChange w:id="1189"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190" w:author="JY0225" w:date="2017-08-24T11:09:00Z">
            <w:rPr>
              <w:color w:val="000000" w:themeColor="text1"/>
              <w:vertAlign w:val="superscript"/>
            </w:rPr>
          </w:rPrChange>
        </w:rPr>
        <w:t>[7]</w:t>
      </w:r>
      <w:r w:rsidR="0076686B" w:rsidRPr="0034779C">
        <w:rPr>
          <w:rFonts w:asciiTheme="minorEastAsia" w:hAnsiTheme="minorEastAsia"/>
          <w:color w:val="000000" w:themeColor="text1"/>
          <w:sz w:val="24"/>
          <w:szCs w:val="24"/>
          <w:vertAlign w:val="superscript"/>
          <w:rPrChange w:id="1191" w:author="JY0225" w:date="2017-08-24T11:09:00Z">
            <w:rPr>
              <w:color w:val="000000" w:themeColor="text1"/>
              <w:vertAlign w:val="superscript"/>
            </w:rPr>
          </w:rPrChange>
        </w:rPr>
        <w:fldChar w:fldCharType="end"/>
      </w:r>
      <w:r w:rsidR="00172F8F" w:rsidRPr="0034779C">
        <w:rPr>
          <w:rFonts w:asciiTheme="minorEastAsia" w:hAnsiTheme="minorEastAsia"/>
          <w:color w:val="000000" w:themeColor="text1"/>
          <w:sz w:val="24"/>
          <w:szCs w:val="24"/>
          <w:vertAlign w:val="superscript"/>
          <w:rPrChange w:id="1192" w:author="JY0225" w:date="2017-08-24T11:09:00Z">
            <w:rPr>
              <w:color w:val="000000" w:themeColor="text1"/>
              <w:vertAlign w:val="superscript"/>
            </w:rPr>
          </w:rPrChange>
        </w:rPr>
        <w:fldChar w:fldCharType="begin"/>
      </w:r>
      <w:r w:rsidR="00172F8F" w:rsidRPr="0034779C">
        <w:rPr>
          <w:rFonts w:asciiTheme="minorEastAsia" w:hAnsiTheme="minorEastAsia"/>
          <w:color w:val="000000" w:themeColor="text1"/>
          <w:sz w:val="24"/>
          <w:szCs w:val="24"/>
          <w:vertAlign w:val="superscript"/>
          <w:rPrChange w:id="1193" w:author="JY0225" w:date="2017-08-24T11:09:00Z">
            <w:rPr>
              <w:color w:val="000000" w:themeColor="text1"/>
              <w:vertAlign w:val="superscript"/>
            </w:rPr>
          </w:rPrChange>
        </w:rPr>
        <w:instrText xml:space="preserve"> REF _Ref489691703 \r \h </w:instrText>
      </w:r>
      <w:r w:rsidR="0034779C" w:rsidRPr="0034779C">
        <w:rPr>
          <w:rFonts w:asciiTheme="minorEastAsia" w:hAnsiTheme="minorEastAsia"/>
          <w:color w:val="000000" w:themeColor="text1"/>
          <w:sz w:val="24"/>
          <w:szCs w:val="24"/>
          <w:vertAlign w:val="superscript"/>
          <w:rPrChange w:id="1194" w:author="JY0225" w:date="2017-08-24T11:09:00Z">
            <w:rPr>
              <w:color w:val="000000" w:themeColor="text1"/>
              <w:sz w:val="24"/>
              <w:szCs w:val="24"/>
              <w:vertAlign w:val="superscript"/>
            </w:rPr>
          </w:rPrChange>
        </w:rPr>
        <w:instrText xml:space="preserve"> \* MERGEFORMAT </w:instrText>
      </w:r>
      <w:r w:rsidR="00172F8F" w:rsidRPr="0034779C">
        <w:rPr>
          <w:rFonts w:asciiTheme="minorEastAsia" w:hAnsiTheme="minorEastAsia"/>
          <w:color w:val="000000" w:themeColor="text1"/>
          <w:sz w:val="24"/>
          <w:szCs w:val="24"/>
          <w:vertAlign w:val="superscript"/>
          <w:rPrChange w:id="1195" w:author="JY0225" w:date="2017-08-24T11:09:00Z">
            <w:rPr>
              <w:rFonts w:asciiTheme="minorEastAsia" w:hAnsiTheme="minorEastAsia"/>
              <w:color w:val="000000" w:themeColor="text1"/>
              <w:sz w:val="24"/>
              <w:szCs w:val="24"/>
              <w:vertAlign w:val="superscript"/>
            </w:rPr>
          </w:rPrChange>
        </w:rPr>
      </w:r>
      <w:r w:rsidR="00172F8F" w:rsidRPr="0034779C">
        <w:rPr>
          <w:rFonts w:asciiTheme="minorEastAsia" w:hAnsiTheme="minorEastAsia"/>
          <w:color w:val="000000" w:themeColor="text1"/>
          <w:sz w:val="24"/>
          <w:szCs w:val="24"/>
          <w:vertAlign w:val="superscript"/>
          <w:rPrChange w:id="1196"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197" w:author="JY0225" w:date="2017-08-24T11:09:00Z">
            <w:rPr>
              <w:color w:val="000000" w:themeColor="text1"/>
              <w:vertAlign w:val="superscript"/>
            </w:rPr>
          </w:rPrChange>
        </w:rPr>
        <w:t>[8]</w:t>
      </w:r>
      <w:r w:rsidR="00172F8F" w:rsidRPr="0034779C">
        <w:rPr>
          <w:rFonts w:asciiTheme="minorEastAsia" w:hAnsiTheme="minorEastAsia"/>
          <w:color w:val="000000" w:themeColor="text1"/>
          <w:sz w:val="24"/>
          <w:szCs w:val="24"/>
          <w:vertAlign w:val="superscript"/>
          <w:rPrChange w:id="1198" w:author="JY0225" w:date="2017-08-24T11:09:00Z">
            <w:rPr>
              <w:color w:val="000000" w:themeColor="text1"/>
              <w:vertAlign w:val="superscript"/>
            </w:rPr>
          </w:rPrChange>
        </w:rPr>
        <w:fldChar w:fldCharType="end"/>
      </w:r>
      <w:r w:rsidR="00337A88" w:rsidRPr="0034779C">
        <w:rPr>
          <w:rFonts w:asciiTheme="minorEastAsia" w:hAnsiTheme="minorEastAsia" w:cs="Times New Roman" w:hint="eastAsia"/>
          <w:color w:val="000000" w:themeColor="text1"/>
          <w:spacing w:val="10"/>
          <w:sz w:val="24"/>
          <w:szCs w:val="24"/>
          <w:rPrChange w:id="1199" w:author="JY0225" w:date="2017-08-24T11:09:00Z">
            <w:rPr>
              <w:rFonts w:ascii="Times New Roman" w:hAnsi="Times New Roman" w:cs="Times New Roman" w:hint="eastAsia"/>
              <w:color w:val="000000" w:themeColor="text1"/>
              <w:spacing w:val="10"/>
              <w:sz w:val="24"/>
            </w:rPr>
          </w:rPrChange>
        </w:rPr>
        <w:t>。</w:t>
      </w:r>
      <w:commentRangeStart w:id="1200"/>
      <w:r w:rsidR="00AB6716" w:rsidRPr="0034779C">
        <w:rPr>
          <w:rFonts w:asciiTheme="minorEastAsia" w:hAnsiTheme="minorEastAsia" w:cs="Times New Roman" w:hint="eastAsia"/>
          <w:color w:val="000000" w:themeColor="text1"/>
          <w:spacing w:val="10"/>
          <w:sz w:val="24"/>
          <w:szCs w:val="24"/>
          <w:rPrChange w:id="1201" w:author="JY0225" w:date="2017-08-24T11:09:00Z">
            <w:rPr>
              <w:rFonts w:ascii="Times New Roman" w:hAnsi="Times New Roman" w:cs="Times New Roman" w:hint="eastAsia"/>
              <w:color w:val="000000" w:themeColor="text1"/>
              <w:spacing w:val="10"/>
              <w:sz w:val="24"/>
            </w:rPr>
          </w:rPrChange>
        </w:rPr>
        <w:t>在</w:t>
      </w:r>
      <w:r w:rsidR="00F25485" w:rsidRPr="0034779C">
        <w:rPr>
          <w:rFonts w:asciiTheme="minorEastAsia" w:hAnsiTheme="minorEastAsia" w:cs="Times New Roman" w:hint="eastAsia"/>
          <w:color w:val="000000" w:themeColor="text1"/>
          <w:spacing w:val="10"/>
          <w:sz w:val="24"/>
          <w:szCs w:val="24"/>
          <w:rPrChange w:id="1202" w:author="JY0225" w:date="2017-08-24T11:09:00Z">
            <w:rPr>
              <w:rFonts w:ascii="Times New Roman" w:hAnsi="Times New Roman" w:cs="Times New Roman" w:hint="eastAsia"/>
              <w:color w:val="000000" w:themeColor="text1"/>
              <w:spacing w:val="10"/>
              <w:sz w:val="24"/>
            </w:rPr>
          </w:rPrChange>
        </w:rPr>
        <w:t>传统的数据</w:t>
      </w:r>
      <w:r w:rsidR="00476838" w:rsidRPr="0034779C">
        <w:rPr>
          <w:rFonts w:asciiTheme="minorEastAsia" w:hAnsiTheme="minorEastAsia" w:cs="Times New Roman" w:hint="eastAsia"/>
          <w:color w:val="000000" w:themeColor="text1"/>
          <w:spacing w:val="10"/>
          <w:sz w:val="24"/>
          <w:szCs w:val="24"/>
          <w:rPrChange w:id="1203" w:author="JY0225" w:date="2017-08-24T11:09:00Z">
            <w:rPr>
              <w:rFonts w:ascii="Times New Roman" w:hAnsi="Times New Roman" w:cs="Times New Roman" w:hint="eastAsia"/>
              <w:color w:val="000000" w:themeColor="text1"/>
              <w:spacing w:val="10"/>
              <w:sz w:val="24"/>
            </w:rPr>
          </w:rPrChange>
        </w:rPr>
        <w:t>备份</w:t>
      </w:r>
      <w:r w:rsidR="00CE294F" w:rsidRPr="0034779C">
        <w:rPr>
          <w:rFonts w:asciiTheme="minorEastAsia" w:hAnsiTheme="minorEastAsia" w:cs="Times New Roman" w:hint="eastAsia"/>
          <w:color w:val="000000" w:themeColor="text1"/>
          <w:spacing w:val="10"/>
          <w:sz w:val="24"/>
          <w:szCs w:val="24"/>
          <w:rPrChange w:id="1204" w:author="JY0225" w:date="2017-08-24T11:09:00Z">
            <w:rPr>
              <w:rFonts w:ascii="Times New Roman" w:hAnsi="Times New Roman" w:cs="Times New Roman" w:hint="eastAsia"/>
              <w:color w:val="000000" w:themeColor="text1"/>
              <w:spacing w:val="10"/>
              <w:sz w:val="24"/>
            </w:rPr>
          </w:rPrChange>
        </w:rPr>
        <w:t>方式</w:t>
      </w:r>
      <w:r w:rsidR="00AB6716" w:rsidRPr="0034779C">
        <w:rPr>
          <w:rFonts w:asciiTheme="minorEastAsia" w:hAnsiTheme="minorEastAsia" w:cs="Times New Roman" w:hint="eastAsia"/>
          <w:color w:val="000000" w:themeColor="text1"/>
          <w:spacing w:val="10"/>
          <w:sz w:val="24"/>
          <w:szCs w:val="24"/>
          <w:rPrChange w:id="1205" w:author="JY0225" w:date="2017-08-24T11:09:00Z">
            <w:rPr>
              <w:rFonts w:ascii="Times New Roman" w:hAnsi="Times New Roman" w:cs="Times New Roman" w:hint="eastAsia"/>
              <w:color w:val="000000" w:themeColor="text1"/>
              <w:spacing w:val="10"/>
              <w:sz w:val="24"/>
            </w:rPr>
          </w:rPrChange>
        </w:rPr>
        <w:t>中</w:t>
      </w:r>
      <w:commentRangeEnd w:id="1200"/>
      <w:r w:rsidR="005F1D0B" w:rsidRPr="0034779C">
        <w:rPr>
          <w:rStyle w:val="ad"/>
          <w:rFonts w:asciiTheme="minorEastAsia" w:hAnsiTheme="minorEastAsia" w:cs="Times New Roman"/>
          <w:color w:val="000000" w:themeColor="text1"/>
          <w:sz w:val="24"/>
          <w:szCs w:val="24"/>
          <w:rPrChange w:id="1206" w:author="JY0225" w:date="2017-08-24T11:09:00Z">
            <w:rPr>
              <w:rStyle w:val="ad"/>
              <w:rFonts w:ascii="Calibri" w:eastAsia="宋体" w:hAnsi="Calibri" w:cs="Times New Roman"/>
              <w:color w:val="000000" w:themeColor="text1"/>
            </w:rPr>
          </w:rPrChange>
        </w:rPr>
        <w:commentReference w:id="1200"/>
      </w:r>
      <w:r w:rsidR="00AB6716" w:rsidRPr="0034779C">
        <w:rPr>
          <w:rFonts w:asciiTheme="minorEastAsia" w:hAnsiTheme="minorEastAsia" w:cs="Times New Roman" w:hint="eastAsia"/>
          <w:color w:val="000000" w:themeColor="text1"/>
          <w:spacing w:val="10"/>
          <w:sz w:val="24"/>
          <w:szCs w:val="24"/>
          <w:rPrChange w:id="1207" w:author="JY0225" w:date="2017-08-24T11:09:00Z">
            <w:rPr>
              <w:rFonts w:ascii="Times New Roman" w:hAnsi="Times New Roman" w:cs="Times New Roman" w:hint="eastAsia"/>
              <w:color w:val="000000" w:themeColor="text1"/>
              <w:spacing w:val="10"/>
              <w:sz w:val="24"/>
            </w:rPr>
          </w:rPrChange>
        </w:rPr>
        <w:t>，</w:t>
      </w:r>
      <w:r w:rsidR="00CE294F" w:rsidRPr="0034779C">
        <w:rPr>
          <w:rFonts w:asciiTheme="minorEastAsia" w:hAnsiTheme="minorEastAsia" w:cs="Times New Roman" w:hint="eastAsia"/>
          <w:color w:val="000000" w:themeColor="text1"/>
          <w:spacing w:val="10"/>
          <w:sz w:val="24"/>
          <w:szCs w:val="24"/>
          <w:rPrChange w:id="1208" w:author="JY0225" w:date="2017-08-24T11:09:00Z">
            <w:rPr>
              <w:rFonts w:ascii="Times New Roman" w:hAnsi="Times New Roman" w:cs="Times New Roman" w:hint="eastAsia"/>
              <w:color w:val="000000" w:themeColor="text1"/>
              <w:spacing w:val="10"/>
              <w:sz w:val="24"/>
            </w:rPr>
          </w:rPrChange>
        </w:rPr>
        <w:t>数据</w:t>
      </w:r>
      <w:r w:rsidR="008C0087" w:rsidRPr="0034779C">
        <w:rPr>
          <w:rFonts w:asciiTheme="minorEastAsia" w:hAnsiTheme="minorEastAsia" w:cs="Times New Roman" w:hint="eastAsia"/>
          <w:color w:val="000000" w:themeColor="text1"/>
          <w:spacing w:val="10"/>
          <w:sz w:val="24"/>
          <w:szCs w:val="24"/>
          <w:rPrChange w:id="1209" w:author="JY0225" w:date="2017-08-24T11:09:00Z">
            <w:rPr>
              <w:rFonts w:ascii="Times New Roman" w:hAnsi="Times New Roman" w:cs="Times New Roman" w:hint="eastAsia"/>
              <w:color w:val="000000" w:themeColor="text1"/>
              <w:spacing w:val="10"/>
              <w:sz w:val="24"/>
            </w:rPr>
          </w:rPrChange>
        </w:rPr>
        <w:t>保存</w:t>
      </w:r>
      <w:r w:rsidR="00CE294F" w:rsidRPr="0034779C">
        <w:rPr>
          <w:rFonts w:asciiTheme="minorEastAsia" w:hAnsiTheme="minorEastAsia" w:cs="Times New Roman" w:hint="eastAsia"/>
          <w:color w:val="000000" w:themeColor="text1"/>
          <w:spacing w:val="10"/>
          <w:sz w:val="24"/>
          <w:szCs w:val="24"/>
          <w:rPrChange w:id="1210" w:author="JY0225" w:date="2017-08-24T11:09:00Z">
            <w:rPr>
              <w:rFonts w:ascii="Times New Roman" w:hAnsi="Times New Roman" w:cs="Times New Roman" w:hint="eastAsia"/>
              <w:color w:val="000000" w:themeColor="text1"/>
              <w:spacing w:val="10"/>
              <w:sz w:val="24"/>
            </w:rPr>
          </w:rPrChange>
        </w:rPr>
        <w:t>在本地，</w:t>
      </w:r>
      <w:r w:rsidR="00D76A00" w:rsidRPr="0034779C">
        <w:rPr>
          <w:rFonts w:asciiTheme="minorEastAsia" w:hAnsiTheme="minorEastAsia" w:cs="Times New Roman" w:hint="eastAsia"/>
          <w:color w:val="000000" w:themeColor="text1"/>
          <w:spacing w:val="10"/>
          <w:sz w:val="24"/>
          <w:szCs w:val="24"/>
          <w:rPrChange w:id="1211" w:author="JY0225" w:date="2017-08-24T11:09:00Z">
            <w:rPr>
              <w:rFonts w:ascii="Times New Roman" w:hAnsi="Times New Roman" w:cs="Times New Roman" w:hint="eastAsia"/>
              <w:color w:val="000000" w:themeColor="text1"/>
              <w:spacing w:val="10"/>
              <w:sz w:val="24"/>
            </w:rPr>
          </w:rPrChange>
        </w:rPr>
        <w:t>对用户来说是可管控的</w:t>
      </w:r>
      <w:r w:rsidR="00EA25E0" w:rsidRPr="0034779C">
        <w:rPr>
          <w:rFonts w:asciiTheme="minorEastAsia" w:hAnsiTheme="minorEastAsia" w:cs="Times New Roman" w:hint="eastAsia"/>
          <w:color w:val="000000" w:themeColor="text1"/>
          <w:spacing w:val="10"/>
          <w:sz w:val="24"/>
          <w:szCs w:val="24"/>
          <w:rPrChange w:id="1212" w:author="JY0225" w:date="2017-08-24T11:09:00Z">
            <w:rPr>
              <w:rFonts w:ascii="Times New Roman" w:hAnsi="Times New Roman" w:cs="Times New Roman" w:hint="eastAsia"/>
              <w:color w:val="000000" w:themeColor="text1"/>
              <w:spacing w:val="10"/>
              <w:sz w:val="24"/>
            </w:rPr>
          </w:rPrChange>
        </w:rPr>
        <w:t>，</w:t>
      </w:r>
      <w:r w:rsidR="00D76A00" w:rsidRPr="0034779C">
        <w:rPr>
          <w:rFonts w:asciiTheme="minorEastAsia" w:hAnsiTheme="minorEastAsia" w:cs="Times New Roman" w:hint="eastAsia"/>
          <w:color w:val="000000" w:themeColor="text1"/>
          <w:spacing w:val="10"/>
          <w:sz w:val="24"/>
          <w:szCs w:val="24"/>
          <w:rPrChange w:id="1213" w:author="JY0225" w:date="2017-08-24T11:09:00Z">
            <w:rPr>
              <w:rFonts w:ascii="Times New Roman" w:hAnsi="Times New Roman" w:cs="Times New Roman" w:hint="eastAsia"/>
              <w:color w:val="000000" w:themeColor="text1"/>
              <w:spacing w:val="10"/>
              <w:sz w:val="24"/>
            </w:rPr>
          </w:rPrChange>
        </w:rPr>
        <w:t>而将数据</w:t>
      </w:r>
      <w:r w:rsidR="00476838" w:rsidRPr="0034779C">
        <w:rPr>
          <w:rFonts w:asciiTheme="minorEastAsia" w:hAnsiTheme="minorEastAsia" w:cs="Times New Roman" w:hint="eastAsia"/>
          <w:spacing w:val="10"/>
          <w:sz w:val="24"/>
          <w:szCs w:val="24"/>
          <w:rPrChange w:id="1214" w:author="JY0225" w:date="2017-08-24T11:09:00Z">
            <w:rPr>
              <w:rFonts w:ascii="Times New Roman" w:hAnsi="Times New Roman" w:cs="Times New Roman" w:hint="eastAsia"/>
              <w:spacing w:val="10"/>
              <w:sz w:val="24"/>
            </w:rPr>
          </w:rPrChange>
        </w:rPr>
        <w:t>备份</w:t>
      </w:r>
      <w:r w:rsidR="00D76A00" w:rsidRPr="0034779C">
        <w:rPr>
          <w:rFonts w:asciiTheme="minorEastAsia" w:hAnsiTheme="minorEastAsia" w:cs="Times New Roman" w:hint="eastAsia"/>
          <w:spacing w:val="10"/>
          <w:sz w:val="24"/>
          <w:szCs w:val="24"/>
          <w:rPrChange w:id="1215" w:author="JY0225" w:date="2017-08-24T11:09:00Z">
            <w:rPr>
              <w:rFonts w:ascii="Times New Roman" w:hAnsi="Times New Roman" w:cs="Times New Roman" w:hint="eastAsia"/>
              <w:spacing w:val="10"/>
              <w:sz w:val="24"/>
            </w:rPr>
          </w:rPrChange>
        </w:rPr>
        <w:t>在云端则可能产生如个人</w:t>
      </w:r>
      <w:r w:rsidR="00B94537" w:rsidRPr="0034779C">
        <w:rPr>
          <w:rFonts w:asciiTheme="minorEastAsia" w:hAnsiTheme="minorEastAsia" w:cs="Times New Roman" w:hint="eastAsia"/>
          <w:spacing w:val="10"/>
          <w:sz w:val="24"/>
          <w:szCs w:val="24"/>
          <w:rPrChange w:id="1216" w:author="JY0225" w:date="2017-08-24T11:09:00Z">
            <w:rPr>
              <w:rFonts w:ascii="Times New Roman" w:hAnsi="Times New Roman" w:cs="Times New Roman" w:hint="eastAsia"/>
              <w:spacing w:val="10"/>
              <w:sz w:val="24"/>
            </w:rPr>
          </w:rPrChange>
        </w:rPr>
        <w:t>数据</w:t>
      </w:r>
      <w:r w:rsidR="00D76A00" w:rsidRPr="0034779C">
        <w:rPr>
          <w:rFonts w:asciiTheme="minorEastAsia" w:hAnsiTheme="minorEastAsia" w:cs="Times New Roman" w:hint="eastAsia"/>
          <w:spacing w:val="10"/>
          <w:sz w:val="24"/>
          <w:szCs w:val="24"/>
          <w:rPrChange w:id="1217" w:author="JY0225" w:date="2017-08-24T11:09:00Z">
            <w:rPr>
              <w:rFonts w:ascii="Times New Roman" w:hAnsi="Times New Roman" w:cs="Times New Roman" w:hint="eastAsia"/>
              <w:spacing w:val="10"/>
              <w:sz w:val="24"/>
            </w:rPr>
          </w:rPrChange>
        </w:rPr>
        <w:t>泄露、</w:t>
      </w:r>
      <w:r w:rsidR="009C465B" w:rsidRPr="0034779C">
        <w:rPr>
          <w:rFonts w:asciiTheme="minorEastAsia" w:hAnsiTheme="minorEastAsia" w:cs="Times New Roman" w:hint="eastAsia"/>
          <w:spacing w:val="10"/>
          <w:sz w:val="24"/>
          <w:szCs w:val="24"/>
          <w:rPrChange w:id="1218" w:author="JY0225" w:date="2017-08-24T11:09:00Z">
            <w:rPr>
              <w:rFonts w:ascii="Times New Roman" w:hAnsi="Times New Roman" w:cs="Times New Roman" w:hint="eastAsia"/>
              <w:spacing w:val="10"/>
              <w:sz w:val="24"/>
            </w:rPr>
          </w:rPrChange>
        </w:rPr>
        <w:t>商业信息遭到窃取、科研成果外泄等问题</w:t>
      </w:r>
      <w:r w:rsidR="00443AD4" w:rsidRPr="0034779C">
        <w:rPr>
          <w:rStyle w:val="afff"/>
          <w:rFonts w:asciiTheme="minorEastAsia" w:hAnsiTheme="minorEastAsia" w:cs="Times New Roman"/>
          <w:spacing w:val="10"/>
          <w:sz w:val="24"/>
          <w:szCs w:val="24"/>
          <w:rPrChange w:id="1219" w:author="JY0225" w:date="2017-08-24T11:09:00Z">
            <w:rPr>
              <w:rStyle w:val="afff"/>
              <w:rFonts w:ascii="Times New Roman" w:hAnsi="Times New Roman" w:cs="Times New Roman"/>
              <w:spacing w:val="10"/>
              <w:sz w:val="24"/>
            </w:rPr>
          </w:rPrChange>
        </w:rPr>
        <w:footnoteReference w:id="1"/>
      </w:r>
      <w:r w:rsidR="009C465B" w:rsidRPr="0034779C">
        <w:rPr>
          <w:rFonts w:asciiTheme="minorEastAsia" w:hAnsiTheme="minorEastAsia" w:cs="Times New Roman" w:hint="eastAsia"/>
          <w:spacing w:val="10"/>
          <w:sz w:val="24"/>
          <w:szCs w:val="24"/>
          <w:rPrChange w:id="1220" w:author="JY0225" w:date="2017-08-24T11:09:00Z">
            <w:rPr>
              <w:rFonts w:ascii="Times New Roman" w:hAnsi="Times New Roman" w:cs="Times New Roman" w:hint="eastAsia"/>
              <w:spacing w:val="10"/>
              <w:sz w:val="24"/>
            </w:rPr>
          </w:rPrChange>
        </w:rPr>
        <w:t>，</w:t>
      </w:r>
      <w:r w:rsidR="001D0165" w:rsidRPr="0034779C">
        <w:rPr>
          <w:rFonts w:asciiTheme="minorEastAsia" w:hAnsiTheme="minorEastAsia" w:cs="Times New Roman" w:hint="eastAsia"/>
          <w:spacing w:val="10"/>
          <w:sz w:val="24"/>
          <w:szCs w:val="24"/>
          <w:rPrChange w:id="1221" w:author="JY0225" w:date="2017-08-24T11:09:00Z">
            <w:rPr>
              <w:rFonts w:ascii="Times New Roman" w:hAnsi="Times New Roman" w:cs="Times New Roman" w:hint="eastAsia"/>
              <w:spacing w:val="10"/>
              <w:sz w:val="24"/>
            </w:rPr>
          </w:rPrChange>
        </w:rPr>
        <w:t>这可能</w:t>
      </w:r>
      <w:r w:rsidR="0078247A" w:rsidRPr="0034779C">
        <w:rPr>
          <w:rFonts w:asciiTheme="minorEastAsia" w:hAnsiTheme="minorEastAsia" w:cs="Times New Roman" w:hint="eastAsia"/>
          <w:spacing w:val="10"/>
          <w:sz w:val="24"/>
          <w:szCs w:val="24"/>
          <w:rPrChange w:id="1222" w:author="JY0225" w:date="2017-08-24T11:09:00Z">
            <w:rPr>
              <w:rFonts w:ascii="Times New Roman" w:hAnsi="Times New Roman" w:cs="Times New Roman" w:hint="eastAsia"/>
              <w:spacing w:val="10"/>
              <w:sz w:val="24"/>
            </w:rPr>
          </w:rPrChange>
        </w:rPr>
        <w:t>对用户产生不可逆的后果。</w:t>
      </w:r>
      <w:r w:rsidR="004B257E" w:rsidRPr="0034779C">
        <w:rPr>
          <w:rFonts w:asciiTheme="minorEastAsia" w:hAnsiTheme="minorEastAsia" w:cs="Times New Roman" w:hint="eastAsia"/>
          <w:spacing w:val="10"/>
          <w:sz w:val="24"/>
          <w:szCs w:val="24"/>
          <w:rPrChange w:id="1223" w:author="JY0225" w:date="2017-08-24T11:09:00Z">
            <w:rPr>
              <w:rFonts w:ascii="Times New Roman" w:hAnsi="Times New Roman" w:cs="Times New Roman" w:hint="eastAsia"/>
              <w:spacing w:val="10"/>
              <w:sz w:val="24"/>
            </w:rPr>
          </w:rPrChange>
        </w:rPr>
        <w:t>此外，</w:t>
      </w:r>
      <w:commentRangeStart w:id="1224"/>
      <w:r w:rsidR="00000F68" w:rsidRPr="0034779C">
        <w:rPr>
          <w:rFonts w:asciiTheme="minorEastAsia" w:hAnsiTheme="minorEastAsia" w:cs="Times New Roman" w:hint="eastAsia"/>
          <w:spacing w:val="10"/>
          <w:sz w:val="24"/>
          <w:szCs w:val="24"/>
          <w:rPrChange w:id="1225"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226" w:author="JY0225" w:date="2017-08-24T11:09:00Z">
            <w:rPr>
              <w:rFonts w:ascii="Times New Roman" w:hAnsi="Times New Roman" w:cs="Times New Roman" w:hint="eastAsia"/>
              <w:spacing w:val="10"/>
              <w:sz w:val="24"/>
            </w:rPr>
          </w:rPrChange>
        </w:rPr>
        <w:t>备份</w:t>
      </w:r>
      <w:r w:rsidR="00000F68" w:rsidRPr="0034779C">
        <w:rPr>
          <w:rFonts w:asciiTheme="minorEastAsia" w:hAnsiTheme="minorEastAsia" w:cs="Times New Roman" w:hint="eastAsia"/>
          <w:spacing w:val="10"/>
          <w:sz w:val="24"/>
          <w:szCs w:val="24"/>
          <w:rPrChange w:id="1227" w:author="JY0225" w:date="2017-08-24T11:09:00Z">
            <w:rPr>
              <w:rFonts w:ascii="Times New Roman" w:hAnsi="Times New Roman" w:cs="Times New Roman" w:hint="eastAsia"/>
              <w:spacing w:val="10"/>
              <w:sz w:val="24"/>
            </w:rPr>
          </w:rPrChange>
        </w:rPr>
        <w:t>服务以网络作为基础设施</w:t>
      </w:r>
      <w:commentRangeEnd w:id="1224"/>
      <w:r w:rsidR="00054FF4" w:rsidRPr="0034779C">
        <w:rPr>
          <w:rStyle w:val="ad"/>
          <w:rFonts w:asciiTheme="minorEastAsia" w:hAnsiTheme="minorEastAsia" w:cs="Times New Roman"/>
          <w:sz w:val="24"/>
          <w:szCs w:val="24"/>
          <w:rPrChange w:id="1228" w:author="JY0225" w:date="2017-08-24T11:09:00Z">
            <w:rPr>
              <w:rStyle w:val="ad"/>
              <w:rFonts w:ascii="Calibri" w:eastAsia="宋体" w:hAnsi="Calibri" w:cs="Times New Roman"/>
            </w:rPr>
          </w:rPrChange>
        </w:rPr>
        <w:commentReference w:id="1224"/>
      </w:r>
      <w:r w:rsidR="00000F68" w:rsidRPr="0034779C">
        <w:rPr>
          <w:rFonts w:asciiTheme="minorEastAsia" w:hAnsiTheme="minorEastAsia" w:cs="Times New Roman" w:hint="eastAsia"/>
          <w:spacing w:val="10"/>
          <w:sz w:val="24"/>
          <w:szCs w:val="24"/>
          <w:rPrChange w:id="1229" w:author="JY0225" w:date="2017-08-24T11:09:00Z">
            <w:rPr>
              <w:rFonts w:ascii="Times New Roman" w:hAnsi="Times New Roman" w:cs="Times New Roman" w:hint="eastAsia"/>
              <w:spacing w:val="10"/>
              <w:sz w:val="24"/>
            </w:rPr>
          </w:rPrChange>
        </w:rPr>
        <w:t>，</w:t>
      </w:r>
      <w:r w:rsidR="000B4434" w:rsidRPr="0034779C">
        <w:rPr>
          <w:rFonts w:asciiTheme="minorEastAsia" w:hAnsiTheme="minorEastAsia" w:cs="Times New Roman" w:hint="eastAsia"/>
          <w:spacing w:val="10"/>
          <w:sz w:val="24"/>
          <w:szCs w:val="24"/>
          <w:rPrChange w:id="1230" w:author="JY0225" w:date="2017-08-24T11:09:00Z">
            <w:rPr>
              <w:rFonts w:ascii="Times New Roman" w:hAnsi="Times New Roman" w:cs="Times New Roman" w:hint="eastAsia"/>
              <w:spacing w:val="10"/>
              <w:sz w:val="24"/>
            </w:rPr>
          </w:rPrChange>
        </w:rPr>
        <w:t>而</w:t>
      </w:r>
      <w:r w:rsidR="00000F68" w:rsidRPr="0034779C">
        <w:rPr>
          <w:rFonts w:asciiTheme="minorEastAsia" w:hAnsiTheme="minorEastAsia" w:cs="Times New Roman" w:hint="eastAsia"/>
          <w:spacing w:val="10"/>
          <w:sz w:val="24"/>
          <w:szCs w:val="24"/>
          <w:rPrChange w:id="1231" w:author="JY0225" w:date="2017-08-24T11:09:00Z">
            <w:rPr>
              <w:rFonts w:ascii="Times New Roman" w:hAnsi="Times New Roman" w:cs="Times New Roman" w:hint="eastAsia"/>
              <w:spacing w:val="10"/>
              <w:sz w:val="24"/>
            </w:rPr>
          </w:rPrChange>
        </w:rPr>
        <w:t>网络</w:t>
      </w:r>
      <w:r w:rsidR="00B7250C" w:rsidRPr="0034779C">
        <w:rPr>
          <w:rFonts w:asciiTheme="minorEastAsia" w:hAnsiTheme="minorEastAsia" w:cs="Times New Roman" w:hint="eastAsia"/>
          <w:spacing w:val="10"/>
          <w:sz w:val="24"/>
          <w:szCs w:val="24"/>
          <w:rPrChange w:id="1232" w:author="JY0225" w:date="2017-08-24T11:09:00Z">
            <w:rPr>
              <w:rFonts w:ascii="Times New Roman" w:hAnsi="Times New Roman" w:cs="Times New Roman" w:hint="eastAsia"/>
              <w:spacing w:val="10"/>
              <w:sz w:val="24"/>
            </w:rPr>
          </w:rPrChange>
        </w:rPr>
        <w:t>又</w:t>
      </w:r>
      <w:r w:rsidR="00000F68" w:rsidRPr="0034779C">
        <w:rPr>
          <w:rFonts w:asciiTheme="minorEastAsia" w:hAnsiTheme="minorEastAsia" w:cs="Times New Roman" w:hint="eastAsia"/>
          <w:spacing w:val="10"/>
          <w:sz w:val="24"/>
          <w:szCs w:val="24"/>
          <w:rPrChange w:id="1233" w:author="JY0225" w:date="2017-08-24T11:09:00Z">
            <w:rPr>
              <w:rFonts w:ascii="Times New Roman" w:hAnsi="Times New Roman" w:cs="Times New Roman" w:hint="eastAsia"/>
              <w:spacing w:val="10"/>
              <w:sz w:val="24"/>
            </w:rPr>
          </w:rPrChange>
        </w:rPr>
        <w:t>时常受限于硬件、软件和地域等多方面的因素，一旦出现网络波动或中断，将会</w:t>
      </w:r>
      <w:r w:rsidR="00427CE9" w:rsidRPr="0034779C">
        <w:rPr>
          <w:rFonts w:asciiTheme="minorEastAsia" w:hAnsiTheme="minorEastAsia" w:cs="Times New Roman" w:hint="eastAsia"/>
          <w:spacing w:val="10"/>
          <w:sz w:val="24"/>
          <w:szCs w:val="24"/>
          <w:rPrChange w:id="1234" w:author="JY0225" w:date="2017-08-24T11:09:00Z">
            <w:rPr>
              <w:rFonts w:ascii="Times New Roman" w:hAnsi="Times New Roman" w:cs="Times New Roman" w:hint="eastAsia"/>
              <w:spacing w:val="10"/>
              <w:sz w:val="24"/>
            </w:rPr>
          </w:rPrChange>
        </w:rPr>
        <w:t>影响</w:t>
      </w:r>
      <w:r w:rsidR="00000F68" w:rsidRPr="0034779C">
        <w:rPr>
          <w:rFonts w:asciiTheme="minorEastAsia" w:hAnsiTheme="minorEastAsia" w:cs="Times New Roman" w:hint="eastAsia"/>
          <w:spacing w:val="10"/>
          <w:sz w:val="24"/>
          <w:szCs w:val="24"/>
          <w:rPrChange w:id="1235" w:author="JY0225" w:date="2017-08-24T11:09:00Z">
            <w:rPr>
              <w:rFonts w:ascii="Times New Roman" w:hAnsi="Times New Roman" w:cs="Times New Roman" w:hint="eastAsia"/>
              <w:spacing w:val="10"/>
              <w:sz w:val="24"/>
            </w:rPr>
          </w:rPrChange>
        </w:rPr>
        <w:t>数据在网络层的传输</w:t>
      </w:r>
      <w:r w:rsidR="00500750" w:rsidRPr="0034779C">
        <w:rPr>
          <w:rFonts w:asciiTheme="minorEastAsia" w:hAnsiTheme="minorEastAsia" w:cs="Times New Roman" w:hint="eastAsia"/>
          <w:spacing w:val="10"/>
          <w:sz w:val="24"/>
          <w:szCs w:val="24"/>
          <w:rPrChange w:id="1236" w:author="JY0225" w:date="2017-08-24T11:09:00Z">
            <w:rPr>
              <w:rFonts w:ascii="Times New Roman" w:hAnsi="Times New Roman" w:cs="Times New Roman" w:hint="eastAsia"/>
              <w:spacing w:val="10"/>
              <w:sz w:val="24"/>
            </w:rPr>
          </w:rPrChange>
        </w:rPr>
        <w:t>，尤其对较大</w:t>
      </w:r>
      <w:r w:rsidR="002D1DEC" w:rsidRPr="0034779C">
        <w:rPr>
          <w:rFonts w:asciiTheme="minorEastAsia" w:hAnsiTheme="minorEastAsia" w:cs="Times New Roman" w:hint="eastAsia"/>
          <w:spacing w:val="10"/>
          <w:sz w:val="24"/>
          <w:szCs w:val="24"/>
          <w:rPrChange w:id="1237" w:author="JY0225" w:date="2017-08-24T11:09:00Z">
            <w:rPr>
              <w:rFonts w:ascii="Times New Roman" w:hAnsi="Times New Roman" w:cs="Times New Roman" w:hint="eastAsia"/>
              <w:spacing w:val="10"/>
              <w:sz w:val="24"/>
            </w:rPr>
          </w:rPrChange>
        </w:rPr>
        <w:t>的文件</w:t>
      </w:r>
      <w:r w:rsidR="00D57361" w:rsidRPr="0034779C">
        <w:rPr>
          <w:rFonts w:asciiTheme="minorEastAsia" w:hAnsiTheme="minorEastAsia" w:cs="Times New Roman" w:hint="eastAsia"/>
          <w:spacing w:val="10"/>
          <w:sz w:val="24"/>
          <w:szCs w:val="24"/>
          <w:rPrChange w:id="1238" w:author="JY0225" w:date="2017-08-24T11:09:00Z">
            <w:rPr>
              <w:rFonts w:ascii="Times New Roman" w:hAnsi="Times New Roman" w:cs="Times New Roman" w:hint="eastAsia"/>
              <w:spacing w:val="10"/>
              <w:sz w:val="24"/>
            </w:rPr>
          </w:rPrChange>
        </w:rPr>
        <w:t>传输来说，遇到网络问题只能进行重传，这将极大地降低用户的体验度</w:t>
      </w:r>
      <w:r w:rsidR="00000F68" w:rsidRPr="0034779C">
        <w:rPr>
          <w:rFonts w:asciiTheme="minorEastAsia" w:hAnsiTheme="minorEastAsia" w:cs="Times New Roman" w:hint="eastAsia"/>
          <w:spacing w:val="10"/>
          <w:sz w:val="24"/>
          <w:szCs w:val="24"/>
          <w:rPrChange w:id="1239" w:author="JY0225" w:date="2017-08-24T11:09:00Z">
            <w:rPr>
              <w:rFonts w:ascii="Times New Roman" w:hAnsi="Times New Roman" w:cs="Times New Roman" w:hint="eastAsia"/>
              <w:spacing w:val="10"/>
              <w:sz w:val="24"/>
            </w:rPr>
          </w:rPrChange>
        </w:rPr>
        <w:t>。</w:t>
      </w:r>
      <w:r w:rsidR="007E52A6" w:rsidRPr="0034779C">
        <w:rPr>
          <w:rFonts w:asciiTheme="minorEastAsia" w:hAnsiTheme="minorEastAsia" w:cs="Times New Roman" w:hint="eastAsia"/>
          <w:spacing w:val="10"/>
          <w:sz w:val="24"/>
          <w:szCs w:val="24"/>
          <w:rPrChange w:id="1240" w:author="JY0225" w:date="2017-08-24T11:09:00Z">
            <w:rPr>
              <w:rFonts w:ascii="Times New Roman" w:hAnsi="Times New Roman" w:cs="Times New Roman" w:hint="eastAsia"/>
              <w:spacing w:val="10"/>
              <w:sz w:val="24"/>
            </w:rPr>
          </w:rPrChange>
        </w:rPr>
        <w:t>同时</w:t>
      </w:r>
      <w:r w:rsidR="003D7736" w:rsidRPr="0034779C">
        <w:rPr>
          <w:rFonts w:asciiTheme="minorEastAsia" w:hAnsiTheme="minorEastAsia" w:cs="Times New Roman" w:hint="eastAsia"/>
          <w:spacing w:val="10"/>
          <w:sz w:val="24"/>
          <w:szCs w:val="24"/>
          <w:rPrChange w:id="1241" w:author="JY0225" w:date="2017-08-24T11:09:00Z">
            <w:rPr>
              <w:rFonts w:ascii="Times New Roman" w:hAnsi="Times New Roman" w:cs="Times New Roman" w:hint="eastAsia"/>
              <w:spacing w:val="10"/>
              <w:sz w:val="24"/>
            </w:rPr>
          </w:rPrChange>
        </w:rPr>
        <w:t>，</w:t>
      </w:r>
      <w:commentRangeStart w:id="1242"/>
      <w:r w:rsidR="003D7736" w:rsidRPr="0034779C">
        <w:rPr>
          <w:rFonts w:asciiTheme="minorEastAsia" w:hAnsiTheme="minorEastAsia" w:cs="Times New Roman" w:hint="eastAsia"/>
          <w:spacing w:val="10"/>
          <w:sz w:val="24"/>
          <w:szCs w:val="24"/>
          <w:rPrChange w:id="1243" w:author="JY0225" w:date="2017-08-24T11:09:00Z">
            <w:rPr>
              <w:rFonts w:ascii="Times New Roman" w:hAnsi="Times New Roman" w:cs="Times New Roman" w:hint="eastAsia"/>
              <w:spacing w:val="10"/>
              <w:sz w:val="24"/>
            </w:rPr>
          </w:rPrChange>
        </w:rPr>
        <w:t>随着云端数据不断地积累</w:t>
      </w:r>
      <w:commentRangeEnd w:id="1242"/>
      <w:r w:rsidR="00054FF4" w:rsidRPr="0034779C">
        <w:rPr>
          <w:rStyle w:val="ad"/>
          <w:rFonts w:asciiTheme="minorEastAsia" w:hAnsiTheme="minorEastAsia" w:cs="Times New Roman"/>
          <w:sz w:val="24"/>
          <w:szCs w:val="24"/>
          <w:rPrChange w:id="1244" w:author="JY0225" w:date="2017-08-24T11:09:00Z">
            <w:rPr>
              <w:rStyle w:val="ad"/>
              <w:rFonts w:ascii="Calibri" w:eastAsia="宋体" w:hAnsi="Calibri" w:cs="Times New Roman"/>
            </w:rPr>
          </w:rPrChange>
        </w:rPr>
        <w:commentReference w:id="1242"/>
      </w:r>
      <w:r w:rsidR="003D7736" w:rsidRPr="0034779C">
        <w:rPr>
          <w:rFonts w:asciiTheme="minorEastAsia" w:hAnsiTheme="minorEastAsia" w:cs="Times New Roman" w:hint="eastAsia"/>
          <w:spacing w:val="10"/>
          <w:sz w:val="24"/>
          <w:szCs w:val="24"/>
          <w:rPrChange w:id="1245" w:author="JY0225" w:date="2017-08-24T11:09:00Z">
            <w:rPr>
              <w:rFonts w:ascii="Times New Roman" w:hAnsi="Times New Roman" w:cs="Times New Roman" w:hint="eastAsia"/>
              <w:spacing w:val="10"/>
              <w:sz w:val="24"/>
            </w:rPr>
          </w:rPrChange>
        </w:rPr>
        <w:t>，</w:t>
      </w:r>
      <w:r w:rsidR="00B17559" w:rsidRPr="0034779C">
        <w:rPr>
          <w:rFonts w:asciiTheme="minorEastAsia" w:hAnsiTheme="minorEastAsia" w:cs="Times New Roman" w:hint="eastAsia"/>
          <w:spacing w:val="10"/>
          <w:sz w:val="24"/>
          <w:szCs w:val="24"/>
          <w:rPrChange w:id="1246" w:author="JY0225" w:date="2017-08-24T11:09:00Z">
            <w:rPr>
              <w:rFonts w:ascii="Times New Roman" w:hAnsi="Times New Roman" w:cs="Times New Roman" w:hint="eastAsia"/>
              <w:spacing w:val="10"/>
              <w:sz w:val="24"/>
            </w:rPr>
          </w:rPrChange>
        </w:rPr>
        <w:t>产生</w:t>
      </w:r>
      <w:r w:rsidR="003D7736" w:rsidRPr="0034779C">
        <w:rPr>
          <w:rFonts w:asciiTheme="minorEastAsia" w:hAnsiTheme="minorEastAsia" w:cs="Times New Roman" w:hint="eastAsia"/>
          <w:spacing w:val="10"/>
          <w:sz w:val="24"/>
          <w:szCs w:val="24"/>
          <w:rPrChange w:id="1247" w:author="JY0225" w:date="2017-08-24T11:09:00Z">
            <w:rPr>
              <w:rFonts w:ascii="Times New Roman" w:hAnsi="Times New Roman" w:cs="Times New Roman" w:hint="eastAsia"/>
              <w:spacing w:val="10"/>
              <w:sz w:val="24"/>
            </w:rPr>
          </w:rPrChange>
        </w:rPr>
        <w:t>了大量重复冗余的数据。一方面这些</w:t>
      </w:r>
      <w:r w:rsidR="00791DF2" w:rsidRPr="0034779C">
        <w:rPr>
          <w:rFonts w:asciiTheme="minorEastAsia" w:hAnsiTheme="minorEastAsia" w:cs="Times New Roman" w:hint="eastAsia"/>
          <w:spacing w:val="10"/>
          <w:sz w:val="24"/>
          <w:szCs w:val="24"/>
          <w:rPrChange w:id="1248" w:author="JY0225" w:date="2017-08-24T11:09:00Z">
            <w:rPr>
              <w:rFonts w:ascii="Times New Roman" w:hAnsi="Times New Roman" w:cs="Times New Roman" w:hint="eastAsia"/>
              <w:spacing w:val="10"/>
              <w:sz w:val="24"/>
            </w:rPr>
          </w:rPrChange>
        </w:rPr>
        <w:t>冗余</w:t>
      </w:r>
      <w:r w:rsidR="00375F71" w:rsidRPr="0034779C">
        <w:rPr>
          <w:rFonts w:asciiTheme="minorEastAsia" w:hAnsiTheme="minorEastAsia" w:cs="Times New Roman" w:hint="eastAsia"/>
          <w:spacing w:val="10"/>
          <w:sz w:val="24"/>
          <w:szCs w:val="24"/>
          <w:rPrChange w:id="1249" w:author="JY0225" w:date="2017-08-24T11:09:00Z">
            <w:rPr>
              <w:rFonts w:ascii="Times New Roman" w:hAnsi="Times New Roman" w:cs="Times New Roman" w:hint="eastAsia"/>
              <w:spacing w:val="10"/>
              <w:sz w:val="24"/>
            </w:rPr>
          </w:rPrChange>
        </w:rPr>
        <w:t>的</w:t>
      </w:r>
      <w:r w:rsidR="003D7736" w:rsidRPr="0034779C">
        <w:rPr>
          <w:rFonts w:asciiTheme="minorEastAsia" w:hAnsiTheme="minorEastAsia" w:cs="Times New Roman" w:hint="eastAsia"/>
          <w:spacing w:val="10"/>
          <w:sz w:val="24"/>
          <w:szCs w:val="24"/>
          <w:rPrChange w:id="1250" w:author="JY0225" w:date="2017-08-24T11:09:00Z">
            <w:rPr>
              <w:rFonts w:ascii="Times New Roman" w:hAnsi="Times New Roman" w:cs="Times New Roman" w:hint="eastAsia"/>
              <w:spacing w:val="10"/>
              <w:sz w:val="24"/>
            </w:rPr>
          </w:rPrChange>
        </w:rPr>
        <w:t>数据会占用服务器大量的</w:t>
      </w:r>
      <w:r w:rsidR="00476838" w:rsidRPr="0034779C">
        <w:rPr>
          <w:rFonts w:asciiTheme="minorEastAsia" w:hAnsiTheme="minorEastAsia" w:cs="Times New Roman" w:hint="eastAsia"/>
          <w:spacing w:val="10"/>
          <w:sz w:val="24"/>
          <w:szCs w:val="24"/>
          <w:rPrChange w:id="1251" w:author="JY0225" w:date="2017-08-24T11:09:00Z">
            <w:rPr>
              <w:rFonts w:ascii="Times New Roman" w:hAnsi="Times New Roman" w:cs="Times New Roman" w:hint="eastAsia"/>
              <w:spacing w:val="10"/>
              <w:sz w:val="24"/>
            </w:rPr>
          </w:rPrChange>
        </w:rPr>
        <w:t>备份</w:t>
      </w:r>
      <w:r w:rsidR="003D7736" w:rsidRPr="0034779C">
        <w:rPr>
          <w:rFonts w:asciiTheme="minorEastAsia" w:hAnsiTheme="minorEastAsia" w:cs="Times New Roman" w:hint="eastAsia"/>
          <w:spacing w:val="10"/>
          <w:sz w:val="24"/>
          <w:szCs w:val="24"/>
          <w:rPrChange w:id="1252" w:author="JY0225" w:date="2017-08-24T11:09:00Z">
            <w:rPr>
              <w:rFonts w:ascii="Times New Roman" w:hAnsi="Times New Roman" w:cs="Times New Roman" w:hint="eastAsia"/>
              <w:spacing w:val="10"/>
              <w:sz w:val="24"/>
            </w:rPr>
          </w:rPrChange>
        </w:rPr>
        <w:t>空间，另一方面用户</w:t>
      </w:r>
      <w:r w:rsidR="00476838" w:rsidRPr="0034779C">
        <w:rPr>
          <w:rFonts w:asciiTheme="minorEastAsia" w:hAnsiTheme="minorEastAsia" w:cs="Times New Roman" w:hint="eastAsia"/>
          <w:spacing w:val="10"/>
          <w:sz w:val="24"/>
          <w:szCs w:val="24"/>
          <w:rPrChange w:id="1253" w:author="JY0225" w:date="2017-08-24T11:09:00Z">
            <w:rPr>
              <w:rFonts w:ascii="Times New Roman" w:hAnsi="Times New Roman" w:cs="Times New Roman" w:hint="eastAsia"/>
              <w:spacing w:val="10"/>
              <w:sz w:val="24"/>
            </w:rPr>
          </w:rPrChange>
        </w:rPr>
        <w:t>备份</w:t>
      </w:r>
      <w:r w:rsidR="005D3DCB" w:rsidRPr="0034779C">
        <w:rPr>
          <w:rFonts w:asciiTheme="minorEastAsia" w:hAnsiTheme="minorEastAsia" w:cs="Times New Roman" w:hint="eastAsia"/>
          <w:spacing w:val="10"/>
          <w:sz w:val="24"/>
          <w:szCs w:val="24"/>
          <w:rPrChange w:id="1254" w:author="JY0225" w:date="2017-08-24T11:09:00Z">
            <w:rPr>
              <w:rFonts w:ascii="Times New Roman" w:hAnsi="Times New Roman" w:cs="Times New Roman" w:hint="eastAsia"/>
              <w:spacing w:val="10"/>
              <w:sz w:val="24"/>
            </w:rPr>
          </w:rPrChange>
        </w:rPr>
        <w:t>在服务器的文件只是一个映射的链接，</w:t>
      </w:r>
      <w:r w:rsidR="00557132" w:rsidRPr="0034779C">
        <w:rPr>
          <w:rFonts w:asciiTheme="minorEastAsia" w:hAnsiTheme="minorEastAsia" w:cs="Times New Roman" w:hint="eastAsia"/>
          <w:spacing w:val="10"/>
          <w:sz w:val="24"/>
          <w:szCs w:val="24"/>
          <w:rPrChange w:id="1255" w:author="JY0225" w:date="2017-08-24T11:09:00Z">
            <w:rPr>
              <w:rFonts w:ascii="Times New Roman" w:hAnsi="Times New Roman" w:cs="Times New Roman" w:hint="eastAsia"/>
              <w:spacing w:val="10"/>
              <w:sz w:val="24"/>
            </w:rPr>
          </w:rPrChange>
        </w:rPr>
        <w:t>如果</w:t>
      </w:r>
      <w:r w:rsidR="001C0987" w:rsidRPr="0034779C">
        <w:rPr>
          <w:rFonts w:asciiTheme="minorEastAsia" w:hAnsiTheme="minorEastAsia" w:cs="Times New Roman" w:hint="eastAsia"/>
          <w:spacing w:val="10"/>
          <w:sz w:val="24"/>
          <w:szCs w:val="24"/>
          <w:rPrChange w:id="1256" w:author="JY0225" w:date="2017-08-24T11:09:00Z">
            <w:rPr>
              <w:rFonts w:ascii="Times New Roman" w:hAnsi="Times New Roman" w:cs="Times New Roman" w:hint="eastAsia"/>
              <w:spacing w:val="10"/>
              <w:sz w:val="24"/>
            </w:rPr>
          </w:rPrChange>
        </w:rPr>
        <w:t>重复上传服务器中已存在的文件，将会占用大量的网络带宽</w:t>
      </w:r>
      <w:r w:rsidR="007E185A" w:rsidRPr="0034779C">
        <w:rPr>
          <w:rFonts w:asciiTheme="minorEastAsia" w:hAnsiTheme="minorEastAsia" w:cs="Times New Roman" w:hint="eastAsia"/>
          <w:spacing w:val="10"/>
          <w:sz w:val="24"/>
          <w:szCs w:val="24"/>
          <w:rPrChange w:id="1257" w:author="JY0225" w:date="2017-08-24T11:09:00Z">
            <w:rPr>
              <w:rFonts w:ascii="Times New Roman" w:hAnsi="Times New Roman" w:cs="Times New Roman" w:hint="eastAsia"/>
              <w:spacing w:val="10"/>
              <w:sz w:val="24"/>
            </w:rPr>
          </w:rPrChange>
        </w:rPr>
        <w:t>。</w:t>
      </w:r>
      <w:r w:rsidR="002C2207" w:rsidRPr="0034779C">
        <w:rPr>
          <w:rFonts w:asciiTheme="minorEastAsia" w:hAnsiTheme="minorEastAsia" w:cs="Times New Roman" w:hint="eastAsia"/>
          <w:spacing w:val="10"/>
          <w:sz w:val="24"/>
          <w:szCs w:val="24"/>
          <w:rPrChange w:id="1258" w:author="JY0225" w:date="2017-08-24T11:09:00Z">
            <w:rPr>
              <w:rFonts w:ascii="Times New Roman" w:hAnsi="Times New Roman" w:cs="Times New Roman" w:hint="eastAsia"/>
              <w:spacing w:val="10"/>
              <w:sz w:val="24"/>
            </w:rPr>
          </w:rPrChange>
        </w:rPr>
        <w:t>更进一步，</w:t>
      </w:r>
      <w:r w:rsidR="00F758DA" w:rsidRPr="0034779C">
        <w:rPr>
          <w:rFonts w:asciiTheme="minorEastAsia" w:hAnsiTheme="minorEastAsia" w:cs="Times New Roman" w:hint="eastAsia"/>
          <w:spacing w:val="10"/>
          <w:sz w:val="24"/>
          <w:szCs w:val="24"/>
          <w:rPrChange w:id="1259" w:author="JY0225" w:date="2017-08-24T11:09:00Z">
            <w:rPr>
              <w:rFonts w:ascii="Times New Roman" w:hAnsi="Times New Roman" w:cs="Times New Roman" w:hint="eastAsia"/>
              <w:spacing w:val="10"/>
              <w:sz w:val="24"/>
            </w:rPr>
          </w:rPrChange>
        </w:rPr>
        <w:t>介于</w:t>
      </w:r>
      <w:commentRangeStart w:id="1260"/>
      <w:r w:rsidR="00CC7526" w:rsidRPr="0034779C">
        <w:rPr>
          <w:rFonts w:asciiTheme="minorEastAsia" w:hAnsiTheme="minorEastAsia" w:cs="Times New Roman" w:hint="eastAsia"/>
          <w:spacing w:val="10"/>
          <w:sz w:val="24"/>
          <w:szCs w:val="24"/>
          <w:rPrChange w:id="1261" w:author="JY0225" w:date="2017-08-24T11:09:00Z">
            <w:rPr>
              <w:rFonts w:ascii="Times New Roman" w:hAnsi="Times New Roman" w:cs="Times New Roman" w:hint="eastAsia"/>
              <w:spacing w:val="10"/>
              <w:sz w:val="24"/>
            </w:rPr>
          </w:rPrChange>
        </w:rPr>
        <w:t>移动互联网和智能手机</w:t>
      </w:r>
      <w:commentRangeEnd w:id="1260"/>
      <w:r w:rsidR="00F758DA" w:rsidRPr="0034779C">
        <w:rPr>
          <w:rStyle w:val="ad"/>
          <w:rFonts w:asciiTheme="minorEastAsia" w:hAnsiTheme="minorEastAsia" w:cs="Times New Roman"/>
          <w:sz w:val="24"/>
          <w:szCs w:val="24"/>
          <w:rPrChange w:id="1262" w:author="JY0225" w:date="2017-08-24T11:09:00Z">
            <w:rPr>
              <w:rStyle w:val="ad"/>
              <w:rFonts w:ascii="Calibri" w:eastAsia="宋体" w:hAnsi="Calibri" w:cs="Times New Roman"/>
            </w:rPr>
          </w:rPrChange>
        </w:rPr>
        <w:commentReference w:id="1260"/>
      </w:r>
      <w:r w:rsidR="00CC7526" w:rsidRPr="0034779C">
        <w:rPr>
          <w:rFonts w:asciiTheme="minorEastAsia" w:hAnsiTheme="minorEastAsia" w:cs="Times New Roman" w:hint="eastAsia"/>
          <w:spacing w:val="10"/>
          <w:sz w:val="24"/>
          <w:szCs w:val="24"/>
          <w:rPrChange w:id="1263" w:author="JY0225" w:date="2017-08-24T11:09:00Z">
            <w:rPr>
              <w:rFonts w:ascii="Times New Roman" w:hAnsi="Times New Roman" w:cs="Times New Roman" w:hint="eastAsia"/>
              <w:spacing w:val="10"/>
              <w:sz w:val="24"/>
            </w:rPr>
          </w:rPrChange>
        </w:rPr>
        <w:t>的热度持续走高</w:t>
      </w:r>
      <w:r w:rsidR="003F1AFE" w:rsidRPr="0034779C">
        <w:rPr>
          <w:rStyle w:val="afff"/>
          <w:rFonts w:asciiTheme="minorEastAsia" w:hAnsiTheme="minorEastAsia" w:cs="Times New Roman"/>
          <w:spacing w:val="10"/>
          <w:sz w:val="24"/>
          <w:szCs w:val="24"/>
          <w:rPrChange w:id="1264" w:author="JY0225" w:date="2017-08-24T11:09:00Z">
            <w:rPr>
              <w:rStyle w:val="afff"/>
              <w:rFonts w:ascii="Times New Roman" w:hAnsi="Times New Roman" w:cs="Times New Roman"/>
              <w:spacing w:val="10"/>
              <w:sz w:val="24"/>
            </w:rPr>
          </w:rPrChange>
        </w:rPr>
        <w:footnoteReference w:id="2"/>
      </w:r>
      <w:r w:rsidR="00CC7526" w:rsidRPr="0034779C">
        <w:rPr>
          <w:rFonts w:asciiTheme="minorEastAsia" w:hAnsiTheme="minorEastAsia" w:cs="Times New Roman" w:hint="eastAsia"/>
          <w:spacing w:val="10"/>
          <w:sz w:val="24"/>
          <w:szCs w:val="24"/>
          <w:rPrChange w:id="1265" w:author="JY0225" w:date="2017-08-24T11:09:00Z">
            <w:rPr>
              <w:rFonts w:ascii="Times New Roman" w:hAnsi="Times New Roman" w:cs="Times New Roman" w:hint="eastAsia"/>
              <w:spacing w:val="10"/>
              <w:sz w:val="24"/>
            </w:rPr>
          </w:rPrChange>
        </w:rPr>
        <w:t>，</w:t>
      </w:r>
      <w:r w:rsidR="00824067" w:rsidRPr="0034779C">
        <w:rPr>
          <w:rFonts w:asciiTheme="minorEastAsia" w:hAnsiTheme="minorEastAsia" w:cs="Times New Roman" w:hint="eastAsia"/>
          <w:spacing w:val="10"/>
          <w:sz w:val="24"/>
          <w:szCs w:val="24"/>
          <w:rPrChange w:id="1266" w:author="JY0225" w:date="2017-08-24T11:09:00Z">
            <w:rPr>
              <w:rFonts w:ascii="Times New Roman" w:hAnsi="Times New Roman" w:cs="Times New Roman" w:hint="eastAsia"/>
              <w:spacing w:val="10"/>
              <w:sz w:val="24"/>
            </w:rPr>
          </w:rPrChange>
        </w:rPr>
        <w:t>人们的娱乐、办公环境</w:t>
      </w:r>
      <w:r w:rsidR="006C44FB" w:rsidRPr="0034779C">
        <w:rPr>
          <w:rFonts w:asciiTheme="minorEastAsia" w:hAnsiTheme="minorEastAsia" w:cs="Times New Roman" w:hint="eastAsia"/>
          <w:spacing w:val="10"/>
          <w:sz w:val="24"/>
          <w:szCs w:val="24"/>
          <w:rPrChange w:id="1267" w:author="JY0225" w:date="2017-08-24T11:09:00Z">
            <w:rPr>
              <w:rFonts w:ascii="Times New Roman" w:hAnsi="Times New Roman" w:cs="Times New Roman" w:hint="eastAsia"/>
              <w:spacing w:val="10"/>
              <w:sz w:val="24"/>
            </w:rPr>
          </w:rPrChange>
        </w:rPr>
        <w:t>逐渐趋向于</w:t>
      </w:r>
      <w:r w:rsidR="002E10AB" w:rsidRPr="0034779C">
        <w:rPr>
          <w:rFonts w:asciiTheme="minorEastAsia" w:hAnsiTheme="minorEastAsia" w:cs="Times New Roman" w:hint="eastAsia"/>
          <w:spacing w:val="10"/>
          <w:sz w:val="24"/>
          <w:szCs w:val="24"/>
          <w:rPrChange w:id="1268" w:author="JY0225" w:date="2017-08-24T11:09:00Z">
            <w:rPr>
              <w:rFonts w:ascii="Times New Roman" w:hAnsi="Times New Roman" w:cs="Times New Roman" w:hint="eastAsia"/>
              <w:spacing w:val="10"/>
              <w:sz w:val="24"/>
            </w:rPr>
          </w:rPrChange>
        </w:rPr>
        <w:t>平台</w:t>
      </w:r>
      <w:r w:rsidR="006C44FB" w:rsidRPr="0034779C">
        <w:rPr>
          <w:rFonts w:asciiTheme="minorEastAsia" w:hAnsiTheme="minorEastAsia" w:cs="Times New Roman" w:hint="eastAsia"/>
          <w:spacing w:val="10"/>
          <w:sz w:val="24"/>
          <w:szCs w:val="24"/>
          <w:rPrChange w:id="1269" w:author="JY0225" w:date="2017-08-24T11:09:00Z">
            <w:rPr>
              <w:rFonts w:ascii="Times New Roman" w:hAnsi="Times New Roman" w:cs="Times New Roman" w:hint="eastAsia"/>
              <w:spacing w:val="10"/>
              <w:sz w:val="24"/>
            </w:rPr>
          </w:rPrChange>
        </w:rPr>
        <w:t>化，</w:t>
      </w:r>
      <w:r w:rsidR="00197B19" w:rsidRPr="0034779C">
        <w:rPr>
          <w:rFonts w:asciiTheme="minorEastAsia" w:hAnsiTheme="minorEastAsia" w:cs="Times New Roman" w:hint="eastAsia"/>
          <w:spacing w:val="10"/>
          <w:sz w:val="24"/>
          <w:szCs w:val="24"/>
          <w:rPrChange w:id="1270" w:author="JY0225" w:date="2017-08-24T11:09:00Z">
            <w:rPr>
              <w:rFonts w:ascii="Times New Roman" w:hAnsi="Times New Roman" w:cs="Times New Roman" w:hint="eastAsia"/>
              <w:spacing w:val="10"/>
              <w:sz w:val="24"/>
            </w:rPr>
          </w:rPrChange>
        </w:rPr>
        <w:t>针对单一应用</w:t>
      </w:r>
      <w:r w:rsidR="00390640" w:rsidRPr="0034779C">
        <w:rPr>
          <w:rFonts w:asciiTheme="minorEastAsia" w:hAnsiTheme="minorEastAsia" w:cs="Times New Roman" w:hint="eastAsia"/>
          <w:spacing w:val="10"/>
          <w:sz w:val="24"/>
          <w:szCs w:val="24"/>
          <w:rPrChange w:id="1271" w:author="JY0225" w:date="2017-08-24T11:09:00Z">
            <w:rPr>
              <w:rFonts w:ascii="Times New Roman" w:hAnsi="Times New Roman" w:cs="Times New Roman" w:hint="eastAsia"/>
              <w:spacing w:val="10"/>
              <w:sz w:val="24"/>
            </w:rPr>
          </w:rPrChange>
        </w:rPr>
        <w:t>的云</w:t>
      </w:r>
      <w:r w:rsidR="00476838" w:rsidRPr="0034779C">
        <w:rPr>
          <w:rFonts w:asciiTheme="minorEastAsia" w:hAnsiTheme="minorEastAsia" w:cs="Times New Roman" w:hint="eastAsia"/>
          <w:spacing w:val="10"/>
          <w:sz w:val="24"/>
          <w:szCs w:val="24"/>
          <w:rPrChange w:id="1272" w:author="JY0225" w:date="2017-08-24T11:09:00Z">
            <w:rPr>
              <w:rFonts w:ascii="Times New Roman" w:hAnsi="Times New Roman" w:cs="Times New Roman" w:hint="eastAsia"/>
              <w:spacing w:val="10"/>
              <w:sz w:val="24"/>
            </w:rPr>
          </w:rPrChange>
        </w:rPr>
        <w:t>备份</w:t>
      </w:r>
      <w:r w:rsidR="00390640" w:rsidRPr="0034779C">
        <w:rPr>
          <w:rFonts w:asciiTheme="minorEastAsia" w:hAnsiTheme="minorEastAsia" w:cs="Times New Roman" w:hint="eastAsia"/>
          <w:spacing w:val="10"/>
          <w:sz w:val="24"/>
          <w:szCs w:val="24"/>
          <w:rPrChange w:id="1273" w:author="JY0225" w:date="2017-08-24T11:09:00Z">
            <w:rPr>
              <w:rFonts w:ascii="Times New Roman" w:hAnsi="Times New Roman" w:cs="Times New Roman" w:hint="eastAsia"/>
              <w:spacing w:val="10"/>
              <w:sz w:val="24"/>
            </w:rPr>
          </w:rPrChange>
        </w:rPr>
        <w:t>服务</w:t>
      </w:r>
      <w:r w:rsidR="002E10AB" w:rsidRPr="0034779C">
        <w:rPr>
          <w:rFonts w:asciiTheme="minorEastAsia" w:hAnsiTheme="minorEastAsia" w:cs="Times New Roman" w:hint="eastAsia"/>
          <w:spacing w:val="10"/>
          <w:sz w:val="24"/>
          <w:szCs w:val="24"/>
          <w:rPrChange w:id="1274" w:author="JY0225" w:date="2017-08-24T11:09:00Z">
            <w:rPr>
              <w:rFonts w:ascii="Times New Roman" w:hAnsi="Times New Roman" w:cs="Times New Roman" w:hint="eastAsia"/>
              <w:spacing w:val="10"/>
              <w:sz w:val="24"/>
            </w:rPr>
          </w:rPrChange>
        </w:rPr>
        <w:t>已不适应当前</w:t>
      </w:r>
      <w:r w:rsidR="00D07C25" w:rsidRPr="0034779C">
        <w:rPr>
          <w:rFonts w:asciiTheme="minorEastAsia" w:hAnsiTheme="minorEastAsia" w:cs="Times New Roman" w:hint="eastAsia"/>
          <w:spacing w:val="10"/>
          <w:sz w:val="24"/>
          <w:szCs w:val="24"/>
          <w:rPrChange w:id="1275" w:author="JY0225" w:date="2017-08-24T11:09:00Z">
            <w:rPr>
              <w:rFonts w:ascii="Times New Roman" w:hAnsi="Times New Roman" w:cs="Times New Roman" w:hint="eastAsia"/>
              <w:spacing w:val="10"/>
              <w:sz w:val="24"/>
            </w:rPr>
          </w:rPrChange>
        </w:rPr>
        <w:t>平台</w:t>
      </w:r>
      <w:r w:rsidR="002E10AB" w:rsidRPr="0034779C">
        <w:rPr>
          <w:rFonts w:asciiTheme="minorEastAsia" w:hAnsiTheme="minorEastAsia" w:cs="Times New Roman" w:hint="eastAsia"/>
          <w:spacing w:val="10"/>
          <w:sz w:val="24"/>
          <w:szCs w:val="24"/>
          <w:rPrChange w:id="1276" w:author="JY0225" w:date="2017-08-24T11:09:00Z">
            <w:rPr>
              <w:rFonts w:ascii="Times New Roman" w:hAnsi="Times New Roman" w:cs="Times New Roman" w:hint="eastAsia"/>
              <w:spacing w:val="10"/>
              <w:sz w:val="24"/>
            </w:rPr>
          </w:rPrChange>
        </w:rPr>
        <w:t>多元化的格局</w:t>
      </w:r>
      <w:r w:rsidR="00390640" w:rsidRPr="0034779C">
        <w:rPr>
          <w:rFonts w:asciiTheme="minorEastAsia" w:hAnsiTheme="minorEastAsia" w:cs="Times New Roman" w:hint="eastAsia"/>
          <w:spacing w:val="10"/>
          <w:sz w:val="24"/>
          <w:szCs w:val="24"/>
          <w:rPrChange w:id="1277" w:author="JY0225" w:date="2017-08-24T11:09:00Z">
            <w:rPr>
              <w:rFonts w:ascii="Times New Roman" w:hAnsi="Times New Roman" w:cs="Times New Roman" w:hint="eastAsia"/>
              <w:spacing w:val="10"/>
              <w:sz w:val="24"/>
            </w:rPr>
          </w:rPrChange>
        </w:rPr>
        <w:t>，</w:t>
      </w:r>
      <w:r w:rsidR="006608A5" w:rsidRPr="0034779C">
        <w:rPr>
          <w:rFonts w:asciiTheme="minorEastAsia" w:hAnsiTheme="minorEastAsia" w:cs="Times New Roman" w:hint="eastAsia"/>
          <w:spacing w:val="10"/>
          <w:sz w:val="24"/>
          <w:szCs w:val="24"/>
          <w:rPrChange w:id="1278" w:author="JY0225" w:date="2017-08-24T11:09:00Z">
            <w:rPr>
              <w:rFonts w:ascii="Times New Roman" w:hAnsi="Times New Roman" w:cs="Times New Roman" w:hint="eastAsia"/>
              <w:spacing w:val="10"/>
              <w:sz w:val="24"/>
            </w:rPr>
          </w:rPrChange>
        </w:rPr>
        <w:t>实现云端数据在多平台的共享，</w:t>
      </w:r>
      <w:r w:rsidR="0072476B" w:rsidRPr="0034779C">
        <w:rPr>
          <w:rFonts w:asciiTheme="minorEastAsia" w:hAnsiTheme="minorEastAsia" w:cs="Times New Roman" w:hint="eastAsia"/>
          <w:spacing w:val="10"/>
          <w:sz w:val="24"/>
          <w:szCs w:val="24"/>
          <w:rPrChange w:id="1279" w:author="JY0225" w:date="2017-08-24T11:09:00Z">
            <w:rPr>
              <w:rFonts w:ascii="Times New Roman" w:hAnsi="Times New Roman" w:cs="Times New Roman" w:hint="eastAsia"/>
              <w:spacing w:val="10"/>
              <w:sz w:val="24"/>
            </w:rPr>
          </w:rPrChange>
        </w:rPr>
        <w:t>成为</w:t>
      </w:r>
      <w:r w:rsidR="00142332" w:rsidRPr="0034779C">
        <w:rPr>
          <w:rFonts w:asciiTheme="minorEastAsia" w:hAnsiTheme="minorEastAsia" w:cs="Times New Roman" w:hint="eastAsia"/>
          <w:spacing w:val="10"/>
          <w:sz w:val="24"/>
          <w:szCs w:val="24"/>
          <w:rPrChange w:id="1280" w:author="JY0225" w:date="2017-08-24T11:09:00Z">
            <w:rPr>
              <w:rFonts w:ascii="Times New Roman" w:hAnsi="Times New Roman" w:cs="Times New Roman" w:hint="eastAsia"/>
              <w:spacing w:val="10"/>
              <w:sz w:val="24"/>
            </w:rPr>
          </w:rPrChange>
        </w:rPr>
        <w:t>了</w:t>
      </w:r>
      <w:r w:rsidR="00CC7526" w:rsidRPr="0034779C">
        <w:rPr>
          <w:rFonts w:asciiTheme="minorEastAsia" w:hAnsiTheme="minorEastAsia" w:cs="Times New Roman" w:hint="eastAsia"/>
          <w:spacing w:val="10"/>
          <w:sz w:val="24"/>
          <w:szCs w:val="24"/>
          <w:rPrChange w:id="1281"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282" w:author="JY0225" w:date="2017-08-24T11:09:00Z">
            <w:rPr>
              <w:rFonts w:ascii="Times New Roman" w:hAnsi="Times New Roman" w:cs="Times New Roman" w:hint="eastAsia"/>
              <w:spacing w:val="10"/>
              <w:sz w:val="24"/>
            </w:rPr>
          </w:rPrChange>
        </w:rPr>
        <w:t>备份</w:t>
      </w:r>
      <w:r w:rsidR="00CC7526" w:rsidRPr="0034779C">
        <w:rPr>
          <w:rFonts w:asciiTheme="minorEastAsia" w:hAnsiTheme="minorEastAsia" w:cs="Times New Roman" w:hint="eastAsia"/>
          <w:spacing w:val="10"/>
          <w:sz w:val="24"/>
          <w:szCs w:val="24"/>
          <w:rPrChange w:id="1283" w:author="JY0225" w:date="2017-08-24T11:09:00Z">
            <w:rPr>
              <w:rFonts w:ascii="Times New Roman" w:hAnsi="Times New Roman" w:cs="Times New Roman" w:hint="eastAsia"/>
              <w:spacing w:val="10"/>
              <w:sz w:val="24"/>
            </w:rPr>
          </w:rPrChange>
        </w:rPr>
        <w:t>行业的共识</w:t>
      </w:r>
      <w:r w:rsidR="0077381A" w:rsidRPr="0034779C">
        <w:rPr>
          <w:rFonts w:asciiTheme="minorEastAsia" w:hAnsiTheme="minorEastAsia" w:cs="Times New Roman" w:hint="eastAsia"/>
          <w:spacing w:val="10"/>
          <w:sz w:val="24"/>
          <w:szCs w:val="24"/>
          <w:rPrChange w:id="1284" w:author="JY0225" w:date="2017-08-24T11:09:00Z">
            <w:rPr>
              <w:rFonts w:ascii="Times New Roman" w:hAnsi="Times New Roman" w:cs="Times New Roman" w:hint="eastAsia"/>
              <w:spacing w:val="10"/>
              <w:sz w:val="24"/>
            </w:rPr>
          </w:rPrChange>
        </w:rPr>
        <w:t>。</w:t>
      </w:r>
      <w:r w:rsidR="00390640" w:rsidRPr="0034779C">
        <w:rPr>
          <w:rFonts w:asciiTheme="minorEastAsia" w:hAnsiTheme="minorEastAsia" w:cs="Times New Roman"/>
          <w:spacing w:val="10"/>
          <w:sz w:val="24"/>
          <w:szCs w:val="24"/>
          <w:rPrChange w:id="1285" w:author="JY0225" w:date="2017-08-24T11:09:00Z">
            <w:rPr>
              <w:rFonts w:ascii="Times New Roman" w:hAnsi="Times New Roman" w:cs="Times New Roman"/>
              <w:spacing w:val="10"/>
              <w:sz w:val="24"/>
            </w:rPr>
          </w:rPrChange>
        </w:rPr>
        <w:t xml:space="preserve"> </w:t>
      </w:r>
    </w:p>
    <w:p w14:paraId="3D99D7B5" w14:textId="468C5CF2" w:rsidR="00142332" w:rsidRPr="0034779C" w:rsidRDefault="00E138AB" w:rsidP="003D7736">
      <w:pPr>
        <w:spacing w:line="400" w:lineRule="exact"/>
        <w:ind w:firstLine="420"/>
        <w:rPr>
          <w:rFonts w:asciiTheme="minorEastAsia" w:hAnsiTheme="minorEastAsia" w:cs="Times New Roman"/>
          <w:spacing w:val="10"/>
          <w:sz w:val="24"/>
          <w:szCs w:val="24"/>
          <w:rPrChange w:id="1286" w:author="JY0225" w:date="2017-08-24T11:09:00Z">
            <w:rPr>
              <w:rFonts w:ascii="Times New Roman" w:hAnsi="Times New Roman" w:cs="Times New Roman"/>
              <w:spacing w:val="10"/>
              <w:sz w:val="24"/>
            </w:rPr>
          </w:rPrChange>
        </w:rPr>
      </w:pPr>
      <w:r w:rsidRPr="0034779C">
        <w:rPr>
          <w:rFonts w:asciiTheme="minorEastAsia" w:hAnsiTheme="minorEastAsia" w:cs="Times New Roman" w:hint="eastAsia"/>
          <w:spacing w:val="10"/>
          <w:sz w:val="24"/>
          <w:szCs w:val="24"/>
          <w:rPrChange w:id="1287" w:author="JY0225" w:date="2017-08-24T11:09:00Z">
            <w:rPr>
              <w:rFonts w:ascii="Times New Roman" w:hAnsi="Times New Roman" w:cs="Times New Roman" w:hint="eastAsia"/>
              <w:spacing w:val="10"/>
              <w:sz w:val="24"/>
            </w:rPr>
          </w:rPrChange>
        </w:rPr>
        <w:t>目前，国内外成熟的云</w:t>
      </w:r>
      <w:r w:rsidR="00476838" w:rsidRPr="0034779C">
        <w:rPr>
          <w:rFonts w:asciiTheme="minorEastAsia" w:hAnsiTheme="minorEastAsia" w:cs="Times New Roman" w:hint="eastAsia"/>
          <w:spacing w:val="10"/>
          <w:sz w:val="24"/>
          <w:szCs w:val="24"/>
          <w:rPrChange w:id="1288" w:author="JY0225" w:date="2017-08-24T11:09:00Z">
            <w:rPr>
              <w:rFonts w:ascii="Times New Roman" w:hAnsi="Times New Roman" w:cs="Times New Roman" w:hint="eastAsia"/>
              <w:spacing w:val="10"/>
              <w:sz w:val="24"/>
            </w:rPr>
          </w:rPrChange>
        </w:rPr>
        <w:t>备份</w:t>
      </w:r>
      <w:r w:rsidRPr="0034779C">
        <w:rPr>
          <w:rFonts w:asciiTheme="minorEastAsia" w:hAnsiTheme="minorEastAsia" w:cs="Times New Roman" w:hint="eastAsia"/>
          <w:spacing w:val="10"/>
          <w:sz w:val="24"/>
          <w:szCs w:val="24"/>
          <w:rPrChange w:id="1289" w:author="JY0225" w:date="2017-08-24T11:09:00Z">
            <w:rPr>
              <w:rFonts w:ascii="Times New Roman" w:hAnsi="Times New Roman" w:cs="Times New Roman" w:hint="eastAsia"/>
              <w:spacing w:val="10"/>
              <w:sz w:val="24"/>
            </w:rPr>
          </w:rPrChange>
        </w:rPr>
        <w:t>服务供应商</w:t>
      </w:r>
      <w:r w:rsidR="002E3DCB" w:rsidRPr="0034779C">
        <w:rPr>
          <w:rFonts w:asciiTheme="minorEastAsia" w:hAnsiTheme="minorEastAsia" w:cs="Times New Roman" w:hint="eastAsia"/>
          <w:spacing w:val="10"/>
          <w:sz w:val="24"/>
          <w:szCs w:val="24"/>
          <w:rPrChange w:id="1290" w:author="JY0225" w:date="2017-08-24T11:09:00Z">
            <w:rPr>
              <w:rFonts w:ascii="Times New Roman" w:hAnsi="Times New Roman" w:cs="Times New Roman" w:hint="eastAsia"/>
              <w:spacing w:val="10"/>
              <w:sz w:val="24"/>
            </w:rPr>
          </w:rPrChange>
        </w:rPr>
        <w:t>为应对这一系列新的挑战，纷纷推出</w:t>
      </w:r>
      <w:r w:rsidR="002E4018" w:rsidRPr="0034779C">
        <w:rPr>
          <w:rFonts w:asciiTheme="minorEastAsia" w:hAnsiTheme="minorEastAsia" w:cs="Times New Roman" w:hint="eastAsia"/>
          <w:spacing w:val="10"/>
          <w:sz w:val="24"/>
          <w:szCs w:val="24"/>
          <w:rPrChange w:id="1291" w:author="JY0225" w:date="2017-08-24T11:09:00Z">
            <w:rPr>
              <w:rFonts w:ascii="Times New Roman" w:hAnsi="Times New Roman" w:cs="Times New Roman" w:hint="eastAsia"/>
              <w:spacing w:val="10"/>
              <w:sz w:val="24"/>
            </w:rPr>
          </w:rPrChange>
        </w:rPr>
        <w:t>了</w:t>
      </w:r>
      <w:r w:rsidR="002E3DCB" w:rsidRPr="0034779C">
        <w:rPr>
          <w:rFonts w:asciiTheme="minorEastAsia" w:hAnsiTheme="minorEastAsia" w:cs="Times New Roman" w:hint="eastAsia"/>
          <w:spacing w:val="10"/>
          <w:sz w:val="24"/>
          <w:szCs w:val="24"/>
          <w:rPrChange w:id="1292" w:author="JY0225" w:date="2017-08-24T11:09:00Z">
            <w:rPr>
              <w:rFonts w:ascii="Times New Roman" w:hAnsi="Times New Roman" w:cs="Times New Roman" w:hint="eastAsia"/>
              <w:spacing w:val="10"/>
              <w:sz w:val="24"/>
            </w:rPr>
          </w:rPrChange>
        </w:rPr>
        <w:t>新的技术或是对</w:t>
      </w:r>
      <w:r w:rsidR="00E4327E" w:rsidRPr="0034779C">
        <w:rPr>
          <w:rFonts w:asciiTheme="minorEastAsia" w:hAnsiTheme="minorEastAsia" w:cs="Times New Roman" w:hint="eastAsia"/>
          <w:spacing w:val="10"/>
          <w:sz w:val="24"/>
          <w:szCs w:val="24"/>
          <w:rPrChange w:id="1293" w:author="JY0225" w:date="2017-08-24T11:09:00Z">
            <w:rPr>
              <w:rFonts w:ascii="Times New Roman" w:hAnsi="Times New Roman" w:cs="Times New Roman" w:hint="eastAsia"/>
              <w:spacing w:val="10"/>
              <w:sz w:val="24"/>
            </w:rPr>
          </w:rPrChange>
        </w:rPr>
        <w:t>现有</w:t>
      </w:r>
      <w:r w:rsidR="002E3DCB" w:rsidRPr="0034779C">
        <w:rPr>
          <w:rFonts w:asciiTheme="minorEastAsia" w:hAnsiTheme="minorEastAsia" w:cs="Times New Roman" w:hint="eastAsia"/>
          <w:spacing w:val="10"/>
          <w:sz w:val="24"/>
          <w:szCs w:val="24"/>
          <w:rPrChange w:id="1294" w:author="JY0225" w:date="2017-08-24T11:09:00Z">
            <w:rPr>
              <w:rFonts w:ascii="Times New Roman" w:hAnsi="Times New Roman" w:cs="Times New Roman" w:hint="eastAsia"/>
              <w:spacing w:val="10"/>
              <w:sz w:val="24"/>
            </w:rPr>
          </w:rPrChange>
        </w:rPr>
        <w:t>技术进行</w:t>
      </w:r>
      <w:r w:rsidR="002E4018" w:rsidRPr="0034779C">
        <w:rPr>
          <w:rFonts w:asciiTheme="minorEastAsia" w:hAnsiTheme="minorEastAsia" w:cs="Times New Roman" w:hint="eastAsia"/>
          <w:spacing w:val="10"/>
          <w:sz w:val="24"/>
          <w:szCs w:val="24"/>
          <w:rPrChange w:id="1295" w:author="JY0225" w:date="2017-08-24T11:09:00Z">
            <w:rPr>
              <w:rFonts w:ascii="Times New Roman" w:hAnsi="Times New Roman" w:cs="Times New Roman" w:hint="eastAsia"/>
              <w:spacing w:val="10"/>
              <w:sz w:val="24"/>
            </w:rPr>
          </w:rPrChange>
        </w:rPr>
        <w:t>了</w:t>
      </w:r>
      <w:r w:rsidR="002E3DCB" w:rsidRPr="0034779C">
        <w:rPr>
          <w:rFonts w:asciiTheme="minorEastAsia" w:hAnsiTheme="minorEastAsia" w:cs="Times New Roman" w:hint="eastAsia"/>
          <w:spacing w:val="10"/>
          <w:sz w:val="24"/>
          <w:szCs w:val="24"/>
          <w:rPrChange w:id="1296" w:author="JY0225" w:date="2017-08-24T11:09:00Z">
            <w:rPr>
              <w:rFonts w:ascii="Times New Roman" w:hAnsi="Times New Roman" w:cs="Times New Roman" w:hint="eastAsia"/>
              <w:spacing w:val="10"/>
              <w:sz w:val="24"/>
            </w:rPr>
          </w:rPrChange>
        </w:rPr>
        <w:t>革新，以最大化</w:t>
      </w:r>
      <w:r w:rsidR="00855AD1" w:rsidRPr="0034779C">
        <w:rPr>
          <w:rFonts w:asciiTheme="minorEastAsia" w:hAnsiTheme="minorEastAsia" w:cs="Times New Roman" w:hint="eastAsia"/>
          <w:spacing w:val="10"/>
          <w:sz w:val="24"/>
          <w:szCs w:val="24"/>
          <w:rPrChange w:id="1297" w:author="JY0225" w:date="2017-08-24T11:09:00Z">
            <w:rPr>
              <w:rFonts w:ascii="Times New Roman" w:hAnsi="Times New Roman" w:cs="Times New Roman" w:hint="eastAsia"/>
              <w:spacing w:val="10"/>
              <w:sz w:val="24"/>
            </w:rPr>
          </w:rPrChange>
        </w:rPr>
        <w:t>程度</w:t>
      </w:r>
      <w:r w:rsidR="00825A66" w:rsidRPr="0034779C">
        <w:rPr>
          <w:rFonts w:asciiTheme="minorEastAsia" w:hAnsiTheme="minorEastAsia" w:cs="Times New Roman" w:hint="eastAsia"/>
          <w:spacing w:val="10"/>
          <w:sz w:val="24"/>
          <w:szCs w:val="24"/>
          <w:rPrChange w:id="1298" w:author="JY0225" w:date="2017-08-24T11:09:00Z">
            <w:rPr>
              <w:rFonts w:ascii="Times New Roman" w:hAnsi="Times New Roman" w:cs="Times New Roman" w:hint="eastAsia"/>
              <w:spacing w:val="10"/>
              <w:sz w:val="24"/>
            </w:rPr>
          </w:rPrChange>
        </w:rPr>
        <w:t>的满足用户</w:t>
      </w:r>
      <w:r w:rsidR="002E3DCB" w:rsidRPr="0034779C">
        <w:rPr>
          <w:rFonts w:asciiTheme="minorEastAsia" w:hAnsiTheme="minorEastAsia" w:cs="Times New Roman" w:hint="eastAsia"/>
          <w:spacing w:val="10"/>
          <w:sz w:val="24"/>
          <w:szCs w:val="24"/>
          <w:rPrChange w:id="1299" w:author="JY0225" w:date="2017-08-24T11:09:00Z">
            <w:rPr>
              <w:rFonts w:ascii="Times New Roman" w:hAnsi="Times New Roman" w:cs="Times New Roman" w:hint="eastAsia"/>
              <w:spacing w:val="10"/>
              <w:sz w:val="24"/>
            </w:rPr>
          </w:rPrChange>
        </w:rPr>
        <w:t>需求。</w:t>
      </w:r>
      <w:r w:rsidR="0074140E" w:rsidRPr="0034779C">
        <w:rPr>
          <w:rFonts w:asciiTheme="minorEastAsia" w:hAnsiTheme="minorEastAsia" w:cs="Times New Roman" w:hint="eastAsia"/>
          <w:spacing w:val="10"/>
          <w:sz w:val="24"/>
          <w:szCs w:val="24"/>
          <w:rPrChange w:id="1300" w:author="JY0225" w:date="2017-08-24T11:09:00Z">
            <w:rPr>
              <w:rFonts w:ascii="Times New Roman" w:hAnsi="Times New Roman" w:cs="Times New Roman" w:hint="eastAsia"/>
              <w:spacing w:val="10"/>
              <w:sz w:val="24"/>
            </w:rPr>
          </w:rPrChange>
        </w:rPr>
        <w:t>本文</w:t>
      </w:r>
      <w:r w:rsidR="004B0417" w:rsidRPr="0034779C">
        <w:rPr>
          <w:rFonts w:asciiTheme="minorEastAsia" w:hAnsiTheme="minorEastAsia" w:cs="Times New Roman" w:hint="eastAsia"/>
          <w:spacing w:val="10"/>
          <w:sz w:val="24"/>
          <w:szCs w:val="24"/>
          <w:rPrChange w:id="1301" w:author="JY0225" w:date="2017-08-24T11:09:00Z">
            <w:rPr>
              <w:rFonts w:ascii="Times New Roman" w:hAnsi="Times New Roman" w:cs="Times New Roman" w:hint="eastAsia"/>
              <w:spacing w:val="10"/>
              <w:sz w:val="24"/>
            </w:rPr>
          </w:rPrChange>
        </w:rPr>
        <w:t>选取</w:t>
      </w:r>
      <w:r w:rsidR="0004292C" w:rsidRPr="0034779C">
        <w:rPr>
          <w:rFonts w:asciiTheme="minorEastAsia" w:hAnsiTheme="minorEastAsia" w:cs="Times New Roman" w:hint="eastAsia"/>
          <w:spacing w:val="10"/>
          <w:sz w:val="24"/>
          <w:szCs w:val="24"/>
          <w:rPrChange w:id="1302" w:author="JY0225" w:date="2017-08-24T11:09:00Z">
            <w:rPr>
              <w:rFonts w:ascii="Times New Roman" w:hAnsi="Times New Roman" w:cs="Times New Roman" w:hint="eastAsia"/>
              <w:spacing w:val="10"/>
              <w:sz w:val="24"/>
            </w:rPr>
          </w:rPrChange>
        </w:rPr>
        <w:t>了</w:t>
      </w:r>
      <w:r w:rsidR="004B0417" w:rsidRPr="0034779C">
        <w:rPr>
          <w:rFonts w:asciiTheme="minorEastAsia" w:hAnsiTheme="minorEastAsia" w:cs="Times New Roman" w:hint="eastAsia"/>
          <w:spacing w:val="10"/>
          <w:sz w:val="24"/>
          <w:szCs w:val="24"/>
          <w:rPrChange w:id="1303" w:author="JY0225" w:date="2017-08-24T11:09:00Z">
            <w:rPr>
              <w:rFonts w:ascii="Times New Roman" w:hAnsi="Times New Roman" w:cs="Times New Roman" w:hint="eastAsia"/>
              <w:spacing w:val="10"/>
              <w:sz w:val="24"/>
            </w:rPr>
          </w:rPrChange>
        </w:rPr>
        <w:t>四个国内外较为知名的云</w:t>
      </w:r>
      <w:r w:rsidR="00476838" w:rsidRPr="0034779C">
        <w:rPr>
          <w:rFonts w:asciiTheme="minorEastAsia" w:hAnsiTheme="minorEastAsia" w:cs="Times New Roman" w:hint="eastAsia"/>
          <w:spacing w:val="10"/>
          <w:sz w:val="24"/>
          <w:szCs w:val="24"/>
          <w:rPrChange w:id="1304" w:author="JY0225" w:date="2017-08-24T11:09:00Z">
            <w:rPr>
              <w:rFonts w:ascii="Times New Roman" w:hAnsi="Times New Roman" w:cs="Times New Roman" w:hint="eastAsia"/>
              <w:spacing w:val="10"/>
              <w:sz w:val="24"/>
            </w:rPr>
          </w:rPrChange>
        </w:rPr>
        <w:t>备份</w:t>
      </w:r>
      <w:r w:rsidR="004B0417" w:rsidRPr="0034779C">
        <w:rPr>
          <w:rFonts w:asciiTheme="minorEastAsia" w:hAnsiTheme="minorEastAsia" w:cs="Times New Roman" w:hint="eastAsia"/>
          <w:spacing w:val="10"/>
          <w:sz w:val="24"/>
          <w:szCs w:val="24"/>
          <w:rPrChange w:id="1305" w:author="JY0225" w:date="2017-08-24T11:09:00Z">
            <w:rPr>
              <w:rFonts w:ascii="Times New Roman" w:hAnsi="Times New Roman" w:cs="Times New Roman" w:hint="eastAsia"/>
              <w:spacing w:val="10"/>
              <w:sz w:val="24"/>
            </w:rPr>
          </w:rPrChange>
        </w:rPr>
        <w:t>服务供应商</w:t>
      </w:r>
      <w:r w:rsidR="005D5ECA" w:rsidRPr="0034779C">
        <w:rPr>
          <w:rFonts w:asciiTheme="minorEastAsia" w:hAnsiTheme="minorEastAsia" w:cs="Times New Roman" w:hint="eastAsia"/>
          <w:spacing w:val="10"/>
          <w:sz w:val="24"/>
          <w:szCs w:val="24"/>
          <w:rPrChange w:id="1306" w:author="JY0225" w:date="2017-08-24T11:09:00Z">
            <w:rPr>
              <w:rFonts w:ascii="Times New Roman" w:hAnsi="Times New Roman" w:cs="Times New Roman" w:hint="eastAsia"/>
              <w:spacing w:val="10"/>
              <w:sz w:val="24"/>
            </w:rPr>
          </w:rPrChange>
        </w:rPr>
        <w:t>进行了调研</w:t>
      </w:r>
      <w:r w:rsidR="00FA09C0" w:rsidRPr="0034779C">
        <w:rPr>
          <w:rFonts w:asciiTheme="minorEastAsia" w:hAnsiTheme="minorEastAsia" w:cs="Times New Roman" w:hint="eastAsia"/>
          <w:spacing w:val="10"/>
          <w:sz w:val="24"/>
          <w:szCs w:val="24"/>
          <w:rPrChange w:id="1307" w:author="JY0225" w:date="2017-08-24T11:09:00Z">
            <w:rPr>
              <w:rFonts w:ascii="Times New Roman" w:hAnsi="Times New Roman" w:cs="Times New Roman" w:hint="eastAsia"/>
              <w:spacing w:val="10"/>
              <w:sz w:val="24"/>
            </w:rPr>
          </w:rPrChange>
        </w:rPr>
        <w:t>，</w:t>
      </w:r>
      <w:r w:rsidR="00FE5A3A" w:rsidRPr="0034779C">
        <w:rPr>
          <w:rFonts w:asciiTheme="minorEastAsia" w:hAnsiTheme="minorEastAsia" w:cs="Times New Roman" w:hint="eastAsia"/>
          <w:spacing w:val="10"/>
          <w:sz w:val="24"/>
          <w:szCs w:val="24"/>
          <w:rPrChange w:id="1308" w:author="JY0225" w:date="2017-08-24T11:09:00Z">
            <w:rPr>
              <w:rFonts w:ascii="Times New Roman" w:hAnsi="Times New Roman" w:cs="Times New Roman" w:hint="eastAsia"/>
              <w:spacing w:val="10"/>
              <w:sz w:val="24"/>
            </w:rPr>
          </w:rPrChange>
        </w:rPr>
        <w:t>国内的百度</w:t>
      </w:r>
      <w:r w:rsidR="00437153" w:rsidRPr="0034779C">
        <w:rPr>
          <w:rFonts w:asciiTheme="minorEastAsia" w:hAnsiTheme="minorEastAsia" w:cs="Times New Roman" w:hint="eastAsia"/>
          <w:spacing w:val="10"/>
          <w:sz w:val="24"/>
          <w:szCs w:val="24"/>
          <w:rPrChange w:id="1309" w:author="JY0225" w:date="2017-08-24T11:09:00Z">
            <w:rPr>
              <w:rFonts w:ascii="Times New Roman" w:hAnsi="Times New Roman" w:cs="Times New Roman" w:hint="eastAsia"/>
              <w:spacing w:val="10"/>
              <w:sz w:val="24"/>
            </w:rPr>
          </w:rPrChange>
        </w:rPr>
        <w:t>网</w:t>
      </w:r>
      <w:r w:rsidR="00FE5A3A" w:rsidRPr="0034779C">
        <w:rPr>
          <w:rFonts w:asciiTheme="minorEastAsia" w:hAnsiTheme="minorEastAsia" w:cs="Times New Roman" w:hint="eastAsia"/>
          <w:spacing w:val="10"/>
          <w:sz w:val="24"/>
          <w:szCs w:val="24"/>
          <w:rPrChange w:id="1310" w:author="JY0225" w:date="2017-08-24T11:09:00Z">
            <w:rPr>
              <w:rFonts w:ascii="Times New Roman" w:hAnsi="Times New Roman" w:cs="Times New Roman" w:hint="eastAsia"/>
              <w:spacing w:val="10"/>
              <w:sz w:val="24"/>
            </w:rPr>
          </w:rPrChange>
        </w:rPr>
        <w:t>盘、</w:t>
      </w:r>
      <w:r w:rsidR="00FE5A3A" w:rsidRPr="0034779C">
        <w:rPr>
          <w:rFonts w:asciiTheme="minorEastAsia" w:hAnsiTheme="minorEastAsia" w:cs="Times New Roman"/>
          <w:spacing w:val="10"/>
          <w:sz w:val="24"/>
          <w:szCs w:val="24"/>
          <w:rPrChange w:id="1311" w:author="JY0225" w:date="2017-08-24T11:09:00Z">
            <w:rPr>
              <w:rFonts w:ascii="Times New Roman" w:hAnsi="Times New Roman" w:cs="Times New Roman"/>
              <w:spacing w:val="10"/>
              <w:sz w:val="24"/>
            </w:rPr>
          </w:rPrChange>
        </w:rPr>
        <w:t>360</w:t>
      </w:r>
      <w:r w:rsidR="00551458" w:rsidRPr="0034779C">
        <w:rPr>
          <w:rFonts w:asciiTheme="minorEastAsia" w:hAnsiTheme="minorEastAsia" w:cs="Times New Roman" w:hint="eastAsia"/>
          <w:spacing w:val="10"/>
          <w:sz w:val="24"/>
          <w:szCs w:val="24"/>
          <w:rPrChange w:id="1312" w:author="JY0225" w:date="2017-08-24T11:09:00Z">
            <w:rPr>
              <w:rFonts w:ascii="Times New Roman" w:hAnsi="Times New Roman" w:cs="Times New Roman" w:hint="eastAsia"/>
              <w:spacing w:val="10"/>
              <w:sz w:val="24"/>
            </w:rPr>
          </w:rPrChange>
        </w:rPr>
        <w:t>云</w:t>
      </w:r>
      <w:r w:rsidR="00FE5A3A" w:rsidRPr="0034779C">
        <w:rPr>
          <w:rFonts w:asciiTheme="minorEastAsia" w:hAnsiTheme="minorEastAsia" w:cs="Times New Roman" w:hint="eastAsia"/>
          <w:spacing w:val="10"/>
          <w:sz w:val="24"/>
          <w:szCs w:val="24"/>
          <w:rPrChange w:id="1313" w:author="JY0225" w:date="2017-08-24T11:09:00Z">
            <w:rPr>
              <w:rFonts w:ascii="Times New Roman" w:hAnsi="Times New Roman" w:cs="Times New Roman" w:hint="eastAsia"/>
              <w:spacing w:val="10"/>
              <w:sz w:val="24"/>
            </w:rPr>
          </w:rPrChange>
        </w:rPr>
        <w:t>盘</w:t>
      </w:r>
      <w:r w:rsidR="00750909" w:rsidRPr="0034779C">
        <w:rPr>
          <w:rFonts w:asciiTheme="minorEastAsia" w:hAnsiTheme="minorEastAsia"/>
          <w:color w:val="000000" w:themeColor="text1"/>
          <w:sz w:val="24"/>
          <w:szCs w:val="24"/>
          <w:vertAlign w:val="superscript"/>
          <w:rPrChange w:id="1314" w:author="JY0225" w:date="2017-08-24T11:09:00Z">
            <w:rPr>
              <w:color w:val="000000" w:themeColor="text1"/>
              <w:vertAlign w:val="superscript"/>
            </w:rPr>
          </w:rPrChange>
        </w:rPr>
        <w:fldChar w:fldCharType="begin"/>
      </w:r>
      <w:r w:rsidR="00750909" w:rsidRPr="0034779C">
        <w:rPr>
          <w:rFonts w:asciiTheme="minorEastAsia" w:hAnsiTheme="minorEastAsia"/>
          <w:color w:val="000000" w:themeColor="text1"/>
          <w:sz w:val="24"/>
          <w:szCs w:val="24"/>
          <w:vertAlign w:val="superscript"/>
          <w:rPrChange w:id="1315" w:author="JY0225" w:date="2017-08-24T11:09:00Z">
            <w:rPr>
              <w:color w:val="000000" w:themeColor="text1"/>
              <w:vertAlign w:val="superscript"/>
            </w:rPr>
          </w:rPrChange>
        </w:rPr>
        <w:instrText xml:space="preserve"> REF _Ref490467202 \r \h </w:instrText>
      </w:r>
      <w:r w:rsidR="0034779C" w:rsidRPr="0034779C">
        <w:rPr>
          <w:rFonts w:asciiTheme="minorEastAsia" w:hAnsiTheme="minorEastAsia"/>
          <w:color w:val="000000" w:themeColor="text1"/>
          <w:sz w:val="24"/>
          <w:szCs w:val="24"/>
          <w:vertAlign w:val="superscript"/>
          <w:rPrChange w:id="1316" w:author="JY0225" w:date="2017-08-24T11:09:00Z">
            <w:rPr>
              <w:color w:val="000000" w:themeColor="text1"/>
              <w:sz w:val="24"/>
              <w:szCs w:val="24"/>
              <w:vertAlign w:val="superscript"/>
            </w:rPr>
          </w:rPrChange>
        </w:rPr>
        <w:instrText xml:space="preserve"> \* MERGEFORMAT </w:instrText>
      </w:r>
      <w:r w:rsidR="00750909" w:rsidRPr="0034779C">
        <w:rPr>
          <w:rFonts w:asciiTheme="minorEastAsia" w:hAnsiTheme="minorEastAsia"/>
          <w:color w:val="000000" w:themeColor="text1"/>
          <w:sz w:val="24"/>
          <w:szCs w:val="24"/>
          <w:vertAlign w:val="superscript"/>
          <w:rPrChange w:id="1317" w:author="JY0225" w:date="2017-08-24T11:09:00Z">
            <w:rPr>
              <w:rFonts w:asciiTheme="minorEastAsia" w:hAnsiTheme="minorEastAsia"/>
              <w:color w:val="000000" w:themeColor="text1"/>
              <w:sz w:val="24"/>
              <w:szCs w:val="24"/>
              <w:vertAlign w:val="superscript"/>
            </w:rPr>
          </w:rPrChange>
        </w:rPr>
      </w:r>
      <w:r w:rsidR="00750909" w:rsidRPr="0034779C">
        <w:rPr>
          <w:rFonts w:asciiTheme="minorEastAsia" w:hAnsiTheme="minorEastAsia"/>
          <w:color w:val="000000" w:themeColor="text1"/>
          <w:sz w:val="24"/>
          <w:szCs w:val="24"/>
          <w:vertAlign w:val="superscript"/>
          <w:rPrChange w:id="1318"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319" w:author="JY0225" w:date="2017-08-24T11:09:00Z">
            <w:rPr>
              <w:color w:val="000000" w:themeColor="text1"/>
              <w:vertAlign w:val="superscript"/>
            </w:rPr>
          </w:rPrChange>
        </w:rPr>
        <w:t>[9]</w:t>
      </w:r>
      <w:r w:rsidR="00750909" w:rsidRPr="0034779C">
        <w:rPr>
          <w:rFonts w:asciiTheme="minorEastAsia" w:hAnsiTheme="minorEastAsia"/>
          <w:color w:val="000000" w:themeColor="text1"/>
          <w:sz w:val="24"/>
          <w:szCs w:val="24"/>
          <w:vertAlign w:val="superscript"/>
          <w:rPrChange w:id="1320" w:author="JY0225" w:date="2017-08-24T11:09:00Z">
            <w:rPr>
              <w:color w:val="000000" w:themeColor="text1"/>
              <w:vertAlign w:val="superscript"/>
            </w:rPr>
          </w:rPrChange>
        </w:rPr>
        <w:fldChar w:fldCharType="end"/>
      </w:r>
      <w:r w:rsidR="00FE5A3A" w:rsidRPr="0034779C">
        <w:rPr>
          <w:rFonts w:asciiTheme="minorEastAsia" w:hAnsiTheme="minorEastAsia" w:cs="Times New Roman" w:hint="eastAsia"/>
          <w:spacing w:val="10"/>
          <w:sz w:val="24"/>
          <w:szCs w:val="24"/>
          <w:rPrChange w:id="1321" w:author="JY0225" w:date="2017-08-24T11:09:00Z">
            <w:rPr>
              <w:rFonts w:ascii="Times New Roman" w:hAnsi="Times New Roman" w:cs="Times New Roman" w:hint="eastAsia"/>
              <w:spacing w:val="10"/>
              <w:sz w:val="24"/>
            </w:rPr>
          </w:rPrChange>
        </w:rPr>
        <w:t>，国外的</w:t>
      </w:r>
      <w:r w:rsidR="00FE5A3A" w:rsidRPr="0034779C">
        <w:rPr>
          <w:rFonts w:asciiTheme="minorEastAsia" w:hAnsiTheme="minorEastAsia" w:cs="Times New Roman"/>
          <w:spacing w:val="10"/>
          <w:sz w:val="24"/>
          <w:szCs w:val="24"/>
          <w:rPrChange w:id="1322" w:author="JY0225" w:date="2017-08-24T11:09:00Z">
            <w:rPr>
              <w:rFonts w:ascii="Times New Roman" w:hAnsi="Times New Roman" w:cs="Times New Roman"/>
              <w:spacing w:val="10"/>
              <w:sz w:val="24"/>
            </w:rPr>
          </w:rPrChange>
        </w:rPr>
        <w:t>Google Drive</w:t>
      </w:r>
      <w:r w:rsidR="00FE5A3A" w:rsidRPr="0034779C">
        <w:rPr>
          <w:rFonts w:asciiTheme="minorEastAsia" w:hAnsiTheme="minorEastAsia" w:cs="Times New Roman" w:hint="eastAsia"/>
          <w:spacing w:val="10"/>
          <w:sz w:val="24"/>
          <w:szCs w:val="24"/>
          <w:rPrChange w:id="1323" w:author="JY0225" w:date="2017-08-24T11:09:00Z">
            <w:rPr>
              <w:rFonts w:ascii="Times New Roman" w:hAnsi="Times New Roman" w:cs="Times New Roman" w:hint="eastAsia"/>
              <w:spacing w:val="10"/>
              <w:sz w:val="24"/>
            </w:rPr>
          </w:rPrChange>
        </w:rPr>
        <w:t>、</w:t>
      </w:r>
      <w:r w:rsidR="00FE5A3A" w:rsidRPr="0034779C">
        <w:rPr>
          <w:rFonts w:asciiTheme="minorEastAsia" w:hAnsiTheme="minorEastAsia" w:cs="Times New Roman"/>
          <w:spacing w:val="10"/>
          <w:sz w:val="24"/>
          <w:szCs w:val="24"/>
          <w:rPrChange w:id="1324" w:author="JY0225" w:date="2017-08-24T11:09:00Z">
            <w:rPr>
              <w:rFonts w:ascii="Times New Roman" w:hAnsi="Times New Roman" w:cs="Times New Roman"/>
              <w:spacing w:val="10"/>
              <w:sz w:val="24"/>
            </w:rPr>
          </w:rPrChange>
        </w:rPr>
        <w:t>Dropbox</w:t>
      </w:r>
      <w:r w:rsidR="00FC277B" w:rsidRPr="0034779C">
        <w:rPr>
          <w:rFonts w:asciiTheme="minorEastAsia" w:hAnsiTheme="minorEastAsia" w:cs="Times New Roman" w:hint="eastAsia"/>
          <w:spacing w:val="10"/>
          <w:sz w:val="24"/>
          <w:szCs w:val="24"/>
          <w:rPrChange w:id="1325" w:author="JY0225" w:date="2017-08-24T11:09:00Z">
            <w:rPr>
              <w:rFonts w:ascii="Times New Roman" w:hAnsi="Times New Roman" w:cs="Times New Roman" w:hint="eastAsia"/>
              <w:spacing w:val="10"/>
              <w:sz w:val="24"/>
            </w:rPr>
          </w:rPrChange>
        </w:rPr>
        <w:t>，</w:t>
      </w:r>
      <w:r w:rsidR="00FA09C0" w:rsidRPr="0034779C">
        <w:rPr>
          <w:rFonts w:asciiTheme="minorEastAsia" w:hAnsiTheme="minorEastAsia" w:cs="Times New Roman" w:hint="eastAsia"/>
          <w:spacing w:val="10"/>
          <w:sz w:val="24"/>
          <w:szCs w:val="24"/>
          <w:rPrChange w:id="1326" w:author="JY0225" w:date="2017-08-24T11:09:00Z">
            <w:rPr>
              <w:rFonts w:ascii="Times New Roman" w:hAnsi="Times New Roman" w:cs="Times New Roman" w:hint="eastAsia"/>
              <w:spacing w:val="10"/>
              <w:sz w:val="24"/>
            </w:rPr>
          </w:rPrChange>
        </w:rPr>
        <w:t>分别对他们</w:t>
      </w:r>
      <w:r w:rsidR="00FA09C0" w:rsidRPr="0034779C">
        <w:rPr>
          <w:rFonts w:asciiTheme="minorEastAsia" w:hAnsiTheme="minorEastAsia" w:cs="Times New Roman" w:hint="eastAsia"/>
          <w:spacing w:val="10"/>
          <w:sz w:val="24"/>
          <w:szCs w:val="24"/>
          <w:rPrChange w:id="1327" w:author="JY0225" w:date="2017-08-24T11:09:00Z">
            <w:rPr>
              <w:rFonts w:ascii="Times New Roman" w:hAnsi="Times New Roman" w:cs="Times New Roman" w:hint="eastAsia"/>
              <w:spacing w:val="10"/>
              <w:sz w:val="24"/>
            </w:rPr>
          </w:rPrChange>
        </w:rPr>
        <w:lastRenderedPageBreak/>
        <w:t>的技术</w:t>
      </w:r>
      <w:r w:rsidR="00BB4957" w:rsidRPr="0034779C">
        <w:rPr>
          <w:rFonts w:asciiTheme="minorEastAsia" w:hAnsiTheme="minorEastAsia" w:cs="Times New Roman" w:hint="eastAsia"/>
          <w:spacing w:val="10"/>
          <w:sz w:val="24"/>
          <w:szCs w:val="24"/>
          <w:rPrChange w:id="1328" w:author="JY0225" w:date="2017-08-24T11:09:00Z">
            <w:rPr>
              <w:rFonts w:ascii="Times New Roman" w:hAnsi="Times New Roman" w:cs="Times New Roman" w:hint="eastAsia"/>
              <w:spacing w:val="10"/>
              <w:sz w:val="24"/>
            </w:rPr>
          </w:rPrChange>
        </w:rPr>
        <w:t>特性进行了全面的</w:t>
      </w:r>
      <w:r w:rsidR="00FA09C0" w:rsidRPr="0034779C">
        <w:rPr>
          <w:rFonts w:asciiTheme="minorEastAsia" w:hAnsiTheme="minorEastAsia" w:cs="Times New Roman" w:hint="eastAsia"/>
          <w:spacing w:val="10"/>
          <w:sz w:val="24"/>
          <w:szCs w:val="24"/>
          <w:rPrChange w:id="1329" w:author="JY0225" w:date="2017-08-24T11:09:00Z">
            <w:rPr>
              <w:rFonts w:ascii="Times New Roman" w:hAnsi="Times New Roman" w:cs="Times New Roman" w:hint="eastAsia"/>
              <w:spacing w:val="10"/>
              <w:sz w:val="24"/>
            </w:rPr>
          </w:rPrChange>
        </w:rPr>
        <w:t>分析</w:t>
      </w:r>
      <w:r w:rsidR="00060FC4" w:rsidRPr="0034779C">
        <w:rPr>
          <w:rFonts w:asciiTheme="minorEastAsia" w:hAnsiTheme="minorEastAsia" w:cs="Times New Roman" w:hint="eastAsia"/>
          <w:spacing w:val="10"/>
          <w:sz w:val="24"/>
          <w:szCs w:val="24"/>
          <w:rPrChange w:id="1330" w:author="JY0225" w:date="2017-08-24T11:09:00Z">
            <w:rPr>
              <w:rFonts w:ascii="Times New Roman" w:hAnsi="Times New Roman" w:cs="Times New Roman" w:hint="eastAsia"/>
              <w:spacing w:val="10"/>
              <w:sz w:val="24"/>
            </w:rPr>
          </w:rPrChange>
        </w:rPr>
        <w:t>。</w:t>
      </w:r>
      <w:r w:rsidR="003B3416" w:rsidRPr="0034779C">
        <w:rPr>
          <w:rFonts w:asciiTheme="minorEastAsia" w:hAnsiTheme="minorEastAsia" w:cs="Times New Roman" w:hint="eastAsia"/>
          <w:spacing w:val="10"/>
          <w:sz w:val="24"/>
          <w:szCs w:val="24"/>
          <w:rPrChange w:id="1331" w:author="JY0225" w:date="2017-08-24T11:09:00Z">
            <w:rPr>
              <w:rFonts w:ascii="Times New Roman" w:hAnsi="Times New Roman" w:cs="Times New Roman" w:hint="eastAsia"/>
              <w:spacing w:val="10"/>
              <w:sz w:val="24"/>
            </w:rPr>
          </w:rPrChange>
        </w:rPr>
        <w:t>表</w:t>
      </w:r>
      <w:r w:rsidR="003B3416" w:rsidRPr="0034779C">
        <w:rPr>
          <w:rFonts w:asciiTheme="minorEastAsia" w:hAnsiTheme="minorEastAsia" w:cs="Times New Roman"/>
          <w:spacing w:val="10"/>
          <w:sz w:val="24"/>
          <w:szCs w:val="24"/>
          <w:rPrChange w:id="1332" w:author="JY0225" w:date="2017-08-24T11:09:00Z">
            <w:rPr>
              <w:rFonts w:ascii="Times New Roman" w:hAnsi="Times New Roman" w:cs="Times New Roman"/>
              <w:spacing w:val="10"/>
              <w:sz w:val="24"/>
            </w:rPr>
          </w:rPrChange>
        </w:rPr>
        <w:t>1.1</w:t>
      </w:r>
      <w:r w:rsidR="003B3416" w:rsidRPr="0034779C">
        <w:rPr>
          <w:rFonts w:asciiTheme="minorEastAsia" w:hAnsiTheme="minorEastAsia" w:cs="Times New Roman" w:hint="eastAsia"/>
          <w:spacing w:val="10"/>
          <w:sz w:val="24"/>
          <w:szCs w:val="24"/>
          <w:rPrChange w:id="1333" w:author="JY0225" w:date="2017-08-24T11:09:00Z">
            <w:rPr>
              <w:rFonts w:ascii="Times New Roman" w:hAnsi="Times New Roman" w:cs="Times New Roman" w:hint="eastAsia"/>
              <w:spacing w:val="10"/>
              <w:sz w:val="24"/>
            </w:rPr>
          </w:rPrChange>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aa"/>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7DE59C4C" w:rsidR="004E0D96" w:rsidRPr="0034779C" w:rsidRDefault="008E04DD" w:rsidP="007527DE">
      <w:pPr>
        <w:spacing w:line="400" w:lineRule="exact"/>
        <w:ind w:firstLine="420"/>
        <w:rPr>
          <w:rFonts w:asciiTheme="minorEastAsia" w:hAnsiTheme="minorEastAsia" w:cs="Times New Roman"/>
          <w:color w:val="000000" w:themeColor="text1"/>
          <w:spacing w:val="10"/>
          <w:sz w:val="24"/>
          <w:szCs w:val="24"/>
          <w:rPrChange w:id="1334"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335" w:author="JY0225" w:date="2017-08-24T11:10:00Z">
            <w:rPr>
              <w:rFonts w:ascii="Times New Roman" w:hAnsi="Times New Roman" w:cs="Times New Roman" w:hint="eastAsia"/>
              <w:color w:val="000000" w:themeColor="text1"/>
              <w:spacing w:val="10"/>
              <w:sz w:val="24"/>
            </w:rPr>
          </w:rPrChange>
        </w:rPr>
        <w:t>保证云端数据的安全性是云备份服务的基本要求，对</w:t>
      </w:r>
      <w:commentRangeStart w:id="1336"/>
      <w:r w:rsidR="00BF1EC2" w:rsidRPr="0034779C">
        <w:rPr>
          <w:rFonts w:asciiTheme="minorEastAsia" w:hAnsiTheme="minorEastAsia" w:cs="Times New Roman" w:hint="eastAsia"/>
          <w:color w:val="000000" w:themeColor="text1"/>
          <w:spacing w:val="10"/>
          <w:sz w:val="24"/>
          <w:szCs w:val="24"/>
          <w:rPrChange w:id="1337" w:author="JY0225" w:date="2017-08-24T11:10:00Z">
            <w:rPr>
              <w:rFonts w:ascii="Times New Roman" w:hAnsi="Times New Roman" w:cs="Times New Roman" w:hint="eastAsia"/>
              <w:color w:val="000000" w:themeColor="text1"/>
              <w:spacing w:val="10"/>
              <w:sz w:val="24"/>
            </w:rPr>
          </w:rPrChange>
        </w:rPr>
        <w:t>数据</w:t>
      </w:r>
      <w:r w:rsidR="00676558" w:rsidRPr="0034779C">
        <w:rPr>
          <w:rFonts w:asciiTheme="minorEastAsia" w:hAnsiTheme="minorEastAsia" w:cs="Times New Roman" w:hint="eastAsia"/>
          <w:color w:val="000000" w:themeColor="text1"/>
          <w:spacing w:val="10"/>
          <w:sz w:val="24"/>
          <w:szCs w:val="24"/>
          <w:rPrChange w:id="1338" w:author="JY0225" w:date="2017-08-24T11:10:00Z">
            <w:rPr>
              <w:rFonts w:ascii="Times New Roman" w:hAnsi="Times New Roman" w:cs="Times New Roman" w:hint="eastAsia"/>
              <w:color w:val="000000" w:themeColor="text1"/>
              <w:spacing w:val="10"/>
              <w:sz w:val="24"/>
            </w:rPr>
          </w:rPrChange>
        </w:rPr>
        <w:t>进行</w:t>
      </w:r>
      <w:r w:rsidR="00BF1EC2" w:rsidRPr="0034779C">
        <w:rPr>
          <w:rFonts w:asciiTheme="minorEastAsia" w:hAnsiTheme="minorEastAsia" w:cs="Times New Roman" w:hint="eastAsia"/>
          <w:color w:val="000000" w:themeColor="text1"/>
          <w:spacing w:val="10"/>
          <w:sz w:val="24"/>
          <w:szCs w:val="24"/>
          <w:rPrChange w:id="1339" w:author="JY0225" w:date="2017-08-24T11:10:00Z">
            <w:rPr>
              <w:rFonts w:ascii="Times New Roman" w:hAnsi="Times New Roman" w:cs="Times New Roman" w:hint="eastAsia"/>
              <w:color w:val="000000" w:themeColor="text1"/>
              <w:spacing w:val="10"/>
              <w:sz w:val="24"/>
            </w:rPr>
          </w:rPrChange>
        </w:rPr>
        <w:t>加密</w:t>
      </w:r>
      <w:commentRangeEnd w:id="1336"/>
      <w:r w:rsidR="000879DD" w:rsidRPr="0034779C">
        <w:rPr>
          <w:rStyle w:val="ad"/>
          <w:rFonts w:asciiTheme="minorEastAsia" w:hAnsiTheme="minorEastAsia" w:cs="Times New Roman"/>
          <w:color w:val="000000" w:themeColor="text1"/>
          <w:sz w:val="24"/>
          <w:szCs w:val="24"/>
          <w:rPrChange w:id="1340" w:author="JY0225" w:date="2017-08-24T11:10:00Z">
            <w:rPr>
              <w:rStyle w:val="ad"/>
              <w:rFonts w:ascii="Calibri" w:eastAsia="宋体" w:hAnsi="Calibri" w:cs="Times New Roman"/>
              <w:color w:val="000000" w:themeColor="text1"/>
            </w:rPr>
          </w:rPrChange>
        </w:rPr>
        <w:commentReference w:id="1336"/>
      </w:r>
      <w:r w:rsidR="00BF1EC2" w:rsidRPr="0034779C">
        <w:rPr>
          <w:rFonts w:asciiTheme="minorEastAsia" w:hAnsiTheme="minorEastAsia" w:cs="Times New Roman" w:hint="eastAsia"/>
          <w:color w:val="000000" w:themeColor="text1"/>
          <w:spacing w:val="10"/>
          <w:sz w:val="24"/>
          <w:szCs w:val="24"/>
          <w:rPrChange w:id="1341" w:author="JY0225" w:date="2017-08-24T11:10:00Z">
            <w:rPr>
              <w:rFonts w:ascii="Times New Roman" w:hAnsi="Times New Roman" w:cs="Times New Roman" w:hint="eastAsia"/>
              <w:color w:val="000000" w:themeColor="text1"/>
              <w:spacing w:val="10"/>
              <w:sz w:val="24"/>
            </w:rPr>
          </w:rPrChange>
        </w:rPr>
        <w:t>是</w:t>
      </w:r>
      <w:r w:rsidR="00E77B11" w:rsidRPr="0034779C">
        <w:rPr>
          <w:rFonts w:asciiTheme="minorEastAsia" w:hAnsiTheme="minorEastAsia" w:cs="Times New Roman" w:hint="eastAsia"/>
          <w:color w:val="000000" w:themeColor="text1"/>
          <w:spacing w:val="10"/>
          <w:sz w:val="24"/>
          <w:szCs w:val="24"/>
          <w:rPrChange w:id="1342" w:author="JY0225" w:date="2017-08-24T11:10:00Z">
            <w:rPr>
              <w:rFonts w:ascii="Times New Roman" w:hAnsi="Times New Roman" w:cs="Times New Roman" w:hint="eastAsia"/>
              <w:color w:val="000000" w:themeColor="text1"/>
              <w:spacing w:val="10"/>
              <w:sz w:val="24"/>
            </w:rPr>
          </w:rPrChange>
        </w:rPr>
        <w:t>一种强有力的安全措施来保护个人信息</w:t>
      </w:r>
      <w:r w:rsidR="007021BF" w:rsidRPr="0034779C">
        <w:rPr>
          <w:rFonts w:asciiTheme="minorEastAsia" w:hAnsiTheme="minorEastAsia" w:cs="Times New Roman" w:hint="eastAsia"/>
          <w:color w:val="000000" w:themeColor="text1"/>
          <w:spacing w:val="10"/>
          <w:sz w:val="24"/>
          <w:szCs w:val="24"/>
          <w:rPrChange w:id="1343" w:author="JY0225" w:date="2017-08-24T11:10:00Z">
            <w:rPr>
              <w:rFonts w:ascii="Times New Roman" w:hAnsi="Times New Roman" w:cs="Times New Roman" w:hint="eastAsia"/>
              <w:color w:val="000000" w:themeColor="text1"/>
              <w:spacing w:val="10"/>
              <w:sz w:val="24"/>
            </w:rPr>
          </w:rPrChange>
        </w:rPr>
        <w:t>不被窃取或篡改。</w:t>
      </w:r>
      <w:r w:rsidR="00C86FD6" w:rsidRPr="0034779C">
        <w:rPr>
          <w:rFonts w:asciiTheme="minorEastAsia" w:hAnsiTheme="minorEastAsia" w:cs="Times New Roman" w:hint="eastAsia"/>
          <w:color w:val="000000" w:themeColor="text1"/>
          <w:spacing w:val="10"/>
          <w:sz w:val="24"/>
          <w:szCs w:val="24"/>
          <w:rPrChange w:id="1344" w:author="JY0225" w:date="2017-08-24T11:10:00Z">
            <w:rPr>
              <w:rFonts w:ascii="Times New Roman" w:hAnsi="Times New Roman" w:cs="Times New Roman" w:hint="eastAsia"/>
              <w:color w:val="000000" w:themeColor="text1"/>
              <w:spacing w:val="10"/>
              <w:sz w:val="24"/>
            </w:rPr>
          </w:rPrChange>
        </w:rPr>
        <w:t>调研</w:t>
      </w:r>
      <w:r w:rsidR="008B1E00" w:rsidRPr="0034779C">
        <w:rPr>
          <w:rFonts w:asciiTheme="minorEastAsia" w:hAnsiTheme="minorEastAsia" w:cs="Times New Roman" w:hint="eastAsia"/>
          <w:color w:val="000000" w:themeColor="text1"/>
          <w:spacing w:val="10"/>
          <w:sz w:val="24"/>
          <w:szCs w:val="24"/>
          <w:rPrChange w:id="1345" w:author="JY0225" w:date="2017-08-24T11:10:00Z">
            <w:rPr>
              <w:rFonts w:ascii="Times New Roman" w:hAnsi="Times New Roman" w:cs="Times New Roman" w:hint="eastAsia"/>
              <w:color w:val="000000" w:themeColor="text1"/>
              <w:spacing w:val="10"/>
              <w:sz w:val="24"/>
            </w:rPr>
          </w:rPrChange>
        </w:rPr>
        <w:t>结果</w:t>
      </w:r>
      <w:r w:rsidR="00992EAF" w:rsidRPr="0034779C">
        <w:rPr>
          <w:rFonts w:asciiTheme="minorEastAsia" w:hAnsiTheme="minorEastAsia" w:cs="Times New Roman" w:hint="eastAsia"/>
          <w:color w:val="000000" w:themeColor="text1"/>
          <w:spacing w:val="10"/>
          <w:sz w:val="24"/>
          <w:szCs w:val="24"/>
          <w:rPrChange w:id="1346" w:author="JY0225" w:date="2017-08-24T11:10:00Z">
            <w:rPr>
              <w:rFonts w:ascii="Times New Roman" w:hAnsi="Times New Roman" w:cs="Times New Roman" w:hint="eastAsia"/>
              <w:color w:val="000000" w:themeColor="text1"/>
              <w:spacing w:val="10"/>
              <w:sz w:val="24"/>
            </w:rPr>
          </w:rPrChange>
        </w:rPr>
        <w:t>显示</w:t>
      </w:r>
      <w:r w:rsidR="008B1E00" w:rsidRPr="0034779C">
        <w:rPr>
          <w:rFonts w:asciiTheme="minorEastAsia" w:hAnsiTheme="minorEastAsia" w:cs="Times New Roman" w:hint="eastAsia"/>
          <w:color w:val="000000" w:themeColor="text1"/>
          <w:spacing w:val="10"/>
          <w:sz w:val="24"/>
          <w:szCs w:val="24"/>
          <w:rPrChange w:id="1347" w:author="JY0225" w:date="2017-08-24T11:10:00Z">
            <w:rPr>
              <w:rFonts w:ascii="Times New Roman" w:hAnsi="Times New Roman" w:cs="Times New Roman" w:hint="eastAsia"/>
              <w:color w:val="000000" w:themeColor="text1"/>
              <w:spacing w:val="10"/>
              <w:sz w:val="24"/>
            </w:rPr>
          </w:rPrChange>
        </w:rPr>
        <w:t>，</w:t>
      </w:r>
      <w:r w:rsidR="00A53AA9" w:rsidRPr="0034779C">
        <w:rPr>
          <w:rFonts w:asciiTheme="minorEastAsia" w:hAnsiTheme="minorEastAsia" w:cs="Times New Roman" w:hint="eastAsia"/>
          <w:color w:val="000000" w:themeColor="text1"/>
          <w:spacing w:val="10"/>
          <w:sz w:val="24"/>
          <w:szCs w:val="24"/>
          <w:rPrChange w:id="1348" w:author="JY0225" w:date="2017-08-24T11:10:00Z">
            <w:rPr>
              <w:rFonts w:ascii="Times New Roman" w:hAnsi="Times New Roman" w:cs="Times New Roman" w:hint="eastAsia"/>
              <w:color w:val="000000" w:themeColor="text1"/>
              <w:spacing w:val="10"/>
              <w:sz w:val="24"/>
            </w:rPr>
          </w:rPrChange>
        </w:rPr>
        <w:t>所有的</w:t>
      </w:r>
      <w:r w:rsidR="00565B9D" w:rsidRPr="0034779C">
        <w:rPr>
          <w:rFonts w:asciiTheme="minorEastAsia" w:hAnsiTheme="minorEastAsia" w:cs="Times New Roman" w:hint="eastAsia"/>
          <w:color w:val="000000" w:themeColor="text1"/>
          <w:spacing w:val="10"/>
          <w:sz w:val="24"/>
          <w:szCs w:val="24"/>
          <w:rPrChange w:id="1349" w:author="JY0225" w:date="2017-08-24T11:10: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350" w:author="JY0225" w:date="2017-08-24T11:10:00Z">
            <w:rPr>
              <w:rFonts w:ascii="Times New Roman" w:hAnsi="Times New Roman" w:cs="Times New Roman" w:hint="eastAsia"/>
              <w:color w:val="000000" w:themeColor="text1"/>
              <w:spacing w:val="10"/>
              <w:sz w:val="24"/>
            </w:rPr>
          </w:rPrChange>
        </w:rPr>
        <w:t>备份</w:t>
      </w:r>
      <w:r w:rsidR="00565B9D" w:rsidRPr="0034779C">
        <w:rPr>
          <w:rFonts w:asciiTheme="minorEastAsia" w:hAnsiTheme="minorEastAsia" w:cs="Times New Roman" w:hint="eastAsia"/>
          <w:color w:val="000000" w:themeColor="text1"/>
          <w:spacing w:val="10"/>
          <w:sz w:val="24"/>
          <w:szCs w:val="24"/>
          <w:rPrChange w:id="1351" w:author="JY0225" w:date="2017-08-24T11:10:00Z">
            <w:rPr>
              <w:rFonts w:ascii="Times New Roman" w:hAnsi="Times New Roman" w:cs="Times New Roman" w:hint="eastAsia"/>
              <w:color w:val="000000" w:themeColor="text1"/>
              <w:spacing w:val="10"/>
              <w:sz w:val="24"/>
            </w:rPr>
          </w:rPrChange>
        </w:rPr>
        <w:t>服务</w:t>
      </w:r>
      <w:r w:rsidR="00702F2A" w:rsidRPr="0034779C">
        <w:rPr>
          <w:rFonts w:asciiTheme="minorEastAsia" w:hAnsiTheme="minorEastAsia" w:cs="Times New Roman" w:hint="eastAsia"/>
          <w:color w:val="000000" w:themeColor="text1"/>
          <w:spacing w:val="10"/>
          <w:sz w:val="24"/>
          <w:szCs w:val="24"/>
          <w:rPrChange w:id="1352" w:author="JY0225" w:date="2017-08-24T11:10:00Z">
            <w:rPr>
              <w:rFonts w:ascii="Times New Roman" w:hAnsi="Times New Roman" w:cs="Times New Roman" w:hint="eastAsia"/>
              <w:color w:val="000000" w:themeColor="text1"/>
              <w:spacing w:val="10"/>
              <w:sz w:val="24"/>
            </w:rPr>
          </w:rPrChange>
        </w:rPr>
        <w:t>供应</w:t>
      </w:r>
      <w:r w:rsidR="00565B9D" w:rsidRPr="0034779C">
        <w:rPr>
          <w:rFonts w:asciiTheme="minorEastAsia" w:hAnsiTheme="minorEastAsia" w:cs="Times New Roman" w:hint="eastAsia"/>
          <w:color w:val="000000" w:themeColor="text1"/>
          <w:spacing w:val="10"/>
          <w:sz w:val="24"/>
          <w:szCs w:val="24"/>
          <w:rPrChange w:id="1353" w:author="JY0225" w:date="2017-08-24T11:10:00Z">
            <w:rPr>
              <w:rFonts w:ascii="Times New Roman" w:hAnsi="Times New Roman" w:cs="Times New Roman" w:hint="eastAsia"/>
              <w:color w:val="000000" w:themeColor="text1"/>
              <w:spacing w:val="10"/>
              <w:sz w:val="24"/>
            </w:rPr>
          </w:rPrChange>
        </w:rPr>
        <w:t>商</w:t>
      </w:r>
      <w:r w:rsidR="002C789E" w:rsidRPr="0034779C">
        <w:rPr>
          <w:rFonts w:asciiTheme="minorEastAsia" w:hAnsiTheme="minorEastAsia" w:cs="Times New Roman" w:hint="eastAsia"/>
          <w:color w:val="000000" w:themeColor="text1"/>
          <w:spacing w:val="10"/>
          <w:sz w:val="24"/>
          <w:szCs w:val="24"/>
          <w:rPrChange w:id="1354" w:author="JY0225" w:date="2017-08-24T11:10:00Z">
            <w:rPr>
              <w:rFonts w:ascii="Times New Roman" w:hAnsi="Times New Roman" w:cs="Times New Roman" w:hint="eastAsia"/>
              <w:color w:val="000000" w:themeColor="text1"/>
              <w:spacing w:val="10"/>
              <w:sz w:val="24"/>
            </w:rPr>
          </w:rPrChange>
        </w:rPr>
        <w:t>都</w:t>
      </w:r>
      <w:r w:rsidR="00565B9D" w:rsidRPr="0034779C">
        <w:rPr>
          <w:rFonts w:asciiTheme="minorEastAsia" w:hAnsiTheme="minorEastAsia" w:cs="Times New Roman" w:hint="eastAsia"/>
          <w:color w:val="000000" w:themeColor="text1"/>
          <w:spacing w:val="10"/>
          <w:sz w:val="24"/>
          <w:szCs w:val="24"/>
          <w:rPrChange w:id="1355" w:author="JY0225" w:date="2017-08-24T11:10:00Z">
            <w:rPr>
              <w:rFonts w:ascii="Times New Roman" w:hAnsi="Times New Roman" w:cs="Times New Roman" w:hint="eastAsia"/>
              <w:color w:val="000000" w:themeColor="text1"/>
              <w:spacing w:val="10"/>
              <w:sz w:val="24"/>
            </w:rPr>
          </w:rPrChange>
        </w:rPr>
        <w:t>采用</w:t>
      </w:r>
      <w:r w:rsidR="002B1309" w:rsidRPr="0034779C">
        <w:rPr>
          <w:rFonts w:asciiTheme="minorEastAsia" w:hAnsiTheme="minorEastAsia" w:cs="Times New Roman" w:hint="eastAsia"/>
          <w:color w:val="000000" w:themeColor="text1"/>
          <w:spacing w:val="10"/>
          <w:sz w:val="24"/>
          <w:szCs w:val="24"/>
          <w:rPrChange w:id="1356" w:author="JY0225" w:date="2017-08-24T11:10:00Z">
            <w:rPr>
              <w:rFonts w:ascii="Times New Roman" w:hAnsi="Times New Roman" w:cs="Times New Roman" w:hint="eastAsia"/>
              <w:color w:val="000000" w:themeColor="text1"/>
              <w:spacing w:val="10"/>
              <w:sz w:val="24"/>
            </w:rPr>
          </w:rPrChange>
        </w:rPr>
        <w:t>了</w:t>
      </w:r>
      <w:r w:rsidR="004472A3" w:rsidRPr="0034779C">
        <w:rPr>
          <w:rFonts w:asciiTheme="minorEastAsia" w:hAnsiTheme="minorEastAsia" w:cs="Times New Roman" w:hint="eastAsia"/>
          <w:color w:val="000000" w:themeColor="text1"/>
          <w:spacing w:val="10"/>
          <w:sz w:val="24"/>
          <w:szCs w:val="24"/>
          <w:rPrChange w:id="1357" w:author="JY0225" w:date="2017-08-24T11:10:00Z">
            <w:rPr>
              <w:rFonts w:ascii="Times New Roman" w:hAnsi="Times New Roman" w:cs="Times New Roman" w:hint="eastAsia"/>
              <w:color w:val="000000" w:themeColor="text1"/>
              <w:spacing w:val="10"/>
              <w:sz w:val="24"/>
            </w:rPr>
          </w:rPrChange>
        </w:rPr>
        <w:t>类似的方式对数据在传输过程中</w:t>
      </w:r>
      <w:r w:rsidR="00565B9D" w:rsidRPr="0034779C">
        <w:rPr>
          <w:rFonts w:asciiTheme="minorEastAsia" w:hAnsiTheme="minorEastAsia" w:cs="Times New Roman" w:hint="eastAsia"/>
          <w:color w:val="000000" w:themeColor="text1"/>
          <w:spacing w:val="10"/>
          <w:sz w:val="24"/>
          <w:szCs w:val="24"/>
          <w:rPrChange w:id="1358" w:author="JY0225" w:date="2017-08-24T11:10:00Z">
            <w:rPr>
              <w:rFonts w:ascii="Times New Roman" w:hAnsi="Times New Roman" w:cs="Times New Roman" w:hint="eastAsia"/>
              <w:color w:val="000000" w:themeColor="text1"/>
              <w:spacing w:val="10"/>
              <w:sz w:val="24"/>
            </w:rPr>
          </w:rPrChange>
        </w:rPr>
        <w:t>及</w:t>
      </w:r>
      <w:r w:rsidR="00476838" w:rsidRPr="0034779C">
        <w:rPr>
          <w:rFonts w:asciiTheme="minorEastAsia" w:hAnsiTheme="minorEastAsia" w:cs="Times New Roman" w:hint="eastAsia"/>
          <w:color w:val="000000" w:themeColor="text1"/>
          <w:spacing w:val="10"/>
          <w:sz w:val="24"/>
          <w:szCs w:val="24"/>
          <w:rPrChange w:id="1359" w:author="JY0225" w:date="2017-08-24T11:10:00Z">
            <w:rPr>
              <w:rFonts w:ascii="Times New Roman" w:hAnsi="Times New Roman" w:cs="Times New Roman" w:hint="eastAsia"/>
              <w:color w:val="000000" w:themeColor="text1"/>
              <w:spacing w:val="10"/>
              <w:sz w:val="24"/>
            </w:rPr>
          </w:rPrChange>
        </w:rPr>
        <w:t>备份</w:t>
      </w:r>
      <w:r w:rsidR="00565B9D" w:rsidRPr="0034779C">
        <w:rPr>
          <w:rFonts w:asciiTheme="minorEastAsia" w:hAnsiTheme="minorEastAsia" w:cs="Times New Roman" w:hint="eastAsia"/>
          <w:color w:val="000000" w:themeColor="text1"/>
          <w:spacing w:val="10"/>
          <w:sz w:val="24"/>
          <w:szCs w:val="24"/>
          <w:rPrChange w:id="1360" w:author="JY0225" w:date="2017-08-24T11:10:00Z">
            <w:rPr>
              <w:rFonts w:ascii="Times New Roman" w:hAnsi="Times New Roman" w:cs="Times New Roman" w:hint="eastAsia"/>
              <w:color w:val="000000" w:themeColor="text1"/>
              <w:spacing w:val="10"/>
              <w:sz w:val="24"/>
            </w:rPr>
          </w:rPrChange>
        </w:rPr>
        <w:t>在云端时两种状态进行</w:t>
      </w:r>
      <w:r w:rsidR="00142D52" w:rsidRPr="0034779C">
        <w:rPr>
          <w:rFonts w:asciiTheme="minorEastAsia" w:hAnsiTheme="minorEastAsia" w:cs="Times New Roman" w:hint="eastAsia"/>
          <w:color w:val="000000" w:themeColor="text1"/>
          <w:spacing w:val="10"/>
          <w:sz w:val="24"/>
          <w:szCs w:val="24"/>
          <w:rPrChange w:id="1361" w:author="JY0225" w:date="2017-08-24T11:10:00Z">
            <w:rPr>
              <w:rFonts w:ascii="Times New Roman" w:hAnsi="Times New Roman" w:cs="Times New Roman" w:hint="eastAsia"/>
              <w:color w:val="000000" w:themeColor="text1"/>
              <w:spacing w:val="10"/>
              <w:sz w:val="24"/>
            </w:rPr>
          </w:rPrChange>
        </w:rPr>
        <w:t>了加密。</w:t>
      </w:r>
      <w:r w:rsidR="005510D5" w:rsidRPr="0034779C">
        <w:rPr>
          <w:rFonts w:asciiTheme="minorEastAsia" w:hAnsiTheme="minorEastAsia" w:cs="Times New Roman" w:hint="eastAsia"/>
          <w:color w:val="000000" w:themeColor="text1"/>
          <w:spacing w:val="10"/>
          <w:sz w:val="24"/>
          <w:szCs w:val="24"/>
          <w:rPrChange w:id="1362" w:author="JY0225" w:date="2017-08-24T11:10:00Z">
            <w:rPr>
              <w:rFonts w:ascii="Times New Roman" w:hAnsi="Times New Roman" w:cs="Times New Roman" w:hint="eastAsia"/>
              <w:color w:val="000000" w:themeColor="text1"/>
              <w:spacing w:val="10"/>
              <w:sz w:val="24"/>
            </w:rPr>
          </w:rPrChange>
        </w:rPr>
        <w:t>在传输过程中，</w:t>
      </w:r>
      <w:r w:rsidR="00452A39" w:rsidRPr="0034779C">
        <w:rPr>
          <w:rFonts w:asciiTheme="minorEastAsia" w:hAnsiTheme="minorEastAsia" w:cs="Times New Roman" w:hint="eastAsia"/>
          <w:color w:val="000000" w:themeColor="text1"/>
          <w:spacing w:val="10"/>
          <w:sz w:val="24"/>
          <w:szCs w:val="24"/>
          <w:rPrChange w:id="1363" w:author="JY0225" w:date="2017-08-24T11:10:00Z">
            <w:rPr>
              <w:rFonts w:ascii="Times New Roman" w:hAnsi="Times New Roman" w:cs="Times New Roman" w:hint="eastAsia"/>
              <w:color w:val="000000" w:themeColor="text1"/>
              <w:spacing w:val="10"/>
              <w:sz w:val="24"/>
            </w:rPr>
          </w:rPrChange>
        </w:rPr>
        <w:t>百度网盘和</w:t>
      </w:r>
      <w:r w:rsidR="00452A39" w:rsidRPr="0034779C">
        <w:rPr>
          <w:rFonts w:asciiTheme="minorEastAsia" w:hAnsiTheme="minorEastAsia" w:cs="Times New Roman"/>
          <w:color w:val="000000" w:themeColor="text1"/>
          <w:spacing w:val="10"/>
          <w:sz w:val="24"/>
          <w:szCs w:val="24"/>
          <w:rPrChange w:id="1364" w:author="JY0225" w:date="2017-08-24T11:10:00Z">
            <w:rPr>
              <w:rFonts w:ascii="Times New Roman" w:hAnsi="Times New Roman" w:cs="Times New Roman"/>
              <w:color w:val="000000" w:themeColor="text1"/>
              <w:spacing w:val="10"/>
              <w:sz w:val="24"/>
            </w:rPr>
          </w:rPrChange>
        </w:rPr>
        <w:t>360</w:t>
      </w:r>
      <w:r w:rsidR="00452A39" w:rsidRPr="0034779C">
        <w:rPr>
          <w:rFonts w:asciiTheme="minorEastAsia" w:hAnsiTheme="minorEastAsia" w:cs="Times New Roman" w:hint="eastAsia"/>
          <w:color w:val="000000" w:themeColor="text1"/>
          <w:spacing w:val="10"/>
          <w:sz w:val="24"/>
          <w:szCs w:val="24"/>
          <w:rPrChange w:id="1365" w:author="JY0225" w:date="2017-08-24T11:10:00Z">
            <w:rPr>
              <w:rFonts w:ascii="Times New Roman" w:hAnsi="Times New Roman" w:cs="Times New Roman" w:hint="eastAsia"/>
              <w:color w:val="000000" w:themeColor="text1"/>
              <w:spacing w:val="10"/>
              <w:sz w:val="24"/>
            </w:rPr>
          </w:rPrChange>
        </w:rPr>
        <w:t>云盘使用的是</w:t>
      </w:r>
      <w:r w:rsidR="00452A39" w:rsidRPr="0034779C">
        <w:rPr>
          <w:rFonts w:asciiTheme="minorEastAsia" w:hAnsiTheme="minorEastAsia" w:cs="Times New Roman"/>
          <w:color w:val="000000" w:themeColor="text1"/>
          <w:spacing w:val="10"/>
          <w:sz w:val="24"/>
          <w:szCs w:val="24"/>
          <w:rPrChange w:id="1366" w:author="JY0225" w:date="2017-08-24T11:10:00Z">
            <w:rPr>
              <w:rFonts w:ascii="Times New Roman" w:hAnsi="Times New Roman" w:cs="Times New Roman"/>
              <w:color w:val="000000" w:themeColor="text1"/>
              <w:spacing w:val="10"/>
              <w:sz w:val="24"/>
            </w:rPr>
          </w:rPrChange>
        </w:rPr>
        <w:t>128</w:t>
      </w:r>
      <w:r w:rsidR="00452A39" w:rsidRPr="0034779C">
        <w:rPr>
          <w:rFonts w:asciiTheme="minorEastAsia" w:hAnsiTheme="minorEastAsia" w:cs="Times New Roman" w:hint="eastAsia"/>
          <w:color w:val="000000" w:themeColor="text1"/>
          <w:spacing w:val="10"/>
          <w:sz w:val="24"/>
          <w:szCs w:val="24"/>
          <w:rPrChange w:id="1367" w:author="JY0225" w:date="2017-08-24T11:10:00Z">
            <w:rPr>
              <w:rFonts w:ascii="Times New Roman" w:hAnsi="Times New Roman" w:cs="Times New Roman" w:hint="eastAsia"/>
              <w:color w:val="000000" w:themeColor="text1"/>
              <w:spacing w:val="10"/>
              <w:sz w:val="24"/>
            </w:rPr>
          </w:rPrChange>
        </w:rPr>
        <w:t>位的</w:t>
      </w:r>
      <w:r w:rsidR="00452A39" w:rsidRPr="0034779C">
        <w:rPr>
          <w:rFonts w:asciiTheme="minorEastAsia" w:hAnsiTheme="minorEastAsia" w:cs="Times New Roman"/>
          <w:color w:val="000000" w:themeColor="text1"/>
          <w:spacing w:val="10"/>
          <w:sz w:val="24"/>
          <w:szCs w:val="24"/>
          <w:rPrChange w:id="1368" w:author="JY0225" w:date="2017-08-24T11:10:00Z">
            <w:rPr>
              <w:rFonts w:ascii="Times New Roman" w:hAnsi="Times New Roman" w:cs="Times New Roman"/>
              <w:color w:val="000000" w:themeColor="text1"/>
              <w:spacing w:val="10"/>
              <w:sz w:val="24"/>
            </w:rPr>
          </w:rPrChange>
        </w:rPr>
        <w:t>SSL</w:t>
      </w:r>
      <w:r w:rsidR="00452A39" w:rsidRPr="0034779C">
        <w:rPr>
          <w:rFonts w:asciiTheme="minorEastAsia" w:hAnsiTheme="minorEastAsia" w:cs="Times New Roman" w:hint="eastAsia"/>
          <w:color w:val="000000" w:themeColor="text1"/>
          <w:spacing w:val="10"/>
          <w:sz w:val="24"/>
          <w:szCs w:val="24"/>
          <w:rPrChange w:id="1369" w:author="JY0225" w:date="2017-08-24T11:10:00Z">
            <w:rPr>
              <w:rFonts w:ascii="Times New Roman" w:hAnsi="Times New Roman" w:cs="Times New Roman" w:hint="eastAsia"/>
              <w:color w:val="000000" w:themeColor="text1"/>
              <w:spacing w:val="10"/>
              <w:sz w:val="24"/>
            </w:rPr>
          </w:rPrChange>
        </w:rPr>
        <w:t>加密技术，</w:t>
      </w:r>
      <w:r w:rsidR="005510D5" w:rsidRPr="0034779C">
        <w:rPr>
          <w:rFonts w:asciiTheme="minorEastAsia" w:hAnsiTheme="minorEastAsia" w:cs="Times New Roman"/>
          <w:color w:val="000000" w:themeColor="text1"/>
          <w:spacing w:val="10"/>
          <w:sz w:val="24"/>
          <w:szCs w:val="24"/>
          <w:rPrChange w:id="1370" w:author="JY0225" w:date="2017-08-24T11:10:00Z">
            <w:rPr>
              <w:rFonts w:ascii="Times New Roman" w:hAnsi="Times New Roman" w:cs="Times New Roman"/>
              <w:color w:val="000000" w:themeColor="text1"/>
              <w:spacing w:val="10"/>
              <w:sz w:val="24"/>
            </w:rPr>
          </w:rPrChange>
        </w:rPr>
        <w:t>Google Drive</w:t>
      </w:r>
      <w:r w:rsidR="003F6B4D" w:rsidRPr="0034779C">
        <w:rPr>
          <w:rFonts w:asciiTheme="minorEastAsia" w:hAnsiTheme="minorEastAsia" w:cs="Times New Roman" w:hint="eastAsia"/>
          <w:color w:val="000000" w:themeColor="text1"/>
          <w:spacing w:val="10"/>
          <w:sz w:val="24"/>
          <w:szCs w:val="24"/>
          <w:rPrChange w:id="1371" w:author="JY0225" w:date="2017-08-24T11:10:00Z">
            <w:rPr>
              <w:rFonts w:ascii="Times New Roman" w:hAnsi="Times New Roman" w:cs="Times New Roman" w:hint="eastAsia"/>
              <w:color w:val="000000" w:themeColor="text1"/>
              <w:spacing w:val="10"/>
              <w:sz w:val="24"/>
            </w:rPr>
          </w:rPrChange>
        </w:rPr>
        <w:t>和</w:t>
      </w:r>
      <w:r w:rsidR="003F6B4D" w:rsidRPr="0034779C">
        <w:rPr>
          <w:rFonts w:asciiTheme="minorEastAsia" w:hAnsiTheme="minorEastAsia" w:cs="Times New Roman"/>
          <w:color w:val="000000" w:themeColor="text1"/>
          <w:spacing w:val="10"/>
          <w:sz w:val="24"/>
          <w:szCs w:val="24"/>
          <w:rPrChange w:id="1372" w:author="JY0225" w:date="2017-08-24T11:10:00Z">
            <w:rPr>
              <w:rFonts w:ascii="Times New Roman" w:hAnsi="Times New Roman" w:cs="Times New Roman"/>
              <w:color w:val="000000" w:themeColor="text1"/>
              <w:spacing w:val="10"/>
              <w:sz w:val="24"/>
            </w:rPr>
          </w:rPrChange>
        </w:rPr>
        <w:t>Dropbox</w:t>
      </w:r>
      <w:r w:rsidR="003F6B4D" w:rsidRPr="0034779C">
        <w:rPr>
          <w:rFonts w:asciiTheme="minorEastAsia" w:hAnsiTheme="minorEastAsia" w:cs="Times New Roman" w:hint="eastAsia"/>
          <w:color w:val="000000" w:themeColor="text1"/>
          <w:spacing w:val="10"/>
          <w:sz w:val="24"/>
          <w:szCs w:val="24"/>
          <w:rPrChange w:id="1373" w:author="JY0225" w:date="2017-08-24T11:10:00Z">
            <w:rPr>
              <w:rFonts w:ascii="Times New Roman" w:hAnsi="Times New Roman" w:cs="Times New Roman" w:hint="eastAsia"/>
              <w:color w:val="000000" w:themeColor="text1"/>
              <w:spacing w:val="10"/>
              <w:sz w:val="24"/>
            </w:rPr>
          </w:rPrChange>
        </w:rPr>
        <w:t>分别</w:t>
      </w:r>
      <w:r w:rsidR="005510D5" w:rsidRPr="0034779C">
        <w:rPr>
          <w:rFonts w:asciiTheme="minorEastAsia" w:hAnsiTheme="minorEastAsia" w:cs="Times New Roman" w:hint="eastAsia"/>
          <w:color w:val="000000" w:themeColor="text1"/>
          <w:spacing w:val="10"/>
          <w:sz w:val="24"/>
          <w:szCs w:val="24"/>
          <w:rPrChange w:id="1374" w:author="JY0225" w:date="2017-08-24T11:10:00Z">
            <w:rPr>
              <w:rFonts w:ascii="Times New Roman" w:hAnsi="Times New Roman" w:cs="Times New Roman" w:hint="eastAsia"/>
              <w:color w:val="000000" w:themeColor="text1"/>
              <w:spacing w:val="10"/>
              <w:sz w:val="24"/>
            </w:rPr>
          </w:rPrChange>
        </w:rPr>
        <w:t>采用</w:t>
      </w:r>
      <w:r w:rsidR="003F6B4D" w:rsidRPr="0034779C">
        <w:rPr>
          <w:rFonts w:asciiTheme="minorEastAsia" w:hAnsiTheme="minorEastAsia" w:cs="Times New Roman" w:hint="eastAsia"/>
          <w:color w:val="000000" w:themeColor="text1"/>
          <w:spacing w:val="10"/>
          <w:sz w:val="24"/>
          <w:szCs w:val="24"/>
          <w:rPrChange w:id="1375" w:author="JY0225" w:date="2017-08-24T11:10:00Z">
            <w:rPr>
              <w:rFonts w:ascii="Times New Roman" w:hAnsi="Times New Roman" w:cs="Times New Roman" w:hint="eastAsia"/>
              <w:color w:val="000000" w:themeColor="text1"/>
              <w:spacing w:val="10"/>
              <w:sz w:val="24"/>
            </w:rPr>
          </w:rPrChange>
        </w:rPr>
        <w:t>了</w:t>
      </w:r>
      <w:r w:rsidR="005510D5" w:rsidRPr="0034779C">
        <w:rPr>
          <w:rFonts w:asciiTheme="minorEastAsia" w:hAnsiTheme="minorEastAsia" w:cs="Times New Roman" w:hint="eastAsia"/>
          <w:color w:val="000000" w:themeColor="text1"/>
          <w:spacing w:val="10"/>
          <w:sz w:val="24"/>
          <w:szCs w:val="24"/>
          <w:rPrChange w:id="1376" w:author="JY0225" w:date="2017-08-24T11:10:00Z">
            <w:rPr>
              <w:rFonts w:ascii="Times New Roman" w:hAnsi="Times New Roman" w:cs="Times New Roman" w:hint="eastAsia"/>
              <w:color w:val="000000" w:themeColor="text1"/>
              <w:spacing w:val="10"/>
              <w:sz w:val="24"/>
            </w:rPr>
          </w:rPrChange>
        </w:rPr>
        <w:t>的</w:t>
      </w:r>
      <w:r w:rsidR="00607D7E" w:rsidRPr="0034779C">
        <w:rPr>
          <w:rFonts w:asciiTheme="minorEastAsia" w:hAnsiTheme="minorEastAsia" w:cs="Times New Roman"/>
          <w:color w:val="000000" w:themeColor="text1"/>
          <w:spacing w:val="10"/>
          <w:sz w:val="24"/>
          <w:szCs w:val="24"/>
          <w:rPrChange w:id="1377" w:author="JY0225" w:date="2017-08-24T11:10:00Z">
            <w:rPr>
              <w:rFonts w:ascii="Times New Roman" w:hAnsi="Times New Roman" w:cs="Times New Roman"/>
              <w:color w:val="000000" w:themeColor="text1"/>
              <w:spacing w:val="10"/>
              <w:sz w:val="24"/>
            </w:rPr>
          </w:rPrChange>
        </w:rPr>
        <w:t>128</w:t>
      </w:r>
      <w:r w:rsidR="00607D7E" w:rsidRPr="0034779C">
        <w:rPr>
          <w:rFonts w:asciiTheme="minorEastAsia" w:hAnsiTheme="minorEastAsia" w:cs="Times New Roman" w:hint="eastAsia"/>
          <w:color w:val="000000" w:themeColor="text1"/>
          <w:spacing w:val="10"/>
          <w:sz w:val="24"/>
          <w:szCs w:val="24"/>
          <w:rPrChange w:id="1378" w:author="JY0225" w:date="2017-08-24T11:10:00Z">
            <w:rPr>
              <w:rFonts w:ascii="Times New Roman" w:hAnsi="Times New Roman" w:cs="Times New Roman" w:hint="eastAsia"/>
              <w:color w:val="000000" w:themeColor="text1"/>
              <w:spacing w:val="10"/>
              <w:sz w:val="24"/>
            </w:rPr>
          </w:rPrChange>
        </w:rPr>
        <w:t>位</w:t>
      </w:r>
      <w:r w:rsidR="009164BB" w:rsidRPr="0034779C">
        <w:rPr>
          <w:rFonts w:asciiTheme="minorEastAsia" w:hAnsiTheme="minorEastAsia" w:cs="Times New Roman"/>
          <w:color w:val="000000" w:themeColor="text1"/>
          <w:spacing w:val="10"/>
          <w:sz w:val="24"/>
          <w:szCs w:val="24"/>
          <w:rPrChange w:id="1379" w:author="JY0225" w:date="2017-08-24T11:10:00Z">
            <w:rPr>
              <w:rFonts w:ascii="Times New Roman" w:hAnsi="Times New Roman" w:cs="Times New Roman"/>
              <w:color w:val="000000" w:themeColor="text1"/>
              <w:spacing w:val="10"/>
              <w:sz w:val="24"/>
            </w:rPr>
          </w:rPrChange>
        </w:rPr>
        <w:t>/256</w:t>
      </w:r>
      <w:r w:rsidR="009164BB" w:rsidRPr="0034779C">
        <w:rPr>
          <w:rFonts w:asciiTheme="minorEastAsia" w:hAnsiTheme="minorEastAsia" w:cs="Times New Roman" w:hint="eastAsia"/>
          <w:color w:val="000000" w:themeColor="text1"/>
          <w:spacing w:val="10"/>
          <w:sz w:val="24"/>
          <w:szCs w:val="24"/>
          <w:rPrChange w:id="1380" w:author="JY0225" w:date="2017-08-24T11:10:00Z">
            <w:rPr>
              <w:rFonts w:ascii="Times New Roman" w:hAnsi="Times New Roman" w:cs="Times New Roman" w:hint="eastAsia"/>
              <w:color w:val="000000" w:themeColor="text1"/>
              <w:spacing w:val="10"/>
              <w:sz w:val="24"/>
            </w:rPr>
          </w:rPrChange>
        </w:rPr>
        <w:t>位</w:t>
      </w:r>
      <w:r w:rsidR="00607D7E" w:rsidRPr="0034779C">
        <w:rPr>
          <w:rFonts w:asciiTheme="minorEastAsia" w:hAnsiTheme="minorEastAsia" w:cs="Times New Roman" w:hint="eastAsia"/>
          <w:color w:val="000000" w:themeColor="text1"/>
          <w:spacing w:val="10"/>
          <w:sz w:val="24"/>
          <w:szCs w:val="24"/>
          <w:rPrChange w:id="1381" w:author="JY0225" w:date="2017-08-24T11:10:00Z">
            <w:rPr>
              <w:rFonts w:ascii="Times New Roman" w:hAnsi="Times New Roman" w:cs="Times New Roman" w:hint="eastAsia"/>
              <w:color w:val="000000" w:themeColor="text1"/>
              <w:spacing w:val="10"/>
              <w:sz w:val="24"/>
            </w:rPr>
          </w:rPrChange>
        </w:rPr>
        <w:t>的</w:t>
      </w:r>
      <w:r w:rsidR="00607D7E" w:rsidRPr="0034779C">
        <w:rPr>
          <w:rFonts w:asciiTheme="minorEastAsia" w:hAnsiTheme="minorEastAsia" w:cs="Times New Roman"/>
          <w:color w:val="000000" w:themeColor="text1"/>
          <w:spacing w:val="10"/>
          <w:sz w:val="24"/>
          <w:szCs w:val="24"/>
          <w:rPrChange w:id="1382" w:author="JY0225" w:date="2017-08-24T11:10:00Z">
            <w:rPr>
              <w:rFonts w:ascii="Times New Roman" w:hAnsi="Times New Roman" w:cs="Times New Roman"/>
              <w:color w:val="000000" w:themeColor="text1"/>
              <w:spacing w:val="10"/>
              <w:sz w:val="24"/>
            </w:rPr>
          </w:rPrChange>
        </w:rPr>
        <w:t>SSL/TLS</w:t>
      </w:r>
      <w:r w:rsidR="00D97E3C" w:rsidRPr="0034779C">
        <w:rPr>
          <w:rFonts w:asciiTheme="minorEastAsia" w:hAnsiTheme="minorEastAsia"/>
          <w:color w:val="000000" w:themeColor="text1"/>
          <w:sz w:val="24"/>
          <w:szCs w:val="24"/>
          <w:vertAlign w:val="superscript"/>
          <w:rPrChange w:id="1383" w:author="JY0225" w:date="2017-08-24T11:10:00Z">
            <w:rPr>
              <w:color w:val="000000" w:themeColor="text1"/>
              <w:vertAlign w:val="superscript"/>
            </w:rPr>
          </w:rPrChange>
        </w:rPr>
        <w:fldChar w:fldCharType="begin"/>
      </w:r>
      <w:r w:rsidR="00D97E3C" w:rsidRPr="0034779C">
        <w:rPr>
          <w:rFonts w:asciiTheme="minorEastAsia" w:hAnsiTheme="minorEastAsia"/>
          <w:color w:val="000000" w:themeColor="text1"/>
          <w:sz w:val="24"/>
          <w:szCs w:val="24"/>
          <w:vertAlign w:val="superscript"/>
          <w:rPrChange w:id="1384" w:author="JY0225" w:date="2017-08-24T11:10:00Z">
            <w:rPr>
              <w:color w:val="000000" w:themeColor="text1"/>
              <w:vertAlign w:val="superscript"/>
            </w:rPr>
          </w:rPrChange>
        </w:rPr>
        <w:instrText xml:space="preserve"> REF _Ref489792117 \r \h </w:instrText>
      </w:r>
      <w:r w:rsidR="0034779C" w:rsidRPr="0034779C">
        <w:rPr>
          <w:rFonts w:asciiTheme="minorEastAsia" w:hAnsiTheme="minorEastAsia"/>
          <w:color w:val="000000" w:themeColor="text1"/>
          <w:sz w:val="24"/>
          <w:szCs w:val="24"/>
          <w:vertAlign w:val="superscript"/>
          <w:rPrChange w:id="1385" w:author="JY0225" w:date="2017-08-24T11:10:00Z">
            <w:rPr>
              <w:color w:val="000000" w:themeColor="text1"/>
              <w:sz w:val="24"/>
              <w:szCs w:val="24"/>
              <w:vertAlign w:val="superscript"/>
            </w:rPr>
          </w:rPrChange>
        </w:rPr>
        <w:instrText xml:space="preserve"> \* MERGEFORMAT </w:instrText>
      </w:r>
      <w:r w:rsidR="00D97E3C" w:rsidRPr="0034779C">
        <w:rPr>
          <w:rFonts w:asciiTheme="minorEastAsia" w:hAnsiTheme="minorEastAsia"/>
          <w:color w:val="000000" w:themeColor="text1"/>
          <w:sz w:val="24"/>
          <w:szCs w:val="24"/>
          <w:vertAlign w:val="superscript"/>
          <w:rPrChange w:id="1386" w:author="JY0225" w:date="2017-08-24T11:10:00Z">
            <w:rPr>
              <w:rFonts w:asciiTheme="minorEastAsia" w:hAnsiTheme="minorEastAsia"/>
              <w:color w:val="000000" w:themeColor="text1"/>
              <w:sz w:val="24"/>
              <w:szCs w:val="24"/>
              <w:vertAlign w:val="superscript"/>
            </w:rPr>
          </w:rPrChange>
        </w:rPr>
      </w:r>
      <w:r w:rsidR="00D97E3C" w:rsidRPr="0034779C">
        <w:rPr>
          <w:rFonts w:asciiTheme="minorEastAsia" w:hAnsiTheme="minorEastAsia"/>
          <w:color w:val="000000" w:themeColor="text1"/>
          <w:sz w:val="24"/>
          <w:szCs w:val="24"/>
          <w:vertAlign w:val="superscript"/>
          <w:rPrChange w:id="1387"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388" w:author="JY0225" w:date="2017-08-24T11:10:00Z">
            <w:rPr>
              <w:color w:val="000000" w:themeColor="text1"/>
              <w:vertAlign w:val="superscript"/>
            </w:rPr>
          </w:rPrChange>
        </w:rPr>
        <w:t>[10]</w:t>
      </w:r>
      <w:r w:rsidR="00D97E3C" w:rsidRPr="0034779C">
        <w:rPr>
          <w:rFonts w:asciiTheme="minorEastAsia" w:hAnsiTheme="minorEastAsia"/>
          <w:color w:val="000000" w:themeColor="text1"/>
          <w:sz w:val="24"/>
          <w:szCs w:val="24"/>
          <w:vertAlign w:val="superscript"/>
          <w:rPrChange w:id="1389" w:author="JY0225" w:date="2017-08-24T11:10:00Z">
            <w:rPr>
              <w:color w:val="000000" w:themeColor="text1"/>
              <w:vertAlign w:val="superscript"/>
            </w:rPr>
          </w:rPrChange>
        </w:rPr>
        <w:fldChar w:fldCharType="end"/>
      </w:r>
      <w:r w:rsidR="00A21FA0" w:rsidRPr="0034779C">
        <w:rPr>
          <w:rFonts w:asciiTheme="minorEastAsia" w:hAnsiTheme="minorEastAsia" w:cs="Times New Roman" w:hint="eastAsia"/>
          <w:color w:val="000000" w:themeColor="text1"/>
          <w:spacing w:val="10"/>
          <w:sz w:val="24"/>
          <w:szCs w:val="24"/>
          <w:rPrChange w:id="1390" w:author="JY0225" w:date="2017-08-24T11:10:00Z">
            <w:rPr>
              <w:rFonts w:ascii="Times New Roman" w:hAnsi="Times New Roman" w:cs="Times New Roman" w:hint="eastAsia"/>
              <w:color w:val="000000" w:themeColor="text1"/>
              <w:spacing w:val="10"/>
              <w:sz w:val="24"/>
            </w:rPr>
          </w:rPrChange>
        </w:rPr>
        <w:t>加密技术。</w:t>
      </w:r>
      <w:r w:rsidR="00364334" w:rsidRPr="0034779C">
        <w:rPr>
          <w:rFonts w:asciiTheme="minorEastAsia" w:hAnsiTheme="minorEastAsia" w:cs="Times New Roman" w:hint="eastAsia"/>
          <w:color w:val="000000" w:themeColor="text1"/>
          <w:spacing w:val="10"/>
          <w:sz w:val="24"/>
          <w:szCs w:val="24"/>
          <w:rPrChange w:id="1391" w:author="JY0225" w:date="2017-08-24T11:10:00Z">
            <w:rPr>
              <w:rFonts w:ascii="Times New Roman" w:hAnsi="Times New Roman" w:cs="Times New Roman" w:hint="eastAsia"/>
              <w:color w:val="000000" w:themeColor="text1"/>
              <w:spacing w:val="10"/>
              <w:sz w:val="24"/>
            </w:rPr>
          </w:rPrChange>
        </w:rPr>
        <w:t>数据</w:t>
      </w:r>
      <w:r w:rsidR="002D278B" w:rsidRPr="0034779C">
        <w:rPr>
          <w:rFonts w:asciiTheme="minorEastAsia" w:hAnsiTheme="minorEastAsia" w:cs="Times New Roman" w:hint="eastAsia"/>
          <w:color w:val="000000" w:themeColor="text1"/>
          <w:spacing w:val="10"/>
          <w:sz w:val="24"/>
          <w:szCs w:val="24"/>
          <w:rPrChange w:id="1392" w:author="JY0225" w:date="2017-08-24T11:10:00Z">
            <w:rPr>
              <w:rFonts w:ascii="Times New Roman" w:hAnsi="Times New Roman" w:cs="Times New Roman" w:hint="eastAsia"/>
              <w:color w:val="000000" w:themeColor="text1"/>
              <w:spacing w:val="10"/>
              <w:sz w:val="24"/>
            </w:rPr>
          </w:rPrChange>
        </w:rPr>
        <w:t>在云端时，百度</w:t>
      </w:r>
      <w:r w:rsidR="00024CD4" w:rsidRPr="0034779C">
        <w:rPr>
          <w:rFonts w:asciiTheme="minorEastAsia" w:hAnsiTheme="minorEastAsia" w:cs="Times New Roman" w:hint="eastAsia"/>
          <w:color w:val="000000" w:themeColor="text1"/>
          <w:spacing w:val="10"/>
          <w:sz w:val="24"/>
          <w:szCs w:val="24"/>
          <w:rPrChange w:id="1393" w:author="JY0225" w:date="2017-08-24T11:10:00Z">
            <w:rPr>
              <w:rFonts w:ascii="Times New Roman" w:hAnsi="Times New Roman" w:cs="Times New Roman" w:hint="eastAsia"/>
              <w:color w:val="000000" w:themeColor="text1"/>
              <w:spacing w:val="10"/>
              <w:sz w:val="24"/>
            </w:rPr>
          </w:rPrChange>
        </w:rPr>
        <w:t>网盘</w:t>
      </w:r>
      <w:r w:rsidR="002D278B" w:rsidRPr="0034779C">
        <w:rPr>
          <w:rFonts w:asciiTheme="minorEastAsia" w:hAnsiTheme="minorEastAsia" w:cs="Times New Roman" w:hint="eastAsia"/>
          <w:color w:val="000000" w:themeColor="text1"/>
          <w:spacing w:val="10"/>
          <w:sz w:val="24"/>
          <w:szCs w:val="24"/>
          <w:rPrChange w:id="1394" w:author="JY0225" w:date="2017-08-24T11:10:00Z">
            <w:rPr>
              <w:rFonts w:ascii="Times New Roman" w:hAnsi="Times New Roman" w:cs="Times New Roman" w:hint="eastAsia"/>
              <w:color w:val="000000" w:themeColor="text1"/>
              <w:spacing w:val="10"/>
              <w:sz w:val="24"/>
            </w:rPr>
          </w:rPrChange>
        </w:rPr>
        <w:t>和</w:t>
      </w:r>
      <w:r w:rsidR="002D278B" w:rsidRPr="0034779C">
        <w:rPr>
          <w:rFonts w:asciiTheme="minorEastAsia" w:hAnsiTheme="minorEastAsia" w:cs="Times New Roman"/>
          <w:color w:val="000000" w:themeColor="text1"/>
          <w:spacing w:val="10"/>
          <w:sz w:val="24"/>
          <w:szCs w:val="24"/>
          <w:rPrChange w:id="1395" w:author="JY0225" w:date="2017-08-24T11:10:00Z">
            <w:rPr>
              <w:rFonts w:ascii="Times New Roman" w:hAnsi="Times New Roman" w:cs="Times New Roman"/>
              <w:color w:val="000000" w:themeColor="text1"/>
              <w:spacing w:val="10"/>
              <w:sz w:val="24"/>
            </w:rPr>
          </w:rPrChange>
        </w:rPr>
        <w:t>360</w:t>
      </w:r>
      <w:r w:rsidR="002D278B" w:rsidRPr="0034779C">
        <w:rPr>
          <w:rFonts w:asciiTheme="minorEastAsia" w:hAnsiTheme="minorEastAsia" w:cs="Times New Roman" w:hint="eastAsia"/>
          <w:color w:val="000000" w:themeColor="text1"/>
          <w:spacing w:val="10"/>
          <w:sz w:val="24"/>
          <w:szCs w:val="24"/>
          <w:rPrChange w:id="1396" w:author="JY0225" w:date="2017-08-24T11:10:00Z">
            <w:rPr>
              <w:rFonts w:ascii="Times New Roman" w:hAnsi="Times New Roman" w:cs="Times New Roman" w:hint="eastAsia"/>
              <w:color w:val="000000" w:themeColor="text1"/>
              <w:spacing w:val="10"/>
              <w:sz w:val="24"/>
            </w:rPr>
          </w:rPrChange>
        </w:rPr>
        <w:t>云盘</w:t>
      </w:r>
      <w:r w:rsidR="00C921DB" w:rsidRPr="0034779C">
        <w:rPr>
          <w:rFonts w:asciiTheme="minorEastAsia" w:hAnsiTheme="minorEastAsia" w:cs="Times New Roman" w:hint="eastAsia"/>
          <w:color w:val="000000" w:themeColor="text1"/>
          <w:spacing w:val="10"/>
          <w:sz w:val="24"/>
          <w:szCs w:val="24"/>
          <w:rPrChange w:id="1397" w:author="JY0225" w:date="2017-08-24T11:10:00Z">
            <w:rPr>
              <w:rFonts w:ascii="Times New Roman" w:hAnsi="Times New Roman" w:cs="Times New Roman" w:hint="eastAsia"/>
              <w:color w:val="000000" w:themeColor="text1"/>
              <w:spacing w:val="10"/>
              <w:sz w:val="24"/>
            </w:rPr>
          </w:rPrChange>
        </w:rPr>
        <w:t>未强制对数据进行加密，而是由</w:t>
      </w:r>
      <w:r w:rsidR="00B86736" w:rsidRPr="0034779C">
        <w:rPr>
          <w:rFonts w:asciiTheme="minorEastAsia" w:hAnsiTheme="minorEastAsia" w:cs="Times New Roman" w:hint="eastAsia"/>
          <w:color w:val="000000" w:themeColor="text1"/>
          <w:spacing w:val="10"/>
          <w:sz w:val="24"/>
          <w:szCs w:val="24"/>
          <w:rPrChange w:id="1398" w:author="JY0225" w:date="2017-08-24T11:10:00Z">
            <w:rPr>
              <w:rFonts w:ascii="Times New Roman" w:hAnsi="Times New Roman" w:cs="Times New Roman" w:hint="eastAsia"/>
              <w:color w:val="000000" w:themeColor="text1"/>
              <w:spacing w:val="10"/>
              <w:sz w:val="24"/>
            </w:rPr>
          </w:rPrChange>
        </w:rPr>
        <w:t>用户在上传</w:t>
      </w:r>
      <w:r w:rsidR="007452B4" w:rsidRPr="0034779C">
        <w:rPr>
          <w:rFonts w:asciiTheme="minorEastAsia" w:hAnsiTheme="minorEastAsia" w:cs="Times New Roman" w:hint="eastAsia"/>
          <w:color w:val="000000" w:themeColor="text1"/>
          <w:spacing w:val="10"/>
          <w:sz w:val="24"/>
          <w:szCs w:val="24"/>
          <w:rPrChange w:id="1399" w:author="JY0225" w:date="2017-08-24T11:10:00Z">
            <w:rPr>
              <w:rFonts w:ascii="Times New Roman" w:hAnsi="Times New Roman" w:cs="Times New Roman" w:hint="eastAsia"/>
              <w:color w:val="000000" w:themeColor="text1"/>
              <w:spacing w:val="10"/>
              <w:sz w:val="24"/>
            </w:rPr>
          </w:rPrChange>
        </w:rPr>
        <w:t>之</w:t>
      </w:r>
      <w:r w:rsidR="007906B7" w:rsidRPr="0034779C">
        <w:rPr>
          <w:rFonts w:asciiTheme="minorEastAsia" w:hAnsiTheme="minorEastAsia" w:cs="Times New Roman" w:hint="eastAsia"/>
          <w:color w:val="000000" w:themeColor="text1"/>
          <w:spacing w:val="10"/>
          <w:sz w:val="24"/>
          <w:szCs w:val="24"/>
          <w:rPrChange w:id="1400" w:author="JY0225" w:date="2017-08-24T11:10:00Z">
            <w:rPr>
              <w:rFonts w:ascii="Times New Roman" w:hAnsi="Times New Roman" w:cs="Times New Roman" w:hint="eastAsia"/>
              <w:color w:val="000000" w:themeColor="text1"/>
              <w:spacing w:val="10"/>
              <w:sz w:val="24"/>
            </w:rPr>
          </w:rPrChange>
        </w:rPr>
        <w:t>前</w:t>
      </w:r>
      <w:r w:rsidR="006053C5" w:rsidRPr="0034779C">
        <w:rPr>
          <w:rFonts w:asciiTheme="minorEastAsia" w:hAnsiTheme="minorEastAsia" w:cs="Times New Roman" w:hint="eastAsia"/>
          <w:color w:val="000000" w:themeColor="text1"/>
          <w:spacing w:val="10"/>
          <w:sz w:val="24"/>
          <w:szCs w:val="24"/>
          <w:rPrChange w:id="1401" w:author="JY0225" w:date="2017-08-24T11:10:00Z">
            <w:rPr>
              <w:rFonts w:ascii="Times New Roman" w:hAnsi="Times New Roman" w:cs="Times New Roman" w:hint="eastAsia"/>
              <w:color w:val="000000" w:themeColor="text1"/>
              <w:spacing w:val="10"/>
              <w:sz w:val="24"/>
            </w:rPr>
          </w:rPrChange>
        </w:rPr>
        <w:t>决定</w:t>
      </w:r>
      <w:r w:rsidR="00B86736" w:rsidRPr="0034779C">
        <w:rPr>
          <w:rFonts w:asciiTheme="minorEastAsia" w:hAnsiTheme="minorEastAsia" w:cs="Times New Roman" w:hint="eastAsia"/>
          <w:color w:val="000000" w:themeColor="text1"/>
          <w:spacing w:val="10"/>
          <w:sz w:val="24"/>
          <w:szCs w:val="24"/>
          <w:rPrChange w:id="1402" w:author="JY0225" w:date="2017-08-24T11:10:00Z">
            <w:rPr>
              <w:rFonts w:ascii="Times New Roman" w:hAnsi="Times New Roman" w:cs="Times New Roman" w:hint="eastAsia"/>
              <w:color w:val="000000" w:themeColor="text1"/>
              <w:spacing w:val="10"/>
              <w:sz w:val="24"/>
            </w:rPr>
          </w:rPrChange>
        </w:rPr>
        <w:t>是否要将数据以加密的形式</w:t>
      </w:r>
      <w:r w:rsidR="00476838" w:rsidRPr="0034779C">
        <w:rPr>
          <w:rFonts w:asciiTheme="minorEastAsia" w:hAnsiTheme="minorEastAsia" w:cs="Times New Roman" w:hint="eastAsia"/>
          <w:color w:val="000000" w:themeColor="text1"/>
          <w:spacing w:val="10"/>
          <w:sz w:val="24"/>
          <w:szCs w:val="24"/>
          <w:rPrChange w:id="1403" w:author="JY0225" w:date="2017-08-24T11:10:00Z">
            <w:rPr>
              <w:rFonts w:ascii="Times New Roman" w:hAnsi="Times New Roman" w:cs="Times New Roman" w:hint="eastAsia"/>
              <w:color w:val="000000" w:themeColor="text1"/>
              <w:spacing w:val="10"/>
              <w:sz w:val="24"/>
            </w:rPr>
          </w:rPrChange>
        </w:rPr>
        <w:t>备份</w:t>
      </w:r>
      <w:r w:rsidR="00A95290" w:rsidRPr="0034779C">
        <w:rPr>
          <w:rFonts w:asciiTheme="minorEastAsia" w:hAnsiTheme="minorEastAsia" w:cs="Times New Roman" w:hint="eastAsia"/>
          <w:color w:val="000000" w:themeColor="text1"/>
          <w:spacing w:val="10"/>
          <w:sz w:val="24"/>
          <w:szCs w:val="24"/>
          <w:rPrChange w:id="1404" w:author="JY0225" w:date="2017-08-24T11:10:00Z">
            <w:rPr>
              <w:rFonts w:ascii="Times New Roman" w:hAnsi="Times New Roman" w:cs="Times New Roman" w:hint="eastAsia"/>
              <w:color w:val="000000" w:themeColor="text1"/>
              <w:spacing w:val="10"/>
              <w:sz w:val="24"/>
            </w:rPr>
          </w:rPrChange>
        </w:rPr>
        <w:t>。反观</w:t>
      </w:r>
      <w:r w:rsidR="003209FB" w:rsidRPr="0034779C">
        <w:rPr>
          <w:rFonts w:asciiTheme="minorEastAsia" w:hAnsiTheme="minorEastAsia" w:cs="Times New Roman"/>
          <w:color w:val="000000" w:themeColor="text1"/>
          <w:spacing w:val="10"/>
          <w:sz w:val="24"/>
          <w:szCs w:val="24"/>
          <w:rPrChange w:id="1405" w:author="JY0225" w:date="2017-08-24T11:10:00Z">
            <w:rPr>
              <w:rFonts w:ascii="Times New Roman" w:hAnsi="Times New Roman" w:cs="Times New Roman"/>
              <w:color w:val="000000" w:themeColor="text1"/>
              <w:spacing w:val="10"/>
              <w:sz w:val="24"/>
            </w:rPr>
          </w:rPrChange>
        </w:rPr>
        <w:t>Google Drive</w:t>
      </w:r>
      <w:r w:rsidR="003209FB" w:rsidRPr="0034779C">
        <w:rPr>
          <w:rFonts w:asciiTheme="minorEastAsia" w:hAnsiTheme="minorEastAsia" w:cs="Times New Roman" w:hint="eastAsia"/>
          <w:color w:val="000000" w:themeColor="text1"/>
          <w:spacing w:val="10"/>
          <w:sz w:val="24"/>
          <w:szCs w:val="24"/>
          <w:rPrChange w:id="1406" w:author="JY0225" w:date="2017-08-24T11:10:00Z">
            <w:rPr>
              <w:rFonts w:ascii="Times New Roman" w:hAnsi="Times New Roman" w:cs="Times New Roman" w:hint="eastAsia"/>
              <w:color w:val="000000" w:themeColor="text1"/>
              <w:spacing w:val="10"/>
              <w:sz w:val="24"/>
            </w:rPr>
          </w:rPrChange>
        </w:rPr>
        <w:t>和</w:t>
      </w:r>
      <w:r w:rsidR="003209FB" w:rsidRPr="0034779C">
        <w:rPr>
          <w:rFonts w:asciiTheme="minorEastAsia" w:hAnsiTheme="minorEastAsia" w:cs="Times New Roman"/>
          <w:color w:val="000000" w:themeColor="text1"/>
          <w:spacing w:val="10"/>
          <w:sz w:val="24"/>
          <w:szCs w:val="24"/>
          <w:rPrChange w:id="1407" w:author="JY0225" w:date="2017-08-24T11:10:00Z">
            <w:rPr>
              <w:rFonts w:ascii="Times New Roman" w:hAnsi="Times New Roman" w:cs="Times New Roman"/>
              <w:color w:val="000000" w:themeColor="text1"/>
              <w:spacing w:val="10"/>
              <w:sz w:val="24"/>
            </w:rPr>
          </w:rPrChange>
        </w:rPr>
        <w:t>Dropbox</w:t>
      </w:r>
      <w:r w:rsidR="003209FB" w:rsidRPr="0034779C">
        <w:rPr>
          <w:rFonts w:asciiTheme="minorEastAsia" w:hAnsiTheme="minorEastAsia" w:cs="Times New Roman" w:hint="eastAsia"/>
          <w:color w:val="000000" w:themeColor="text1"/>
          <w:spacing w:val="10"/>
          <w:sz w:val="24"/>
          <w:szCs w:val="24"/>
          <w:rPrChange w:id="1408" w:author="JY0225" w:date="2017-08-24T11:10:00Z">
            <w:rPr>
              <w:rFonts w:ascii="Times New Roman" w:hAnsi="Times New Roman" w:cs="Times New Roman" w:hint="eastAsia"/>
              <w:color w:val="000000" w:themeColor="text1"/>
              <w:spacing w:val="10"/>
              <w:sz w:val="24"/>
            </w:rPr>
          </w:rPrChange>
        </w:rPr>
        <w:t>，它们选择了对上传至云端数据进行强制加密，</w:t>
      </w:r>
      <w:r w:rsidR="003209FB" w:rsidRPr="0034779C">
        <w:rPr>
          <w:rFonts w:asciiTheme="minorEastAsia" w:hAnsiTheme="minorEastAsia" w:cs="Times New Roman"/>
          <w:color w:val="000000" w:themeColor="text1"/>
          <w:spacing w:val="10"/>
          <w:sz w:val="24"/>
          <w:szCs w:val="24"/>
          <w:rPrChange w:id="1409" w:author="JY0225" w:date="2017-08-24T11:10:00Z">
            <w:rPr>
              <w:rFonts w:ascii="Times New Roman" w:hAnsi="Times New Roman" w:cs="Times New Roman"/>
              <w:color w:val="000000" w:themeColor="text1"/>
              <w:spacing w:val="10"/>
              <w:sz w:val="24"/>
            </w:rPr>
          </w:rPrChange>
        </w:rPr>
        <w:t>Dropbox</w:t>
      </w:r>
      <w:r w:rsidR="00025847" w:rsidRPr="0034779C">
        <w:rPr>
          <w:rFonts w:asciiTheme="minorEastAsia" w:hAnsiTheme="minorEastAsia" w:cs="Times New Roman" w:hint="eastAsia"/>
          <w:color w:val="000000" w:themeColor="text1"/>
          <w:spacing w:val="10"/>
          <w:sz w:val="24"/>
          <w:szCs w:val="24"/>
          <w:rPrChange w:id="1410" w:author="JY0225" w:date="2017-08-24T11:10:00Z">
            <w:rPr>
              <w:rFonts w:ascii="Times New Roman" w:hAnsi="Times New Roman" w:cs="Times New Roman" w:hint="eastAsia"/>
              <w:color w:val="000000" w:themeColor="text1"/>
              <w:spacing w:val="10"/>
              <w:sz w:val="24"/>
            </w:rPr>
          </w:rPrChange>
        </w:rPr>
        <w:t>使用的是</w:t>
      </w:r>
      <w:r w:rsidR="00C74BA5" w:rsidRPr="0034779C">
        <w:rPr>
          <w:rFonts w:asciiTheme="minorEastAsia" w:hAnsiTheme="minorEastAsia" w:cs="Times New Roman"/>
          <w:color w:val="000000" w:themeColor="text1"/>
          <w:spacing w:val="10"/>
          <w:sz w:val="24"/>
          <w:szCs w:val="24"/>
          <w:rPrChange w:id="1411" w:author="JY0225" w:date="2017-08-24T11:10:00Z">
            <w:rPr>
              <w:rFonts w:ascii="Times New Roman" w:hAnsi="Times New Roman" w:cs="Times New Roman"/>
              <w:color w:val="000000" w:themeColor="text1"/>
              <w:spacing w:val="10"/>
              <w:sz w:val="24"/>
            </w:rPr>
          </w:rPrChange>
        </w:rPr>
        <w:t>256</w:t>
      </w:r>
      <w:r w:rsidR="00C74BA5" w:rsidRPr="0034779C">
        <w:rPr>
          <w:rFonts w:asciiTheme="minorEastAsia" w:hAnsiTheme="minorEastAsia" w:cs="Times New Roman" w:hint="eastAsia"/>
          <w:color w:val="000000" w:themeColor="text1"/>
          <w:spacing w:val="10"/>
          <w:sz w:val="24"/>
          <w:szCs w:val="24"/>
          <w:rPrChange w:id="1412" w:author="JY0225" w:date="2017-08-24T11:10:00Z">
            <w:rPr>
              <w:rFonts w:ascii="Times New Roman" w:hAnsi="Times New Roman" w:cs="Times New Roman" w:hint="eastAsia"/>
              <w:color w:val="000000" w:themeColor="text1"/>
              <w:spacing w:val="10"/>
              <w:sz w:val="24"/>
            </w:rPr>
          </w:rPrChange>
        </w:rPr>
        <w:t>位的</w:t>
      </w:r>
      <w:r w:rsidR="00C74BA5" w:rsidRPr="0034779C">
        <w:rPr>
          <w:rFonts w:asciiTheme="minorEastAsia" w:hAnsiTheme="minorEastAsia" w:cs="Times New Roman"/>
          <w:color w:val="000000" w:themeColor="text1"/>
          <w:spacing w:val="10"/>
          <w:sz w:val="24"/>
          <w:szCs w:val="24"/>
          <w:rPrChange w:id="1413" w:author="JY0225" w:date="2017-08-24T11:10:00Z">
            <w:rPr>
              <w:rFonts w:ascii="Times New Roman" w:hAnsi="Times New Roman" w:cs="Times New Roman"/>
              <w:color w:val="000000" w:themeColor="text1"/>
              <w:spacing w:val="10"/>
              <w:sz w:val="24"/>
            </w:rPr>
          </w:rPrChange>
        </w:rPr>
        <w:t>AES</w:t>
      </w:r>
      <w:r w:rsidR="00C74BA5" w:rsidRPr="0034779C">
        <w:rPr>
          <w:rFonts w:asciiTheme="minorEastAsia" w:hAnsiTheme="minorEastAsia" w:cs="Times New Roman" w:hint="eastAsia"/>
          <w:color w:val="000000" w:themeColor="text1"/>
          <w:spacing w:val="10"/>
          <w:sz w:val="24"/>
          <w:szCs w:val="24"/>
          <w:rPrChange w:id="1414" w:author="JY0225" w:date="2017-08-24T11:10:00Z">
            <w:rPr>
              <w:rFonts w:ascii="Times New Roman" w:hAnsi="Times New Roman" w:cs="Times New Roman" w:hint="eastAsia"/>
              <w:color w:val="000000" w:themeColor="text1"/>
              <w:spacing w:val="10"/>
              <w:sz w:val="24"/>
            </w:rPr>
          </w:rPrChange>
        </w:rPr>
        <w:t>加密</w:t>
      </w:r>
      <w:r w:rsidR="000631B8" w:rsidRPr="0034779C">
        <w:rPr>
          <w:rFonts w:asciiTheme="minorEastAsia" w:hAnsiTheme="minorEastAsia"/>
          <w:color w:val="000000" w:themeColor="text1"/>
          <w:sz w:val="24"/>
          <w:szCs w:val="24"/>
          <w:vertAlign w:val="superscript"/>
          <w:rPrChange w:id="1415" w:author="JY0225" w:date="2017-08-24T11:10:00Z">
            <w:rPr>
              <w:color w:val="000000" w:themeColor="text1"/>
              <w:vertAlign w:val="superscript"/>
            </w:rPr>
          </w:rPrChange>
        </w:rPr>
        <w:fldChar w:fldCharType="begin"/>
      </w:r>
      <w:r w:rsidR="000631B8" w:rsidRPr="0034779C">
        <w:rPr>
          <w:rFonts w:asciiTheme="minorEastAsia" w:hAnsiTheme="minorEastAsia"/>
          <w:color w:val="000000" w:themeColor="text1"/>
          <w:sz w:val="24"/>
          <w:szCs w:val="24"/>
          <w:vertAlign w:val="superscript"/>
          <w:rPrChange w:id="1416" w:author="JY0225" w:date="2017-08-24T11:10:00Z">
            <w:rPr>
              <w:color w:val="000000" w:themeColor="text1"/>
              <w:vertAlign w:val="superscript"/>
            </w:rPr>
          </w:rPrChange>
        </w:rPr>
        <w:instrText xml:space="preserve"> REF _Ref489792943 \r \h </w:instrText>
      </w:r>
      <w:r w:rsidR="0034779C" w:rsidRPr="0034779C">
        <w:rPr>
          <w:rFonts w:asciiTheme="minorEastAsia" w:hAnsiTheme="minorEastAsia"/>
          <w:color w:val="000000" w:themeColor="text1"/>
          <w:sz w:val="24"/>
          <w:szCs w:val="24"/>
          <w:vertAlign w:val="superscript"/>
          <w:rPrChange w:id="1417" w:author="JY0225" w:date="2017-08-24T11:10:00Z">
            <w:rPr>
              <w:color w:val="000000" w:themeColor="text1"/>
              <w:sz w:val="24"/>
              <w:szCs w:val="24"/>
              <w:vertAlign w:val="superscript"/>
            </w:rPr>
          </w:rPrChange>
        </w:rPr>
        <w:instrText xml:space="preserve"> \* MERGEFORMAT </w:instrText>
      </w:r>
      <w:r w:rsidR="000631B8" w:rsidRPr="0034779C">
        <w:rPr>
          <w:rFonts w:asciiTheme="minorEastAsia" w:hAnsiTheme="minorEastAsia"/>
          <w:color w:val="000000" w:themeColor="text1"/>
          <w:sz w:val="24"/>
          <w:szCs w:val="24"/>
          <w:vertAlign w:val="superscript"/>
          <w:rPrChange w:id="1418" w:author="JY0225" w:date="2017-08-24T11:10:00Z">
            <w:rPr>
              <w:rFonts w:asciiTheme="minorEastAsia" w:hAnsiTheme="minorEastAsia"/>
              <w:color w:val="000000" w:themeColor="text1"/>
              <w:sz w:val="24"/>
              <w:szCs w:val="24"/>
              <w:vertAlign w:val="superscript"/>
            </w:rPr>
          </w:rPrChange>
        </w:rPr>
      </w:r>
      <w:r w:rsidR="000631B8" w:rsidRPr="0034779C">
        <w:rPr>
          <w:rFonts w:asciiTheme="minorEastAsia" w:hAnsiTheme="minorEastAsia"/>
          <w:color w:val="000000" w:themeColor="text1"/>
          <w:sz w:val="24"/>
          <w:szCs w:val="24"/>
          <w:vertAlign w:val="superscript"/>
          <w:rPrChange w:id="1419"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420" w:author="JY0225" w:date="2017-08-24T11:10:00Z">
            <w:rPr>
              <w:color w:val="000000" w:themeColor="text1"/>
              <w:vertAlign w:val="superscript"/>
            </w:rPr>
          </w:rPrChange>
        </w:rPr>
        <w:t>[11]</w:t>
      </w:r>
      <w:r w:rsidR="000631B8" w:rsidRPr="0034779C">
        <w:rPr>
          <w:rFonts w:asciiTheme="minorEastAsia" w:hAnsiTheme="minorEastAsia"/>
          <w:color w:val="000000" w:themeColor="text1"/>
          <w:sz w:val="24"/>
          <w:szCs w:val="24"/>
          <w:vertAlign w:val="superscript"/>
          <w:rPrChange w:id="1421" w:author="JY0225" w:date="2017-08-24T11:10:00Z">
            <w:rPr>
              <w:color w:val="000000" w:themeColor="text1"/>
              <w:vertAlign w:val="superscript"/>
            </w:rPr>
          </w:rPrChange>
        </w:rPr>
        <w:fldChar w:fldCharType="end"/>
      </w:r>
      <w:r w:rsidR="00C74BA5" w:rsidRPr="0034779C">
        <w:rPr>
          <w:rFonts w:asciiTheme="minorEastAsia" w:hAnsiTheme="minorEastAsia" w:cs="Times New Roman" w:hint="eastAsia"/>
          <w:color w:val="000000" w:themeColor="text1"/>
          <w:spacing w:val="10"/>
          <w:sz w:val="24"/>
          <w:szCs w:val="24"/>
          <w:rPrChange w:id="1422" w:author="JY0225" w:date="2017-08-24T11:10:00Z">
            <w:rPr>
              <w:rFonts w:ascii="Times New Roman" w:hAnsi="Times New Roman" w:cs="Times New Roman" w:hint="eastAsia"/>
              <w:color w:val="000000" w:themeColor="text1"/>
              <w:spacing w:val="10"/>
              <w:sz w:val="24"/>
            </w:rPr>
          </w:rPrChange>
        </w:rPr>
        <w:t>方式</w:t>
      </w:r>
      <w:r w:rsidR="008A498D" w:rsidRPr="0034779C">
        <w:rPr>
          <w:rFonts w:asciiTheme="minorEastAsia" w:hAnsiTheme="minorEastAsia" w:cs="Times New Roman" w:hint="eastAsia"/>
          <w:color w:val="000000" w:themeColor="text1"/>
          <w:spacing w:val="10"/>
          <w:sz w:val="24"/>
          <w:szCs w:val="24"/>
          <w:rPrChange w:id="1423" w:author="JY0225" w:date="2017-08-24T11:10:00Z">
            <w:rPr>
              <w:rFonts w:ascii="Times New Roman" w:hAnsi="Times New Roman" w:cs="Times New Roman" w:hint="eastAsia"/>
              <w:color w:val="000000" w:themeColor="text1"/>
              <w:spacing w:val="10"/>
              <w:sz w:val="24"/>
            </w:rPr>
          </w:rPrChange>
        </w:rPr>
        <w:t>，而</w:t>
      </w:r>
      <w:r w:rsidR="008A498D" w:rsidRPr="0034779C">
        <w:rPr>
          <w:rFonts w:asciiTheme="minorEastAsia" w:hAnsiTheme="minorEastAsia" w:cs="Times New Roman"/>
          <w:color w:val="000000" w:themeColor="text1"/>
          <w:spacing w:val="10"/>
          <w:sz w:val="24"/>
          <w:szCs w:val="24"/>
          <w:rPrChange w:id="1424" w:author="JY0225" w:date="2017-08-24T11:10:00Z">
            <w:rPr>
              <w:rFonts w:ascii="Times New Roman" w:hAnsi="Times New Roman" w:cs="Times New Roman"/>
              <w:color w:val="000000" w:themeColor="text1"/>
              <w:spacing w:val="10"/>
              <w:sz w:val="24"/>
            </w:rPr>
          </w:rPrChange>
        </w:rPr>
        <w:t>Google Drive</w:t>
      </w:r>
      <w:r w:rsidR="00B21153" w:rsidRPr="0034779C">
        <w:rPr>
          <w:rFonts w:asciiTheme="minorEastAsia" w:hAnsiTheme="minorEastAsia" w:cs="Times New Roman" w:hint="eastAsia"/>
          <w:color w:val="000000" w:themeColor="text1"/>
          <w:spacing w:val="10"/>
          <w:sz w:val="24"/>
          <w:szCs w:val="24"/>
          <w:rPrChange w:id="1425" w:author="JY0225" w:date="2017-08-24T11:10:00Z">
            <w:rPr>
              <w:rFonts w:ascii="Times New Roman" w:hAnsi="Times New Roman" w:cs="Times New Roman" w:hint="eastAsia"/>
              <w:color w:val="000000" w:themeColor="text1"/>
              <w:spacing w:val="10"/>
              <w:sz w:val="24"/>
            </w:rPr>
          </w:rPrChange>
        </w:rPr>
        <w:t>采取</w:t>
      </w:r>
      <w:r w:rsidR="008A498D" w:rsidRPr="0034779C">
        <w:rPr>
          <w:rFonts w:asciiTheme="minorEastAsia" w:hAnsiTheme="minorEastAsia" w:cs="Times New Roman" w:hint="eastAsia"/>
          <w:color w:val="000000" w:themeColor="text1"/>
          <w:spacing w:val="10"/>
          <w:sz w:val="24"/>
          <w:szCs w:val="24"/>
          <w:rPrChange w:id="1426" w:author="JY0225" w:date="2017-08-24T11:10:00Z">
            <w:rPr>
              <w:rFonts w:ascii="Times New Roman" w:hAnsi="Times New Roman" w:cs="Times New Roman" w:hint="eastAsia"/>
              <w:color w:val="000000" w:themeColor="text1"/>
              <w:spacing w:val="10"/>
              <w:sz w:val="24"/>
            </w:rPr>
          </w:rPrChange>
        </w:rPr>
        <w:t>了规模相对较小的</w:t>
      </w:r>
      <w:r w:rsidR="008A498D" w:rsidRPr="0034779C">
        <w:rPr>
          <w:rFonts w:asciiTheme="minorEastAsia" w:hAnsiTheme="minorEastAsia" w:cs="Times New Roman"/>
          <w:color w:val="000000" w:themeColor="text1"/>
          <w:spacing w:val="10"/>
          <w:sz w:val="24"/>
          <w:szCs w:val="24"/>
          <w:rPrChange w:id="1427" w:author="JY0225" w:date="2017-08-24T11:10:00Z">
            <w:rPr>
              <w:rFonts w:ascii="Times New Roman" w:hAnsi="Times New Roman" w:cs="Times New Roman"/>
              <w:color w:val="000000" w:themeColor="text1"/>
              <w:spacing w:val="10"/>
              <w:sz w:val="24"/>
            </w:rPr>
          </w:rPrChange>
        </w:rPr>
        <w:t>128</w:t>
      </w:r>
      <w:r w:rsidR="008A498D" w:rsidRPr="0034779C">
        <w:rPr>
          <w:rFonts w:asciiTheme="minorEastAsia" w:hAnsiTheme="minorEastAsia" w:cs="Times New Roman" w:hint="eastAsia"/>
          <w:color w:val="000000" w:themeColor="text1"/>
          <w:spacing w:val="10"/>
          <w:sz w:val="24"/>
          <w:szCs w:val="24"/>
          <w:rPrChange w:id="1428" w:author="JY0225" w:date="2017-08-24T11:10:00Z">
            <w:rPr>
              <w:rFonts w:ascii="Times New Roman" w:hAnsi="Times New Roman" w:cs="Times New Roman" w:hint="eastAsia"/>
              <w:color w:val="000000" w:themeColor="text1"/>
              <w:spacing w:val="10"/>
              <w:sz w:val="24"/>
            </w:rPr>
          </w:rPrChange>
        </w:rPr>
        <w:t>位</w:t>
      </w:r>
      <w:r w:rsidR="008A498D" w:rsidRPr="0034779C">
        <w:rPr>
          <w:rFonts w:asciiTheme="minorEastAsia" w:hAnsiTheme="minorEastAsia" w:cs="Times New Roman"/>
          <w:color w:val="000000" w:themeColor="text1"/>
          <w:spacing w:val="10"/>
          <w:sz w:val="24"/>
          <w:szCs w:val="24"/>
          <w:rPrChange w:id="1429" w:author="JY0225" w:date="2017-08-24T11:10:00Z">
            <w:rPr>
              <w:rFonts w:ascii="Times New Roman" w:hAnsi="Times New Roman" w:cs="Times New Roman"/>
              <w:color w:val="000000" w:themeColor="text1"/>
              <w:spacing w:val="10"/>
              <w:sz w:val="24"/>
            </w:rPr>
          </w:rPrChange>
        </w:rPr>
        <w:t>AES</w:t>
      </w:r>
      <w:r w:rsidR="008A498D" w:rsidRPr="0034779C">
        <w:rPr>
          <w:rFonts w:asciiTheme="minorEastAsia" w:hAnsiTheme="minorEastAsia" w:cs="Times New Roman" w:hint="eastAsia"/>
          <w:color w:val="000000" w:themeColor="text1"/>
          <w:spacing w:val="10"/>
          <w:sz w:val="24"/>
          <w:szCs w:val="24"/>
          <w:rPrChange w:id="1430" w:author="JY0225" w:date="2017-08-24T11:10:00Z">
            <w:rPr>
              <w:rFonts w:ascii="Times New Roman" w:hAnsi="Times New Roman" w:cs="Times New Roman" w:hint="eastAsia"/>
              <w:color w:val="000000" w:themeColor="text1"/>
              <w:spacing w:val="10"/>
              <w:sz w:val="24"/>
            </w:rPr>
          </w:rPrChange>
        </w:rPr>
        <w:t>加密技术。</w:t>
      </w:r>
    </w:p>
    <w:p w14:paraId="43CF1966" w14:textId="30A19103" w:rsidR="00D423E9" w:rsidRPr="0034779C" w:rsidRDefault="00A22E44" w:rsidP="007527DE">
      <w:pPr>
        <w:spacing w:line="400" w:lineRule="exact"/>
        <w:ind w:firstLine="420"/>
        <w:rPr>
          <w:rFonts w:asciiTheme="minorEastAsia" w:hAnsiTheme="minorEastAsia" w:cs="Times New Roman"/>
          <w:color w:val="000000" w:themeColor="text1"/>
          <w:spacing w:val="10"/>
          <w:sz w:val="24"/>
          <w:szCs w:val="24"/>
          <w:rPrChange w:id="1431"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432" w:author="JY0225" w:date="2017-08-24T11:10:00Z">
            <w:rPr>
              <w:rFonts w:ascii="Times New Roman" w:hAnsi="Times New Roman" w:cs="Times New Roman" w:hint="eastAsia"/>
              <w:color w:val="000000" w:themeColor="text1"/>
              <w:spacing w:val="10"/>
              <w:sz w:val="24"/>
            </w:rPr>
          </w:rPrChange>
        </w:rPr>
        <w:t>此外，</w:t>
      </w:r>
      <w:commentRangeStart w:id="1433"/>
      <w:r w:rsidRPr="0034779C">
        <w:rPr>
          <w:rFonts w:asciiTheme="minorEastAsia" w:hAnsiTheme="minorEastAsia" w:cs="Times New Roman" w:hint="eastAsia"/>
          <w:color w:val="000000" w:themeColor="text1"/>
          <w:spacing w:val="10"/>
          <w:sz w:val="24"/>
          <w:szCs w:val="24"/>
          <w:rPrChange w:id="1434" w:author="JY0225" w:date="2017-08-24T11:10:00Z">
            <w:rPr>
              <w:rFonts w:ascii="Times New Roman" w:hAnsi="Times New Roman" w:cs="Times New Roman" w:hint="eastAsia"/>
              <w:color w:val="000000" w:themeColor="text1"/>
              <w:spacing w:val="10"/>
              <w:sz w:val="24"/>
            </w:rPr>
          </w:rPrChange>
        </w:rPr>
        <w:t>考虑到网络的不稳定因素</w:t>
      </w:r>
      <w:commentRangeEnd w:id="1433"/>
      <w:r w:rsidR="00C06733" w:rsidRPr="0034779C">
        <w:rPr>
          <w:rStyle w:val="ad"/>
          <w:rFonts w:asciiTheme="minorEastAsia" w:hAnsiTheme="minorEastAsia" w:cs="Times New Roman"/>
          <w:color w:val="000000" w:themeColor="text1"/>
          <w:sz w:val="24"/>
          <w:szCs w:val="24"/>
          <w:rPrChange w:id="1435" w:author="JY0225" w:date="2017-08-24T11:10:00Z">
            <w:rPr>
              <w:rStyle w:val="ad"/>
              <w:rFonts w:ascii="Calibri" w:eastAsia="宋体" w:hAnsi="Calibri" w:cs="Times New Roman"/>
              <w:color w:val="000000" w:themeColor="text1"/>
            </w:rPr>
          </w:rPrChange>
        </w:rPr>
        <w:commentReference w:id="1433"/>
      </w:r>
      <w:r w:rsidRPr="0034779C">
        <w:rPr>
          <w:rFonts w:asciiTheme="minorEastAsia" w:hAnsiTheme="minorEastAsia" w:cs="Times New Roman" w:hint="eastAsia"/>
          <w:color w:val="000000" w:themeColor="text1"/>
          <w:spacing w:val="10"/>
          <w:sz w:val="24"/>
          <w:szCs w:val="24"/>
          <w:rPrChange w:id="1436" w:author="JY0225" w:date="2017-08-24T11:10:00Z">
            <w:rPr>
              <w:rFonts w:ascii="Times New Roman" w:hAnsi="Times New Roman" w:cs="Times New Roman" w:hint="eastAsia"/>
              <w:color w:val="000000" w:themeColor="text1"/>
              <w:spacing w:val="10"/>
              <w:sz w:val="24"/>
            </w:rPr>
          </w:rPrChange>
        </w:rPr>
        <w:t>，</w:t>
      </w:r>
      <w:r w:rsidR="00B436C5" w:rsidRPr="0034779C">
        <w:rPr>
          <w:rFonts w:asciiTheme="minorEastAsia" w:hAnsiTheme="minorEastAsia" w:cs="Times New Roman" w:hint="eastAsia"/>
          <w:color w:val="000000" w:themeColor="text1"/>
          <w:spacing w:val="10"/>
          <w:sz w:val="24"/>
          <w:szCs w:val="24"/>
          <w:rPrChange w:id="1437" w:author="JY0225" w:date="2017-08-24T11:10:00Z">
            <w:rPr>
              <w:rFonts w:ascii="Times New Roman" w:hAnsi="Times New Roman" w:cs="Times New Roman" w:hint="eastAsia"/>
              <w:color w:val="000000" w:themeColor="text1"/>
              <w:spacing w:val="10"/>
              <w:sz w:val="24"/>
            </w:rPr>
          </w:rPrChange>
        </w:rPr>
        <w:t>亟需一种有效的方式确保数据传输</w:t>
      </w:r>
      <w:r w:rsidR="00CD42E0" w:rsidRPr="0034779C">
        <w:rPr>
          <w:rFonts w:asciiTheme="minorEastAsia" w:hAnsiTheme="minorEastAsia" w:cs="Times New Roman" w:hint="eastAsia"/>
          <w:color w:val="000000" w:themeColor="text1"/>
          <w:spacing w:val="10"/>
          <w:sz w:val="24"/>
          <w:szCs w:val="24"/>
          <w:rPrChange w:id="1438" w:author="JY0225" w:date="2017-08-24T11:10:00Z">
            <w:rPr>
              <w:rFonts w:ascii="Times New Roman" w:hAnsi="Times New Roman" w:cs="Times New Roman" w:hint="eastAsia"/>
              <w:color w:val="000000" w:themeColor="text1"/>
              <w:spacing w:val="10"/>
              <w:sz w:val="24"/>
            </w:rPr>
          </w:rPrChange>
        </w:rPr>
        <w:t>的</w:t>
      </w:r>
      <w:r w:rsidR="00B436C5" w:rsidRPr="0034779C">
        <w:rPr>
          <w:rFonts w:asciiTheme="minorEastAsia" w:hAnsiTheme="minorEastAsia" w:cs="Times New Roman" w:hint="eastAsia"/>
          <w:color w:val="000000" w:themeColor="text1"/>
          <w:spacing w:val="10"/>
          <w:sz w:val="24"/>
          <w:szCs w:val="24"/>
          <w:rPrChange w:id="1439" w:author="JY0225" w:date="2017-08-24T11:10:00Z">
            <w:rPr>
              <w:rFonts w:ascii="Times New Roman" w:hAnsi="Times New Roman" w:cs="Times New Roman" w:hint="eastAsia"/>
              <w:color w:val="000000" w:themeColor="text1"/>
              <w:spacing w:val="10"/>
              <w:sz w:val="24"/>
            </w:rPr>
          </w:rPrChange>
        </w:rPr>
        <w:t>稳定性</w:t>
      </w:r>
      <w:r w:rsidR="00613094" w:rsidRPr="0034779C">
        <w:rPr>
          <w:rFonts w:asciiTheme="minorEastAsia" w:hAnsiTheme="minorEastAsia" w:cs="Times New Roman" w:hint="eastAsia"/>
          <w:color w:val="000000" w:themeColor="text1"/>
          <w:spacing w:val="10"/>
          <w:sz w:val="24"/>
          <w:szCs w:val="24"/>
          <w:rPrChange w:id="1440" w:author="JY0225" w:date="2017-08-24T11:10:00Z">
            <w:rPr>
              <w:rFonts w:ascii="Times New Roman" w:hAnsi="Times New Roman" w:cs="Times New Roman" w:hint="eastAsia"/>
              <w:color w:val="000000" w:themeColor="text1"/>
              <w:spacing w:val="10"/>
              <w:sz w:val="24"/>
            </w:rPr>
          </w:rPrChange>
        </w:rPr>
        <w:t>，尤其是针对大文件的传输。</w:t>
      </w:r>
      <w:r w:rsidR="00B57D66" w:rsidRPr="0034779C">
        <w:rPr>
          <w:rFonts w:asciiTheme="minorEastAsia" w:hAnsiTheme="minorEastAsia" w:cs="Times New Roman" w:hint="eastAsia"/>
          <w:color w:val="000000" w:themeColor="text1"/>
          <w:spacing w:val="10"/>
          <w:sz w:val="24"/>
          <w:szCs w:val="24"/>
          <w:rPrChange w:id="1441" w:author="JY0225" w:date="2017-08-24T11:10:00Z">
            <w:rPr>
              <w:rFonts w:ascii="Times New Roman" w:hAnsi="Times New Roman" w:cs="Times New Roman" w:hint="eastAsia"/>
              <w:color w:val="000000" w:themeColor="text1"/>
              <w:spacing w:val="10"/>
              <w:sz w:val="24"/>
            </w:rPr>
          </w:rPrChange>
        </w:rPr>
        <w:t>各大供应商都对大文件传输的关键</w:t>
      </w:r>
      <w:r w:rsidR="000B02F4" w:rsidRPr="0034779C">
        <w:rPr>
          <w:rFonts w:asciiTheme="minorEastAsia" w:hAnsiTheme="minorEastAsia" w:cs="Times New Roman" w:hint="eastAsia"/>
          <w:color w:val="000000" w:themeColor="text1"/>
          <w:spacing w:val="10"/>
          <w:sz w:val="24"/>
          <w:szCs w:val="24"/>
          <w:rPrChange w:id="1442" w:author="JY0225" w:date="2017-08-24T11:10:00Z">
            <w:rPr>
              <w:rFonts w:ascii="Times New Roman" w:hAnsi="Times New Roman" w:cs="Times New Roman" w:hint="eastAsia"/>
              <w:color w:val="000000" w:themeColor="text1"/>
              <w:spacing w:val="10"/>
              <w:sz w:val="24"/>
            </w:rPr>
          </w:rPrChange>
        </w:rPr>
        <w:t>技术</w:t>
      </w:r>
      <w:r w:rsidR="00F058B2" w:rsidRPr="0034779C">
        <w:rPr>
          <w:rFonts w:asciiTheme="minorEastAsia" w:hAnsiTheme="minorEastAsia" w:cs="Times New Roman" w:hint="eastAsia"/>
          <w:color w:val="000000" w:themeColor="text1"/>
          <w:spacing w:val="10"/>
          <w:sz w:val="24"/>
          <w:szCs w:val="24"/>
          <w:rPrChange w:id="1443" w:author="JY0225" w:date="2017-08-24T11:10:00Z">
            <w:rPr>
              <w:rFonts w:ascii="Times New Roman" w:hAnsi="Times New Roman" w:cs="Times New Roman" w:hint="eastAsia"/>
              <w:color w:val="000000" w:themeColor="text1"/>
              <w:spacing w:val="10"/>
              <w:sz w:val="24"/>
            </w:rPr>
          </w:rPrChange>
        </w:rPr>
        <w:t>进行了优化，以避免因网络故障</w:t>
      </w:r>
      <w:r w:rsidRPr="0034779C">
        <w:rPr>
          <w:rFonts w:asciiTheme="minorEastAsia" w:hAnsiTheme="minorEastAsia" w:cs="Times New Roman" w:hint="eastAsia"/>
          <w:color w:val="000000" w:themeColor="text1"/>
          <w:spacing w:val="10"/>
          <w:sz w:val="24"/>
          <w:szCs w:val="24"/>
          <w:rPrChange w:id="1444" w:author="JY0225" w:date="2017-08-24T11:10:00Z">
            <w:rPr>
              <w:rFonts w:ascii="Times New Roman" w:hAnsi="Times New Roman" w:cs="Times New Roman" w:hint="eastAsia"/>
              <w:color w:val="000000" w:themeColor="text1"/>
              <w:spacing w:val="10"/>
              <w:sz w:val="24"/>
            </w:rPr>
          </w:rPrChange>
        </w:rPr>
        <w:t>而导致</w:t>
      </w:r>
      <w:r w:rsidR="00BB49A6" w:rsidRPr="0034779C">
        <w:rPr>
          <w:rFonts w:asciiTheme="minorEastAsia" w:hAnsiTheme="minorEastAsia" w:cs="Times New Roman" w:hint="eastAsia"/>
          <w:color w:val="000000" w:themeColor="text1"/>
          <w:spacing w:val="10"/>
          <w:sz w:val="24"/>
          <w:szCs w:val="24"/>
          <w:rPrChange w:id="1445" w:author="JY0225" w:date="2017-08-24T11:10:00Z">
            <w:rPr>
              <w:rFonts w:ascii="Times New Roman" w:hAnsi="Times New Roman" w:cs="Times New Roman" w:hint="eastAsia"/>
              <w:color w:val="000000" w:themeColor="text1"/>
              <w:spacing w:val="10"/>
              <w:sz w:val="24"/>
            </w:rPr>
          </w:rPrChange>
        </w:rPr>
        <w:t>的</w:t>
      </w:r>
      <w:r w:rsidR="00EE50EB" w:rsidRPr="0034779C">
        <w:rPr>
          <w:rFonts w:asciiTheme="minorEastAsia" w:hAnsiTheme="minorEastAsia" w:cs="Times New Roman" w:hint="eastAsia"/>
          <w:color w:val="000000" w:themeColor="text1"/>
          <w:spacing w:val="10"/>
          <w:sz w:val="24"/>
          <w:szCs w:val="24"/>
          <w:rPrChange w:id="1446" w:author="JY0225" w:date="2017-08-24T11:10:00Z">
            <w:rPr>
              <w:rFonts w:ascii="Times New Roman" w:hAnsi="Times New Roman" w:cs="Times New Roman" w:hint="eastAsia"/>
              <w:color w:val="000000" w:themeColor="text1"/>
              <w:spacing w:val="10"/>
              <w:sz w:val="24"/>
            </w:rPr>
          </w:rPrChange>
        </w:rPr>
        <w:t>大</w:t>
      </w:r>
      <w:r w:rsidRPr="0034779C">
        <w:rPr>
          <w:rFonts w:asciiTheme="minorEastAsia" w:hAnsiTheme="minorEastAsia" w:cs="Times New Roman" w:hint="eastAsia"/>
          <w:color w:val="000000" w:themeColor="text1"/>
          <w:spacing w:val="10"/>
          <w:sz w:val="24"/>
          <w:szCs w:val="24"/>
          <w:rPrChange w:id="1447" w:author="JY0225" w:date="2017-08-24T11:10:00Z">
            <w:rPr>
              <w:rFonts w:ascii="Times New Roman" w:hAnsi="Times New Roman" w:cs="Times New Roman" w:hint="eastAsia"/>
              <w:color w:val="000000" w:themeColor="text1"/>
              <w:spacing w:val="10"/>
              <w:sz w:val="24"/>
            </w:rPr>
          </w:rPrChange>
        </w:rPr>
        <w:t>文件重传</w:t>
      </w:r>
      <w:r w:rsidR="005F0685" w:rsidRPr="0034779C">
        <w:rPr>
          <w:rFonts w:asciiTheme="minorEastAsia" w:hAnsiTheme="minorEastAsia" w:cs="Times New Roman" w:hint="eastAsia"/>
          <w:color w:val="000000" w:themeColor="text1"/>
          <w:spacing w:val="10"/>
          <w:sz w:val="24"/>
          <w:szCs w:val="24"/>
          <w:rPrChange w:id="1448" w:author="JY0225" w:date="2017-08-24T11:10:00Z">
            <w:rPr>
              <w:rFonts w:ascii="Times New Roman" w:hAnsi="Times New Roman" w:cs="Times New Roman" w:hint="eastAsia"/>
              <w:color w:val="000000" w:themeColor="text1"/>
              <w:spacing w:val="10"/>
              <w:sz w:val="24"/>
            </w:rPr>
          </w:rPrChange>
        </w:rPr>
        <w:t>问题</w:t>
      </w:r>
      <w:r w:rsidR="00FC3AD5" w:rsidRPr="0034779C">
        <w:rPr>
          <w:rFonts w:asciiTheme="minorEastAsia" w:hAnsiTheme="minorEastAsia"/>
          <w:color w:val="000000" w:themeColor="text1"/>
          <w:sz w:val="24"/>
          <w:szCs w:val="24"/>
          <w:vertAlign w:val="superscript"/>
          <w:rPrChange w:id="1449"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450" w:author="JY0225" w:date="2017-08-24T11:10:00Z">
            <w:rPr>
              <w:color w:val="000000" w:themeColor="text1"/>
              <w:vertAlign w:val="superscript"/>
            </w:rPr>
          </w:rPrChange>
        </w:rPr>
        <w:instrText xml:space="preserve"> REF _Ref489792207 \r \h </w:instrText>
      </w:r>
      <w:r w:rsidR="0034779C" w:rsidRPr="0034779C">
        <w:rPr>
          <w:rFonts w:asciiTheme="minorEastAsia" w:hAnsiTheme="minorEastAsia"/>
          <w:color w:val="000000" w:themeColor="text1"/>
          <w:sz w:val="24"/>
          <w:szCs w:val="24"/>
          <w:vertAlign w:val="superscript"/>
          <w:rPrChange w:id="1451"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452" w:author="JY0225" w:date="2017-08-24T11:10:00Z">
            <w:rPr>
              <w:rFonts w:asciiTheme="minorEastAsia" w:hAnsiTheme="minorEastAsia"/>
              <w:color w:val="000000" w:themeColor="text1"/>
              <w:sz w:val="24"/>
              <w:szCs w:val="24"/>
              <w:vertAlign w:val="superscript"/>
            </w:rPr>
          </w:rPrChange>
        </w:rPr>
      </w:r>
      <w:r w:rsidR="00FC3AD5" w:rsidRPr="0034779C">
        <w:rPr>
          <w:rFonts w:asciiTheme="minorEastAsia" w:hAnsiTheme="minorEastAsia"/>
          <w:color w:val="000000" w:themeColor="text1"/>
          <w:sz w:val="24"/>
          <w:szCs w:val="24"/>
          <w:vertAlign w:val="superscript"/>
          <w:rPrChange w:id="1453"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454" w:author="JY0225" w:date="2017-08-24T11:10:00Z">
            <w:rPr>
              <w:color w:val="000000" w:themeColor="text1"/>
              <w:vertAlign w:val="superscript"/>
            </w:rPr>
          </w:rPrChange>
        </w:rPr>
        <w:t>[12]</w:t>
      </w:r>
      <w:r w:rsidR="00FC3AD5" w:rsidRPr="0034779C">
        <w:rPr>
          <w:rFonts w:asciiTheme="minorEastAsia" w:hAnsiTheme="minorEastAsia"/>
          <w:color w:val="000000" w:themeColor="text1"/>
          <w:sz w:val="24"/>
          <w:szCs w:val="24"/>
          <w:vertAlign w:val="superscript"/>
          <w:rPrChange w:id="1455" w:author="JY0225" w:date="2017-08-24T11:10:00Z">
            <w:rPr>
              <w:color w:val="000000" w:themeColor="text1"/>
              <w:vertAlign w:val="superscript"/>
            </w:rPr>
          </w:rPrChange>
        </w:rPr>
        <w:fldChar w:fldCharType="end"/>
      </w:r>
      <w:r w:rsidRPr="0034779C">
        <w:rPr>
          <w:rFonts w:asciiTheme="minorEastAsia" w:hAnsiTheme="minorEastAsia" w:cs="Times New Roman" w:hint="eastAsia"/>
          <w:color w:val="000000" w:themeColor="text1"/>
          <w:spacing w:val="10"/>
          <w:sz w:val="24"/>
          <w:szCs w:val="24"/>
          <w:rPrChange w:id="1456" w:author="JY0225" w:date="2017-08-24T11:10:00Z">
            <w:rPr>
              <w:rFonts w:ascii="Times New Roman" w:hAnsi="Times New Roman" w:cs="Times New Roman" w:hint="eastAsia"/>
              <w:color w:val="000000" w:themeColor="text1"/>
              <w:spacing w:val="10"/>
              <w:sz w:val="24"/>
            </w:rPr>
          </w:rPrChange>
        </w:rPr>
        <w:t>。百度云盘支持单个文件上传的大小</w:t>
      </w:r>
      <w:r w:rsidR="00155106" w:rsidRPr="0034779C">
        <w:rPr>
          <w:rFonts w:asciiTheme="minorEastAsia" w:hAnsiTheme="minorEastAsia" w:cs="Times New Roman" w:hint="eastAsia"/>
          <w:color w:val="000000" w:themeColor="text1"/>
          <w:spacing w:val="10"/>
          <w:sz w:val="24"/>
          <w:szCs w:val="24"/>
          <w:rPrChange w:id="1457" w:author="JY0225" w:date="2017-08-24T11:10:00Z">
            <w:rPr>
              <w:rFonts w:ascii="Times New Roman" w:hAnsi="Times New Roman" w:cs="Times New Roman" w:hint="eastAsia"/>
              <w:color w:val="000000" w:themeColor="text1"/>
              <w:spacing w:val="10"/>
              <w:sz w:val="24"/>
            </w:rPr>
          </w:rPrChange>
        </w:rPr>
        <w:t>上限</w:t>
      </w:r>
      <w:r w:rsidRPr="0034779C">
        <w:rPr>
          <w:rFonts w:asciiTheme="minorEastAsia" w:hAnsiTheme="minorEastAsia" w:cs="Times New Roman" w:hint="eastAsia"/>
          <w:color w:val="000000" w:themeColor="text1"/>
          <w:spacing w:val="10"/>
          <w:sz w:val="24"/>
          <w:szCs w:val="24"/>
          <w:rPrChange w:id="1458" w:author="JY0225" w:date="2017-08-24T11:10:00Z">
            <w:rPr>
              <w:rFonts w:ascii="Times New Roman" w:hAnsi="Times New Roman" w:cs="Times New Roman" w:hint="eastAsia"/>
              <w:color w:val="000000" w:themeColor="text1"/>
              <w:spacing w:val="10"/>
              <w:sz w:val="24"/>
            </w:rPr>
          </w:rPrChange>
        </w:rPr>
        <w:t>为</w:t>
      </w:r>
      <w:r w:rsidRPr="0034779C">
        <w:rPr>
          <w:rFonts w:asciiTheme="minorEastAsia" w:hAnsiTheme="minorEastAsia" w:cs="Times New Roman"/>
          <w:color w:val="000000" w:themeColor="text1"/>
          <w:spacing w:val="10"/>
          <w:sz w:val="24"/>
          <w:szCs w:val="24"/>
          <w:rPrChange w:id="1459" w:author="JY0225" w:date="2017-08-24T11:10:00Z">
            <w:rPr>
              <w:rFonts w:ascii="Times New Roman" w:hAnsi="Times New Roman" w:cs="Times New Roman"/>
              <w:color w:val="000000" w:themeColor="text1"/>
              <w:spacing w:val="10"/>
              <w:sz w:val="24"/>
            </w:rPr>
          </w:rPrChange>
        </w:rPr>
        <w:t>20G</w:t>
      </w:r>
      <w:r w:rsidRPr="0034779C">
        <w:rPr>
          <w:rFonts w:asciiTheme="minorEastAsia" w:hAnsiTheme="minorEastAsia" w:cs="Times New Roman" w:hint="eastAsia"/>
          <w:color w:val="000000" w:themeColor="text1"/>
          <w:spacing w:val="10"/>
          <w:sz w:val="24"/>
          <w:szCs w:val="24"/>
          <w:rPrChange w:id="1460" w:author="JY0225" w:date="2017-08-24T11:10:00Z">
            <w:rPr>
              <w:rFonts w:ascii="Times New Roman" w:hAnsi="Times New Roman" w:cs="Times New Roman" w:hint="eastAsia"/>
              <w:color w:val="000000" w:themeColor="text1"/>
              <w:spacing w:val="10"/>
              <w:sz w:val="24"/>
            </w:rPr>
          </w:rPrChange>
        </w:rPr>
        <w:t>，</w:t>
      </w:r>
      <w:r w:rsidRPr="0034779C">
        <w:rPr>
          <w:rFonts w:asciiTheme="minorEastAsia" w:hAnsiTheme="minorEastAsia" w:cs="Times New Roman"/>
          <w:color w:val="000000" w:themeColor="text1"/>
          <w:spacing w:val="10"/>
          <w:sz w:val="24"/>
          <w:szCs w:val="24"/>
          <w:rPrChange w:id="1461" w:author="JY0225" w:date="2017-08-24T11:10:00Z">
            <w:rPr>
              <w:rFonts w:ascii="Times New Roman" w:hAnsi="Times New Roman" w:cs="Times New Roman"/>
              <w:color w:val="000000" w:themeColor="text1"/>
              <w:spacing w:val="10"/>
              <w:sz w:val="24"/>
            </w:rPr>
          </w:rPrChange>
        </w:rPr>
        <w:t>360</w:t>
      </w:r>
      <w:r w:rsidR="00BA7AE1" w:rsidRPr="0034779C">
        <w:rPr>
          <w:rFonts w:asciiTheme="minorEastAsia" w:hAnsiTheme="minorEastAsia" w:cs="Times New Roman" w:hint="eastAsia"/>
          <w:color w:val="000000" w:themeColor="text1"/>
          <w:spacing w:val="10"/>
          <w:sz w:val="24"/>
          <w:szCs w:val="24"/>
          <w:rPrChange w:id="1462" w:author="JY0225" w:date="2017-08-24T11:10:00Z">
            <w:rPr>
              <w:rFonts w:ascii="Times New Roman" w:hAnsi="Times New Roman" w:cs="Times New Roman" w:hint="eastAsia"/>
              <w:color w:val="000000" w:themeColor="text1"/>
              <w:spacing w:val="10"/>
              <w:sz w:val="24"/>
            </w:rPr>
          </w:rPrChange>
        </w:rPr>
        <w:t>云</w:t>
      </w:r>
      <w:r w:rsidRPr="0034779C">
        <w:rPr>
          <w:rFonts w:asciiTheme="minorEastAsia" w:hAnsiTheme="minorEastAsia" w:cs="Times New Roman" w:hint="eastAsia"/>
          <w:color w:val="000000" w:themeColor="text1"/>
          <w:spacing w:val="10"/>
          <w:sz w:val="24"/>
          <w:szCs w:val="24"/>
          <w:rPrChange w:id="1463" w:author="JY0225" w:date="2017-08-24T11:10:00Z">
            <w:rPr>
              <w:rFonts w:ascii="Times New Roman" w:hAnsi="Times New Roman" w:cs="Times New Roman" w:hint="eastAsia"/>
              <w:color w:val="000000" w:themeColor="text1"/>
              <w:spacing w:val="10"/>
              <w:sz w:val="24"/>
            </w:rPr>
          </w:rPrChange>
        </w:rPr>
        <w:t>盘为</w:t>
      </w:r>
      <w:r w:rsidRPr="0034779C">
        <w:rPr>
          <w:rFonts w:asciiTheme="minorEastAsia" w:hAnsiTheme="minorEastAsia" w:cs="Times New Roman"/>
          <w:color w:val="000000" w:themeColor="text1"/>
          <w:spacing w:val="10"/>
          <w:sz w:val="24"/>
          <w:szCs w:val="24"/>
          <w:rPrChange w:id="1464" w:author="JY0225" w:date="2017-08-24T11:10:00Z">
            <w:rPr>
              <w:rFonts w:ascii="Times New Roman" w:hAnsi="Times New Roman" w:cs="Times New Roman"/>
              <w:color w:val="000000" w:themeColor="text1"/>
              <w:spacing w:val="10"/>
              <w:sz w:val="24"/>
            </w:rPr>
          </w:rPrChange>
        </w:rPr>
        <w:t>5G</w:t>
      </w:r>
      <w:r w:rsidRPr="0034779C">
        <w:rPr>
          <w:rFonts w:asciiTheme="minorEastAsia" w:hAnsiTheme="minorEastAsia" w:cs="Times New Roman" w:hint="eastAsia"/>
          <w:color w:val="000000" w:themeColor="text1"/>
          <w:spacing w:val="10"/>
          <w:sz w:val="24"/>
          <w:szCs w:val="24"/>
          <w:rPrChange w:id="1465" w:author="JY0225" w:date="2017-08-24T11:10:00Z">
            <w:rPr>
              <w:rFonts w:ascii="Times New Roman" w:hAnsi="Times New Roman" w:cs="Times New Roman" w:hint="eastAsia"/>
              <w:color w:val="000000" w:themeColor="text1"/>
              <w:spacing w:val="10"/>
              <w:sz w:val="24"/>
            </w:rPr>
          </w:rPrChange>
        </w:rPr>
        <w:t>，</w:t>
      </w:r>
      <w:r w:rsidRPr="0034779C">
        <w:rPr>
          <w:rFonts w:asciiTheme="minorEastAsia" w:hAnsiTheme="minorEastAsia" w:cs="Times New Roman"/>
          <w:color w:val="000000" w:themeColor="text1"/>
          <w:spacing w:val="10"/>
          <w:sz w:val="24"/>
          <w:szCs w:val="24"/>
          <w:rPrChange w:id="1466" w:author="JY0225" w:date="2017-08-24T11:10:00Z">
            <w:rPr>
              <w:rFonts w:ascii="Times New Roman" w:hAnsi="Times New Roman" w:cs="Times New Roman"/>
              <w:color w:val="000000" w:themeColor="text1"/>
              <w:spacing w:val="10"/>
              <w:sz w:val="24"/>
            </w:rPr>
          </w:rPrChange>
        </w:rPr>
        <w:t>Google Drive</w:t>
      </w:r>
      <w:r w:rsidRPr="0034779C">
        <w:rPr>
          <w:rFonts w:asciiTheme="minorEastAsia" w:hAnsiTheme="minorEastAsia" w:cs="Times New Roman" w:hint="eastAsia"/>
          <w:color w:val="000000" w:themeColor="text1"/>
          <w:spacing w:val="10"/>
          <w:sz w:val="24"/>
          <w:szCs w:val="24"/>
          <w:rPrChange w:id="1467" w:author="JY0225" w:date="2017-08-24T11:10:00Z">
            <w:rPr>
              <w:rFonts w:ascii="Times New Roman" w:hAnsi="Times New Roman" w:cs="Times New Roman" w:hint="eastAsia"/>
              <w:color w:val="000000" w:themeColor="text1"/>
              <w:spacing w:val="10"/>
              <w:sz w:val="24"/>
            </w:rPr>
          </w:rPrChange>
        </w:rPr>
        <w:t>为</w:t>
      </w:r>
      <w:r w:rsidRPr="0034779C">
        <w:rPr>
          <w:rFonts w:asciiTheme="minorEastAsia" w:hAnsiTheme="minorEastAsia" w:cs="Times New Roman"/>
          <w:color w:val="000000" w:themeColor="text1"/>
          <w:spacing w:val="10"/>
          <w:sz w:val="24"/>
          <w:szCs w:val="24"/>
          <w:rPrChange w:id="1468" w:author="JY0225" w:date="2017-08-24T11:10:00Z">
            <w:rPr>
              <w:rFonts w:ascii="Times New Roman" w:hAnsi="Times New Roman" w:cs="Times New Roman"/>
              <w:color w:val="000000" w:themeColor="text1"/>
              <w:spacing w:val="10"/>
              <w:sz w:val="24"/>
            </w:rPr>
          </w:rPrChange>
        </w:rPr>
        <w:t>5TB</w:t>
      </w:r>
      <w:r w:rsidRPr="0034779C">
        <w:rPr>
          <w:rFonts w:asciiTheme="minorEastAsia" w:hAnsiTheme="minorEastAsia" w:cs="Times New Roman" w:hint="eastAsia"/>
          <w:color w:val="000000" w:themeColor="text1"/>
          <w:spacing w:val="10"/>
          <w:sz w:val="24"/>
          <w:szCs w:val="24"/>
          <w:rPrChange w:id="1469" w:author="JY0225" w:date="2017-08-24T11:10:00Z">
            <w:rPr>
              <w:rFonts w:ascii="Times New Roman" w:hAnsi="Times New Roman" w:cs="Times New Roman" w:hint="eastAsia"/>
              <w:color w:val="000000" w:themeColor="text1"/>
              <w:spacing w:val="10"/>
              <w:sz w:val="24"/>
            </w:rPr>
          </w:rPrChange>
        </w:rPr>
        <w:t>，而</w:t>
      </w:r>
      <w:r w:rsidRPr="0034779C">
        <w:rPr>
          <w:rFonts w:asciiTheme="minorEastAsia" w:hAnsiTheme="minorEastAsia" w:cs="Times New Roman"/>
          <w:color w:val="000000" w:themeColor="text1"/>
          <w:spacing w:val="10"/>
          <w:sz w:val="24"/>
          <w:szCs w:val="24"/>
          <w:rPrChange w:id="1470" w:author="JY0225" w:date="2017-08-24T11:10:00Z">
            <w:rPr>
              <w:rFonts w:ascii="Times New Roman" w:hAnsi="Times New Roman" w:cs="Times New Roman"/>
              <w:color w:val="000000" w:themeColor="text1"/>
              <w:spacing w:val="10"/>
              <w:sz w:val="24"/>
            </w:rPr>
          </w:rPrChange>
        </w:rPr>
        <w:t>Dropbox</w:t>
      </w:r>
      <w:r w:rsidRPr="0034779C">
        <w:rPr>
          <w:rFonts w:asciiTheme="minorEastAsia" w:hAnsiTheme="minorEastAsia" w:cs="Times New Roman" w:hint="eastAsia"/>
          <w:color w:val="000000" w:themeColor="text1"/>
          <w:spacing w:val="10"/>
          <w:sz w:val="24"/>
          <w:szCs w:val="24"/>
          <w:rPrChange w:id="1471" w:author="JY0225" w:date="2017-08-24T11:10:00Z">
            <w:rPr>
              <w:rFonts w:ascii="Times New Roman" w:hAnsi="Times New Roman" w:cs="Times New Roman" w:hint="eastAsia"/>
              <w:color w:val="000000" w:themeColor="text1"/>
              <w:spacing w:val="10"/>
              <w:sz w:val="24"/>
            </w:rPr>
          </w:rPrChange>
        </w:rPr>
        <w:t>不限制单个文件的大小。在处理大文件上传的方案上，</w:t>
      </w:r>
      <w:r w:rsidR="00920676" w:rsidRPr="0034779C">
        <w:rPr>
          <w:rFonts w:asciiTheme="minorEastAsia" w:hAnsiTheme="minorEastAsia" w:cs="Times New Roman" w:hint="eastAsia"/>
          <w:color w:val="000000" w:themeColor="text1"/>
          <w:spacing w:val="10"/>
          <w:sz w:val="24"/>
          <w:szCs w:val="24"/>
          <w:rPrChange w:id="1472" w:author="JY0225" w:date="2017-08-24T11:10:00Z">
            <w:rPr>
              <w:rFonts w:ascii="Times New Roman" w:hAnsi="Times New Roman" w:cs="Times New Roman" w:hint="eastAsia"/>
              <w:color w:val="000000" w:themeColor="text1"/>
              <w:spacing w:val="10"/>
              <w:sz w:val="24"/>
            </w:rPr>
          </w:rPrChange>
        </w:rPr>
        <w:t>它们</w:t>
      </w:r>
      <w:r w:rsidR="00F06DE7" w:rsidRPr="0034779C">
        <w:rPr>
          <w:rFonts w:asciiTheme="minorEastAsia" w:hAnsiTheme="minorEastAsia" w:cs="Times New Roman" w:hint="eastAsia"/>
          <w:color w:val="000000" w:themeColor="text1"/>
          <w:spacing w:val="10"/>
          <w:sz w:val="24"/>
          <w:szCs w:val="24"/>
          <w:rPrChange w:id="1473" w:author="JY0225" w:date="2017-08-24T11:10:00Z">
            <w:rPr>
              <w:rFonts w:ascii="Times New Roman" w:hAnsi="Times New Roman" w:cs="Times New Roman" w:hint="eastAsia"/>
              <w:color w:val="000000" w:themeColor="text1"/>
              <w:spacing w:val="10"/>
              <w:sz w:val="24"/>
            </w:rPr>
          </w:rPrChange>
        </w:rPr>
        <w:t>都</w:t>
      </w:r>
      <w:r w:rsidRPr="0034779C">
        <w:rPr>
          <w:rFonts w:asciiTheme="minorEastAsia" w:hAnsiTheme="minorEastAsia" w:cs="Times New Roman" w:hint="eastAsia"/>
          <w:color w:val="000000" w:themeColor="text1"/>
          <w:spacing w:val="10"/>
          <w:sz w:val="24"/>
          <w:szCs w:val="24"/>
          <w:rPrChange w:id="1474" w:author="JY0225" w:date="2017-08-24T11:10:00Z">
            <w:rPr>
              <w:rFonts w:ascii="Times New Roman" w:hAnsi="Times New Roman" w:cs="Times New Roman" w:hint="eastAsia"/>
              <w:color w:val="000000" w:themeColor="text1"/>
              <w:spacing w:val="10"/>
              <w:sz w:val="24"/>
            </w:rPr>
          </w:rPrChange>
        </w:rPr>
        <w:t>将文件以固定大小的文件流形式，通过设定偏移量来对大文件进行分块传输，</w:t>
      </w:r>
      <w:r w:rsidR="00FD3E01" w:rsidRPr="0034779C">
        <w:rPr>
          <w:rFonts w:asciiTheme="minorEastAsia" w:hAnsiTheme="minorEastAsia" w:cs="Times New Roman" w:hint="eastAsia"/>
          <w:color w:val="000000" w:themeColor="text1"/>
          <w:spacing w:val="10"/>
          <w:sz w:val="24"/>
          <w:szCs w:val="24"/>
          <w:rPrChange w:id="1475" w:author="JY0225" w:date="2017-08-24T11:10:00Z">
            <w:rPr>
              <w:rFonts w:ascii="Times New Roman" w:hAnsi="Times New Roman" w:cs="Times New Roman" w:hint="eastAsia"/>
              <w:color w:val="000000" w:themeColor="text1"/>
              <w:spacing w:val="10"/>
              <w:sz w:val="24"/>
            </w:rPr>
          </w:rPrChange>
        </w:rPr>
        <w:t>这样做的好处是遇到网络故障时，只需记录已上传数据流的偏移量，重传时</w:t>
      </w:r>
      <w:r w:rsidR="00365D9F" w:rsidRPr="0034779C">
        <w:rPr>
          <w:rFonts w:asciiTheme="minorEastAsia" w:hAnsiTheme="minorEastAsia" w:cs="Times New Roman" w:hint="eastAsia"/>
          <w:color w:val="000000" w:themeColor="text1"/>
          <w:spacing w:val="10"/>
          <w:sz w:val="24"/>
          <w:szCs w:val="24"/>
          <w:rPrChange w:id="1476" w:author="JY0225" w:date="2017-08-24T11:10:00Z">
            <w:rPr>
              <w:rFonts w:ascii="Times New Roman" w:hAnsi="Times New Roman" w:cs="Times New Roman" w:hint="eastAsia"/>
              <w:color w:val="000000" w:themeColor="text1"/>
              <w:spacing w:val="10"/>
              <w:sz w:val="24"/>
            </w:rPr>
          </w:rPrChange>
        </w:rPr>
        <w:t>可以根据</w:t>
      </w:r>
      <w:r w:rsidRPr="0034779C">
        <w:rPr>
          <w:rFonts w:asciiTheme="minorEastAsia" w:hAnsiTheme="minorEastAsia" w:cs="Times New Roman" w:hint="eastAsia"/>
          <w:color w:val="000000" w:themeColor="text1"/>
          <w:spacing w:val="10"/>
          <w:sz w:val="24"/>
          <w:szCs w:val="24"/>
          <w:rPrChange w:id="1477" w:author="JY0225" w:date="2017-08-24T11:10:00Z">
            <w:rPr>
              <w:rFonts w:ascii="Times New Roman" w:hAnsi="Times New Roman" w:cs="Times New Roman" w:hint="eastAsia"/>
              <w:color w:val="000000" w:themeColor="text1"/>
              <w:spacing w:val="10"/>
              <w:sz w:val="24"/>
            </w:rPr>
          </w:rPrChange>
        </w:rPr>
        <w:t>偏移量进行文件续传</w:t>
      </w:r>
      <w:r w:rsidR="004A27AE" w:rsidRPr="0034779C">
        <w:rPr>
          <w:rFonts w:asciiTheme="minorEastAsia" w:hAnsiTheme="minorEastAsia" w:cs="Times New Roman" w:hint="eastAsia"/>
          <w:color w:val="000000" w:themeColor="text1"/>
          <w:spacing w:val="10"/>
          <w:sz w:val="24"/>
          <w:szCs w:val="24"/>
          <w:rPrChange w:id="1478" w:author="JY0225" w:date="2017-08-24T11:10:00Z">
            <w:rPr>
              <w:rFonts w:ascii="Times New Roman" w:hAnsi="Times New Roman" w:cs="Times New Roman" w:hint="eastAsia"/>
              <w:color w:val="000000" w:themeColor="text1"/>
              <w:spacing w:val="10"/>
              <w:sz w:val="24"/>
            </w:rPr>
          </w:rPrChange>
        </w:rPr>
        <w:t>而无需从头开始</w:t>
      </w:r>
      <w:r w:rsidR="00FC3AD5" w:rsidRPr="0034779C">
        <w:rPr>
          <w:rFonts w:asciiTheme="minorEastAsia" w:hAnsiTheme="minorEastAsia"/>
          <w:color w:val="000000" w:themeColor="text1"/>
          <w:sz w:val="24"/>
          <w:szCs w:val="24"/>
          <w:vertAlign w:val="superscript"/>
          <w:rPrChange w:id="1479"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480" w:author="JY0225" w:date="2017-08-24T11:10:00Z">
            <w:rPr>
              <w:color w:val="000000" w:themeColor="text1"/>
              <w:vertAlign w:val="superscript"/>
            </w:rPr>
          </w:rPrChange>
        </w:rPr>
        <w:instrText xml:space="preserve"> REF _Ref489793033 \r \h </w:instrText>
      </w:r>
      <w:r w:rsidR="0034779C" w:rsidRPr="0034779C">
        <w:rPr>
          <w:rFonts w:asciiTheme="minorEastAsia" w:hAnsiTheme="minorEastAsia"/>
          <w:color w:val="000000" w:themeColor="text1"/>
          <w:sz w:val="24"/>
          <w:szCs w:val="24"/>
          <w:vertAlign w:val="superscript"/>
          <w:rPrChange w:id="1481"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482" w:author="JY0225" w:date="2017-08-24T11:10:00Z">
            <w:rPr>
              <w:rFonts w:asciiTheme="minorEastAsia" w:hAnsiTheme="minorEastAsia"/>
              <w:color w:val="000000" w:themeColor="text1"/>
              <w:sz w:val="24"/>
              <w:szCs w:val="24"/>
              <w:vertAlign w:val="superscript"/>
            </w:rPr>
          </w:rPrChange>
        </w:rPr>
      </w:r>
      <w:r w:rsidR="00FC3AD5" w:rsidRPr="0034779C">
        <w:rPr>
          <w:rFonts w:asciiTheme="minorEastAsia" w:hAnsiTheme="minorEastAsia"/>
          <w:color w:val="000000" w:themeColor="text1"/>
          <w:sz w:val="24"/>
          <w:szCs w:val="24"/>
          <w:vertAlign w:val="superscript"/>
          <w:rPrChange w:id="1483"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484" w:author="JY0225" w:date="2017-08-24T11:10:00Z">
            <w:rPr>
              <w:color w:val="000000" w:themeColor="text1"/>
              <w:vertAlign w:val="superscript"/>
            </w:rPr>
          </w:rPrChange>
        </w:rPr>
        <w:t>[13]</w:t>
      </w:r>
      <w:r w:rsidR="00FC3AD5" w:rsidRPr="0034779C">
        <w:rPr>
          <w:rFonts w:asciiTheme="minorEastAsia" w:hAnsiTheme="minorEastAsia"/>
          <w:color w:val="000000" w:themeColor="text1"/>
          <w:sz w:val="24"/>
          <w:szCs w:val="24"/>
          <w:vertAlign w:val="superscript"/>
          <w:rPrChange w:id="1485" w:author="JY0225" w:date="2017-08-24T11:10:00Z">
            <w:rPr>
              <w:color w:val="000000" w:themeColor="text1"/>
              <w:vertAlign w:val="superscript"/>
            </w:rPr>
          </w:rPrChange>
        </w:rPr>
        <w:fldChar w:fldCharType="end"/>
      </w:r>
      <w:r w:rsidR="00FC3AD5" w:rsidRPr="0034779C">
        <w:rPr>
          <w:rFonts w:asciiTheme="minorEastAsia" w:hAnsiTheme="minorEastAsia"/>
          <w:color w:val="000000" w:themeColor="text1"/>
          <w:sz w:val="24"/>
          <w:szCs w:val="24"/>
          <w:vertAlign w:val="superscript"/>
          <w:rPrChange w:id="1486"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487" w:author="JY0225" w:date="2017-08-24T11:10:00Z">
            <w:rPr>
              <w:color w:val="000000" w:themeColor="text1"/>
              <w:vertAlign w:val="superscript"/>
            </w:rPr>
          </w:rPrChange>
        </w:rPr>
        <w:instrText xml:space="preserve"> REF _Ref489793034 \r \h </w:instrText>
      </w:r>
      <w:r w:rsidR="0034779C" w:rsidRPr="0034779C">
        <w:rPr>
          <w:rFonts w:asciiTheme="minorEastAsia" w:hAnsiTheme="minorEastAsia"/>
          <w:color w:val="000000" w:themeColor="text1"/>
          <w:sz w:val="24"/>
          <w:szCs w:val="24"/>
          <w:vertAlign w:val="superscript"/>
          <w:rPrChange w:id="1488"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489" w:author="JY0225" w:date="2017-08-24T11:10:00Z">
            <w:rPr>
              <w:rFonts w:asciiTheme="minorEastAsia" w:hAnsiTheme="minorEastAsia"/>
              <w:color w:val="000000" w:themeColor="text1"/>
              <w:sz w:val="24"/>
              <w:szCs w:val="24"/>
              <w:vertAlign w:val="superscript"/>
            </w:rPr>
          </w:rPrChange>
        </w:rPr>
      </w:r>
      <w:r w:rsidR="00FC3AD5" w:rsidRPr="0034779C">
        <w:rPr>
          <w:rFonts w:asciiTheme="minorEastAsia" w:hAnsiTheme="minorEastAsia"/>
          <w:color w:val="000000" w:themeColor="text1"/>
          <w:sz w:val="24"/>
          <w:szCs w:val="24"/>
          <w:vertAlign w:val="superscript"/>
          <w:rPrChange w:id="1490"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491" w:author="JY0225" w:date="2017-08-24T11:10:00Z">
            <w:rPr>
              <w:color w:val="000000" w:themeColor="text1"/>
              <w:vertAlign w:val="superscript"/>
            </w:rPr>
          </w:rPrChange>
        </w:rPr>
        <w:t>[14]</w:t>
      </w:r>
      <w:r w:rsidR="00FC3AD5" w:rsidRPr="0034779C">
        <w:rPr>
          <w:rFonts w:asciiTheme="minorEastAsia" w:hAnsiTheme="minorEastAsia"/>
          <w:color w:val="000000" w:themeColor="text1"/>
          <w:sz w:val="24"/>
          <w:szCs w:val="24"/>
          <w:vertAlign w:val="superscript"/>
          <w:rPrChange w:id="1492" w:author="JY0225" w:date="2017-08-24T11:10:00Z">
            <w:rPr>
              <w:color w:val="000000" w:themeColor="text1"/>
              <w:vertAlign w:val="superscript"/>
            </w:rPr>
          </w:rPrChange>
        </w:rPr>
        <w:fldChar w:fldCharType="end"/>
      </w:r>
      <w:r w:rsidRPr="0034779C">
        <w:rPr>
          <w:rFonts w:asciiTheme="minorEastAsia" w:hAnsiTheme="minorEastAsia" w:cs="Times New Roman" w:hint="eastAsia"/>
          <w:color w:val="000000" w:themeColor="text1"/>
          <w:spacing w:val="10"/>
          <w:sz w:val="24"/>
          <w:szCs w:val="24"/>
          <w:rPrChange w:id="1493" w:author="JY0225" w:date="2017-08-24T11:10:00Z">
            <w:rPr>
              <w:rFonts w:ascii="Times New Roman" w:hAnsi="Times New Roman" w:cs="Times New Roman" w:hint="eastAsia"/>
              <w:color w:val="000000" w:themeColor="text1"/>
              <w:spacing w:val="10"/>
              <w:sz w:val="24"/>
            </w:rPr>
          </w:rPrChange>
        </w:rPr>
        <w:t>。</w:t>
      </w:r>
    </w:p>
    <w:p w14:paraId="339F3D3B" w14:textId="25AD803A" w:rsidR="00B01C9B" w:rsidRPr="0034779C" w:rsidRDefault="00F058B2" w:rsidP="007527DE">
      <w:pPr>
        <w:spacing w:line="400" w:lineRule="exact"/>
        <w:ind w:firstLine="420"/>
        <w:rPr>
          <w:rFonts w:asciiTheme="minorEastAsia" w:hAnsiTheme="minorEastAsia" w:cs="Times New Roman"/>
          <w:color w:val="000000" w:themeColor="text1"/>
          <w:spacing w:val="10"/>
          <w:sz w:val="24"/>
          <w:szCs w:val="24"/>
          <w:rPrChange w:id="1494"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495" w:author="JY0225" w:date="2017-08-24T11:10:00Z">
            <w:rPr>
              <w:rFonts w:ascii="Times New Roman" w:hAnsi="Times New Roman" w:cs="Times New Roman" w:hint="eastAsia"/>
              <w:color w:val="000000" w:themeColor="text1"/>
              <w:spacing w:val="10"/>
              <w:sz w:val="24"/>
            </w:rPr>
          </w:rPrChange>
        </w:rPr>
        <w:t>随着云端数据的积累，</w:t>
      </w:r>
      <w:r w:rsidR="000F3051" w:rsidRPr="0034779C">
        <w:rPr>
          <w:rFonts w:asciiTheme="minorEastAsia" w:hAnsiTheme="minorEastAsia" w:cs="Times New Roman" w:hint="eastAsia"/>
          <w:color w:val="000000" w:themeColor="text1"/>
          <w:spacing w:val="10"/>
          <w:sz w:val="24"/>
          <w:szCs w:val="24"/>
          <w:rPrChange w:id="1496" w:author="JY0225" w:date="2017-08-24T11:10:00Z">
            <w:rPr>
              <w:rFonts w:ascii="Times New Roman" w:hAnsi="Times New Roman" w:cs="Times New Roman" w:hint="eastAsia"/>
              <w:color w:val="000000" w:themeColor="text1"/>
              <w:spacing w:val="10"/>
              <w:sz w:val="24"/>
            </w:rPr>
          </w:rPrChange>
        </w:rPr>
        <w:t>服务端存储</w:t>
      </w:r>
      <w:r w:rsidR="001C57EE" w:rsidRPr="0034779C">
        <w:rPr>
          <w:rFonts w:asciiTheme="minorEastAsia" w:hAnsiTheme="minorEastAsia" w:cs="Times New Roman" w:hint="eastAsia"/>
          <w:color w:val="000000" w:themeColor="text1"/>
          <w:spacing w:val="10"/>
          <w:sz w:val="24"/>
          <w:szCs w:val="24"/>
          <w:rPrChange w:id="1497" w:author="JY0225" w:date="2017-08-24T11:10:00Z">
            <w:rPr>
              <w:rFonts w:ascii="Times New Roman" w:hAnsi="Times New Roman" w:cs="Times New Roman" w:hint="eastAsia"/>
              <w:color w:val="000000" w:themeColor="text1"/>
              <w:spacing w:val="10"/>
              <w:sz w:val="24"/>
            </w:rPr>
          </w:rPrChange>
        </w:rPr>
        <w:t>了</w:t>
      </w:r>
      <w:r w:rsidR="00B72768" w:rsidRPr="0034779C">
        <w:rPr>
          <w:rFonts w:asciiTheme="minorEastAsia" w:hAnsiTheme="minorEastAsia" w:cs="Times New Roman" w:hint="eastAsia"/>
          <w:color w:val="000000" w:themeColor="text1"/>
          <w:spacing w:val="10"/>
          <w:sz w:val="24"/>
          <w:szCs w:val="24"/>
          <w:rPrChange w:id="1498" w:author="JY0225" w:date="2017-08-24T11:10:00Z">
            <w:rPr>
              <w:rFonts w:ascii="Times New Roman" w:hAnsi="Times New Roman" w:cs="Times New Roman" w:hint="eastAsia"/>
              <w:color w:val="000000" w:themeColor="text1"/>
              <w:spacing w:val="10"/>
              <w:sz w:val="24"/>
            </w:rPr>
          </w:rPrChange>
        </w:rPr>
        <w:t>大量</w:t>
      </w:r>
      <w:commentRangeStart w:id="1499"/>
      <w:r w:rsidR="00B72768" w:rsidRPr="0034779C">
        <w:rPr>
          <w:rFonts w:asciiTheme="minorEastAsia" w:hAnsiTheme="minorEastAsia" w:cs="Times New Roman" w:hint="eastAsia"/>
          <w:color w:val="000000" w:themeColor="text1"/>
          <w:spacing w:val="10"/>
          <w:sz w:val="24"/>
          <w:szCs w:val="24"/>
          <w:rPrChange w:id="1500" w:author="JY0225" w:date="2017-08-24T11:10:00Z">
            <w:rPr>
              <w:rFonts w:ascii="Times New Roman" w:hAnsi="Times New Roman" w:cs="Times New Roman" w:hint="eastAsia"/>
              <w:color w:val="000000" w:themeColor="text1"/>
              <w:spacing w:val="10"/>
              <w:sz w:val="24"/>
            </w:rPr>
          </w:rPrChange>
        </w:rPr>
        <w:t>冗余</w:t>
      </w:r>
      <w:commentRangeEnd w:id="1499"/>
      <w:r w:rsidR="000879DD" w:rsidRPr="0034779C">
        <w:rPr>
          <w:rStyle w:val="ad"/>
          <w:rFonts w:asciiTheme="minorEastAsia" w:hAnsiTheme="minorEastAsia" w:cs="Times New Roman"/>
          <w:color w:val="000000" w:themeColor="text1"/>
          <w:sz w:val="24"/>
          <w:szCs w:val="24"/>
          <w:rPrChange w:id="1501" w:author="JY0225" w:date="2017-08-24T11:10:00Z">
            <w:rPr>
              <w:rStyle w:val="ad"/>
              <w:rFonts w:ascii="Calibri" w:eastAsia="宋体" w:hAnsi="Calibri" w:cs="Times New Roman"/>
              <w:color w:val="000000" w:themeColor="text1"/>
            </w:rPr>
          </w:rPrChange>
        </w:rPr>
        <w:commentReference w:id="1499"/>
      </w:r>
      <w:r w:rsidR="001C57EE" w:rsidRPr="0034779C">
        <w:rPr>
          <w:rFonts w:asciiTheme="minorEastAsia" w:hAnsiTheme="minorEastAsia" w:cs="Times New Roman" w:hint="eastAsia"/>
          <w:color w:val="000000" w:themeColor="text1"/>
          <w:spacing w:val="10"/>
          <w:sz w:val="24"/>
          <w:szCs w:val="24"/>
          <w:rPrChange w:id="1502" w:author="JY0225" w:date="2017-08-24T11:10:00Z">
            <w:rPr>
              <w:rFonts w:ascii="Times New Roman" w:hAnsi="Times New Roman" w:cs="Times New Roman" w:hint="eastAsia"/>
              <w:color w:val="000000" w:themeColor="text1"/>
              <w:spacing w:val="10"/>
              <w:sz w:val="24"/>
            </w:rPr>
          </w:rPrChange>
        </w:rPr>
        <w:t>的数据</w:t>
      </w:r>
      <w:r w:rsidR="00936035" w:rsidRPr="0034779C">
        <w:rPr>
          <w:rFonts w:asciiTheme="minorEastAsia" w:hAnsiTheme="minorEastAsia"/>
          <w:color w:val="000000" w:themeColor="text1"/>
          <w:sz w:val="24"/>
          <w:szCs w:val="24"/>
          <w:vertAlign w:val="superscript"/>
          <w:rPrChange w:id="1503" w:author="JY0225" w:date="2017-08-24T11:10:00Z">
            <w:rPr>
              <w:color w:val="000000" w:themeColor="text1"/>
              <w:vertAlign w:val="superscript"/>
            </w:rPr>
          </w:rPrChange>
        </w:rPr>
        <w:fldChar w:fldCharType="begin"/>
      </w:r>
      <w:r w:rsidR="00936035" w:rsidRPr="0034779C">
        <w:rPr>
          <w:rFonts w:asciiTheme="minorEastAsia" w:hAnsiTheme="minorEastAsia"/>
          <w:color w:val="000000" w:themeColor="text1"/>
          <w:sz w:val="24"/>
          <w:szCs w:val="24"/>
          <w:vertAlign w:val="superscript"/>
          <w:rPrChange w:id="1504" w:author="JY0225" w:date="2017-08-24T11:10:00Z">
            <w:rPr>
              <w:color w:val="000000" w:themeColor="text1"/>
              <w:vertAlign w:val="superscript"/>
            </w:rPr>
          </w:rPrChange>
        </w:rPr>
        <w:instrText xml:space="preserve"> REF _Ref489793121 \r \h </w:instrText>
      </w:r>
      <w:r w:rsidR="0034779C" w:rsidRPr="0034779C">
        <w:rPr>
          <w:rFonts w:asciiTheme="minorEastAsia" w:hAnsiTheme="minorEastAsia"/>
          <w:color w:val="000000" w:themeColor="text1"/>
          <w:sz w:val="24"/>
          <w:szCs w:val="24"/>
          <w:vertAlign w:val="superscript"/>
          <w:rPrChange w:id="1505" w:author="JY0225" w:date="2017-08-24T11:10:00Z">
            <w:rPr>
              <w:color w:val="000000" w:themeColor="text1"/>
              <w:sz w:val="24"/>
              <w:szCs w:val="24"/>
              <w:vertAlign w:val="superscript"/>
            </w:rPr>
          </w:rPrChange>
        </w:rPr>
        <w:instrText xml:space="preserve"> \* MERGEFORMAT </w:instrText>
      </w:r>
      <w:r w:rsidR="00936035" w:rsidRPr="0034779C">
        <w:rPr>
          <w:rFonts w:asciiTheme="minorEastAsia" w:hAnsiTheme="minorEastAsia"/>
          <w:color w:val="000000" w:themeColor="text1"/>
          <w:sz w:val="24"/>
          <w:szCs w:val="24"/>
          <w:vertAlign w:val="superscript"/>
          <w:rPrChange w:id="1506" w:author="JY0225" w:date="2017-08-24T11:10:00Z">
            <w:rPr>
              <w:rFonts w:asciiTheme="minorEastAsia" w:hAnsiTheme="minorEastAsia"/>
              <w:color w:val="000000" w:themeColor="text1"/>
              <w:sz w:val="24"/>
              <w:szCs w:val="24"/>
              <w:vertAlign w:val="superscript"/>
            </w:rPr>
          </w:rPrChange>
        </w:rPr>
      </w:r>
      <w:r w:rsidR="00936035" w:rsidRPr="0034779C">
        <w:rPr>
          <w:rFonts w:asciiTheme="minorEastAsia" w:hAnsiTheme="minorEastAsia"/>
          <w:color w:val="000000" w:themeColor="text1"/>
          <w:sz w:val="24"/>
          <w:szCs w:val="24"/>
          <w:vertAlign w:val="superscript"/>
          <w:rPrChange w:id="1507"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508" w:author="JY0225" w:date="2017-08-24T11:10:00Z">
            <w:rPr>
              <w:color w:val="000000" w:themeColor="text1"/>
              <w:vertAlign w:val="superscript"/>
            </w:rPr>
          </w:rPrChange>
        </w:rPr>
        <w:t>[15]</w:t>
      </w:r>
      <w:r w:rsidR="00936035" w:rsidRPr="0034779C">
        <w:rPr>
          <w:rFonts w:asciiTheme="minorEastAsia" w:hAnsiTheme="minorEastAsia"/>
          <w:color w:val="000000" w:themeColor="text1"/>
          <w:sz w:val="24"/>
          <w:szCs w:val="24"/>
          <w:vertAlign w:val="superscript"/>
          <w:rPrChange w:id="1509" w:author="JY0225" w:date="2017-08-24T11:10:00Z">
            <w:rPr>
              <w:color w:val="000000" w:themeColor="text1"/>
              <w:vertAlign w:val="superscript"/>
            </w:rPr>
          </w:rPrChange>
        </w:rPr>
        <w:fldChar w:fldCharType="end"/>
      </w:r>
      <w:r w:rsidR="00936035" w:rsidRPr="0034779C">
        <w:rPr>
          <w:rFonts w:asciiTheme="minorEastAsia" w:hAnsiTheme="minorEastAsia"/>
          <w:color w:val="000000" w:themeColor="text1"/>
          <w:sz w:val="24"/>
          <w:szCs w:val="24"/>
          <w:vertAlign w:val="superscript"/>
          <w:rPrChange w:id="1510" w:author="JY0225" w:date="2017-08-24T11:10:00Z">
            <w:rPr>
              <w:color w:val="000000" w:themeColor="text1"/>
              <w:vertAlign w:val="superscript"/>
            </w:rPr>
          </w:rPrChange>
        </w:rPr>
        <w:fldChar w:fldCharType="begin"/>
      </w:r>
      <w:r w:rsidR="00936035" w:rsidRPr="0034779C">
        <w:rPr>
          <w:rFonts w:asciiTheme="minorEastAsia" w:hAnsiTheme="minorEastAsia"/>
          <w:color w:val="000000" w:themeColor="text1"/>
          <w:sz w:val="24"/>
          <w:szCs w:val="24"/>
          <w:vertAlign w:val="superscript"/>
          <w:rPrChange w:id="1511" w:author="JY0225" w:date="2017-08-24T11:10:00Z">
            <w:rPr>
              <w:color w:val="000000" w:themeColor="text1"/>
              <w:vertAlign w:val="superscript"/>
            </w:rPr>
          </w:rPrChange>
        </w:rPr>
        <w:instrText xml:space="preserve"> REF _Ref489793122 \r \h </w:instrText>
      </w:r>
      <w:r w:rsidR="0034779C" w:rsidRPr="0034779C">
        <w:rPr>
          <w:rFonts w:asciiTheme="minorEastAsia" w:hAnsiTheme="minorEastAsia"/>
          <w:color w:val="000000" w:themeColor="text1"/>
          <w:sz w:val="24"/>
          <w:szCs w:val="24"/>
          <w:vertAlign w:val="superscript"/>
          <w:rPrChange w:id="1512" w:author="JY0225" w:date="2017-08-24T11:10:00Z">
            <w:rPr>
              <w:color w:val="000000" w:themeColor="text1"/>
              <w:sz w:val="24"/>
              <w:szCs w:val="24"/>
              <w:vertAlign w:val="superscript"/>
            </w:rPr>
          </w:rPrChange>
        </w:rPr>
        <w:instrText xml:space="preserve"> \* MERGEFORMAT </w:instrText>
      </w:r>
      <w:r w:rsidR="00936035" w:rsidRPr="0034779C">
        <w:rPr>
          <w:rFonts w:asciiTheme="minorEastAsia" w:hAnsiTheme="minorEastAsia"/>
          <w:color w:val="000000" w:themeColor="text1"/>
          <w:sz w:val="24"/>
          <w:szCs w:val="24"/>
          <w:vertAlign w:val="superscript"/>
          <w:rPrChange w:id="1513" w:author="JY0225" w:date="2017-08-24T11:10:00Z">
            <w:rPr>
              <w:rFonts w:asciiTheme="minorEastAsia" w:hAnsiTheme="minorEastAsia"/>
              <w:color w:val="000000" w:themeColor="text1"/>
              <w:sz w:val="24"/>
              <w:szCs w:val="24"/>
              <w:vertAlign w:val="superscript"/>
            </w:rPr>
          </w:rPrChange>
        </w:rPr>
      </w:r>
      <w:r w:rsidR="00936035" w:rsidRPr="0034779C">
        <w:rPr>
          <w:rFonts w:asciiTheme="minorEastAsia" w:hAnsiTheme="minorEastAsia"/>
          <w:color w:val="000000" w:themeColor="text1"/>
          <w:sz w:val="24"/>
          <w:szCs w:val="24"/>
          <w:vertAlign w:val="superscript"/>
          <w:rPrChange w:id="1514" w:author="JY0225" w:date="2017-08-24T11:10:00Z">
            <w:rPr>
              <w:color w:val="000000" w:themeColor="text1"/>
              <w:vertAlign w:val="superscript"/>
            </w:rPr>
          </w:rPrChange>
        </w:rPr>
        <w:fldChar w:fldCharType="separate"/>
      </w:r>
      <w:ins w:id="1515" w:author="JY0225" w:date="2017-08-23T16:27:00Z">
        <w:r w:rsidR="008E2759" w:rsidRPr="0034779C">
          <w:rPr>
            <w:rFonts w:asciiTheme="minorEastAsia" w:hAnsiTheme="minorEastAsia"/>
            <w:color w:val="000000" w:themeColor="text1"/>
            <w:sz w:val="24"/>
            <w:szCs w:val="24"/>
            <w:vertAlign w:val="superscript"/>
            <w:rPrChange w:id="1516" w:author="JY0225" w:date="2017-08-24T11:10:00Z">
              <w:rPr>
                <w:color w:val="000000" w:themeColor="text1"/>
                <w:vertAlign w:val="superscript"/>
              </w:rPr>
            </w:rPrChange>
          </w:rPr>
          <w:t>[1]</w:t>
        </w:r>
      </w:ins>
      <w:del w:id="1517" w:author="JY0225" w:date="2017-08-23T16:27:00Z">
        <w:r w:rsidR="006D560D" w:rsidRPr="0034779C" w:rsidDel="008E2759">
          <w:rPr>
            <w:rFonts w:asciiTheme="minorEastAsia" w:hAnsiTheme="minorEastAsia"/>
            <w:color w:val="000000" w:themeColor="text1"/>
            <w:sz w:val="24"/>
            <w:szCs w:val="24"/>
            <w:vertAlign w:val="superscript"/>
            <w:rPrChange w:id="1518" w:author="JY0225" w:date="2017-08-24T11:10:00Z">
              <w:rPr>
                <w:color w:val="000000" w:themeColor="text1"/>
                <w:vertAlign w:val="superscript"/>
              </w:rPr>
            </w:rPrChange>
          </w:rPr>
          <w:delText>[16]</w:delText>
        </w:r>
      </w:del>
      <w:r w:rsidR="00936035" w:rsidRPr="0034779C">
        <w:rPr>
          <w:rFonts w:asciiTheme="minorEastAsia" w:hAnsiTheme="minorEastAsia"/>
          <w:color w:val="000000" w:themeColor="text1"/>
          <w:sz w:val="24"/>
          <w:szCs w:val="24"/>
          <w:vertAlign w:val="superscript"/>
          <w:rPrChange w:id="1519" w:author="JY0225" w:date="2017-08-24T11:10:00Z">
            <w:rPr>
              <w:color w:val="000000" w:themeColor="text1"/>
              <w:vertAlign w:val="superscript"/>
            </w:rPr>
          </w:rPrChange>
        </w:rPr>
        <w:fldChar w:fldCharType="end"/>
      </w:r>
      <w:r w:rsidR="00835116" w:rsidRPr="0034779C">
        <w:rPr>
          <w:rFonts w:asciiTheme="minorEastAsia" w:hAnsiTheme="minorEastAsia" w:cs="Times New Roman" w:hint="eastAsia"/>
          <w:color w:val="000000" w:themeColor="text1"/>
          <w:spacing w:val="10"/>
          <w:sz w:val="24"/>
          <w:szCs w:val="24"/>
          <w:rPrChange w:id="1520" w:author="JY0225" w:date="2017-08-24T11:10:00Z">
            <w:rPr>
              <w:rFonts w:ascii="Times New Roman" w:hAnsi="Times New Roman" w:cs="Times New Roman" w:hint="eastAsia"/>
              <w:color w:val="000000" w:themeColor="text1"/>
              <w:spacing w:val="10"/>
              <w:sz w:val="24"/>
            </w:rPr>
          </w:rPrChange>
        </w:rPr>
        <w:t>。</w:t>
      </w:r>
      <w:r w:rsidR="003A6A46" w:rsidRPr="0034779C">
        <w:rPr>
          <w:rFonts w:asciiTheme="minorEastAsia" w:hAnsiTheme="minorEastAsia" w:cs="Times New Roman" w:hint="eastAsia"/>
          <w:color w:val="000000" w:themeColor="text1"/>
          <w:spacing w:val="10"/>
          <w:sz w:val="24"/>
          <w:szCs w:val="24"/>
          <w:rPrChange w:id="1521" w:author="JY0225" w:date="2017-08-24T11:10:00Z">
            <w:rPr>
              <w:rFonts w:ascii="Times New Roman" w:hAnsi="Times New Roman" w:cs="Times New Roman" w:hint="eastAsia"/>
              <w:color w:val="000000" w:themeColor="text1"/>
              <w:spacing w:val="10"/>
              <w:sz w:val="24"/>
            </w:rPr>
          </w:rPrChange>
        </w:rPr>
        <w:t>减少数据冗余以节省服务器的存储空间</w:t>
      </w:r>
      <w:r w:rsidR="00F20C43" w:rsidRPr="0034779C">
        <w:rPr>
          <w:rFonts w:asciiTheme="minorEastAsia" w:hAnsiTheme="minorEastAsia" w:cs="Times New Roman" w:hint="eastAsia"/>
          <w:color w:val="000000" w:themeColor="text1"/>
          <w:spacing w:val="10"/>
          <w:sz w:val="24"/>
          <w:szCs w:val="24"/>
          <w:rPrChange w:id="1522" w:author="JY0225" w:date="2017-08-24T11:10:00Z">
            <w:rPr>
              <w:rFonts w:ascii="Times New Roman" w:hAnsi="Times New Roman" w:cs="Times New Roman" w:hint="eastAsia"/>
              <w:color w:val="000000" w:themeColor="text1"/>
              <w:spacing w:val="10"/>
              <w:sz w:val="24"/>
            </w:rPr>
          </w:rPrChange>
        </w:rPr>
        <w:t>是十分有必要的，同时</w:t>
      </w:r>
      <w:r w:rsidR="00A60355" w:rsidRPr="0034779C">
        <w:rPr>
          <w:rFonts w:asciiTheme="minorEastAsia" w:hAnsiTheme="minorEastAsia" w:cs="Times New Roman" w:hint="eastAsia"/>
          <w:color w:val="000000" w:themeColor="text1"/>
          <w:spacing w:val="10"/>
          <w:sz w:val="24"/>
          <w:szCs w:val="24"/>
          <w:rPrChange w:id="1523" w:author="JY0225" w:date="2017-08-24T11:10:00Z">
            <w:rPr>
              <w:rFonts w:ascii="Times New Roman" w:hAnsi="Times New Roman" w:cs="Times New Roman" w:hint="eastAsia"/>
              <w:color w:val="000000" w:themeColor="text1"/>
              <w:spacing w:val="10"/>
              <w:sz w:val="24"/>
            </w:rPr>
          </w:rPrChange>
        </w:rPr>
        <w:t>还</w:t>
      </w:r>
      <w:r w:rsidR="00221934" w:rsidRPr="0034779C">
        <w:rPr>
          <w:rFonts w:asciiTheme="minorEastAsia" w:hAnsiTheme="minorEastAsia" w:cs="Times New Roman" w:hint="eastAsia"/>
          <w:color w:val="000000" w:themeColor="text1"/>
          <w:spacing w:val="10"/>
          <w:sz w:val="24"/>
          <w:szCs w:val="24"/>
          <w:rPrChange w:id="1524" w:author="JY0225" w:date="2017-08-24T11:10:00Z">
            <w:rPr>
              <w:rFonts w:ascii="Times New Roman" w:hAnsi="Times New Roman" w:cs="Times New Roman" w:hint="eastAsia"/>
              <w:color w:val="000000" w:themeColor="text1"/>
              <w:spacing w:val="10"/>
              <w:sz w:val="24"/>
            </w:rPr>
          </w:rPrChange>
        </w:rPr>
        <w:t>能为用户提供一种新的功能，这种功能称之为</w:t>
      </w:r>
      <w:r w:rsidR="00F20C43" w:rsidRPr="0034779C">
        <w:rPr>
          <w:rFonts w:asciiTheme="minorEastAsia" w:hAnsiTheme="minorEastAsia" w:cs="Times New Roman" w:hint="eastAsia"/>
          <w:color w:val="000000" w:themeColor="text1"/>
          <w:spacing w:val="10"/>
          <w:sz w:val="24"/>
          <w:szCs w:val="24"/>
          <w:rPrChange w:id="1525" w:author="JY0225" w:date="2017-08-24T11:10:00Z">
            <w:rPr>
              <w:rFonts w:ascii="Times New Roman" w:hAnsi="Times New Roman" w:cs="Times New Roman" w:hint="eastAsia"/>
              <w:color w:val="000000" w:themeColor="text1"/>
              <w:spacing w:val="10"/>
              <w:sz w:val="24"/>
            </w:rPr>
          </w:rPrChange>
        </w:rPr>
        <w:t>“秒传</w:t>
      </w:r>
      <w:r w:rsidR="00221934" w:rsidRPr="0034779C">
        <w:rPr>
          <w:rFonts w:asciiTheme="minorEastAsia" w:hAnsiTheme="minorEastAsia" w:cs="Times New Roman" w:hint="eastAsia"/>
          <w:color w:val="000000" w:themeColor="text1"/>
          <w:spacing w:val="10"/>
          <w:sz w:val="24"/>
          <w:szCs w:val="24"/>
          <w:rPrChange w:id="1526" w:author="JY0225" w:date="2017-08-24T11:10:00Z">
            <w:rPr>
              <w:rFonts w:ascii="Times New Roman" w:hAnsi="Times New Roman" w:cs="Times New Roman" w:hint="eastAsia"/>
              <w:color w:val="000000" w:themeColor="text1"/>
              <w:spacing w:val="10"/>
              <w:sz w:val="24"/>
            </w:rPr>
          </w:rPrChange>
        </w:rPr>
        <w:t>”</w:t>
      </w:r>
      <w:r w:rsidR="00936035" w:rsidRPr="0034779C">
        <w:rPr>
          <w:rFonts w:asciiTheme="minorEastAsia" w:hAnsiTheme="minorEastAsia"/>
          <w:color w:val="000000" w:themeColor="text1"/>
          <w:sz w:val="24"/>
          <w:szCs w:val="24"/>
          <w:vertAlign w:val="superscript"/>
          <w:rPrChange w:id="1527" w:author="JY0225" w:date="2017-08-24T11:10:00Z">
            <w:rPr>
              <w:color w:val="000000" w:themeColor="text1"/>
              <w:vertAlign w:val="superscript"/>
            </w:rPr>
          </w:rPrChange>
        </w:rPr>
        <w:fldChar w:fldCharType="begin"/>
      </w:r>
      <w:r w:rsidR="00936035" w:rsidRPr="0034779C">
        <w:rPr>
          <w:rFonts w:asciiTheme="minorEastAsia" w:hAnsiTheme="minorEastAsia"/>
          <w:color w:val="000000" w:themeColor="text1"/>
          <w:sz w:val="24"/>
          <w:szCs w:val="24"/>
          <w:vertAlign w:val="superscript"/>
          <w:rPrChange w:id="1528" w:author="JY0225" w:date="2017-08-24T11:10:00Z">
            <w:rPr>
              <w:color w:val="000000" w:themeColor="text1"/>
              <w:vertAlign w:val="superscript"/>
            </w:rPr>
          </w:rPrChange>
        </w:rPr>
        <w:instrText xml:space="preserve"> REF _Ref489793153 \r \h </w:instrText>
      </w:r>
      <w:r w:rsidR="0034779C" w:rsidRPr="0034779C">
        <w:rPr>
          <w:rFonts w:asciiTheme="minorEastAsia" w:hAnsiTheme="minorEastAsia"/>
          <w:color w:val="000000" w:themeColor="text1"/>
          <w:sz w:val="24"/>
          <w:szCs w:val="24"/>
          <w:vertAlign w:val="superscript"/>
          <w:rPrChange w:id="1529" w:author="JY0225" w:date="2017-08-24T11:10:00Z">
            <w:rPr>
              <w:color w:val="000000" w:themeColor="text1"/>
              <w:sz w:val="24"/>
              <w:szCs w:val="24"/>
              <w:vertAlign w:val="superscript"/>
            </w:rPr>
          </w:rPrChange>
        </w:rPr>
        <w:instrText xml:space="preserve"> \* MERGEFORMAT </w:instrText>
      </w:r>
      <w:r w:rsidR="00936035" w:rsidRPr="0034779C">
        <w:rPr>
          <w:rFonts w:asciiTheme="minorEastAsia" w:hAnsiTheme="minorEastAsia"/>
          <w:color w:val="000000" w:themeColor="text1"/>
          <w:sz w:val="24"/>
          <w:szCs w:val="24"/>
          <w:vertAlign w:val="superscript"/>
          <w:rPrChange w:id="1530" w:author="JY0225" w:date="2017-08-24T11:10:00Z">
            <w:rPr>
              <w:rFonts w:asciiTheme="minorEastAsia" w:hAnsiTheme="minorEastAsia"/>
              <w:color w:val="000000" w:themeColor="text1"/>
              <w:sz w:val="24"/>
              <w:szCs w:val="24"/>
              <w:vertAlign w:val="superscript"/>
            </w:rPr>
          </w:rPrChange>
        </w:rPr>
      </w:r>
      <w:r w:rsidR="00936035" w:rsidRPr="0034779C">
        <w:rPr>
          <w:rFonts w:asciiTheme="minorEastAsia" w:hAnsiTheme="minorEastAsia"/>
          <w:color w:val="000000" w:themeColor="text1"/>
          <w:sz w:val="24"/>
          <w:szCs w:val="24"/>
          <w:vertAlign w:val="superscript"/>
          <w:rPrChange w:id="1531"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532" w:author="JY0225" w:date="2017-08-24T11:10:00Z">
            <w:rPr>
              <w:color w:val="000000" w:themeColor="text1"/>
              <w:vertAlign w:val="superscript"/>
            </w:rPr>
          </w:rPrChange>
        </w:rPr>
        <w:t>[17]</w:t>
      </w:r>
      <w:r w:rsidR="00936035" w:rsidRPr="0034779C">
        <w:rPr>
          <w:rFonts w:asciiTheme="minorEastAsia" w:hAnsiTheme="minorEastAsia"/>
          <w:color w:val="000000" w:themeColor="text1"/>
          <w:sz w:val="24"/>
          <w:szCs w:val="24"/>
          <w:vertAlign w:val="superscript"/>
          <w:rPrChange w:id="1533" w:author="JY0225" w:date="2017-08-24T11:10:00Z">
            <w:rPr>
              <w:color w:val="000000" w:themeColor="text1"/>
              <w:vertAlign w:val="superscript"/>
            </w:rPr>
          </w:rPrChange>
        </w:rPr>
        <w:fldChar w:fldCharType="end"/>
      </w:r>
      <w:r w:rsidR="00221934" w:rsidRPr="0034779C">
        <w:rPr>
          <w:rFonts w:asciiTheme="minorEastAsia" w:hAnsiTheme="minorEastAsia" w:cs="Times New Roman" w:hint="eastAsia"/>
          <w:color w:val="000000" w:themeColor="text1"/>
          <w:spacing w:val="10"/>
          <w:sz w:val="24"/>
          <w:szCs w:val="24"/>
          <w:rPrChange w:id="1534" w:author="JY0225" w:date="2017-08-24T11:10:00Z">
            <w:rPr>
              <w:rFonts w:ascii="Times New Roman" w:hAnsi="Times New Roman" w:cs="Times New Roman" w:hint="eastAsia"/>
              <w:color w:val="000000" w:themeColor="text1"/>
              <w:spacing w:val="10"/>
              <w:sz w:val="24"/>
            </w:rPr>
          </w:rPrChange>
        </w:rPr>
        <w:t>。</w:t>
      </w:r>
      <w:r w:rsidR="00855782" w:rsidRPr="0034779C">
        <w:rPr>
          <w:rFonts w:asciiTheme="minorEastAsia" w:hAnsiTheme="minorEastAsia" w:cs="Times New Roman" w:hint="eastAsia"/>
          <w:color w:val="000000" w:themeColor="text1"/>
          <w:spacing w:val="10"/>
          <w:sz w:val="24"/>
          <w:szCs w:val="24"/>
          <w:rPrChange w:id="1535" w:author="JY0225" w:date="2017-08-24T11:10:00Z">
            <w:rPr>
              <w:rFonts w:ascii="Times New Roman" w:hAnsi="Times New Roman" w:cs="Times New Roman" w:hint="eastAsia"/>
              <w:color w:val="000000" w:themeColor="text1"/>
              <w:spacing w:val="10"/>
              <w:sz w:val="24"/>
            </w:rPr>
          </w:rPrChange>
        </w:rPr>
        <w:t>所谓的“秒传</w:t>
      </w:r>
      <w:r w:rsidR="000879DD" w:rsidRPr="0034779C">
        <w:rPr>
          <w:rFonts w:asciiTheme="minorEastAsia" w:hAnsiTheme="minorEastAsia" w:cs="Times New Roman" w:hint="eastAsia"/>
          <w:color w:val="000000" w:themeColor="text1"/>
          <w:spacing w:val="10"/>
          <w:sz w:val="24"/>
          <w:szCs w:val="24"/>
          <w:rPrChange w:id="1536" w:author="JY0225" w:date="2017-08-24T11:10:00Z">
            <w:rPr>
              <w:rFonts w:ascii="Times New Roman" w:hAnsi="Times New Roman" w:cs="Times New Roman" w:hint="eastAsia"/>
              <w:color w:val="000000" w:themeColor="text1"/>
              <w:spacing w:val="10"/>
              <w:sz w:val="24"/>
            </w:rPr>
          </w:rPrChange>
        </w:rPr>
        <w:t>”指的是当服务器存在当前用户待上传的文件时</w:t>
      </w:r>
      <w:r w:rsidR="00553266" w:rsidRPr="0034779C">
        <w:rPr>
          <w:rFonts w:asciiTheme="minorEastAsia" w:hAnsiTheme="minorEastAsia" w:cs="Times New Roman" w:hint="eastAsia"/>
          <w:color w:val="000000" w:themeColor="text1"/>
          <w:spacing w:val="10"/>
          <w:sz w:val="24"/>
          <w:szCs w:val="24"/>
          <w:rPrChange w:id="1537" w:author="JY0225" w:date="2017-08-24T11:10:00Z">
            <w:rPr>
              <w:rFonts w:ascii="Times New Roman" w:hAnsi="Times New Roman" w:cs="Times New Roman" w:hint="eastAsia"/>
              <w:color w:val="000000" w:themeColor="text1"/>
              <w:spacing w:val="10"/>
              <w:sz w:val="24"/>
            </w:rPr>
          </w:rPrChange>
        </w:rPr>
        <w:t>（通过文件的</w:t>
      </w:r>
      <w:r w:rsidR="00553266" w:rsidRPr="0034779C">
        <w:rPr>
          <w:rFonts w:asciiTheme="minorEastAsia" w:hAnsiTheme="minorEastAsia" w:cs="Times New Roman"/>
          <w:color w:val="000000" w:themeColor="text1"/>
          <w:spacing w:val="10"/>
          <w:sz w:val="24"/>
          <w:szCs w:val="24"/>
          <w:rPrChange w:id="1538" w:author="JY0225" w:date="2017-08-24T11:10:00Z">
            <w:rPr>
              <w:rFonts w:ascii="Times New Roman" w:hAnsi="Times New Roman" w:cs="Times New Roman"/>
              <w:color w:val="000000" w:themeColor="text1"/>
              <w:spacing w:val="10"/>
              <w:sz w:val="24"/>
            </w:rPr>
          </w:rPrChange>
        </w:rPr>
        <w:t>MD5</w:t>
      </w:r>
      <w:r w:rsidR="007F3D14" w:rsidRPr="0034779C">
        <w:rPr>
          <w:rFonts w:asciiTheme="minorEastAsia" w:hAnsiTheme="minorEastAsia" w:cs="Times New Roman" w:hint="eastAsia"/>
          <w:color w:val="000000" w:themeColor="text1"/>
          <w:spacing w:val="10"/>
          <w:sz w:val="24"/>
          <w:szCs w:val="24"/>
          <w:rPrChange w:id="1539" w:author="JY0225" w:date="2017-08-24T11:10:00Z">
            <w:rPr>
              <w:rFonts w:ascii="Times New Roman" w:hAnsi="Times New Roman" w:cs="Times New Roman" w:hint="eastAsia"/>
              <w:color w:val="000000" w:themeColor="text1"/>
              <w:spacing w:val="10"/>
              <w:sz w:val="24"/>
            </w:rPr>
          </w:rPrChange>
        </w:rPr>
        <w:t>值</w:t>
      </w:r>
      <w:r w:rsidR="00553266" w:rsidRPr="0034779C">
        <w:rPr>
          <w:rFonts w:asciiTheme="minorEastAsia" w:hAnsiTheme="minorEastAsia" w:cs="Times New Roman" w:hint="eastAsia"/>
          <w:color w:val="000000" w:themeColor="text1"/>
          <w:spacing w:val="10"/>
          <w:sz w:val="24"/>
          <w:szCs w:val="24"/>
          <w:rPrChange w:id="1540" w:author="JY0225" w:date="2017-08-24T11:10:00Z">
            <w:rPr>
              <w:rFonts w:ascii="Times New Roman" w:hAnsi="Times New Roman" w:cs="Times New Roman" w:hint="eastAsia"/>
              <w:color w:val="000000" w:themeColor="text1"/>
              <w:spacing w:val="10"/>
              <w:sz w:val="24"/>
            </w:rPr>
          </w:rPrChange>
        </w:rPr>
        <w:t>进行校验</w:t>
      </w:r>
      <w:r w:rsidR="00352842" w:rsidRPr="0034779C">
        <w:rPr>
          <w:rFonts w:asciiTheme="minorEastAsia" w:hAnsiTheme="minorEastAsia"/>
          <w:color w:val="000000" w:themeColor="text1"/>
          <w:sz w:val="24"/>
          <w:szCs w:val="24"/>
          <w:vertAlign w:val="superscript"/>
          <w:rPrChange w:id="1541" w:author="JY0225" w:date="2017-08-24T11:10:00Z">
            <w:rPr>
              <w:color w:val="000000" w:themeColor="text1"/>
              <w:vertAlign w:val="superscript"/>
            </w:rPr>
          </w:rPrChange>
        </w:rPr>
        <w:t>[</w:t>
      </w:r>
      <w:r w:rsidR="00352842" w:rsidRPr="0034779C">
        <w:rPr>
          <w:rFonts w:asciiTheme="minorEastAsia" w:hAnsiTheme="minorEastAsia"/>
          <w:color w:val="000000" w:themeColor="text1"/>
          <w:sz w:val="24"/>
          <w:szCs w:val="24"/>
          <w:vertAlign w:val="superscript"/>
          <w:rPrChange w:id="1542" w:author="JY0225" w:date="2017-08-24T11:10:00Z">
            <w:rPr>
              <w:color w:val="000000" w:themeColor="text1"/>
              <w:vertAlign w:val="superscript"/>
            </w:rPr>
          </w:rPrChange>
        </w:rPr>
        <w:fldChar w:fldCharType="begin"/>
      </w:r>
      <w:r w:rsidR="00352842" w:rsidRPr="0034779C">
        <w:rPr>
          <w:rFonts w:asciiTheme="minorEastAsia" w:hAnsiTheme="minorEastAsia"/>
          <w:color w:val="000000" w:themeColor="text1"/>
          <w:sz w:val="24"/>
          <w:szCs w:val="24"/>
          <w:vertAlign w:val="superscript"/>
          <w:rPrChange w:id="1543" w:author="JY0225" w:date="2017-08-24T11:10:00Z">
            <w:rPr>
              <w:color w:val="000000" w:themeColor="text1"/>
              <w:vertAlign w:val="superscript"/>
            </w:rPr>
          </w:rPrChange>
        </w:rPr>
        <w:instrText xml:space="preserve"> REF _Ref489793205 \r \h </w:instrText>
      </w:r>
      <w:r w:rsidR="0034779C" w:rsidRPr="0034779C">
        <w:rPr>
          <w:rFonts w:asciiTheme="minorEastAsia" w:hAnsiTheme="minorEastAsia"/>
          <w:color w:val="000000" w:themeColor="text1"/>
          <w:sz w:val="24"/>
          <w:szCs w:val="24"/>
          <w:vertAlign w:val="superscript"/>
          <w:rPrChange w:id="1544" w:author="JY0225" w:date="2017-08-24T11:10:00Z">
            <w:rPr>
              <w:color w:val="000000" w:themeColor="text1"/>
              <w:sz w:val="24"/>
              <w:szCs w:val="24"/>
              <w:vertAlign w:val="superscript"/>
            </w:rPr>
          </w:rPrChange>
        </w:rPr>
        <w:instrText xml:space="preserve"> \* MERGEFORMAT </w:instrText>
      </w:r>
      <w:r w:rsidR="00352842" w:rsidRPr="0034779C">
        <w:rPr>
          <w:rFonts w:asciiTheme="minorEastAsia" w:hAnsiTheme="minorEastAsia"/>
          <w:color w:val="000000" w:themeColor="text1"/>
          <w:sz w:val="24"/>
          <w:szCs w:val="24"/>
          <w:vertAlign w:val="superscript"/>
          <w:rPrChange w:id="1545" w:author="JY0225" w:date="2017-08-24T11:10:00Z">
            <w:rPr>
              <w:rFonts w:asciiTheme="minorEastAsia" w:hAnsiTheme="minorEastAsia"/>
              <w:color w:val="000000" w:themeColor="text1"/>
              <w:sz w:val="24"/>
              <w:szCs w:val="24"/>
              <w:vertAlign w:val="superscript"/>
            </w:rPr>
          </w:rPrChange>
        </w:rPr>
      </w:r>
      <w:r w:rsidR="00352842" w:rsidRPr="0034779C">
        <w:rPr>
          <w:rFonts w:asciiTheme="minorEastAsia" w:hAnsiTheme="minorEastAsia"/>
          <w:color w:val="000000" w:themeColor="text1"/>
          <w:sz w:val="24"/>
          <w:szCs w:val="24"/>
          <w:vertAlign w:val="superscript"/>
          <w:rPrChange w:id="1546"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547" w:author="JY0225" w:date="2017-08-24T11:10:00Z">
            <w:rPr>
              <w:color w:val="000000" w:themeColor="text1"/>
              <w:vertAlign w:val="superscript"/>
            </w:rPr>
          </w:rPrChange>
        </w:rPr>
        <w:t>[18]</w:t>
      </w:r>
      <w:r w:rsidR="00352842" w:rsidRPr="0034779C">
        <w:rPr>
          <w:rFonts w:asciiTheme="minorEastAsia" w:hAnsiTheme="minorEastAsia"/>
          <w:color w:val="000000" w:themeColor="text1"/>
          <w:sz w:val="24"/>
          <w:szCs w:val="24"/>
          <w:vertAlign w:val="superscript"/>
          <w:rPrChange w:id="1548" w:author="JY0225" w:date="2017-08-24T11:10:00Z">
            <w:rPr>
              <w:color w:val="000000" w:themeColor="text1"/>
              <w:vertAlign w:val="superscript"/>
            </w:rPr>
          </w:rPrChange>
        </w:rPr>
        <w:fldChar w:fldCharType="end"/>
      </w:r>
      <w:r w:rsidR="00553266" w:rsidRPr="0034779C">
        <w:rPr>
          <w:rFonts w:asciiTheme="minorEastAsia" w:hAnsiTheme="minorEastAsia" w:cs="Times New Roman" w:hint="eastAsia"/>
          <w:color w:val="000000" w:themeColor="text1"/>
          <w:spacing w:val="10"/>
          <w:sz w:val="24"/>
          <w:szCs w:val="24"/>
          <w:rPrChange w:id="1549" w:author="JY0225" w:date="2017-08-24T11:10:00Z">
            <w:rPr>
              <w:rFonts w:ascii="Times New Roman" w:hAnsi="Times New Roman" w:cs="Times New Roman" w:hint="eastAsia"/>
              <w:color w:val="000000" w:themeColor="text1"/>
              <w:spacing w:val="10"/>
              <w:sz w:val="24"/>
            </w:rPr>
          </w:rPrChange>
        </w:rPr>
        <w:t>）</w:t>
      </w:r>
      <w:r w:rsidR="000879DD" w:rsidRPr="0034779C">
        <w:rPr>
          <w:rFonts w:asciiTheme="minorEastAsia" w:hAnsiTheme="minorEastAsia" w:cs="Times New Roman" w:hint="eastAsia"/>
          <w:color w:val="000000" w:themeColor="text1"/>
          <w:spacing w:val="10"/>
          <w:sz w:val="24"/>
          <w:szCs w:val="24"/>
          <w:rPrChange w:id="1550" w:author="JY0225" w:date="2017-08-24T11:10:00Z">
            <w:rPr>
              <w:rFonts w:ascii="Times New Roman" w:hAnsi="Times New Roman" w:cs="Times New Roman" w:hint="eastAsia"/>
              <w:color w:val="000000" w:themeColor="text1"/>
              <w:spacing w:val="10"/>
              <w:sz w:val="24"/>
            </w:rPr>
          </w:rPrChange>
        </w:rPr>
        <w:t>，不会真实</w:t>
      </w:r>
      <w:r w:rsidR="00341574" w:rsidRPr="0034779C">
        <w:rPr>
          <w:rFonts w:asciiTheme="minorEastAsia" w:hAnsiTheme="minorEastAsia" w:cs="Times New Roman" w:hint="eastAsia"/>
          <w:color w:val="000000" w:themeColor="text1"/>
          <w:spacing w:val="10"/>
          <w:sz w:val="24"/>
          <w:szCs w:val="24"/>
          <w:rPrChange w:id="1551" w:author="JY0225" w:date="2017-08-24T11:10:00Z">
            <w:rPr>
              <w:rFonts w:ascii="Times New Roman" w:hAnsi="Times New Roman" w:cs="Times New Roman" w:hint="eastAsia"/>
              <w:color w:val="000000" w:themeColor="text1"/>
              <w:spacing w:val="10"/>
              <w:sz w:val="24"/>
            </w:rPr>
          </w:rPrChange>
        </w:rPr>
        <w:t>地</w:t>
      </w:r>
      <w:r w:rsidR="000879DD" w:rsidRPr="0034779C">
        <w:rPr>
          <w:rFonts w:asciiTheme="minorEastAsia" w:hAnsiTheme="minorEastAsia" w:cs="Times New Roman" w:hint="eastAsia"/>
          <w:color w:val="000000" w:themeColor="text1"/>
          <w:spacing w:val="10"/>
          <w:sz w:val="24"/>
          <w:szCs w:val="24"/>
          <w:rPrChange w:id="1552" w:author="JY0225" w:date="2017-08-24T11:10:00Z">
            <w:rPr>
              <w:rFonts w:ascii="Times New Roman" w:hAnsi="Times New Roman" w:cs="Times New Roman" w:hint="eastAsia"/>
              <w:color w:val="000000" w:themeColor="text1"/>
              <w:spacing w:val="10"/>
              <w:sz w:val="24"/>
            </w:rPr>
          </w:rPrChange>
        </w:rPr>
        <w:t>上传该文件，而是会</w:t>
      </w:r>
      <w:r w:rsidR="00726C19" w:rsidRPr="0034779C">
        <w:rPr>
          <w:rFonts w:asciiTheme="minorEastAsia" w:hAnsiTheme="minorEastAsia" w:cs="Times New Roman" w:hint="eastAsia"/>
          <w:color w:val="000000" w:themeColor="text1"/>
          <w:spacing w:val="10"/>
          <w:sz w:val="24"/>
          <w:szCs w:val="24"/>
          <w:rPrChange w:id="1553" w:author="JY0225" w:date="2017-08-24T11:10:00Z">
            <w:rPr>
              <w:rFonts w:ascii="Times New Roman" w:hAnsi="Times New Roman" w:cs="Times New Roman" w:hint="eastAsia"/>
              <w:color w:val="000000" w:themeColor="text1"/>
              <w:spacing w:val="10"/>
              <w:sz w:val="24"/>
            </w:rPr>
          </w:rPrChange>
        </w:rPr>
        <w:t>将</w:t>
      </w:r>
      <w:r w:rsidR="001935DF" w:rsidRPr="0034779C">
        <w:rPr>
          <w:rFonts w:asciiTheme="minorEastAsia" w:hAnsiTheme="minorEastAsia" w:cs="Times New Roman" w:hint="eastAsia"/>
          <w:color w:val="000000" w:themeColor="text1"/>
          <w:spacing w:val="10"/>
          <w:sz w:val="24"/>
          <w:szCs w:val="24"/>
          <w:rPrChange w:id="1554" w:author="JY0225" w:date="2017-08-24T11:10:00Z">
            <w:rPr>
              <w:rFonts w:ascii="Times New Roman" w:hAnsi="Times New Roman" w:cs="Times New Roman" w:hint="eastAsia"/>
              <w:color w:val="000000" w:themeColor="text1"/>
              <w:spacing w:val="10"/>
              <w:sz w:val="24"/>
            </w:rPr>
          </w:rPrChange>
        </w:rPr>
        <w:t>这个文件的链接拷贝到用户的网盘中，这样能</w:t>
      </w:r>
      <w:r w:rsidR="001D0AB1" w:rsidRPr="0034779C">
        <w:rPr>
          <w:rFonts w:asciiTheme="minorEastAsia" w:hAnsiTheme="minorEastAsia" w:cs="Times New Roman" w:hint="eastAsia"/>
          <w:color w:val="000000" w:themeColor="text1"/>
          <w:spacing w:val="10"/>
          <w:sz w:val="24"/>
          <w:szCs w:val="24"/>
          <w:rPrChange w:id="1555" w:author="JY0225" w:date="2017-08-24T11:10:00Z">
            <w:rPr>
              <w:rFonts w:ascii="Times New Roman" w:hAnsi="Times New Roman" w:cs="Times New Roman" w:hint="eastAsia"/>
              <w:color w:val="000000" w:themeColor="text1"/>
              <w:spacing w:val="10"/>
              <w:sz w:val="24"/>
            </w:rPr>
          </w:rPrChange>
        </w:rPr>
        <w:t>有效地解决</w:t>
      </w:r>
      <w:r w:rsidR="001935DF" w:rsidRPr="0034779C">
        <w:rPr>
          <w:rFonts w:asciiTheme="minorEastAsia" w:hAnsiTheme="minorEastAsia" w:cs="Times New Roman" w:hint="eastAsia"/>
          <w:color w:val="000000" w:themeColor="text1"/>
          <w:spacing w:val="10"/>
          <w:sz w:val="24"/>
          <w:szCs w:val="24"/>
          <w:rPrChange w:id="1556" w:author="JY0225" w:date="2017-08-24T11:10:00Z">
            <w:rPr>
              <w:rFonts w:ascii="Times New Roman" w:hAnsi="Times New Roman" w:cs="Times New Roman" w:hint="eastAsia"/>
              <w:color w:val="000000" w:themeColor="text1"/>
              <w:spacing w:val="10"/>
              <w:sz w:val="24"/>
            </w:rPr>
          </w:rPrChange>
        </w:rPr>
        <w:t>冗余数据重复上传的问题。</w:t>
      </w:r>
      <w:r w:rsidR="00A412CC" w:rsidRPr="0034779C">
        <w:rPr>
          <w:rFonts w:asciiTheme="minorEastAsia" w:hAnsiTheme="minorEastAsia" w:cs="Times New Roman" w:hint="eastAsia"/>
          <w:color w:val="000000" w:themeColor="text1"/>
          <w:spacing w:val="10"/>
          <w:sz w:val="24"/>
          <w:szCs w:val="24"/>
          <w:rPrChange w:id="1557" w:author="JY0225" w:date="2017-08-24T11:10:00Z">
            <w:rPr>
              <w:rFonts w:ascii="Times New Roman" w:hAnsi="Times New Roman" w:cs="Times New Roman" w:hint="eastAsia"/>
              <w:color w:val="000000" w:themeColor="text1"/>
              <w:spacing w:val="10"/>
              <w:sz w:val="24"/>
            </w:rPr>
          </w:rPrChange>
        </w:rPr>
        <w:t>百度网盘和</w:t>
      </w:r>
      <w:r w:rsidR="00A412CC" w:rsidRPr="0034779C">
        <w:rPr>
          <w:rFonts w:asciiTheme="minorEastAsia" w:hAnsiTheme="minorEastAsia" w:cs="Times New Roman"/>
          <w:color w:val="000000" w:themeColor="text1"/>
          <w:spacing w:val="10"/>
          <w:sz w:val="24"/>
          <w:szCs w:val="24"/>
          <w:rPrChange w:id="1558" w:author="JY0225" w:date="2017-08-24T11:10:00Z">
            <w:rPr>
              <w:rFonts w:ascii="Times New Roman" w:hAnsi="Times New Roman" w:cs="Times New Roman"/>
              <w:color w:val="000000" w:themeColor="text1"/>
              <w:spacing w:val="10"/>
              <w:sz w:val="24"/>
            </w:rPr>
          </w:rPrChange>
        </w:rPr>
        <w:t>360</w:t>
      </w:r>
      <w:r w:rsidR="00A412CC" w:rsidRPr="0034779C">
        <w:rPr>
          <w:rFonts w:asciiTheme="minorEastAsia" w:hAnsiTheme="minorEastAsia" w:cs="Times New Roman" w:hint="eastAsia"/>
          <w:color w:val="000000" w:themeColor="text1"/>
          <w:spacing w:val="10"/>
          <w:sz w:val="24"/>
          <w:szCs w:val="24"/>
          <w:rPrChange w:id="1559" w:author="JY0225" w:date="2017-08-24T11:10:00Z">
            <w:rPr>
              <w:rFonts w:ascii="Times New Roman" w:hAnsi="Times New Roman" w:cs="Times New Roman" w:hint="eastAsia"/>
              <w:color w:val="000000" w:themeColor="text1"/>
              <w:spacing w:val="10"/>
              <w:sz w:val="24"/>
            </w:rPr>
          </w:rPrChange>
        </w:rPr>
        <w:t>云盘都支持全局的重复文件校验，为用户提供了“秒传”</w:t>
      </w:r>
      <w:r w:rsidR="00514019" w:rsidRPr="0034779C">
        <w:rPr>
          <w:rFonts w:asciiTheme="minorEastAsia" w:hAnsiTheme="minorEastAsia" w:cs="Times New Roman" w:hint="eastAsia"/>
          <w:color w:val="000000" w:themeColor="text1"/>
          <w:spacing w:val="10"/>
          <w:sz w:val="24"/>
          <w:szCs w:val="24"/>
          <w:rPrChange w:id="1560" w:author="JY0225" w:date="2017-08-24T11:10:00Z">
            <w:rPr>
              <w:rFonts w:ascii="Times New Roman" w:hAnsi="Times New Roman" w:cs="Times New Roman" w:hint="eastAsia"/>
              <w:color w:val="000000" w:themeColor="text1"/>
              <w:spacing w:val="10"/>
              <w:sz w:val="24"/>
            </w:rPr>
          </w:rPrChange>
        </w:rPr>
        <w:t>这项</w:t>
      </w:r>
      <w:r w:rsidR="00A412CC" w:rsidRPr="0034779C">
        <w:rPr>
          <w:rFonts w:asciiTheme="minorEastAsia" w:hAnsiTheme="minorEastAsia" w:cs="Times New Roman" w:hint="eastAsia"/>
          <w:color w:val="000000" w:themeColor="text1"/>
          <w:spacing w:val="10"/>
          <w:sz w:val="24"/>
          <w:szCs w:val="24"/>
          <w:rPrChange w:id="1561" w:author="JY0225" w:date="2017-08-24T11:10:00Z">
            <w:rPr>
              <w:rFonts w:ascii="Times New Roman" w:hAnsi="Times New Roman" w:cs="Times New Roman" w:hint="eastAsia"/>
              <w:color w:val="000000" w:themeColor="text1"/>
              <w:spacing w:val="10"/>
              <w:sz w:val="24"/>
            </w:rPr>
          </w:rPrChange>
        </w:rPr>
        <w:t>功能</w:t>
      </w:r>
      <w:r w:rsidR="00636312" w:rsidRPr="0034779C">
        <w:rPr>
          <w:rFonts w:asciiTheme="minorEastAsia" w:hAnsiTheme="minorEastAsia" w:cs="Times New Roman" w:hint="eastAsia"/>
          <w:color w:val="000000" w:themeColor="text1"/>
          <w:spacing w:val="10"/>
          <w:sz w:val="24"/>
          <w:szCs w:val="24"/>
          <w:rPrChange w:id="1562" w:author="JY0225" w:date="2017-08-24T11:10:00Z">
            <w:rPr>
              <w:rFonts w:ascii="Times New Roman" w:hAnsi="Times New Roman" w:cs="Times New Roman" w:hint="eastAsia"/>
              <w:color w:val="000000" w:themeColor="text1"/>
              <w:spacing w:val="10"/>
              <w:sz w:val="24"/>
            </w:rPr>
          </w:rPrChange>
        </w:rPr>
        <w:t>。</w:t>
      </w:r>
      <w:r w:rsidR="00605F11" w:rsidRPr="0034779C">
        <w:rPr>
          <w:rFonts w:asciiTheme="minorEastAsia" w:hAnsiTheme="minorEastAsia" w:cs="Times New Roman"/>
          <w:color w:val="000000" w:themeColor="text1"/>
          <w:spacing w:val="10"/>
          <w:sz w:val="24"/>
          <w:szCs w:val="24"/>
          <w:rPrChange w:id="1563" w:author="JY0225" w:date="2017-08-24T11:10:00Z">
            <w:rPr>
              <w:rFonts w:ascii="Times New Roman" w:hAnsi="Times New Roman" w:cs="Times New Roman"/>
              <w:color w:val="000000" w:themeColor="text1"/>
              <w:spacing w:val="10"/>
              <w:sz w:val="24"/>
            </w:rPr>
          </w:rPrChange>
        </w:rPr>
        <w:t>Dropbox</w:t>
      </w:r>
      <w:r w:rsidR="00341574" w:rsidRPr="0034779C">
        <w:rPr>
          <w:rFonts w:asciiTheme="minorEastAsia" w:hAnsiTheme="minorEastAsia" w:cs="Times New Roman" w:hint="eastAsia"/>
          <w:color w:val="000000" w:themeColor="text1"/>
          <w:spacing w:val="10"/>
          <w:sz w:val="24"/>
          <w:szCs w:val="24"/>
          <w:rPrChange w:id="1564" w:author="JY0225" w:date="2017-08-24T11:10:00Z">
            <w:rPr>
              <w:rFonts w:ascii="Times New Roman" w:hAnsi="Times New Roman" w:cs="Times New Roman" w:hint="eastAsia"/>
              <w:color w:val="000000" w:themeColor="text1"/>
              <w:spacing w:val="10"/>
              <w:sz w:val="24"/>
            </w:rPr>
          </w:rPrChange>
        </w:rPr>
        <w:t>采取的</w:t>
      </w:r>
      <w:r w:rsidR="00B81D41" w:rsidRPr="0034779C">
        <w:rPr>
          <w:rFonts w:asciiTheme="minorEastAsia" w:hAnsiTheme="minorEastAsia" w:cs="Times New Roman" w:hint="eastAsia"/>
          <w:color w:val="000000" w:themeColor="text1"/>
          <w:spacing w:val="10"/>
          <w:sz w:val="24"/>
          <w:szCs w:val="24"/>
          <w:rPrChange w:id="1565" w:author="JY0225" w:date="2017-08-24T11:10:00Z">
            <w:rPr>
              <w:rFonts w:ascii="Times New Roman" w:hAnsi="Times New Roman" w:cs="Times New Roman" w:hint="eastAsia"/>
              <w:color w:val="000000" w:themeColor="text1"/>
              <w:spacing w:val="10"/>
              <w:sz w:val="24"/>
            </w:rPr>
          </w:rPrChange>
        </w:rPr>
        <w:t>是一种相对折中的</w:t>
      </w:r>
      <w:r w:rsidR="00341574" w:rsidRPr="0034779C">
        <w:rPr>
          <w:rFonts w:asciiTheme="minorEastAsia" w:hAnsiTheme="minorEastAsia" w:cs="Times New Roman" w:hint="eastAsia"/>
          <w:color w:val="000000" w:themeColor="text1"/>
          <w:spacing w:val="10"/>
          <w:sz w:val="24"/>
          <w:szCs w:val="24"/>
          <w:rPrChange w:id="1566" w:author="JY0225" w:date="2017-08-24T11:10:00Z">
            <w:rPr>
              <w:rFonts w:ascii="Times New Roman" w:hAnsi="Times New Roman" w:cs="Times New Roman" w:hint="eastAsia"/>
              <w:color w:val="000000" w:themeColor="text1"/>
              <w:spacing w:val="10"/>
              <w:sz w:val="24"/>
            </w:rPr>
          </w:rPrChange>
        </w:rPr>
        <w:t>方式</w:t>
      </w:r>
      <w:r w:rsidR="00696A52" w:rsidRPr="0034779C">
        <w:rPr>
          <w:rFonts w:asciiTheme="minorEastAsia" w:hAnsiTheme="minorEastAsia" w:cs="Times New Roman" w:hint="eastAsia"/>
          <w:color w:val="000000" w:themeColor="text1"/>
          <w:spacing w:val="10"/>
          <w:sz w:val="24"/>
          <w:szCs w:val="24"/>
          <w:rPrChange w:id="1567" w:author="JY0225" w:date="2017-08-24T11:10:00Z">
            <w:rPr>
              <w:rFonts w:ascii="Times New Roman" w:hAnsi="Times New Roman" w:cs="Times New Roman" w:hint="eastAsia"/>
              <w:color w:val="000000" w:themeColor="text1"/>
              <w:spacing w:val="10"/>
              <w:sz w:val="24"/>
            </w:rPr>
          </w:rPrChange>
        </w:rPr>
        <w:t>，</w:t>
      </w:r>
      <w:r w:rsidR="009D37F5" w:rsidRPr="0034779C">
        <w:rPr>
          <w:rFonts w:asciiTheme="minorEastAsia" w:hAnsiTheme="minorEastAsia" w:cs="Times New Roman" w:hint="eastAsia"/>
          <w:color w:val="000000" w:themeColor="text1"/>
          <w:spacing w:val="10"/>
          <w:sz w:val="24"/>
          <w:szCs w:val="24"/>
          <w:rPrChange w:id="1568" w:author="JY0225" w:date="2017-08-24T11:10:00Z">
            <w:rPr>
              <w:rFonts w:ascii="Times New Roman" w:hAnsi="Times New Roman" w:cs="Times New Roman" w:hint="eastAsia"/>
              <w:color w:val="000000" w:themeColor="text1"/>
              <w:spacing w:val="10"/>
              <w:sz w:val="24"/>
            </w:rPr>
          </w:rPrChange>
        </w:rPr>
        <w:t>它不会在全局</w:t>
      </w:r>
      <w:r w:rsidR="003658AF" w:rsidRPr="0034779C">
        <w:rPr>
          <w:rFonts w:asciiTheme="minorEastAsia" w:hAnsiTheme="minorEastAsia" w:cs="Times New Roman" w:hint="eastAsia"/>
          <w:color w:val="000000" w:themeColor="text1"/>
          <w:spacing w:val="10"/>
          <w:sz w:val="24"/>
          <w:szCs w:val="24"/>
          <w:rPrChange w:id="1569" w:author="JY0225" w:date="2017-08-24T11:10:00Z">
            <w:rPr>
              <w:rFonts w:ascii="Times New Roman" w:hAnsi="Times New Roman" w:cs="Times New Roman" w:hint="eastAsia"/>
              <w:color w:val="000000" w:themeColor="text1"/>
              <w:spacing w:val="10"/>
              <w:sz w:val="24"/>
            </w:rPr>
          </w:rPrChange>
        </w:rPr>
        <w:t>文件系统中</w:t>
      </w:r>
      <w:r w:rsidR="009D37F5" w:rsidRPr="0034779C">
        <w:rPr>
          <w:rFonts w:asciiTheme="minorEastAsia" w:hAnsiTheme="minorEastAsia" w:cs="Times New Roman" w:hint="eastAsia"/>
          <w:color w:val="000000" w:themeColor="text1"/>
          <w:spacing w:val="10"/>
          <w:sz w:val="24"/>
          <w:szCs w:val="24"/>
          <w:rPrChange w:id="1570" w:author="JY0225" w:date="2017-08-24T11:10:00Z">
            <w:rPr>
              <w:rFonts w:ascii="Times New Roman" w:hAnsi="Times New Roman" w:cs="Times New Roman" w:hint="eastAsia"/>
              <w:color w:val="000000" w:themeColor="text1"/>
              <w:spacing w:val="10"/>
              <w:sz w:val="24"/>
            </w:rPr>
          </w:rPrChange>
        </w:rPr>
        <w:t>校验该文件是否存在，只针对单一用户进行去重处理，</w:t>
      </w:r>
      <w:r w:rsidR="00881D1F" w:rsidRPr="0034779C">
        <w:rPr>
          <w:rFonts w:asciiTheme="minorEastAsia" w:hAnsiTheme="minorEastAsia" w:cs="Times New Roman" w:hint="eastAsia"/>
          <w:color w:val="000000" w:themeColor="text1"/>
          <w:spacing w:val="10"/>
          <w:sz w:val="24"/>
          <w:szCs w:val="24"/>
          <w:rPrChange w:id="1571" w:author="JY0225" w:date="2017-08-24T11:10:00Z">
            <w:rPr>
              <w:rFonts w:ascii="Times New Roman" w:hAnsi="Times New Roman" w:cs="Times New Roman" w:hint="eastAsia"/>
              <w:color w:val="000000" w:themeColor="text1"/>
              <w:spacing w:val="10"/>
              <w:sz w:val="24"/>
            </w:rPr>
          </w:rPrChange>
        </w:rPr>
        <w:t>这样能</w:t>
      </w:r>
      <w:r w:rsidR="0072781F" w:rsidRPr="0034779C">
        <w:rPr>
          <w:rFonts w:asciiTheme="minorEastAsia" w:hAnsiTheme="minorEastAsia" w:cs="Times New Roman" w:hint="eastAsia"/>
          <w:color w:val="000000" w:themeColor="text1"/>
          <w:spacing w:val="10"/>
          <w:sz w:val="24"/>
          <w:szCs w:val="24"/>
          <w:rPrChange w:id="1572" w:author="JY0225" w:date="2017-08-24T11:10:00Z">
            <w:rPr>
              <w:rFonts w:ascii="Times New Roman" w:hAnsi="Times New Roman" w:cs="Times New Roman" w:hint="eastAsia"/>
              <w:color w:val="000000" w:themeColor="text1"/>
              <w:spacing w:val="10"/>
              <w:sz w:val="24"/>
            </w:rPr>
          </w:rPrChange>
        </w:rPr>
        <w:t>在</w:t>
      </w:r>
      <w:r w:rsidR="00881D1F" w:rsidRPr="0034779C">
        <w:rPr>
          <w:rFonts w:asciiTheme="minorEastAsia" w:hAnsiTheme="minorEastAsia" w:cs="Times New Roman" w:hint="eastAsia"/>
          <w:color w:val="000000" w:themeColor="text1"/>
          <w:spacing w:val="10"/>
          <w:sz w:val="24"/>
          <w:szCs w:val="24"/>
          <w:rPrChange w:id="1573" w:author="JY0225" w:date="2017-08-24T11:10:00Z">
            <w:rPr>
              <w:rFonts w:ascii="Times New Roman" w:hAnsi="Times New Roman" w:cs="Times New Roman" w:hint="eastAsia"/>
              <w:color w:val="000000" w:themeColor="text1"/>
              <w:spacing w:val="10"/>
              <w:sz w:val="24"/>
            </w:rPr>
          </w:rPrChange>
        </w:rPr>
        <w:t>很大</w:t>
      </w:r>
      <w:r w:rsidR="009B03A1" w:rsidRPr="0034779C">
        <w:rPr>
          <w:rFonts w:asciiTheme="minorEastAsia" w:hAnsiTheme="minorEastAsia" w:cs="Times New Roman" w:hint="eastAsia"/>
          <w:color w:val="000000" w:themeColor="text1"/>
          <w:spacing w:val="10"/>
          <w:sz w:val="24"/>
          <w:szCs w:val="24"/>
          <w:rPrChange w:id="1574" w:author="JY0225" w:date="2017-08-24T11:10:00Z">
            <w:rPr>
              <w:rFonts w:ascii="Times New Roman" w:hAnsi="Times New Roman" w:cs="Times New Roman" w:hint="eastAsia"/>
              <w:color w:val="000000" w:themeColor="text1"/>
              <w:spacing w:val="10"/>
              <w:sz w:val="24"/>
            </w:rPr>
          </w:rPrChange>
        </w:rPr>
        <w:t>程度上</w:t>
      </w:r>
      <w:r w:rsidR="00BB05CE" w:rsidRPr="0034779C">
        <w:rPr>
          <w:rFonts w:asciiTheme="minorEastAsia" w:hAnsiTheme="minorEastAsia" w:cs="Times New Roman" w:hint="eastAsia"/>
          <w:color w:val="000000" w:themeColor="text1"/>
          <w:spacing w:val="10"/>
          <w:sz w:val="24"/>
          <w:szCs w:val="24"/>
          <w:rPrChange w:id="1575" w:author="JY0225" w:date="2017-08-24T11:10:00Z">
            <w:rPr>
              <w:rFonts w:ascii="Times New Roman" w:hAnsi="Times New Roman" w:cs="Times New Roman" w:hint="eastAsia"/>
              <w:color w:val="000000" w:themeColor="text1"/>
              <w:spacing w:val="10"/>
              <w:sz w:val="24"/>
            </w:rPr>
          </w:rPrChange>
        </w:rPr>
        <w:t>地</w:t>
      </w:r>
      <w:r w:rsidR="00290921" w:rsidRPr="0034779C">
        <w:rPr>
          <w:rFonts w:asciiTheme="minorEastAsia" w:hAnsiTheme="minorEastAsia" w:cs="Times New Roman" w:hint="eastAsia"/>
          <w:color w:val="000000" w:themeColor="text1"/>
          <w:spacing w:val="10"/>
          <w:sz w:val="24"/>
          <w:szCs w:val="24"/>
          <w:rPrChange w:id="1576" w:author="JY0225" w:date="2017-08-24T11:10:00Z">
            <w:rPr>
              <w:rFonts w:ascii="Times New Roman" w:hAnsi="Times New Roman" w:cs="Times New Roman" w:hint="eastAsia"/>
              <w:color w:val="000000" w:themeColor="text1"/>
              <w:spacing w:val="10"/>
              <w:sz w:val="24"/>
            </w:rPr>
          </w:rPrChange>
        </w:rPr>
        <w:t>减少由去重而导致的数据安全问题</w:t>
      </w:r>
      <w:r w:rsidR="006A1318" w:rsidRPr="0034779C">
        <w:rPr>
          <w:rFonts w:asciiTheme="minorEastAsia" w:hAnsiTheme="minorEastAsia" w:cs="Times New Roman" w:hint="eastAsia"/>
          <w:color w:val="000000" w:themeColor="text1"/>
          <w:spacing w:val="10"/>
          <w:sz w:val="24"/>
          <w:szCs w:val="24"/>
          <w:rPrChange w:id="1577" w:author="JY0225" w:date="2017-08-24T11:10:00Z">
            <w:rPr>
              <w:rFonts w:ascii="Times New Roman" w:hAnsi="Times New Roman" w:cs="Times New Roman" w:hint="eastAsia"/>
              <w:color w:val="000000" w:themeColor="text1"/>
              <w:spacing w:val="10"/>
              <w:sz w:val="24"/>
            </w:rPr>
          </w:rPrChange>
        </w:rPr>
        <w:t>，</w:t>
      </w:r>
      <w:r w:rsidR="00290921" w:rsidRPr="0034779C">
        <w:rPr>
          <w:rFonts w:asciiTheme="minorEastAsia" w:hAnsiTheme="minorEastAsia" w:cs="Times New Roman" w:hint="eastAsia"/>
          <w:color w:val="000000" w:themeColor="text1"/>
          <w:spacing w:val="10"/>
          <w:sz w:val="24"/>
          <w:szCs w:val="24"/>
          <w:rPrChange w:id="1578" w:author="JY0225" w:date="2017-08-24T11:10:00Z">
            <w:rPr>
              <w:rFonts w:ascii="Times New Roman" w:hAnsi="Times New Roman" w:cs="Times New Roman" w:hint="eastAsia"/>
              <w:color w:val="000000" w:themeColor="text1"/>
              <w:spacing w:val="10"/>
              <w:sz w:val="24"/>
            </w:rPr>
          </w:rPrChange>
        </w:rPr>
        <w:t>如侧信道攻击</w:t>
      </w:r>
      <w:r w:rsidR="004A545D" w:rsidRPr="0034779C">
        <w:rPr>
          <w:rFonts w:asciiTheme="minorEastAsia" w:hAnsiTheme="minorEastAsia"/>
          <w:color w:val="000000" w:themeColor="text1"/>
          <w:sz w:val="24"/>
          <w:szCs w:val="24"/>
          <w:vertAlign w:val="superscript"/>
          <w:rPrChange w:id="1579" w:author="JY0225" w:date="2017-08-24T11:10:00Z">
            <w:rPr>
              <w:color w:val="000000" w:themeColor="text1"/>
              <w:vertAlign w:val="superscript"/>
            </w:rPr>
          </w:rPrChange>
        </w:rPr>
        <w:fldChar w:fldCharType="begin"/>
      </w:r>
      <w:r w:rsidR="004A545D" w:rsidRPr="0034779C">
        <w:rPr>
          <w:rFonts w:asciiTheme="minorEastAsia" w:hAnsiTheme="minorEastAsia"/>
          <w:color w:val="000000" w:themeColor="text1"/>
          <w:sz w:val="24"/>
          <w:szCs w:val="24"/>
          <w:vertAlign w:val="superscript"/>
          <w:rPrChange w:id="1580" w:author="JY0225" w:date="2017-08-24T11:10:00Z">
            <w:rPr>
              <w:color w:val="000000" w:themeColor="text1"/>
              <w:vertAlign w:val="superscript"/>
            </w:rPr>
          </w:rPrChange>
        </w:rPr>
        <w:instrText xml:space="preserve"> REF _Ref489793232 \r \h </w:instrText>
      </w:r>
      <w:r w:rsidR="0034779C" w:rsidRPr="0034779C">
        <w:rPr>
          <w:rFonts w:asciiTheme="minorEastAsia" w:hAnsiTheme="minorEastAsia"/>
          <w:color w:val="000000" w:themeColor="text1"/>
          <w:sz w:val="24"/>
          <w:szCs w:val="24"/>
          <w:vertAlign w:val="superscript"/>
          <w:rPrChange w:id="1581" w:author="JY0225" w:date="2017-08-24T11:10:00Z">
            <w:rPr>
              <w:color w:val="000000" w:themeColor="text1"/>
              <w:sz w:val="24"/>
              <w:szCs w:val="24"/>
              <w:vertAlign w:val="superscript"/>
            </w:rPr>
          </w:rPrChange>
        </w:rPr>
        <w:instrText xml:space="preserve"> \* MERGEFORMAT </w:instrText>
      </w:r>
      <w:r w:rsidR="004A545D" w:rsidRPr="0034779C">
        <w:rPr>
          <w:rFonts w:asciiTheme="minorEastAsia" w:hAnsiTheme="minorEastAsia"/>
          <w:color w:val="000000" w:themeColor="text1"/>
          <w:sz w:val="24"/>
          <w:szCs w:val="24"/>
          <w:vertAlign w:val="superscript"/>
          <w:rPrChange w:id="1582" w:author="JY0225" w:date="2017-08-24T11:10:00Z">
            <w:rPr>
              <w:rFonts w:asciiTheme="minorEastAsia" w:hAnsiTheme="minorEastAsia"/>
              <w:color w:val="000000" w:themeColor="text1"/>
              <w:sz w:val="24"/>
              <w:szCs w:val="24"/>
              <w:vertAlign w:val="superscript"/>
            </w:rPr>
          </w:rPrChange>
        </w:rPr>
      </w:r>
      <w:r w:rsidR="004A545D" w:rsidRPr="0034779C">
        <w:rPr>
          <w:rFonts w:asciiTheme="minorEastAsia" w:hAnsiTheme="minorEastAsia"/>
          <w:color w:val="000000" w:themeColor="text1"/>
          <w:sz w:val="24"/>
          <w:szCs w:val="24"/>
          <w:vertAlign w:val="superscript"/>
          <w:rPrChange w:id="1583"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584" w:author="JY0225" w:date="2017-08-24T11:10:00Z">
            <w:rPr>
              <w:color w:val="000000" w:themeColor="text1"/>
              <w:vertAlign w:val="superscript"/>
            </w:rPr>
          </w:rPrChange>
        </w:rPr>
        <w:t>[19]</w:t>
      </w:r>
      <w:r w:rsidR="004A545D" w:rsidRPr="0034779C">
        <w:rPr>
          <w:rFonts w:asciiTheme="minorEastAsia" w:hAnsiTheme="minorEastAsia"/>
          <w:color w:val="000000" w:themeColor="text1"/>
          <w:sz w:val="24"/>
          <w:szCs w:val="24"/>
          <w:vertAlign w:val="superscript"/>
          <w:rPrChange w:id="1585" w:author="JY0225" w:date="2017-08-24T11:10:00Z">
            <w:rPr>
              <w:color w:val="000000" w:themeColor="text1"/>
              <w:vertAlign w:val="superscript"/>
            </w:rPr>
          </w:rPrChange>
        </w:rPr>
        <w:fldChar w:fldCharType="end"/>
      </w:r>
      <w:r w:rsidR="00D835BF" w:rsidRPr="0034779C">
        <w:rPr>
          <w:rFonts w:asciiTheme="minorEastAsia" w:hAnsiTheme="minorEastAsia" w:cs="Times New Roman" w:hint="eastAsia"/>
          <w:color w:val="000000" w:themeColor="text1"/>
          <w:spacing w:val="10"/>
          <w:sz w:val="24"/>
          <w:szCs w:val="24"/>
          <w:rPrChange w:id="1586" w:author="JY0225" w:date="2017-08-24T11:10:00Z">
            <w:rPr>
              <w:rFonts w:ascii="Times New Roman" w:hAnsi="Times New Roman" w:cs="Times New Roman" w:hint="eastAsia"/>
              <w:color w:val="000000" w:themeColor="text1"/>
              <w:spacing w:val="10"/>
              <w:sz w:val="24"/>
            </w:rPr>
          </w:rPrChange>
        </w:rPr>
        <w:t>。</w:t>
      </w:r>
      <w:r w:rsidR="00E91D9F" w:rsidRPr="0034779C">
        <w:rPr>
          <w:rFonts w:asciiTheme="minorEastAsia" w:hAnsiTheme="minorEastAsia" w:cs="Times New Roman"/>
          <w:color w:val="000000" w:themeColor="text1"/>
          <w:spacing w:val="10"/>
          <w:sz w:val="24"/>
          <w:szCs w:val="24"/>
          <w:rPrChange w:id="1587" w:author="JY0225" w:date="2017-08-24T11:10:00Z">
            <w:rPr>
              <w:rFonts w:ascii="Times New Roman" w:hAnsi="Times New Roman" w:cs="Times New Roman"/>
              <w:color w:val="000000" w:themeColor="text1"/>
              <w:spacing w:val="10"/>
              <w:sz w:val="24"/>
            </w:rPr>
          </w:rPrChange>
        </w:rPr>
        <w:t>Google Drive</w:t>
      </w:r>
      <w:r w:rsidR="00DC2A12" w:rsidRPr="0034779C">
        <w:rPr>
          <w:rFonts w:asciiTheme="minorEastAsia" w:hAnsiTheme="minorEastAsia" w:cs="Times New Roman" w:hint="eastAsia"/>
          <w:color w:val="000000" w:themeColor="text1"/>
          <w:spacing w:val="10"/>
          <w:sz w:val="24"/>
          <w:szCs w:val="24"/>
          <w:rPrChange w:id="1588" w:author="JY0225" w:date="2017-08-24T11:10:00Z">
            <w:rPr>
              <w:rFonts w:ascii="Times New Roman" w:hAnsi="Times New Roman" w:cs="Times New Roman" w:hint="eastAsia"/>
              <w:color w:val="000000" w:themeColor="text1"/>
              <w:spacing w:val="10"/>
              <w:sz w:val="24"/>
            </w:rPr>
          </w:rPrChange>
        </w:rPr>
        <w:t>对待“秒传技术”极其谨慎，尽</w:t>
      </w:r>
      <w:r w:rsidR="00DC2A12" w:rsidRPr="0034779C">
        <w:rPr>
          <w:rFonts w:asciiTheme="minorEastAsia" w:hAnsiTheme="minorEastAsia" w:cs="Times New Roman" w:hint="eastAsia"/>
          <w:color w:val="000000" w:themeColor="text1"/>
          <w:spacing w:val="10"/>
          <w:sz w:val="24"/>
          <w:szCs w:val="24"/>
          <w:rPrChange w:id="1589" w:author="JY0225" w:date="2017-08-24T11:10:00Z">
            <w:rPr>
              <w:rFonts w:ascii="Times New Roman" w:hAnsi="Times New Roman" w:cs="Times New Roman" w:hint="eastAsia"/>
              <w:color w:val="000000" w:themeColor="text1"/>
              <w:spacing w:val="10"/>
              <w:sz w:val="24"/>
            </w:rPr>
          </w:rPrChange>
        </w:rPr>
        <w:lastRenderedPageBreak/>
        <w:t>管这样做能够大幅度地</w:t>
      </w:r>
      <w:r w:rsidR="00E91D9F" w:rsidRPr="0034779C">
        <w:rPr>
          <w:rFonts w:asciiTheme="minorEastAsia" w:hAnsiTheme="minorEastAsia" w:cs="Times New Roman" w:hint="eastAsia"/>
          <w:color w:val="000000" w:themeColor="text1"/>
          <w:spacing w:val="10"/>
          <w:sz w:val="24"/>
          <w:szCs w:val="24"/>
          <w:rPrChange w:id="1590" w:author="JY0225" w:date="2017-08-24T11:10:00Z">
            <w:rPr>
              <w:rFonts w:ascii="Times New Roman" w:hAnsi="Times New Roman" w:cs="Times New Roman" w:hint="eastAsia"/>
              <w:color w:val="000000" w:themeColor="text1"/>
              <w:spacing w:val="10"/>
              <w:sz w:val="24"/>
            </w:rPr>
          </w:rPrChange>
        </w:rPr>
        <w:t>提升上传的效率，但出于安全性方面的考虑，</w:t>
      </w:r>
      <w:r w:rsidR="00E91D9F" w:rsidRPr="0034779C">
        <w:rPr>
          <w:rFonts w:asciiTheme="minorEastAsia" w:hAnsiTheme="minorEastAsia" w:cs="Times New Roman"/>
          <w:color w:val="000000" w:themeColor="text1"/>
          <w:spacing w:val="10"/>
          <w:sz w:val="24"/>
          <w:szCs w:val="24"/>
          <w:rPrChange w:id="1591" w:author="JY0225" w:date="2017-08-24T11:10:00Z">
            <w:rPr>
              <w:rFonts w:ascii="Times New Roman" w:hAnsi="Times New Roman" w:cs="Times New Roman"/>
              <w:color w:val="000000" w:themeColor="text1"/>
              <w:spacing w:val="10"/>
              <w:sz w:val="24"/>
            </w:rPr>
          </w:rPrChange>
        </w:rPr>
        <w:t>Google Drive</w:t>
      </w:r>
      <w:r w:rsidR="00E91D9F" w:rsidRPr="0034779C">
        <w:rPr>
          <w:rFonts w:asciiTheme="minorEastAsia" w:hAnsiTheme="minorEastAsia" w:cs="Times New Roman" w:hint="eastAsia"/>
          <w:color w:val="000000" w:themeColor="text1"/>
          <w:spacing w:val="10"/>
          <w:sz w:val="24"/>
          <w:szCs w:val="24"/>
          <w:rPrChange w:id="1592" w:author="JY0225" w:date="2017-08-24T11:10:00Z">
            <w:rPr>
              <w:rFonts w:ascii="Times New Roman" w:hAnsi="Times New Roman" w:cs="Times New Roman" w:hint="eastAsia"/>
              <w:color w:val="000000" w:themeColor="text1"/>
              <w:spacing w:val="10"/>
              <w:sz w:val="24"/>
            </w:rPr>
          </w:rPrChange>
        </w:rPr>
        <w:t>未在云盘中使用该技术。</w:t>
      </w:r>
    </w:p>
    <w:p w14:paraId="30B34919" w14:textId="0C1CE7FF" w:rsidR="00E959FB" w:rsidRPr="0034779C" w:rsidRDefault="003821C1" w:rsidP="007527DE">
      <w:pPr>
        <w:spacing w:line="400" w:lineRule="exact"/>
        <w:ind w:firstLine="420"/>
        <w:rPr>
          <w:rFonts w:asciiTheme="minorEastAsia" w:hAnsiTheme="minorEastAsia" w:cs="Times New Roman"/>
          <w:color w:val="000000" w:themeColor="text1"/>
          <w:spacing w:val="10"/>
          <w:sz w:val="24"/>
          <w:szCs w:val="24"/>
          <w:rPrChange w:id="1593"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594" w:author="JY0225" w:date="2017-08-24T11:10:00Z">
            <w:rPr>
              <w:rFonts w:ascii="Times New Roman" w:hAnsi="Times New Roman" w:cs="Times New Roman" w:hint="eastAsia"/>
              <w:color w:val="000000" w:themeColor="text1"/>
              <w:spacing w:val="10"/>
              <w:sz w:val="24"/>
            </w:rPr>
          </w:rPrChange>
        </w:rPr>
        <w:t>同时，</w:t>
      </w:r>
      <w:r w:rsidR="00840362" w:rsidRPr="0034779C">
        <w:rPr>
          <w:rFonts w:asciiTheme="minorEastAsia" w:hAnsiTheme="minorEastAsia" w:cs="Times New Roman" w:hint="eastAsia"/>
          <w:color w:val="000000" w:themeColor="text1"/>
          <w:spacing w:val="10"/>
          <w:sz w:val="24"/>
          <w:szCs w:val="24"/>
          <w:rPrChange w:id="1595" w:author="JY0225" w:date="2017-08-24T11:10:00Z">
            <w:rPr>
              <w:rFonts w:ascii="Times New Roman" w:hAnsi="Times New Roman" w:cs="Times New Roman" w:hint="eastAsia"/>
              <w:color w:val="000000" w:themeColor="text1"/>
              <w:spacing w:val="10"/>
              <w:sz w:val="24"/>
            </w:rPr>
          </w:rPrChange>
        </w:rPr>
        <w:t>这些成熟的云</w:t>
      </w:r>
      <w:r w:rsidR="00476838" w:rsidRPr="0034779C">
        <w:rPr>
          <w:rFonts w:asciiTheme="minorEastAsia" w:hAnsiTheme="minorEastAsia" w:cs="Times New Roman" w:hint="eastAsia"/>
          <w:color w:val="000000" w:themeColor="text1"/>
          <w:spacing w:val="10"/>
          <w:sz w:val="24"/>
          <w:szCs w:val="24"/>
          <w:rPrChange w:id="1596" w:author="JY0225" w:date="2017-08-24T11:10:00Z">
            <w:rPr>
              <w:rFonts w:ascii="Times New Roman" w:hAnsi="Times New Roman" w:cs="Times New Roman" w:hint="eastAsia"/>
              <w:color w:val="000000" w:themeColor="text1"/>
              <w:spacing w:val="10"/>
              <w:sz w:val="24"/>
            </w:rPr>
          </w:rPrChange>
        </w:rPr>
        <w:t>备份</w:t>
      </w:r>
      <w:r w:rsidR="005C14A3" w:rsidRPr="0034779C">
        <w:rPr>
          <w:rFonts w:asciiTheme="minorEastAsia" w:hAnsiTheme="minorEastAsia" w:cs="Times New Roman" w:hint="eastAsia"/>
          <w:color w:val="000000" w:themeColor="text1"/>
          <w:spacing w:val="10"/>
          <w:sz w:val="24"/>
          <w:szCs w:val="24"/>
          <w:rPrChange w:id="1597" w:author="JY0225" w:date="2017-08-24T11:10:00Z">
            <w:rPr>
              <w:rFonts w:ascii="Times New Roman" w:hAnsi="Times New Roman" w:cs="Times New Roman" w:hint="eastAsia"/>
              <w:color w:val="000000" w:themeColor="text1"/>
              <w:spacing w:val="10"/>
              <w:sz w:val="24"/>
            </w:rPr>
          </w:rPrChange>
        </w:rPr>
        <w:t>供</w:t>
      </w:r>
      <w:r w:rsidR="00840362" w:rsidRPr="0034779C">
        <w:rPr>
          <w:rFonts w:asciiTheme="minorEastAsia" w:hAnsiTheme="minorEastAsia" w:cs="Times New Roman" w:hint="eastAsia"/>
          <w:color w:val="000000" w:themeColor="text1"/>
          <w:spacing w:val="10"/>
          <w:sz w:val="24"/>
          <w:szCs w:val="24"/>
          <w:rPrChange w:id="1598" w:author="JY0225" w:date="2017-08-24T11:10:00Z">
            <w:rPr>
              <w:rFonts w:ascii="Times New Roman" w:hAnsi="Times New Roman" w:cs="Times New Roman" w:hint="eastAsia"/>
              <w:color w:val="000000" w:themeColor="text1"/>
              <w:spacing w:val="10"/>
              <w:sz w:val="24"/>
            </w:rPr>
          </w:rPrChange>
        </w:rPr>
        <w:t>应商都会针对主流的操作系统和平台</w:t>
      </w:r>
      <w:r w:rsidR="00090B00" w:rsidRPr="0034779C">
        <w:rPr>
          <w:rFonts w:asciiTheme="minorEastAsia" w:hAnsiTheme="minorEastAsia" w:cs="Times New Roman" w:hint="eastAsia"/>
          <w:color w:val="000000" w:themeColor="text1"/>
          <w:spacing w:val="10"/>
          <w:sz w:val="24"/>
          <w:szCs w:val="24"/>
          <w:rPrChange w:id="1599" w:author="JY0225" w:date="2017-08-24T11:10:00Z">
            <w:rPr>
              <w:rFonts w:ascii="Times New Roman" w:hAnsi="Times New Roman" w:cs="Times New Roman" w:hint="eastAsia"/>
              <w:color w:val="000000" w:themeColor="text1"/>
              <w:spacing w:val="10"/>
              <w:sz w:val="24"/>
            </w:rPr>
          </w:rPrChange>
        </w:rPr>
        <w:t>，</w:t>
      </w:r>
      <w:commentRangeStart w:id="1600"/>
      <w:r w:rsidR="00090B00" w:rsidRPr="0034779C">
        <w:rPr>
          <w:rFonts w:asciiTheme="minorEastAsia" w:hAnsiTheme="minorEastAsia" w:cs="Times New Roman" w:hint="eastAsia"/>
          <w:color w:val="000000" w:themeColor="text1"/>
          <w:spacing w:val="10"/>
          <w:sz w:val="24"/>
          <w:szCs w:val="24"/>
          <w:rPrChange w:id="1601" w:author="JY0225" w:date="2017-08-24T11:10:00Z">
            <w:rPr>
              <w:rFonts w:ascii="Times New Roman" w:hAnsi="Times New Roman" w:cs="Times New Roman" w:hint="eastAsia"/>
              <w:color w:val="000000" w:themeColor="text1"/>
              <w:spacing w:val="10"/>
              <w:sz w:val="24"/>
            </w:rPr>
          </w:rPrChange>
        </w:rPr>
        <w:t>提供不同类型的客户端</w:t>
      </w:r>
      <w:commentRangeEnd w:id="1600"/>
      <w:r w:rsidR="00C41A56" w:rsidRPr="0034779C">
        <w:rPr>
          <w:rStyle w:val="ad"/>
          <w:rFonts w:asciiTheme="minorEastAsia" w:hAnsiTheme="minorEastAsia" w:cs="Times New Roman"/>
          <w:color w:val="000000" w:themeColor="text1"/>
          <w:sz w:val="24"/>
          <w:szCs w:val="24"/>
          <w:rPrChange w:id="1602" w:author="JY0225" w:date="2017-08-24T11:10:00Z">
            <w:rPr>
              <w:rStyle w:val="ad"/>
              <w:rFonts w:ascii="Calibri" w:eastAsia="宋体" w:hAnsi="Calibri" w:cs="Times New Roman"/>
              <w:color w:val="000000" w:themeColor="text1"/>
            </w:rPr>
          </w:rPrChange>
        </w:rPr>
        <w:commentReference w:id="1600"/>
      </w:r>
      <w:r w:rsidR="00090B00" w:rsidRPr="0034779C">
        <w:rPr>
          <w:rFonts w:asciiTheme="minorEastAsia" w:hAnsiTheme="minorEastAsia" w:cs="Times New Roman" w:hint="eastAsia"/>
          <w:color w:val="000000" w:themeColor="text1"/>
          <w:spacing w:val="10"/>
          <w:sz w:val="24"/>
          <w:szCs w:val="24"/>
          <w:rPrChange w:id="1603" w:author="JY0225" w:date="2017-08-24T11:10:00Z">
            <w:rPr>
              <w:rFonts w:ascii="Times New Roman" w:hAnsi="Times New Roman" w:cs="Times New Roman" w:hint="eastAsia"/>
              <w:color w:val="000000" w:themeColor="text1"/>
              <w:spacing w:val="10"/>
              <w:sz w:val="24"/>
            </w:rPr>
          </w:rPrChange>
        </w:rPr>
        <w:t>，这样使得用户可以跨平台地使用云</w:t>
      </w:r>
      <w:r w:rsidR="00476838" w:rsidRPr="0034779C">
        <w:rPr>
          <w:rFonts w:asciiTheme="minorEastAsia" w:hAnsiTheme="minorEastAsia" w:cs="Times New Roman" w:hint="eastAsia"/>
          <w:color w:val="000000" w:themeColor="text1"/>
          <w:spacing w:val="10"/>
          <w:sz w:val="24"/>
          <w:szCs w:val="24"/>
          <w:rPrChange w:id="1604" w:author="JY0225" w:date="2017-08-24T11:10:00Z">
            <w:rPr>
              <w:rFonts w:ascii="Times New Roman" w:hAnsi="Times New Roman" w:cs="Times New Roman" w:hint="eastAsia"/>
              <w:color w:val="000000" w:themeColor="text1"/>
              <w:spacing w:val="10"/>
              <w:sz w:val="24"/>
            </w:rPr>
          </w:rPrChange>
        </w:rPr>
        <w:t>备份</w:t>
      </w:r>
      <w:r w:rsidR="00090B00" w:rsidRPr="0034779C">
        <w:rPr>
          <w:rFonts w:asciiTheme="minorEastAsia" w:hAnsiTheme="minorEastAsia" w:cs="Times New Roman" w:hint="eastAsia"/>
          <w:color w:val="000000" w:themeColor="text1"/>
          <w:spacing w:val="10"/>
          <w:sz w:val="24"/>
          <w:szCs w:val="24"/>
          <w:rPrChange w:id="1605" w:author="JY0225" w:date="2017-08-24T11:10:00Z">
            <w:rPr>
              <w:rFonts w:ascii="Times New Roman" w:hAnsi="Times New Roman" w:cs="Times New Roman" w:hint="eastAsia"/>
              <w:color w:val="000000" w:themeColor="text1"/>
              <w:spacing w:val="10"/>
              <w:sz w:val="24"/>
            </w:rPr>
          </w:rPrChange>
        </w:rPr>
        <w:t>服务。</w:t>
      </w:r>
      <w:r w:rsidR="008F355E" w:rsidRPr="0034779C">
        <w:rPr>
          <w:rFonts w:asciiTheme="minorEastAsia" w:hAnsiTheme="minorEastAsia" w:cs="Times New Roman" w:hint="eastAsia"/>
          <w:color w:val="000000" w:themeColor="text1"/>
          <w:spacing w:val="10"/>
          <w:sz w:val="24"/>
          <w:szCs w:val="24"/>
          <w:rPrChange w:id="1606" w:author="JY0225" w:date="2017-08-24T11:10:00Z">
            <w:rPr>
              <w:rFonts w:ascii="Times New Roman" w:hAnsi="Times New Roman" w:cs="Times New Roman" w:hint="eastAsia"/>
              <w:color w:val="000000" w:themeColor="text1"/>
              <w:spacing w:val="10"/>
              <w:sz w:val="24"/>
            </w:rPr>
          </w:rPrChange>
        </w:rPr>
        <w:t>常见的平台有</w:t>
      </w:r>
      <w:r w:rsidR="008F355E" w:rsidRPr="0034779C">
        <w:rPr>
          <w:rFonts w:asciiTheme="minorEastAsia" w:hAnsiTheme="minorEastAsia" w:cs="Times New Roman"/>
          <w:color w:val="000000" w:themeColor="text1"/>
          <w:spacing w:val="10"/>
          <w:sz w:val="24"/>
          <w:szCs w:val="24"/>
          <w:rPrChange w:id="1607" w:author="JY0225" w:date="2017-08-24T11:10:00Z">
            <w:rPr>
              <w:rFonts w:ascii="Times New Roman" w:hAnsi="Times New Roman" w:cs="Times New Roman"/>
              <w:color w:val="000000" w:themeColor="text1"/>
              <w:spacing w:val="10"/>
              <w:sz w:val="24"/>
            </w:rPr>
          </w:rPrChange>
        </w:rPr>
        <w:t>Windows</w:t>
      </w:r>
      <w:r w:rsidR="008F355E" w:rsidRPr="0034779C">
        <w:rPr>
          <w:rFonts w:asciiTheme="minorEastAsia" w:hAnsiTheme="minorEastAsia" w:cs="Times New Roman" w:hint="eastAsia"/>
          <w:color w:val="000000" w:themeColor="text1"/>
          <w:spacing w:val="10"/>
          <w:sz w:val="24"/>
          <w:szCs w:val="24"/>
          <w:rPrChange w:id="1608"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609" w:author="JY0225" w:date="2017-08-24T11:10:00Z">
            <w:rPr>
              <w:rFonts w:ascii="Times New Roman" w:hAnsi="Times New Roman" w:cs="Times New Roman"/>
              <w:color w:val="000000" w:themeColor="text1"/>
              <w:spacing w:val="10"/>
              <w:sz w:val="24"/>
            </w:rPr>
          </w:rPrChange>
        </w:rPr>
        <w:t>Mac</w:t>
      </w:r>
      <w:r w:rsidR="008F355E" w:rsidRPr="0034779C">
        <w:rPr>
          <w:rFonts w:asciiTheme="minorEastAsia" w:hAnsiTheme="minorEastAsia" w:cs="Times New Roman" w:hint="eastAsia"/>
          <w:color w:val="000000" w:themeColor="text1"/>
          <w:spacing w:val="10"/>
          <w:sz w:val="24"/>
          <w:szCs w:val="24"/>
          <w:rPrChange w:id="1610"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611" w:author="JY0225" w:date="2017-08-24T11:10:00Z">
            <w:rPr>
              <w:rFonts w:ascii="Times New Roman" w:hAnsi="Times New Roman" w:cs="Times New Roman"/>
              <w:color w:val="000000" w:themeColor="text1"/>
              <w:spacing w:val="10"/>
              <w:sz w:val="24"/>
            </w:rPr>
          </w:rPrChange>
        </w:rPr>
        <w:t>Android</w:t>
      </w:r>
      <w:r w:rsidR="008F355E" w:rsidRPr="0034779C">
        <w:rPr>
          <w:rFonts w:asciiTheme="minorEastAsia" w:hAnsiTheme="minorEastAsia" w:cs="Times New Roman" w:hint="eastAsia"/>
          <w:color w:val="000000" w:themeColor="text1"/>
          <w:spacing w:val="10"/>
          <w:sz w:val="24"/>
          <w:szCs w:val="24"/>
          <w:rPrChange w:id="1612"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613" w:author="JY0225" w:date="2017-08-24T11:10:00Z">
            <w:rPr>
              <w:rFonts w:ascii="Times New Roman" w:hAnsi="Times New Roman" w:cs="Times New Roman"/>
              <w:color w:val="000000" w:themeColor="text1"/>
              <w:spacing w:val="10"/>
              <w:sz w:val="24"/>
            </w:rPr>
          </w:rPrChange>
        </w:rPr>
        <w:t>iPhone</w:t>
      </w:r>
      <w:r w:rsidR="008F355E" w:rsidRPr="0034779C">
        <w:rPr>
          <w:rFonts w:asciiTheme="minorEastAsia" w:hAnsiTheme="minorEastAsia" w:cs="Times New Roman" w:hint="eastAsia"/>
          <w:color w:val="000000" w:themeColor="text1"/>
          <w:spacing w:val="10"/>
          <w:sz w:val="24"/>
          <w:szCs w:val="24"/>
          <w:rPrChange w:id="1614"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615" w:author="JY0225" w:date="2017-08-24T11:10:00Z">
            <w:rPr>
              <w:rFonts w:ascii="Times New Roman" w:hAnsi="Times New Roman" w:cs="Times New Roman"/>
              <w:color w:val="000000" w:themeColor="text1"/>
              <w:spacing w:val="10"/>
              <w:sz w:val="24"/>
            </w:rPr>
          </w:rPrChange>
        </w:rPr>
        <w:t>Web</w:t>
      </w:r>
      <w:r w:rsidR="008F355E" w:rsidRPr="0034779C">
        <w:rPr>
          <w:rFonts w:asciiTheme="minorEastAsia" w:hAnsiTheme="minorEastAsia" w:cs="Times New Roman" w:hint="eastAsia"/>
          <w:color w:val="000000" w:themeColor="text1"/>
          <w:spacing w:val="10"/>
          <w:sz w:val="24"/>
          <w:szCs w:val="24"/>
          <w:rPrChange w:id="1616" w:author="JY0225" w:date="2017-08-24T11:10:00Z">
            <w:rPr>
              <w:rFonts w:ascii="Times New Roman" w:hAnsi="Times New Roman" w:cs="Times New Roman" w:hint="eastAsia"/>
              <w:color w:val="000000" w:themeColor="text1"/>
              <w:spacing w:val="10"/>
              <w:sz w:val="24"/>
            </w:rPr>
          </w:rPrChange>
        </w:rPr>
        <w:t>，</w:t>
      </w:r>
      <w:r w:rsidR="00E04455" w:rsidRPr="0034779C">
        <w:rPr>
          <w:rFonts w:asciiTheme="minorEastAsia" w:hAnsiTheme="minorEastAsia" w:cs="Times New Roman" w:hint="eastAsia"/>
          <w:color w:val="000000" w:themeColor="text1"/>
          <w:spacing w:val="10"/>
          <w:sz w:val="24"/>
          <w:szCs w:val="24"/>
          <w:rPrChange w:id="1617" w:author="JY0225" w:date="2017-08-24T11:10:00Z">
            <w:rPr>
              <w:rFonts w:ascii="Times New Roman" w:hAnsi="Times New Roman" w:cs="Times New Roman" w:hint="eastAsia"/>
              <w:color w:val="000000" w:themeColor="text1"/>
              <w:spacing w:val="10"/>
              <w:sz w:val="24"/>
            </w:rPr>
          </w:rPrChange>
        </w:rPr>
        <w:t>以上四个</w:t>
      </w:r>
      <w:r w:rsidR="008F355E" w:rsidRPr="0034779C">
        <w:rPr>
          <w:rFonts w:asciiTheme="minorEastAsia" w:hAnsiTheme="minorEastAsia" w:cs="Times New Roman" w:hint="eastAsia"/>
          <w:color w:val="000000" w:themeColor="text1"/>
          <w:spacing w:val="10"/>
          <w:sz w:val="24"/>
          <w:szCs w:val="24"/>
          <w:rPrChange w:id="1618" w:author="JY0225" w:date="2017-08-24T11:10: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619" w:author="JY0225" w:date="2017-08-24T11:10:00Z">
            <w:rPr>
              <w:rFonts w:ascii="Times New Roman" w:hAnsi="Times New Roman" w:cs="Times New Roman" w:hint="eastAsia"/>
              <w:color w:val="000000" w:themeColor="text1"/>
              <w:spacing w:val="10"/>
              <w:sz w:val="24"/>
            </w:rPr>
          </w:rPrChange>
        </w:rPr>
        <w:t>备份</w:t>
      </w:r>
      <w:r w:rsidR="008F355E" w:rsidRPr="0034779C">
        <w:rPr>
          <w:rFonts w:asciiTheme="minorEastAsia" w:hAnsiTheme="minorEastAsia" w:cs="Times New Roman" w:hint="eastAsia"/>
          <w:color w:val="000000" w:themeColor="text1"/>
          <w:spacing w:val="10"/>
          <w:sz w:val="24"/>
          <w:szCs w:val="24"/>
          <w:rPrChange w:id="1620" w:author="JY0225" w:date="2017-08-24T11:10:00Z">
            <w:rPr>
              <w:rFonts w:ascii="Times New Roman" w:hAnsi="Times New Roman" w:cs="Times New Roman" w:hint="eastAsia"/>
              <w:color w:val="000000" w:themeColor="text1"/>
              <w:spacing w:val="10"/>
              <w:sz w:val="24"/>
            </w:rPr>
          </w:rPrChange>
        </w:rPr>
        <w:t>供应商都</w:t>
      </w:r>
      <w:r w:rsidR="00D971A7" w:rsidRPr="0034779C">
        <w:rPr>
          <w:rFonts w:asciiTheme="minorEastAsia" w:hAnsiTheme="minorEastAsia" w:cs="Times New Roman" w:hint="eastAsia"/>
          <w:color w:val="000000" w:themeColor="text1"/>
          <w:spacing w:val="10"/>
          <w:sz w:val="24"/>
          <w:szCs w:val="24"/>
          <w:rPrChange w:id="1621" w:author="JY0225" w:date="2017-08-24T11:10:00Z">
            <w:rPr>
              <w:rFonts w:ascii="Times New Roman" w:hAnsi="Times New Roman" w:cs="Times New Roman" w:hint="eastAsia"/>
              <w:color w:val="000000" w:themeColor="text1"/>
              <w:spacing w:val="10"/>
              <w:sz w:val="24"/>
            </w:rPr>
          </w:rPrChange>
        </w:rPr>
        <w:t>提供了这些平台的客户端，</w:t>
      </w:r>
      <w:r w:rsidR="00F23B9D" w:rsidRPr="0034779C">
        <w:rPr>
          <w:rFonts w:asciiTheme="minorEastAsia" w:hAnsiTheme="minorEastAsia" w:cs="Times New Roman" w:hint="eastAsia"/>
          <w:color w:val="000000" w:themeColor="text1"/>
          <w:spacing w:val="10"/>
          <w:sz w:val="24"/>
          <w:szCs w:val="24"/>
          <w:rPrChange w:id="1622" w:author="JY0225" w:date="2017-08-24T11:10:00Z">
            <w:rPr>
              <w:rFonts w:ascii="Times New Roman" w:hAnsi="Times New Roman" w:cs="Times New Roman" w:hint="eastAsia"/>
              <w:color w:val="000000" w:themeColor="text1"/>
              <w:spacing w:val="10"/>
              <w:sz w:val="24"/>
            </w:rPr>
          </w:rPrChange>
        </w:rPr>
        <w:t>其中百度云盘还支持</w:t>
      </w:r>
      <w:r w:rsidR="00F23B9D" w:rsidRPr="0034779C">
        <w:rPr>
          <w:rFonts w:asciiTheme="minorEastAsia" w:hAnsiTheme="minorEastAsia" w:cs="Times New Roman"/>
          <w:color w:val="000000" w:themeColor="text1"/>
          <w:spacing w:val="10"/>
          <w:sz w:val="24"/>
          <w:szCs w:val="24"/>
          <w:rPrChange w:id="1623" w:author="JY0225" w:date="2017-08-24T11:10:00Z">
            <w:rPr>
              <w:rFonts w:ascii="Times New Roman" w:hAnsi="Times New Roman" w:cs="Times New Roman"/>
              <w:color w:val="000000" w:themeColor="text1"/>
              <w:spacing w:val="10"/>
              <w:sz w:val="24"/>
            </w:rPr>
          </w:rPrChange>
        </w:rPr>
        <w:t>Windows Phone</w:t>
      </w:r>
      <w:r w:rsidR="00F23B9D" w:rsidRPr="0034779C">
        <w:rPr>
          <w:rFonts w:asciiTheme="minorEastAsia" w:hAnsiTheme="minorEastAsia" w:cs="Times New Roman" w:hint="eastAsia"/>
          <w:color w:val="000000" w:themeColor="text1"/>
          <w:spacing w:val="10"/>
          <w:sz w:val="24"/>
          <w:szCs w:val="24"/>
          <w:rPrChange w:id="1624" w:author="JY0225" w:date="2017-08-24T11:10:00Z">
            <w:rPr>
              <w:rFonts w:ascii="Times New Roman" w:hAnsi="Times New Roman" w:cs="Times New Roman" w:hint="eastAsia"/>
              <w:color w:val="000000" w:themeColor="text1"/>
              <w:spacing w:val="10"/>
              <w:sz w:val="24"/>
            </w:rPr>
          </w:rPrChange>
        </w:rPr>
        <w:t>，</w:t>
      </w:r>
      <w:r w:rsidR="00F23B9D" w:rsidRPr="0034779C">
        <w:rPr>
          <w:rFonts w:asciiTheme="minorEastAsia" w:hAnsiTheme="minorEastAsia" w:cs="Times New Roman"/>
          <w:color w:val="000000" w:themeColor="text1"/>
          <w:spacing w:val="10"/>
          <w:sz w:val="24"/>
          <w:szCs w:val="24"/>
          <w:rPrChange w:id="1625" w:author="JY0225" w:date="2017-08-24T11:10:00Z">
            <w:rPr>
              <w:rFonts w:ascii="Times New Roman" w:hAnsi="Times New Roman" w:cs="Times New Roman"/>
              <w:color w:val="000000" w:themeColor="text1"/>
              <w:spacing w:val="10"/>
              <w:sz w:val="24"/>
            </w:rPr>
          </w:rPrChange>
        </w:rPr>
        <w:t>Dropbox</w:t>
      </w:r>
      <w:r w:rsidR="00F23B9D" w:rsidRPr="0034779C">
        <w:rPr>
          <w:rFonts w:asciiTheme="minorEastAsia" w:hAnsiTheme="minorEastAsia" w:cs="Times New Roman" w:hint="eastAsia"/>
          <w:color w:val="000000" w:themeColor="text1"/>
          <w:spacing w:val="10"/>
          <w:sz w:val="24"/>
          <w:szCs w:val="24"/>
          <w:rPrChange w:id="1626" w:author="JY0225" w:date="2017-08-24T11:10:00Z">
            <w:rPr>
              <w:rFonts w:ascii="Times New Roman" w:hAnsi="Times New Roman" w:cs="Times New Roman" w:hint="eastAsia"/>
              <w:color w:val="000000" w:themeColor="text1"/>
              <w:spacing w:val="10"/>
              <w:sz w:val="24"/>
            </w:rPr>
          </w:rPrChange>
        </w:rPr>
        <w:t>是唯一支持</w:t>
      </w:r>
      <w:r w:rsidR="00F23B9D" w:rsidRPr="0034779C">
        <w:rPr>
          <w:rFonts w:asciiTheme="minorEastAsia" w:hAnsiTheme="minorEastAsia" w:cs="Times New Roman"/>
          <w:color w:val="000000" w:themeColor="text1"/>
          <w:spacing w:val="10"/>
          <w:sz w:val="24"/>
          <w:szCs w:val="24"/>
          <w:rPrChange w:id="1627" w:author="JY0225" w:date="2017-08-24T11:10:00Z">
            <w:rPr>
              <w:rFonts w:ascii="Times New Roman" w:hAnsi="Times New Roman" w:cs="Times New Roman"/>
              <w:color w:val="000000" w:themeColor="text1"/>
              <w:spacing w:val="10"/>
              <w:sz w:val="24"/>
            </w:rPr>
          </w:rPrChange>
        </w:rPr>
        <w:t>Linux</w:t>
      </w:r>
      <w:r w:rsidR="00F23B9D" w:rsidRPr="0034779C">
        <w:rPr>
          <w:rFonts w:asciiTheme="minorEastAsia" w:hAnsiTheme="minorEastAsia" w:cs="Times New Roman" w:hint="eastAsia"/>
          <w:color w:val="000000" w:themeColor="text1"/>
          <w:spacing w:val="10"/>
          <w:sz w:val="24"/>
          <w:szCs w:val="24"/>
          <w:rPrChange w:id="1628" w:author="JY0225" w:date="2017-08-24T11:10:00Z">
            <w:rPr>
              <w:rFonts w:ascii="Times New Roman" w:hAnsi="Times New Roman" w:cs="Times New Roman" w:hint="eastAsia"/>
              <w:color w:val="000000" w:themeColor="text1"/>
              <w:spacing w:val="10"/>
              <w:sz w:val="24"/>
            </w:rPr>
          </w:rPrChange>
        </w:rPr>
        <w:t>和</w:t>
      </w:r>
      <w:r w:rsidR="00F23B9D" w:rsidRPr="0034779C">
        <w:rPr>
          <w:rFonts w:asciiTheme="minorEastAsia" w:hAnsiTheme="minorEastAsia" w:cs="Times New Roman"/>
          <w:color w:val="000000" w:themeColor="text1"/>
          <w:spacing w:val="10"/>
          <w:sz w:val="24"/>
          <w:szCs w:val="24"/>
          <w:rPrChange w:id="1629" w:author="JY0225" w:date="2017-08-24T11:10:00Z">
            <w:rPr>
              <w:rFonts w:ascii="Times New Roman" w:hAnsi="Times New Roman" w:cs="Times New Roman"/>
              <w:color w:val="000000" w:themeColor="text1"/>
              <w:spacing w:val="10"/>
              <w:sz w:val="24"/>
            </w:rPr>
          </w:rPrChange>
        </w:rPr>
        <w:t>BlackBerry</w:t>
      </w:r>
      <w:r w:rsidR="00F23B9D" w:rsidRPr="0034779C">
        <w:rPr>
          <w:rFonts w:asciiTheme="minorEastAsia" w:hAnsiTheme="minorEastAsia" w:cs="Times New Roman" w:hint="eastAsia"/>
          <w:color w:val="000000" w:themeColor="text1"/>
          <w:spacing w:val="10"/>
          <w:sz w:val="24"/>
          <w:szCs w:val="24"/>
          <w:rPrChange w:id="1630" w:author="JY0225" w:date="2017-08-24T11:10:00Z">
            <w:rPr>
              <w:rFonts w:ascii="Times New Roman" w:hAnsi="Times New Roman" w:cs="Times New Roman" w:hint="eastAsia"/>
              <w:color w:val="000000" w:themeColor="text1"/>
              <w:spacing w:val="10"/>
              <w:sz w:val="24"/>
            </w:rPr>
          </w:rPrChange>
        </w:rPr>
        <w:t>智能手机的平台</w:t>
      </w:r>
      <w:r w:rsidR="000D6924" w:rsidRPr="0034779C">
        <w:rPr>
          <w:rFonts w:asciiTheme="minorEastAsia" w:hAnsiTheme="minorEastAsia"/>
          <w:color w:val="000000" w:themeColor="text1"/>
          <w:sz w:val="24"/>
          <w:szCs w:val="24"/>
          <w:vertAlign w:val="superscript"/>
          <w:rPrChange w:id="1631" w:author="JY0225" w:date="2017-08-24T11:10:00Z">
            <w:rPr>
              <w:color w:val="000000" w:themeColor="text1"/>
              <w:vertAlign w:val="superscript"/>
            </w:rPr>
          </w:rPrChange>
        </w:rPr>
        <w:fldChar w:fldCharType="begin"/>
      </w:r>
      <w:r w:rsidR="000D6924" w:rsidRPr="0034779C">
        <w:rPr>
          <w:rFonts w:asciiTheme="minorEastAsia" w:hAnsiTheme="minorEastAsia"/>
          <w:color w:val="000000" w:themeColor="text1"/>
          <w:sz w:val="24"/>
          <w:szCs w:val="24"/>
          <w:vertAlign w:val="superscript"/>
          <w:rPrChange w:id="1632" w:author="JY0225" w:date="2017-08-24T11:10:00Z">
            <w:rPr>
              <w:color w:val="000000" w:themeColor="text1"/>
              <w:vertAlign w:val="superscript"/>
            </w:rPr>
          </w:rPrChange>
        </w:rPr>
        <w:instrText xml:space="preserve"> REF _Ref489793334 \r \h </w:instrText>
      </w:r>
      <w:r w:rsidR="0034779C" w:rsidRPr="0034779C">
        <w:rPr>
          <w:rFonts w:asciiTheme="minorEastAsia" w:hAnsiTheme="minorEastAsia"/>
          <w:color w:val="000000" w:themeColor="text1"/>
          <w:sz w:val="24"/>
          <w:szCs w:val="24"/>
          <w:vertAlign w:val="superscript"/>
          <w:rPrChange w:id="1633" w:author="JY0225" w:date="2017-08-24T11:10:00Z">
            <w:rPr>
              <w:color w:val="000000" w:themeColor="text1"/>
              <w:sz w:val="24"/>
              <w:szCs w:val="24"/>
              <w:vertAlign w:val="superscript"/>
            </w:rPr>
          </w:rPrChange>
        </w:rPr>
        <w:instrText xml:space="preserve"> \* MERGEFORMAT </w:instrText>
      </w:r>
      <w:r w:rsidR="000D6924" w:rsidRPr="0034779C">
        <w:rPr>
          <w:rFonts w:asciiTheme="minorEastAsia" w:hAnsiTheme="minorEastAsia"/>
          <w:color w:val="000000" w:themeColor="text1"/>
          <w:sz w:val="24"/>
          <w:szCs w:val="24"/>
          <w:vertAlign w:val="superscript"/>
          <w:rPrChange w:id="1634" w:author="JY0225" w:date="2017-08-24T11:10:00Z">
            <w:rPr>
              <w:rFonts w:asciiTheme="minorEastAsia" w:hAnsiTheme="minorEastAsia"/>
              <w:color w:val="000000" w:themeColor="text1"/>
              <w:sz w:val="24"/>
              <w:szCs w:val="24"/>
              <w:vertAlign w:val="superscript"/>
            </w:rPr>
          </w:rPrChange>
        </w:rPr>
      </w:r>
      <w:r w:rsidR="000D6924" w:rsidRPr="0034779C">
        <w:rPr>
          <w:rFonts w:asciiTheme="minorEastAsia" w:hAnsiTheme="minorEastAsia"/>
          <w:color w:val="000000" w:themeColor="text1"/>
          <w:sz w:val="24"/>
          <w:szCs w:val="24"/>
          <w:vertAlign w:val="superscript"/>
          <w:rPrChange w:id="1635"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636" w:author="JY0225" w:date="2017-08-24T11:10:00Z">
            <w:rPr>
              <w:color w:val="000000" w:themeColor="text1"/>
              <w:vertAlign w:val="superscript"/>
            </w:rPr>
          </w:rPrChange>
        </w:rPr>
        <w:t>[20]</w:t>
      </w:r>
      <w:r w:rsidR="000D6924" w:rsidRPr="0034779C">
        <w:rPr>
          <w:rFonts w:asciiTheme="minorEastAsia" w:hAnsiTheme="minorEastAsia"/>
          <w:color w:val="000000" w:themeColor="text1"/>
          <w:sz w:val="24"/>
          <w:szCs w:val="24"/>
          <w:vertAlign w:val="superscript"/>
          <w:rPrChange w:id="1637" w:author="JY0225" w:date="2017-08-24T11:10:00Z">
            <w:rPr>
              <w:color w:val="000000" w:themeColor="text1"/>
              <w:vertAlign w:val="superscript"/>
            </w:rPr>
          </w:rPrChange>
        </w:rPr>
        <w:fldChar w:fldCharType="end"/>
      </w:r>
      <w:r w:rsidR="00F23B9D" w:rsidRPr="0034779C">
        <w:rPr>
          <w:rFonts w:asciiTheme="minorEastAsia" w:hAnsiTheme="minorEastAsia" w:cs="Times New Roman" w:hint="eastAsia"/>
          <w:color w:val="000000" w:themeColor="text1"/>
          <w:spacing w:val="10"/>
          <w:sz w:val="24"/>
          <w:szCs w:val="24"/>
          <w:rPrChange w:id="1638" w:author="JY0225" w:date="2017-08-24T11:10:00Z">
            <w:rPr>
              <w:rFonts w:ascii="Times New Roman" w:hAnsi="Times New Roman" w:cs="Times New Roman" w:hint="eastAsia"/>
              <w:color w:val="000000" w:themeColor="text1"/>
              <w:spacing w:val="10"/>
              <w:sz w:val="24"/>
            </w:rPr>
          </w:rPrChange>
        </w:rPr>
        <w:t>。</w:t>
      </w:r>
    </w:p>
    <w:p w14:paraId="20115EA5" w14:textId="488A13B1" w:rsidR="00DC3BB6" w:rsidRPr="0034779C" w:rsidRDefault="0060033A" w:rsidP="001C008D">
      <w:pPr>
        <w:spacing w:line="400" w:lineRule="exact"/>
        <w:ind w:firstLine="420"/>
        <w:rPr>
          <w:rFonts w:asciiTheme="minorEastAsia" w:hAnsiTheme="minorEastAsia" w:cs="Times New Roman"/>
          <w:spacing w:val="10"/>
          <w:sz w:val="24"/>
          <w:szCs w:val="24"/>
          <w:rPrChange w:id="1639"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szCs w:val="24"/>
          <w:rPrChange w:id="1640" w:author="JY0225" w:date="2017-08-24T11:10:00Z">
            <w:rPr>
              <w:rFonts w:ascii="Times New Roman" w:hAnsi="Times New Roman" w:cs="Times New Roman" w:hint="eastAsia"/>
              <w:spacing w:val="10"/>
              <w:sz w:val="24"/>
            </w:rPr>
          </w:rPrChange>
        </w:rPr>
        <w:t>尽管这些</w:t>
      </w:r>
      <w:r w:rsidR="00DC3BB6" w:rsidRPr="0034779C">
        <w:rPr>
          <w:rFonts w:asciiTheme="minorEastAsia" w:hAnsiTheme="minorEastAsia" w:cs="Times New Roman" w:hint="eastAsia"/>
          <w:spacing w:val="10"/>
          <w:sz w:val="24"/>
          <w:szCs w:val="24"/>
          <w:rPrChange w:id="1641" w:author="JY0225" w:date="2017-08-24T11:10:00Z">
            <w:rPr>
              <w:rFonts w:ascii="Times New Roman" w:hAnsi="Times New Roman" w:cs="Times New Roman" w:hint="eastAsia"/>
              <w:spacing w:val="10"/>
              <w:sz w:val="24"/>
            </w:rPr>
          </w:rPrChange>
        </w:rPr>
        <w:t>云备份</w:t>
      </w:r>
      <w:r w:rsidR="003D0018" w:rsidRPr="0034779C">
        <w:rPr>
          <w:rFonts w:asciiTheme="minorEastAsia" w:hAnsiTheme="minorEastAsia" w:cs="Times New Roman" w:hint="eastAsia"/>
          <w:spacing w:val="10"/>
          <w:sz w:val="24"/>
          <w:szCs w:val="24"/>
          <w:rPrChange w:id="1642" w:author="JY0225" w:date="2017-08-24T11:10:00Z">
            <w:rPr>
              <w:rFonts w:ascii="Times New Roman" w:hAnsi="Times New Roman" w:cs="Times New Roman" w:hint="eastAsia"/>
              <w:spacing w:val="10"/>
              <w:sz w:val="24"/>
            </w:rPr>
          </w:rPrChange>
        </w:rPr>
        <w:t>服务产品在市场上取得了很大的成功，但是</w:t>
      </w:r>
      <w:r w:rsidR="00DC3BB6" w:rsidRPr="0034779C">
        <w:rPr>
          <w:rFonts w:asciiTheme="minorEastAsia" w:hAnsiTheme="minorEastAsia" w:cs="Times New Roman" w:hint="eastAsia"/>
          <w:spacing w:val="10"/>
          <w:sz w:val="24"/>
          <w:szCs w:val="24"/>
          <w:rPrChange w:id="1643" w:author="JY0225" w:date="2017-08-24T11:10:00Z">
            <w:rPr>
              <w:rFonts w:ascii="Times New Roman" w:hAnsi="Times New Roman" w:cs="Times New Roman" w:hint="eastAsia"/>
              <w:spacing w:val="10"/>
              <w:sz w:val="24"/>
            </w:rPr>
          </w:rPrChange>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w:t>
      </w:r>
      <w:r w:rsidR="00827EC4" w:rsidRPr="0034779C">
        <w:rPr>
          <w:rFonts w:asciiTheme="minorEastAsia" w:hAnsiTheme="minorEastAsia" w:cs="Times New Roman" w:hint="eastAsia"/>
          <w:spacing w:val="10"/>
          <w:sz w:val="24"/>
          <w:szCs w:val="24"/>
          <w:rPrChange w:id="1644" w:author="JY0225" w:date="2017-08-24T11:10:00Z">
            <w:rPr>
              <w:rFonts w:ascii="Times New Roman" w:hAnsi="Times New Roman" w:cs="Times New Roman" w:hint="eastAsia"/>
              <w:spacing w:val="10"/>
              <w:sz w:val="24"/>
            </w:rPr>
          </w:rPrChange>
        </w:rPr>
        <w:t>一文件也是一种常见的用户行为，如果在本地备份用户下载的文件，</w:t>
      </w:r>
      <w:r w:rsidR="00DC3BB6" w:rsidRPr="0034779C">
        <w:rPr>
          <w:rFonts w:asciiTheme="minorEastAsia" w:hAnsiTheme="minorEastAsia" w:cs="Times New Roman" w:hint="eastAsia"/>
          <w:spacing w:val="10"/>
          <w:sz w:val="24"/>
          <w:szCs w:val="24"/>
          <w:rPrChange w:id="1645" w:author="JY0225" w:date="2017-08-24T11:10:00Z">
            <w:rPr>
              <w:rFonts w:ascii="Times New Roman" w:hAnsi="Times New Roman" w:cs="Times New Roman" w:hint="eastAsia"/>
              <w:spacing w:val="10"/>
              <w:sz w:val="24"/>
            </w:rPr>
          </w:rPrChange>
        </w:rPr>
        <w:t>也可以利用本地缓存技术，节省下载时所需的网络带宽，从而实现快速下载功能。</w:t>
      </w:r>
      <w:r w:rsidR="001C008D" w:rsidRPr="0034779C">
        <w:rPr>
          <w:rFonts w:asciiTheme="minorEastAsia" w:hAnsiTheme="minorEastAsia" w:cs="Times New Roman" w:hint="eastAsia"/>
          <w:spacing w:val="10"/>
          <w:sz w:val="24"/>
          <w:szCs w:val="24"/>
          <w:rPrChange w:id="1646" w:author="JY0225" w:date="2017-08-24T11:10:00Z">
            <w:rPr>
              <w:rFonts w:ascii="Times New Roman" w:hAnsi="Times New Roman" w:cs="Times New Roman" w:hint="eastAsia"/>
              <w:spacing w:val="10"/>
              <w:sz w:val="24"/>
            </w:rPr>
          </w:rPrChange>
        </w:rPr>
        <w:t>此外，以上的云备份服务商都没有提供插件形式的客户端，这种类型的客户端使用十分方便，更加轻量级，同时还支持用户将网页上浏览的任何形式的资源</w:t>
      </w:r>
      <w:ins w:id="1647" w:author="JY0225" w:date="2017-08-14T12:31:00Z">
        <w:r w:rsidR="007830F2" w:rsidRPr="0034779C">
          <w:rPr>
            <w:rFonts w:asciiTheme="minorEastAsia" w:hAnsiTheme="minorEastAsia" w:cs="Times New Roman" w:hint="eastAsia"/>
            <w:spacing w:val="10"/>
            <w:sz w:val="24"/>
            <w:szCs w:val="24"/>
            <w:rPrChange w:id="1648" w:author="JY0225" w:date="2017-08-24T11:10:00Z">
              <w:rPr>
                <w:rFonts w:ascii="Times New Roman" w:hAnsi="Times New Roman" w:cs="Times New Roman" w:hint="eastAsia"/>
                <w:spacing w:val="10"/>
                <w:sz w:val="24"/>
              </w:rPr>
            </w:rPrChange>
          </w:rPr>
          <w:t>同步</w:t>
        </w:r>
      </w:ins>
      <w:del w:id="1649" w:author="JY0225" w:date="2017-08-14T12:31:00Z">
        <w:r w:rsidR="001C008D" w:rsidRPr="0034779C" w:rsidDel="007830F2">
          <w:rPr>
            <w:rFonts w:asciiTheme="minorEastAsia" w:hAnsiTheme="minorEastAsia" w:cs="Times New Roman" w:hint="eastAsia"/>
            <w:spacing w:val="10"/>
            <w:sz w:val="24"/>
            <w:szCs w:val="24"/>
            <w:rPrChange w:id="1650" w:author="JY0225" w:date="2017-08-24T11:10:00Z">
              <w:rPr>
                <w:rFonts w:ascii="Times New Roman" w:hAnsi="Times New Roman" w:cs="Times New Roman" w:hint="eastAsia"/>
                <w:spacing w:val="10"/>
                <w:sz w:val="24"/>
              </w:rPr>
            </w:rPrChange>
          </w:rPr>
          <w:delText>随时</w:delText>
        </w:r>
      </w:del>
      <w:r w:rsidR="001C008D" w:rsidRPr="0034779C">
        <w:rPr>
          <w:rFonts w:asciiTheme="minorEastAsia" w:hAnsiTheme="minorEastAsia" w:cs="Times New Roman" w:hint="eastAsia"/>
          <w:spacing w:val="10"/>
          <w:sz w:val="24"/>
          <w:szCs w:val="24"/>
          <w:rPrChange w:id="1651" w:author="JY0225" w:date="2017-08-24T11:10:00Z">
            <w:rPr>
              <w:rFonts w:ascii="Times New Roman" w:hAnsi="Times New Roman" w:cs="Times New Roman" w:hint="eastAsia"/>
              <w:spacing w:val="10"/>
              <w:sz w:val="24"/>
            </w:rPr>
          </w:rPrChange>
        </w:rPr>
        <w:t>上传到服务器。</w:t>
      </w:r>
      <w:r w:rsidR="00DC3BB6" w:rsidRPr="0034779C">
        <w:rPr>
          <w:rFonts w:asciiTheme="minorEastAsia" w:hAnsiTheme="minorEastAsia" w:cs="Times New Roman" w:hint="eastAsia"/>
          <w:spacing w:val="10"/>
          <w:sz w:val="24"/>
          <w:szCs w:val="24"/>
          <w:rPrChange w:id="1652" w:author="JY0225" w:date="2017-08-24T11:10:00Z">
            <w:rPr>
              <w:rFonts w:ascii="Times New Roman" w:hAnsi="Times New Roman" w:cs="Times New Roman" w:hint="eastAsia"/>
              <w:spacing w:val="10"/>
              <w:sz w:val="24"/>
            </w:rPr>
          </w:rPrChange>
        </w:rPr>
        <w:t>在安全性上，成熟云备份平台也存在一些漏洞，有些漏洞被黑客利用后对用户利益造成了严重的损伤，如百度云</w:t>
      </w:r>
      <w:r w:rsidR="00DC3BB6" w:rsidRPr="0034779C">
        <w:rPr>
          <w:rFonts w:asciiTheme="minorEastAsia" w:hAnsiTheme="minorEastAsia" w:cs="Times New Roman" w:hint="eastAsia"/>
          <w:spacing w:val="10"/>
          <w:sz w:val="24"/>
          <w:szCs w:val="24"/>
          <w:rPrChange w:id="1653" w:author="JY0225" w:date="2017-08-24T11:10:00Z">
            <w:rPr>
              <w:rFonts w:ascii="Times New Roman" w:hAnsi="Times New Roman" w:cs="Times New Roman" w:hint="eastAsia"/>
              <w:spacing w:val="10"/>
              <w:sz w:val="24"/>
            </w:rPr>
          </w:rPrChange>
        </w:rPr>
        <w:t>SDK虫洞漏洞</w:t>
      </w:r>
      <w:r w:rsidR="00DC3BB6" w:rsidRPr="0034779C">
        <w:rPr>
          <w:rStyle w:val="afff"/>
          <w:rFonts w:asciiTheme="minorEastAsia" w:hAnsiTheme="minorEastAsia" w:cs="Times New Roman"/>
          <w:spacing w:val="10"/>
          <w:sz w:val="24"/>
          <w:szCs w:val="24"/>
          <w:rPrChange w:id="1654" w:author="JY0225" w:date="2017-08-24T11:10:00Z">
            <w:rPr>
              <w:rStyle w:val="afff"/>
              <w:rFonts w:ascii="Times New Roman" w:hAnsi="Times New Roman" w:cs="Times New Roman"/>
              <w:spacing w:val="10"/>
              <w:sz w:val="24"/>
            </w:rPr>
          </w:rPrChange>
        </w:rPr>
        <w:footnoteReference w:id="3"/>
      </w:r>
      <w:r w:rsidR="00DC3BB6" w:rsidRPr="0034779C">
        <w:rPr>
          <w:rFonts w:asciiTheme="minorEastAsia" w:hAnsiTheme="minorEastAsia" w:cs="Times New Roman"/>
          <w:spacing w:val="10"/>
          <w:sz w:val="24"/>
          <w:szCs w:val="24"/>
          <w:rPrChange w:id="1655" w:author="JY0225" w:date="2017-08-24T11:10:00Z">
            <w:rPr>
              <w:rFonts w:ascii="Times New Roman" w:hAnsi="Times New Roman" w:cs="Times New Roman"/>
              <w:spacing w:val="10"/>
              <w:sz w:val="24"/>
            </w:rPr>
          </w:rPrChange>
        </w:rPr>
        <w:t xml:space="preserve"> </w:t>
      </w:r>
      <w:r w:rsidR="00DC3BB6" w:rsidRPr="0034779C">
        <w:rPr>
          <w:rFonts w:asciiTheme="minorEastAsia" w:hAnsiTheme="minorEastAsia" w:cs="Times New Roman" w:hint="eastAsia"/>
          <w:spacing w:val="10"/>
          <w:sz w:val="24"/>
          <w:szCs w:val="24"/>
          <w:rPrChange w:id="1656" w:author="JY0225" w:date="2017-08-24T11:10:00Z">
            <w:rPr>
              <w:rFonts w:ascii="Times New Roman" w:hAnsi="Times New Roman" w:cs="Times New Roman" w:hint="eastAsia"/>
              <w:spacing w:val="10"/>
              <w:sz w:val="24"/>
            </w:rPr>
          </w:rPrChange>
        </w:rPr>
        <w:t>，安装了百度云的</w:t>
      </w:r>
      <w:r w:rsidR="00DC3BB6" w:rsidRPr="0034779C">
        <w:rPr>
          <w:rFonts w:asciiTheme="minorEastAsia" w:hAnsiTheme="minorEastAsia" w:cs="Times New Roman"/>
          <w:spacing w:val="10"/>
          <w:sz w:val="24"/>
          <w:szCs w:val="24"/>
          <w:rPrChange w:id="1657" w:author="JY0225" w:date="2017-08-24T11:10:00Z">
            <w:rPr>
              <w:rFonts w:ascii="Times New Roman" w:hAnsi="Times New Roman" w:cs="Times New Roman"/>
              <w:spacing w:val="10"/>
              <w:sz w:val="24"/>
            </w:rPr>
          </w:rPrChange>
        </w:rPr>
        <w:t>Android</w:t>
      </w:r>
      <w:r w:rsidR="00DC3BB6" w:rsidRPr="0034779C">
        <w:rPr>
          <w:rFonts w:asciiTheme="minorEastAsia" w:hAnsiTheme="minorEastAsia" w:cs="Times New Roman" w:hint="eastAsia"/>
          <w:spacing w:val="10"/>
          <w:sz w:val="24"/>
          <w:szCs w:val="24"/>
          <w:rPrChange w:id="1658" w:author="JY0225" w:date="2017-08-24T11:10:00Z">
            <w:rPr>
              <w:rFonts w:ascii="Times New Roman" w:hAnsi="Times New Roman" w:cs="Times New Roman" w:hint="eastAsia"/>
              <w:spacing w:val="10"/>
              <w:sz w:val="24"/>
            </w:rPr>
          </w:rPrChange>
        </w:rPr>
        <w:t>手机遭到攻击后能被黑客任意操作。再如</w:t>
      </w:r>
      <w:r w:rsidR="00DC3BB6" w:rsidRPr="0034779C">
        <w:rPr>
          <w:rFonts w:asciiTheme="minorEastAsia" w:hAnsiTheme="minorEastAsia" w:cs="Times New Roman"/>
          <w:spacing w:val="10"/>
          <w:sz w:val="24"/>
          <w:szCs w:val="24"/>
          <w:rPrChange w:id="1659" w:author="JY0225" w:date="2017-08-24T11:10:00Z">
            <w:rPr>
              <w:rFonts w:ascii="Times New Roman" w:hAnsi="Times New Roman" w:cs="Times New Roman"/>
              <w:spacing w:val="10"/>
              <w:sz w:val="24"/>
            </w:rPr>
          </w:rPrChange>
        </w:rPr>
        <w:t>Dropbox</w:t>
      </w:r>
      <w:r w:rsidR="00DC3BB6" w:rsidRPr="0034779C">
        <w:rPr>
          <w:rFonts w:asciiTheme="minorEastAsia" w:hAnsiTheme="minorEastAsia" w:cs="Times New Roman" w:hint="eastAsia"/>
          <w:spacing w:val="10"/>
          <w:sz w:val="24"/>
          <w:szCs w:val="24"/>
          <w:rPrChange w:id="1660" w:author="JY0225" w:date="2017-08-24T11:10:00Z">
            <w:rPr>
              <w:rFonts w:ascii="Times New Roman" w:hAnsi="Times New Roman" w:cs="Times New Roman" w:hint="eastAsia"/>
              <w:spacing w:val="10"/>
              <w:sz w:val="24"/>
            </w:rPr>
          </w:rPrChange>
        </w:rPr>
        <w:t xml:space="preserve"> CVE-2014-8889的漏洞</w:t>
      </w:r>
      <w:r w:rsidR="00DC3BB6" w:rsidRPr="0034779C">
        <w:rPr>
          <w:rStyle w:val="afff"/>
          <w:rFonts w:asciiTheme="minorEastAsia" w:hAnsiTheme="minorEastAsia" w:cs="Times New Roman"/>
          <w:spacing w:val="10"/>
          <w:sz w:val="24"/>
          <w:szCs w:val="24"/>
          <w:rPrChange w:id="1661" w:author="JY0225" w:date="2017-08-24T11:10:00Z">
            <w:rPr>
              <w:rStyle w:val="afff"/>
              <w:rFonts w:ascii="Times New Roman" w:hAnsi="Times New Roman" w:cs="Times New Roman"/>
              <w:spacing w:val="10"/>
              <w:sz w:val="24"/>
            </w:rPr>
          </w:rPrChange>
        </w:rPr>
        <w:footnoteReference w:id="4"/>
      </w:r>
      <w:r w:rsidR="00DC3BB6" w:rsidRPr="0034779C">
        <w:rPr>
          <w:rFonts w:asciiTheme="minorEastAsia" w:hAnsiTheme="minorEastAsia" w:cs="Times New Roman" w:hint="eastAsia"/>
          <w:spacing w:val="10"/>
          <w:sz w:val="24"/>
          <w:szCs w:val="24"/>
          <w:rPrChange w:id="1662" w:author="JY0225" w:date="2017-08-24T11:10:00Z">
            <w:rPr>
              <w:rFonts w:ascii="Times New Roman" w:hAnsi="Times New Roman" w:cs="Times New Roman" w:hint="eastAsia"/>
              <w:spacing w:val="10"/>
              <w:sz w:val="24"/>
            </w:rPr>
          </w:rPrChange>
        </w:rPr>
        <w:t>，攻击者利用该漏洞可未经用户同意直接把应用程序和</w:t>
      </w:r>
      <w:r w:rsidR="00DC3BB6" w:rsidRPr="0034779C">
        <w:rPr>
          <w:rFonts w:asciiTheme="minorEastAsia" w:hAnsiTheme="minorEastAsia" w:cs="Times New Roman"/>
          <w:spacing w:val="10"/>
          <w:sz w:val="24"/>
          <w:szCs w:val="24"/>
          <w:rPrChange w:id="1663" w:author="JY0225" w:date="2017-08-24T11:10:00Z">
            <w:rPr>
              <w:rFonts w:ascii="Times New Roman" w:hAnsi="Times New Roman" w:cs="Times New Roman"/>
              <w:spacing w:val="10"/>
              <w:sz w:val="24"/>
            </w:rPr>
          </w:rPrChange>
        </w:rPr>
        <w:t>Dropbox</w:t>
      </w:r>
      <w:r w:rsidR="00DC3BB6" w:rsidRPr="0034779C">
        <w:rPr>
          <w:rFonts w:asciiTheme="minorEastAsia" w:hAnsiTheme="minorEastAsia" w:cs="Times New Roman" w:hint="eastAsia"/>
          <w:spacing w:val="10"/>
          <w:sz w:val="24"/>
          <w:szCs w:val="24"/>
          <w:rPrChange w:id="1664" w:author="JY0225" w:date="2017-08-24T11:10:00Z">
            <w:rPr>
              <w:rFonts w:ascii="Times New Roman" w:hAnsi="Times New Roman" w:cs="Times New Roman" w:hint="eastAsia"/>
              <w:spacing w:val="10"/>
              <w:sz w:val="24"/>
            </w:rPr>
          </w:rPrChange>
        </w:rPr>
        <w:t>账户连接。只要用户安装的应用程序使用了含有漏洞的</w:t>
      </w:r>
      <w:r w:rsidR="00DC3BB6" w:rsidRPr="0034779C">
        <w:rPr>
          <w:rFonts w:asciiTheme="minorEastAsia" w:hAnsiTheme="minorEastAsia" w:cs="Times New Roman"/>
          <w:spacing w:val="10"/>
          <w:sz w:val="24"/>
          <w:szCs w:val="24"/>
          <w:rPrChange w:id="1665" w:author="JY0225" w:date="2017-08-24T11:10:00Z">
            <w:rPr>
              <w:rFonts w:ascii="Times New Roman" w:hAnsi="Times New Roman" w:cs="Times New Roman"/>
              <w:spacing w:val="10"/>
              <w:sz w:val="24"/>
            </w:rPr>
          </w:rPrChange>
        </w:rPr>
        <w:t>Dropbox SDK</w:t>
      </w:r>
      <w:r w:rsidR="00DC3BB6" w:rsidRPr="0034779C">
        <w:rPr>
          <w:rFonts w:asciiTheme="minorEastAsia" w:hAnsiTheme="minorEastAsia" w:cs="Times New Roman" w:hint="eastAsia"/>
          <w:spacing w:val="10"/>
          <w:sz w:val="24"/>
          <w:szCs w:val="24"/>
          <w:rPrChange w:id="1666" w:author="JY0225" w:date="2017-08-24T11:10:00Z">
            <w:rPr>
              <w:rFonts w:ascii="Times New Roman" w:hAnsi="Times New Roman" w:cs="Times New Roman" w:hint="eastAsia"/>
              <w:spacing w:val="10"/>
              <w:sz w:val="24"/>
            </w:rPr>
          </w:rPrChange>
        </w:rPr>
        <w:t>，则其敏感信息就可能被攻击者窃取。</w:t>
      </w:r>
    </w:p>
    <w:p w14:paraId="2443670D" w14:textId="27E7164B" w:rsidR="008A6FE3" w:rsidRPr="008A6FE3" w:rsidRDefault="002E3864" w:rsidP="00CC3C4C">
      <w:pPr>
        <w:pStyle w:val="21"/>
        <w:spacing w:line="240" w:lineRule="auto"/>
      </w:pPr>
      <w:bookmarkStart w:id="1667" w:name="_Toc491351980"/>
      <w:r w:rsidRPr="00B87EE1">
        <w:t xml:space="preserve">1.2 </w:t>
      </w:r>
      <w:bookmarkEnd w:id="1079"/>
      <w:bookmarkEnd w:id="1080"/>
      <w:bookmarkEnd w:id="1081"/>
      <w:r w:rsidR="00C06BEE">
        <w:rPr>
          <w:rFonts w:hint="eastAsia"/>
        </w:rPr>
        <w:t>研究内容及意义</w:t>
      </w:r>
      <w:bookmarkEnd w:id="1667"/>
    </w:p>
    <w:p w14:paraId="73DEA187" w14:textId="73842C90" w:rsidR="008E66D8" w:rsidRPr="0034779C" w:rsidRDefault="001D3873" w:rsidP="00A078AB">
      <w:pPr>
        <w:spacing w:line="400" w:lineRule="exact"/>
        <w:ind w:firstLine="420"/>
        <w:rPr>
          <w:rFonts w:asciiTheme="minorEastAsia" w:hAnsiTheme="minorEastAsia" w:cs="Times New Roman"/>
          <w:spacing w:val="10"/>
          <w:sz w:val="24"/>
          <w:rPrChange w:id="1668"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1669" w:author="JY0225" w:date="2017-08-24T11:10:00Z">
            <w:rPr>
              <w:rFonts w:ascii="Times New Roman" w:hAnsi="Times New Roman" w:cs="Times New Roman" w:hint="eastAsia"/>
              <w:spacing w:val="10"/>
              <w:sz w:val="24"/>
            </w:rPr>
          </w:rPrChange>
        </w:rPr>
        <w:t>由国家“核高基”科技重大专项自主研制的云</w:t>
      </w:r>
      <w:r w:rsidR="00476838" w:rsidRPr="0034779C">
        <w:rPr>
          <w:rFonts w:asciiTheme="minorEastAsia" w:hAnsiTheme="minorEastAsia" w:cs="Times New Roman" w:hint="eastAsia"/>
          <w:spacing w:val="10"/>
          <w:sz w:val="24"/>
          <w:rPrChange w:id="1670" w:author="JY0225" w:date="2017-08-24T11:10:00Z">
            <w:rPr>
              <w:rFonts w:ascii="Times New Roman" w:hAnsi="Times New Roman" w:cs="Times New Roman" w:hint="eastAsia"/>
              <w:spacing w:val="10"/>
              <w:sz w:val="24"/>
            </w:rPr>
          </w:rPrChange>
        </w:rPr>
        <w:t>备份</w:t>
      </w:r>
      <w:r w:rsidRPr="0034779C">
        <w:rPr>
          <w:rFonts w:asciiTheme="minorEastAsia" w:hAnsiTheme="minorEastAsia" w:cs="Times New Roman" w:hint="eastAsia"/>
          <w:spacing w:val="10"/>
          <w:sz w:val="24"/>
          <w:rPrChange w:id="1671" w:author="JY0225" w:date="2017-08-24T11:10:00Z">
            <w:rPr>
              <w:rFonts w:ascii="Times New Roman" w:hAnsi="Times New Roman" w:cs="Times New Roman" w:hint="eastAsia"/>
              <w:spacing w:val="10"/>
              <w:sz w:val="24"/>
            </w:rPr>
          </w:rPrChange>
        </w:rPr>
        <w:t>服务平台</w:t>
      </w:r>
      <w:r w:rsidR="00144DC7" w:rsidRPr="0034779C">
        <w:rPr>
          <w:rFonts w:asciiTheme="minorEastAsia" w:hAnsiTheme="minorEastAsia" w:cs="Times New Roman" w:hint="eastAsia"/>
          <w:spacing w:val="10"/>
          <w:sz w:val="24"/>
          <w:rPrChange w:id="1672" w:author="JY0225" w:date="2017-08-24T11:10:00Z">
            <w:rPr>
              <w:rFonts w:ascii="Times New Roman" w:hAnsi="Times New Roman" w:cs="Times New Roman" w:hint="eastAsia"/>
              <w:spacing w:val="10"/>
              <w:sz w:val="24"/>
            </w:rPr>
          </w:rPrChange>
        </w:rPr>
        <w:t>以中间件作为服务器与客户端之间通信的桥梁，实现了数据传输、数据压缩、数据加密以及安全会话等基本功能，有效地分离了客户端云备份工具与基础设施之间的绑定</w:t>
      </w:r>
      <w:r w:rsidR="00D26CF8" w:rsidRPr="0034779C">
        <w:rPr>
          <w:rFonts w:asciiTheme="minorEastAsia" w:hAnsiTheme="minorEastAsia" w:cs="Times New Roman" w:hint="eastAsia"/>
          <w:spacing w:val="10"/>
          <w:sz w:val="24"/>
          <w:rPrChange w:id="1673" w:author="JY0225" w:date="2017-08-24T11:10:00Z">
            <w:rPr>
              <w:rFonts w:ascii="Times New Roman" w:hAnsi="Times New Roman" w:cs="Times New Roman" w:hint="eastAsia"/>
              <w:spacing w:val="10"/>
              <w:sz w:val="24"/>
            </w:rPr>
          </w:rPrChange>
        </w:rPr>
        <w:t>。</w:t>
      </w:r>
      <w:r w:rsidR="00D30616" w:rsidRPr="0034779C">
        <w:rPr>
          <w:rFonts w:asciiTheme="minorEastAsia" w:hAnsiTheme="minorEastAsia" w:cs="Times New Roman" w:hint="eastAsia"/>
          <w:spacing w:val="10"/>
          <w:sz w:val="24"/>
          <w:rPrChange w:id="1674" w:author="JY0225" w:date="2017-08-24T11:10:00Z">
            <w:rPr>
              <w:rFonts w:ascii="Times New Roman" w:hAnsi="Times New Roman" w:cs="Times New Roman" w:hint="eastAsia"/>
              <w:spacing w:val="10"/>
              <w:sz w:val="24"/>
            </w:rPr>
          </w:rPrChange>
        </w:rPr>
        <w:t>然而，这些基础的功能</w:t>
      </w:r>
      <w:ins w:id="1675" w:author="JY0225" w:date="2017-08-14T12:31:00Z">
        <w:r w:rsidR="008621A3" w:rsidRPr="0034779C">
          <w:rPr>
            <w:rFonts w:asciiTheme="minorEastAsia" w:hAnsiTheme="minorEastAsia" w:cs="Times New Roman" w:hint="eastAsia"/>
            <w:spacing w:val="10"/>
            <w:sz w:val="24"/>
            <w:rPrChange w:id="1676" w:author="JY0225" w:date="2017-08-24T11:10:00Z">
              <w:rPr>
                <w:rFonts w:ascii="Times New Roman" w:hAnsi="Times New Roman" w:cs="Times New Roman" w:hint="eastAsia"/>
                <w:spacing w:val="10"/>
                <w:sz w:val="24"/>
              </w:rPr>
            </w:rPrChange>
          </w:rPr>
          <w:t>还</w:t>
        </w:r>
      </w:ins>
      <w:del w:id="1677" w:author="JY0225" w:date="2017-08-14T12:31:00Z">
        <w:r w:rsidR="00D30616" w:rsidRPr="0034779C" w:rsidDel="008621A3">
          <w:rPr>
            <w:rFonts w:asciiTheme="minorEastAsia" w:hAnsiTheme="minorEastAsia" w:cs="Times New Roman" w:hint="eastAsia"/>
            <w:spacing w:val="10"/>
            <w:sz w:val="24"/>
            <w:rPrChange w:id="1678" w:author="JY0225" w:date="2017-08-24T11:10:00Z">
              <w:rPr>
                <w:rFonts w:ascii="Times New Roman" w:hAnsi="Times New Roman" w:cs="Times New Roman" w:hint="eastAsia"/>
                <w:spacing w:val="10"/>
                <w:sz w:val="24"/>
              </w:rPr>
            </w:rPrChange>
          </w:rPr>
          <w:delText>已经</w:delText>
        </w:r>
      </w:del>
      <w:r w:rsidR="00D30616" w:rsidRPr="0034779C">
        <w:rPr>
          <w:rFonts w:asciiTheme="minorEastAsia" w:hAnsiTheme="minorEastAsia" w:cs="Times New Roman" w:hint="eastAsia"/>
          <w:spacing w:val="10"/>
          <w:sz w:val="24"/>
          <w:rPrChange w:id="1679" w:author="JY0225" w:date="2017-08-24T11:10:00Z">
            <w:rPr>
              <w:rFonts w:ascii="Times New Roman" w:hAnsi="Times New Roman" w:cs="Times New Roman" w:hint="eastAsia"/>
              <w:spacing w:val="10"/>
              <w:sz w:val="24"/>
            </w:rPr>
          </w:rPrChange>
        </w:rPr>
        <w:t>无法满足当前云备份行业的需求</w:t>
      </w:r>
      <w:r w:rsidR="00DA53A9" w:rsidRPr="0034779C">
        <w:rPr>
          <w:rFonts w:asciiTheme="minorEastAsia" w:hAnsiTheme="minorEastAsia" w:cs="Times New Roman" w:hint="eastAsia"/>
          <w:spacing w:val="10"/>
          <w:sz w:val="24"/>
          <w:rPrChange w:id="1680" w:author="JY0225" w:date="2017-08-24T11:10:00Z">
            <w:rPr>
              <w:rFonts w:ascii="Times New Roman" w:hAnsi="Times New Roman" w:cs="Times New Roman" w:hint="eastAsia"/>
              <w:spacing w:val="10"/>
              <w:sz w:val="24"/>
            </w:rPr>
          </w:rPrChange>
        </w:rPr>
        <w:t>。</w:t>
      </w:r>
      <w:r w:rsidR="00D26CF8" w:rsidRPr="0034779C">
        <w:rPr>
          <w:rFonts w:asciiTheme="minorEastAsia" w:hAnsiTheme="minorEastAsia" w:cs="Times New Roman" w:hint="eastAsia"/>
          <w:spacing w:val="10"/>
          <w:sz w:val="24"/>
          <w:rPrChange w:id="1681" w:author="JY0225" w:date="2017-08-24T11:10:00Z">
            <w:rPr>
              <w:rFonts w:ascii="Times New Roman" w:hAnsi="Times New Roman" w:cs="Times New Roman" w:hint="eastAsia"/>
              <w:spacing w:val="10"/>
              <w:sz w:val="24"/>
            </w:rPr>
          </w:rPrChange>
        </w:rPr>
        <w:t>云备份关键技术作为产品的核心竞争力，已成为了各大供应商的研究的重点</w:t>
      </w:r>
      <w:r w:rsidR="00D21E05" w:rsidRPr="0034779C">
        <w:rPr>
          <w:rFonts w:asciiTheme="minorEastAsia" w:hAnsiTheme="minorEastAsia" w:cs="Times New Roman" w:hint="eastAsia"/>
          <w:spacing w:val="10"/>
          <w:sz w:val="24"/>
          <w:rPrChange w:id="1682" w:author="JY0225" w:date="2017-08-24T11:10:00Z">
            <w:rPr>
              <w:rFonts w:ascii="Times New Roman" w:hAnsi="Times New Roman" w:cs="Times New Roman" w:hint="eastAsia"/>
              <w:spacing w:val="10"/>
              <w:sz w:val="24"/>
            </w:rPr>
          </w:rPrChange>
        </w:rPr>
        <w:t>，</w:t>
      </w:r>
      <w:r w:rsidR="00E1521A" w:rsidRPr="0034779C">
        <w:rPr>
          <w:rFonts w:asciiTheme="minorEastAsia" w:hAnsiTheme="minorEastAsia" w:cs="Times New Roman" w:hint="eastAsia"/>
          <w:spacing w:val="10"/>
          <w:sz w:val="24"/>
          <w:rPrChange w:id="1683" w:author="JY0225" w:date="2017-08-24T11:10:00Z">
            <w:rPr>
              <w:rFonts w:ascii="Times New Roman" w:hAnsi="Times New Roman" w:cs="Times New Roman" w:hint="eastAsia"/>
              <w:spacing w:val="10"/>
              <w:sz w:val="24"/>
            </w:rPr>
          </w:rPrChange>
        </w:rPr>
        <w:t>而各</w:t>
      </w:r>
      <w:r w:rsidR="001F0FE9" w:rsidRPr="0034779C">
        <w:rPr>
          <w:rFonts w:asciiTheme="minorEastAsia" w:hAnsiTheme="minorEastAsia" w:cs="Times New Roman" w:hint="eastAsia"/>
          <w:spacing w:val="10"/>
          <w:sz w:val="24"/>
          <w:rPrChange w:id="1684" w:author="JY0225" w:date="2017-08-24T11:10:00Z">
            <w:rPr>
              <w:rFonts w:ascii="Times New Roman" w:hAnsi="Times New Roman" w:cs="Times New Roman" w:hint="eastAsia"/>
              <w:spacing w:val="10"/>
              <w:sz w:val="24"/>
            </w:rPr>
          </w:rPrChange>
        </w:rPr>
        <w:t>大云</w:t>
      </w:r>
      <w:r w:rsidR="00476838" w:rsidRPr="0034779C">
        <w:rPr>
          <w:rFonts w:asciiTheme="minorEastAsia" w:hAnsiTheme="minorEastAsia" w:cs="Times New Roman" w:hint="eastAsia"/>
          <w:spacing w:val="10"/>
          <w:sz w:val="24"/>
          <w:rPrChange w:id="1685" w:author="JY0225" w:date="2017-08-24T11:10:00Z">
            <w:rPr>
              <w:rFonts w:ascii="Times New Roman" w:hAnsi="Times New Roman" w:cs="Times New Roman" w:hint="eastAsia"/>
              <w:spacing w:val="10"/>
              <w:sz w:val="24"/>
            </w:rPr>
          </w:rPrChange>
        </w:rPr>
        <w:t>备份</w:t>
      </w:r>
      <w:r w:rsidR="001F0FE9" w:rsidRPr="0034779C">
        <w:rPr>
          <w:rFonts w:asciiTheme="minorEastAsia" w:hAnsiTheme="minorEastAsia" w:cs="Times New Roman" w:hint="eastAsia"/>
          <w:spacing w:val="10"/>
          <w:sz w:val="24"/>
          <w:rPrChange w:id="1686" w:author="JY0225" w:date="2017-08-24T11:10:00Z">
            <w:rPr>
              <w:rFonts w:ascii="Times New Roman" w:hAnsi="Times New Roman" w:cs="Times New Roman" w:hint="eastAsia"/>
              <w:spacing w:val="10"/>
              <w:sz w:val="24"/>
            </w:rPr>
          </w:rPrChange>
        </w:rPr>
        <w:t>服务器平台的</w:t>
      </w:r>
      <w:r w:rsidR="00943525" w:rsidRPr="0034779C">
        <w:rPr>
          <w:rFonts w:asciiTheme="minorEastAsia" w:hAnsiTheme="minorEastAsia" w:cs="Times New Roman" w:hint="eastAsia"/>
          <w:spacing w:val="10"/>
          <w:sz w:val="24"/>
          <w:rPrChange w:id="1687" w:author="JY0225" w:date="2017-08-24T11:10:00Z">
            <w:rPr>
              <w:rFonts w:ascii="Times New Roman" w:hAnsi="Times New Roman" w:cs="Times New Roman" w:hint="eastAsia"/>
              <w:spacing w:val="10"/>
              <w:sz w:val="24"/>
            </w:rPr>
          </w:rPrChange>
        </w:rPr>
        <w:t>关键技术</w:t>
      </w:r>
      <w:r w:rsidR="001F0FE9" w:rsidRPr="0034779C">
        <w:rPr>
          <w:rFonts w:asciiTheme="minorEastAsia" w:hAnsiTheme="minorEastAsia" w:cs="Times New Roman" w:hint="eastAsia"/>
          <w:spacing w:val="10"/>
          <w:sz w:val="24"/>
          <w:rPrChange w:id="1688" w:author="JY0225" w:date="2017-08-24T11:10:00Z">
            <w:rPr>
              <w:rFonts w:ascii="Times New Roman" w:hAnsi="Times New Roman" w:cs="Times New Roman" w:hint="eastAsia"/>
              <w:spacing w:val="10"/>
              <w:sz w:val="24"/>
            </w:rPr>
          </w:rPrChange>
        </w:rPr>
        <w:t>都是不对外公开的，因此只能</w:t>
      </w:r>
      <w:r w:rsidR="00AB31D8" w:rsidRPr="0034779C">
        <w:rPr>
          <w:rFonts w:asciiTheme="minorEastAsia" w:hAnsiTheme="minorEastAsia" w:cs="Times New Roman" w:hint="eastAsia"/>
          <w:spacing w:val="10"/>
          <w:sz w:val="24"/>
          <w:rPrChange w:id="1689" w:author="JY0225" w:date="2017-08-24T11:10:00Z">
            <w:rPr>
              <w:rFonts w:ascii="Times New Roman" w:hAnsi="Times New Roman" w:cs="Times New Roman" w:hint="eastAsia"/>
              <w:spacing w:val="10"/>
              <w:sz w:val="24"/>
            </w:rPr>
          </w:rPrChange>
        </w:rPr>
        <w:t>通过</w:t>
      </w:r>
      <w:r w:rsidR="0009664F" w:rsidRPr="0034779C">
        <w:rPr>
          <w:rFonts w:asciiTheme="minorEastAsia" w:hAnsiTheme="minorEastAsia" w:cs="Times New Roman" w:hint="eastAsia"/>
          <w:spacing w:val="10"/>
          <w:sz w:val="24"/>
          <w:rPrChange w:id="1690" w:author="JY0225" w:date="2017-08-24T11:10:00Z">
            <w:rPr>
              <w:rFonts w:ascii="Times New Roman" w:hAnsi="Times New Roman" w:cs="Times New Roman" w:hint="eastAsia"/>
              <w:spacing w:val="10"/>
              <w:sz w:val="24"/>
            </w:rPr>
          </w:rPrChange>
        </w:rPr>
        <w:t>对</w:t>
      </w:r>
      <w:r w:rsidR="00E05DB3" w:rsidRPr="0034779C">
        <w:rPr>
          <w:rFonts w:asciiTheme="minorEastAsia" w:hAnsiTheme="minorEastAsia" w:cs="Times New Roman" w:hint="eastAsia"/>
          <w:spacing w:val="10"/>
          <w:sz w:val="24"/>
          <w:rPrChange w:id="1691" w:author="JY0225" w:date="2017-08-24T11:10:00Z">
            <w:rPr>
              <w:rFonts w:ascii="Times New Roman" w:hAnsi="Times New Roman" w:cs="Times New Roman" w:hint="eastAsia"/>
              <w:spacing w:val="10"/>
              <w:sz w:val="24"/>
            </w:rPr>
          </w:rPrChange>
        </w:rPr>
        <w:t>现有</w:t>
      </w:r>
      <w:r w:rsidR="00612F8E" w:rsidRPr="0034779C">
        <w:rPr>
          <w:rFonts w:asciiTheme="minorEastAsia" w:hAnsiTheme="minorEastAsia" w:cs="Times New Roman" w:hint="eastAsia"/>
          <w:spacing w:val="10"/>
          <w:sz w:val="24"/>
          <w:rPrChange w:id="1692" w:author="JY0225" w:date="2017-08-24T11:10:00Z">
            <w:rPr>
              <w:rFonts w:ascii="Times New Roman" w:hAnsi="Times New Roman" w:cs="Times New Roman" w:hint="eastAsia"/>
              <w:spacing w:val="10"/>
              <w:sz w:val="24"/>
            </w:rPr>
          </w:rPrChange>
        </w:rPr>
        <w:t>的</w:t>
      </w:r>
      <w:r w:rsidR="0009664F" w:rsidRPr="0034779C">
        <w:rPr>
          <w:rFonts w:asciiTheme="minorEastAsia" w:hAnsiTheme="minorEastAsia" w:cs="Times New Roman" w:hint="eastAsia"/>
          <w:spacing w:val="10"/>
          <w:sz w:val="24"/>
          <w:rPrChange w:id="1693" w:author="JY0225" w:date="2017-08-24T11:10:00Z">
            <w:rPr>
              <w:rFonts w:ascii="Times New Roman" w:hAnsi="Times New Roman" w:cs="Times New Roman" w:hint="eastAsia"/>
              <w:spacing w:val="10"/>
              <w:sz w:val="24"/>
            </w:rPr>
          </w:rPrChange>
        </w:rPr>
        <w:t>中间件系统</w:t>
      </w:r>
      <w:r w:rsidR="00BF6461" w:rsidRPr="0034779C">
        <w:rPr>
          <w:rFonts w:asciiTheme="minorEastAsia" w:hAnsiTheme="minorEastAsia" w:cs="Times New Roman" w:hint="eastAsia"/>
          <w:spacing w:val="10"/>
          <w:sz w:val="24"/>
          <w:rPrChange w:id="1694" w:author="JY0225" w:date="2017-08-24T11:10:00Z">
            <w:rPr>
              <w:rFonts w:ascii="Times New Roman" w:hAnsi="Times New Roman" w:cs="Times New Roman" w:hint="eastAsia"/>
              <w:spacing w:val="10"/>
              <w:sz w:val="24"/>
            </w:rPr>
          </w:rPrChange>
        </w:rPr>
        <w:t>进行</w:t>
      </w:r>
      <w:r w:rsidR="0009664F" w:rsidRPr="0034779C">
        <w:rPr>
          <w:rFonts w:asciiTheme="minorEastAsia" w:hAnsiTheme="minorEastAsia" w:cs="Times New Roman" w:hint="eastAsia"/>
          <w:spacing w:val="10"/>
          <w:sz w:val="24"/>
          <w:rPrChange w:id="1695" w:author="JY0225" w:date="2017-08-24T11:10:00Z">
            <w:rPr>
              <w:rFonts w:ascii="Times New Roman" w:hAnsi="Times New Roman" w:cs="Times New Roman" w:hint="eastAsia"/>
              <w:spacing w:val="10"/>
              <w:sz w:val="24"/>
            </w:rPr>
          </w:rPrChange>
        </w:rPr>
        <w:t>全面分析，</w:t>
      </w:r>
      <w:r w:rsidR="001F0FE9" w:rsidRPr="0034779C">
        <w:rPr>
          <w:rFonts w:asciiTheme="minorEastAsia" w:hAnsiTheme="minorEastAsia" w:cs="Times New Roman" w:hint="eastAsia"/>
          <w:spacing w:val="10"/>
          <w:sz w:val="24"/>
          <w:rPrChange w:id="1696" w:author="JY0225" w:date="2017-08-24T11:10:00Z">
            <w:rPr>
              <w:rFonts w:ascii="Times New Roman" w:hAnsi="Times New Roman" w:cs="Times New Roman" w:hint="eastAsia"/>
              <w:spacing w:val="10"/>
              <w:sz w:val="24"/>
            </w:rPr>
          </w:rPrChange>
        </w:rPr>
        <w:t>同时借鉴业内成熟产品的技术特点</w:t>
      </w:r>
      <w:r w:rsidR="001A42F0" w:rsidRPr="0034779C">
        <w:rPr>
          <w:rFonts w:asciiTheme="minorEastAsia" w:hAnsiTheme="minorEastAsia" w:cs="Times New Roman" w:hint="eastAsia"/>
          <w:spacing w:val="10"/>
          <w:sz w:val="24"/>
          <w:rPrChange w:id="1697" w:author="JY0225" w:date="2017-08-24T11:10:00Z">
            <w:rPr>
              <w:rFonts w:ascii="Times New Roman" w:hAnsi="Times New Roman" w:cs="Times New Roman" w:hint="eastAsia"/>
              <w:spacing w:val="10"/>
              <w:sz w:val="24"/>
            </w:rPr>
          </w:rPrChange>
        </w:rPr>
        <w:t>，</w:t>
      </w:r>
      <w:r w:rsidR="00587634" w:rsidRPr="0034779C">
        <w:rPr>
          <w:rFonts w:asciiTheme="minorEastAsia" w:hAnsiTheme="minorEastAsia" w:cs="Times New Roman" w:hint="eastAsia"/>
          <w:spacing w:val="10"/>
          <w:sz w:val="24"/>
          <w:rPrChange w:id="1698" w:author="JY0225" w:date="2017-08-24T11:10:00Z">
            <w:rPr>
              <w:rFonts w:ascii="Times New Roman" w:hAnsi="Times New Roman" w:cs="Times New Roman" w:hint="eastAsia"/>
              <w:spacing w:val="10"/>
              <w:sz w:val="24"/>
            </w:rPr>
          </w:rPrChange>
        </w:rPr>
        <w:t>对</w:t>
      </w:r>
      <w:r w:rsidR="00DC0C8E" w:rsidRPr="0034779C">
        <w:rPr>
          <w:rFonts w:asciiTheme="minorEastAsia" w:hAnsiTheme="minorEastAsia" w:cs="Times New Roman" w:hint="eastAsia"/>
          <w:spacing w:val="10"/>
          <w:sz w:val="24"/>
          <w:rPrChange w:id="1699" w:author="JY0225" w:date="2017-08-24T11:10:00Z">
            <w:rPr>
              <w:rFonts w:ascii="Times New Roman" w:hAnsi="Times New Roman" w:cs="Times New Roman" w:hint="eastAsia"/>
              <w:spacing w:val="10"/>
              <w:sz w:val="24"/>
            </w:rPr>
          </w:rPrChange>
        </w:rPr>
        <w:t>中间件的关键技术</w:t>
      </w:r>
      <w:r w:rsidR="00D54DD6" w:rsidRPr="0034779C">
        <w:rPr>
          <w:rFonts w:asciiTheme="minorEastAsia" w:hAnsiTheme="minorEastAsia" w:cs="Times New Roman" w:hint="eastAsia"/>
          <w:spacing w:val="10"/>
          <w:sz w:val="24"/>
          <w:rPrChange w:id="1700" w:author="JY0225" w:date="2017-08-24T11:10:00Z">
            <w:rPr>
              <w:rFonts w:ascii="Times New Roman" w:hAnsi="Times New Roman" w:cs="Times New Roman" w:hint="eastAsia"/>
              <w:spacing w:val="10"/>
              <w:sz w:val="24"/>
            </w:rPr>
          </w:rPrChange>
        </w:rPr>
        <w:t>进行自主研发，以符合当前云</w:t>
      </w:r>
      <w:r w:rsidR="00476838" w:rsidRPr="0034779C">
        <w:rPr>
          <w:rFonts w:asciiTheme="minorEastAsia" w:hAnsiTheme="minorEastAsia" w:cs="Times New Roman" w:hint="eastAsia"/>
          <w:spacing w:val="10"/>
          <w:sz w:val="24"/>
          <w:rPrChange w:id="1701" w:author="JY0225" w:date="2017-08-24T11:10:00Z">
            <w:rPr>
              <w:rFonts w:ascii="Times New Roman" w:hAnsi="Times New Roman" w:cs="Times New Roman" w:hint="eastAsia"/>
              <w:spacing w:val="10"/>
              <w:sz w:val="24"/>
            </w:rPr>
          </w:rPrChange>
        </w:rPr>
        <w:t>备份</w:t>
      </w:r>
      <w:r w:rsidR="00D54DD6" w:rsidRPr="0034779C">
        <w:rPr>
          <w:rFonts w:asciiTheme="minorEastAsia" w:hAnsiTheme="minorEastAsia" w:cs="Times New Roman" w:hint="eastAsia"/>
          <w:spacing w:val="10"/>
          <w:sz w:val="24"/>
          <w:rPrChange w:id="1702" w:author="JY0225" w:date="2017-08-24T11:10:00Z">
            <w:rPr>
              <w:rFonts w:ascii="Times New Roman" w:hAnsi="Times New Roman" w:cs="Times New Roman" w:hint="eastAsia"/>
              <w:spacing w:val="10"/>
              <w:sz w:val="24"/>
            </w:rPr>
          </w:rPrChange>
        </w:rPr>
        <w:t>行业的发展趋势</w:t>
      </w:r>
      <w:r w:rsidR="00B447F7" w:rsidRPr="0034779C">
        <w:rPr>
          <w:rFonts w:asciiTheme="minorEastAsia" w:hAnsiTheme="minorEastAsia" w:cs="Times New Roman" w:hint="eastAsia"/>
          <w:spacing w:val="10"/>
          <w:sz w:val="24"/>
          <w:rPrChange w:id="1703" w:author="JY0225" w:date="2017-08-24T11:10:00Z">
            <w:rPr>
              <w:rFonts w:ascii="Times New Roman" w:hAnsi="Times New Roman" w:cs="Times New Roman" w:hint="eastAsia"/>
              <w:spacing w:val="10"/>
              <w:sz w:val="24"/>
            </w:rPr>
          </w:rPrChange>
        </w:rPr>
        <w:t>。</w:t>
      </w:r>
    </w:p>
    <w:p w14:paraId="6BE8AAA4" w14:textId="787A89E6" w:rsidR="00122638" w:rsidRPr="0034779C" w:rsidRDefault="008F1CE4" w:rsidP="00AB69B6">
      <w:pPr>
        <w:spacing w:line="400" w:lineRule="exact"/>
        <w:ind w:firstLine="420"/>
        <w:rPr>
          <w:rFonts w:asciiTheme="minorEastAsia" w:hAnsiTheme="minorEastAsia" w:cs="Times New Roman"/>
          <w:spacing w:val="10"/>
          <w:sz w:val="24"/>
          <w:rPrChange w:id="1704"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1705" w:author="JY0225" w:date="2017-08-24T11:10:00Z">
            <w:rPr>
              <w:rFonts w:ascii="Times New Roman" w:hAnsi="Times New Roman" w:cs="Times New Roman" w:hint="eastAsia"/>
              <w:spacing w:val="10"/>
              <w:sz w:val="24"/>
            </w:rPr>
          </w:rPrChange>
        </w:rPr>
        <w:lastRenderedPageBreak/>
        <w:t>同时，成熟的云备份产品在功能上和和安全性上都存在一定的不足，</w:t>
      </w:r>
      <w:r w:rsidR="007D6950" w:rsidRPr="0034779C">
        <w:rPr>
          <w:rFonts w:asciiTheme="minorEastAsia" w:hAnsiTheme="minorEastAsia" w:cs="Times New Roman" w:hint="eastAsia"/>
          <w:spacing w:val="10"/>
          <w:sz w:val="24"/>
          <w:rPrChange w:id="1706" w:author="JY0225" w:date="2017-08-24T11:10:00Z">
            <w:rPr>
              <w:rFonts w:ascii="Times New Roman" w:hAnsi="Times New Roman" w:cs="Times New Roman" w:hint="eastAsia"/>
              <w:spacing w:val="10"/>
              <w:sz w:val="24"/>
            </w:rPr>
          </w:rPrChange>
        </w:rPr>
        <w:t>原有的中间件系统也存在类似的问题，因此</w:t>
      </w:r>
      <w:r w:rsidRPr="0034779C">
        <w:rPr>
          <w:rFonts w:asciiTheme="minorEastAsia" w:hAnsiTheme="minorEastAsia" w:cs="Times New Roman" w:hint="eastAsia"/>
          <w:spacing w:val="10"/>
          <w:sz w:val="24"/>
          <w:rPrChange w:id="1707" w:author="JY0225" w:date="2017-08-24T11:10:00Z">
            <w:rPr>
              <w:rFonts w:ascii="Times New Roman" w:hAnsi="Times New Roman" w:cs="Times New Roman" w:hint="eastAsia"/>
              <w:spacing w:val="10"/>
              <w:sz w:val="24"/>
            </w:rPr>
          </w:rPrChange>
        </w:rPr>
        <w:t>需要对现有的中间件系统进行全面</w:t>
      </w:r>
      <w:r w:rsidR="00353FB6" w:rsidRPr="0034779C">
        <w:rPr>
          <w:rFonts w:asciiTheme="minorEastAsia" w:hAnsiTheme="minorEastAsia" w:cs="Times New Roman" w:hint="eastAsia"/>
          <w:spacing w:val="10"/>
          <w:sz w:val="24"/>
          <w:rPrChange w:id="1708" w:author="JY0225" w:date="2017-08-24T11:10:00Z">
            <w:rPr>
              <w:rFonts w:ascii="Times New Roman" w:hAnsi="Times New Roman" w:cs="Times New Roman" w:hint="eastAsia"/>
              <w:spacing w:val="10"/>
              <w:sz w:val="24"/>
            </w:rPr>
          </w:rPrChange>
        </w:rPr>
        <w:t>的</w:t>
      </w:r>
      <w:r w:rsidRPr="0034779C">
        <w:rPr>
          <w:rFonts w:asciiTheme="minorEastAsia" w:hAnsiTheme="minorEastAsia" w:cs="Times New Roman" w:hint="eastAsia"/>
          <w:spacing w:val="10"/>
          <w:sz w:val="24"/>
          <w:rPrChange w:id="1709" w:author="JY0225" w:date="2017-08-24T11:10:00Z">
            <w:rPr>
              <w:rFonts w:ascii="Times New Roman" w:hAnsi="Times New Roman" w:cs="Times New Roman" w:hint="eastAsia"/>
              <w:spacing w:val="10"/>
              <w:sz w:val="24"/>
            </w:rPr>
          </w:rPrChange>
        </w:rPr>
        <w:t>分析</w:t>
      </w:r>
      <w:r w:rsidR="00353FB6" w:rsidRPr="0034779C">
        <w:rPr>
          <w:rFonts w:asciiTheme="minorEastAsia" w:hAnsiTheme="minorEastAsia" w:cs="Times New Roman" w:hint="eastAsia"/>
          <w:spacing w:val="10"/>
          <w:sz w:val="24"/>
          <w:rPrChange w:id="1710" w:author="JY0225" w:date="2017-08-24T11:10:00Z">
            <w:rPr>
              <w:rFonts w:ascii="Times New Roman" w:hAnsi="Times New Roman" w:cs="Times New Roman" w:hint="eastAsia"/>
              <w:spacing w:val="10"/>
              <w:sz w:val="24"/>
            </w:rPr>
          </w:rPrChange>
        </w:rPr>
        <w:t>和优化</w:t>
      </w:r>
      <w:r w:rsidRPr="0034779C">
        <w:rPr>
          <w:rFonts w:asciiTheme="minorEastAsia" w:hAnsiTheme="minorEastAsia" w:cs="Times New Roman" w:hint="eastAsia"/>
          <w:spacing w:val="10"/>
          <w:sz w:val="24"/>
          <w:rPrChange w:id="1711" w:author="JY0225" w:date="2017-08-24T11:10:00Z">
            <w:rPr>
              <w:rFonts w:ascii="Times New Roman" w:hAnsi="Times New Roman" w:cs="Times New Roman" w:hint="eastAsia"/>
              <w:spacing w:val="10"/>
              <w:sz w:val="24"/>
            </w:rPr>
          </w:rPrChange>
        </w:rPr>
        <w:t>，</w:t>
      </w:r>
      <w:r w:rsidR="00581747" w:rsidRPr="0034779C">
        <w:rPr>
          <w:rFonts w:asciiTheme="minorEastAsia" w:hAnsiTheme="minorEastAsia" w:cs="Times New Roman" w:hint="eastAsia"/>
          <w:spacing w:val="10"/>
          <w:sz w:val="24"/>
          <w:rPrChange w:id="1712" w:author="JY0225" w:date="2017-08-24T11:10:00Z">
            <w:rPr>
              <w:rFonts w:ascii="Times New Roman" w:hAnsi="Times New Roman" w:cs="Times New Roman" w:hint="eastAsia"/>
              <w:spacing w:val="10"/>
              <w:sz w:val="24"/>
            </w:rPr>
          </w:rPrChange>
        </w:rPr>
        <w:t>在功能上进行扩展，丰富中间件</w:t>
      </w:r>
      <w:r w:rsidR="00B1533B" w:rsidRPr="0034779C">
        <w:rPr>
          <w:rFonts w:asciiTheme="minorEastAsia" w:hAnsiTheme="minorEastAsia" w:cs="Times New Roman" w:hint="eastAsia"/>
          <w:spacing w:val="10"/>
          <w:sz w:val="24"/>
          <w:rPrChange w:id="1713" w:author="JY0225" w:date="2017-08-24T11:10:00Z">
            <w:rPr>
              <w:rFonts w:ascii="Times New Roman" w:hAnsi="Times New Roman" w:cs="Times New Roman" w:hint="eastAsia"/>
              <w:spacing w:val="10"/>
              <w:sz w:val="24"/>
            </w:rPr>
          </w:rPrChange>
        </w:rPr>
        <w:t>系统</w:t>
      </w:r>
      <w:r w:rsidR="00581747" w:rsidRPr="0034779C">
        <w:rPr>
          <w:rFonts w:asciiTheme="minorEastAsia" w:hAnsiTheme="minorEastAsia" w:cs="Times New Roman" w:hint="eastAsia"/>
          <w:spacing w:val="10"/>
          <w:sz w:val="24"/>
          <w:rPrChange w:id="1714" w:author="JY0225" w:date="2017-08-24T11:10:00Z">
            <w:rPr>
              <w:rFonts w:ascii="Times New Roman" w:hAnsi="Times New Roman" w:cs="Times New Roman" w:hint="eastAsia"/>
              <w:spacing w:val="10"/>
              <w:sz w:val="24"/>
            </w:rPr>
          </w:rPrChange>
        </w:rPr>
        <w:t>的功能特性，以更好地满足用户的需求。</w:t>
      </w:r>
      <w:r w:rsidR="00817740" w:rsidRPr="0034779C">
        <w:rPr>
          <w:rFonts w:asciiTheme="minorEastAsia" w:hAnsiTheme="minorEastAsia" w:cs="Times New Roman" w:hint="eastAsia"/>
          <w:spacing w:val="10"/>
          <w:sz w:val="24"/>
          <w:rPrChange w:id="1715" w:author="JY0225" w:date="2017-08-24T11:10:00Z">
            <w:rPr>
              <w:rFonts w:ascii="Times New Roman" w:hAnsi="Times New Roman" w:cs="Times New Roman" w:hint="eastAsia"/>
              <w:spacing w:val="10"/>
              <w:sz w:val="24"/>
            </w:rPr>
          </w:rPrChange>
        </w:rPr>
        <w:t>另外，通过</w:t>
      </w:r>
      <w:r w:rsidR="00F9087C" w:rsidRPr="0034779C">
        <w:rPr>
          <w:rFonts w:asciiTheme="minorEastAsia" w:hAnsiTheme="minorEastAsia" w:cs="Times New Roman" w:hint="eastAsia"/>
          <w:spacing w:val="10"/>
          <w:sz w:val="24"/>
          <w:rPrChange w:id="1716" w:author="JY0225" w:date="2017-08-24T11:10:00Z">
            <w:rPr>
              <w:rFonts w:ascii="Times New Roman" w:hAnsi="Times New Roman" w:cs="Times New Roman" w:hint="eastAsia"/>
              <w:spacing w:val="10"/>
              <w:sz w:val="24"/>
            </w:rPr>
          </w:rPrChange>
        </w:rPr>
        <w:t>对现有中间件系统的源码进行重构，提高系统的安全性和鲁棒性。</w:t>
      </w:r>
    </w:p>
    <w:p w14:paraId="3EE7BDF1" w14:textId="57E73689" w:rsidR="00D96D61" w:rsidRPr="0034779C" w:rsidRDefault="00815DF3" w:rsidP="00AB69B6">
      <w:pPr>
        <w:spacing w:line="400" w:lineRule="exact"/>
        <w:ind w:firstLine="420"/>
        <w:rPr>
          <w:rFonts w:asciiTheme="minorEastAsia" w:hAnsiTheme="minorEastAsia" w:cs="Times New Roman"/>
          <w:spacing w:val="10"/>
          <w:sz w:val="24"/>
          <w:rPrChange w:id="1717"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1718" w:author="JY0225" w:date="2017-08-24T11:10:00Z">
            <w:rPr>
              <w:rFonts w:ascii="Times New Roman" w:hAnsi="Times New Roman" w:cs="Times New Roman" w:hint="eastAsia"/>
              <w:spacing w:val="10"/>
              <w:sz w:val="24"/>
            </w:rPr>
          </w:rPrChange>
        </w:rPr>
        <w:t>本文的</w:t>
      </w:r>
      <w:r w:rsidR="00F84322" w:rsidRPr="0034779C">
        <w:rPr>
          <w:rFonts w:asciiTheme="minorEastAsia" w:hAnsiTheme="minorEastAsia" w:cs="Times New Roman" w:hint="eastAsia"/>
          <w:spacing w:val="10"/>
          <w:sz w:val="24"/>
          <w:rPrChange w:id="1719" w:author="JY0225" w:date="2017-08-24T11:10:00Z">
            <w:rPr>
              <w:rFonts w:ascii="Times New Roman" w:hAnsi="Times New Roman" w:cs="Times New Roman" w:hint="eastAsia"/>
              <w:spacing w:val="10"/>
              <w:sz w:val="24"/>
            </w:rPr>
          </w:rPrChange>
        </w:rPr>
        <w:t>主要</w:t>
      </w:r>
      <w:r w:rsidRPr="0034779C">
        <w:rPr>
          <w:rFonts w:asciiTheme="minorEastAsia" w:hAnsiTheme="minorEastAsia" w:cs="Times New Roman" w:hint="eastAsia"/>
          <w:spacing w:val="10"/>
          <w:sz w:val="24"/>
          <w:rPrChange w:id="1720" w:author="JY0225" w:date="2017-08-24T11:10:00Z">
            <w:rPr>
              <w:rFonts w:ascii="Times New Roman" w:hAnsi="Times New Roman" w:cs="Times New Roman" w:hint="eastAsia"/>
              <w:spacing w:val="10"/>
              <w:sz w:val="24"/>
            </w:rPr>
          </w:rPrChange>
        </w:rPr>
        <w:t>研究内容如下：</w:t>
      </w:r>
    </w:p>
    <w:p w14:paraId="7C0970B1" w14:textId="101FC8E5" w:rsidR="000402A7" w:rsidRPr="0034779C" w:rsidDel="00B26535" w:rsidRDefault="003B296E">
      <w:pPr>
        <w:numPr>
          <w:ilvl w:val="0"/>
          <w:numId w:val="18"/>
        </w:numPr>
        <w:spacing w:line="400" w:lineRule="exact"/>
        <w:rPr>
          <w:ins w:id="1721" w:author="微软用户" w:date="2017-08-20T10:09:00Z"/>
          <w:del w:id="1722" w:author="JY0225" w:date="2017-08-24T10:46:00Z"/>
          <w:rFonts w:asciiTheme="minorEastAsia" w:hAnsiTheme="minorEastAsia"/>
          <w:color w:val="000000" w:themeColor="text1"/>
          <w:rPrChange w:id="1723" w:author="JY0225" w:date="2017-08-24T11:10:00Z">
            <w:rPr>
              <w:ins w:id="1724" w:author="微软用户" w:date="2017-08-20T10:09:00Z"/>
              <w:del w:id="1725" w:author="JY0225" w:date="2017-08-24T10:46:00Z"/>
              <w:rFonts w:ascii="Times New Roman" w:hAnsi="Times New Roman" w:cs="Times New Roman"/>
              <w:spacing w:val="10"/>
            </w:rPr>
          </w:rPrChange>
        </w:rPr>
        <w:pPrChange w:id="1726" w:author="JY0225" w:date="2017-08-24T10:46:00Z">
          <w:pPr>
            <w:pStyle w:val="Default"/>
            <w:numPr>
              <w:numId w:val="12"/>
            </w:numPr>
            <w:spacing w:line="400" w:lineRule="exact"/>
            <w:ind w:left="1140" w:hanging="720"/>
          </w:pPr>
        </w:pPrChange>
      </w:pPr>
      <w:ins w:id="1727" w:author="微软用户" w:date="2017-08-20T11:18:00Z">
        <w:del w:id="1728" w:author="JY0225" w:date="2017-08-24T10:46:00Z">
          <w:r w:rsidRPr="0034779C" w:rsidDel="00211BF5">
            <w:rPr>
              <w:rFonts w:asciiTheme="minorEastAsia" w:hAnsiTheme="minorEastAsia"/>
              <w:color w:val="000000" w:themeColor="text1"/>
              <w:sz w:val="24"/>
              <w:szCs w:val="24"/>
              <w:rPrChange w:id="1729" w:author="JY0225" w:date="2017-08-24T11:10:00Z">
                <w:rPr>
                  <w:rFonts w:ascii="Times New Roman" w:hAnsi="Times New Roman" w:cs="Times New Roman"/>
                  <w:spacing w:val="10"/>
                </w:rPr>
              </w:rPrChange>
            </w:rPr>
            <w:delText xml:space="preserve">1. </w:delText>
          </w:r>
        </w:del>
      </w:ins>
      <w:ins w:id="1730" w:author="微软用户" w:date="2017-08-20T10:05:00Z">
        <w:del w:id="1731" w:author="微软用户" w:date="2017-08-20T11:18:00Z">
          <w:r w:rsidR="00A41E84" w:rsidRPr="0034779C" w:rsidDel="003B296E">
            <w:rPr>
              <w:rFonts w:asciiTheme="minorEastAsia" w:hAnsiTheme="minorEastAsia"/>
              <w:color w:val="000000" w:themeColor="text1"/>
              <w:sz w:val="24"/>
              <w:szCs w:val="24"/>
              <w:rPrChange w:id="1732" w:author="JY0225" w:date="2017-08-24T11:10:00Z">
                <w:rPr/>
              </w:rPrChange>
            </w:rPr>
            <w:delText></w:delText>
          </w:r>
          <w:r w:rsidR="00A41E84" w:rsidRPr="0034779C" w:rsidDel="003B296E">
            <w:rPr>
              <w:rFonts w:asciiTheme="minorEastAsia" w:hAnsiTheme="minorEastAsia"/>
              <w:color w:val="000000" w:themeColor="text1"/>
              <w:sz w:val="24"/>
              <w:szCs w:val="24"/>
              <w:rPrChange w:id="1733" w:author="JY0225" w:date="2017-08-24T11:10:00Z">
                <w:rPr/>
              </w:rPrChange>
            </w:rPr>
            <w:delText></w:delText>
          </w:r>
          <w:r w:rsidR="00A41E84" w:rsidRPr="0034779C" w:rsidDel="003B296E">
            <w:rPr>
              <w:rFonts w:asciiTheme="minorEastAsia" w:hAnsiTheme="minorEastAsia"/>
              <w:color w:val="000000" w:themeColor="text1"/>
              <w:sz w:val="24"/>
              <w:szCs w:val="24"/>
              <w:rPrChange w:id="1734" w:author="JY0225" w:date="2017-08-24T11:10:00Z">
                <w:rPr/>
              </w:rPrChange>
            </w:rPr>
            <w:delText></w:delText>
          </w:r>
        </w:del>
      </w:ins>
      <w:r w:rsidR="001D47BE" w:rsidRPr="0034779C">
        <w:rPr>
          <w:rFonts w:asciiTheme="minorEastAsia" w:hAnsiTheme="minorEastAsia" w:hint="eastAsia"/>
          <w:color w:val="000000" w:themeColor="text1"/>
          <w:sz w:val="24"/>
          <w:szCs w:val="24"/>
          <w:rPrChange w:id="1735" w:author="JY0225" w:date="2017-08-24T11:10:00Z">
            <w:rPr/>
          </w:rPrChange>
        </w:rPr>
        <w:t>持久会话</w:t>
      </w:r>
      <w:r w:rsidR="00876293" w:rsidRPr="0034779C">
        <w:rPr>
          <w:rFonts w:asciiTheme="minorEastAsia" w:hAnsiTheme="minorEastAsia" w:hint="eastAsia"/>
          <w:color w:val="000000" w:themeColor="text1"/>
          <w:sz w:val="24"/>
          <w:szCs w:val="24"/>
          <w:rPrChange w:id="1736" w:author="JY0225" w:date="2017-08-24T11:10:00Z">
            <w:rPr/>
          </w:rPrChange>
        </w:rPr>
        <w:t>管理：</w:t>
      </w:r>
      <w:r w:rsidR="0040112B" w:rsidRPr="0034779C">
        <w:rPr>
          <w:rFonts w:asciiTheme="minorEastAsia" w:hAnsiTheme="minorEastAsia" w:hint="eastAsia"/>
          <w:color w:val="000000" w:themeColor="text1"/>
          <w:sz w:val="24"/>
          <w:szCs w:val="24"/>
          <w:rPrChange w:id="1737" w:author="JY0225" w:date="2017-08-24T11:10:00Z">
            <w:rPr/>
          </w:rPrChange>
        </w:rPr>
        <w:t>云</w:t>
      </w:r>
      <w:r w:rsidR="00476838" w:rsidRPr="0034779C">
        <w:rPr>
          <w:rFonts w:asciiTheme="minorEastAsia" w:hAnsiTheme="minorEastAsia" w:hint="eastAsia"/>
          <w:color w:val="000000" w:themeColor="text1"/>
          <w:sz w:val="24"/>
          <w:szCs w:val="24"/>
          <w:rPrChange w:id="1738" w:author="JY0225" w:date="2017-08-24T11:10:00Z">
            <w:rPr/>
          </w:rPrChange>
        </w:rPr>
        <w:t>备份</w:t>
      </w:r>
      <w:r w:rsidR="00582425" w:rsidRPr="0034779C">
        <w:rPr>
          <w:rFonts w:asciiTheme="minorEastAsia" w:hAnsiTheme="minorEastAsia" w:hint="eastAsia"/>
          <w:color w:val="000000" w:themeColor="text1"/>
          <w:sz w:val="24"/>
          <w:szCs w:val="24"/>
          <w:rPrChange w:id="1739" w:author="JY0225" w:date="2017-08-24T11:10:00Z">
            <w:rPr/>
          </w:rPrChange>
        </w:rPr>
        <w:t>中间件在客户端和服务器之间工作，多个客</w:t>
      </w:r>
    </w:p>
    <w:p w14:paraId="3BB608E6" w14:textId="5029856F" w:rsidR="00876293" w:rsidRPr="0034779C" w:rsidRDefault="00582425">
      <w:pPr>
        <w:numPr>
          <w:ilvl w:val="0"/>
          <w:numId w:val="18"/>
        </w:numPr>
        <w:spacing w:line="400" w:lineRule="exact"/>
        <w:rPr>
          <w:rFonts w:asciiTheme="minorEastAsia" w:hAnsiTheme="minorEastAsia"/>
          <w:color w:val="000000" w:themeColor="text1"/>
          <w:sz w:val="24"/>
          <w:szCs w:val="24"/>
          <w:rPrChange w:id="1740" w:author="JY0225" w:date="2017-08-24T11:10:00Z">
            <w:rPr>
              <w:sz w:val="23"/>
              <w:szCs w:val="23"/>
            </w:rPr>
          </w:rPrChange>
        </w:rPr>
        <w:pPrChange w:id="1741" w:author="JY0225" w:date="2017-08-24T10:46:00Z">
          <w:pPr>
            <w:spacing w:line="400" w:lineRule="exact"/>
          </w:pPr>
        </w:pPrChange>
      </w:pPr>
      <w:r w:rsidRPr="0034779C">
        <w:rPr>
          <w:rFonts w:asciiTheme="minorEastAsia" w:hAnsiTheme="minorEastAsia" w:hint="eastAsia"/>
          <w:color w:val="000000" w:themeColor="text1"/>
          <w:sz w:val="24"/>
          <w:szCs w:val="24"/>
          <w:rPrChange w:id="1742" w:author="JY0225" w:date="2017-08-24T11:10:00Z">
            <w:rPr>
              <w:rFonts w:hint="eastAsia"/>
            </w:rPr>
          </w:rPrChange>
        </w:rPr>
        <w:t>户端的命令通过中间件提交给服务器。</w:t>
      </w:r>
      <w:r w:rsidR="0098799E" w:rsidRPr="0034779C">
        <w:rPr>
          <w:rFonts w:asciiTheme="minorEastAsia" w:hAnsiTheme="minorEastAsia" w:hint="eastAsia"/>
          <w:color w:val="000000" w:themeColor="text1"/>
          <w:sz w:val="24"/>
          <w:szCs w:val="24"/>
          <w:rPrChange w:id="1743" w:author="JY0225" w:date="2017-08-24T11:10:00Z">
            <w:rPr>
              <w:rFonts w:hint="eastAsia"/>
            </w:rPr>
          </w:rPrChange>
        </w:rPr>
        <w:t>用户的命令会以会话的形式保存在中间件，当中间件</w:t>
      </w:r>
      <w:r w:rsidR="00411C76" w:rsidRPr="0034779C">
        <w:rPr>
          <w:rFonts w:asciiTheme="minorEastAsia" w:hAnsiTheme="minorEastAsia" w:hint="eastAsia"/>
          <w:color w:val="000000" w:themeColor="text1"/>
          <w:sz w:val="24"/>
          <w:szCs w:val="24"/>
          <w:rPrChange w:id="1744" w:author="JY0225" w:date="2017-08-24T11:10:00Z">
            <w:rPr>
              <w:rFonts w:hint="eastAsia"/>
            </w:rPr>
          </w:rPrChange>
        </w:rPr>
        <w:t>系统</w:t>
      </w:r>
      <w:r w:rsidR="0098799E" w:rsidRPr="0034779C">
        <w:rPr>
          <w:rFonts w:asciiTheme="minorEastAsia" w:hAnsiTheme="minorEastAsia" w:hint="eastAsia"/>
          <w:color w:val="000000" w:themeColor="text1"/>
          <w:sz w:val="24"/>
          <w:szCs w:val="24"/>
          <w:rPrChange w:id="1745" w:author="JY0225" w:date="2017-08-24T11:10:00Z">
            <w:rPr>
              <w:rFonts w:hint="eastAsia"/>
            </w:rPr>
          </w:rPrChange>
        </w:rPr>
        <w:t>出现异常时（如网络中断、中间件死机</w:t>
      </w:r>
      <w:r w:rsidR="009713D6" w:rsidRPr="0034779C">
        <w:rPr>
          <w:rFonts w:asciiTheme="minorEastAsia" w:hAnsiTheme="minorEastAsia" w:hint="eastAsia"/>
          <w:color w:val="000000" w:themeColor="text1"/>
          <w:sz w:val="24"/>
          <w:szCs w:val="24"/>
          <w:rPrChange w:id="1746" w:author="JY0225" w:date="2017-08-24T11:10:00Z">
            <w:rPr>
              <w:rFonts w:hint="eastAsia"/>
            </w:rPr>
          </w:rPrChange>
        </w:rPr>
        <w:t>），会在</w:t>
      </w:r>
      <w:r w:rsidR="0098799E" w:rsidRPr="0034779C">
        <w:rPr>
          <w:rFonts w:asciiTheme="minorEastAsia" w:hAnsiTheme="minorEastAsia" w:hint="eastAsia"/>
          <w:color w:val="000000" w:themeColor="text1"/>
          <w:sz w:val="24"/>
          <w:szCs w:val="24"/>
          <w:rPrChange w:id="1747" w:author="JY0225" w:date="2017-08-24T11:10:00Z">
            <w:rPr>
              <w:rFonts w:hint="eastAsia"/>
            </w:rPr>
          </w:rPrChange>
        </w:rPr>
        <w:t>下次重启中间件时自动恢复执行未完成的会话</w:t>
      </w:r>
      <w:ins w:id="1748" w:author="JY0225" w:date="2017-08-24T10:47:00Z">
        <w:r w:rsidR="007265D4" w:rsidRPr="0034779C">
          <w:rPr>
            <w:rFonts w:asciiTheme="minorEastAsia" w:hAnsiTheme="minorEastAsia" w:hint="eastAsia"/>
            <w:color w:val="000000" w:themeColor="text1"/>
            <w:sz w:val="24"/>
            <w:szCs w:val="24"/>
            <w:rPrChange w:id="1749" w:author="JY0225" w:date="2017-08-24T11:10:00Z">
              <w:rPr>
                <w:rFonts w:hint="eastAsia"/>
                <w:color w:val="000000" w:themeColor="text1"/>
                <w:sz w:val="24"/>
                <w:szCs w:val="24"/>
              </w:rPr>
            </w:rPrChange>
          </w:rPr>
          <w:t>。</w:t>
        </w:r>
      </w:ins>
      <w:del w:id="1750" w:author="JY0225" w:date="2017-08-24T10:47:00Z">
        <w:r w:rsidR="0098799E" w:rsidRPr="0034779C" w:rsidDel="007265D4">
          <w:rPr>
            <w:rFonts w:asciiTheme="minorEastAsia" w:hAnsiTheme="minorEastAsia" w:hint="eastAsia"/>
            <w:color w:val="000000" w:themeColor="text1"/>
            <w:sz w:val="24"/>
            <w:szCs w:val="24"/>
            <w:rPrChange w:id="1751" w:author="JY0225" w:date="2017-08-24T11:10:00Z">
              <w:rPr>
                <w:rFonts w:hint="eastAsia"/>
              </w:rPr>
            </w:rPrChange>
          </w:rPr>
          <w:delText>。</w:delText>
        </w:r>
      </w:del>
      <w:r w:rsidR="00B15A7A" w:rsidRPr="0034779C">
        <w:rPr>
          <w:rFonts w:asciiTheme="minorEastAsia" w:hAnsiTheme="minorEastAsia" w:hint="eastAsia"/>
          <w:color w:val="000000" w:themeColor="text1"/>
          <w:sz w:val="24"/>
          <w:szCs w:val="24"/>
          <w:rPrChange w:id="1752" w:author="JY0225" w:date="2017-08-24T11:10:00Z">
            <w:rPr>
              <w:rFonts w:hint="eastAsia"/>
            </w:rPr>
          </w:rPrChange>
        </w:rPr>
        <w:t>此外</w:t>
      </w:r>
      <w:r w:rsidR="00411C76" w:rsidRPr="0034779C">
        <w:rPr>
          <w:rFonts w:asciiTheme="minorEastAsia" w:hAnsiTheme="minorEastAsia" w:hint="eastAsia"/>
          <w:color w:val="000000" w:themeColor="text1"/>
          <w:sz w:val="24"/>
          <w:szCs w:val="24"/>
          <w:rPrChange w:id="1753" w:author="JY0225" w:date="2017-08-24T11:10:00Z">
            <w:rPr>
              <w:rFonts w:hint="eastAsia"/>
            </w:rPr>
          </w:rPrChange>
        </w:rPr>
        <w:t>，</w:t>
      </w:r>
      <w:r w:rsidR="00E35669" w:rsidRPr="0034779C">
        <w:rPr>
          <w:rFonts w:asciiTheme="minorEastAsia" w:hAnsiTheme="minorEastAsia" w:hint="eastAsia"/>
          <w:color w:val="000000" w:themeColor="text1"/>
          <w:sz w:val="24"/>
          <w:szCs w:val="24"/>
          <w:rPrChange w:id="1754" w:author="JY0225" w:date="2017-08-24T11:10:00Z">
            <w:rPr>
              <w:rFonts w:hint="eastAsia"/>
            </w:rPr>
          </w:rPrChange>
        </w:rPr>
        <w:t>对</w:t>
      </w:r>
      <w:r w:rsidR="00B140A3" w:rsidRPr="0034779C">
        <w:rPr>
          <w:rFonts w:asciiTheme="minorEastAsia" w:hAnsiTheme="minorEastAsia" w:hint="eastAsia"/>
          <w:color w:val="000000" w:themeColor="text1"/>
          <w:sz w:val="24"/>
          <w:szCs w:val="24"/>
          <w:rPrChange w:id="1755" w:author="JY0225" w:date="2017-08-24T11:10:00Z">
            <w:rPr>
              <w:rFonts w:hint="eastAsia"/>
            </w:rPr>
          </w:rPrChange>
        </w:rPr>
        <w:t>会话信息</w:t>
      </w:r>
      <w:r w:rsidR="003B2FBA" w:rsidRPr="0034779C">
        <w:rPr>
          <w:rFonts w:asciiTheme="minorEastAsia" w:hAnsiTheme="minorEastAsia" w:hint="eastAsia"/>
          <w:color w:val="000000" w:themeColor="text1"/>
          <w:sz w:val="24"/>
          <w:szCs w:val="24"/>
          <w:rPrChange w:id="1756" w:author="JY0225" w:date="2017-08-24T11:10:00Z">
            <w:rPr>
              <w:rFonts w:hint="eastAsia"/>
            </w:rPr>
          </w:rPrChange>
        </w:rPr>
        <w:t>进行</w:t>
      </w:r>
      <w:r w:rsidR="00E35669" w:rsidRPr="0034779C">
        <w:rPr>
          <w:rFonts w:asciiTheme="minorEastAsia" w:hAnsiTheme="minorEastAsia" w:hint="eastAsia"/>
          <w:color w:val="000000" w:themeColor="text1"/>
          <w:sz w:val="24"/>
          <w:szCs w:val="24"/>
          <w:rPrChange w:id="1757" w:author="JY0225" w:date="2017-08-24T11:10:00Z">
            <w:rPr>
              <w:rFonts w:hint="eastAsia"/>
            </w:rPr>
          </w:rPrChange>
        </w:rPr>
        <w:t>了</w:t>
      </w:r>
      <w:r w:rsidR="003B2FBA" w:rsidRPr="0034779C">
        <w:rPr>
          <w:rFonts w:asciiTheme="minorEastAsia" w:hAnsiTheme="minorEastAsia" w:hint="eastAsia"/>
          <w:color w:val="000000" w:themeColor="text1"/>
          <w:sz w:val="24"/>
          <w:szCs w:val="24"/>
          <w:rPrChange w:id="1758" w:author="JY0225" w:date="2017-08-24T11:10:00Z">
            <w:rPr>
              <w:rFonts w:hint="eastAsia"/>
            </w:rPr>
          </w:rPrChange>
        </w:rPr>
        <w:t>物理隔离</w:t>
      </w:r>
      <w:r w:rsidR="00682FF3" w:rsidRPr="0034779C">
        <w:rPr>
          <w:rFonts w:asciiTheme="minorEastAsia" w:hAnsiTheme="minorEastAsia"/>
          <w:color w:val="000000" w:themeColor="text1"/>
          <w:sz w:val="24"/>
          <w:szCs w:val="24"/>
          <w:vertAlign w:val="superscript"/>
          <w:rPrChange w:id="1759" w:author="JY0225" w:date="2017-08-24T11:10:00Z">
            <w:rPr>
              <w:vertAlign w:val="superscript"/>
            </w:rPr>
          </w:rPrChange>
        </w:rPr>
        <w:fldChar w:fldCharType="begin"/>
      </w:r>
      <w:r w:rsidR="00682FF3" w:rsidRPr="0034779C">
        <w:rPr>
          <w:rFonts w:asciiTheme="minorEastAsia" w:hAnsiTheme="minorEastAsia"/>
          <w:color w:val="000000" w:themeColor="text1"/>
          <w:sz w:val="24"/>
          <w:szCs w:val="24"/>
          <w:vertAlign w:val="superscript"/>
          <w:rPrChange w:id="1760" w:author="JY0225" w:date="2017-08-24T11:10:00Z">
            <w:rPr>
              <w:vertAlign w:val="superscript"/>
            </w:rPr>
          </w:rPrChange>
        </w:rPr>
        <w:instrText xml:space="preserve"> REF _Ref489793642 \r \h  \* MERGEFORMAT </w:instrText>
      </w:r>
      <w:r w:rsidR="00682FF3" w:rsidRPr="0034779C">
        <w:rPr>
          <w:rFonts w:asciiTheme="minorEastAsia" w:hAnsiTheme="minorEastAsia"/>
          <w:color w:val="000000" w:themeColor="text1"/>
          <w:sz w:val="24"/>
          <w:szCs w:val="24"/>
          <w:vertAlign w:val="superscript"/>
          <w:rPrChange w:id="1761" w:author="JY0225" w:date="2017-08-24T11:10:00Z">
            <w:rPr>
              <w:rFonts w:asciiTheme="minorEastAsia" w:hAnsiTheme="minorEastAsia"/>
              <w:color w:val="000000" w:themeColor="text1"/>
              <w:sz w:val="24"/>
              <w:szCs w:val="24"/>
              <w:vertAlign w:val="superscript"/>
            </w:rPr>
          </w:rPrChange>
        </w:rPr>
      </w:r>
      <w:r w:rsidR="00682FF3" w:rsidRPr="0034779C">
        <w:rPr>
          <w:rFonts w:asciiTheme="minorEastAsia" w:hAnsiTheme="minorEastAsia"/>
          <w:color w:val="000000" w:themeColor="text1"/>
          <w:sz w:val="24"/>
          <w:szCs w:val="24"/>
          <w:vertAlign w:val="superscript"/>
          <w:rPrChange w:id="1762" w:author="JY0225" w:date="2017-08-24T11:10:00Z">
            <w:rPr>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763" w:author="JY0225" w:date="2017-08-24T11:10:00Z">
            <w:rPr>
              <w:vertAlign w:val="superscript"/>
            </w:rPr>
          </w:rPrChange>
        </w:rPr>
        <w:t>[21]</w:t>
      </w:r>
      <w:r w:rsidR="00682FF3" w:rsidRPr="0034779C">
        <w:rPr>
          <w:rFonts w:asciiTheme="minorEastAsia" w:hAnsiTheme="minorEastAsia"/>
          <w:color w:val="000000" w:themeColor="text1"/>
          <w:sz w:val="24"/>
          <w:szCs w:val="24"/>
          <w:vertAlign w:val="superscript"/>
          <w:rPrChange w:id="1764" w:author="JY0225" w:date="2017-08-24T11:10:00Z">
            <w:rPr>
              <w:vertAlign w:val="superscript"/>
            </w:rPr>
          </w:rPrChange>
        </w:rPr>
        <w:fldChar w:fldCharType="end"/>
      </w:r>
      <w:r w:rsidR="003B2FBA" w:rsidRPr="0034779C">
        <w:rPr>
          <w:rFonts w:asciiTheme="minorEastAsia" w:hAnsiTheme="minorEastAsia" w:hint="eastAsia"/>
          <w:color w:val="000000" w:themeColor="text1"/>
          <w:sz w:val="24"/>
          <w:szCs w:val="24"/>
          <w:rPrChange w:id="1765" w:author="JY0225" w:date="2017-08-24T11:10:00Z">
            <w:rPr>
              <w:rFonts w:hint="eastAsia"/>
            </w:rPr>
          </w:rPrChange>
        </w:rPr>
        <w:t>，并且以加密的</w:t>
      </w:r>
      <w:r w:rsidR="00921F85" w:rsidRPr="0034779C">
        <w:rPr>
          <w:rFonts w:asciiTheme="minorEastAsia" w:hAnsiTheme="minorEastAsia" w:hint="eastAsia"/>
          <w:color w:val="000000" w:themeColor="text1"/>
          <w:sz w:val="24"/>
          <w:szCs w:val="24"/>
          <w:rPrChange w:id="1766" w:author="JY0225" w:date="2017-08-24T11:10:00Z">
            <w:rPr>
              <w:rFonts w:hint="eastAsia"/>
            </w:rPr>
          </w:rPrChange>
        </w:rPr>
        <w:t>形式</w:t>
      </w:r>
      <w:r w:rsidR="00476838" w:rsidRPr="0034779C">
        <w:rPr>
          <w:rFonts w:asciiTheme="minorEastAsia" w:hAnsiTheme="minorEastAsia" w:hint="eastAsia"/>
          <w:color w:val="000000" w:themeColor="text1"/>
          <w:sz w:val="24"/>
          <w:szCs w:val="24"/>
          <w:rPrChange w:id="1767" w:author="JY0225" w:date="2017-08-24T11:10:00Z">
            <w:rPr>
              <w:rFonts w:hint="eastAsia"/>
            </w:rPr>
          </w:rPrChange>
        </w:rPr>
        <w:t>备份</w:t>
      </w:r>
      <w:r w:rsidR="00921F85" w:rsidRPr="0034779C">
        <w:rPr>
          <w:rFonts w:asciiTheme="minorEastAsia" w:hAnsiTheme="minorEastAsia" w:hint="eastAsia"/>
          <w:color w:val="000000" w:themeColor="text1"/>
          <w:sz w:val="24"/>
          <w:szCs w:val="24"/>
          <w:rPrChange w:id="1768" w:author="JY0225" w:date="2017-08-24T11:10:00Z">
            <w:rPr>
              <w:rFonts w:hint="eastAsia"/>
            </w:rPr>
          </w:rPrChange>
        </w:rPr>
        <w:t>在数据库中</w:t>
      </w:r>
      <w:r w:rsidR="00B15A7A" w:rsidRPr="0034779C">
        <w:rPr>
          <w:rFonts w:asciiTheme="minorEastAsia" w:hAnsiTheme="minorEastAsia" w:hint="eastAsia"/>
          <w:color w:val="000000" w:themeColor="text1"/>
          <w:sz w:val="24"/>
          <w:szCs w:val="24"/>
          <w:rPrChange w:id="1769" w:author="JY0225" w:date="2017-08-24T11:10:00Z">
            <w:rPr>
              <w:rFonts w:hint="eastAsia"/>
            </w:rPr>
          </w:rPrChange>
        </w:rPr>
        <w:t>，以提高用户信息的安全性</w:t>
      </w:r>
      <w:r w:rsidR="00921F85" w:rsidRPr="0034779C">
        <w:rPr>
          <w:rFonts w:asciiTheme="minorEastAsia" w:hAnsiTheme="minorEastAsia" w:hint="eastAsia"/>
          <w:color w:val="000000" w:themeColor="text1"/>
          <w:sz w:val="24"/>
          <w:szCs w:val="24"/>
          <w:rPrChange w:id="1770" w:author="JY0225" w:date="2017-08-24T11:10:00Z">
            <w:rPr>
              <w:rFonts w:hint="eastAsia"/>
            </w:rPr>
          </w:rPrChange>
        </w:rPr>
        <w:t>。</w:t>
      </w:r>
    </w:p>
    <w:p w14:paraId="328AF723" w14:textId="77777777" w:rsidR="008A4776" w:rsidRPr="0034779C" w:rsidDel="00BE637B" w:rsidRDefault="00A41E84">
      <w:pPr>
        <w:numPr>
          <w:ilvl w:val="0"/>
          <w:numId w:val="18"/>
        </w:numPr>
        <w:spacing w:line="400" w:lineRule="exact"/>
        <w:rPr>
          <w:ins w:id="1771" w:author="微软用户" w:date="2017-08-20T10:09:00Z"/>
          <w:del w:id="1772" w:author="JY0225" w:date="2017-08-24T10:49:00Z"/>
          <w:rFonts w:asciiTheme="minorEastAsia" w:hAnsiTheme="minorEastAsia"/>
          <w:color w:val="000000" w:themeColor="text1"/>
          <w:sz w:val="24"/>
          <w:szCs w:val="24"/>
          <w:rPrChange w:id="1773" w:author="JY0225" w:date="2017-08-24T11:10:00Z">
            <w:rPr>
              <w:ins w:id="1774" w:author="微软用户" w:date="2017-08-20T10:09:00Z"/>
              <w:del w:id="1775" w:author="JY0225" w:date="2017-08-24T10:49:00Z"/>
              <w:rFonts w:ascii="Times New Roman" w:hAnsi="Times New Roman" w:cs="Times New Roman"/>
              <w:spacing w:val="10"/>
              <w:sz w:val="24"/>
            </w:rPr>
          </w:rPrChange>
        </w:rPr>
        <w:pPrChange w:id="1776" w:author="JY0225" w:date="2017-08-24T10:49:00Z">
          <w:pPr>
            <w:pStyle w:val="a5"/>
            <w:numPr>
              <w:numId w:val="12"/>
            </w:numPr>
            <w:spacing w:line="400" w:lineRule="exact"/>
            <w:ind w:left="1140" w:firstLineChars="0" w:hanging="720"/>
          </w:pPr>
        </w:pPrChange>
      </w:pPr>
      <w:ins w:id="1777" w:author="微软用户" w:date="2017-08-20T10:07:00Z">
        <w:del w:id="1778" w:author="JY0225" w:date="2017-08-24T10:50:00Z">
          <w:r w:rsidRPr="0034779C" w:rsidDel="004D1DB4">
            <w:rPr>
              <w:rFonts w:asciiTheme="minorEastAsia" w:hAnsiTheme="minorEastAsia"/>
              <w:color w:val="000000" w:themeColor="text1"/>
              <w:sz w:val="24"/>
              <w:szCs w:val="24"/>
              <w:rPrChange w:id="1779" w:author="JY0225" w:date="2017-08-24T11:10:00Z">
                <w:rPr>
                  <w:rFonts w:ascii="Times New Roman" w:hAnsi="Times New Roman" w:cs="Times New Roman"/>
                  <w:spacing w:val="10"/>
                  <w:sz w:val="24"/>
                </w:rPr>
              </w:rPrChange>
            </w:rPr>
            <w:delText xml:space="preserve">2. </w:delText>
          </w:r>
        </w:del>
      </w:ins>
      <w:r w:rsidR="00C06733" w:rsidRPr="0034779C">
        <w:rPr>
          <w:rFonts w:asciiTheme="minorEastAsia" w:hAnsiTheme="minorEastAsia" w:hint="eastAsia"/>
          <w:color w:val="000000" w:themeColor="text1"/>
          <w:sz w:val="24"/>
          <w:szCs w:val="24"/>
          <w:rPrChange w:id="1780" w:author="JY0225" w:date="2017-08-24T11:10:00Z">
            <w:rPr>
              <w:rFonts w:hint="eastAsia"/>
            </w:rPr>
          </w:rPrChange>
        </w:rPr>
        <w:t>大文件上传：</w:t>
      </w:r>
      <w:r w:rsidR="006835FF" w:rsidRPr="0034779C">
        <w:rPr>
          <w:rFonts w:asciiTheme="minorEastAsia" w:hAnsiTheme="minorEastAsia" w:hint="eastAsia"/>
          <w:color w:val="000000" w:themeColor="text1"/>
          <w:sz w:val="24"/>
          <w:szCs w:val="24"/>
          <w:rPrChange w:id="1781" w:author="JY0225" w:date="2017-08-24T11:10:00Z">
            <w:rPr>
              <w:rFonts w:hint="eastAsia"/>
            </w:rPr>
          </w:rPrChange>
        </w:rPr>
        <w:t>利用服务器提供的高级功能，实现</w:t>
      </w:r>
      <w:r w:rsidR="0032561D" w:rsidRPr="0034779C">
        <w:rPr>
          <w:rFonts w:asciiTheme="minorEastAsia" w:hAnsiTheme="minorEastAsia" w:hint="eastAsia"/>
          <w:color w:val="000000" w:themeColor="text1"/>
          <w:sz w:val="24"/>
          <w:szCs w:val="24"/>
          <w:rPrChange w:id="1782" w:author="JY0225" w:date="2017-08-24T11:10:00Z">
            <w:rPr>
              <w:rFonts w:hint="eastAsia"/>
            </w:rPr>
          </w:rPrChange>
        </w:rPr>
        <w:t>了</w:t>
      </w:r>
      <w:r w:rsidR="00C06733" w:rsidRPr="0034779C">
        <w:rPr>
          <w:rFonts w:asciiTheme="minorEastAsia" w:hAnsiTheme="minorEastAsia" w:hint="eastAsia"/>
          <w:color w:val="000000" w:themeColor="text1"/>
          <w:sz w:val="24"/>
          <w:szCs w:val="24"/>
          <w:rPrChange w:id="1783" w:author="JY0225" w:date="2017-08-24T11:10:00Z">
            <w:rPr>
              <w:rFonts w:hint="eastAsia"/>
            </w:rPr>
          </w:rPrChange>
        </w:rPr>
        <w:t>大文件分块上传</w:t>
      </w:r>
    </w:p>
    <w:p w14:paraId="51804621" w14:textId="7F12CB10" w:rsidR="00C06733" w:rsidRPr="0034779C" w:rsidRDefault="00C06733">
      <w:pPr>
        <w:numPr>
          <w:ilvl w:val="0"/>
          <w:numId w:val="18"/>
        </w:numPr>
        <w:spacing w:line="400" w:lineRule="exact"/>
        <w:rPr>
          <w:rFonts w:asciiTheme="minorEastAsia" w:hAnsiTheme="minorEastAsia"/>
          <w:color w:val="000000" w:themeColor="text1"/>
          <w:sz w:val="24"/>
          <w:szCs w:val="24"/>
          <w:rPrChange w:id="1784" w:author="JY0225" w:date="2017-08-24T11:10:00Z">
            <w:rPr/>
          </w:rPrChange>
        </w:rPr>
        <w:pPrChange w:id="1785" w:author="JY0225" w:date="2017-08-24T10:49:00Z">
          <w:pPr>
            <w:pStyle w:val="a5"/>
            <w:numPr>
              <w:numId w:val="12"/>
            </w:numPr>
            <w:spacing w:line="400" w:lineRule="exact"/>
            <w:ind w:left="1140" w:firstLineChars="0" w:hanging="720"/>
          </w:pPr>
        </w:pPrChange>
      </w:pPr>
      <w:r w:rsidRPr="0034779C">
        <w:rPr>
          <w:rFonts w:asciiTheme="minorEastAsia" w:hAnsiTheme="minorEastAsia" w:hint="eastAsia"/>
          <w:color w:val="000000" w:themeColor="text1"/>
          <w:sz w:val="24"/>
          <w:szCs w:val="24"/>
          <w:rPrChange w:id="1786" w:author="JY0225" w:date="2017-08-24T11:10:00Z">
            <w:rPr>
              <w:rFonts w:hint="eastAsia"/>
            </w:rPr>
          </w:rPrChange>
        </w:rPr>
        <w:t>功</w:t>
      </w:r>
      <w:ins w:id="1787" w:author="JY0225" w:date="2017-08-24T10:49:00Z">
        <w:r w:rsidR="00BE637B" w:rsidRPr="0034779C">
          <w:rPr>
            <w:rFonts w:asciiTheme="minorEastAsia" w:hAnsiTheme="minorEastAsia" w:hint="eastAsia"/>
            <w:color w:val="000000" w:themeColor="text1"/>
            <w:sz w:val="24"/>
            <w:szCs w:val="24"/>
            <w:rPrChange w:id="1788" w:author="JY0225" w:date="2017-08-24T11:10:00Z">
              <w:rPr>
                <w:rFonts w:hint="eastAsia"/>
                <w:color w:val="000000" w:themeColor="text1"/>
                <w:sz w:val="24"/>
                <w:szCs w:val="24"/>
              </w:rPr>
            </w:rPrChange>
          </w:rPr>
          <w:t>能</w:t>
        </w:r>
      </w:ins>
      <w:del w:id="1789" w:author="微软用户" w:date="2017-08-20T10:06:00Z">
        <w:r w:rsidRPr="0034779C" w:rsidDel="00A41E84">
          <w:rPr>
            <w:rFonts w:asciiTheme="minorEastAsia" w:hAnsiTheme="minorEastAsia" w:hint="eastAsia"/>
            <w:color w:val="000000" w:themeColor="text1"/>
            <w:sz w:val="24"/>
            <w:szCs w:val="24"/>
            <w:rPrChange w:id="1790" w:author="JY0225" w:date="2017-08-24T11:10:00Z">
              <w:rPr>
                <w:rFonts w:hint="eastAsia"/>
              </w:rPr>
            </w:rPrChange>
          </w:rPr>
          <w:delText>能</w:delText>
        </w:r>
      </w:del>
      <w:r w:rsidRPr="0034779C">
        <w:rPr>
          <w:rFonts w:asciiTheme="minorEastAsia" w:hAnsiTheme="minorEastAsia" w:hint="eastAsia"/>
          <w:color w:val="000000" w:themeColor="text1"/>
          <w:sz w:val="24"/>
          <w:szCs w:val="24"/>
          <w:rPrChange w:id="1791" w:author="JY0225" w:date="2017-08-24T11:10:00Z">
            <w:rPr>
              <w:rFonts w:hint="eastAsia"/>
            </w:rPr>
          </w:rPrChange>
        </w:rPr>
        <w:t>，在受到网络</w:t>
      </w:r>
      <w:r w:rsidR="001821F6" w:rsidRPr="0034779C">
        <w:rPr>
          <w:rFonts w:asciiTheme="minorEastAsia" w:hAnsiTheme="minorEastAsia" w:hint="eastAsia"/>
          <w:color w:val="000000" w:themeColor="text1"/>
          <w:sz w:val="24"/>
          <w:szCs w:val="24"/>
          <w:rPrChange w:id="1792" w:author="JY0225" w:date="2017-08-24T11:10:00Z">
            <w:rPr>
              <w:rFonts w:hint="eastAsia"/>
            </w:rPr>
          </w:rPrChange>
        </w:rPr>
        <w:t>状况受到</w:t>
      </w:r>
      <w:r w:rsidRPr="0034779C">
        <w:rPr>
          <w:rFonts w:asciiTheme="minorEastAsia" w:hAnsiTheme="minorEastAsia" w:hint="eastAsia"/>
          <w:color w:val="000000" w:themeColor="text1"/>
          <w:sz w:val="24"/>
          <w:szCs w:val="24"/>
          <w:rPrChange w:id="1793" w:author="JY0225" w:date="2017-08-24T11:10:00Z">
            <w:rPr>
              <w:rFonts w:hint="eastAsia"/>
            </w:rPr>
          </w:rPrChange>
        </w:rPr>
        <w:t>影响的情况下，</w:t>
      </w:r>
      <w:r w:rsidR="00175CB3" w:rsidRPr="0034779C">
        <w:rPr>
          <w:rFonts w:asciiTheme="minorEastAsia" w:hAnsiTheme="minorEastAsia" w:hint="eastAsia"/>
          <w:color w:val="000000" w:themeColor="text1"/>
          <w:sz w:val="24"/>
          <w:szCs w:val="24"/>
          <w:rPrChange w:id="1794" w:author="JY0225" w:date="2017-08-24T11:10:00Z">
            <w:rPr>
              <w:rFonts w:hint="eastAsia"/>
            </w:rPr>
          </w:rPrChange>
        </w:rPr>
        <w:t>若文件上传中断</w:t>
      </w:r>
      <w:r w:rsidR="000C5AC0" w:rsidRPr="0034779C">
        <w:rPr>
          <w:rFonts w:asciiTheme="minorEastAsia" w:hAnsiTheme="minorEastAsia" w:hint="eastAsia"/>
          <w:color w:val="000000" w:themeColor="text1"/>
          <w:sz w:val="24"/>
          <w:szCs w:val="24"/>
          <w:rPrChange w:id="1795" w:author="JY0225" w:date="2017-08-24T11:10:00Z">
            <w:rPr>
              <w:rFonts w:hint="eastAsia"/>
            </w:rPr>
          </w:rPrChange>
        </w:rPr>
        <w:t>，</w:t>
      </w:r>
      <w:r w:rsidR="00DB0556" w:rsidRPr="0034779C">
        <w:rPr>
          <w:rFonts w:asciiTheme="minorEastAsia" w:hAnsiTheme="minorEastAsia" w:hint="eastAsia"/>
          <w:color w:val="000000" w:themeColor="text1"/>
          <w:sz w:val="24"/>
          <w:szCs w:val="24"/>
          <w:rPrChange w:id="1796" w:author="JY0225" w:date="2017-08-24T11:10:00Z">
            <w:rPr>
              <w:rFonts w:hint="eastAsia"/>
            </w:rPr>
          </w:rPrChange>
        </w:rPr>
        <w:t>会自动启用</w:t>
      </w:r>
      <w:r w:rsidRPr="0034779C">
        <w:rPr>
          <w:rFonts w:asciiTheme="minorEastAsia" w:hAnsiTheme="minorEastAsia" w:hint="eastAsia"/>
          <w:color w:val="000000" w:themeColor="text1"/>
          <w:sz w:val="24"/>
          <w:szCs w:val="24"/>
          <w:rPrChange w:id="1797" w:author="JY0225" w:date="2017-08-24T11:10:00Z">
            <w:rPr>
              <w:rFonts w:hint="eastAsia"/>
            </w:rPr>
          </w:rPrChange>
        </w:rPr>
        <w:t>断点续传功能</w:t>
      </w:r>
      <w:r w:rsidR="00614159" w:rsidRPr="0034779C">
        <w:rPr>
          <w:rFonts w:asciiTheme="minorEastAsia" w:hAnsiTheme="minorEastAsia" w:hint="eastAsia"/>
          <w:color w:val="000000" w:themeColor="text1"/>
          <w:sz w:val="24"/>
          <w:szCs w:val="24"/>
          <w:rPrChange w:id="1798" w:author="JY0225" w:date="2017-08-24T11:10:00Z">
            <w:rPr>
              <w:rFonts w:hint="eastAsia"/>
            </w:rPr>
          </w:rPrChange>
        </w:rPr>
        <w:t>，</w:t>
      </w:r>
      <w:r w:rsidR="00B84A4F" w:rsidRPr="0034779C">
        <w:rPr>
          <w:rFonts w:asciiTheme="minorEastAsia" w:hAnsiTheme="minorEastAsia" w:hint="eastAsia"/>
          <w:color w:val="000000" w:themeColor="text1"/>
          <w:sz w:val="24"/>
          <w:szCs w:val="24"/>
          <w:rPrChange w:id="1799" w:author="JY0225" w:date="2017-08-24T11:10:00Z">
            <w:rPr>
              <w:rFonts w:hint="eastAsia"/>
            </w:rPr>
          </w:rPrChange>
        </w:rPr>
        <w:t>避免数据</w:t>
      </w:r>
      <w:r w:rsidRPr="0034779C">
        <w:rPr>
          <w:rFonts w:asciiTheme="minorEastAsia" w:hAnsiTheme="minorEastAsia" w:hint="eastAsia"/>
          <w:color w:val="000000" w:themeColor="text1"/>
          <w:sz w:val="24"/>
          <w:szCs w:val="24"/>
          <w:rPrChange w:id="1800" w:author="JY0225" w:date="2017-08-24T11:10:00Z">
            <w:rPr>
              <w:rFonts w:hint="eastAsia"/>
            </w:rPr>
          </w:rPrChange>
        </w:rPr>
        <w:t>重传。</w:t>
      </w:r>
    </w:p>
    <w:p w14:paraId="00584A51" w14:textId="77777777" w:rsidR="00F91428" w:rsidRPr="0034779C" w:rsidDel="004F2A4F" w:rsidRDefault="00A41E84">
      <w:pPr>
        <w:numPr>
          <w:ilvl w:val="0"/>
          <w:numId w:val="18"/>
        </w:numPr>
        <w:spacing w:line="400" w:lineRule="exact"/>
        <w:rPr>
          <w:ins w:id="1801" w:author="微软用户" w:date="2017-08-20T10:10:00Z"/>
          <w:del w:id="1802" w:author="JY0225" w:date="2017-08-24T10:50:00Z"/>
          <w:rFonts w:asciiTheme="minorEastAsia" w:hAnsiTheme="minorEastAsia"/>
          <w:color w:val="000000" w:themeColor="text1"/>
          <w:sz w:val="24"/>
          <w:szCs w:val="24"/>
          <w:rPrChange w:id="1803" w:author="JY0225" w:date="2017-08-24T11:10:00Z">
            <w:rPr>
              <w:ins w:id="1804" w:author="微软用户" w:date="2017-08-20T10:10:00Z"/>
              <w:del w:id="1805" w:author="JY0225" w:date="2017-08-24T10:50:00Z"/>
              <w:rFonts w:ascii="Times New Roman" w:hAnsi="Times New Roman" w:cs="Times New Roman"/>
              <w:spacing w:val="10"/>
              <w:sz w:val="24"/>
            </w:rPr>
          </w:rPrChange>
        </w:rPr>
        <w:pPrChange w:id="1806" w:author="JY0225" w:date="2017-08-24T10:50:00Z">
          <w:pPr>
            <w:pStyle w:val="a5"/>
            <w:numPr>
              <w:numId w:val="12"/>
            </w:numPr>
            <w:spacing w:line="400" w:lineRule="exact"/>
            <w:ind w:left="1140" w:firstLineChars="0" w:hanging="720"/>
          </w:pPr>
        </w:pPrChange>
      </w:pPr>
      <w:ins w:id="1807" w:author="微软用户" w:date="2017-08-20T10:07:00Z">
        <w:del w:id="1808" w:author="JY0225" w:date="2017-08-24T10:50:00Z">
          <w:r w:rsidRPr="0034779C" w:rsidDel="0020414D">
            <w:rPr>
              <w:rFonts w:asciiTheme="minorEastAsia" w:hAnsiTheme="minorEastAsia"/>
              <w:color w:val="000000" w:themeColor="text1"/>
              <w:sz w:val="24"/>
              <w:szCs w:val="24"/>
              <w:rPrChange w:id="1809" w:author="JY0225" w:date="2017-08-24T11:10:00Z">
                <w:rPr/>
              </w:rPrChange>
            </w:rPr>
            <w:delText xml:space="preserve">3. </w:delText>
          </w:r>
        </w:del>
      </w:ins>
      <w:r w:rsidR="001A782A" w:rsidRPr="0034779C">
        <w:rPr>
          <w:rFonts w:asciiTheme="minorEastAsia" w:hAnsiTheme="minorEastAsia" w:hint="eastAsia"/>
          <w:color w:val="000000" w:themeColor="text1"/>
          <w:sz w:val="24"/>
          <w:szCs w:val="24"/>
          <w:rPrChange w:id="1810" w:author="JY0225" w:date="2017-08-24T11:10:00Z">
            <w:rPr>
              <w:rFonts w:hint="eastAsia"/>
            </w:rPr>
          </w:rPrChange>
        </w:rPr>
        <w:t>本地缓存：利用现代计算机普遍较大的</w:t>
      </w:r>
      <w:r w:rsidR="00476838" w:rsidRPr="0034779C">
        <w:rPr>
          <w:rFonts w:asciiTheme="minorEastAsia" w:hAnsiTheme="minorEastAsia" w:hint="eastAsia"/>
          <w:color w:val="000000" w:themeColor="text1"/>
          <w:sz w:val="24"/>
          <w:szCs w:val="24"/>
          <w:rPrChange w:id="1811" w:author="JY0225" w:date="2017-08-24T11:10:00Z">
            <w:rPr>
              <w:rFonts w:hint="eastAsia"/>
            </w:rPr>
          </w:rPrChange>
        </w:rPr>
        <w:t>备份</w:t>
      </w:r>
      <w:r w:rsidR="001A782A" w:rsidRPr="0034779C">
        <w:rPr>
          <w:rFonts w:asciiTheme="minorEastAsia" w:hAnsiTheme="minorEastAsia" w:hint="eastAsia"/>
          <w:color w:val="000000" w:themeColor="text1"/>
          <w:sz w:val="24"/>
          <w:szCs w:val="24"/>
          <w:rPrChange w:id="1812" w:author="JY0225" w:date="2017-08-24T11:10:00Z">
            <w:rPr>
              <w:rFonts w:hint="eastAsia"/>
            </w:rPr>
          </w:rPrChange>
        </w:rPr>
        <w:t>空间以及高性能的计算</w:t>
      </w:r>
    </w:p>
    <w:p w14:paraId="410F5361" w14:textId="5627B4B4" w:rsidR="001A782A" w:rsidRPr="0034779C" w:rsidRDefault="001A782A">
      <w:pPr>
        <w:numPr>
          <w:ilvl w:val="0"/>
          <w:numId w:val="18"/>
        </w:numPr>
        <w:spacing w:line="400" w:lineRule="exact"/>
        <w:rPr>
          <w:rFonts w:asciiTheme="minorEastAsia" w:hAnsiTheme="minorEastAsia"/>
          <w:color w:val="000000" w:themeColor="text1"/>
          <w:sz w:val="24"/>
          <w:szCs w:val="24"/>
          <w:rPrChange w:id="1813" w:author="JY0225" w:date="2017-08-24T11:10:00Z">
            <w:rPr/>
          </w:rPrChange>
        </w:rPr>
        <w:pPrChange w:id="1814" w:author="JY0225" w:date="2017-08-24T10:50:00Z">
          <w:pPr>
            <w:pStyle w:val="a5"/>
            <w:numPr>
              <w:numId w:val="12"/>
            </w:numPr>
            <w:spacing w:line="400" w:lineRule="exact"/>
            <w:ind w:left="1140" w:firstLineChars="0" w:hanging="720"/>
          </w:pPr>
        </w:pPrChange>
      </w:pPr>
      <w:r w:rsidRPr="0034779C">
        <w:rPr>
          <w:rFonts w:asciiTheme="minorEastAsia" w:hAnsiTheme="minorEastAsia" w:hint="eastAsia"/>
          <w:color w:val="000000" w:themeColor="text1"/>
          <w:sz w:val="24"/>
          <w:szCs w:val="24"/>
          <w:rPrChange w:id="1815" w:author="JY0225" w:date="2017-08-24T11:10:00Z">
            <w:rPr>
              <w:rFonts w:hint="eastAsia"/>
            </w:rPr>
          </w:rPrChange>
        </w:rPr>
        <w:t>能力，实现</w:t>
      </w:r>
      <w:r w:rsidR="00E74C76" w:rsidRPr="0034779C">
        <w:rPr>
          <w:rFonts w:asciiTheme="minorEastAsia" w:hAnsiTheme="minorEastAsia" w:hint="eastAsia"/>
          <w:color w:val="000000" w:themeColor="text1"/>
          <w:sz w:val="24"/>
          <w:szCs w:val="24"/>
          <w:rPrChange w:id="1816" w:author="JY0225" w:date="2017-08-24T11:10:00Z">
            <w:rPr>
              <w:rFonts w:hint="eastAsia"/>
            </w:rPr>
          </w:rPrChange>
        </w:rPr>
        <w:t>了</w:t>
      </w:r>
      <w:r w:rsidRPr="0034779C">
        <w:rPr>
          <w:rFonts w:asciiTheme="minorEastAsia" w:hAnsiTheme="minorEastAsia" w:hint="eastAsia"/>
          <w:color w:val="000000" w:themeColor="text1"/>
          <w:sz w:val="24"/>
          <w:szCs w:val="24"/>
          <w:rPrChange w:id="1817" w:author="JY0225" w:date="2017-08-24T11:10:00Z">
            <w:rPr>
              <w:rFonts w:hint="eastAsia"/>
            </w:rPr>
          </w:rPrChange>
        </w:rPr>
        <w:t>本地缓存管理，进一步减少了系统</w:t>
      </w:r>
      <w:r w:rsidRPr="0034779C">
        <w:rPr>
          <w:rFonts w:asciiTheme="minorEastAsia" w:hAnsiTheme="minorEastAsia"/>
          <w:color w:val="000000" w:themeColor="text1"/>
          <w:sz w:val="24"/>
          <w:szCs w:val="24"/>
          <w:rPrChange w:id="1818" w:author="JY0225" w:date="2017-08-24T11:10:00Z">
            <w:rPr/>
          </w:rPrChange>
        </w:rPr>
        <w:t>I/O</w:t>
      </w:r>
      <w:r w:rsidRPr="0034779C">
        <w:rPr>
          <w:rFonts w:asciiTheme="minorEastAsia" w:hAnsiTheme="minorEastAsia" w:hint="eastAsia"/>
          <w:color w:val="000000" w:themeColor="text1"/>
          <w:sz w:val="24"/>
          <w:szCs w:val="24"/>
          <w:rPrChange w:id="1819" w:author="JY0225" w:date="2017-08-24T11:10:00Z">
            <w:rPr>
              <w:rFonts w:hint="eastAsia"/>
            </w:rPr>
          </w:rPrChange>
        </w:rPr>
        <w:t>操作，提高了中间件性能。</w:t>
      </w:r>
      <w:r w:rsidR="007020C5" w:rsidRPr="0034779C">
        <w:rPr>
          <w:rFonts w:asciiTheme="minorEastAsia" w:hAnsiTheme="minorEastAsia" w:hint="eastAsia"/>
          <w:color w:val="000000" w:themeColor="text1"/>
          <w:sz w:val="24"/>
          <w:szCs w:val="24"/>
          <w:rPrChange w:id="1820" w:author="JY0225" w:date="2017-08-24T11:10:00Z">
            <w:rPr>
              <w:rFonts w:hint="eastAsia"/>
            </w:rPr>
          </w:rPrChange>
        </w:rPr>
        <w:t>同时，</w:t>
      </w:r>
      <w:r w:rsidR="00AF1FAE" w:rsidRPr="0034779C">
        <w:rPr>
          <w:rFonts w:asciiTheme="minorEastAsia" w:hAnsiTheme="minorEastAsia" w:hint="eastAsia"/>
          <w:color w:val="000000" w:themeColor="text1"/>
          <w:sz w:val="24"/>
          <w:szCs w:val="24"/>
          <w:rPrChange w:id="1821" w:author="JY0225" w:date="2017-08-24T11:10:00Z">
            <w:rPr>
              <w:rFonts w:hint="eastAsia"/>
            </w:rPr>
          </w:rPrChange>
        </w:rPr>
        <w:t>利用服务器提供的</w:t>
      </w:r>
      <w:r w:rsidR="003A3FFF" w:rsidRPr="0034779C">
        <w:rPr>
          <w:rFonts w:asciiTheme="minorEastAsia" w:hAnsiTheme="minorEastAsia" w:hint="eastAsia"/>
          <w:color w:val="000000" w:themeColor="text1"/>
          <w:sz w:val="24"/>
          <w:szCs w:val="24"/>
          <w:rPrChange w:id="1822" w:author="JY0225" w:date="2017-08-24T11:10:00Z">
            <w:rPr>
              <w:rFonts w:hint="eastAsia"/>
            </w:rPr>
          </w:rPrChange>
        </w:rPr>
        <w:t>个人</w:t>
      </w:r>
      <w:r w:rsidR="00476838" w:rsidRPr="0034779C">
        <w:rPr>
          <w:rFonts w:asciiTheme="minorEastAsia" w:hAnsiTheme="minorEastAsia" w:hint="eastAsia"/>
          <w:color w:val="000000" w:themeColor="text1"/>
          <w:sz w:val="24"/>
          <w:szCs w:val="24"/>
          <w:rPrChange w:id="1823" w:author="JY0225" w:date="2017-08-24T11:10:00Z">
            <w:rPr>
              <w:rFonts w:hint="eastAsia"/>
            </w:rPr>
          </w:rPrChange>
        </w:rPr>
        <w:t>备份</w:t>
      </w:r>
      <w:r w:rsidR="00F253FF" w:rsidRPr="0034779C">
        <w:rPr>
          <w:rFonts w:asciiTheme="minorEastAsia" w:hAnsiTheme="minorEastAsia" w:hint="eastAsia"/>
          <w:color w:val="000000" w:themeColor="text1"/>
          <w:sz w:val="24"/>
          <w:szCs w:val="24"/>
          <w:rPrChange w:id="1824" w:author="JY0225" w:date="2017-08-24T11:10:00Z">
            <w:rPr>
              <w:rFonts w:hint="eastAsia"/>
            </w:rPr>
          </w:rPrChange>
        </w:rPr>
        <w:t>在</w:t>
      </w:r>
      <w:r w:rsidR="00DD69B5" w:rsidRPr="0034779C">
        <w:rPr>
          <w:rFonts w:asciiTheme="minorEastAsia" w:hAnsiTheme="minorEastAsia" w:hint="eastAsia"/>
          <w:color w:val="000000" w:themeColor="text1"/>
          <w:sz w:val="24"/>
          <w:szCs w:val="24"/>
          <w:rPrChange w:id="1825" w:author="JY0225" w:date="2017-08-24T11:10:00Z">
            <w:rPr>
              <w:rFonts w:hint="eastAsia"/>
            </w:rPr>
          </w:rPrChange>
        </w:rPr>
        <w:t>云端</w:t>
      </w:r>
      <w:r w:rsidR="002E5632" w:rsidRPr="0034779C">
        <w:rPr>
          <w:rFonts w:asciiTheme="minorEastAsia" w:hAnsiTheme="minorEastAsia" w:hint="eastAsia"/>
          <w:color w:val="000000" w:themeColor="text1"/>
          <w:sz w:val="24"/>
          <w:szCs w:val="24"/>
          <w:rPrChange w:id="1826" w:author="JY0225" w:date="2017-08-24T11:10:00Z">
            <w:rPr>
              <w:rFonts w:hint="eastAsia"/>
            </w:rPr>
          </w:rPrChange>
        </w:rPr>
        <w:t>的</w:t>
      </w:r>
      <w:r w:rsidR="003A3FFF" w:rsidRPr="0034779C">
        <w:rPr>
          <w:rFonts w:asciiTheme="minorEastAsia" w:hAnsiTheme="minorEastAsia" w:hint="eastAsia"/>
          <w:color w:val="000000" w:themeColor="text1"/>
          <w:sz w:val="24"/>
          <w:szCs w:val="24"/>
          <w:rPrChange w:id="1827" w:author="JY0225" w:date="2017-08-24T11:10:00Z">
            <w:rPr>
              <w:rFonts w:hint="eastAsia"/>
            </w:rPr>
          </w:rPrChange>
        </w:rPr>
        <w:t>数据信息</w:t>
      </w:r>
      <w:r w:rsidR="00AF1FAE" w:rsidRPr="0034779C">
        <w:rPr>
          <w:rFonts w:asciiTheme="minorEastAsia" w:hAnsiTheme="minorEastAsia" w:hint="eastAsia"/>
          <w:color w:val="000000" w:themeColor="text1"/>
          <w:sz w:val="24"/>
          <w:szCs w:val="24"/>
          <w:rPrChange w:id="1828" w:author="JY0225" w:date="2017-08-24T11:10:00Z">
            <w:rPr>
              <w:rFonts w:hint="eastAsia"/>
            </w:rPr>
          </w:rPrChange>
        </w:rPr>
        <w:t>，实现</w:t>
      </w:r>
      <w:r w:rsidR="00B77C9D" w:rsidRPr="0034779C">
        <w:rPr>
          <w:rFonts w:asciiTheme="minorEastAsia" w:hAnsiTheme="minorEastAsia" w:hint="eastAsia"/>
          <w:color w:val="000000" w:themeColor="text1"/>
          <w:sz w:val="24"/>
          <w:szCs w:val="24"/>
          <w:rPrChange w:id="1829" w:author="JY0225" w:date="2017-08-24T11:10:00Z">
            <w:rPr>
              <w:rFonts w:hint="eastAsia"/>
            </w:rPr>
          </w:rPrChange>
        </w:rPr>
        <w:t>了</w:t>
      </w:r>
      <w:r w:rsidR="000A335A" w:rsidRPr="0034779C">
        <w:rPr>
          <w:rFonts w:asciiTheme="minorEastAsia" w:hAnsiTheme="minorEastAsia" w:hint="eastAsia"/>
          <w:color w:val="000000" w:themeColor="text1"/>
          <w:sz w:val="24"/>
          <w:szCs w:val="24"/>
          <w:rPrChange w:id="1830" w:author="JY0225" w:date="2017-08-24T11:10:00Z">
            <w:rPr>
              <w:rFonts w:hint="eastAsia"/>
            </w:rPr>
          </w:rPrChange>
        </w:rPr>
        <w:t>针对单一用户的“秒传</w:t>
      </w:r>
      <w:r w:rsidR="00AF1FAE" w:rsidRPr="0034779C">
        <w:rPr>
          <w:rFonts w:asciiTheme="minorEastAsia" w:hAnsiTheme="minorEastAsia" w:hint="eastAsia"/>
          <w:color w:val="000000" w:themeColor="text1"/>
          <w:sz w:val="24"/>
          <w:szCs w:val="24"/>
          <w:rPrChange w:id="1831" w:author="JY0225" w:date="2017-08-24T11:10:00Z">
            <w:rPr>
              <w:rFonts w:hint="eastAsia"/>
            </w:rPr>
          </w:rPrChange>
        </w:rPr>
        <w:t>”</w:t>
      </w:r>
      <w:r w:rsidR="000A335A" w:rsidRPr="0034779C">
        <w:rPr>
          <w:rFonts w:asciiTheme="minorEastAsia" w:hAnsiTheme="minorEastAsia" w:hint="eastAsia"/>
          <w:color w:val="000000" w:themeColor="text1"/>
          <w:sz w:val="24"/>
          <w:szCs w:val="24"/>
          <w:rPrChange w:id="1832" w:author="JY0225" w:date="2017-08-24T11:10:00Z">
            <w:rPr>
              <w:rFonts w:hint="eastAsia"/>
            </w:rPr>
          </w:rPrChange>
        </w:rPr>
        <w:t>功能</w:t>
      </w:r>
      <w:r w:rsidR="00AF1FAE" w:rsidRPr="0034779C">
        <w:rPr>
          <w:rFonts w:asciiTheme="minorEastAsia" w:hAnsiTheme="minorEastAsia" w:hint="eastAsia"/>
          <w:color w:val="000000" w:themeColor="text1"/>
          <w:sz w:val="24"/>
          <w:szCs w:val="24"/>
          <w:rPrChange w:id="1833" w:author="JY0225" w:date="2017-08-24T11:10:00Z">
            <w:rPr>
              <w:rFonts w:hint="eastAsia"/>
            </w:rPr>
          </w:rPrChange>
        </w:rPr>
        <w:t>。</w:t>
      </w:r>
    </w:p>
    <w:p w14:paraId="18F60AAB" w14:textId="77777777" w:rsidR="00EA10DD" w:rsidRPr="0034779C" w:rsidDel="005B0A10" w:rsidRDefault="00A41E84">
      <w:pPr>
        <w:numPr>
          <w:ilvl w:val="0"/>
          <w:numId w:val="18"/>
        </w:numPr>
        <w:spacing w:line="400" w:lineRule="exact"/>
        <w:rPr>
          <w:ins w:id="1834" w:author="微软用户" w:date="2017-08-20T10:10:00Z"/>
          <w:del w:id="1835" w:author="JY0225" w:date="2017-08-24T10:51:00Z"/>
          <w:rFonts w:asciiTheme="minorEastAsia" w:hAnsiTheme="minorEastAsia"/>
          <w:color w:val="000000" w:themeColor="text1"/>
          <w:sz w:val="24"/>
          <w:szCs w:val="24"/>
          <w:rPrChange w:id="1836" w:author="JY0225" w:date="2017-08-24T11:10:00Z">
            <w:rPr>
              <w:ins w:id="1837" w:author="微软用户" w:date="2017-08-20T10:10:00Z"/>
              <w:del w:id="1838" w:author="JY0225" w:date="2017-08-24T10:51:00Z"/>
              <w:sz w:val="24"/>
              <w:szCs w:val="24"/>
            </w:rPr>
          </w:rPrChange>
        </w:rPr>
        <w:pPrChange w:id="1839" w:author="JY0225" w:date="2017-08-24T10:50:00Z">
          <w:pPr>
            <w:pStyle w:val="a5"/>
            <w:numPr>
              <w:numId w:val="12"/>
            </w:numPr>
            <w:spacing w:line="400" w:lineRule="exact"/>
            <w:ind w:left="1140" w:firstLineChars="0" w:hanging="720"/>
          </w:pPr>
        </w:pPrChange>
      </w:pPr>
      <w:ins w:id="1840" w:author="微软用户" w:date="2017-08-20T10:09:00Z">
        <w:del w:id="1841" w:author="JY0225" w:date="2017-08-24T10:51:00Z">
          <w:r w:rsidRPr="0034779C" w:rsidDel="000D6605">
            <w:rPr>
              <w:rFonts w:asciiTheme="minorEastAsia" w:hAnsiTheme="minorEastAsia"/>
              <w:color w:val="000000" w:themeColor="text1"/>
              <w:sz w:val="24"/>
              <w:szCs w:val="24"/>
              <w:rPrChange w:id="1842" w:author="JY0225" w:date="2017-08-24T11:10:00Z">
                <w:rPr>
                  <w:sz w:val="24"/>
                  <w:szCs w:val="24"/>
                </w:rPr>
              </w:rPrChange>
            </w:rPr>
            <w:delText xml:space="preserve">4. </w:delText>
          </w:r>
        </w:del>
      </w:ins>
      <w:r w:rsidR="00016F32" w:rsidRPr="0034779C">
        <w:rPr>
          <w:rFonts w:asciiTheme="minorEastAsia" w:hAnsiTheme="minorEastAsia" w:hint="eastAsia"/>
          <w:color w:val="000000" w:themeColor="text1"/>
          <w:sz w:val="24"/>
          <w:szCs w:val="24"/>
          <w:rPrChange w:id="1843" w:author="JY0225" w:date="2017-08-24T11:10:00Z">
            <w:rPr>
              <w:rFonts w:hint="eastAsia"/>
            </w:rPr>
          </w:rPrChange>
        </w:rPr>
        <w:t>多应用适配：</w:t>
      </w:r>
      <w:r w:rsidR="00E4327E" w:rsidRPr="0034779C">
        <w:rPr>
          <w:rFonts w:asciiTheme="minorEastAsia" w:hAnsiTheme="minorEastAsia" w:hint="eastAsia"/>
          <w:color w:val="000000" w:themeColor="text1"/>
          <w:sz w:val="24"/>
          <w:szCs w:val="24"/>
          <w:rPrChange w:id="1844" w:author="JY0225" w:date="2017-08-24T11:10:00Z">
            <w:rPr>
              <w:rFonts w:hint="eastAsia"/>
            </w:rPr>
          </w:rPrChange>
        </w:rPr>
        <w:t>现有</w:t>
      </w:r>
      <w:r w:rsidR="007669AA" w:rsidRPr="0034779C">
        <w:rPr>
          <w:rFonts w:asciiTheme="minorEastAsia" w:hAnsiTheme="minorEastAsia" w:hint="eastAsia"/>
          <w:color w:val="000000" w:themeColor="text1"/>
          <w:sz w:val="24"/>
          <w:szCs w:val="24"/>
          <w:rPrChange w:id="1845" w:author="JY0225" w:date="2017-08-24T11:10:00Z">
            <w:rPr>
              <w:rFonts w:hint="eastAsia"/>
            </w:rPr>
          </w:rPrChange>
        </w:rPr>
        <w:t>的中间件系统只支持单一的</w:t>
      </w:r>
      <w:r w:rsidR="007669AA" w:rsidRPr="0034779C">
        <w:rPr>
          <w:rFonts w:asciiTheme="minorEastAsia" w:hAnsiTheme="minorEastAsia"/>
          <w:color w:val="000000" w:themeColor="text1"/>
          <w:sz w:val="24"/>
          <w:szCs w:val="24"/>
          <w:rPrChange w:id="1846" w:author="JY0225" w:date="2017-08-24T11:10:00Z">
            <w:rPr/>
          </w:rPrChange>
        </w:rPr>
        <w:t>CLI</w:t>
      </w:r>
      <w:r w:rsidR="007669AA" w:rsidRPr="0034779C">
        <w:rPr>
          <w:rFonts w:asciiTheme="minorEastAsia" w:hAnsiTheme="minorEastAsia" w:hint="eastAsia"/>
          <w:color w:val="000000" w:themeColor="text1"/>
          <w:sz w:val="24"/>
          <w:szCs w:val="24"/>
          <w:rPrChange w:id="1847" w:author="JY0225" w:date="2017-08-24T11:10:00Z">
            <w:rPr>
              <w:rFonts w:hint="eastAsia"/>
            </w:rPr>
          </w:rPrChange>
        </w:rPr>
        <w:t>客户端，</w:t>
      </w:r>
      <w:r w:rsidR="003A758E" w:rsidRPr="0034779C">
        <w:rPr>
          <w:rFonts w:asciiTheme="minorEastAsia" w:hAnsiTheme="minorEastAsia" w:hint="eastAsia"/>
          <w:color w:val="000000" w:themeColor="text1"/>
          <w:sz w:val="24"/>
          <w:szCs w:val="24"/>
          <w:rPrChange w:id="1848" w:author="JY0225" w:date="2017-08-24T11:10:00Z">
            <w:rPr>
              <w:rFonts w:hint="eastAsia"/>
            </w:rPr>
          </w:rPrChange>
        </w:rPr>
        <w:t>为</w:t>
      </w:r>
      <w:r w:rsidR="003B00C8" w:rsidRPr="0034779C">
        <w:rPr>
          <w:rFonts w:asciiTheme="minorEastAsia" w:hAnsiTheme="minorEastAsia" w:hint="eastAsia"/>
          <w:color w:val="000000" w:themeColor="text1"/>
          <w:sz w:val="24"/>
          <w:szCs w:val="24"/>
          <w:rPrChange w:id="1849" w:author="JY0225" w:date="2017-08-24T11:10:00Z">
            <w:rPr>
              <w:rFonts w:hint="eastAsia"/>
            </w:rPr>
          </w:rPrChange>
        </w:rPr>
        <w:t>实现</w:t>
      </w:r>
      <w:r w:rsidR="00016F32" w:rsidRPr="0034779C">
        <w:rPr>
          <w:rFonts w:asciiTheme="minorEastAsia" w:hAnsiTheme="minorEastAsia" w:hint="eastAsia"/>
          <w:color w:val="000000" w:themeColor="text1"/>
          <w:sz w:val="24"/>
          <w:szCs w:val="24"/>
          <w:rPrChange w:id="1850" w:author="JY0225" w:date="2017-08-24T11:10:00Z">
            <w:rPr>
              <w:rFonts w:hint="eastAsia"/>
            </w:rPr>
          </w:rPrChange>
        </w:rPr>
        <w:t>对不同</w:t>
      </w:r>
    </w:p>
    <w:p w14:paraId="03FE7F97" w14:textId="3203EF4E" w:rsidR="00016F32" w:rsidRPr="0034779C" w:rsidRDefault="00016F32">
      <w:pPr>
        <w:numPr>
          <w:ilvl w:val="0"/>
          <w:numId w:val="18"/>
        </w:numPr>
        <w:spacing w:line="400" w:lineRule="exact"/>
        <w:rPr>
          <w:rFonts w:asciiTheme="minorEastAsia" w:hAnsiTheme="minorEastAsia"/>
          <w:sz w:val="24"/>
          <w:szCs w:val="24"/>
          <w:rPrChange w:id="1851" w:author="JY0225" w:date="2017-08-24T11:10:00Z">
            <w:rPr/>
          </w:rPrChange>
        </w:rPr>
        <w:pPrChange w:id="1852" w:author="微软用户" w:date="2017-08-20T10:10:00Z">
          <w:pPr>
            <w:pStyle w:val="a5"/>
            <w:numPr>
              <w:numId w:val="12"/>
            </w:numPr>
            <w:spacing w:line="400" w:lineRule="exact"/>
            <w:ind w:left="1140" w:firstLineChars="0" w:hanging="720"/>
          </w:pPr>
        </w:pPrChange>
      </w:pPr>
      <w:r w:rsidRPr="0034779C">
        <w:rPr>
          <w:rFonts w:asciiTheme="minorEastAsia" w:hAnsiTheme="minorEastAsia" w:hint="eastAsia"/>
          <w:sz w:val="24"/>
          <w:szCs w:val="24"/>
          <w:rPrChange w:id="1853" w:author="JY0225" w:date="2017-08-24T11:10:00Z">
            <w:rPr>
              <w:rFonts w:hint="eastAsia"/>
            </w:rPr>
          </w:rPrChange>
        </w:rPr>
        <w:t>客户端请求的适配</w:t>
      </w:r>
      <w:r w:rsidR="00ED4E9C" w:rsidRPr="0034779C">
        <w:rPr>
          <w:rFonts w:asciiTheme="minorEastAsia" w:hAnsiTheme="minorEastAsia" w:hint="eastAsia"/>
          <w:sz w:val="24"/>
          <w:szCs w:val="24"/>
          <w:rPrChange w:id="1854" w:author="JY0225" w:date="2017-08-24T11:10:00Z">
            <w:rPr>
              <w:rFonts w:hint="eastAsia"/>
            </w:rPr>
          </w:rPrChange>
        </w:rPr>
        <w:t>，支持更多的客户端类型</w:t>
      </w:r>
      <w:r w:rsidR="00A60C8D" w:rsidRPr="0034779C">
        <w:rPr>
          <w:rFonts w:asciiTheme="minorEastAsia" w:hAnsiTheme="minorEastAsia" w:hint="eastAsia"/>
          <w:sz w:val="24"/>
          <w:szCs w:val="24"/>
          <w:rPrChange w:id="1855" w:author="JY0225" w:date="2017-08-24T11:10:00Z">
            <w:rPr>
              <w:rFonts w:hint="eastAsia"/>
            </w:rPr>
          </w:rPrChange>
        </w:rPr>
        <w:t>，对系统的跨平台性做了优化</w:t>
      </w:r>
      <w:r w:rsidRPr="0034779C">
        <w:rPr>
          <w:rFonts w:asciiTheme="minorEastAsia" w:hAnsiTheme="minorEastAsia" w:hint="eastAsia"/>
          <w:sz w:val="24"/>
          <w:szCs w:val="24"/>
          <w:rPrChange w:id="1856" w:author="JY0225" w:date="2017-08-24T11:10:00Z">
            <w:rPr>
              <w:rFonts w:hint="eastAsia"/>
            </w:rPr>
          </w:rPrChange>
        </w:rPr>
        <w:t>。</w:t>
      </w:r>
      <w:r w:rsidR="00861A66" w:rsidRPr="0034779C">
        <w:rPr>
          <w:rFonts w:asciiTheme="minorEastAsia" w:hAnsiTheme="minorEastAsia" w:hint="eastAsia"/>
          <w:sz w:val="24"/>
          <w:szCs w:val="24"/>
          <w:rPrChange w:id="1857" w:author="JY0225" w:date="2017-08-24T11:10:00Z">
            <w:rPr>
              <w:rFonts w:hint="eastAsia"/>
            </w:rPr>
          </w:rPrChange>
        </w:rPr>
        <w:t>此外</w:t>
      </w:r>
      <w:r w:rsidR="00EC54D4" w:rsidRPr="0034779C">
        <w:rPr>
          <w:rFonts w:asciiTheme="minorEastAsia" w:hAnsiTheme="minorEastAsia" w:hint="eastAsia"/>
          <w:sz w:val="24"/>
          <w:szCs w:val="24"/>
          <w:rPrChange w:id="1858" w:author="JY0225" w:date="2017-08-24T11:10:00Z">
            <w:rPr>
              <w:rFonts w:hint="eastAsia"/>
            </w:rPr>
          </w:rPrChange>
        </w:rPr>
        <w:t>，</w:t>
      </w:r>
      <w:r w:rsidR="00C115C8" w:rsidRPr="0034779C">
        <w:rPr>
          <w:rFonts w:asciiTheme="minorEastAsia" w:hAnsiTheme="minorEastAsia" w:hint="eastAsia"/>
          <w:sz w:val="24"/>
          <w:szCs w:val="24"/>
          <w:rPrChange w:id="1859" w:author="JY0225" w:date="2017-08-24T11:10:00Z">
            <w:rPr>
              <w:rFonts w:hint="eastAsia"/>
            </w:rPr>
          </w:rPrChange>
        </w:rPr>
        <w:t>开发</w:t>
      </w:r>
      <w:r w:rsidR="00085B69" w:rsidRPr="0034779C">
        <w:rPr>
          <w:rFonts w:asciiTheme="minorEastAsia" w:hAnsiTheme="minorEastAsia" w:hint="eastAsia"/>
          <w:sz w:val="24"/>
          <w:szCs w:val="24"/>
          <w:rPrChange w:id="1860" w:author="JY0225" w:date="2017-08-24T11:10:00Z">
            <w:rPr>
              <w:rFonts w:hint="eastAsia"/>
            </w:rPr>
          </w:rPrChange>
        </w:rPr>
        <w:t>了</w:t>
      </w:r>
      <w:r w:rsidR="00EC54D4" w:rsidRPr="0034779C">
        <w:rPr>
          <w:rFonts w:asciiTheme="minorEastAsia" w:hAnsiTheme="minorEastAsia" w:hint="eastAsia"/>
          <w:sz w:val="24"/>
          <w:szCs w:val="24"/>
          <w:rPrChange w:id="1861" w:author="JY0225" w:date="2017-08-24T11:10:00Z">
            <w:rPr>
              <w:rFonts w:hint="eastAsia"/>
            </w:rPr>
          </w:rPrChange>
        </w:rPr>
        <w:t>一款基于</w:t>
      </w:r>
      <w:r w:rsidR="006707F9" w:rsidRPr="0034779C">
        <w:rPr>
          <w:rFonts w:asciiTheme="minorEastAsia" w:hAnsiTheme="minorEastAsia"/>
          <w:sz w:val="24"/>
          <w:szCs w:val="24"/>
          <w:rPrChange w:id="1862" w:author="JY0225" w:date="2017-08-24T11:10:00Z">
            <w:rPr/>
          </w:rPrChange>
        </w:rPr>
        <w:t>Firefox</w:t>
      </w:r>
      <w:r w:rsidR="00EC54D4" w:rsidRPr="0034779C">
        <w:rPr>
          <w:rFonts w:asciiTheme="minorEastAsia" w:hAnsiTheme="minorEastAsia" w:hint="eastAsia"/>
          <w:sz w:val="24"/>
          <w:szCs w:val="24"/>
          <w:rPrChange w:id="1863" w:author="JY0225" w:date="2017-08-24T11:10:00Z">
            <w:rPr>
              <w:rFonts w:hint="eastAsia"/>
            </w:rPr>
          </w:rPrChange>
        </w:rPr>
        <w:t>浏览器的</w:t>
      </w:r>
      <w:r w:rsidR="002E5718" w:rsidRPr="0034779C">
        <w:rPr>
          <w:rFonts w:asciiTheme="minorEastAsia" w:hAnsiTheme="minorEastAsia" w:hint="eastAsia"/>
          <w:sz w:val="24"/>
          <w:szCs w:val="24"/>
          <w:rPrChange w:id="1864" w:author="JY0225" w:date="2017-08-24T11:10:00Z">
            <w:rPr>
              <w:rFonts w:hint="eastAsia"/>
            </w:rPr>
          </w:rPrChange>
        </w:rPr>
        <w:t>扩展</w:t>
      </w:r>
      <w:r w:rsidR="00EC54D4" w:rsidRPr="0034779C">
        <w:rPr>
          <w:rFonts w:asciiTheme="minorEastAsia" w:hAnsiTheme="minorEastAsia" w:hint="eastAsia"/>
          <w:sz w:val="24"/>
          <w:szCs w:val="24"/>
          <w:rPrChange w:id="1865" w:author="JY0225" w:date="2017-08-24T11:10:00Z">
            <w:rPr>
              <w:rFonts w:hint="eastAsia"/>
            </w:rPr>
          </w:rPrChange>
        </w:rPr>
        <w:t>，用户可以利用</w:t>
      </w:r>
      <w:r w:rsidR="002E5718" w:rsidRPr="0034779C">
        <w:rPr>
          <w:rFonts w:asciiTheme="minorEastAsia" w:hAnsiTheme="minorEastAsia" w:hint="eastAsia"/>
          <w:sz w:val="24"/>
          <w:szCs w:val="24"/>
          <w:rPrChange w:id="1866" w:author="JY0225" w:date="2017-08-24T11:10:00Z">
            <w:rPr>
              <w:rFonts w:hint="eastAsia"/>
            </w:rPr>
          </w:rPrChange>
        </w:rPr>
        <w:t>扩展</w:t>
      </w:r>
      <w:r w:rsidR="00EC54D4" w:rsidRPr="0034779C">
        <w:rPr>
          <w:rFonts w:asciiTheme="minorEastAsia" w:hAnsiTheme="minorEastAsia" w:hint="eastAsia"/>
          <w:sz w:val="24"/>
          <w:szCs w:val="24"/>
          <w:rPrChange w:id="1867" w:author="JY0225" w:date="2017-08-24T11:10:00Z">
            <w:rPr>
              <w:rFonts w:hint="eastAsia"/>
            </w:rPr>
          </w:rPrChange>
        </w:rPr>
        <w:t>使用云</w:t>
      </w:r>
      <w:r w:rsidR="00476838" w:rsidRPr="0034779C">
        <w:rPr>
          <w:rFonts w:asciiTheme="minorEastAsia" w:hAnsiTheme="minorEastAsia" w:hint="eastAsia"/>
          <w:sz w:val="24"/>
          <w:szCs w:val="24"/>
          <w:rPrChange w:id="1868" w:author="JY0225" w:date="2017-08-24T11:10:00Z">
            <w:rPr>
              <w:rFonts w:hint="eastAsia"/>
            </w:rPr>
          </w:rPrChange>
        </w:rPr>
        <w:t>备份</w:t>
      </w:r>
      <w:r w:rsidR="00EC54D4" w:rsidRPr="0034779C">
        <w:rPr>
          <w:rFonts w:asciiTheme="minorEastAsia" w:hAnsiTheme="minorEastAsia" w:hint="eastAsia"/>
          <w:sz w:val="24"/>
          <w:szCs w:val="24"/>
          <w:rPrChange w:id="1869" w:author="JY0225" w:date="2017-08-24T11:10:00Z">
            <w:rPr>
              <w:rFonts w:hint="eastAsia"/>
            </w:rPr>
          </w:rPrChange>
        </w:rPr>
        <w:t>服务</w:t>
      </w:r>
      <w:r w:rsidR="005C14A3" w:rsidRPr="0034779C">
        <w:rPr>
          <w:rFonts w:asciiTheme="minorEastAsia" w:hAnsiTheme="minorEastAsia" w:hint="eastAsia"/>
          <w:sz w:val="24"/>
          <w:szCs w:val="24"/>
          <w:rPrChange w:id="1870" w:author="JY0225" w:date="2017-08-24T11:10:00Z">
            <w:rPr>
              <w:rFonts w:hint="eastAsia"/>
            </w:rPr>
          </w:rPrChange>
        </w:rPr>
        <w:t>，并提供了</w:t>
      </w:r>
      <w:r w:rsidR="007846F5" w:rsidRPr="0034779C">
        <w:rPr>
          <w:rFonts w:asciiTheme="minorEastAsia" w:hAnsiTheme="minorEastAsia"/>
          <w:sz w:val="24"/>
          <w:szCs w:val="24"/>
          <w:rPrChange w:id="1871" w:author="JY0225" w:date="2017-08-24T11:10:00Z">
            <w:rPr/>
          </w:rPrChange>
        </w:rPr>
        <w:t>Java</w:t>
      </w:r>
      <w:r w:rsidR="007846F5" w:rsidRPr="0034779C">
        <w:rPr>
          <w:rFonts w:asciiTheme="minorEastAsia" w:hAnsiTheme="minorEastAsia" w:hint="eastAsia"/>
          <w:sz w:val="24"/>
          <w:szCs w:val="24"/>
          <w:rPrChange w:id="1872" w:author="JY0225" w:date="2017-08-24T11:10:00Z">
            <w:rPr>
              <w:rFonts w:hint="eastAsia"/>
            </w:rPr>
          </w:rPrChange>
        </w:rPr>
        <w:t>平台</w:t>
      </w:r>
      <w:r w:rsidR="00836BF3" w:rsidRPr="0034779C">
        <w:rPr>
          <w:rFonts w:asciiTheme="minorEastAsia" w:hAnsiTheme="minorEastAsia" w:hint="eastAsia"/>
          <w:sz w:val="24"/>
          <w:szCs w:val="24"/>
          <w:rPrChange w:id="1873" w:author="JY0225" w:date="2017-08-24T11:10:00Z">
            <w:rPr>
              <w:rFonts w:hint="eastAsia"/>
            </w:rPr>
          </w:rPrChange>
        </w:rPr>
        <w:t>的</w:t>
      </w:r>
      <w:r w:rsidR="007846F5" w:rsidRPr="0034779C">
        <w:rPr>
          <w:rFonts w:asciiTheme="minorEastAsia" w:hAnsiTheme="minorEastAsia" w:hint="eastAsia"/>
          <w:sz w:val="24"/>
          <w:szCs w:val="24"/>
          <w:rPrChange w:id="1874" w:author="JY0225" w:date="2017-08-24T11:10:00Z">
            <w:rPr>
              <w:rFonts w:hint="eastAsia"/>
            </w:rPr>
          </w:rPrChange>
        </w:rPr>
        <w:t>软件开发包（</w:t>
      </w:r>
      <w:r w:rsidR="007846F5" w:rsidRPr="0034779C">
        <w:rPr>
          <w:rFonts w:asciiTheme="minorEastAsia" w:hAnsiTheme="minorEastAsia"/>
          <w:sz w:val="24"/>
          <w:szCs w:val="24"/>
          <w:rPrChange w:id="1875" w:author="JY0225" w:date="2017-08-24T11:10:00Z">
            <w:rPr/>
          </w:rPrChange>
        </w:rPr>
        <w:t>SDK</w:t>
      </w:r>
      <w:r w:rsidR="007846F5" w:rsidRPr="0034779C">
        <w:rPr>
          <w:rFonts w:asciiTheme="minorEastAsia" w:hAnsiTheme="minorEastAsia" w:hint="eastAsia"/>
          <w:sz w:val="24"/>
          <w:szCs w:val="24"/>
          <w:rPrChange w:id="1876" w:author="JY0225" w:date="2017-08-24T11:10:00Z">
            <w:rPr>
              <w:rFonts w:hint="eastAsia"/>
            </w:rPr>
          </w:rPrChange>
        </w:rPr>
        <w:t>）</w:t>
      </w:r>
      <w:r w:rsidR="009D4C79" w:rsidRPr="0034779C">
        <w:rPr>
          <w:rStyle w:val="afff"/>
          <w:rFonts w:asciiTheme="minorEastAsia" w:hAnsiTheme="minorEastAsia" w:cs="Times New Roman"/>
          <w:spacing w:val="10"/>
          <w:sz w:val="24"/>
          <w:szCs w:val="24"/>
          <w:rPrChange w:id="1877" w:author="JY0225" w:date="2017-08-24T11:10:00Z">
            <w:rPr>
              <w:rStyle w:val="afff"/>
              <w:rFonts w:ascii="Times New Roman" w:hAnsi="Times New Roman" w:cs="Times New Roman"/>
              <w:spacing w:val="10"/>
              <w:sz w:val="24"/>
              <w:szCs w:val="24"/>
            </w:rPr>
          </w:rPrChange>
        </w:rPr>
        <w:footnoteReference w:id="5"/>
      </w:r>
      <w:r w:rsidR="007846F5" w:rsidRPr="0034779C">
        <w:rPr>
          <w:rFonts w:asciiTheme="minorEastAsia" w:hAnsiTheme="minorEastAsia" w:hint="eastAsia"/>
          <w:sz w:val="24"/>
          <w:szCs w:val="24"/>
          <w:rPrChange w:id="1878" w:author="JY0225" w:date="2017-08-24T11:10:00Z">
            <w:rPr>
              <w:rFonts w:hint="eastAsia"/>
            </w:rPr>
          </w:rPrChange>
        </w:rPr>
        <w:t>，</w:t>
      </w:r>
      <w:r w:rsidR="007846F5" w:rsidRPr="0034779C">
        <w:rPr>
          <w:rFonts w:asciiTheme="minorEastAsia" w:hAnsiTheme="minorEastAsia"/>
          <w:sz w:val="24"/>
          <w:szCs w:val="24"/>
          <w:rPrChange w:id="1879" w:author="JY0225" w:date="2017-08-24T11:10:00Z">
            <w:rPr/>
          </w:rPrChange>
        </w:rPr>
        <w:t>Java</w:t>
      </w:r>
      <w:r w:rsidR="007846F5" w:rsidRPr="0034779C">
        <w:rPr>
          <w:rFonts w:asciiTheme="minorEastAsia" w:hAnsiTheme="minorEastAsia" w:hint="eastAsia"/>
          <w:sz w:val="24"/>
          <w:szCs w:val="24"/>
          <w:rPrChange w:id="1880" w:author="JY0225" w:date="2017-08-24T11:10:00Z">
            <w:rPr>
              <w:rFonts w:hint="eastAsia"/>
            </w:rPr>
          </w:rPrChange>
        </w:rPr>
        <w:t>开发者可以利用</w:t>
      </w:r>
      <w:r w:rsidR="0098390A" w:rsidRPr="0034779C">
        <w:rPr>
          <w:rFonts w:asciiTheme="minorEastAsia" w:hAnsiTheme="minorEastAsia" w:hint="eastAsia"/>
          <w:sz w:val="24"/>
          <w:szCs w:val="24"/>
          <w:rPrChange w:id="1881" w:author="JY0225" w:date="2017-08-24T11:10:00Z">
            <w:rPr>
              <w:rFonts w:hint="eastAsia"/>
            </w:rPr>
          </w:rPrChange>
        </w:rPr>
        <w:t>该开发包提供的应用接口</w:t>
      </w:r>
      <w:r w:rsidR="0098390A" w:rsidRPr="0034779C">
        <w:rPr>
          <w:rFonts w:asciiTheme="minorEastAsia" w:hAnsiTheme="minorEastAsia"/>
          <w:sz w:val="24"/>
          <w:szCs w:val="24"/>
          <w:rPrChange w:id="1882" w:author="JY0225" w:date="2017-08-24T11:10:00Z">
            <w:rPr/>
          </w:rPrChange>
        </w:rPr>
        <w:t>API</w:t>
      </w:r>
      <w:r w:rsidR="00166AF1" w:rsidRPr="0034779C">
        <w:rPr>
          <w:rFonts w:asciiTheme="minorEastAsia" w:hAnsiTheme="minorEastAsia" w:hint="eastAsia"/>
          <w:sz w:val="24"/>
          <w:szCs w:val="24"/>
          <w:rPrChange w:id="1883" w:author="JY0225" w:date="2017-08-24T11:10:00Z">
            <w:rPr>
              <w:rFonts w:hint="eastAsia"/>
            </w:rPr>
          </w:rPrChange>
        </w:rPr>
        <w:t>来</w:t>
      </w:r>
      <w:r w:rsidR="007A5DAE" w:rsidRPr="0034779C">
        <w:rPr>
          <w:rFonts w:asciiTheme="minorEastAsia" w:hAnsiTheme="minorEastAsia" w:hint="eastAsia"/>
          <w:sz w:val="24"/>
          <w:szCs w:val="24"/>
          <w:rPrChange w:id="1884" w:author="JY0225" w:date="2017-08-24T11:10:00Z">
            <w:rPr>
              <w:rFonts w:hint="eastAsia"/>
            </w:rPr>
          </w:rPrChange>
        </w:rPr>
        <w:t>集成</w:t>
      </w:r>
      <w:r w:rsidR="00586372" w:rsidRPr="0034779C">
        <w:rPr>
          <w:rFonts w:asciiTheme="minorEastAsia" w:hAnsiTheme="minorEastAsia" w:hint="eastAsia"/>
          <w:sz w:val="24"/>
          <w:szCs w:val="24"/>
          <w:rPrChange w:id="1885" w:author="JY0225" w:date="2017-08-24T11:10:00Z">
            <w:rPr>
              <w:rFonts w:hint="eastAsia"/>
            </w:rPr>
          </w:rPrChange>
        </w:rPr>
        <w:t>该</w:t>
      </w:r>
      <w:r w:rsidR="003E267A" w:rsidRPr="0034779C">
        <w:rPr>
          <w:rFonts w:asciiTheme="minorEastAsia" w:hAnsiTheme="minorEastAsia" w:hint="eastAsia"/>
          <w:sz w:val="24"/>
          <w:szCs w:val="24"/>
          <w:rPrChange w:id="1886" w:author="JY0225" w:date="2017-08-24T11:10:00Z">
            <w:rPr>
              <w:rFonts w:hint="eastAsia"/>
            </w:rPr>
          </w:rPrChange>
        </w:rPr>
        <w:t>款</w:t>
      </w:r>
      <w:r w:rsidR="00A93F1C" w:rsidRPr="0034779C">
        <w:rPr>
          <w:rFonts w:asciiTheme="minorEastAsia" w:hAnsiTheme="minorEastAsia" w:hint="eastAsia"/>
          <w:sz w:val="24"/>
          <w:szCs w:val="24"/>
          <w:rPrChange w:id="1887" w:author="JY0225" w:date="2017-08-24T11:10:00Z">
            <w:rPr>
              <w:rFonts w:hint="eastAsia"/>
            </w:rPr>
          </w:rPrChange>
        </w:rPr>
        <w:t>云</w:t>
      </w:r>
      <w:r w:rsidR="00476838" w:rsidRPr="0034779C">
        <w:rPr>
          <w:rFonts w:asciiTheme="minorEastAsia" w:hAnsiTheme="minorEastAsia" w:hint="eastAsia"/>
          <w:sz w:val="24"/>
          <w:szCs w:val="24"/>
          <w:rPrChange w:id="1888" w:author="JY0225" w:date="2017-08-24T11:10:00Z">
            <w:rPr>
              <w:rFonts w:hint="eastAsia"/>
            </w:rPr>
          </w:rPrChange>
        </w:rPr>
        <w:t>备份</w:t>
      </w:r>
      <w:r w:rsidR="00821773" w:rsidRPr="0034779C">
        <w:rPr>
          <w:rFonts w:asciiTheme="minorEastAsia" w:hAnsiTheme="minorEastAsia" w:hint="eastAsia"/>
          <w:sz w:val="24"/>
          <w:szCs w:val="24"/>
          <w:rPrChange w:id="1889" w:author="JY0225" w:date="2017-08-24T11:10:00Z">
            <w:rPr>
              <w:rFonts w:hint="eastAsia"/>
            </w:rPr>
          </w:rPrChange>
        </w:rPr>
        <w:t>服务</w:t>
      </w:r>
      <w:r w:rsidR="009F1FA9" w:rsidRPr="0034779C">
        <w:rPr>
          <w:rFonts w:asciiTheme="minorEastAsia" w:hAnsiTheme="minorEastAsia" w:hint="eastAsia"/>
          <w:sz w:val="24"/>
          <w:szCs w:val="24"/>
          <w:rPrChange w:id="1890" w:author="JY0225" w:date="2017-08-24T11:10:00Z">
            <w:rPr>
              <w:rFonts w:hint="eastAsia"/>
            </w:rPr>
          </w:rPrChange>
        </w:rPr>
        <w:t>。</w:t>
      </w:r>
    </w:p>
    <w:p w14:paraId="5571850B" w14:textId="1D0378BC" w:rsidR="002E3864" w:rsidRDefault="002E3864" w:rsidP="00BE5E25">
      <w:pPr>
        <w:pStyle w:val="21"/>
        <w:spacing w:line="240" w:lineRule="auto"/>
      </w:pPr>
      <w:bookmarkStart w:id="1891" w:name="_Toc420959835"/>
      <w:bookmarkStart w:id="1892" w:name="_Toc421026899"/>
      <w:bookmarkStart w:id="1893" w:name="_Toc421230571"/>
      <w:bookmarkStart w:id="1894" w:name="_Toc491351981"/>
      <w:r w:rsidRPr="00B87EE1">
        <w:t xml:space="preserve">1.3 </w:t>
      </w:r>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r w:rsidR="005779BA">
        <w:rPr>
          <w:rFonts w:hint="eastAsia"/>
        </w:rPr>
        <w:t>论文</w:t>
      </w:r>
      <w:r w:rsidR="00BE5E25">
        <w:rPr>
          <w:rFonts w:hint="eastAsia"/>
        </w:rPr>
        <w:t>的</w:t>
      </w:r>
      <w:r w:rsidRPr="00B87EE1">
        <w:t>组织</w:t>
      </w:r>
      <w:bookmarkEnd w:id="1891"/>
      <w:bookmarkEnd w:id="1892"/>
      <w:bookmarkEnd w:id="1893"/>
      <w:bookmarkEnd w:id="1894"/>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1895" w:name="_Toc73467579"/>
      <w:bookmarkStart w:id="1896" w:name="_Toc73467705"/>
      <w:bookmarkStart w:id="1897" w:name="_Toc73467990"/>
      <w:bookmarkStart w:id="1898" w:name="_Toc73468293"/>
      <w:bookmarkStart w:id="1899" w:name="_Toc73468453"/>
      <w:bookmarkStart w:id="1900" w:name="_Toc73468521"/>
      <w:bookmarkStart w:id="1901" w:name="_Toc73468567"/>
      <w:bookmarkStart w:id="1902" w:name="_Toc73951033"/>
      <w:bookmarkStart w:id="1903" w:name="_Toc74024500"/>
      <w:bookmarkStart w:id="1904" w:name="_Toc74025354"/>
      <w:bookmarkStart w:id="1905" w:name="_Toc74025650"/>
      <w:bookmarkStart w:id="1906" w:name="_Toc74025761"/>
      <w:bookmarkStart w:id="1907" w:name="_Toc74025806"/>
      <w:bookmarkStart w:id="1908" w:name="_Toc74025851"/>
      <w:bookmarkStart w:id="1909" w:name="_Toc74025997"/>
      <w:bookmarkStart w:id="1910" w:name="_Toc74030264"/>
      <w:bookmarkStart w:id="1911" w:name="_Toc420959836"/>
      <w:bookmarkStart w:id="1912" w:name="_Toc421026900"/>
      <w:bookmarkStart w:id="1913" w:name="_Toc421230572"/>
      <w:r w:rsidR="00C22046">
        <w:rPr>
          <w:rFonts w:ascii="Times New Roman" w:hAnsi="Times New Roman" w:cs="Times New Roman"/>
          <w:spacing w:val="10"/>
          <w:kern w:val="0"/>
          <w:sz w:val="24"/>
          <w:szCs w:val="20"/>
        </w:rPr>
        <w:br w:type="page"/>
      </w:r>
    </w:p>
    <w:p w14:paraId="36C5B19B" w14:textId="77777777" w:rsidR="002E3864" w:rsidRDefault="002E3864" w:rsidP="00B87EE1">
      <w:pPr>
        <w:pStyle w:val="1"/>
        <w:rPr>
          <w:ins w:id="1914" w:author="微软用户" w:date="2017-08-19T19:24:00Z"/>
          <w:rStyle w:val="1CharChar"/>
          <w:rFonts w:ascii="Times New Roman" w:eastAsiaTheme="minorEastAsia" w:hAnsi="Times New Roman" w:cs="Times New Roman"/>
          <w:b/>
          <w:bCs/>
          <w:spacing w:val="0"/>
          <w:sz w:val="44"/>
          <w:szCs w:val="44"/>
        </w:rPr>
      </w:pPr>
      <w:bookmarkStart w:id="1915" w:name="_Toc491351982"/>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1911"/>
      <w:bookmarkEnd w:id="1912"/>
      <w:bookmarkEnd w:id="1913"/>
      <w:bookmarkEnd w:id="1915"/>
    </w:p>
    <w:p w14:paraId="78A1D6F4" w14:textId="57815D4B" w:rsidR="00A82152" w:rsidRDefault="001F51CD">
      <w:pPr>
        <w:pStyle w:val="21"/>
        <w:spacing w:line="240" w:lineRule="auto"/>
        <w:rPr>
          <w:ins w:id="1916" w:author="微软用户" w:date="2017-08-20T10:32:00Z"/>
        </w:rPr>
        <w:pPrChange w:id="1917" w:author="微软用户" w:date="2017-08-20T10:32:00Z">
          <w:pPr/>
        </w:pPrChange>
      </w:pPr>
      <w:bookmarkStart w:id="1918" w:name="_Toc491351983"/>
      <w:ins w:id="1919" w:author="微软用户" w:date="2017-08-19T19:24:00Z">
        <w:r>
          <w:t>2.1</w:t>
        </w:r>
        <w:r w:rsidRPr="00B87EE1">
          <w:t xml:space="preserve"> </w:t>
        </w:r>
        <w:r>
          <w:t>云备份</w:t>
        </w:r>
      </w:ins>
      <w:ins w:id="1920" w:author="微软用户" w:date="2017-08-20T12:08:00Z">
        <w:r w:rsidR="00801EA7">
          <w:t>与中间件</w:t>
        </w:r>
      </w:ins>
      <w:bookmarkEnd w:id="1918"/>
    </w:p>
    <w:p w14:paraId="4C98E692" w14:textId="77777777" w:rsidR="00A82152" w:rsidRDefault="000307EC">
      <w:pPr>
        <w:spacing w:line="400" w:lineRule="exact"/>
        <w:rPr>
          <w:ins w:id="1921" w:author="微软用户" w:date="2017-08-20T10:32:00Z"/>
          <w:spacing w:val="10"/>
          <w:sz w:val="24"/>
        </w:rPr>
        <w:pPrChange w:id="1922" w:author="微软用户" w:date="2017-08-19T19:33:00Z">
          <w:pPr>
            <w:pStyle w:val="21"/>
            <w:spacing w:line="240" w:lineRule="auto"/>
          </w:pPr>
        </w:pPrChange>
      </w:pPr>
      <w:ins w:id="1923" w:author="微软用户" w:date="2017-08-19T19:28:00Z">
        <w:r w:rsidRPr="000307EC">
          <w:rPr>
            <w:rFonts w:ascii="Times New Roman" w:hAnsi="Times New Roman" w:cs="Times New Roman"/>
            <w:spacing w:val="10"/>
            <w:sz w:val="24"/>
            <w:rPrChange w:id="1924" w:author="微软用户" w:date="2017-08-19T19:30:00Z">
              <w:rPr>
                <w:b w:val="0"/>
                <w:bCs w:val="0"/>
              </w:rPr>
            </w:rPrChange>
          </w:rPr>
          <w:tab/>
        </w:r>
      </w:ins>
      <w:ins w:id="1925" w:author="微软用户" w:date="2017-08-19T19:30:00Z">
        <w:r w:rsidRPr="000307EC">
          <w:rPr>
            <w:rFonts w:ascii="Times New Roman" w:hAnsi="Times New Roman" w:cs="Times New Roman" w:hint="eastAsia"/>
            <w:spacing w:val="10"/>
            <w:sz w:val="24"/>
            <w:rPrChange w:id="1926" w:author="微软用户" w:date="2017-08-19T19:30:00Z">
              <w:rPr>
                <w:rFonts w:hint="eastAsia"/>
                <w:b w:val="0"/>
                <w:bCs w:val="0"/>
              </w:rPr>
            </w:rPrChange>
          </w:rPr>
          <w:t>云备份指的是</w:t>
        </w:r>
      </w:ins>
      <w:ins w:id="1927" w:author="微软用户" w:date="2017-08-19T19:31:00Z">
        <w:r>
          <w:rPr>
            <w:rFonts w:ascii="Times New Roman" w:hAnsi="Times New Roman" w:cs="Times New Roman"/>
            <w:spacing w:val="10"/>
            <w:sz w:val="24"/>
          </w:rPr>
          <w:t>将个人</w:t>
        </w:r>
      </w:ins>
      <w:ins w:id="1928" w:author="微软用户" w:date="2017-08-19T19:38:00Z">
        <w:r w:rsidR="00A31456">
          <w:rPr>
            <w:rFonts w:ascii="Times New Roman" w:hAnsi="Times New Roman" w:cs="Times New Roman"/>
            <w:spacing w:val="10"/>
            <w:sz w:val="24"/>
          </w:rPr>
          <w:t>或</w:t>
        </w:r>
      </w:ins>
      <w:ins w:id="1929" w:author="微软用户" w:date="2017-08-19T19:32:00Z">
        <w:r>
          <w:rPr>
            <w:rFonts w:ascii="Times New Roman" w:hAnsi="Times New Roman" w:cs="Times New Roman"/>
            <w:spacing w:val="10"/>
            <w:sz w:val="24"/>
          </w:rPr>
          <w:t>数据通过云存储的方式</w:t>
        </w:r>
      </w:ins>
      <w:ins w:id="1930" w:author="微软用户" w:date="2017-08-19T19:33:00Z">
        <w:r>
          <w:rPr>
            <w:rFonts w:ascii="Times New Roman" w:hAnsi="Times New Roman" w:cs="Times New Roman"/>
            <w:spacing w:val="10"/>
            <w:sz w:val="24"/>
          </w:rPr>
          <w:t>备份</w:t>
        </w:r>
      </w:ins>
      <w:ins w:id="1931" w:author="微软用户" w:date="2017-08-19T19:32:00Z">
        <w:r>
          <w:rPr>
            <w:rFonts w:ascii="Times New Roman" w:hAnsi="Times New Roman" w:cs="Times New Roman"/>
            <w:spacing w:val="10"/>
            <w:sz w:val="24"/>
          </w:rPr>
          <w:t>在云端服务器上</w:t>
        </w:r>
        <w:r>
          <w:rPr>
            <w:rFonts w:ascii="Times New Roman" w:hAnsi="Times New Roman" w:cs="Times New Roman" w:hint="eastAsia"/>
            <w:spacing w:val="10"/>
            <w:sz w:val="24"/>
          </w:rPr>
          <w:t>，</w:t>
        </w:r>
      </w:ins>
    </w:p>
    <w:p w14:paraId="752E194D" w14:textId="77777777" w:rsidR="00D57535" w:rsidRDefault="0030214D">
      <w:pPr>
        <w:spacing w:line="400" w:lineRule="exact"/>
        <w:rPr>
          <w:ins w:id="1932" w:author="微软用户" w:date="2017-08-20T12:08:00Z"/>
          <w:spacing w:val="10"/>
          <w:sz w:val="24"/>
        </w:rPr>
        <w:pPrChange w:id="1933" w:author="微软用户" w:date="2017-08-19T19:33:00Z">
          <w:pPr>
            <w:pStyle w:val="21"/>
            <w:spacing w:line="240" w:lineRule="auto"/>
          </w:pPr>
        </w:pPrChange>
      </w:pPr>
      <w:ins w:id="1934" w:author="微软用户" w:date="2017-08-19T19:32:00Z">
        <w:r>
          <w:rPr>
            <w:rFonts w:ascii="Times New Roman" w:hAnsi="Times New Roman" w:cs="Times New Roman"/>
            <w:spacing w:val="10"/>
            <w:sz w:val="24"/>
          </w:rPr>
          <w:t>相较于传统的数据</w:t>
        </w:r>
      </w:ins>
      <w:ins w:id="1935" w:author="微软用户" w:date="2017-08-20T10:34:00Z">
        <w:r>
          <w:rPr>
            <w:rFonts w:ascii="Times New Roman" w:hAnsi="Times New Roman" w:cs="Times New Roman"/>
            <w:spacing w:val="10"/>
            <w:sz w:val="24"/>
          </w:rPr>
          <w:t>备份</w:t>
        </w:r>
      </w:ins>
      <w:ins w:id="1936" w:author="微软用户" w:date="2017-08-19T19:32:00Z">
        <w:r w:rsidR="000307EC">
          <w:rPr>
            <w:rFonts w:ascii="Times New Roman" w:hAnsi="Times New Roman" w:cs="Times New Roman"/>
            <w:spacing w:val="10"/>
            <w:sz w:val="24"/>
          </w:rPr>
          <w:t>方式</w:t>
        </w:r>
        <w:r w:rsidR="000307EC">
          <w:rPr>
            <w:rFonts w:ascii="Times New Roman" w:hAnsi="Times New Roman" w:cs="Times New Roman" w:hint="eastAsia"/>
            <w:spacing w:val="10"/>
            <w:sz w:val="24"/>
          </w:rPr>
          <w:t>，</w:t>
        </w:r>
      </w:ins>
      <w:ins w:id="1937" w:author="微软用户" w:date="2017-08-20T10:34:00Z">
        <w:r>
          <w:rPr>
            <w:rFonts w:ascii="Times New Roman" w:hAnsi="Times New Roman" w:cs="Times New Roman" w:hint="eastAsia"/>
            <w:spacing w:val="10"/>
            <w:sz w:val="24"/>
          </w:rPr>
          <w:t>计算机云备份技术具备优势为</w:t>
        </w:r>
      </w:ins>
      <w:ins w:id="1938" w:author="微软用户" w:date="2017-08-20T10:35:00Z">
        <w:r>
          <w:rPr>
            <w:rFonts w:ascii="Times New Roman" w:hAnsi="Times New Roman" w:cs="Times New Roman" w:hint="eastAsia"/>
            <w:spacing w:val="10"/>
            <w:sz w:val="24"/>
          </w:rPr>
          <w:t>数据信息备份更加安全、支持平台数据共享、提供大量的存储空间。</w:t>
        </w:r>
      </w:ins>
    </w:p>
    <w:p w14:paraId="459C7010" w14:textId="6C35CA6F" w:rsidR="00D57535" w:rsidRPr="00D57535" w:rsidRDefault="00D57535">
      <w:pPr>
        <w:pStyle w:val="31"/>
        <w:rPr>
          <w:ins w:id="1939" w:author="微软用户" w:date="2017-08-20T12:08:00Z"/>
          <w:rPrChange w:id="1940" w:author="微软用户" w:date="2017-08-20T12:09:00Z">
            <w:rPr>
              <w:ins w:id="1941" w:author="微软用户" w:date="2017-08-20T12:08:00Z"/>
              <w:spacing w:val="10"/>
              <w:sz w:val="24"/>
            </w:rPr>
          </w:rPrChange>
        </w:rPr>
        <w:pPrChange w:id="1942" w:author="微软用户" w:date="2017-08-20T12:09:00Z">
          <w:pPr>
            <w:pStyle w:val="21"/>
            <w:spacing w:line="240" w:lineRule="auto"/>
          </w:pPr>
        </w:pPrChange>
      </w:pPr>
      <w:bookmarkStart w:id="1943" w:name="_Toc491351984"/>
      <w:ins w:id="1944" w:author="微软用户" w:date="2017-08-20T12:09:00Z">
        <w:r>
          <w:t>2.1</w:t>
        </w:r>
        <w:r w:rsidRPr="006637A1">
          <w:t xml:space="preserve">.1 </w:t>
        </w:r>
        <w:r w:rsidR="001C16D1">
          <w:rPr>
            <w:rFonts w:hint="eastAsia"/>
          </w:rPr>
          <w:t>云备份特</w:t>
        </w:r>
        <w:r w:rsidR="00A95700">
          <w:rPr>
            <w:rFonts w:hint="eastAsia"/>
          </w:rPr>
          <w:t>点</w:t>
        </w:r>
      </w:ins>
      <w:bookmarkEnd w:id="1943"/>
    </w:p>
    <w:p w14:paraId="7C8802D0" w14:textId="048D8E65" w:rsidR="00947F3C" w:rsidRPr="0034779C" w:rsidRDefault="0054484A">
      <w:pPr>
        <w:spacing w:line="400" w:lineRule="exact"/>
        <w:ind w:firstLine="420"/>
        <w:rPr>
          <w:ins w:id="1945" w:author="微软用户" w:date="2017-08-20T10:38:00Z"/>
          <w:rFonts w:asciiTheme="minorEastAsia" w:hAnsiTheme="minorEastAsia"/>
          <w:spacing w:val="10"/>
          <w:sz w:val="24"/>
          <w:szCs w:val="24"/>
          <w:rPrChange w:id="1946" w:author="JY0225" w:date="2017-08-24T11:10:00Z">
            <w:rPr>
              <w:ins w:id="1947" w:author="微软用户" w:date="2017-08-20T10:38:00Z"/>
              <w:spacing w:val="10"/>
              <w:sz w:val="24"/>
            </w:rPr>
          </w:rPrChange>
        </w:rPr>
        <w:pPrChange w:id="1948" w:author="微软用户" w:date="2017-08-20T12:08:00Z">
          <w:pPr>
            <w:pStyle w:val="21"/>
            <w:spacing w:line="240" w:lineRule="auto"/>
          </w:pPr>
        </w:pPrChange>
      </w:pPr>
      <w:ins w:id="1949" w:author="微软用户" w:date="2017-08-20T10:35:00Z">
        <w:r w:rsidRPr="0034779C">
          <w:rPr>
            <w:rFonts w:asciiTheme="minorEastAsia" w:hAnsiTheme="minorEastAsia" w:cs="Times New Roman" w:hint="eastAsia"/>
            <w:spacing w:val="10"/>
            <w:sz w:val="24"/>
            <w:szCs w:val="24"/>
            <w:rPrChange w:id="1950" w:author="JY0225" w:date="2017-08-24T11:10:00Z">
              <w:rPr>
                <w:rFonts w:hint="eastAsia"/>
                <w:b w:val="0"/>
                <w:bCs w:val="0"/>
                <w:spacing w:val="10"/>
                <w:sz w:val="24"/>
              </w:rPr>
            </w:rPrChange>
          </w:rPr>
          <w:t>利用云备份</w:t>
        </w:r>
      </w:ins>
      <w:ins w:id="1951" w:author="微软用户" w:date="2017-08-20T10:36:00Z">
        <w:r w:rsidRPr="0034779C">
          <w:rPr>
            <w:rFonts w:asciiTheme="minorEastAsia" w:hAnsiTheme="minorEastAsia" w:cs="Times New Roman" w:hint="eastAsia"/>
            <w:spacing w:val="10"/>
            <w:sz w:val="24"/>
            <w:szCs w:val="24"/>
            <w:rPrChange w:id="1952" w:author="JY0225" w:date="2017-08-24T11:10:00Z">
              <w:rPr>
                <w:rFonts w:hint="eastAsia"/>
                <w:b w:val="0"/>
                <w:bCs w:val="0"/>
                <w:spacing w:val="10"/>
                <w:sz w:val="24"/>
              </w:rPr>
            </w:rPrChange>
          </w:rPr>
          <w:t>技术可以突破传统数据备份方式在时间和空间上的局限性，让数据传输</w:t>
        </w:r>
        <w:r w:rsidR="004A2098" w:rsidRPr="0034779C">
          <w:rPr>
            <w:rFonts w:asciiTheme="minorEastAsia" w:hAnsiTheme="minorEastAsia" w:cs="Times New Roman" w:hint="eastAsia"/>
            <w:spacing w:val="10"/>
            <w:sz w:val="24"/>
            <w:szCs w:val="24"/>
            <w:rPrChange w:id="1953" w:author="JY0225" w:date="2017-08-24T11:10:00Z">
              <w:rPr>
                <w:rFonts w:hint="eastAsia"/>
                <w:b w:val="0"/>
                <w:bCs w:val="0"/>
                <w:spacing w:val="10"/>
                <w:sz w:val="24"/>
              </w:rPr>
            </w:rPrChange>
          </w:rPr>
          <w:t>更</w:t>
        </w:r>
      </w:ins>
      <w:ins w:id="1954" w:author="微软用户" w:date="2017-08-20T10:37:00Z">
        <w:r w:rsidR="004A2098" w:rsidRPr="0034779C">
          <w:rPr>
            <w:rFonts w:asciiTheme="minorEastAsia" w:hAnsiTheme="minorEastAsia" w:cs="Times New Roman" w:hint="eastAsia"/>
            <w:spacing w:val="10"/>
            <w:sz w:val="24"/>
            <w:szCs w:val="24"/>
            <w:rPrChange w:id="1955" w:author="JY0225" w:date="2017-08-24T11:10:00Z">
              <w:rPr>
                <w:rFonts w:hint="eastAsia"/>
                <w:b w:val="0"/>
                <w:bCs w:val="0"/>
                <w:spacing w:val="10"/>
                <w:sz w:val="24"/>
              </w:rPr>
            </w:rPrChange>
          </w:rPr>
          <w:t>加</w:t>
        </w:r>
      </w:ins>
      <w:ins w:id="1956" w:author="微软用户" w:date="2017-08-20T10:36:00Z">
        <w:r w:rsidRPr="0034779C">
          <w:rPr>
            <w:rFonts w:asciiTheme="minorEastAsia" w:hAnsiTheme="minorEastAsia" w:cs="Times New Roman" w:hint="eastAsia"/>
            <w:spacing w:val="10"/>
            <w:sz w:val="24"/>
            <w:szCs w:val="24"/>
            <w:rPrChange w:id="1957" w:author="JY0225" w:date="2017-08-24T11:10:00Z">
              <w:rPr>
                <w:rFonts w:hint="eastAsia"/>
                <w:b w:val="0"/>
                <w:bCs w:val="0"/>
                <w:spacing w:val="10"/>
                <w:sz w:val="24"/>
              </w:rPr>
            </w:rPrChange>
          </w:rPr>
          <w:t>便捷、安全、可靠。</w:t>
        </w:r>
      </w:ins>
      <w:ins w:id="1958" w:author="微软用户" w:date="2017-08-20T10:37:00Z">
        <w:r w:rsidR="00B005DF" w:rsidRPr="0034779C">
          <w:rPr>
            <w:rFonts w:asciiTheme="minorEastAsia" w:hAnsiTheme="minorEastAsia" w:cs="Times New Roman" w:hint="eastAsia"/>
            <w:spacing w:val="10"/>
            <w:sz w:val="24"/>
            <w:szCs w:val="24"/>
            <w:rPrChange w:id="1959" w:author="JY0225" w:date="2017-08-24T11:10:00Z">
              <w:rPr>
                <w:rFonts w:hint="eastAsia"/>
                <w:b w:val="0"/>
                <w:bCs w:val="0"/>
                <w:spacing w:val="10"/>
                <w:sz w:val="24"/>
              </w:rPr>
            </w:rPrChange>
          </w:rPr>
          <w:t>云备份</w:t>
        </w:r>
      </w:ins>
      <w:ins w:id="1960" w:author="微软用户" w:date="2017-08-20T11:02:00Z">
        <w:r w:rsidR="00987B6D" w:rsidRPr="0034779C">
          <w:rPr>
            <w:rFonts w:asciiTheme="minorEastAsia" w:hAnsiTheme="minorEastAsia" w:cs="Times New Roman" w:hint="eastAsia"/>
            <w:spacing w:val="10"/>
            <w:sz w:val="24"/>
            <w:szCs w:val="24"/>
            <w:rPrChange w:id="1961" w:author="JY0225" w:date="2017-08-24T11:10:00Z">
              <w:rPr>
                <w:rFonts w:hint="eastAsia"/>
                <w:b w:val="0"/>
                <w:bCs w:val="0"/>
                <w:spacing w:val="10"/>
                <w:sz w:val="24"/>
              </w:rPr>
            </w:rPrChange>
          </w:rPr>
          <w:t>的主要</w:t>
        </w:r>
      </w:ins>
      <w:ins w:id="1962" w:author="微软用户" w:date="2017-08-20T10:37:00Z">
        <w:r w:rsidR="00B005DF" w:rsidRPr="0034779C">
          <w:rPr>
            <w:rFonts w:asciiTheme="minorEastAsia" w:hAnsiTheme="minorEastAsia" w:cs="Times New Roman" w:hint="eastAsia"/>
            <w:spacing w:val="10"/>
            <w:sz w:val="24"/>
            <w:szCs w:val="24"/>
            <w:rPrChange w:id="1963" w:author="JY0225" w:date="2017-08-24T11:10:00Z">
              <w:rPr>
                <w:rFonts w:hint="eastAsia"/>
                <w:b w:val="0"/>
                <w:bCs w:val="0"/>
                <w:spacing w:val="10"/>
                <w:sz w:val="24"/>
              </w:rPr>
            </w:rPrChange>
          </w:rPr>
          <w:t>技术的技术特性</w:t>
        </w:r>
        <w:r w:rsidR="00D71DBB" w:rsidRPr="0034779C">
          <w:rPr>
            <w:rFonts w:asciiTheme="minorEastAsia" w:hAnsiTheme="minorEastAsia" w:cs="Times New Roman" w:hint="eastAsia"/>
            <w:spacing w:val="10"/>
            <w:sz w:val="24"/>
            <w:szCs w:val="24"/>
            <w:rPrChange w:id="1964" w:author="JY0225" w:date="2017-08-24T11:10:00Z">
              <w:rPr>
                <w:rFonts w:hint="eastAsia"/>
                <w:b w:val="0"/>
                <w:bCs w:val="0"/>
                <w:spacing w:val="10"/>
                <w:sz w:val="24"/>
              </w:rPr>
            </w:rPrChange>
          </w:rPr>
          <w:t>如下</w:t>
        </w:r>
      </w:ins>
      <w:ins w:id="1965" w:author="微软用户" w:date="2017-08-20T10:38:00Z">
        <w:r w:rsidR="007D5830" w:rsidRPr="0034779C">
          <w:rPr>
            <w:rFonts w:asciiTheme="minorEastAsia" w:hAnsiTheme="minorEastAsia" w:cs="Times New Roman" w:hint="eastAsia"/>
            <w:spacing w:val="10"/>
            <w:sz w:val="24"/>
            <w:szCs w:val="24"/>
            <w:rPrChange w:id="1966" w:author="JY0225" w:date="2017-08-24T11:10:00Z">
              <w:rPr>
                <w:rFonts w:hint="eastAsia"/>
                <w:b w:val="0"/>
                <w:bCs w:val="0"/>
                <w:spacing w:val="10"/>
                <w:sz w:val="24"/>
              </w:rPr>
            </w:rPrChange>
          </w:rPr>
          <w:t>：</w:t>
        </w:r>
      </w:ins>
    </w:p>
    <w:p w14:paraId="72DBB560" w14:textId="1F84D64C" w:rsidR="007D5830" w:rsidRPr="0034779C" w:rsidRDefault="007D5830">
      <w:pPr>
        <w:numPr>
          <w:ilvl w:val="0"/>
          <w:numId w:val="18"/>
        </w:numPr>
        <w:spacing w:line="400" w:lineRule="exact"/>
        <w:rPr>
          <w:ins w:id="1967" w:author="微软用户" w:date="2017-08-20T10:36:00Z"/>
          <w:rFonts w:asciiTheme="minorEastAsia" w:hAnsiTheme="minorEastAsia"/>
          <w:color w:val="000000" w:themeColor="text1"/>
          <w:sz w:val="24"/>
          <w:szCs w:val="24"/>
          <w:rPrChange w:id="1968" w:author="JY0225" w:date="2017-08-24T11:10:00Z">
            <w:rPr>
              <w:ins w:id="1969" w:author="微软用户" w:date="2017-08-20T10:36:00Z"/>
              <w:spacing w:val="10"/>
              <w:sz w:val="24"/>
            </w:rPr>
          </w:rPrChange>
        </w:rPr>
        <w:pPrChange w:id="1970" w:author="JY0225" w:date="2017-08-24T11:10:00Z">
          <w:pPr>
            <w:pStyle w:val="21"/>
            <w:spacing w:line="240" w:lineRule="auto"/>
          </w:pPr>
        </w:pPrChange>
      </w:pPr>
      <w:ins w:id="1971" w:author="微软用户" w:date="2017-08-20T10:38:00Z">
        <w:del w:id="1972" w:author="JY0225" w:date="2017-08-24T11:11:00Z">
          <w:r w:rsidRPr="0034779C" w:rsidDel="0034779C">
            <w:rPr>
              <w:rFonts w:asciiTheme="minorEastAsia" w:hAnsiTheme="minorEastAsia"/>
              <w:color w:val="000000" w:themeColor="text1"/>
              <w:sz w:val="24"/>
              <w:szCs w:val="24"/>
              <w:rPrChange w:id="1973" w:author="JY0225" w:date="2017-08-24T11:10:00Z">
                <w:rPr>
                  <w:b w:val="0"/>
                  <w:bCs w:val="0"/>
                  <w:spacing w:val="10"/>
                  <w:sz w:val="24"/>
                </w:rPr>
              </w:rPrChange>
            </w:rPr>
            <w:tab/>
          </w:r>
        </w:del>
      </w:ins>
      <w:ins w:id="1974" w:author="微软用户" w:date="2017-08-20T10:40:00Z">
        <w:del w:id="1975" w:author="JY0225" w:date="2017-08-24T11:11:00Z">
          <w:r w:rsidR="00A13376" w:rsidRPr="0034779C" w:rsidDel="0034779C">
            <w:rPr>
              <w:rFonts w:asciiTheme="minorEastAsia" w:hAnsiTheme="minorEastAsia"/>
              <w:color w:val="000000" w:themeColor="text1"/>
              <w:sz w:val="24"/>
              <w:szCs w:val="24"/>
              <w:rPrChange w:id="1976" w:author="JY0225" w:date="2017-08-24T11:10:00Z">
                <w:rPr>
                  <w:b w:val="0"/>
                  <w:bCs w:val="0"/>
                  <w:spacing w:val="10"/>
                  <w:sz w:val="24"/>
                </w:rPr>
              </w:rPrChange>
            </w:rPr>
            <w:delText xml:space="preserve">1. </w:delText>
          </w:r>
        </w:del>
        <w:r w:rsidR="00EC6744" w:rsidRPr="0034779C">
          <w:rPr>
            <w:rFonts w:asciiTheme="minorEastAsia" w:hAnsiTheme="minorEastAsia" w:hint="eastAsia"/>
            <w:color w:val="000000" w:themeColor="text1"/>
            <w:sz w:val="24"/>
            <w:szCs w:val="24"/>
            <w:rPrChange w:id="1977" w:author="JY0225" w:date="2017-08-24T11:10:00Z">
              <w:rPr>
                <w:rFonts w:hint="eastAsia"/>
                <w:b w:val="0"/>
                <w:bCs w:val="0"/>
                <w:spacing w:val="10"/>
                <w:sz w:val="24"/>
              </w:rPr>
            </w:rPrChange>
          </w:rPr>
          <w:t>可</w:t>
        </w:r>
      </w:ins>
      <w:ins w:id="1978" w:author="微软用户" w:date="2017-08-20T10:41:00Z">
        <w:r w:rsidR="00EC6744" w:rsidRPr="0034779C">
          <w:rPr>
            <w:rFonts w:asciiTheme="minorEastAsia" w:hAnsiTheme="minorEastAsia" w:hint="eastAsia"/>
            <w:color w:val="000000" w:themeColor="text1"/>
            <w:sz w:val="24"/>
            <w:szCs w:val="24"/>
            <w:rPrChange w:id="1979" w:author="JY0225" w:date="2017-08-24T11:10:00Z">
              <w:rPr>
                <w:rFonts w:hint="eastAsia"/>
                <w:b w:val="0"/>
                <w:bCs w:val="0"/>
                <w:spacing w:val="10"/>
                <w:sz w:val="24"/>
              </w:rPr>
            </w:rPrChange>
          </w:rPr>
          <w:t>节约成本</w:t>
        </w:r>
      </w:ins>
      <w:ins w:id="1980" w:author="微软用户" w:date="2017-08-20T10:40:00Z">
        <w:r w:rsidR="008D70A7" w:rsidRPr="0034779C">
          <w:rPr>
            <w:rFonts w:asciiTheme="minorEastAsia" w:hAnsiTheme="minorEastAsia" w:hint="eastAsia"/>
            <w:color w:val="000000" w:themeColor="text1"/>
            <w:sz w:val="24"/>
            <w:szCs w:val="24"/>
            <w:rPrChange w:id="1981" w:author="JY0225" w:date="2017-08-24T11:10:00Z">
              <w:rPr>
                <w:rFonts w:hint="eastAsia"/>
                <w:b w:val="0"/>
                <w:bCs w:val="0"/>
                <w:spacing w:val="10"/>
                <w:sz w:val="24"/>
              </w:rPr>
            </w:rPrChange>
          </w:rPr>
          <w:t>：</w:t>
        </w:r>
      </w:ins>
      <w:ins w:id="1982" w:author="微软用户" w:date="2017-08-20T10:41:00Z">
        <w:r w:rsidR="005E7061" w:rsidRPr="0034779C">
          <w:rPr>
            <w:rFonts w:asciiTheme="minorEastAsia" w:hAnsiTheme="minorEastAsia" w:hint="eastAsia"/>
            <w:color w:val="000000" w:themeColor="text1"/>
            <w:sz w:val="24"/>
            <w:szCs w:val="24"/>
            <w:rPrChange w:id="1983" w:author="JY0225" w:date="2017-08-24T11:10:00Z">
              <w:rPr>
                <w:rFonts w:hint="eastAsia"/>
                <w:b w:val="0"/>
                <w:bCs w:val="0"/>
                <w:spacing w:val="10"/>
                <w:sz w:val="24"/>
              </w:rPr>
            </w:rPrChange>
          </w:rPr>
          <w:t>个人或</w:t>
        </w:r>
        <w:r w:rsidR="004354D5" w:rsidRPr="0034779C">
          <w:rPr>
            <w:rFonts w:asciiTheme="minorEastAsia" w:hAnsiTheme="minorEastAsia" w:hint="eastAsia"/>
            <w:color w:val="000000" w:themeColor="text1"/>
            <w:sz w:val="24"/>
            <w:szCs w:val="24"/>
            <w:rPrChange w:id="1984" w:author="JY0225" w:date="2017-08-24T11:10:00Z">
              <w:rPr>
                <w:rFonts w:hint="eastAsia"/>
                <w:b w:val="0"/>
                <w:bCs w:val="0"/>
                <w:spacing w:val="10"/>
                <w:sz w:val="24"/>
              </w:rPr>
            </w:rPrChange>
          </w:rPr>
          <w:t>企业使用云备份后，可以依靠第三方云提供商</w:t>
        </w:r>
      </w:ins>
      <w:ins w:id="1985" w:author="微软用户" w:date="2017-08-20T10:43:00Z">
        <w:r w:rsidR="000F200C" w:rsidRPr="0034779C">
          <w:rPr>
            <w:rFonts w:asciiTheme="minorEastAsia" w:hAnsiTheme="minorEastAsia" w:hint="eastAsia"/>
            <w:color w:val="000000" w:themeColor="text1"/>
            <w:sz w:val="24"/>
            <w:szCs w:val="24"/>
            <w:rPrChange w:id="1986" w:author="JY0225" w:date="2017-08-24T11:10:00Z">
              <w:rPr>
                <w:rFonts w:hint="eastAsia"/>
                <w:b w:val="0"/>
                <w:bCs w:val="0"/>
                <w:spacing w:val="10"/>
                <w:sz w:val="24"/>
              </w:rPr>
            </w:rPrChange>
          </w:rPr>
          <w:t>海量</w:t>
        </w:r>
        <w:r w:rsidR="004354D5" w:rsidRPr="0034779C">
          <w:rPr>
            <w:rFonts w:asciiTheme="minorEastAsia" w:hAnsiTheme="minorEastAsia" w:hint="eastAsia"/>
            <w:color w:val="000000" w:themeColor="text1"/>
            <w:sz w:val="24"/>
            <w:szCs w:val="24"/>
            <w:rPrChange w:id="1987" w:author="JY0225" w:date="2017-08-24T11:10:00Z">
              <w:rPr>
                <w:rFonts w:hint="eastAsia"/>
                <w:b w:val="0"/>
                <w:bCs w:val="0"/>
                <w:spacing w:val="10"/>
                <w:sz w:val="24"/>
              </w:rPr>
            </w:rPrChange>
          </w:rPr>
          <w:t>的</w:t>
        </w:r>
      </w:ins>
      <w:ins w:id="1988" w:author="微软用户" w:date="2017-08-20T10:44:00Z">
        <w:r w:rsidR="000F200C" w:rsidRPr="0034779C">
          <w:rPr>
            <w:rFonts w:asciiTheme="minorEastAsia" w:hAnsiTheme="minorEastAsia" w:hint="eastAsia"/>
            <w:color w:val="000000" w:themeColor="text1"/>
            <w:sz w:val="24"/>
            <w:szCs w:val="24"/>
            <w:rPrChange w:id="1989" w:author="JY0225" w:date="2017-08-24T11:10:00Z">
              <w:rPr>
                <w:rFonts w:hint="eastAsia"/>
                <w:b w:val="0"/>
                <w:bCs w:val="0"/>
                <w:spacing w:val="10"/>
                <w:sz w:val="24"/>
              </w:rPr>
            </w:rPrChange>
          </w:rPr>
          <w:t>存储</w:t>
        </w:r>
      </w:ins>
      <w:ins w:id="1990" w:author="微软用户" w:date="2017-08-20T10:41:00Z">
        <w:r w:rsidR="005E7061" w:rsidRPr="0034779C">
          <w:rPr>
            <w:rFonts w:asciiTheme="minorEastAsia" w:hAnsiTheme="minorEastAsia" w:hint="eastAsia"/>
            <w:color w:val="000000" w:themeColor="text1"/>
            <w:sz w:val="24"/>
            <w:szCs w:val="24"/>
            <w:rPrChange w:id="1991" w:author="JY0225" w:date="2017-08-24T11:10:00Z">
              <w:rPr>
                <w:rFonts w:hint="eastAsia"/>
                <w:b w:val="0"/>
                <w:bCs w:val="0"/>
                <w:spacing w:val="10"/>
                <w:sz w:val="24"/>
              </w:rPr>
            </w:rPrChange>
          </w:rPr>
          <w:t>能力，而不需担心</w:t>
        </w:r>
      </w:ins>
      <w:ins w:id="1992" w:author="微软用户" w:date="2017-08-20T10:42:00Z">
        <w:r w:rsidR="00AF2797" w:rsidRPr="0034779C">
          <w:rPr>
            <w:rFonts w:asciiTheme="minorEastAsia" w:hAnsiTheme="minorEastAsia" w:hint="eastAsia"/>
            <w:color w:val="000000" w:themeColor="text1"/>
            <w:sz w:val="24"/>
            <w:szCs w:val="24"/>
            <w:rPrChange w:id="1993" w:author="JY0225" w:date="2017-08-24T11:10:00Z">
              <w:rPr>
                <w:rFonts w:hint="eastAsia"/>
                <w:b w:val="0"/>
                <w:bCs w:val="0"/>
                <w:spacing w:val="10"/>
                <w:sz w:val="24"/>
              </w:rPr>
            </w:rPrChange>
          </w:rPr>
          <w:t>数据</w:t>
        </w:r>
        <w:r w:rsidR="00FB6A6C" w:rsidRPr="0034779C">
          <w:rPr>
            <w:rFonts w:asciiTheme="minorEastAsia" w:hAnsiTheme="minorEastAsia" w:hint="eastAsia"/>
            <w:color w:val="000000" w:themeColor="text1"/>
            <w:sz w:val="24"/>
            <w:szCs w:val="24"/>
            <w:rPrChange w:id="1994" w:author="JY0225" w:date="2017-08-24T11:10:00Z">
              <w:rPr>
                <w:rFonts w:hint="eastAsia"/>
                <w:b w:val="0"/>
                <w:bCs w:val="0"/>
                <w:spacing w:val="10"/>
                <w:sz w:val="24"/>
              </w:rPr>
            </w:rPrChange>
          </w:rPr>
          <w:t>备份</w:t>
        </w:r>
      </w:ins>
      <w:ins w:id="1995" w:author="微软用户" w:date="2017-08-20T10:43:00Z">
        <w:r w:rsidR="00FB6A6C" w:rsidRPr="0034779C">
          <w:rPr>
            <w:rFonts w:asciiTheme="minorEastAsia" w:hAnsiTheme="minorEastAsia" w:hint="eastAsia"/>
            <w:color w:val="000000" w:themeColor="text1"/>
            <w:sz w:val="24"/>
            <w:szCs w:val="24"/>
            <w:rPrChange w:id="1996" w:author="JY0225" w:date="2017-08-24T11:10:00Z">
              <w:rPr>
                <w:rFonts w:hint="eastAsia"/>
                <w:b w:val="0"/>
                <w:bCs w:val="0"/>
                <w:spacing w:val="10"/>
                <w:sz w:val="24"/>
              </w:rPr>
            </w:rPrChange>
          </w:rPr>
          <w:t>过程中产生</w:t>
        </w:r>
      </w:ins>
      <w:ins w:id="1997" w:author="微软用户" w:date="2017-08-20T10:42:00Z">
        <w:r w:rsidR="00351C9D" w:rsidRPr="0034779C">
          <w:rPr>
            <w:rFonts w:asciiTheme="minorEastAsia" w:hAnsiTheme="minorEastAsia" w:hint="eastAsia"/>
            <w:color w:val="000000" w:themeColor="text1"/>
            <w:sz w:val="24"/>
            <w:szCs w:val="24"/>
            <w:rPrChange w:id="1998" w:author="JY0225" w:date="2017-08-24T11:10:00Z">
              <w:rPr>
                <w:rFonts w:hint="eastAsia"/>
                <w:b w:val="0"/>
                <w:bCs w:val="0"/>
                <w:spacing w:val="10"/>
                <w:sz w:val="24"/>
              </w:rPr>
            </w:rPrChange>
          </w:rPr>
          <w:t>的采购和实施</w:t>
        </w:r>
      </w:ins>
      <w:ins w:id="1999" w:author="微软用户" w:date="2017-08-20T10:41:00Z">
        <w:r w:rsidR="00D33F39" w:rsidRPr="0034779C">
          <w:rPr>
            <w:rFonts w:asciiTheme="minorEastAsia" w:hAnsiTheme="minorEastAsia" w:hint="eastAsia"/>
            <w:color w:val="000000" w:themeColor="text1"/>
            <w:sz w:val="24"/>
            <w:szCs w:val="24"/>
            <w:rPrChange w:id="2000" w:author="JY0225" w:date="2017-08-24T11:10:00Z">
              <w:rPr>
                <w:rFonts w:hint="eastAsia"/>
                <w:b w:val="0"/>
                <w:bCs w:val="0"/>
                <w:spacing w:val="10"/>
                <w:sz w:val="24"/>
              </w:rPr>
            </w:rPrChange>
          </w:rPr>
          <w:t>投资问题</w:t>
        </w:r>
      </w:ins>
      <w:ins w:id="2001" w:author="微软用户" w:date="2017-08-20T10:43:00Z">
        <w:r w:rsidR="00D33F39" w:rsidRPr="0034779C">
          <w:rPr>
            <w:rFonts w:asciiTheme="minorEastAsia" w:hAnsiTheme="minorEastAsia" w:hint="eastAsia"/>
            <w:color w:val="000000" w:themeColor="text1"/>
            <w:sz w:val="24"/>
            <w:szCs w:val="24"/>
            <w:rPrChange w:id="2002" w:author="JY0225" w:date="2017-08-24T11:10:00Z">
              <w:rPr>
                <w:rFonts w:hint="eastAsia"/>
                <w:b w:val="0"/>
                <w:bCs w:val="0"/>
                <w:spacing w:val="10"/>
                <w:sz w:val="24"/>
              </w:rPr>
            </w:rPrChange>
          </w:rPr>
          <w:t>，可以</w:t>
        </w:r>
      </w:ins>
      <w:ins w:id="2003" w:author="微软用户" w:date="2017-08-20T10:39:00Z">
        <w:r w:rsidR="009C402D" w:rsidRPr="0034779C">
          <w:rPr>
            <w:rFonts w:asciiTheme="minorEastAsia" w:hAnsiTheme="minorEastAsia" w:hint="eastAsia"/>
            <w:color w:val="000000" w:themeColor="text1"/>
            <w:sz w:val="24"/>
            <w:szCs w:val="24"/>
            <w:rPrChange w:id="2004" w:author="JY0225" w:date="2017-08-24T11:10:00Z">
              <w:rPr>
                <w:rFonts w:hint="eastAsia"/>
                <w:b w:val="0"/>
                <w:bCs w:val="0"/>
                <w:spacing w:val="10"/>
                <w:sz w:val="24"/>
              </w:rPr>
            </w:rPrChange>
          </w:rPr>
          <w:t>降低运作成本、提升生产</w:t>
        </w:r>
        <w:r w:rsidR="001E0B31" w:rsidRPr="0034779C">
          <w:rPr>
            <w:rFonts w:asciiTheme="minorEastAsia" w:hAnsiTheme="minorEastAsia" w:hint="eastAsia"/>
            <w:color w:val="000000" w:themeColor="text1"/>
            <w:sz w:val="24"/>
            <w:szCs w:val="24"/>
            <w:rPrChange w:id="2005" w:author="JY0225" w:date="2017-08-24T11:10:00Z">
              <w:rPr>
                <w:rFonts w:hint="eastAsia"/>
                <w:b w:val="0"/>
                <w:bCs w:val="0"/>
                <w:spacing w:val="10"/>
                <w:sz w:val="24"/>
              </w:rPr>
            </w:rPrChange>
          </w:rPr>
          <w:t>效率</w:t>
        </w:r>
        <w:r w:rsidR="009C402D" w:rsidRPr="0034779C">
          <w:rPr>
            <w:rFonts w:asciiTheme="minorEastAsia" w:hAnsiTheme="minorEastAsia" w:hint="eastAsia"/>
            <w:color w:val="000000" w:themeColor="text1"/>
            <w:sz w:val="24"/>
            <w:szCs w:val="24"/>
            <w:rPrChange w:id="2006" w:author="JY0225" w:date="2017-08-24T11:10:00Z">
              <w:rPr>
                <w:rFonts w:hint="eastAsia"/>
                <w:b w:val="0"/>
                <w:bCs w:val="0"/>
                <w:spacing w:val="10"/>
                <w:sz w:val="24"/>
              </w:rPr>
            </w:rPrChange>
          </w:rPr>
          <w:t>。</w:t>
        </w:r>
      </w:ins>
    </w:p>
    <w:p w14:paraId="197501D6" w14:textId="063845FC" w:rsidR="000307EC" w:rsidRPr="000D4FED" w:rsidDel="00E76ED3" w:rsidRDefault="00700C23">
      <w:pPr>
        <w:numPr>
          <w:ilvl w:val="0"/>
          <w:numId w:val="18"/>
        </w:numPr>
        <w:spacing w:line="400" w:lineRule="exact"/>
        <w:rPr>
          <w:ins w:id="2007" w:author="微软用户" w:date="2017-08-19T19:53:00Z"/>
          <w:del w:id="2008" w:author="微软用户" w:date="2017-08-20T10:48:00Z"/>
          <w:rFonts w:asciiTheme="minorEastAsia" w:hAnsiTheme="minorEastAsia"/>
          <w:color w:val="000000" w:themeColor="text1"/>
          <w:sz w:val="24"/>
          <w:szCs w:val="24"/>
          <w:rPrChange w:id="2009" w:author="JY0225" w:date="2017-08-24T11:11:00Z">
            <w:rPr>
              <w:ins w:id="2010" w:author="微软用户" w:date="2017-08-19T19:53:00Z"/>
              <w:del w:id="2011" w:author="微软用户" w:date="2017-08-20T10:48:00Z"/>
              <w:spacing w:val="10"/>
              <w:sz w:val="24"/>
            </w:rPr>
          </w:rPrChange>
        </w:rPr>
        <w:pPrChange w:id="2012" w:author="JY0225" w:date="2017-08-24T11:11:00Z">
          <w:pPr>
            <w:pStyle w:val="21"/>
            <w:spacing w:line="240" w:lineRule="auto"/>
          </w:pPr>
        </w:pPrChange>
      </w:pPr>
      <w:ins w:id="2013" w:author="微软用户" w:date="2017-08-20T10:45:00Z">
        <w:del w:id="2014" w:author="JY0225" w:date="2017-08-24T11:11:00Z">
          <w:r w:rsidRPr="000D4FED" w:rsidDel="000D4FED">
            <w:rPr>
              <w:rFonts w:asciiTheme="minorEastAsia" w:hAnsiTheme="minorEastAsia"/>
              <w:color w:val="000000" w:themeColor="text1"/>
              <w:sz w:val="24"/>
              <w:szCs w:val="24"/>
              <w:rPrChange w:id="2015" w:author="JY0225" w:date="2017-08-24T11:11:00Z">
                <w:rPr>
                  <w:b w:val="0"/>
                  <w:bCs w:val="0"/>
                  <w:spacing w:val="10"/>
                  <w:sz w:val="24"/>
                </w:rPr>
              </w:rPrChange>
            </w:rPr>
            <w:tab/>
          </w:r>
          <w:r w:rsidR="00F441B0" w:rsidRPr="000D4FED" w:rsidDel="000D4FED">
            <w:rPr>
              <w:rFonts w:asciiTheme="minorEastAsia" w:hAnsiTheme="minorEastAsia"/>
              <w:color w:val="000000" w:themeColor="text1"/>
              <w:sz w:val="24"/>
              <w:szCs w:val="24"/>
              <w:rPrChange w:id="2016" w:author="JY0225" w:date="2017-08-24T11:11:00Z">
                <w:rPr>
                  <w:b w:val="0"/>
                  <w:bCs w:val="0"/>
                  <w:spacing w:val="10"/>
                  <w:sz w:val="24"/>
                </w:rPr>
              </w:rPrChange>
            </w:rPr>
            <w:delText xml:space="preserve">2. </w:delText>
          </w:r>
        </w:del>
      </w:ins>
      <w:ins w:id="2017" w:author="微软用户" w:date="2017-08-20T10:47:00Z">
        <w:r w:rsidR="00566FC8" w:rsidRPr="000D4FED">
          <w:rPr>
            <w:rFonts w:asciiTheme="minorEastAsia" w:hAnsiTheme="minorEastAsia" w:hint="eastAsia"/>
            <w:color w:val="000000" w:themeColor="text1"/>
            <w:sz w:val="24"/>
            <w:szCs w:val="24"/>
            <w:rPrChange w:id="2018" w:author="JY0225" w:date="2017-08-24T11:11:00Z">
              <w:rPr>
                <w:rFonts w:hint="eastAsia"/>
                <w:b w:val="0"/>
                <w:bCs w:val="0"/>
                <w:spacing w:val="10"/>
                <w:sz w:val="24"/>
              </w:rPr>
            </w:rPrChange>
          </w:rPr>
          <w:t>高效可靠：</w:t>
        </w:r>
      </w:ins>
      <w:ins w:id="2019" w:author="微软用户" w:date="2017-08-20T10:48:00Z">
        <w:r w:rsidR="00E76ED3" w:rsidRPr="000D4FED">
          <w:rPr>
            <w:rFonts w:asciiTheme="minorEastAsia" w:hAnsiTheme="minorEastAsia" w:hint="eastAsia"/>
            <w:color w:val="000000" w:themeColor="text1"/>
            <w:sz w:val="24"/>
            <w:szCs w:val="24"/>
            <w:rPrChange w:id="2020" w:author="JY0225" w:date="2017-08-24T11:11:00Z">
              <w:rPr>
                <w:rFonts w:hint="eastAsia"/>
                <w:b w:val="0"/>
                <w:bCs w:val="0"/>
                <w:spacing w:val="10"/>
                <w:sz w:val="24"/>
              </w:rPr>
            </w:rPrChange>
          </w:rPr>
          <w:t>在现行的计算机云备份数据库中</w:t>
        </w:r>
      </w:ins>
      <w:ins w:id="2021" w:author="微软用户" w:date="2017-08-20T10:54:00Z">
        <w:r w:rsidR="000111EB" w:rsidRPr="000D4FED">
          <w:rPr>
            <w:rFonts w:asciiTheme="minorEastAsia" w:hAnsiTheme="minorEastAsia" w:hint="eastAsia"/>
            <w:color w:val="000000" w:themeColor="text1"/>
            <w:sz w:val="24"/>
            <w:szCs w:val="24"/>
            <w:rPrChange w:id="2022" w:author="JY0225" w:date="2017-08-24T11:11:00Z">
              <w:rPr>
                <w:rFonts w:hint="eastAsia"/>
                <w:b w:val="0"/>
                <w:bCs w:val="0"/>
                <w:spacing w:val="10"/>
                <w:sz w:val="24"/>
              </w:rPr>
            </w:rPrChange>
          </w:rPr>
          <w:t>，</w:t>
        </w:r>
      </w:ins>
      <w:ins w:id="2023" w:author="微软用户" w:date="2017-08-20T10:48:00Z">
        <w:r w:rsidR="00E76ED3" w:rsidRPr="000D4FED">
          <w:rPr>
            <w:rFonts w:asciiTheme="minorEastAsia" w:hAnsiTheme="minorEastAsia" w:hint="eastAsia"/>
            <w:color w:val="000000" w:themeColor="text1"/>
            <w:sz w:val="24"/>
            <w:szCs w:val="24"/>
            <w:rPrChange w:id="2024" w:author="JY0225" w:date="2017-08-24T11:11:00Z">
              <w:rPr>
                <w:rFonts w:hint="eastAsia"/>
                <w:b w:val="0"/>
                <w:bCs w:val="0"/>
                <w:spacing w:val="10"/>
                <w:sz w:val="24"/>
              </w:rPr>
            </w:rPrChange>
          </w:rPr>
          <w:t>主要是利用较为先进的存储技术</w:t>
        </w:r>
        <w:r w:rsidR="00E76ED3" w:rsidRPr="000D4FED">
          <w:rPr>
            <w:rFonts w:asciiTheme="minorEastAsia" w:hAnsiTheme="minorEastAsia"/>
            <w:color w:val="000000" w:themeColor="text1"/>
            <w:sz w:val="24"/>
            <w:szCs w:val="24"/>
            <w:rPrChange w:id="2025" w:author="JY0225" w:date="2017-08-24T11:11:00Z">
              <w:rPr>
                <w:b w:val="0"/>
                <w:bCs w:val="0"/>
                <w:spacing w:val="10"/>
                <w:sz w:val="24"/>
              </w:rPr>
            </w:rPrChange>
          </w:rPr>
          <w:t xml:space="preserve">, </w:t>
        </w:r>
        <w:r w:rsidR="00E76ED3" w:rsidRPr="000D4FED">
          <w:rPr>
            <w:rFonts w:asciiTheme="minorEastAsia" w:hAnsiTheme="minorEastAsia" w:hint="eastAsia"/>
            <w:color w:val="000000" w:themeColor="text1"/>
            <w:sz w:val="24"/>
            <w:szCs w:val="24"/>
            <w:rPrChange w:id="2026" w:author="JY0225" w:date="2017-08-24T11:11:00Z">
              <w:rPr>
                <w:rFonts w:hint="eastAsia"/>
                <w:b w:val="0"/>
                <w:bCs w:val="0"/>
                <w:spacing w:val="10"/>
                <w:sz w:val="24"/>
              </w:rPr>
            </w:rPrChange>
          </w:rPr>
          <w:t>其中主要包括磁盘的备份、压缩、加密、存储虚拟化等重要数据保护功能。利用计算机云备份技术可以有效提升数据信息的安全性</w:t>
        </w:r>
      </w:ins>
      <w:ins w:id="2027" w:author="微软用户" w:date="2017-08-20T10:54:00Z">
        <w:r w:rsidR="000111EB" w:rsidRPr="000D4FED">
          <w:rPr>
            <w:rFonts w:asciiTheme="minorEastAsia" w:hAnsiTheme="minorEastAsia" w:hint="eastAsia"/>
            <w:color w:val="000000" w:themeColor="text1"/>
            <w:sz w:val="24"/>
            <w:szCs w:val="24"/>
            <w:rPrChange w:id="2028" w:author="JY0225" w:date="2017-08-24T11:11:00Z">
              <w:rPr>
                <w:rFonts w:hint="eastAsia"/>
                <w:b w:val="0"/>
                <w:bCs w:val="0"/>
                <w:spacing w:val="10"/>
                <w:sz w:val="24"/>
              </w:rPr>
            </w:rPrChange>
          </w:rPr>
          <w:t>，</w:t>
        </w:r>
      </w:ins>
      <w:ins w:id="2029" w:author="微软用户" w:date="2017-08-20T10:48:00Z">
        <w:r w:rsidR="00E76ED3" w:rsidRPr="000D4FED">
          <w:rPr>
            <w:rFonts w:asciiTheme="minorEastAsia" w:hAnsiTheme="minorEastAsia" w:hint="eastAsia"/>
            <w:color w:val="000000" w:themeColor="text1"/>
            <w:sz w:val="24"/>
            <w:szCs w:val="24"/>
            <w:rPrChange w:id="2030" w:author="JY0225" w:date="2017-08-24T11:11:00Z">
              <w:rPr>
                <w:rFonts w:hint="eastAsia"/>
                <w:b w:val="0"/>
                <w:bCs w:val="0"/>
                <w:spacing w:val="10"/>
                <w:sz w:val="24"/>
              </w:rPr>
            </w:rPrChange>
          </w:rPr>
          <w:t>同时还能提升其效率</w:t>
        </w:r>
      </w:ins>
      <w:ins w:id="2031" w:author="微软用户" w:date="2017-08-20T10:49:00Z">
        <w:r w:rsidR="007A5868" w:rsidRPr="000D4FED">
          <w:rPr>
            <w:rFonts w:asciiTheme="minorEastAsia" w:hAnsiTheme="minorEastAsia" w:hint="eastAsia"/>
            <w:color w:val="000000" w:themeColor="text1"/>
            <w:sz w:val="24"/>
            <w:szCs w:val="24"/>
            <w:rPrChange w:id="2032" w:author="JY0225" w:date="2017-08-24T11:11:00Z">
              <w:rPr>
                <w:rFonts w:hint="eastAsia"/>
                <w:b w:val="0"/>
                <w:bCs w:val="0"/>
                <w:spacing w:val="10"/>
                <w:sz w:val="24"/>
              </w:rPr>
            </w:rPrChange>
          </w:rPr>
          <w:t>与可靠性。</w:t>
        </w:r>
      </w:ins>
      <w:ins w:id="2033" w:author="微软用户" w:date="2017-08-20T10:36:00Z">
        <w:del w:id="2034" w:author="微软用户" w:date="2017-08-20T10:45:00Z">
          <w:r w:rsidR="00947F3C" w:rsidRPr="000D4FED" w:rsidDel="00700C23">
            <w:rPr>
              <w:rFonts w:asciiTheme="minorEastAsia" w:hAnsiTheme="minorEastAsia"/>
              <w:color w:val="000000" w:themeColor="text1"/>
              <w:sz w:val="24"/>
              <w:szCs w:val="24"/>
              <w:rPrChange w:id="2035" w:author="JY0225" w:date="2017-08-24T11:11:00Z">
                <w:rPr>
                  <w:b w:val="0"/>
                  <w:bCs w:val="0"/>
                  <w:spacing w:val="10"/>
                  <w:sz w:val="24"/>
                </w:rPr>
              </w:rPrChange>
            </w:rPr>
            <w:tab/>
          </w:r>
        </w:del>
      </w:ins>
      <w:ins w:id="2036" w:author="微软用户" w:date="2017-08-20T10:34:00Z">
        <w:del w:id="2037" w:author="微软用户" w:date="2017-08-20T10:45:00Z">
          <w:r w:rsidR="0030214D" w:rsidRPr="000D4FED" w:rsidDel="00700C23">
            <w:rPr>
              <w:rFonts w:asciiTheme="minorEastAsia" w:hAnsiTheme="minorEastAsia"/>
              <w:color w:val="000000" w:themeColor="text1"/>
              <w:sz w:val="24"/>
              <w:szCs w:val="24"/>
              <w:rPrChange w:id="2038" w:author="JY0225" w:date="2017-08-24T11:11:00Z">
                <w:rPr>
                  <w:b w:val="0"/>
                  <w:bCs w:val="0"/>
                  <w:spacing w:val="10"/>
                  <w:sz w:val="24"/>
                </w:rPr>
              </w:rPrChange>
            </w:rPr>
            <w:delText xml:space="preserve"> </w:delText>
          </w:r>
        </w:del>
      </w:ins>
    </w:p>
    <w:p w14:paraId="67B1449D" w14:textId="0065D14C" w:rsidR="00793D22" w:rsidRPr="000D4FED" w:rsidDel="00E76ED3" w:rsidRDefault="0003391F">
      <w:pPr>
        <w:pStyle w:val="31"/>
        <w:numPr>
          <w:ilvl w:val="0"/>
          <w:numId w:val="18"/>
        </w:numPr>
        <w:rPr>
          <w:ins w:id="2039" w:author="微软用户" w:date="2017-08-20T10:20:00Z"/>
          <w:del w:id="2040" w:author="微软用户" w:date="2017-08-20T10:48:00Z"/>
          <w:rFonts w:asciiTheme="minorEastAsia" w:hAnsiTheme="minorEastAsia"/>
          <w:color w:val="000000" w:themeColor="text1"/>
          <w:sz w:val="24"/>
          <w:szCs w:val="24"/>
          <w:rPrChange w:id="2041" w:author="JY0225" w:date="2017-08-24T11:11:00Z">
            <w:rPr>
              <w:ins w:id="2042" w:author="微软用户" w:date="2017-08-20T10:20:00Z"/>
              <w:del w:id="2043" w:author="微软用户" w:date="2017-08-20T10:48:00Z"/>
            </w:rPr>
          </w:rPrChange>
        </w:rPr>
        <w:pPrChange w:id="2044" w:author="JY0225" w:date="2017-08-24T11:11:00Z">
          <w:pPr>
            <w:pStyle w:val="31"/>
          </w:pPr>
        </w:pPrChange>
      </w:pPr>
      <w:bookmarkStart w:id="2045" w:name="_Toc420959848"/>
      <w:bookmarkStart w:id="2046" w:name="_Toc421026912"/>
      <w:bookmarkStart w:id="2047" w:name="_Toc421230580"/>
      <w:bookmarkStart w:id="2048" w:name="_Toc433381261"/>
      <w:ins w:id="2049" w:author="微软用户" w:date="2017-08-20T10:20:00Z">
        <w:del w:id="2050" w:author="微软用户" w:date="2017-08-20T10:48:00Z">
          <w:r w:rsidRPr="000D4FED" w:rsidDel="00E76ED3">
            <w:rPr>
              <w:rFonts w:asciiTheme="minorEastAsia" w:hAnsiTheme="minorEastAsia"/>
              <w:b w:val="0"/>
              <w:bCs w:val="0"/>
              <w:color w:val="000000" w:themeColor="text1"/>
              <w:sz w:val="24"/>
              <w:szCs w:val="24"/>
              <w:rPrChange w:id="2051" w:author="JY0225" w:date="2017-08-24T11:11:00Z">
                <w:rPr>
                  <w:b w:val="0"/>
                  <w:bCs w:val="0"/>
                </w:rPr>
              </w:rPrChange>
            </w:rPr>
            <w:delText>2.1.1</w:delText>
          </w:r>
          <w:r w:rsidR="00793D22" w:rsidRPr="000D4FED" w:rsidDel="00E76ED3">
            <w:rPr>
              <w:rFonts w:asciiTheme="minorEastAsia" w:hAnsiTheme="minorEastAsia"/>
              <w:b w:val="0"/>
              <w:bCs w:val="0"/>
              <w:color w:val="000000" w:themeColor="text1"/>
              <w:sz w:val="24"/>
              <w:szCs w:val="24"/>
              <w:rPrChange w:id="2052" w:author="JY0225" w:date="2017-08-24T11:11:00Z">
                <w:rPr>
                  <w:b w:val="0"/>
                  <w:bCs w:val="0"/>
                </w:rPr>
              </w:rPrChange>
            </w:rPr>
            <w:delText xml:space="preserve"> </w:delText>
          </w:r>
          <w:bookmarkEnd w:id="2045"/>
          <w:bookmarkEnd w:id="2046"/>
          <w:bookmarkEnd w:id="2047"/>
          <w:bookmarkEnd w:id="2048"/>
          <w:r w:rsidR="00A6762E" w:rsidRPr="000D4FED" w:rsidDel="00E76ED3">
            <w:rPr>
              <w:rFonts w:asciiTheme="minorEastAsia" w:hAnsiTheme="minorEastAsia" w:hint="eastAsia"/>
              <w:b w:val="0"/>
              <w:bCs w:val="0"/>
              <w:color w:val="000000" w:themeColor="text1"/>
              <w:sz w:val="24"/>
              <w:szCs w:val="24"/>
              <w:rPrChange w:id="2053" w:author="JY0225" w:date="2017-08-24T11:11:00Z">
                <w:rPr>
                  <w:rFonts w:hint="eastAsia"/>
                  <w:b w:val="0"/>
                  <w:bCs w:val="0"/>
                </w:rPr>
              </w:rPrChange>
            </w:rPr>
            <w:delText>云备份技术</w:delText>
          </w:r>
          <w:r w:rsidR="003F5B8B" w:rsidRPr="000D4FED" w:rsidDel="00E76ED3">
            <w:rPr>
              <w:rFonts w:asciiTheme="minorEastAsia" w:hAnsiTheme="minorEastAsia" w:hint="eastAsia"/>
              <w:b w:val="0"/>
              <w:bCs w:val="0"/>
              <w:color w:val="000000" w:themeColor="text1"/>
              <w:sz w:val="24"/>
              <w:szCs w:val="24"/>
              <w:rPrChange w:id="2054" w:author="JY0225" w:date="2017-08-24T11:11:00Z">
                <w:rPr>
                  <w:rFonts w:hint="eastAsia"/>
                  <w:b w:val="0"/>
                  <w:bCs w:val="0"/>
                </w:rPr>
              </w:rPrChange>
            </w:rPr>
            <w:delText>特点</w:delText>
          </w:r>
          <w:r w:rsidR="00A6762E" w:rsidRPr="000D4FED" w:rsidDel="00E76ED3">
            <w:rPr>
              <w:rFonts w:asciiTheme="minorEastAsia" w:hAnsiTheme="minorEastAsia"/>
              <w:b w:val="0"/>
              <w:bCs w:val="0"/>
              <w:color w:val="000000" w:themeColor="text1"/>
              <w:sz w:val="24"/>
              <w:szCs w:val="24"/>
              <w:rPrChange w:id="2055" w:author="JY0225" w:date="2017-08-24T11:11:00Z">
                <w:rPr>
                  <w:b w:val="0"/>
                  <w:bCs w:val="0"/>
                </w:rPr>
              </w:rPrChange>
            </w:rPr>
            <w:delText xml:space="preserve"> </w:delText>
          </w:r>
        </w:del>
      </w:ins>
    </w:p>
    <w:p w14:paraId="6D622842" w14:textId="6C745C8D" w:rsidR="00663FB9" w:rsidRPr="000D4FED" w:rsidRDefault="009A1A91">
      <w:pPr>
        <w:numPr>
          <w:ilvl w:val="0"/>
          <w:numId w:val="18"/>
        </w:numPr>
        <w:spacing w:line="400" w:lineRule="exact"/>
        <w:rPr>
          <w:ins w:id="2056" w:author="微软用户" w:date="2017-08-19T19:24:00Z"/>
          <w:rFonts w:asciiTheme="minorEastAsia" w:hAnsiTheme="minorEastAsia"/>
          <w:color w:val="000000" w:themeColor="text1"/>
          <w:sz w:val="24"/>
          <w:szCs w:val="24"/>
          <w:rPrChange w:id="2057" w:author="JY0225" w:date="2017-08-24T11:11:00Z">
            <w:rPr>
              <w:ins w:id="2058" w:author="微软用户" w:date="2017-08-19T19:24:00Z"/>
            </w:rPr>
          </w:rPrChange>
        </w:rPr>
        <w:pPrChange w:id="2059" w:author="JY0225" w:date="2017-08-24T11:11:00Z">
          <w:pPr>
            <w:pStyle w:val="21"/>
            <w:spacing w:line="240" w:lineRule="auto"/>
          </w:pPr>
        </w:pPrChange>
      </w:pPr>
      <w:ins w:id="2060" w:author="微软用户" w:date="2017-08-20T10:21:00Z">
        <w:r w:rsidRPr="000D4FED">
          <w:rPr>
            <w:rFonts w:asciiTheme="minorEastAsia" w:hAnsiTheme="minorEastAsia"/>
            <w:color w:val="000000" w:themeColor="text1"/>
            <w:sz w:val="24"/>
            <w:szCs w:val="24"/>
            <w:rPrChange w:id="2061" w:author="JY0225" w:date="2017-08-24T11:11:00Z">
              <w:rPr>
                <w:b w:val="0"/>
                <w:bCs w:val="0"/>
                <w:spacing w:val="10"/>
                <w:sz w:val="24"/>
              </w:rPr>
            </w:rPrChange>
          </w:rPr>
          <w:tab/>
        </w:r>
      </w:ins>
    </w:p>
    <w:p w14:paraId="2030C299" w14:textId="05AA1390" w:rsidR="001F51CD" w:rsidRPr="005C4754" w:rsidRDefault="00BE0596">
      <w:pPr>
        <w:numPr>
          <w:ilvl w:val="0"/>
          <w:numId w:val="18"/>
        </w:numPr>
        <w:spacing w:line="400" w:lineRule="exact"/>
        <w:rPr>
          <w:ins w:id="2062" w:author="微软用户" w:date="2017-08-20T10:56:00Z"/>
          <w:rFonts w:asciiTheme="minorEastAsia" w:hAnsiTheme="minorEastAsia"/>
          <w:color w:val="000000" w:themeColor="text1"/>
          <w:sz w:val="24"/>
          <w:szCs w:val="24"/>
          <w:rPrChange w:id="2063" w:author="JY0225" w:date="2017-08-24T11:11:00Z">
            <w:rPr>
              <w:ins w:id="2064" w:author="微软用户" w:date="2017-08-20T10:56:00Z"/>
              <w:spacing w:val="10"/>
              <w:sz w:val="24"/>
            </w:rPr>
          </w:rPrChange>
        </w:rPr>
        <w:pPrChange w:id="2065" w:author="JY0225" w:date="2017-08-24T11:11:00Z">
          <w:pPr>
            <w:pStyle w:val="1"/>
          </w:pPr>
        </w:pPrChange>
      </w:pPr>
      <w:ins w:id="2066" w:author="微软用户" w:date="2017-08-20T10:49:00Z">
        <w:del w:id="2067" w:author="JY0225" w:date="2017-08-24T11:11:00Z">
          <w:r w:rsidRPr="005C4754" w:rsidDel="005C4754">
            <w:rPr>
              <w:rFonts w:asciiTheme="minorEastAsia" w:hAnsiTheme="minorEastAsia"/>
              <w:color w:val="000000" w:themeColor="text1"/>
              <w:sz w:val="24"/>
              <w:szCs w:val="24"/>
              <w:rPrChange w:id="2068" w:author="JY0225" w:date="2017-08-24T11:11:00Z">
                <w:rPr/>
              </w:rPrChange>
            </w:rPr>
            <w:tab/>
          </w:r>
          <w:r w:rsidR="00DE60A4" w:rsidRPr="005C4754" w:rsidDel="005C4754">
            <w:rPr>
              <w:rFonts w:asciiTheme="minorEastAsia" w:hAnsiTheme="minorEastAsia"/>
              <w:color w:val="000000" w:themeColor="text1"/>
              <w:sz w:val="24"/>
              <w:szCs w:val="24"/>
              <w:rPrChange w:id="2069" w:author="JY0225" w:date="2017-08-24T11:11:00Z">
                <w:rPr>
                  <w:b w:val="0"/>
                  <w:bCs w:val="0"/>
                  <w:spacing w:val="10"/>
                  <w:sz w:val="24"/>
                </w:rPr>
              </w:rPrChange>
            </w:rPr>
            <w:delText xml:space="preserve">3. </w:delText>
          </w:r>
        </w:del>
      </w:ins>
      <w:ins w:id="2070" w:author="微软用户" w:date="2017-08-20T10:50:00Z">
        <w:r w:rsidR="00CF5252" w:rsidRPr="005C4754">
          <w:rPr>
            <w:rFonts w:asciiTheme="minorEastAsia" w:hAnsiTheme="minorEastAsia" w:hint="eastAsia"/>
            <w:color w:val="000000" w:themeColor="text1"/>
            <w:sz w:val="24"/>
            <w:szCs w:val="24"/>
            <w:rPrChange w:id="2071" w:author="JY0225" w:date="2017-08-24T11:11:00Z">
              <w:rPr>
                <w:rFonts w:hint="eastAsia"/>
              </w:rPr>
            </w:rPrChange>
          </w:rPr>
          <w:t>高容灾性：</w:t>
        </w:r>
      </w:ins>
      <w:ins w:id="2072" w:author="微软用户" w:date="2017-08-20T10:53:00Z">
        <w:r w:rsidR="008F21E6" w:rsidRPr="005C4754">
          <w:rPr>
            <w:rFonts w:asciiTheme="minorEastAsia" w:hAnsiTheme="minorEastAsia" w:hint="eastAsia"/>
            <w:color w:val="000000" w:themeColor="text1"/>
            <w:sz w:val="24"/>
            <w:szCs w:val="24"/>
            <w:rPrChange w:id="2073" w:author="JY0225" w:date="2017-08-24T11:11:00Z">
              <w:rPr>
                <w:rFonts w:hint="eastAsia"/>
                <w:b w:val="0"/>
                <w:bCs w:val="0"/>
                <w:spacing w:val="10"/>
                <w:sz w:val="24"/>
              </w:rPr>
            </w:rPrChange>
          </w:rPr>
          <w:t>传统的</w:t>
        </w:r>
        <w:r w:rsidR="002F0ABC" w:rsidRPr="005C4754">
          <w:rPr>
            <w:rFonts w:asciiTheme="minorEastAsia" w:hAnsiTheme="minorEastAsia" w:hint="eastAsia"/>
            <w:color w:val="000000" w:themeColor="text1"/>
            <w:sz w:val="24"/>
            <w:szCs w:val="24"/>
            <w:rPrChange w:id="2074" w:author="JY0225" w:date="2017-08-24T11:11:00Z">
              <w:rPr>
                <w:rFonts w:hint="eastAsia"/>
                <w:b w:val="0"/>
                <w:bCs w:val="0"/>
                <w:spacing w:val="10"/>
                <w:sz w:val="24"/>
              </w:rPr>
            </w:rPrChange>
          </w:rPr>
          <w:t>数据</w:t>
        </w:r>
      </w:ins>
      <w:ins w:id="2075" w:author="微软用户" w:date="2017-08-20T10:51:00Z">
        <w:r w:rsidR="008F21E6" w:rsidRPr="005C4754">
          <w:rPr>
            <w:rFonts w:asciiTheme="minorEastAsia" w:hAnsiTheme="minorEastAsia" w:hint="eastAsia"/>
            <w:color w:val="000000" w:themeColor="text1"/>
            <w:sz w:val="24"/>
            <w:szCs w:val="24"/>
            <w:rPrChange w:id="2076" w:author="JY0225" w:date="2017-08-24T11:11:00Z">
              <w:rPr>
                <w:rFonts w:hint="eastAsia"/>
              </w:rPr>
            </w:rPrChange>
          </w:rPr>
          <w:t>恢复方式主要是从磁盘开始将数据恢复</w:t>
        </w:r>
        <w:r w:rsidR="008F21E6" w:rsidRPr="005C4754">
          <w:rPr>
            <w:rFonts w:asciiTheme="minorEastAsia" w:hAnsiTheme="minorEastAsia"/>
            <w:color w:val="000000" w:themeColor="text1"/>
            <w:sz w:val="24"/>
            <w:szCs w:val="24"/>
            <w:rPrChange w:id="2077" w:author="JY0225" w:date="2017-08-24T11:11:00Z">
              <w:rPr/>
            </w:rPrChange>
          </w:rPr>
          <w:t xml:space="preserve">, </w:t>
        </w:r>
        <w:r w:rsidR="008F21E6" w:rsidRPr="005C4754">
          <w:rPr>
            <w:rFonts w:asciiTheme="minorEastAsia" w:hAnsiTheme="minorEastAsia" w:hint="eastAsia"/>
            <w:color w:val="000000" w:themeColor="text1"/>
            <w:sz w:val="24"/>
            <w:szCs w:val="24"/>
            <w:rPrChange w:id="2078" w:author="JY0225" w:date="2017-08-24T11:11:00Z">
              <w:rPr>
                <w:rFonts w:hint="eastAsia"/>
              </w:rPr>
            </w:rPrChange>
          </w:rPr>
          <w:t>因此</w:t>
        </w:r>
        <w:r w:rsidR="008F21E6" w:rsidRPr="005C4754">
          <w:rPr>
            <w:rFonts w:asciiTheme="minorEastAsia" w:hAnsiTheme="minorEastAsia"/>
            <w:color w:val="000000" w:themeColor="text1"/>
            <w:sz w:val="24"/>
            <w:szCs w:val="24"/>
            <w:rPrChange w:id="2079" w:author="JY0225" w:date="2017-08-24T11:11:00Z">
              <w:rPr/>
            </w:rPrChange>
          </w:rPr>
          <w:t xml:space="preserve">, </w:t>
        </w:r>
        <w:r w:rsidR="008F21E6" w:rsidRPr="005C4754">
          <w:rPr>
            <w:rFonts w:asciiTheme="minorEastAsia" w:hAnsiTheme="minorEastAsia" w:hint="eastAsia"/>
            <w:color w:val="000000" w:themeColor="text1"/>
            <w:sz w:val="24"/>
            <w:szCs w:val="24"/>
            <w:rPrChange w:id="2080" w:author="JY0225" w:date="2017-08-24T11:11:00Z">
              <w:rPr>
                <w:rFonts w:hint="eastAsia"/>
              </w:rPr>
            </w:rPrChange>
          </w:rPr>
          <w:t>如果发生数据丢失的情况</w:t>
        </w:r>
      </w:ins>
      <w:ins w:id="2081" w:author="微软用户" w:date="2017-08-20T10:54:00Z">
        <w:r w:rsidR="00E40A2A" w:rsidRPr="005C4754">
          <w:rPr>
            <w:rFonts w:asciiTheme="minorEastAsia" w:hAnsiTheme="minorEastAsia" w:hint="eastAsia"/>
            <w:color w:val="000000" w:themeColor="text1"/>
            <w:sz w:val="24"/>
            <w:szCs w:val="24"/>
            <w:rPrChange w:id="2082" w:author="JY0225" w:date="2017-08-24T11:11:00Z">
              <w:rPr>
                <w:rFonts w:hint="eastAsia"/>
                <w:b w:val="0"/>
                <w:bCs w:val="0"/>
                <w:spacing w:val="10"/>
                <w:sz w:val="24"/>
              </w:rPr>
            </w:rPrChange>
          </w:rPr>
          <w:t>，</w:t>
        </w:r>
      </w:ins>
      <w:ins w:id="2083" w:author="微软用户" w:date="2017-08-20T10:51:00Z">
        <w:r w:rsidR="008F21E6" w:rsidRPr="005C4754">
          <w:rPr>
            <w:rFonts w:asciiTheme="minorEastAsia" w:hAnsiTheme="minorEastAsia" w:hint="eastAsia"/>
            <w:color w:val="000000" w:themeColor="text1"/>
            <w:sz w:val="24"/>
            <w:szCs w:val="24"/>
            <w:rPrChange w:id="2084" w:author="JY0225" w:date="2017-08-24T11:11:00Z">
              <w:rPr>
                <w:rFonts w:hint="eastAsia"/>
              </w:rPr>
            </w:rPrChange>
          </w:rPr>
          <w:t>技术管理人员便需要找到磁盘</w:t>
        </w:r>
      </w:ins>
      <w:ins w:id="2085" w:author="微软用户" w:date="2017-08-20T10:54:00Z">
        <w:r w:rsidR="00CB1412" w:rsidRPr="005C4754">
          <w:rPr>
            <w:rFonts w:asciiTheme="minorEastAsia" w:hAnsiTheme="minorEastAsia" w:hint="eastAsia"/>
            <w:color w:val="000000" w:themeColor="text1"/>
            <w:sz w:val="24"/>
            <w:szCs w:val="24"/>
            <w:rPrChange w:id="2086" w:author="JY0225" w:date="2017-08-24T11:11:00Z">
              <w:rPr>
                <w:rFonts w:hint="eastAsia"/>
                <w:b w:val="0"/>
                <w:bCs w:val="0"/>
                <w:spacing w:val="10"/>
                <w:sz w:val="24"/>
              </w:rPr>
            </w:rPrChange>
          </w:rPr>
          <w:t>，</w:t>
        </w:r>
      </w:ins>
      <w:ins w:id="2087" w:author="微软用户" w:date="2017-08-20T10:51:00Z">
        <w:r w:rsidR="008F21E6" w:rsidRPr="005C4754">
          <w:rPr>
            <w:rFonts w:asciiTheme="minorEastAsia" w:hAnsiTheme="minorEastAsia" w:hint="eastAsia"/>
            <w:color w:val="000000" w:themeColor="text1"/>
            <w:sz w:val="24"/>
            <w:szCs w:val="24"/>
            <w:rPrChange w:id="2088" w:author="JY0225" w:date="2017-08-24T11:11:00Z">
              <w:rPr>
                <w:rFonts w:hint="eastAsia"/>
              </w:rPr>
            </w:rPrChange>
          </w:rPr>
          <w:t>将其在计算机上加载</w:t>
        </w:r>
      </w:ins>
      <w:ins w:id="2089" w:author="微软用户" w:date="2017-08-20T10:54:00Z">
        <w:r w:rsidR="002B4A04" w:rsidRPr="005C4754">
          <w:rPr>
            <w:rFonts w:asciiTheme="minorEastAsia" w:hAnsiTheme="minorEastAsia" w:hint="eastAsia"/>
            <w:color w:val="000000" w:themeColor="text1"/>
            <w:sz w:val="24"/>
            <w:szCs w:val="24"/>
            <w:rPrChange w:id="2090" w:author="JY0225" w:date="2017-08-24T11:11:00Z">
              <w:rPr>
                <w:rFonts w:hint="eastAsia"/>
                <w:b w:val="0"/>
                <w:bCs w:val="0"/>
                <w:spacing w:val="10"/>
                <w:sz w:val="24"/>
              </w:rPr>
            </w:rPrChange>
          </w:rPr>
          <w:t>，</w:t>
        </w:r>
      </w:ins>
      <w:ins w:id="2091" w:author="微软用户" w:date="2017-08-20T10:51:00Z">
        <w:r w:rsidR="008F21E6" w:rsidRPr="005C4754">
          <w:rPr>
            <w:rFonts w:asciiTheme="minorEastAsia" w:hAnsiTheme="minorEastAsia" w:hint="eastAsia"/>
            <w:color w:val="000000" w:themeColor="text1"/>
            <w:sz w:val="24"/>
            <w:szCs w:val="24"/>
            <w:rPrChange w:id="2092" w:author="JY0225" w:date="2017-08-24T11:11:00Z">
              <w:rPr>
                <w:rFonts w:hint="eastAsia"/>
              </w:rPr>
            </w:rPrChange>
          </w:rPr>
          <w:t>根据加载所显示的数据位置便可对信息数据进行恢复。</w:t>
        </w:r>
      </w:ins>
      <w:ins w:id="2093" w:author="微软用户" w:date="2017-08-20T10:53:00Z">
        <w:r w:rsidR="00F94AE3" w:rsidRPr="005C4754">
          <w:rPr>
            <w:rFonts w:asciiTheme="minorEastAsia" w:hAnsiTheme="minorEastAsia" w:hint="eastAsia"/>
            <w:color w:val="000000" w:themeColor="text1"/>
            <w:sz w:val="24"/>
            <w:szCs w:val="24"/>
            <w:rPrChange w:id="2094" w:author="JY0225" w:date="2017-08-24T11:11:00Z">
              <w:rPr>
                <w:rFonts w:hint="eastAsia"/>
                <w:b w:val="0"/>
                <w:bCs w:val="0"/>
                <w:spacing w:val="10"/>
                <w:sz w:val="24"/>
              </w:rPr>
            </w:rPrChange>
          </w:rPr>
          <w:t>一旦磁盘出现不可逆的故障，则</w:t>
        </w:r>
      </w:ins>
      <w:ins w:id="2095" w:author="微软用户" w:date="2017-08-20T10:54:00Z">
        <w:r w:rsidR="00F94AE3" w:rsidRPr="005C4754">
          <w:rPr>
            <w:rFonts w:asciiTheme="minorEastAsia" w:hAnsiTheme="minorEastAsia" w:hint="eastAsia"/>
            <w:color w:val="000000" w:themeColor="text1"/>
            <w:sz w:val="24"/>
            <w:szCs w:val="24"/>
            <w:rPrChange w:id="2096" w:author="JY0225" w:date="2017-08-24T11:11:00Z">
              <w:rPr>
                <w:rFonts w:hint="eastAsia"/>
                <w:b w:val="0"/>
                <w:bCs w:val="0"/>
                <w:spacing w:val="10"/>
                <w:sz w:val="24"/>
              </w:rPr>
            </w:rPrChange>
          </w:rPr>
          <w:t>会造成数据永久丢失。</w:t>
        </w:r>
      </w:ins>
      <w:ins w:id="2097" w:author="微软用户" w:date="2017-08-20T10:55:00Z">
        <w:r w:rsidR="00231D87" w:rsidRPr="005C4754">
          <w:rPr>
            <w:rFonts w:asciiTheme="minorEastAsia" w:hAnsiTheme="minorEastAsia" w:hint="eastAsia"/>
            <w:color w:val="000000" w:themeColor="text1"/>
            <w:sz w:val="24"/>
            <w:szCs w:val="24"/>
            <w:rPrChange w:id="2098" w:author="JY0225" w:date="2017-08-24T11:11:00Z">
              <w:rPr>
                <w:rFonts w:hint="eastAsia"/>
                <w:b w:val="0"/>
                <w:bCs w:val="0"/>
                <w:spacing w:val="10"/>
                <w:sz w:val="24"/>
              </w:rPr>
            </w:rPrChange>
          </w:rPr>
          <w:t>而从云中恢复数据要快得多，</w:t>
        </w:r>
      </w:ins>
      <w:ins w:id="2099" w:author="微软用户" w:date="2017-08-20T10:56:00Z">
        <w:r w:rsidR="00491D4C" w:rsidRPr="005C4754">
          <w:rPr>
            <w:rFonts w:asciiTheme="minorEastAsia" w:hAnsiTheme="minorEastAsia" w:hint="eastAsia"/>
            <w:color w:val="000000" w:themeColor="text1"/>
            <w:sz w:val="24"/>
            <w:szCs w:val="24"/>
            <w:rPrChange w:id="2100" w:author="JY0225" w:date="2017-08-24T11:11:00Z">
              <w:rPr>
                <w:rFonts w:hint="eastAsia"/>
                <w:b w:val="0"/>
                <w:bCs w:val="0"/>
                <w:spacing w:val="10"/>
                <w:sz w:val="24"/>
              </w:rPr>
            </w:rPrChange>
          </w:rPr>
          <w:t>云端服务器存有数据的备份，</w:t>
        </w:r>
      </w:ins>
      <w:ins w:id="2101" w:author="微软用户" w:date="2017-08-20T10:55:00Z">
        <w:r w:rsidR="005D794B" w:rsidRPr="005C4754">
          <w:rPr>
            <w:rFonts w:asciiTheme="minorEastAsia" w:hAnsiTheme="minorEastAsia" w:hint="eastAsia"/>
            <w:color w:val="000000" w:themeColor="text1"/>
            <w:sz w:val="24"/>
            <w:szCs w:val="24"/>
            <w:rPrChange w:id="2102" w:author="JY0225" w:date="2017-08-24T11:11:00Z">
              <w:rPr>
                <w:rFonts w:hint="eastAsia"/>
                <w:b w:val="0"/>
                <w:bCs w:val="0"/>
                <w:spacing w:val="10"/>
                <w:sz w:val="24"/>
              </w:rPr>
            </w:rPrChange>
          </w:rPr>
          <w:t>它不需要从磁带存放点运送磁带，</w:t>
        </w:r>
      </w:ins>
      <w:ins w:id="2103" w:author="微软用户" w:date="2017-08-20T10:56:00Z">
        <w:r w:rsidR="008D3FA1" w:rsidRPr="005C4754">
          <w:rPr>
            <w:rFonts w:asciiTheme="minorEastAsia" w:hAnsiTheme="minorEastAsia" w:hint="eastAsia"/>
            <w:color w:val="000000" w:themeColor="text1"/>
            <w:sz w:val="24"/>
            <w:szCs w:val="24"/>
            <w:rPrChange w:id="2104" w:author="JY0225" w:date="2017-08-24T11:11:00Z">
              <w:rPr>
                <w:rFonts w:hint="eastAsia"/>
                <w:b w:val="0"/>
                <w:bCs w:val="0"/>
                <w:spacing w:val="10"/>
                <w:sz w:val="24"/>
              </w:rPr>
            </w:rPrChange>
          </w:rPr>
          <w:t>而是</w:t>
        </w:r>
      </w:ins>
      <w:ins w:id="2105" w:author="微软用户" w:date="2017-08-20T10:55:00Z">
        <w:r w:rsidR="005D794B" w:rsidRPr="005C4754">
          <w:rPr>
            <w:rFonts w:asciiTheme="minorEastAsia" w:hAnsiTheme="minorEastAsia" w:hint="eastAsia"/>
            <w:color w:val="000000" w:themeColor="text1"/>
            <w:sz w:val="24"/>
            <w:szCs w:val="24"/>
            <w:rPrChange w:id="2106" w:author="JY0225" w:date="2017-08-24T11:11:00Z">
              <w:rPr>
                <w:rFonts w:hint="eastAsia"/>
                <w:b w:val="0"/>
                <w:bCs w:val="0"/>
                <w:spacing w:val="10"/>
                <w:sz w:val="24"/>
              </w:rPr>
            </w:rPrChange>
          </w:rPr>
          <w:t>通过网络</w:t>
        </w:r>
        <w:r w:rsidR="008D3FA1" w:rsidRPr="005C4754">
          <w:rPr>
            <w:rFonts w:asciiTheme="minorEastAsia" w:hAnsiTheme="minorEastAsia" w:hint="eastAsia"/>
            <w:color w:val="000000" w:themeColor="text1"/>
            <w:sz w:val="24"/>
            <w:szCs w:val="24"/>
            <w:rPrChange w:id="2107" w:author="JY0225" w:date="2017-08-24T11:11:00Z">
              <w:rPr>
                <w:rFonts w:hint="eastAsia"/>
                <w:b w:val="0"/>
                <w:bCs w:val="0"/>
                <w:spacing w:val="10"/>
                <w:sz w:val="24"/>
              </w:rPr>
            </w:rPrChange>
          </w:rPr>
          <w:t>进行</w:t>
        </w:r>
      </w:ins>
      <w:ins w:id="2108" w:author="微软用户" w:date="2017-08-20T10:56:00Z">
        <w:r w:rsidR="008D3FA1" w:rsidRPr="005C4754">
          <w:rPr>
            <w:rFonts w:asciiTheme="minorEastAsia" w:hAnsiTheme="minorEastAsia" w:hint="eastAsia"/>
            <w:color w:val="000000" w:themeColor="text1"/>
            <w:sz w:val="24"/>
            <w:szCs w:val="24"/>
            <w:rPrChange w:id="2109" w:author="JY0225" w:date="2017-08-24T11:11:00Z">
              <w:rPr>
                <w:rFonts w:hint="eastAsia"/>
                <w:b w:val="0"/>
                <w:bCs w:val="0"/>
                <w:spacing w:val="10"/>
                <w:sz w:val="24"/>
              </w:rPr>
            </w:rPrChange>
          </w:rPr>
          <w:t>数据恢复</w:t>
        </w:r>
      </w:ins>
      <w:ins w:id="2110" w:author="微软用户" w:date="2017-08-20T10:55:00Z">
        <w:r w:rsidR="005D794B" w:rsidRPr="005C4754">
          <w:rPr>
            <w:rFonts w:asciiTheme="minorEastAsia" w:hAnsiTheme="minorEastAsia" w:hint="eastAsia"/>
            <w:color w:val="000000" w:themeColor="text1"/>
            <w:sz w:val="24"/>
            <w:szCs w:val="24"/>
            <w:rPrChange w:id="2111" w:author="JY0225" w:date="2017-08-24T11:11:00Z">
              <w:rPr>
                <w:rFonts w:hint="eastAsia"/>
                <w:b w:val="0"/>
                <w:bCs w:val="0"/>
                <w:spacing w:val="10"/>
                <w:sz w:val="24"/>
              </w:rPr>
            </w:rPrChange>
          </w:rPr>
          <w:t>，节省时间并无需建设本地磁带设备。</w:t>
        </w:r>
      </w:ins>
    </w:p>
    <w:p w14:paraId="60F35DB9" w14:textId="41CDA605" w:rsidR="006C0501" w:rsidRPr="00426EAC" w:rsidRDefault="006C0501" w:rsidP="006C0501">
      <w:pPr>
        <w:pStyle w:val="31"/>
        <w:rPr>
          <w:ins w:id="2112" w:author="微软用户" w:date="2017-08-20T12:09:00Z"/>
        </w:rPr>
      </w:pPr>
      <w:bookmarkStart w:id="2113" w:name="_Toc491351985"/>
      <w:ins w:id="2114" w:author="微软用户" w:date="2017-08-20T12:09:00Z">
        <w:r>
          <w:t>2.1</w:t>
        </w:r>
        <w:r w:rsidR="00CF2765">
          <w:t>.2</w:t>
        </w:r>
        <w:r w:rsidRPr="006637A1">
          <w:t xml:space="preserve"> </w:t>
        </w:r>
        <w:r w:rsidR="002B0295">
          <w:t>云备份</w:t>
        </w:r>
        <w:r w:rsidR="001A724B">
          <w:rPr>
            <w:rFonts w:hint="eastAsia"/>
          </w:rPr>
          <w:t>中间件</w:t>
        </w:r>
        <w:bookmarkEnd w:id="2113"/>
      </w:ins>
    </w:p>
    <w:p w14:paraId="467B4465" w14:textId="32782B73" w:rsidR="008D7A08" w:rsidRPr="006A6E37" w:rsidRDefault="00C8796E">
      <w:pPr>
        <w:spacing w:line="400" w:lineRule="exact"/>
        <w:rPr>
          <w:ins w:id="2115" w:author="微软用户" w:date="2017-08-20T12:22:00Z"/>
          <w:rFonts w:asciiTheme="minorEastAsia" w:hAnsiTheme="minorEastAsia"/>
          <w:spacing w:val="10"/>
          <w:sz w:val="24"/>
          <w:rPrChange w:id="2116" w:author="JY0225" w:date="2017-08-24T11:11:00Z">
            <w:rPr>
              <w:ins w:id="2117" w:author="微软用户" w:date="2017-08-20T12:22:00Z"/>
              <w:spacing w:val="10"/>
              <w:sz w:val="24"/>
            </w:rPr>
          </w:rPrChange>
        </w:rPr>
        <w:pPrChange w:id="2118" w:author="微软用户" w:date="2017-08-20T10:52:00Z">
          <w:pPr>
            <w:pStyle w:val="1"/>
          </w:pPr>
        </w:pPrChange>
      </w:pPr>
      <w:ins w:id="2119" w:author="微软用户" w:date="2017-08-20T11:12:00Z">
        <w:r>
          <w:rPr>
            <w:spacing w:val="10"/>
            <w:sz w:val="24"/>
          </w:rPr>
          <w:tab/>
        </w:r>
      </w:ins>
      <w:ins w:id="2120" w:author="微软用户" w:date="2017-08-20T12:15:00Z">
        <w:r w:rsidR="008D7A08" w:rsidRPr="006A6E37">
          <w:rPr>
            <w:rFonts w:asciiTheme="minorEastAsia" w:hAnsiTheme="minorEastAsia" w:hint="eastAsia"/>
            <w:spacing w:val="10"/>
            <w:sz w:val="24"/>
            <w:rPrChange w:id="2121" w:author="JY0225" w:date="2017-08-24T11:11:00Z">
              <w:rPr>
                <w:rFonts w:hint="eastAsia"/>
                <w:b w:val="0"/>
                <w:bCs w:val="0"/>
                <w:spacing w:val="10"/>
                <w:sz w:val="24"/>
              </w:rPr>
            </w:rPrChange>
          </w:rPr>
          <w:t>云备份中间件是一种独立</w:t>
        </w:r>
      </w:ins>
      <w:ins w:id="2122" w:author="微软用户" w:date="2017-08-20T12:21:00Z">
        <w:r w:rsidR="00F05147" w:rsidRPr="006A6E37">
          <w:rPr>
            <w:rFonts w:asciiTheme="minorEastAsia" w:hAnsiTheme="minorEastAsia" w:hint="eastAsia"/>
            <w:spacing w:val="10"/>
            <w:sz w:val="24"/>
            <w:rPrChange w:id="2123" w:author="JY0225" w:date="2017-08-24T11:11:00Z">
              <w:rPr>
                <w:rFonts w:hint="eastAsia"/>
                <w:b w:val="0"/>
                <w:bCs w:val="0"/>
                <w:spacing w:val="10"/>
                <w:sz w:val="24"/>
              </w:rPr>
            </w:rPrChange>
          </w:rPr>
          <w:t>于</w:t>
        </w:r>
      </w:ins>
      <w:ins w:id="2124" w:author="微软用户" w:date="2017-08-20T12:15:00Z">
        <w:r w:rsidR="008D7A08" w:rsidRPr="006A6E37">
          <w:rPr>
            <w:rFonts w:asciiTheme="minorEastAsia" w:hAnsiTheme="minorEastAsia" w:hint="eastAsia"/>
            <w:spacing w:val="10"/>
            <w:sz w:val="24"/>
            <w:rPrChange w:id="2125" w:author="JY0225" w:date="2017-08-24T11:11:00Z">
              <w:rPr>
                <w:rFonts w:hint="eastAsia"/>
                <w:b w:val="0"/>
                <w:bCs w:val="0"/>
                <w:spacing w:val="10"/>
                <w:sz w:val="24"/>
              </w:rPr>
            </w:rPrChange>
          </w:rPr>
          <w:t>云服务器与客户端的系统组件，位于客户机与服务器之间，</w:t>
        </w:r>
      </w:ins>
      <w:ins w:id="2126" w:author="微软用户" w:date="2017-08-20T12:16:00Z">
        <w:r w:rsidR="008D7A08" w:rsidRPr="006A6E37">
          <w:rPr>
            <w:rFonts w:asciiTheme="minorEastAsia" w:hAnsiTheme="minorEastAsia" w:hint="eastAsia"/>
            <w:spacing w:val="10"/>
            <w:sz w:val="24"/>
            <w:rPrChange w:id="2127" w:author="JY0225" w:date="2017-08-24T11:11:00Z">
              <w:rPr>
                <w:rFonts w:hint="eastAsia"/>
                <w:b w:val="0"/>
                <w:bCs w:val="0"/>
                <w:spacing w:val="10"/>
                <w:sz w:val="24"/>
              </w:rPr>
            </w:rPrChange>
          </w:rPr>
          <w:t>管理计算机资源与网络通信。</w:t>
        </w:r>
        <w:r w:rsidR="0091764E" w:rsidRPr="006A6E37">
          <w:rPr>
            <w:rFonts w:asciiTheme="minorEastAsia" w:hAnsiTheme="minorEastAsia" w:hint="eastAsia"/>
            <w:spacing w:val="10"/>
            <w:sz w:val="24"/>
            <w:rPrChange w:id="2128" w:author="JY0225" w:date="2017-08-24T11:11:00Z">
              <w:rPr>
                <w:rFonts w:hint="eastAsia"/>
                <w:b w:val="0"/>
                <w:bCs w:val="0"/>
                <w:spacing w:val="10"/>
                <w:sz w:val="24"/>
              </w:rPr>
            </w:rPrChange>
          </w:rPr>
          <w:t>通过中间件技术，</w:t>
        </w:r>
      </w:ins>
      <w:ins w:id="2129" w:author="微软用户" w:date="2017-08-20T12:18:00Z">
        <w:r w:rsidR="00C90B29" w:rsidRPr="006A6E37">
          <w:rPr>
            <w:rFonts w:asciiTheme="minorEastAsia" w:hAnsiTheme="minorEastAsia" w:hint="eastAsia"/>
            <w:spacing w:val="10"/>
            <w:sz w:val="24"/>
            <w:rPrChange w:id="2130" w:author="JY0225" w:date="2017-08-24T11:11:00Z">
              <w:rPr>
                <w:rFonts w:hint="eastAsia"/>
                <w:b w:val="0"/>
                <w:bCs w:val="0"/>
                <w:spacing w:val="10"/>
                <w:sz w:val="24"/>
              </w:rPr>
            </w:rPrChange>
          </w:rPr>
          <w:t>即便不同的应用之间存在差异，</w:t>
        </w:r>
        <w:r w:rsidR="007C2378" w:rsidRPr="006A6E37">
          <w:rPr>
            <w:rFonts w:asciiTheme="minorEastAsia" w:hAnsiTheme="minorEastAsia" w:hint="eastAsia"/>
            <w:spacing w:val="10"/>
            <w:sz w:val="24"/>
            <w:rPrChange w:id="2131" w:author="JY0225" w:date="2017-08-24T11:11:00Z">
              <w:rPr>
                <w:rFonts w:hint="eastAsia"/>
                <w:b w:val="0"/>
                <w:bCs w:val="0"/>
                <w:spacing w:val="10"/>
                <w:sz w:val="24"/>
              </w:rPr>
            </w:rPrChange>
          </w:rPr>
          <w:t>如接口差异、操作系统差异，</w:t>
        </w:r>
        <w:r w:rsidR="00C90B29" w:rsidRPr="006A6E37">
          <w:rPr>
            <w:rFonts w:asciiTheme="minorEastAsia" w:hAnsiTheme="minorEastAsia" w:hint="eastAsia"/>
            <w:spacing w:val="10"/>
            <w:sz w:val="24"/>
            <w:rPrChange w:id="2132" w:author="JY0225" w:date="2017-08-24T11:11:00Z">
              <w:rPr>
                <w:rFonts w:hint="eastAsia"/>
                <w:b w:val="0"/>
                <w:bCs w:val="0"/>
                <w:spacing w:val="10"/>
                <w:sz w:val="24"/>
              </w:rPr>
            </w:rPrChange>
          </w:rPr>
          <w:t>仍可</w:t>
        </w:r>
      </w:ins>
      <w:ins w:id="2133" w:author="微软用户" w:date="2017-08-20T12:16:00Z">
        <w:r w:rsidR="0091764E" w:rsidRPr="006A6E37">
          <w:rPr>
            <w:rFonts w:asciiTheme="minorEastAsia" w:hAnsiTheme="minorEastAsia" w:hint="eastAsia"/>
            <w:spacing w:val="10"/>
            <w:sz w:val="24"/>
            <w:rPrChange w:id="2134" w:author="JY0225" w:date="2017-08-24T11:11:00Z">
              <w:rPr>
                <w:rFonts w:hint="eastAsia"/>
                <w:b w:val="0"/>
                <w:bCs w:val="0"/>
                <w:spacing w:val="10"/>
                <w:sz w:val="24"/>
              </w:rPr>
            </w:rPrChange>
          </w:rPr>
          <w:t>实现与云备份</w:t>
        </w:r>
      </w:ins>
      <w:ins w:id="2135" w:author="微软用户" w:date="2017-08-20T12:17:00Z">
        <w:r w:rsidR="0091764E" w:rsidRPr="006A6E37">
          <w:rPr>
            <w:rFonts w:asciiTheme="minorEastAsia" w:hAnsiTheme="minorEastAsia" w:hint="eastAsia"/>
            <w:spacing w:val="10"/>
            <w:sz w:val="24"/>
            <w:rPrChange w:id="2136" w:author="JY0225" w:date="2017-08-24T11:11:00Z">
              <w:rPr>
                <w:rFonts w:hint="eastAsia"/>
                <w:b w:val="0"/>
                <w:bCs w:val="0"/>
                <w:spacing w:val="10"/>
                <w:sz w:val="24"/>
              </w:rPr>
            </w:rPrChange>
          </w:rPr>
          <w:t>服务器之间的通信与资源共享，</w:t>
        </w:r>
      </w:ins>
      <w:ins w:id="2137" w:author="微软用户" w:date="2017-08-20T12:19:00Z">
        <w:r w:rsidR="001B1756" w:rsidRPr="006A6E37">
          <w:rPr>
            <w:rFonts w:asciiTheme="minorEastAsia" w:hAnsiTheme="minorEastAsia" w:hint="eastAsia"/>
            <w:spacing w:val="10"/>
            <w:sz w:val="24"/>
            <w:rPrChange w:id="2138" w:author="JY0225" w:date="2017-08-24T11:11:00Z">
              <w:rPr>
                <w:rFonts w:hint="eastAsia"/>
                <w:b w:val="0"/>
                <w:bCs w:val="0"/>
                <w:spacing w:val="10"/>
                <w:sz w:val="24"/>
              </w:rPr>
            </w:rPrChange>
          </w:rPr>
          <w:t>实现系统的跨平台、跨</w:t>
        </w:r>
      </w:ins>
      <w:ins w:id="2139" w:author="微软用户" w:date="2017-08-20T12:20:00Z">
        <w:r w:rsidR="001B1756" w:rsidRPr="006A6E37">
          <w:rPr>
            <w:rFonts w:asciiTheme="minorEastAsia" w:hAnsiTheme="minorEastAsia" w:hint="eastAsia"/>
            <w:spacing w:val="10"/>
            <w:sz w:val="24"/>
            <w:rPrChange w:id="2140" w:author="JY0225" w:date="2017-08-24T11:11:00Z">
              <w:rPr>
                <w:rFonts w:hint="eastAsia"/>
                <w:b w:val="0"/>
                <w:bCs w:val="0"/>
                <w:spacing w:val="10"/>
                <w:sz w:val="24"/>
              </w:rPr>
            </w:rPrChange>
          </w:rPr>
          <w:t>网络、跨硬件特性。</w:t>
        </w:r>
        <w:r w:rsidR="006155DC" w:rsidRPr="006A6E37">
          <w:rPr>
            <w:rFonts w:asciiTheme="minorEastAsia" w:hAnsiTheme="minorEastAsia" w:hint="eastAsia"/>
            <w:spacing w:val="10"/>
            <w:sz w:val="24"/>
            <w:rPrChange w:id="2141" w:author="JY0225" w:date="2017-08-24T11:11:00Z">
              <w:rPr>
                <w:rFonts w:hint="eastAsia"/>
                <w:b w:val="0"/>
                <w:bCs w:val="0"/>
                <w:spacing w:val="10"/>
                <w:sz w:val="24"/>
              </w:rPr>
            </w:rPrChange>
          </w:rPr>
          <w:t>在云备份服务平台中，中间件扮演着重要的角色，</w:t>
        </w:r>
      </w:ins>
      <w:ins w:id="2142" w:author="微软用户" w:date="2017-08-20T12:21:00Z">
        <w:r w:rsidR="006155DC" w:rsidRPr="006A6E37">
          <w:rPr>
            <w:rFonts w:asciiTheme="minorEastAsia" w:hAnsiTheme="minorEastAsia" w:hint="eastAsia"/>
            <w:spacing w:val="10"/>
            <w:sz w:val="24"/>
            <w:rPrChange w:id="2143" w:author="JY0225" w:date="2017-08-24T11:11:00Z">
              <w:rPr>
                <w:rFonts w:hint="eastAsia"/>
                <w:b w:val="0"/>
                <w:bCs w:val="0"/>
                <w:spacing w:val="10"/>
                <w:sz w:val="24"/>
              </w:rPr>
            </w:rPrChange>
          </w:rPr>
          <w:t>能够显著地降低系统开发和维护成本，同时提升系统的稳定性。</w:t>
        </w:r>
      </w:ins>
    </w:p>
    <w:p w14:paraId="707CB50D" w14:textId="282EC46E" w:rsidR="003F0347" w:rsidRPr="006A6E37" w:rsidRDefault="003F0347">
      <w:pPr>
        <w:spacing w:line="400" w:lineRule="exact"/>
        <w:rPr>
          <w:ins w:id="2144" w:author="微软用户" w:date="2017-08-20T12:23:00Z"/>
          <w:rFonts w:asciiTheme="minorEastAsia" w:hAnsiTheme="minorEastAsia"/>
          <w:spacing w:val="10"/>
          <w:sz w:val="24"/>
          <w:rPrChange w:id="2145" w:author="JY0225" w:date="2017-08-24T11:11:00Z">
            <w:rPr>
              <w:ins w:id="2146" w:author="微软用户" w:date="2017-08-20T12:23:00Z"/>
              <w:spacing w:val="10"/>
              <w:sz w:val="24"/>
            </w:rPr>
          </w:rPrChange>
        </w:rPr>
        <w:pPrChange w:id="2147" w:author="微软用户" w:date="2017-08-20T10:52:00Z">
          <w:pPr>
            <w:pStyle w:val="1"/>
          </w:pPr>
        </w:pPrChange>
      </w:pPr>
      <w:ins w:id="2148" w:author="微软用户" w:date="2017-08-20T12:22:00Z">
        <w:r w:rsidRPr="006A6E37">
          <w:rPr>
            <w:rFonts w:asciiTheme="minorEastAsia" w:hAnsiTheme="minorEastAsia"/>
            <w:spacing w:val="10"/>
            <w:sz w:val="24"/>
            <w:rPrChange w:id="2149" w:author="JY0225" w:date="2017-08-24T11:11:00Z">
              <w:rPr>
                <w:b w:val="0"/>
                <w:bCs w:val="0"/>
                <w:spacing w:val="10"/>
                <w:sz w:val="24"/>
              </w:rPr>
            </w:rPrChange>
          </w:rPr>
          <w:tab/>
        </w:r>
        <w:r w:rsidR="00501FE5" w:rsidRPr="006A6E37">
          <w:rPr>
            <w:rFonts w:asciiTheme="minorEastAsia" w:hAnsiTheme="minorEastAsia" w:hint="eastAsia"/>
            <w:spacing w:val="10"/>
            <w:sz w:val="24"/>
            <w:rPrChange w:id="2150" w:author="JY0225" w:date="2017-08-24T11:11:00Z">
              <w:rPr>
                <w:rFonts w:hint="eastAsia"/>
                <w:b w:val="0"/>
                <w:bCs w:val="0"/>
                <w:spacing w:val="10"/>
                <w:sz w:val="24"/>
              </w:rPr>
            </w:rPrChange>
          </w:rPr>
          <w:t>云备份中间件的系统模型如</w:t>
        </w:r>
      </w:ins>
      <w:ins w:id="2151" w:author="微软用户" w:date="2017-08-20T12:29:00Z">
        <w:r w:rsidR="00E707AB" w:rsidRPr="006A6E37">
          <w:rPr>
            <w:rFonts w:asciiTheme="minorEastAsia" w:hAnsiTheme="minorEastAsia" w:hint="eastAsia"/>
            <w:spacing w:val="10"/>
            <w:sz w:val="24"/>
            <w:rPrChange w:id="2152" w:author="JY0225" w:date="2017-08-24T11:11:00Z">
              <w:rPr>
                <w:rFonts w:hint="eastAsia"/>
                <w:b w:val="0"/>
                <w:bCs w:val="0"/>
                <w:spacing w:val="10"/>
                <w:sz w:val="24"/>
              </w:rPr>
            </w:rPrChange>
          </w:rPr>
          <w:t>图</w:t>
        </w:r>
        <w:r w:rsidR="00E707AB" w:rsidRPr="006A6E37">
          <w:rPr>
            <w:rFonts w:asciiTheme="minorEastAsia" w:hAnsiTheme="minorEastAsia"/>
            <w:spacing w:val="10"/>
            <w:sz w:val="24"/>
            <w:rPrChange w:id="2153" w:author="JY0225" w:date="2017-08-24T11:11:00Z">
              <w:rPr>
                <w:b w:val="0"/>
                <w:bCs w:val="0"/>
                <w:spacing w:val="10"/>
                <w:sz w:val="24"/>
              </w:rPr>
            </w:rPrChange>
          </w:rPr>
          <w:t>2-1</w:t>
        </w:r>
      </w:ins>
      <w:ins w:id="2154" w:author="微软用户" w:date="2017-08-20T12:22:00Z">
        <w:r w:rsidR="00501FE5" w:rsidRPr="006A6E37">
          <w:rPr>
            <w:rFonts w:asciiTheme="minorEastAsia" w:hAnsiTheme="minorEastAsia" w:hint="eastAsia"/>
            <w:spacing w:val="10"/>
            <w:sz w:val="24"/>
            <w:rPrChange w:id="2155" w:author="JY0225" w:date="2017-08-24T11:11:00Z">
              <w:rPr>
                <w:rFonts w:hint="eastAsia"/>
                <w:b w:val="0"/>
                <w:bCs w:val="0"/>
                <w:spacing w:val="10"/>
                <w:sz w:val="24"/>
              </w:rPr>
            </w:rPrChange>
          </w:rPr>
          <w:t>所示：</w:t>
        </w:r>
      </w:ins>
    </w:p>
    <w:p w14:paraId="5B0D5825" w14:textId="6D8A7EDA" w:rsidR="00501FE5" w:rsidRPr="006E3AA8" w:rsidRDefault="00084C1D">
      <w:pPr>
        <w:jc w:val="center"/>
        <w:rPr>
          <w:ins w:id="2156" w:author="微软用户" w:date="2017-08-20T12:29:00Z"/>
          <w:rFonts w:ascii="Times New Roman" w:hAnsi="Times New Roman" w:cs="Times New Roman"/>
          <w:spacing w:val="10"/>
          <w:sz w:val="24"/>
          <w:rPrChange w:id="2157" w:author="微软用户" w:date="2017-08-20T12:30:00Z">
            <w:rPr>
              <w:ins w:id="2158" w:author="微软用户" w:date="2017-08-20T12:29:00Z"/>
            </w:rPr>
          </w:rPrChange>
        </w:rPr>
        <w:pPrChange w:id="2159" w:author="微软用户" w:date="2017-08-20T12:29:00Z">
          <w:pPr>
            <w:pStyle w:val="1"/>
          </w:pPr>
        </w:pPrChange>
      </w:pPr>
      <w:ins w:id="2160" w:author="微软用户" w:date="2017-08-20T12:29:00Z">
        <w:r w:rsidRPr="006E3AA8">
          <w:rPr>
            <w:rFonts w:ascii="Times New Roman" w:hAnsi="Times New Roman" w:cs="Times New Roman"/>
            <w:spacing w:val="10"/>
            <w:sz w:val="24"/>
            <w:rPrChange w:id="2161" w:author="微软用户" w:date="2017-08-20T12:30:00Z">
              <w:rPr>
                <w:rFonts w:ascii="Times New Roman" w:hAnsi="Times New Roman" w:cs="Times New Roman"/>
                <w:spacing w:val="10"/>
                <w:sz w:val="24"/>
              </w:rPr>
            </w:rPrChange>
          </w:rPr>
          <w:object w:dxaOrig="4590" w:dyaOrig="5535" w14:anchorId="54C2D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5pt;height:200.1pt" o:ole="">
              <v:imagedata r:id="rId20" o:title=""/>
            </v:shape>
            <o:OLEObject Type="Embed" ProgID="Visio.Drawing.15" ShapeID="_x0000_i1025" DrawAspect="Content" ObjectID="_1565100469" r:id="rId21"/>
          </w:object>
        </w:r>
      </w:ins>
    </w:p>
    <w:p w14:paraId="797CE804" w14:textId="3985B5ED" w:rsidR="007E74BF" w:rsidRDefault="007E74BF">
      <w:pPr>
        <w:spacing w:line="400" w:lineRule="exact"/>
        <w:jc w:val="center"/>
        <w:rPr>
          <w:ins w:id="2162" w:author="微软用户" w:date="2017-08-20T12:30:00Z"/>
          <w:rFonts w:ascii="Times New Roman" w:hAnsi="Times New Roman" w:cs="Times New Roman"/>
          <w:spacing w:val="10"/>
          <w:sz w:val="24"/>
        </w:rPr>
        <w:pPrChange w:id="2163" w:author="微软用户" w:date="2017-08-20T12:30:00Z">
          <w:pPr>
            <w:pStyle w:val="1"/>
          </w:pPr>
        </w:pPrChange>
      </w:pPr>
      <w:ins w:id="2164" w:author="微软用户" w:date="2017-08-20T12:29:00Z">
        <w:r w:rsidRPr="006E3AA8">
          <w:rPr>
            <w:rFonts w:ascii="Times New Roman" w:hAnsi="Times New Roman" w:cs="Times New Roman" w:hint="eastAsia"/>
            <w:spacing w:val="10"/>
            <w:sz w:val="24"/>
            <w:rPrChange w:id="2165" w:author="微软用户" w:date="2017-08-20T12:30:00Z">
              <w:rPr>
                <w:rFonts w:hint="eastAsia"/>
                <w:spacing w:val="10"/>
                <w:sz w:val="24"/>
              </w:rPr>
            </w:rPrChange>
          </w:rPr>
          <w:t>图</w:t>
        </w:r>
        <w:r w:rsidRPr="006E3AA8">
          <w:rPr>
            <w:rFonts w:ascii="Times New Roman" w:hAnsi="Times New Roman" w:cs="Times New Roman"/>
            <w:spacing w:val="10"/>
            <w:sz w:val="24"/>
            <w:rPrChange w:id="2166" w:author="微软用户" w:date="2017-08-20T12:30:00Z">
              <w:rPr>
                <w:spacing w:val="10"/>
                <w:sz w:val="24"/>
              </w:rPr>
            </w:rPrChange>
          </w:rPr>
          <w:t xml:space="preserve">2-1 </w:t>
        </w:r>
        <w:r w:rsidRPr="006E3AA8">
          <w:rPr>
            <w:rFonts w:ascii="Times New Roman" w:hAnsi="Times New Roman" w:cs="Times New Roman" w:hint="eastAsia"/>
            <w:spacing w:val="10"/>
            <w:sz w:val="24"/>
            <w:rPrChange w:id="2167" w:author="微软用户" w:date="2017-08-20T12:30:00Z">
              <w:rPr>
                <w:rFonts w:hint="eastAsia"/>
                <w:spacing w:val="10"/>
                <w:sz w:val="24"/>
              </w:rPr>
            </w:rPrChange>
          </w:rPr>
          <w:t>云备份中间件</w:t>
        </w:r>
      </w:ins>
      <w:ins w:id="2168" w:author="微软用户" w:date="2017-08-20T12:30:00Z">
        <w:r w:rsidRPr="006E3AA8">
          <w:rPr>
            <w:rFonts w:ascii="Times New Roman" w:hAnsi="Times New Roman" w:cs="Times New Roman" w:hint="eastAsia"/>
            <w:spacing w:val="10"/>
            <w:sz w:val="24"/>
            <w:rPrChange w:id="2169" w:author="微软用户" w:date="2017-08-20T12:30:00Z">
              <w:rPr>
                <w:rFonts w:hint="eastAsia"/>
                <w:spacing w:val="10"/>
                <w:sz w:val="24"/>
              </w:rPr>
            </w:rPrChange>
          </w:rPr>
          <w:t>系统模型</w:t>
        </w:r>
      </w:ins>
    </w:p>
    <w:p w14:paraId="28ECA61C" w14:textId="631D6167" w:rsidR="006E3AA8" w:rsidRPr="006A6E37" w:rsidRDefault="00873725">
      <w:pPr>
        <w:spacing w:line="400" w:lineRule="exact"/>
        <w:ind w:firstLine="420"/>
        <w:rPr>
          <w:ins w:id="2170" w:author="微软用户" w:date="2017-08-20T12:15:00Z"/>
          <w:rFonts w:asciiTheme="minorEastAsia" w:hAnsiTheme="minorEastAsia" w:cs="Times New Roman"/>
          <w:spacing w:val="10"/>
          <w:sz w:val="24"/>
          <w:rPrChange w:id="2171" w:author="JY0225" w:date="2017-08-24T11:12:00Z">
            <w:rPr>
              <w:ins w:id="2172" w:author="微软用户" w:date="2017-08-20T12:15:00Z"/>
            </w:rPr>
          </w:rPrChange>
        </w:rPr>
        <w:pPrChange w:id="2173" w:author="微软用户" w:date="2017-08-20T12:49:00Z">
          <w:pPr>
            <w:pStyle w:val="1"/>
          </w:pPr>
        </w:pPrChange>
      </w:pPr>
      <w:ins w:id="2174" w:author="微软用户" w:date="2017-08-20T12:49:00Z">
        <w:r w:rsidRPr="006A6E37">
          <w:rPr>
            <w:rFonts w:asciiTheme="minorEastAsia" w:hAnsiTheme="minorEastAsia" w:cs="Times New Roman" w:hint="eastAsia"/>
            <w:spacing w:val="10"/>
            <w:sz w:val="24"/>
            <w:rPrChange w:id="2175" w:author="JY0225" w:date="2017-08-24T11:12:00Z">
              <w:rPr>
                <w:rFonts w:ascii="Times New Roman" w:hAnsi="Times New Roman" w:cs="Times New Roman" w:hint="eastAsia"/>
                <w:b w:val="0"/>
                <w:bCs w:val="0"/>
                <w:spacing w:val="10"/>
                <w:sz w:val="24"/>
              </w:rPr>
            </w:rPrChange>
          </w:rPr>
          <w:t>由图</w:t>
        </w:r>
        <w:r w:rsidRPr="006A6E37">
          <w:rPr>
            <w:rFonts w:asciiTheme="minorEastAsia" w:hAnsiTheme="minorEastAsia" w:cs="Times New Roman"/>
            <w:spacing w:val="10"/>
            <w:sz w:val="24"/>
            <w:rPrChange w:id="2176" w:author="JY0225" w:date="2017-08-24T11:12:00Z">
              <w:rPr>
                <w:rFonts w:ascii="Times New Roman" w:hAnsi="Times New Roman" w:cs="Times New Roman"/>
                <w:b w:val="0"/>
                <w:bCs w:val="0"/>
                <w:spacing w:val="10"/>
                <w:sz w:val="24"/>
              </w:rPr>
            </w:rPrChange>
          </w:rPr>
          <w:t>2-1</w:t>
        </w:r>
        <w:r w:rsidRPr="006A6E37">
          <w:rPr>
            <w:rFonts w:asciiTheme="minorEastAsia" w:hAnsiTheme="minorEastAsia" w:cs="Times New Roman" w:hint="eastAsia"/>
            <w:spacing w:val="10"/>
            <w:sz w:val="24"/>
            <w:rPrChange w:id="2177" w:author="JY0225" w:date="2017-08-24T11:12:00Z">
              <w:rPr>
                <w:rFonts w:ascii="Times New Roman" w:hAnsi="Times New Roman" w:cs="Times New Roman" w:hint="eastAsia"/>
                <w:b w:val="0"/>
                <w:bCs w:val="0"/>
                <w:spacing w:val="10"/>
                <w:sz w:val="24"/>
              </w:rPr>
            </w:rPrChange>
          </w:rPr>
          <w:t>可知，</w:t>
        </w:r>
      </w:ins>
      <w:ins w:id="2178" w:author="微软用户" w:date="2017-08-20T12:50:00Z">
        <w:r w:rsidR="00456179" w:rsidRPr="006A6E37">
          <w:rPr>
            <w:rFonts w:asciiTheme="minorEastAsia" w:hAnsiTheme="minorEastAsia" w:cs="Times New Roman" w:hint="eastAsia"/>
            <w:spacing w:val="10"/>
            <w:sz w:val="24"/>
            <w:rPrChange w:id="2179" w:author="JY0225" w:date="2017-08-24T11:12:00Z">
              <w:rPr>
                <w:rFonts w:ascii="Times New Roman" w:hAnsi="Times New Roman" w:cs="Times New Roman" w:hint="eastAsia"/>
                <w:b w:val="0"/>
                <w:bCs w:val="0"/>
                <w:spacing w:val="10"/>
                <w:sz w:val="24"/>
              </w:rPr>
            </w:rPrChange>
          </w:rPr>
          <w:t>中间</w:t>
        </w:r>
        <w:r w:rsidR="00084C1D" w:rsidRPr="006A6E37">
          <w:rPr>
            <w:rFonts w:asciiTheme="minorEastAsia" w:hAnsiTheme="minorEastAsia" w:cs="Times New Roman" w:hint="eastAsia"/>
            <w:spacing w:val="10"/>
            <w:sz w:val="24"/>
            <w:rPrChange w:id="2180" w:author="JY0225" w:date="2017-08-24T11:12:00Z">
              <w:rPr>
                <w:rFonts w:ascii="Times New Roman" w:hAnsi="Times New Roman" w:cs="Times New Roman" w:hint="eastAsia"/>
                <w:b w:val="0"/>
                <w:bCs w:val="0"/>
                <w:spacing w:val="10"/>
                <w:sz w:val="24"/>
              </w:rPr>
            </w:rPrChange>
          </w:rPr>
          <w:t>件处于云备份与</w:t>
        </w:r>
      </w:ins>
      <w:ins w:id="2181" w:author="微软用户" w:date="2017-08-20T12:51:00Z">
        <w:r w:rsidR="00084C1D" w:rsidRPr="006A6E37">
          <w:rPr>
            <w:rFonts w:asciiTheme="minorEastAsia" w:hAnsiTheme="minorEastAsia" w:cs="Times New Roman" w:hint="eastAsia"/>
            <w:spacing w:val="10"/>
            <w:sz w:val="24"/>
            <w:rPrChange w:id="2182" w:author="JY0225" w:date="2017-08-24T11:12:00Z">
              <w:rPr>
                <w:rFonts w:ascii="Times New Roman" w:hAnsi="Times New Roman" w:cs="Times New Roman" w:hint="eastAsia"/>
                <w:b w:val="0"/>
                <w:bCs w:val="0"/>
                <w:spacing w:val="10"/>
                <w:sz w:val="24"/>
              </w:rPr>
            </w:rPrChange>
          </w:rPr>
          <w:t>客户端应用之间，充当两者之间的“桥梁”作用</w:t>
        </w:r>
        <w:r w:rsidR="00583732" w:rsidRPr="006A6E37">
          <w:rPr>
            <w:rFonts w:asciiTheme="minorEastAsia" w:hAnsiTheme="minorEastAsia" w:cs="Times New Roman" w:hint="eastAsia"/>
            <w:spacing w:val="10"/>
            <w:sz w:val="24"/>
            <w:rPrChange w:id="2183" w:author="JY0225" w:date="2017-08-24T11:12:00Z">
              <w:rPr>
                <w:rFonts w:ascii="Times New Roman" w:hAnsi="Times New Roman" w:cs="Times New Roman" w:hint="eastAsia"/>
                <w:b w:val="0"/>
                <w:bCs w:val="0"/>
                <w:spacing w:val="10"/>
                <w:sz w:val="24"/>
              </w:rPr>
            </w:rPrChange>
          </w:rPr>
          <w:t>，通过适配来自不同应用的请求</w:t>
        </w:r>
      </w:ins>
      <w:ins w:id="2184" w:author="微软用户" w:date="2017-08-20T12:52:00Z">
        <w:r w:rsidR="00583732" w:rsidRPr="006A6E37">
          <w:rPr>
            <w:rFonts w:asciiTheme="minorEastAsia" w:hAnsiTheme="minorEastAsia" w:cs="Times New Roman" w:hint="eastAsia"/>
            <w:spacing w:val="10"/>
            <w:sz w:val="24"/>
            <w:rPrChange w:id="2185" w:author="JY0225" w:date="2017-08-24T11:12:00Z">
              <w:rPr>
                <w:rFonts w:ascii="Times New Roman" w:hAnsi="Times New Roman" w:cs="Times New Roman" w:hint="eastAsia"/>
                <w:b w:val="0"/>
                <w:bCs w:val="0"/>
                <w:spacing w:val="10"/>
                <w:sz w:val="24"/>
              </w:rPr>
            </w:rPrChange>
          </w:rPr>
          <w:t>，转化为云备份服务器可识别的标准形式，同时调用服务器提供的应用层接口，</w:t>
        </w:r>
      </w:ins>
      <w:ins w:id="2186" w:author="微软用户" w:date="2017-08-20T12:53:00Z">
        <w:r w:rsidR="000E0D22" w:rsidRPr="006A6E37">
          <w:rPr>
            <w:rFonts w:asciiTheme="minorEastAsia" w:hAnsiTheme="minorEastAsia" w:cs="Times New Roman" w:hint="eastAsia"/>
            <w:spacing w:val="10"/>
            <w:sz w:val="24"/>
            <w:rPrChange w:id="2187" w:author="JY0225" w:date="2017-08-24T11:12:00Z">
              <w:rPr>
                <w:rFonts w:ascii="Times New Roman" w:hAnsi="Times New Roman" w:cs="Times New Roman" w:hint="eastAsia"/>
                <w:b w:val="0"/>
                <w:bCs w:val="0"/>
                <w:spacing w:val="10"/>
                <w:sz w:val="24"/>
              </w:rPr>
            </w:rPrChange>
          </w:rPr>
          <w:t>实现多种应用与服务器之间的通信。</w:t>
        </w:r>
      </w:ins>
    </w:p>
    <w:p w14:paraId="3F9EDC84" w14:textId="2EC821A0" w:rsidR="001E33EA" w:rsidRPr="008F21E6" w:rsidDel="00837E8A" w:rsidRDefault="001E33EA">
      <w:pPr>
        <w:spacing w:line="400" w:lineRule="exact"/>
        <w:ind w:firstLine="420"/>
        <w:rPr>
          <w:del w:id="2188" w:author="微软用户" w:date="2017-08-20T12:22:00Z"/>
          <w:spacing w:val="10"/>
          <w:sz w:val="24"/>
          <w:rPrChange w:id="2189" w:author="微软用户" w:date="2017-08-20T10:51:00Z">
            <w:rPr>
              <w:del w:id="2190" w:author="微软用户" w:date="2017-08-20T12:22:00Z"/>
              <w:rStyle w:val="1CharChar"/>
              <w:rFonts w:ascii="Times New Roman" w:eastAsiaTheme="minorEastAsia" w:hAnsi="Times New Roman" w:cs="Times New Roman"/>
              <w:b/>
              <w:bCs/>
              <w:spacing w:val="0"/>
              <w:sz w:val="44"/>
              <w:szCs w:val="44"/>
            </w:rPr>
          </w:rPrChange>
        </w:rPr>
        <w:pPrChange w:id="2191" w:author="微软用户" w:date="2017-08-20T12:14:00Z">
          <w:pPr>
            <w:pStyle w:val="1"/>
          </w:pPr>
        </w:pPrChange>
      </w:pPr>
    </w:p>
    <w:p w14:paraId="593B4D5E" w14:textId="7767A653" w:rsidR="006C1A48" w:rsidRPr="006C1A48" w:rsidRDefault="005C6FFF">
      <w:pPr>
        <w:pStyle w:val="21"/>
        <w:spacing w:line="240" w:lineRule="auto"/>
        <w:pPrChange w:id="2192" w:author="微软用户" w:date="2017-08-18T22:48:00Z">
          <w:pPr>
            <w:pStyle w:val="21"/>
          </w:pPr>
        </w:pPrChange>
      </w:pPr>
      <w:bookmarkStart w:id="2193" w:name="_Toc420959849"/>
      <w:bookmarkStart w:id="2194" w:name="_Toc421026913"/>
      <w:bookmarkStart w:id="2195" w:name="_Toc421230581"/>
      <w:bookmarkStart w:id="2196" w:name="_Toc491351986"/>
      <w:r>
        <w:t>2</w:t>
      </w:r>
      <w:r w:rsidR="00593FA9">
        <w:t>.</w:t>
      </w:r>
      <w:ins w:id="2197" w:author="微软用户" w:date="2017-08-20T11:03:00Z">
        <w:r w:rsidR="00BB296E">
          <w:t>3</w:t>
        </w:r>
      </w:ins>
      <w:ins w:id="2198" w:author="微软用户" w:date="2017-08-20T10:26:00Z">
        <w:del w:id="2199" w:author="微软用户" w:date="2017-08-20T11:03:00Z">
          <w:r w:rsidR="0068457B" w:rsidDel="00BB296E">
            <w:delText>2</w:delText>
          </w:r>
        </w:del>
      </w:ins>
      <w:del w:id="2200" w:author="微软用户" w:date="2017-08-20T10:26:00Z">
        <w:r w:rsidR="00593FA9" w:rsidDel="0068457B">
          <w:delText>1</w:delText>
        </w:r>
      </w:del>
      <w:r w:rsidR="002E3864" w:rsidRPr="00B87EE1">
        <w:t xml:space="preserve"> </w:t>
      </w:r>
      <w:bookmarkEnd w:id="2193"/>
      <w:bookmarkEnd w:id="2194"/>
      <w:bookmarkEnd w:id="2195"/>
      <w:r w:rsidR="003A2F2B">
        <w:t>SQLite</w:t>
      </w:r>
      <w:bookmarkEnd w:id="2196"/>
    </w:p>
    <w:p w14:paraId="5313E29E" w14:textId="1578951E" w:rsidR="001A0E6F" w:rsidRPr="006A6E37" w:rsidRDefault="00810FFB" w:rsidP="00EF14FD">
      <w:pPr>
        <w:spacing w:line="400" w:lineRule="exact"/>
        <w:ind w:firstLine="420"/>
        <w:rPr>
          <w:rFonts w:asciiTheme="minorEastAsia" w:hAnsiTheme="minorEastAsia" w:cs="Times New Roman"/>
          <w:spacing w:val="10"/>
          <w:sz w:val="24"/>
          <w:szCs w:val="24"/>
          <w:rPrChange w:id="2201"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202" w:author="JY0225" w:date="2017-08-24T11:12:00Z">
            <w:rPr>
              <w:rFonts w:ascii="Times New Roman" w:hAnsi="Times New Roman" w:cs="Times New Roman"/>
              <w:spacing w:val="10"/>
              <w:sz w:val="24"/>
            </w:rPr>
          </w:rPrChange>
        </w:rPr>
        <w:t>SQLite</w:t>
      </w:r>
      <w:r w:rsidRPr="006A6E37">
        <w:rPr>
          <w:rFonts w:asciiTheme="minorEastAsia" w:hAnsiTheme="minorEastAsia" w:cs="Times New Roman" w:hint="eastAsia"/>
          <w:spacing w:val="10"/>
          <w:sz w:val="24"/>
          <w:szCs w:val="24"/>
          <w:rPrChange w:id="2203" w:author="JY0225" w:date="2017-08-24T11:12:00Z">
            <w:rPr>
              <w:rFonts w:ascii="Times New Roman" w:hAnsi="Times New Roman" w:cs="Times New Roman" w:hint="eastAsia"/>
              <w:spacing w:val="10"/>
              <w:sz w:val="24"/>
            </w:rPr>
          </w:rPrChange>
        </w:rPr>
        <w:t>是</w:t>
      </w:r>
      <w:r w:rsidRPr="006A6E37">
        <w:rPr>
          <w:rFonts w:asciiTheme="minorEastAsia" w:hAnsiTheme="minorEastAsia" w:cs="Times New Roman"/>
          <w:spacing w:val="10"/>
          <w:sz w:val="24"/>
          <w:szCs w:val="24"/>
          <w:rPrChange w:id="2204" w:author="JY0225" w:date="2017-08-24T11:12:00Z">
            <w:rPr>
              <w:rFonts w:ascii="Times New Roman" w:hAnsi="Times New Roman" w:cs="Times New Roman"/>
              <w:spacing w:val="10"/>
              <w:sz w:val="24"/>
            </w:rPr>
          </w:rPrChange>
        </w:rPr>
        <w:t>D.Richard Hipp</w:t>
      </w:r>
      <w:r w:rsidRPr="006A6E37">
        <w:rPr>
          <w:rFonts w:asciiTheme="minorEastAsia" w:hAnsiTheme="minorEastAsia" w:cs="Times New Roman" w:hint="eastAsia"/>
          <w:spacing w:val="10"/>
          <w:sz w:val="24"/>
          <w:szCs w:val="24"/>
          <w:rPrChange w:id="2205" w:author="JY0225" w:date="2017-08-24T11:12:00Z">
            <w:rPr>
              <w:rFonts w:ascii="Times New Roman" w:hAnsi="Times New Roman" w:cs="Times New Roman" w:hint="eastAsia"/>
              <w:spacing w:val="10"/>
              <w:sz w:val="24"/>
            </w:rPr>
          </w:rPrChange>
        </w:rPr>
        <w:t>用</w:t>
      </w:r>
      <w:r w:rsidRPr="006A6E37">
        <w:rPr>
          <w:rFonts w:asciiTheme="minorEastAsia" w:hAnsiTheme="minorEastAsia" w:cs="Times New Roman"/>
          <w:spacing w:val="10"/>
          <w:sz w:val="24"/>
          <w:szCs w:val="24"/>
          <w:rPrChange w:id="2206" w:author="JY0225" w:date="2017-08-24T11:12:00Z">
            <w:rPr>
              <w:rFonts w:ascii="Times New Roman" w:hAnsi="Times New Roman" w:cs="Times New Roman"/>
              <w:spacing w:val="10"/>
              <w:sz w:val="24"/>
            </w:rPr>
          </w:rPrChange>
        </w:rPr>
        <w:t>C</w:t>
      </w:r>
      <w:r w:rsidRPr="006A6E37">
        <w:rPr>
          <w:rFonts w:asciiTheme="minorEastAsia" w:hAnsiTheme="minorEastAsia" w:cs="Times New Roman" w:hint="eastAsia"/>
          <w:spacing w:val="10"/>
          <w:sz w:val="24"/>
          <w:szCs w:val="24"/>
          <w:rPrChange w:id="2207" w:author="JY0225" w:date="2017-08-24T11:12:00Z">
            <w:rPr>
              <w:rFonts w:ascii="Times New Roman" w:hAnsi="Times New Roman" w:cs="Times New Roman" w:hint="eastAsia"/>
              <w:spacing w:val="10"/>
              <w:sz w:val="24"/>
            </w:rPr>
          </w:rPrChange>
        </w:rPr>
        <w:t>语言编写的开源嵌入式数据库</w:t>
      </w:r>
      <w:r w:rsidRPr="006A6E37">
        <w:rPr>
          <w:rFonts w:asciiTheme="minorEastAsia" w:hAnsiTheme="minorEastAsia" w:cs="Times New Roman" w:hint="eastAsia"/>
          <w:color w:val="000000" w:themeColor="text1"/>
          <w:spacing w:val="10"/>
          <w:sz w:val="24"/>
          <w:szCs w:val="24"/>
          <w:rPrChange w:id="2208" w:author="JY0225" w:date="2017-08-24T11:12:00Z">
            <w:rPr>
              <w:rFonts w:ascii="Times New Roman" w:hAnsi="Times New Roman" w:cs="Times New Roman" w:hint="eastAsia"/>
              <w:color w:val="000000" w:themeColor="text1"/>
              <w:spacing w:val="10"/>
              <w:sz w:val="24"/>
            </w:rPr>
          </w:rPrChange>
        </w:rPr>
        <w:t>引擎</w:t>
      </w:r>
      <w:r w:rsidRPr="006A6E37">
        <w:rPr>
          <w:rFonts w:asciiTheme="minorEastAsia" w:hAnsiTheme="minorEastAsia" w:cs="Times New Roman" w:hint="eastAsia"/>
          <w:spacing w:val="10"/>
          <w:sz w:val="24"/>
          <w:szCs w:val="24"/>
          <w:rPrChange w:id="2209" w:author="JY0225" w:date="2017-08-24T11:12:00Z">
            <w:rPr>
              <w:rFonts w:ascii="Times New Roman" w:hAnsi="Times New Roman" w:cs="Times New Roman" w:hint="eastAsia"/>
              <w:spacing w:val="10"/>
              <w:sz w:val="24"/>
            </w:rPr>
          </w:rPrChange>
        </w:rPr>
        <w:t>。它</w:t>
      </w:r>
      <w:r w:rsidR="00907087" w:rsidRPr="006A6E37">
        <w:rPr>
          <w:rFonts w:asciiTheme="minorEastAsia" w:hAnsiTheme="minorEastAsia" w:cs="Times New Roman" w:hint="eastAsia"/>
          <w:spacing w:val="10"/>
          <w:sz w:val="24"/>
          <w:szCs w:val="24"/>
          <w:rPrChange w:id="2210" w:author="JY0225" w:date="2017-08-24T11:12:00Z">
            <w:rPr>
              <w:rFonts w:ascii="Times New Roman" w:hAnsi="Times New Roman" w:cs="Times New Roman" w:hint="eastAsia"/>
              <w:spacing w:val="10"/>
              <w:sz w:val="24"/>
            </w:rPr>
          </w:rPrChange>
        </w:rPr>
        <w:t>是一款</w:t>
      </w:r>
      <w:r w:rsidR="006A0A2F" w:rsidRPr="006A6E37">
        <w:rPr>
          <w:rFonts w:asciiTheme="minorEastAsia" w:hAnsiTheme="minorEastAsia" w:cs="Times New Roman" w:hint="eastAsia"/>
          <w:spacing w:val="10"/>
          <w:sz w:val="24"/>
          <w:szCs w:val="24"/>
          <w:rPrChange w:id="2211" w:author="JY0225" w:date="2017-08-24T11:12:00Z">
            <w:rPr>
              <w:rFonts w:ascii="Times New Roman" w:hAnsi="Times New Roman" w:cs="Times New Roman" w:hint="eastAsia"/>
              <w:spacing w:val="10"/>
              <w:sz w:val="24"/>
            </w:rPr>
          </w:rPrChange>
        </w:rPr>
        <w:t>轻量级的关系型</w:t>
      </w:r>
      <w:r w:rsidR="00907087" w:rsidRPr="006A6E37">
        <w:rPr>
          <w:rFonts w:asciiTheme="minorEastAsia" w:hAnsiTheme="minorEastAsia" w:cs="Times New Roman" w:hint="eastAsia"/>
          <w:spacing w:val="10"/>
          <w:sz w:val="24"/>
          <w:szCs w:val="24"/>
          <w:rPrChange w:id="2212" w:author="JY0225" w:date="2017-08-24T11:12:00Z">
            <w:rPr>
              <w:rFonts w:ascii="Times New Roman" w:hAnsi="Times New Roman" w:cs="Times New Roman" w:hint="eastAsia"/>
              <w:spacing w:val="10"/>
              <w:sz w:val="24"/>
            </w:rPr>
          </w:rPrChange>
        </w:rPr>
        <w:t>数据库，</w:t>
      </w:r>
      <w:r w:rsidR="00171F30" w:rsidRPr="006A6E37">
        <w:rPr>
          <w:rFonts w:asciiTheme="minorEastAsia" w:hAnsiTheme="minorEastAsia" w:cs="Times New Roman" w:hint="eastAsia"/>
          <w:spacing w:val="10"/>
          <w:sz w:val="24"/>
          <w:szCs w:val="24"/>
          <w:rPrChange w:id="2213" w:author="JY0225" w:date="2017-08-24T11:12:00Z">
            <w:rPr>
              <w:rFonts w:ascii="Times New Roman" w:hAnsi="Times New Roman" w:cs="Times New Roman" w:hint="eastAsia"/>
              <w:spacing w:val="10"/>
              <w:sz w:val="24"/>
            </w:rPr>
          </w:rPrChange>
        </w:rPr>
        <w:t>绝大多数</w:t>
      </w:r>
      <w:r w:rsidR="00273317" w:rsidRPr="006A6E37">
        <w:rPr>
          <w:rFonts w:asciiTheme="minorEastAsia" w:hAnsiTheme="minorEastAsia" w:cs="Times New Roman" w:hint="eastAsia"/>
          <w:spacing w:val="10"/>
          <w:sz w:val="24"/>
          <w:szCs w:val="24"/>
          <w:rPrChange w:id="2214" w:author="JY0225" w:date="2017-08-24T11:12:00Z">
            <w:rPr>
              <w:rFonts w:ascii="Times New Roman" w:hAnsi="Times New Roman" w:cs="Times New Roman" w:hint="eastAsia"/>
              <w:spacing w:val="10"/>
              <w:sz w:val="24"/>
            </w:rPr>
          </w:rPrChange>
        </w:rPr>
        <w:t>主流</w:t>
      </w:r>
      <w:r w:rsidR="00171F30" w:rsidRPr="006A6E37">
        <w:rPr>
          <w:rFonts w:asciiTheme="minorEastAsia" w:hAnsiTheme="minorEastAsia" w:cs="Times New Roman" w:hint="eastAsia"/>
          <w:spacing w:val="10"/>
          <w:sz w:val="24"/>
          <w:szCs w:val="24"/>
          <w:rPrChange w:id="2215" w:author="JY0225" w:date="2017-08-24T11:12:00Z">
            <w:rPr>
              <w:rFonts w:ascii="Times New Roman" w:hAnsi="Times New Roman" w:cs="Times New Roman" w:hint="eastAsia"/>
              <w:spacing w:val="10"/>
              <w:sz w:val="24"/>
            </w:rPr>
          </w:rPrChange>
        </w:rPr>
        <w:t>的</w:t>
      </w:r>
      <w:r w:rsidR="0075341D" w:rsidRPr="006A6E37">
        <w:rPr>
          <w:rFonts w:asciiTheme="minorEastAsia" w:hAnsiTheme="minorEastAsia" w:cs="Times New Roman" w:hint="eastAsia"/>
          <w:spacing w:val="10"/>
          <w:sz w:val="24"/>
          <w:szCs w:val="24"/>
          <w:rPrChange w:id="2216" w:author="JY0225" w:date="2017-08-24T11:12:00Z">
            <w:rPr>
              <w:rFonts w:ascii="Times New Roman" w:hAnsi="Times New Roman" w:cs="Times New Roman" w:hint="eastAsia"/>
              <w:spacing w:val="10"/>
              <w:sz w:val="24"/>
            </w:rPr>
          </w:rPrChange>
        </w:rPr>
        <w:t>操作系统上都能够运行</w:t>
      </w:r>
      <w:r w:rsidR="0075341D" w:rsidRPr="006A6E37">
        <w:rPr>
          <w:rFonts w:asciiTheme="minorEastAsia" w:hAnsiTheme="minorEastAsia" w:cs="Times New Roman"/>
          <w:spacing w:val="10"/>
          <w:sz w:val="24"/>
          <w:szCs w:val="24"/>
          <w:rPrChange w:id="2217" w:author="JY0225" w:date="2017-08-24T11:12:00Z">
            <w:rPr>
              <w:rFonts w:ascii="Times New Roman" w:hAnsi="Times New Roman" w:cs="Times New Roman"/>
              <w:spacing w:val="10"/>
              <w:sz w:val="24"/>
            </w:rPr>
          </w:rPrChange>
        </w:rPr>
        <w:t>SQLite</w:t>
      </w:r>
      <w:r w:rsidR="00AD47F0" w:rsidRPr="006A6E37">
        <w:rPr>
          <w:rFonts w:asciiTheme="minorEastAsia" w:hAnsiTheme="minorEastAsia" w:cs="Times New Roman" w:hint="eastAsia"/>
          <w:spacing w:val="10"/>
          <w:sz w:val="24"/>
          <w:szCs w:val="24"/>
          <w:rPrChange w:id="2218" w:author="JY0225" w:date="2017-08-24T11:12:00Z">
            <w:rPr>
              <w:rFonts w:ascii="Times New Roman" w:hAnsi="Times New Roman" w:cs="Times New Roman" w:hint="eastAsia"/>
              <w:spacing w:val="10"/>
              <w:sz w:val="24"/>
            </w:rPr>
          </w:rPrChange>
        </w:rPr>
        <w:t>，同时</w:t>
      </w:r>
      <w:r w:rsidR="006572A2" w:rsidRPr="006A6E37">
        <w:rPr>
          <w:rFonts w:asciiTheme="minorEastAsia" w:hAnsiTheme="minorEastAsia" w:cs="Times New Roman" w:hint="eastAsia"/>
          <w:spacing w:val="10"/>
          <w:sz w:val="24"/>
          <w:szCs w:val="24"/>
          <w:rPrChange w:id="2219" w:author="JY0225" w:date="2017-08-24T11:12:00Z">
            <w:rPr>
              <w:rFonts w:ascii="Times New Roman" w:hAnsi="Times New Roman" w:cs="Times New Roman" w:hint="eastAsia"/>
              <w:spacing w:val="10"/>
              <w:sz w:val="24"/>
            </w:rPr>
          </w:rPrChange>
        </w:rPr>
        <w:t>它</w:t>
      </w:r>
      <w:r w:rsidR="00AD47F0" w:rsidRPr="006A6E37">
        <w:rPr>
          <w:rFonts w:asciiTheme="minorEastAsia" w:hAnsiTheme="minorEastAsia" w:cs="Times New Roman" w:hint="eastAsia"/>
          <w:spacing w:val="10"/>
          <w:sz w:val="24"/>
          <w:szCs w:val="24"/>
          <w:rPrChange w:id="2220" w:author="JY0225" w:date="2017-08-24T11:12:00Z">
            <w:rPr>
              <w:rFonts w:ascii="Times New Roman" w:hAnsi="Times New Roman" w:cs="Times New Roman" w:hint="eastAsia"/>
              <w:spacing w:val="10"/>
              <w:sz w:val="24"/>
            </w:rPr>
          </w:rPrChange>
        </w:rPr>
        <w:t>为大多数编程语言，如</w:t>
      </w:r>
      <w:r w:rsidR="00AD47F0" w:rsidRPr="006A6E37">
        <w:rPr>
          <w:rFonts w:asciiTheme="minorEastAsia" w:hAnsiTheme="minorEastAsia" w:cs="Times New Roman"/>
          <w:spacing w:val="10"/>
          <w:sz w:val="24"/>
          <w:szCs w:val="24"/>
          <w:rPrChange w:id="2221" w:author="JY0225" w:date="2017-08-24T11:12:00Z">
            <w:rPr>
              <w:rFonts w:ascii="Times New Roman" w:hAnsi="Times New Roman" w:cs="Times New Roman"/>
              <w:spacing w:val="10"/>
              <w:sz w:val="24"/>
            </w:rPr>
          </w:rPrChange>
        </w:rPr>
        <w:t>C#</w:t>
      </w:r>
      <w:r w:rsidR="00AD47F0" w:rsidRPr="006A6E37">
        <w:rPr>
          <w:rFonts w:asciiTheme="minorEastAsia" w:hAnsiTheme="minorEastAsia" w:cs="Times New Roman" w:hint="eastAsia"/>
          <w:spacing w:val="10"/>
          <w:sz w:val="24"/>
          <w:szCs w:val="24"/>
          <w:rPrChange w:id="2222" w:author="JY0225" w:date="2017-08-24T11:12:00Z">
            <w:rPr>
              <w:rFonts w:ascii="Times New Roman" w:hAnsi="Times New Roman" w:cs="Times New Roman" w:hint="eastAsia"/>
              <w:spacing w:val="10"/>
              <w:sz w:val="24"/>
            </w:rPr>
          </w:rPrChange>
        </w:rPr>
        <w:t>、</w:t>
      </w:r>
      <w:r w:rsidR="00AD47F0" w:rsidRPr="006A6E37">
        <w:rPr>
          <w:rFonts w:asciiTheme="minorEastAsia" w:hAnsiTheme="minorEastAsia" w:cs="Times New Roman"/>
          <w:spacing w:val="10"/>
          <w:sz w:val="24"/>
          <w:szCs w:val="24"/>
          <w:rPrChange w:id="2223" w:author="JY0225" w:date="2017-08-24T11:12:00Z">
            <w:rPr>
              <w:rFonts w:ascii="Times New Roman" w:hAnsi="Times New Roman" w:cs="Times New Roman"/>
              <w:spacing w:val="10"/>
              <w:sz w:val="24"/>
            </w:rPr>
          </w:rPrChange>
        </w:rPr>
        <w:t>PHP</w:t>
      </w:r>
      <w:r w:rsidR="00AD47F0" w:rsidRPr="006A6E37">
        <w:rPr>
          <w:rFonts w:asciiTheme="minorEastAsia" w:hAnsiTheme="minorEastAsia" w:cs="Times New Roman" w:hint="eastAsia"/>
          <w:spacing w:val="10"/>
          <w:sz w:val="24"/>
          <w:szCs w:val="24"/>
          <w:rPrChange w:id="2224" w:author="JY0225" w:date="2017-08-24T11:12:00Z">
            <w:rPr>
              <w:rFonts w:ascii="Times New Roman" w:hAnsi="Times New Roman" w:cs="Times New Roman" w:hint="eastAsia"/>
              <w:spacing w:val="10"/>
              <w:sz w:val="24"/>
            </w:rPr>
          </w:rPrChange>
        </w:rPr>
        <w:t>、</w:t>
      </w:r>
      <w:r w:rsidR="00AD47F0" w:rsidRPr="006A6E37">
        <w:rPr>
          <w:rFonts w:asciiTheme="minorEastAsia" w:hAnsiTheme="minorEastAsia" w:cs="Times New Roman"/>
          <w:spacing w:val="10"/>
          <w:sz w:val="24"/>
          <w:szCs w:val="24"/>
          <w:rPrChange w:id="2225" w:author="JY0225" w:date="2017-08-24T11:12:00Z">
            <w:rPr>
              <w:rFonts w:ascii="Times New Roman" w:hAnsi="Times New Roman" w:cs="Times New Roman"/>
              <w:spacing w:val="10"/>
              <w:sz w:val="24"/>
            </w:rPr>
          </w:rPrChange>
        </w:rPr>
        <w:t>Java</w:t>
      </w:r>
      <w:r w:rsidR="00AD47F0" w:rsidRPr="006A6E37">
        <w:rPr>
          <w:rFonts w:asciiTheme="minorEastAsia" w:hAnsiTheme="minorEastAsia" w:cs="Times New Roman" w:hint="eastAsia"/>
          <w:spacing w:val="10"/>
          <w:sz w:val="24"/>
          <w:szCs w:val="24"/>
          <w:rPrChange w:id="2226" w:author="JY0225" w:date="2017-08-24T11:12:00Z">
            <w:rPr>
              <w:rFonts w:ascii="Times New Roman" w:hAnsi="Times New Roman" w:cs="Times New Roman" w:hint="eastAsia"/>
              <w:spacing w:val="10"/>
              <w:sz w:val="24"/>
            </w:rPr>
          </w:rPrChange>
        </w:rPr>
        <w:t>等提供了编程接口</w:t>
      </w:r>
      <w:r w:rsidR="000921ED" w:rsidRPr="006A6E37">
        <w:rPr>
          <w:rFonts w:asciiTheme="minorEastAsia" w:hAnsiTheme="minorEastAsia" w:cs="Times New Roman" w:hint="eastAsia"/>
          <w:spacing w:val="10"/>
          <w:sz w:val="24"/>
          <w:szCs w:val="24"/>
          <w:rPrChange w:id="2227" w:author="JY0225" w:date="2017-08-24T11:12:00Z">
            <w:rPr>
              <w:rFonts w:ascii="Times New Roman" w:hAnsi="Times New Roman" w:cs="Times New Roman" w:hint="eastAsia"/>
              <w:spacing w:val="10"/>
              <w:sz w:val="24"/>
            </w:rPr>
          </w:rPrChange>
        </w:rPr>
        <w:t>。</w:t>
      </w:r>
      <w:r w:rsidR="00E76DC4" w:rsidRPr="006A6E37">
        <w:rPr>
          <w:rFonts w:asciiTheme="minorEastAsia" w:hAnsiTheme="minorEastAsia" w:cs="Times New Roman" w:hint="eastAsia"/>
          <w:spacing w:val="10"/>
          <w:sz w:val="24"/>
          <w:szCs w:val="24"/>
          <w:rPrChange w:id="2228" w:author="JY0225" w:date="2017-08-24T11:12:00Z">
            <w:rPr>
              <w:rFonts w:ascii="Times New Roman" w:hAnsi="Times New Roman" w:cs="Times New Roman" w:hint="eastAsia"/>
              <w:spacing w:val="10"/>
              <w:sz w:val="24"/>
            </w:rPr>
          </w:rPrChange>
        </w:rPr>
        <w:t>此外，</w:t>
      </w:r>
      <w:r w:rsidR="00990293" w:rsidRPr="006A6E37">
        <w:rPr>
          <w:rFonts w:asciiTheme="minorEastAsia" w:hAnsiTheme="minorEastAsia" w:cs="Times New Roman" w:hint="eastAsia"/>
          <w:spacing w:val="10"/>
          <w:sz w:val="24"/>
          <w:szCs w:val="24"/>
          <w:rPrChange w:id="2229" w:author="JY0225" w:date="2017-08-24T11:12:00Z">
            <w:rPr>
              <w:rFonts w:ascii="Times New Roman" w:hAnsi="Times New Roman" w:cs="Times New Roman" w:hint="eastAsia"/>
              <w:spacing w:val="10"/>
              <w:sz w:val="24"/>
            </w:rPr>
          </w:rPrChange>
        </w:rPr>
        <w:t>它</w:t>
      </w:r>
      <w:r w:rsidR="001A349E" w:rsidRPr="006A6E37">
        <w:rPr>
          <w:rFonts w:asciiTheme="minorEastAsia" w:hAnsiTheme="minorEastAsia" w:cs="Times New Roman" w:hint="eastAsia"/>
          <w:spacing w:val="10"/>
          <w:sz w:val="24"/>
          <w:szCs w:val="24"/>
          <w:rPrChange w:id="2230" w:author="JY0225" w:date="2017-08-24T11:12:00Z">
            <w:rPr>
              <w:rFonts w:ascii="Times New Roman" w:hAnsi="Times New Roman" w:cs="Times New Roman" w:hint="eastAsia"/>
              <w:spacing w:val="10"/>
              <w:sz w:val="24"/>
            </w:rPr>
          </w:rPrChange>
        </w:rPr>
        <w:t>还</w:t>
      </w:r>
      <w:r w:rsidRPr="006A6E37">
        <w:rPr>
          <w:rFonts w:asciiTheme="minorEastAsia" w:hAnsiTheme="minorEastAsia" w:cs="Times New Roman" w:hint="eastAsia"/>
          <w:spacing w:val="10"/>
          <w:sz w:val="24"/>
          <w:szCs w:val="24"/>
          <w:rPrChange w:id="2231" w:author="JY0225" w:date="2017-08-24T11:12:00Z">
            <w:rPr>
              <w:rFonts w:ascii="Times New Roman" w:hAnsi="Times New Roman" w:cs="Times New Roman" w:hint="eastAsia"/>
              <w:spacing w:val="10"/>
              <w:sz w:val="24"/>
            </w:rPr>
          </w:rPrChange>
        </w:rPr>
        <w:t>支持大多数的</w:t>
      </w:r>
      <w:r w:rsidRPr="006A6E37">
        <w:rPr>
          <w:rFonts w:asciiTheme="minorEastAsia" w:hAnsiTheme="minorEastAsia" w:cs="Times New Roman"/>
          <w:spacing w:val="10"/>
          <w:sz w:val="24"/>
          <w:szCs w:val="24"/>
          <w:rPrChange w:id="2232" w:author="JY0225" w:date="2017-08-24T11:12:00Z">
            <w:rPr>
              <w:rFonts w:ascii="Times New Roman" w:hAnsi="Times New Roman" w:cs="Times New Roman"/>
              <w:spacing w:val="10"/>
              <w:sz w:val="24"/>
            </w:rPr>
          </w:rPrChange>
        </w:rPr>
        <w:t>SQL92</w:t>
      </w:r>
      <w:r w:rsidR="00D03475" w:rsidRPr="006A6E37">
        <w:rPr>
          <w:rFonts w:asciiTheme="minorEastAsia" w:hAnsiTheme="minorEastAsia" w:cs="Times New Roman" w:hint="eastAsia"/>
          <w:spacing w:val="10"/>
          <w:sz w:val="24"/>
          <w:szCs w:val="24"/>
          <w:rPrChange w:id="2233" w:author="JY0225" w:date="2017-08-24T11:12:00Z">
            <w:rPr>
              <w:rFonts w:ascii="Times New Roman" w:hAnsi="Times New Roman" w:cs="Times New Roman" w:hint="eastAsia"/>
              <w:spacing w:val="10"/>
              <w:sz w:val="24"/>
            </w:rPr>
          </w:rPrChange>
        </w:rPr>
        <w:t>标准</w:t>
      </w:r>
      <w:r w:rsidR="0005364A" w:rsidRPr="006A6E37">
        <w:rPr>
          <w:rFonts w:asciiTheme="minorEastAsia" w:hAnsiTheme="minorEastAsia" w:cs="Times New Roman" w:hint="eastAsia"/>
          <w:spacing w:val="10"/>
          <w:sz w:val="24"/>
          <w:szCs w:val="24"/>
          <w:rPrChange w:id="2234" w:author="JY0225" w:date="2017-08-24T11:12:00Z">
            <w:rPr>
              <w:rFonts w:ascii="Times New Roman" w:hAnsi="Times New Roman" w:cs="Times New Roman" w:hint="eastAsia"/>
              <w:spacing w:val="10"/>
              <w:sz w:val="24"/>
            </w:rPr>
          </w:rPrChange>
        </w:rPr>
        <w:t>，且源代码不受版权限制</w:t>
      </w:r>
      <w:r w:rsidR="00B83A72" w:rsidRPr="006A6E37">
        <w:rPr>
          <w:rFonts w:asciiTheme="minorEastAsia" w:hAnsiTheme="minorEastAsia"/>
          <w:color w:val="000000" w:themeColor="text1"/>
          <w:sz w:val="24"/>
          <w:szCs w:val="24"/>
          <w:vertAlign w:val="superscript"/>
          <w:rPrChange w:id="2235" w:author="JY0225" w:date="2017-08-24T11:12:00Z">
            <w:rPr>
              <w:color w:val="000000" w:themeColor="text1"/>
              <w:vertAlign w:val="superscript"/>
            </w:rPr>
          </w:rPrChange>
        </w:rPr>
        <w:fldChar w:fldCharType="begin"/>
      </w:r>
      <w:r w:rsidR="00B83A72" w:rsidRPr="006A6E37">
        <w:rPr>
          <w:rFonts w:asciiTheme="minorEastAsia" w:hAnsiTheme="minorEastAsia"/>
          <w:color w:val="000000" w:themeColor="text1"/>
          <w:sz w:val="24"/>
          <w:szCs w:val="24"/>
          <w:vertAlign w:val="superscript"/>
          <w:rPrChange w:id="2236" w:author="JY0225" w:date="2017-08-24T11:12:00Z">
            <w:rPr>
              <w:color w:val="000000" w:themeColor="text1"/>
              <w:vertAlign w:val="superscript"/>
            </w:rPr>
          </w:rPrChange>
        </w:rPr>
        <w:instrText xml:space="preserve"> REF _Ref489793797 \r \h </w:instrText>
      </w:r>
      <w:r w:rsidR="006A6E37" w:rsidRPr="006A6E37">
        <w:rPr>
          <w:rFonts w:asciiTheme="minorEastAsia" w:hAnsiTheme="minorEastAsia"/>
          <w:color w:val="000000" w:themeColor="text1"/>
          <w:sz w:val="24"/>
          <w:szCs w:val="24"/>
          <w:vertAlign w:val="superscript"/>
          <w:rPrChange w:id="2237" w:author="JY0225" w:date="2017-08-24T11:12:00Z">
            <w:rPr>
              <w:color w:val="000000" w:themeColor="text1"/>
              <w:sz w:val="24"/>
              <w:szCs w:val="24"/>
              <w:vertAlign w:val="superscript"/>
            </w:rPr>
          </w:rPrChange>
        </w:rPr>
        <w:instrText xml:space="preserve"> \* MERGEFORMAT </w:instrText>
      </w:r>
      <w:r w:rsidR="00B83A72" w:rsidRPr="006A6E37">
        <w:rPr>
          <w:rFonts w:asciiTheme="minorEastAsia" w:hAnsiTheme="minorEastAsia"/>
          <w:color w:val="000000" w:themeColor="text1"/>
          <w:sz w:val="24"/>
          <w:szCs w:val="24"/>
          <w:vertAlign w:val="superscript"/>
          <w:rPrChange w:id="2238" w:author="JY0225" w:date="2017-08-24T11:12:00Z">
            <w:rPr>
              <w:rFonts w:asciiTheme="minorEastAsia" w:hAnsiTheme="minorEastAsia"/>
              <w:color w:val="000000" w:themeColor="text1"/>
              <w:sz w:val="24"/>
              <w:szCs w:val="24"/>
              <w:vertAlign w:val="superscript"/>
            </w:rPr>
          </w:rPrChange>
        </w:rPr>
      </w:r>
      <w:r w:rsidR="00B83A72" w:rsidRPr="006A6E37">
        <w:rPr>
          <w:rFonts w:asciiTheme="minorEastAsia" w:hAnsiTheme="minorEastAsia"/>
          <w:color w:val="000000" w:themeColor="text1"/>
          <w:sz w:val="24"/>
          <w:szCs w:val="24"/>
          <w:vertAlign w:val="superscript"/>
          <w:rPrChange w:id="2239" w:author="JY0225" w:date="2017-08-24T11:12:00Z">
            <w:rPr>
              <w:color w:val="000000" w:themeColor="text1"/>
              <w:vertAlign w:val="superscript"/>
            </w:rPr>
          </w:rPrChange>
        </w:rPr>
        <w:fldChar w:fldCharType="separate"/>
      </w:r>
      <w:r w:rsidR="008E2759" w:rsidRPr="006A6E37">
        <w:rPr>
          <w:rFonts w:asciiTheme="minorEastAsia" w:hAnsiTheme="minorEastAsia"/>
          <w:color w:val="000000" w:themeColor="text1"/>
          <w:sz w:val="24"/>
          <w:szCs w:val="24"/>
          <w:vertAlign w:val="superscript"/>
          <w:rPrChange w:id="2240" w:author="JY0225" w:date="2017-08-24T11:12:00Z">
            <w:rPr>
              <w:color w:val="000000" w:themeColor="text1"/>
              <w:vertAlign w:val="superscript"/>
            </w:rPr>
          </w:rPrChange>
        </w:rPr>
        <w:t>[22]</w:t>
      </w:r>
      <w:r w:rsidR="00B83A72" w:rsidRPr="006A6E37">
        <w:rPr>
          <w:rFonts w:asciiTheme="minorEastAsia" w:hAnsiTheme="minorEastAsia"/>
          <w:color w:val="000000" w:themeColor="text1"/>
          <w:sz w:val="24"/>
          <w:szCs w:val="24"/>
          <w:vertAlign w:val="superscript"/>
          <w:rPrChange w:id="2241" w:author="JY0225" w:date="2017-08-24T11:12:00Z">
            <w:rPr>
              <w:color w:val="000000" w:themeColor="text1"/>
              <w:vertAlign w:val="superscript"/>
            </w:rPr>
          </w:rPrChange>
        </w:rPr>
        <w:fldChar w:fldCharType="end"/>
      </w:r>
      <w:r w:rsidR="00D03475" w:rsidRPr="006A6E37">
        <w:rPr>
          <w:rFonts w:asciiTheme="minorEastAsia" w:hAnsiTheme="minorEastAsia" w:cs="Times New Roman" w:hint="eastAsia"/>
          <w:spacing w:val="10"/>
          <w:sz w:val="24"/>
          <w:szCs w:val="24"/>
          <w:rPrChange w:id="2242" w:author="JY0225" w:date="2017-08-24T11:12:00Z">
            <w:rPr>
              <w:rFonts w:ascii="Times New Roman" w:hAnsi="Times New Roman" w:cs="Times New Roman" w:hint="eastAsia"/>
              <w:spacing w:val="10"/>
              <w:sz w:val="24"/>
            </w:rPr>
          </w:rPrChange>
        </w:rPr>
        <w:t>。</w:t>
      </w:r>
      <w:r w:rsidR="00A80132" w:rsidRPr="006A6E37">
        <w:rPr>
          <w:rFonts w:asciiTheme="minorEastAsia" w:hAnsiTheme="minorEastAsia" w:cs="Times New Roman" w:hint="eastAsia"/>
          <w:spacing w:val="10"/>
          <w:sz w:val="24"/>
          <w:szCs w:val="24"/>
          <w:rPrChange w:id="2243" w:author="JY0225" w:date="2017-08-24T11:12:00Z">
            <w:rPr>
              <w:rFonts w:ascii="Times New Roman" w:hAnsi="Times New Roman" w:cs="Times New Roman" w:hint="eastAsia"/>
              <w:spacing w:val="10"/>
              <w:sz w:val="24"/>
            </w:rPr>
          </w:rPrChange>
        </w:rPr>
        <w:t>目前，</w:t>
      </w:r>
      <w:r w:rsidR="008E6A04" w:rsidRPr="006A6E37">
        <w:rPr>
          <w:rFonts w:asciiTheme="minorEastAsia" w:hAnsiTheme="minorEastAsia" w:cs="Times New Roman" w:hint="eastAsia"/>
          <w:spacing w:val="10"/>
          <w:sz w:val="24"/>
          <w:szCs w:val="24"/>
          <w:rPrChange w:id="2244" w:author="JY0225" w:date="2017-08-24T11:12:00Z">
            <w:rPr>
              <w:rFonts w:ascii="Times New Roman" w:hAnsi="Times New Roman" w:cs="Times New Roman" w:hint="eastAsia"/>
              <w:spacing w:val="10"/>
              <w:sz w:val="24"/>
            </w:rPr>
          </w:rPrChange>
        </w:rPr>
        <w:t>由于其占用的内存低、性能</w:t>
      </w:r>
      <w:r w:rsidR="001A0E6F" w:rsidRPr="006A6E37">
        <w:rPr>
          <w:rFonts w:asciiTheme="minorEastAsia" w:hAnsiTheme="minorEastAsia" w:cs="Times New Roman" w:hint="eastAsia"/>
          <w:spacing w:val="10"/>
          <w:sz w:val="24"/>
          <w:szCs w:val="24"/>
          <w:rPrChange w:id="2245" w:author="JY0225" w:date="2017-08-24T11:12:00Z">
            <w:rPr>
              <w:rFonts w:ascii="Times New Roman" w:hAnsi="Times New Roman" w:cs="Times New Roman" w:hint="eastAsia"/>
              <w:spacing w:val="10"/>
              <w:sz w:val="24"/>
            </w:rPr>
          </w:rPrChange>
        </w:rPr>
        <w:t>较</w:t>
      </w:r>
      <w:r w:rsidR="008E6A04" w:rsidRPr="006A6E37">
        <w:rPr>
          <w:rFonts w:asciiTheme="minorEastAsia" w:hAnsiTheme="minorEastAsia" w:cs="Times New Roman" w:hint="eastAsia"/>
          <w:spacing w:val="10"/>
          <w:sz w:val="24"/>
          <w:szCs w:val="24"/>
          <w:rPrChange w:id="2246" w:author="JY0225" w:date="2017-08-24T11:12:00Z">
            <w:rPr>
              <w:rFonts w:ascii="Times New Roman" w:hAnsi="Times New Roman" w:cs="Times New Roman" w:hint="eastAsia"/>
              <w:spacing w:val="10"/>
              <w:sz w:val="24"/>
            </w:rPr>
          </w:rPrChange>
        </w:rPr>
        <w:t>好以及零成本管理</w:t>
      </w:r>
      <w:r w:rsidR="00641B8C" w:rsidRPr="006A6E37">
        <w:rPr>
          <w:rFonts w:asciiTheme="minorEastAsia" w:hAnsiTheme="minorEastAsia" w:cs="Times New Roman" w:hint="eastAsia"/>
          <w:spacing w:val="10"/>
          <w:sz w:val="24"/>
          <w:szCs w:val="24"/>
          <w:rPrChange w:id="2247" w:author="JY0225" w:date="2017-08-24T11:12:00Z">
            <w:rPr>
              <w:rFonts w:ascii="Times New Roman" w:hAnsi="Times New Roman" w:cs="Times New Roman" w:hint="eastAsia"/>
              <w:spacing w:val="10"/>
              <w:sz w:val="24"/>
            </w:rPr>
          </w:rPrChange>
        </w:rPr>
        <w:t>的特点，</w:t>
      </w:r>
      <w:r w:rsidR="004951A9" w:rsidRPr="006A6E37">
        <w:rPr>
          <w:rFonts w:asciiTheme="minorEastAsia" w:hAnsiTheme="minorEastAsia" w:cs="Times New Roman" w:hint="eastAsia"/>
          <w:spacing w:val="10"/>
          <w:sz w:val="24"/>
          <w:szCs w:val="24"/>
          <w:rPrChange w:id="2248" w:author="JY0225" w:date="2017-08-24T11:12:00Z">
            <w:rPr>
              <w:rFonts w:ascii="Times New Roman" w:hAnsi="Times New Roman" w:cs="Times New Roman" w:hint="eastAsia"/>
              <w:spacing w:val="10"/>
              <w:sz w:val="24"/>
            </w:rPr>
          </w:rPrChange>
        </w:rPr>
        <w:t>被广泛地应用于嵌入式应用的开发中，</w:t>
      </w:r>
      <w:r w:rsidR="001A0E6F" w:rsidRPr="006A6E37">
        <w:rPr>
          <w:rFonts w:asciiTheme="minorEastAsia" w:hAnsiTheme="minorEastAsia" w:cs="Times New Roman" w:hint="eastAsia"/>
          <w:spacing w:val="10"/>
          <w:sz w:val="24"/>
          <w:szCs w:val="24"/>
          <w:rPrChange w:id="2249" w:author="JY0225" w:date="2017-08-24T11:12:00Z">
            <w:rPr>
              <w:rFonts w:ascii="Times New Roman" w:hAnsi="Times New Roman" w:cs="Times New Roman" w:hint="eastAsia"/>
              <w:spacing w:val="10"/>
              <w:sz w:val="24"/>
            </w:rPr>
          </w:rPrChange>
        </w:rPr>
        <w:t>像</w:t>
      </w:r>
      <w:r w:rsidR="001A0E6F" w:rsidRPr="006A6E37">
        <w:rPr>
          <w:rFonts w:asciiTheme="minorEastAsia" w:hAnsiTheme="minorEastAsia" w:cs="Times New Roman"/>
          <w:spacing w:val="10"/>
          <w:sz w:val="24"/>
          <w:szCs w:val="24"/>
          <w:rPrChange w:id="2250" w:author="JY0225" w:date="2017-08-24T11:12:00Z">
            <w:rPr>
              <w:rFonts w:ascii="Times New Roman" w:hAnsi="Times New Roman" w:cs="Times New Roman"/>
              <w:spacing w:val="10"/>
              <w:sz w:val="24"/>
            </w:rPr>
          </w:rPrChange>
        </w:rPr>
        <w:t>Android</w:t>
      </w:r>
      <w:r w:rsidR="001A0E6F" w:rsidRPr="006A6E37">
        <w:rPr>
          <w:rFonts w:asciiTheme="minorEastAsia" w:hAnsiTheme="minorEastAsia" w:cs="Times New Roman" w:hint="eastAsia"/>
          <w:spacing w:val="10"/>
          <w:sz w:val="24"/>
          <w:szCs w:val="24"/>
          <w:rPrChange w:id="2251" w:author="JY0225" w:date="2017-08-24T11:12:00Z">
            <w:rPr>
              <w:rFonts w:ascii="Times New Roman" w:hAnsi="Times New Roman" w:cs="Times New Roman" w:hint="eastAsia"/>
              <w:spacing w:val="10"/>
              <w:sz w:val="24"/>
            </w:rPr>
          </w:rPrChange>
        </w:rPr>
        <w:t>、</w:t>
      </w:r>
      <w:r w:rsidR="001262CE" w:rsidRPr="006A6E37">
        <w:rPr>
          <w:rFonts w:asciiTheme="minorEastAsia" w:hAnsiTheme="minorEastAsia" w:cs="Times New Roman"/>
          <w:spacing w:val="10"/>
          <w:sz w:val="24"/>
          <w:szCs w:val="24"/>
          <w:rPrChange w:id="2252" w:author="JY0225" w:date="2017-08-24T11:12:00Z">
            <w:rPr>
              <w:rFonts w:ascii="Times New Roman" w:hAnsi="Times New Roman" w:cs="Times New Roman"/>
              <w:spacing w:val="10"/>
              <w:sz w:val="24"/>
            </w:rPr>
          </w:rPrChange>
        </w:rPr>
        <w:t>i</w:t>
      </w:r>
      <w:r w:rsidR="001A0E6F" w:rsidRPr="006A6E37">
        <w:rPr>
          <w:rFonts w:asciiTheme="minorEastAsia" w:hAnsiTheme="minorEastAsia" w:cs="Times New Roman"/>
          <w:spacing w:val="10"/>
          <w:sz w:val="24"/>
          <w:szCs w:val="24"/>
          <w:rPrChange w:id="2253" w:author="JY0225" w:date="2017-08-24T11:12:00Z">
            <w:rPr>
              <w:rFonts w:ascii="Times New Roman" w:hAnsi="Times New Roman" w:cs="Times New Roman"/>
              <w:spacing w:val="10"/>
              <w:sz w:val="24"/>
            </w:rPr>
          </w:rPrChange>
        </w:rPr>
        <w:t>OS</w:t>
      </w:r>
      <w:r w:rsidR="001A0E6F" w:rsidRPr="006A6E37">
        <w:rPr>
          <w:rFonts w:asciiTheme="minorEastAsia" w:hAnsiTheme="minorEastAsia" w:cs="Times New Roman" w:hint="eastAsia"/>
          <w:spacing w:val="10"/>
          <w:sz w:val="24"/>
          <w:szCs w:val="24"/>
          <w:rPrChange w:id="2254" w:author="JY0225" w:date="2017-08-24T11:12:00Z">
            <w:rPr>
              <w:rFonts w:ascii="Times New Roman" w:hAnsi="Times New Roman" w:cs="Times New Roman" w:hint="eastAsia"/>
              <w:spacing w:val="10"/>
              <w:sz w:val="24"/>
            </w:rPr>
          </w:rPrChange>
        </w:rPr>
        <w:t>等平台都为开发人员提供了内置</w:t>
      </w:r>
      <w:r w:rsidR="001A0E6F" w:rsidRPr="006A6E37">
        <w:rPr>
          <w:rFonts w:asciiTheme="minorEastAsia" w:hAnsiTheme="minorEastAsia" w:cs="Times New Roman"/>
          <w:spacing w:val="10"/>
          <w:sz w:val="24"/>
          <w:szCs w:val="24"/>
          <w:rPrChange w:id="2255" w:author="JY0225" w:date="2017-08-24T11:12:00Z">
            <w:rPr>
              <w:rFonts w:ascii="Times New Roman" w:hAnsi="Times New Roman" w:cs="Times New Roman"/>
              <w:spacing w:val="10"/>
              <w:sz w:val="24"/>
            </w:rPr>
          </w:rPrChange>
        </w:rPr>
        <w:t>SQLite</w:t>
      </w:r>
      <w:r w:rsidR="001A0E6F" w:rsidRPr="006A6E37">
        <w:rPr>
          <w:rFonts w:asciiTheme="minorEastAsia" w:hAnsiTheme="minorEastAsia" w:cs="Times New Roman" w:hint="eastAsia"/>
          <w:spacing w:val="10"/>
          <w:sz w:val="24"/>
          <w:szCs w:val="24"/>
          <w:rPrChange w:id="2256" w:author="JY0225" w:date="2017-08-24T11:12:00Z">
            <w:rPr>
              <w:rFonts w:ascii="Times New Roman" w:hAnsi="Times New Roman" w:cs="Times New Roman" w:hint="eastAsia"/>
              <w:spacing w:val="10"/>
              <w:sz w:val="24"/>
            </w:rPr>
          </w:rPrChange>
        </w:rPr>
        <w:t>数据库</w:t>
      </w:r>
      <w:r w:rsidR="000F7D9D" w:rsidRPr="006A6E37">
        <w:rPr>
          <w:rFonts w:asciiTheme="minorEastAsia" w:hAnsiTheme="minorEastAsia"/>
          <w:color w:val="000000" w:themeColor="text1"/>
          <w:sz w:val="24"/>
          <w:szCs w:val="24"/>
          <w:vertAlign w:val="superscript"/>
          <w:rPrChange w:id="2257" w:author="JY0225" w:date="2017-08-24T11:12:00Z">
            <w:rPr>
              <w:color w:val="000000" w:themeColor="text1"/>
              <w:vertAlign w:val="superscript"/>
            </w:rPr>
          </w:rPrChange>
        </w:rPr>
        <w:fldChar w:fldCharType="begin"/>
      </w:r>
      <w:r w:rsidR="000F7D9D" w:rsidRPr="006A6E37">
        <w:rPr>
          <w:rFonts w:asciiTheme="minorEastAsia" w:hAnsiTheme="minorEastAsia"/>
          <w:color w:val="000000" w:themeColor="text1"/>
          <w:sz w:val="24"/>
          <w:szCs w:val="24"/>
          <w:vertAlign w:val="superscript"/>
          <w:rPrChange w:id="2258" w:author="JY0225" w:date="2017-08-24T11:12:00Z">
            <w:rPr>
              <w:color w:val="000000" w:themeColor="text1"/>
              <w:vertAlign w:val="superscript"/>
            </w:rPr>
          </w:rPrChange>
        </w:rPr>
        <w:instrText xml:space="preserve"> REF _Ref489793853 \r \h </w:instrText>
      </w:r>
      <w:r w:rsidR="006A6E37" w:rsidRPr="006A6E37">
        <w:rPr>
          <w:rFonts w:asciiTheme="minorEastAsia" w:hAnsiTheme="minorEastAsia"/>
          <w:color w:val="000000" w:themeColor="text1"/>
          <w:sz w:val="24"/>
          <w:szCs w:val="24"/>
          <w:vertAlign w:val="superscript"/>
          <w:rPrChange w:id="2259" w:author="JY0225" w:date="2017-08-24T11:12:00Z">
            <w:rPr>
              <w:color w:val="000000" w:themeColor="text1"/>
              <w:sz w:val="24"/>
              <w:szCs w:val="24"/>
              <w:vertAlign w:val="superscript"/>
            </w:rPr>
          </w:rPrChange>
        </w:rPr>
        <w:instrText xml:space="preserve"> \* MERGEFORMAT </w:instrText>
      </w:r>
      <w:r w:rsidR="000F7D9D" w:rsidRPr="006A6E37">
        <w:rPr>
          <w:rFonts w:asciiTheme="minorEastAsia" w:hAnsiTheme="minorEastAsia"/>
          <w:color w:val="000000" w:themeColor="text1"/>
          <w:sz w:val="24"/>
          <w:szCs w:val="24"/>
          <w:vertAlign w:val="superscript"/>
          <w:rPrChange w:id="2260" w:author="JY0225" w:date="2017-08-24T11:12:00Z">
            <w:rPr>
              <w:rFonts w:asciiTheme="minorEastAsia" w:hAnsiTheme="minorEastAsia"/>
              <w:color w:val="000000" w:themeColor="text1"/>
              <w:sz w:val="24"/>
              <w:szCs w:val="24"/>
              <w:vertAlign w:val="superscript"/>
            </w:rPr>
          </w:rPrChange>
        </w:rPr>
      </w:r>
      <w:r w:rsidR="000F7D9D" w:rsidRPr="006A6E37">
        <w:rPr>
          <w:rFonts w:asciiTheme="minorEastAsia" w:hAnsiTheme="minorEastAsia"/>
          <w:color w:val="000000" w:themeColor="text1"/>
          <w:sz w:val="24"/>
          <w:szCs w:val="24"/>
          <w:vertAlign w:val="superscript"/>
          <w:rPrChange w:id="2261" w:author="JY0225" w:date="2017-08-24T11:12:00Z">
            <w:rPr>
              <w:color w:val="000000" w:themeColor="text1"/>
              <w:vertAlign w:val="superscript"/>
            </w:rPr>
          </w:rPrChange>
        </w:rPr>
        <w:fldChar w:fldCharType="separate"/>
      </w:r>
      <w:r w:rsidR="008E2759" w:rsidRPr="006A6E37">
        <w:rPr>
          <w:rFonts w:asciiTheme="minorEastAsia" w:hAnsiTheme="minorEastAsia"/>
          <w:color w:val="000000" w:themeColor="text1"/>
          <w:sz w:val="24"/>
          <w:szCs w:val="24"/>
          <w:vertAlign w:val="superscript"/>
          <w:rPrChange w:id="2262" w:author="JY0225" w:date="2017-08-24T11:12:00Z">
            <w:rPr>
              <w:color w:val="000000" w:themeColor="text1"/>
              <w:vertAlign w:val="superscript"/>
            </w:rPr>
          </w:rPrChange>
        </w:rPr>
        <w:t>[23]</w:t>
      </w:r>
      <w:r w:rsidR="000F7D9D" w:rsidRPr="006A6E37">
        <w:rPr>
          <w:rFonts w:asciiTheme="minorEastAsia" w:hAnsiTheme="minorEastAsia"/>
          <w:color w:val="000000" w:themeColor="text1"/>
          <w:sz w:val="24"/>
          <w:szCs w:val="24"/>
          <w:vertAlign w:val="superscript"/>
          <w:rPrChange w:id="2263" w:author="JY0225" w:date="2017-08-24T11:12:00Z">
            <w:rPr>
              <w:color w:val="000000" w:themeColor="text1"/>
              <w:vertAlign w:val="superscript"/>
            </w:rPr>
          </w:rPrChange>
        </w:rPr>
        <w:fldChar w:fldCharType="end"/>
      </w:r>
      <w:r w:rsidR="000F7D9D" w:rsidRPr="006A6E37">
        <w:rPr>
          <w:rFonts w:asciiTheme="minorEastAsia" w:hAnsiTheme="minorEastAsia"/>
          <w:color w:val="000000" w:themeColor="text1"/>
          <w:sz w:val="24"/>
          <w:szCs w:val="24"/>
          <w:vertAlign w:val="superscript"/>
          <w:rPrChange w:id="2264" w:author="JY0225" w:date="2017-08-24T11:12:00Z">
            <w:rPr>
              <w:color w:val="000000" w:themeColor="text1"/>
              <w:vertAlign w:val="superscript"/>
            </w:rPr>
          </w:rPrChange>
        </w:rPr>
        <w:fldChar w:fldCharType="begin"/>
      </w:r>
      <w:r w:rsidR="000F7D9D" w:rsidRPr="006A6E37">
        <w:rPr>
          <w:rFonts w:asciiTheme="minorEastAsia" w:hAnsiTheme="minorEastAsia"/>
          <w:color w:val="000000" w:themeColor="text1"/>
          <w:sz w:val="24"/>
          <w:szCs w:val="24"/>
          <w:vertAlign w:val="superscript"/>
          <w:rPrChange w:id="2265" w:author="JY0225" w:date="2017-08-24T11:12:00Z">
            <w:rPr>
              <w:color w:val="000000" w:themeColor="text1"/>
              <w:vertAlign w:val="superscript"/>
            </w:rPr>
          </w:rPrChange>
        </w:rPr>
        <w:instrText xml:space="preserve"> REF _Ref489793856 \r \h </w:instrText>
      </w:r>
      <w:r w:rsidR="006A6E37" w:rsidRPr="006A6E37">
        <w:rPr>
          <w:rFonts w:asciiTheme="minorEastAsia" w:hAnsiTheme="minorEastAsia"/>
          <w:color w:val="000000" w:themeColor="text1"/>
          <w:sz w:val="24"/>
          <w:szCs w:val="24"/>
          <w:vertAlign w:val="superscript"/>
          <w:rPrChange w:id="2266" w:author="JY0225" w:date="2017-08-24T11:12:00Z">
            <w:rPr>
              <w:color w:val="000000" w:themeColor="text1"/>
              <w:sz w:val="24"/>
              <w:szCs w:val="24"/>
              <w:vertAlign w:val="superscript"/>
            </w:rPr>
          </w:rPrChange>
        </w:rPr>
        <w:instrText xml:space="preserve"> \* MERGEFORMAT </w:instrText>
      </w:r>
      <w:r w:rsidR="000F7D9D" w:rsidRPr="006A6E37">
        <w:rPr>
          <w:rFonts w:asciiTheme="minorEastAsia" w:hAnsiTheme="minorEastAsia"/>
          <w:color w:val="000000" w:themeColor="text1"/>
          <w:sz w:val="24"/>
          <w:szCs w:val="24"/>
          <w:vertAlign w:val="superscript"/>
          <w:rPrChange w:id="2267" w:author="JY0225" w:date="2017-08-24T11:12:00Z">
            <w:rPr>
              <w:rFonts w:asciiTheme="minorEastAsia" w:hAnsiTheme="minorEastAsia"/>
              <w:color w:val="000000" w:themeColor="text1"/>
              <w:sz w:val="24"/>
              <w:szCs w:val="24"/>
              <w:vertAlign w:val="superscript"/>
            </w:rPr>
          </w:rPrChange>
        </w:rPr>
      </w:r>
      <w:r w:rsidR="000F7D9D" w:rsidRPr="006A6E37">
        <w:rPr>
          <w:rFonts w:asciiTheme="minorEastAsia" w:hAnsiTheme="minorEastAsia"/>
          <w:color w:val="000000" w:themeColor="text1"/>
          <w:sz w:val="24"/>
          <w:szCs w:val="24"/>
          <w:vertAlign w:val="superscript"/>
          <w:rPrChange w:id="2268" w:author="JY0225" w:date="2017-08-24T11:12:00Z">
            <w:rPr>
              <w:color w:val="000000" w:themeColor="text1"/>
              <w:vertAlign w:val="superscript"/>
            </w:rPr>
          </w:rPrChange>
        </w:rPr>
        <w:fldChar w:fldCharType="separate"/>
      </w:r>
      <w:r w:rsidR="008E2759" w:rsidRPr="006A6E37">
        <w:rPr>
          <w:rFonts w:asciiTheme="minorEastAsia" w:hAnsiTheme="minorEastAsia"/>
          <w:color w:val="000000" w:themeColor="text1"/>
          <w:sz w:val="24"/>
          <w:szCs w:val="24"/>
          <w:vertAlign w:val="superscript"/>
          <w:rPrChange w:id="2269" w:author="JY0225" w:date="2017-08-24T11:12:00Z">
            <w:rPr>
              <w:color w:val="000000" w:themeColor="text1"/>
              <w:vertAlign w:val="superscript"/>
            </w:rPr>
          </w:rPrChange>
        </w:rPr>
        <w:t>[24]</w:t>
      </w:r>
      <w:r w:rsidR="000F7D9D" w:rsidRPr="006A6E37">
        <w:rPr>
          <w:rFonts w:asciiTheme="minorEastAsia" w:hAnsiTheme="minorEastAsia"/>
          <w:color w:val="000000" w:themeColor="text1"/>
          <w:sz w:val="24"/>
          <w:szCs w:val="24"/>
          <w:vertAlign w:val="superscript"/>
          <w:rPrChange w:id="2270" w:author="JY0225" w:date="2017-08-24T11:12:00Z">
            <w:rPr>
              <w:color w:val="000000" w:themeColor="text1"/>
              <w:vertAlign w:val="superscript"/>
            </w:rPr>
          </w:rPrChange>
        </w:rPr>
        <w:fldChar w:fldCharType="end"/>
      </w:r>
      <w:r w:rsidR="001A0E6F" w:rsidRPr="006A6E37">
        <w:rPr>
          <w:rFonts w:asciiTheme="minorEastAsia" w:hAnsiTheme="minorEastAsia" w:cs="Times New Roman" w:hint="eastAsia"/>
          <w:spacing w:val="10"/>
          <w:sz w:val="24"/>
          <w:szCs w:val="24"/>
          <w:rPrChange w:id="2271" w:author="JY0225" w:date="2017-08-24T11:12:00Z">
            <w:rPr>
              <w:rFonts w:ascii="Times New Roman" w:hAnsi="Times New Roman" w:cs="Times New Roman" w:hint="eastAsia"/>
              <w:spacing w:val="10"/>
              <w:sz w:val="24"/>
            </w:rPr>
          </w:rPrChange>
        </w:rPr>
        <w:t>。</w:t>
      </w:r>
    </w:p>
    <w:p w14:paraId="3CE9AE93" w14:textId="134063D2" w:rsidR="00C3162C" w:rsidRPr="006A6E37" w:rsidRDefault="00C3162C" w:rsidP="00C3162C">
      <w:pPr>
        <w:spacing w:line="400" w:lineRule="exact"/>
        <w:rPr>
          <w:rFonts w:asciiTheme="minorEastAsia" w:hAnsiTheme="minorEastAsia" w:cs="Times New Roman"/>
          <w:spacing w:val="10"/>
          <w:sz w:val="24"/>
          <w:szCs w:val="24"/>
          <w:rPrChange w:id="2272" w:author="JY0225" w:date="2017-08-24T11:12:00Z">
            <w:rPr>
              <w:rFonts w:ascii="Times New Roman" w:hAnsi="Times New Roman" w:cs="Times New Roman"/>
              <w:spacing w:val="10"/>
              <w:sz w:val="24"/>
            </w:rPr>
          </w:rPrChange>
        </w:rPr>
      </w:pPr>
      <w:r w:rsidRPr="006A6E37">
        <w:rPr>
          <w:rFonts w:asciiTheme="minorEastAsia" w:hAnsiTheme="minorEastAsia"/>
          <w:noProof/>
          <w:sz w:val="24"/>
          <w:szCs w:val="24"/>
          <w:rPrChange w:id="2273" w:author="JY0225" w:date="2017-08-24T11:12:00Z">
            <w:rPr>
              <w:noProof/>
              <w:szCs w:val="24"/>
            </w:rPr>
          </w:rPrChange>
        </w:rPr>
        <w:tab/>
      </w:r>
      <w:r w:rsidR="00D4671E" w:rsidRPr="006A6E37">
        <w:rPr>
          <w:rFonts w:asciiTheme="minorEastAsia" w:hAnsiTheme="minorEastAsia" w:cs="Times New Roman" w:hint="eastAsia"/>
          <w:spacing w:val="10"/>
          <w:sz w:val="24"/>
          <w:szCs w:val="24"/>
          <w:rPrChange w:id="2274" w:author="JY0225" w:date="2017-08-24T11:12:00Z">
            <w:rPr>
              <w:rFonts w:ascii="Times New Roman" w:hAnsi="Times New Roman" w:cs="Times New Roman" w:hint="eastAsia"/>
              <w:spacing w:val="10"/>
              <w:sz w:val="24"/>
            </w:rPr>
          </w:rPrChange>
        </w:rPr>
        <w:t>在</w:t>
      </w:r>
      <w:r w:rsidR="00EA2B58" w:rsidRPr="006A6E37">
        <w:rPr>
          <w:rFonts w:asciiTheme="minorEastAsia" w:hAnsiTheme="minorEastAsia" w:cs="Times New Roman" w:hint="eastAsia"/>
          <w:spacing w:val="10"/>
          <w:sz w:val="24"/>
          <w:szCs w:val="24"/>
          <w:rPrChange w:id="2275" w:author="JY0225" w:date="2017-08-24T11:12:00Z">
            <w:rPr>
              <w:rFonts w:ascii="Times New Roman" w:hAnsi="Times New Roman" w:cs="Times New Roman" w:hint="eastAsia"/>
              <w:spacing w:val="10"/>
              <w:sz w:val="24"/>
            </w:rPr>
          </w:rPrChange>
        </w:rPr>
        <w:t>存储</w:t>
      </w:r>
      <w:r w:rsidR="00D4671E" w:rsidRPr="006A6E37">
        <w:rPr>
          <w:rFonts w:asciiTheme="minorEastAsia" w:hAnsiTheme="minorEastAsia" w:cs="Times New Roman" w:hint="eastAsia"/>
          <w:spacing w:val="10"/>
          <w:sz w:val="24"/>
          <w:szCs w:val="24"/>
          <w:rPrChange w:id="2276" w:author="JY0225" w:date="2017-08-24T11:12:00Z">
            <w:rPr>
              <w:rFonts w:ascii="Times New Roman" w:hAnsi="Times New Roman" w:cs="Times New Roman" w:hint="eastAsia"/>
              <w:spacing w:val="10"/>
              <w:sz w:val="24"/>
            </w:rPr>
          </w:rPrChange>
        </w:rPr>
        <w:t>容量方面，</w:t>
      </w:r>
      <w:r w:rsidRPr="006A6E37">
        <w:rPr>
          <w:rFonts w:asciiTheme="minorEastAsia" w:hAnsiTheme="minorEastAsia" w:cs="Times New Roman"/>
          <w:spacing w:val="10"/>
          <w:sz w:val="24"/>
          <w:szCs w:val="24"/>
          <w:rPrChange w:id="2277" w:author="JY0225" w:date="2017-08-24T11:12:00Z">
            <w:rPr>
              <w:rFonts w:ascii="Times New Roman" w:hAnsi="Times New Roman" w:cs="Times New Roman"/>
              <w:spacing w:val="10"/>
              <w:sz w:val="24"/>
            </w:rPr>
          </w:rPrChange>
        </w:rPr>
        <w:t>SQLite</w:t>
      </w:r>
      <w:r w:rsidR="00D4671E" w:rsidRPr="006A6E37">
        <w:rPr>
          <w:rFonts w:asciiTheme="minorEastAsia" w:hAnsiTheme="minorEastAsia" w:cs="Times New Roman" w:hint="eastAsia"/>
          <w:spacing w:val="10"/>
          <w:sz w:val="24"/>
          <w:szCs w:val="24"/>
          <w:rPrChange w:id="2278" w:author="JY0225" w:date="2017-08-24T11:12:00Z">
            <w:rPr>
              <w:rFonts w:ascii="Times New Roman" w:hAnsi="Times New Roman" w:cs="Times New Roman" w:hint="eastAsia"/>
              <w:spacing w:val="10"/>
              <w:sz w:val="24"/>
            </w:rPr>
          </w:rPrChange>
        </w:rPr>
        <w:t>虽然是一款轻量级的数据库，</w:t>
      </w:r>
      <w:r w:rsidR="006C7A76" w:rsidRPr="006A6E37">
        <w:rPr>
          <w:rFonts w:asciiTheme="minorEastAsia" w:hAnsiTheme="minorEastAsia" w:cs="Times New Roman" w:hint="eastAsia"/>
          <w:spacing w:val="10"/>
          <w:sz w:val="24"/>
          <w:szCs w:val="24"/>
          <w:rPrChange w:id="2279" w:author="JY0225" w:date="2017-08-24T11:12:00Z">
            <w:rPr>
              <w:rFonts w:ascii="Times New Roman" w:hAnsi="Times New Roman" w:cs="Times New Roman" w:hint="eastAsia"/>
              <w:spacing w:val="10"/>
              <w:sz w:val="24"/>
            </w:rPr>
          </w:rPrChange>
        </w:rPr>
        <w:t>但是最高可</w:t>
      </w:r>
      <w:r w:rsidR="00F12847" w:rsidRPr="006A6E37">
        <w:rPr>
          <w:rFonts w:asciiTheme="minorEastAsia" w:hAnsiTheme="minorEastAsia" w:cs="Times New Roman" w:hint="eastAsia"/>
          <w:spacing w:val="10"/>
          <w:sz w:val="24"/>
          <w:szCs w:val="24"/>
          <w:rPrChange w:id="2280" w:author="JY0225" w:date="2017-08-24T11:12:00Z">
            <w:rPr>
              <w:rFonts w:ascii="Times New Roman" w:hAnsi="Times New Roman" w:cs="Times New Roman" w:hint="eastAsia"/>
              <w:spacing w:val="10"/>
              <w:sz w:val="24"/>
            </w:rPr>
          </w:rPrChange>
        </w:rPr>
        <w:t>支持</w:t>
      </w:r>
      <w:r w:rsidR="004A2C44" w:rsidRPr="006A6E37">
        <w:rPr>
          <w:rFonts w:asciiTheme="minorEastAsia" w:hAnsiTheme="minorEastAsia" w:cs="Times New Roman" w:hint="eastAsia"/>
          <w:spacing w:val="10"/>
          <w:sz w:val="24"/>
          <w:szCs w:val="24"/>
          <w:rPrChange w:id="2281" w:author="JY0225" w:date="2017-08-24T11:12:00Z">
            <w:rPr>
              <w:rFonts w:ascii="Times New Roman" w:hAnsi="Times New Roman" w:cs="Times New Roman" w:hint="eastAsia"/>
              <w:spacing w:val="10"/>
              <w:sz w:val="24"/>
            </w:rPr>
          </w:rPrChange>
        </w:rPr>
        <w:t>高达</w:t>
      </w:r>
      <w:r w:rsidRPr="006A6E37">
        <w:rPr>
          <w:rFonts w:asciiTheme="minorEastAsia" w:hAnsiTheme="minorEastAsia" w:cs="Times New Roman"/>
          <w:spacing w:val="10"/>
          <w:sz w:val="24"/>
          <w:szCs w:val="24"/>
          <w:rPrChange w:id="2282" w:author="JY0225" w:date="2017-08-24T11:12:00Z">
            <w:rPr>
              <w:rFonts w:ascii="Times New Roman" w:hAnsi="Times New Roman" w:cs="Times New Roman"/>
              <w:spacing w:val="10"/>
              <w:sz w:val="24"/>
            </w:rPr>
          </w:rPrChange>
        </w:rPr>
        <w:t>2TB</w:t>
      </w:r>
      <w:r w:rsidR="008236A2" w:rsidRPr="006A6E37">
        <w:rPr>
          <w:rFonts w:asciiTheme="minorEastAsia" w:hAnsiTheme="minorEastAsia" w:cs="Times New Roman" w:hint="eastAsia"/>
          <w:spacing w:val="10"/>
          <w:sz w:val="24"/>
          <w:szCs w:val="24"/>
          <w:rPrChange w:id="2283" w:author="JY0225" w:date="2017-08-24T11:12:00Z">
            <w:rPr>
              <w:rFonts w:ascii="Times New Roman" w:hAnsi="Times New Roman" w:cs="Times New Roman" w:hint="eastAsia"/>
              <w:spacing w:val="10"/>
              <w:sz w:val="24"/>
            </w:rPr>
          </w:rPrChange>
        </w:rPr>
        <w:t>大小的数据</w:t>
      </w:r>
      <w:r w:rsidR="00476838" w:rsidRPr="006A6E37">
        <w:rPr>
          <w:rFonts w:asciiTheme="minorEastAsia" w:hAnsiTheme="minorEastAsia" w:cs="Times New Roman" w:hint="eastAsia"/>
          <w:spacing w:val="10"/>
          <w:sz w:val="24"/>
          <w:szCs w:val="24"/>
          <w:rPrChange w:id="2284" w:author="JY0225" w:date="2017-08-24T11:12:00Z">
            <w:rPr>
              <w:rFonts w:ascii="Times New Roman" w:hAnsi="Times New Roman" w:cs="Times New Roman" w:hint="eastAsia"/>
              <w:spacing w:val="10"/>
              <w:sz w:val="24"/>
            </w:rPr>
          </w:rPrChange>
        </w:rPr>
        <w:t>备份</w:t>
      </w:r>
      <w:r w:rsidRPr="006A6E37">
        <w:rPr>
          <w:rFonts w:asciiTheme="minorEastAsia" w:hAnsiTheme="minorEastAsia" w:cs="Times New Roman" w:hint="eastAsia"/>
          <w:spacing w:val="10"/>
          <w:sz w:val="24"/>
          <w:szCs w:val="24"/>
          <w:rPrChange w:id="2285" w:author="JY0225" w:date="2017-08-24T11:12:00Z">
            <w:rPr>
              <w:rFonts w:ascii="Times New Roman" w:hAnsi="Times New Roman" w:cs="Times New Roman" w:hint="eastAsia"/>
              <w:spacing w:val="10"/>
              <w:sz w:val="24"/>
            </w:rPr>
          </w:rPrChange>
        </w:rPr>
        <w:t>，</w:t>
      </w:r>
      <w:r w:rsidR="000655EE" w:rsidRPr="006A6E37">
        <w:rPr>
          <w:rFonts w:asciiTheme="minorEastAsia" w:hAnsiTheme="minorEastAsia" w:cs="Times New Roman" w:hint="eastAsia"/>
          <w:spacing w:val="10"/>
          <w:sz w:val="24"/>
          <w:szCs w:val="24"/>
          <w:rPrChange w:id="2286" w:author="JY0225" w:date="2017-08-24T11:12:00Z">
            <w:rPr>
              <w:rFonts w:ascii="Times New Roman" w:hAnsi="Times New Roman" w:cs="Times New Roman" w:hint="eastAsia"/>
              <w:spacing w:val="10"/>
              <w:sz w:val="24"/>
            </w:rPr>
          </w:rPrChange>
        </w:rPr>
        <w:t>并且</w:t>
      </w:r>
      <w:r w:rsidRPr="006A6E37">
        <w:rPr>
          <w:rFonts w:asciiTheme="minorEastAsia" w:hAnsiTheme="minorEastAsia" w:cs="Times New Roman" w:hint="eastAsia"/>
          <w:spacing w:val="10"/>
          <w:sz w:val="24"/>
          <w:szCs w:val="24"/>
          <w:rPrChange w:id="2287" w:author="JY0225" w:date="2017-08-24T11:12:00Z">
            <w:rPr>
              <w:rFonts w:ascii="Times New Roman" w:hAnsi="Times New Roman" w:cs="Times New Roman" w:hint="eastAsia"/>
              <w:spacing w:val="10"/>
              <w:sz w:val="24"/>
            </w:rPr>
          </w:rPrChange>
        </w:rPr>
        <w:t>每个数据库都是以单个文件的形式存在</w:t>
      </w:r>
      <w:r w:rsidR="002D5D50" w:rsidRPr="006A6E37">
        <w:rPr>
          <w:rFonts w:asciiTheme="minorEastAsia" w:hAnsiTheme="minorEastAsia" w:cs="Times New Roman" w:hint="eastAsia"/>
          <w:spacing w:val="10"/>
          <w:sz w:val="24"/>
          <w:szCs w:val="24"/>
          <w:rPrChange w:id="2288" w:author="JY0225" w:date="2017-08-24T11:12:00Z">
            <w:rPr>
              <w:rFonts w:ascii="Times New Roman" w:hAnsi="Times New Roman" w:cs="Times New Roman" w:hint="eastAsia"/>
              <w:spacing w:val="10"/>
              <w:sz w:val="24"/>
            </w:rPr>
          </w:rPrChange>
        </w:rPr>
        <w:t>的</w:t>
      </w:r>
      <w:r w:rsidR="00A14D5F" w:rsidRPr="006A6E37">
        <w:rPr>
          <w:rFonts w:asciiTheme="minorEastAsia" w:hAnsiTheme="minorEastAsia" w:cs="Times New Roman" w:hint="eastAsia"/>
          <w:spacing w:val="10"/>
          <w:sz w:val="24"/>
          <w:szCs w:val="24"/>
          <w:rPrChange w:id="2289" w:author="JY0225" w:date="2017-08-24T11:12:00Z">
            <w:rPr>
              <w:rFonts w:ascii="Times New Roman" w:hAnsi="Times New Roman" w:cs="Times New Roman" w:hint="eastAsia"/>
              <w:spacing w:val="10"/>
              <w:sz w:val="24"/>
            </w:rPr>
          </w:rPrChange>
        </w:rPr>
        <w:t>，</w:t>
      </w:r>
      <w:r w:rsidRPr="006A6E37">
        <w:rPr>
          <w:rFonts w:asciiTheme="minorEastAsia" w:hAnsiTheme="minorEastAsia" w:cs="Times New Roman" w:hint="eastAsia"/>
          <w:spacing w:val="10"/>
          <w:sz w:val="24"/>
          <w:szCs w:val="24"/>
          <w:rPrChange w:id="2290" w:author="JY0225" w:date="2017-08-24T11:12:00Z">
            <w:rPr>
              <w:rFonts w:ascii="Times New Roman" w:hAnsi="Times New Roman" w:cs="Times New Roman" w:hint="eastAsia"/>
              <w:spacing w:val="10"/>
              <w:sz w:val="24"/>
            </w:rPr>
          </w:rPrChange>
        </w:rPr>
        <w:t>数据都是以</w:t>
      </w:r>
      <w:r w:rsidRPr="006A6E37">
        <w:rPr>
          <w:rFonts w:asciiTheme="minorEastAsia" w:hAnsiTheme="minorEastAsia" w:cs="Times New Roman"/>
          <w:spacing w:val="10"/>
          <w:sz w:val="24"/>
          <w:szCs w:val="24"/>
          <w:rPrChange w:id="2291" w:author="JY0225" w:date="2017-08-24T11:12:00Z">
            <w:rPr>
              <w:rFonts w:ascii="Times New Roman" w:hAnsi="Times New Roman" w:cs="Times New Roman"/>
              <w:spacing w:val="10"/>
              <w:sz w:val="24"/>
            </w:rPr>
          </w:rPrChange>
        </w:rPr>
        <w:t>B-Tree</w:t>
      </w:r>
      <w:r w:rsidRPr="006A6E37">
        <w:rPr>
          <w:rFonts w:asciiTheme="minorEastAsia" w:hAnsiTheme="minorEastAsia" w:cs="Times New Roman" w:hint="eastAsia"/>
          <w:spacing w:val="10"/>
          <w:sz w:val="24"/>
          <w:szCs w:val="24"/>
          <w:rPrChange w:id="2292" w:author="JY0225" w:date="2017-08-24T11:12:00Z">
            <w:rPr>
              <w:rFonts w:ascii="Times New Roman" w:hAnsi="Times New Roman" w:cs="Times New Roman" w:hint="eastAsia"/>
              <w:spacing w:val="10"/>
              <w:sz w:val="24"/>
            </w:rPr>
          </w:rPrChange>
        </w:rPr>
        <w:t>的数据结构形式</w:t>
      </w:r>
      <w:r w:rsidR="00476838" w:rsidRPr="006A6E37">
        <w:rPr>
          <w:rFonts w:asciiTheme="minorEastAsia" w:hAnsiTheme="minorEastAsia" w:cs="Times New Roman" w:hint="eastAsia"/>
          <w:spacing w:val="10"/>
          <w:sz w:val="24"/>
          <w:szCs w:val="24"/>
          <w:rPrChange w:id="2293" w:author="JY0225" w:date="2017-08-24T11:12:00Z">
            <w:rPr>
              <w:rFonts w:ascii="Times New Roman" w:hAnsi="Times New Roman" w:cs="Times New Roman" w:hint="eastAsia"/>
              <w:spacing w:val="10"/>
              <w:sz w:val="24"/>
            </w:rPr>
          </w:rPrChange>
        </w:rPr>
        <w:t>备份</w:t>
      </w:r>
      <w:r w:rsidRPr="006A6E37">
        <w:rPr>
          <w:rFonts w:asciiTheme="minorEastAsia" w:hAnsiTheme="minorEastAsia" w:cs="Times New Roman" w:hint="eastAsia"/>
          <w:spacing w:val="10"/>
          <w:sz w:val="24"/>
          <w:szCs w:val="24"/>
          <w:rPrChange w:id="2294" w:author="JY0225" w:date="2017-08-24T11:12:00Z">
            <w:rPr>
              <w:rFonts w:ascii="Times New Roman" w:hAnsi="Times New Roman" w:cs="Times New Roman" w:hint="eastAsia"/>
              <w:spacing w:val="10"/>
              <w:sz w:val="24"/>
            </w:rPr>
          </w:rPrChange>
        </w:rPr>
        <w:t>在磁盘上。</w:t>
      </w:r>
    </w:p>
    <w:p w14:paraId="6BDB1BCF" w14:textId="77777777" w:rsidR="00C3162C" w:rsidRPr="006A6E37" w:rsidRDefault="00C3162C" w:rsidP="00C3162C">
      <w:pPr>
        <w:spacing w:line="400" w:lineRule="exact"/>
        <w:ind w:firstLine="420"/>
        <w:rPr>
          <w:rFonts w:asciiTheme="minorEastAsia" w:hAnsiTheme="minorEastAsia" w:cs="Times New Roman"/>
          <w:spacing w:val="10"/>
          <w:sz w:val="24"/>
          <w:szCs w:val="24"/>
          <w:rPrChange w:id="2295"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296" w:author="JY0225" w:date="2017-08-24T11:12:00Z">
            <w:rPr>
              <w:rFonts w:ascii="Times New Roman" w:hAnsi="Times New Roman" w:cs="Times New Roman" w:hint="eastAsia"/>
              <w:spacing w:val="10"/>
              <w:sz w:val="24"/>
            </w:rPr>
          </w:rPrChange>
        </w:rPr>
        <w:t>在事务处理方面，</w:t>
      </w:r>
      <w:r w:rsidRPr="006A6E37">
        <w:rPr>
          <w:rFonts w:asciiTheme="minorEastAsia" w:hAnsiTheme="minorEastAsia" w:cs="Times New Roman"/>
          <w:spacing w:val="10"/>
          <w:sz w:val="24"/>
          <w:szCs w:val="24"/>
          <w:rPrChange w:id="2297" w:author="JY0225" w:date="2017-08-24T11:12:00Z">
            <w:rPr>
              <w:rFonts w:ascii="Times New Roman" w:hAnsi="Times New Roman" w:cs="Times New Roman"/>
              <w:spacing w:val="10"/>
              <w:sz w:val="24"/>
            </w:rPr>
          </w:rPrChange>
        </w:rPr>
        <w:t>SQLite</w:t>
      </w:r>
      <w:r w:rsidR="009F5B5C" w:rsidRPr="006A6E37">
        <w:rPr>
          <w:rFonts w:asciiTheme="minorEastAsia" w:hAnsiTheme="minorEastAsia" w:cs="Times New Roman" w:hint="eastAsia"/>
          <w:spacing w:val="10"/>
          <w:sz w:val="24"/>
          <w:szCs w:val="24"/>
          <w:rPrChange w:id="2298" w:author="JY0225" w:date="2017-08-24T11:12:00Z">
            <w:rPr>
              <w:rFonts w:ascii="Times New Roman" w:hAnsi="Times New Roman" w:cs="Times New Roman" w:hint="eastAsia"/>
              <w:spacing w:val="10"/>
              <w:sz w:val="24"/>
            </w:rPr>
          </w:rPrChange>
        </w:rPr>
        <w:t>支持</w:t>
      </w:r>
      <w:r w:rsidR="005B769F" w:rsidRPr="006A6E37">
        <w:rPr>
          <w:rFonts w:asciiTheme="minorEastAsia" w:hAnsiTheme="minorEastAsia" w:cs="Times New Roman" w:hint="eastAsia"/>
          <w:spacing w:val="10"/>
          <w:sz w:val="24"/>
          <w:szCs w:val="24"/>
          <w:rPrChange w:id="2299" w:author="JY0225" w:date="2017-08-24T11:12:00Z">
            <w:rPr>
              <w:rFonts w:ascii="Times New Roman" w:hAnsi="Times New Roman" w:cs="Times New Roman" w:hint="eastAsia"/>
              <w:spacing w:val="10"/>
              <w:sz w:val="24"/>
            </w:rPr>
          </w:rPrChange>
        </w:rPr>
        <w:t>多个进程可以</w:t>
      </w:r>
      <w:r w:rsidR="001A0C1E" w:rsidRPr="006A6E37">
        <w:rPr>
          <w:rFonts w:asciiTheme="minorEastAsia" w:hAnsiTheme="minorEastAsia" w:cs="Times New Roman" w:hint="eastAsia"/>
          <w:spacing w:val="10"/>
          <w:sz w:val="24"/>
          <w:szCs w:val="24"/>
          <w:rPrChange w:id="2300" w:author="JY0225" w:date="2017-08-24T11:12:00Z">
            <w:rPr>
              <w:rFonts w:ascii="Times New Roman" w:hAnsi="Times New Roman" w:cs="Times New Roman" w:hint="eastAsia"/>
              <w:spacing w:val="10"/>
              <w:sz w:val="24"/>
            </w:rPr>
          </w:rPrChange>
        </w:rPr>
        <w:t>同时读取同一个数据</w:t>
      </w:r>
      <w:r w:rsidR="005B769F" w:rsidRPr="006A6E37">
        <w:rPr>
          <w:rFonts w:asciiTheme="minorEastAsia" w:hAnsiTheme="minorEastAsia" w:cs="Times New Roman" w:hint="eastAsia"/>
          <w:spacing w:val="10"/>
          <w:sz w:val="24"/>
          <w:szCs w:val="24"/>
          <w:rPrChange w:id="2301" w:author="JY0225" w:date="2017-08-24T11:12:00Z">
            <w:rPr>
              <w:rFonts w:ascii="Times New Roman" w:hAnsi="Times New Roman" w:cs="Times New Roman" w:hint="eastAsia"/>
              <w:spacing w:val="10"/>
              <w:sz w:val="24"/>
            </w:rPr>
          </w:rPrChange>
        </w:rPr>
        <w:t>，</w:t>
      </w:r>
      <w:r w:rsidR="00EF3594" w:rsidRPr="006A6E37">
        <w:rPr>
          <w:rFonts w:asciiTheme="minorEastAsia" w:hAnsiTheme="minorEastAsia" w:cs="Times New Roman" w:hint="eastAsia"/>
          <w:spacing w:val="10"/>
          <w:sz w:val="24"/>
          <w:szCs w:val="24"/>
          <w:rPrChange w:id="2302" w:author="JY0225" w:date="2017-08-24T11:12:00Z">
            <w:rPr>
              <w:rFonts w:ascii="Times New Roman" w:hAnsi="Times New Roman" w:cs="Times New Roman" w:hint="eastAsia"/>
              <w:spacing w:val="10"/>
              <w:sz w:val="24"/>
            </w:rPr>
          </w:rPrChange>
        </w:rPr>
        <w:t>但只有一个进程可以执行写操作</w:t>
      </w:r>
      <w:r w:rsidR="005B769F" w:rsidRPr="006A6E37">
        <w:rPr>
          <w:rFonts w:asciiTheme="minorEastAsia" w:hAnsiTheme="minorEastAsia" w:cs="Times New Roman" w:hint="eastAsia"/>
          <w:spacing w:val="10"/>
          <w:sz w:val="24"/>
          <w:szCs w:val="24"/>
          <w:rPrChange w:id="2303" w:author="JY0225" w:date="2017-08-24T11:12:00Z">
            <w:rPr>
              <w:rFonts w:ascii="Times New Roman" w:hAnsi="Times New Roman" w:cs="Times New Roman" w:hint="eastAsia"/>
              <w:spacing w:val="10"/>
              <w:sz w:val="24"/>
            </w:rPr>
          </w:rPrChange>
        </w:rPr>
        <w:t>。</w:t>
      </w:r>
      <w:r w:rsidRPr="006A6E37">
        <w:rPr>
          <w:rFonts w:asciiTheme="minorEastAsia" w:hAnsiTheme="minorEastAsia" w:cs="Times New Roman" w:hint="eastAsia"/>
          <w:spacing w:val="10"/>
          <w:sz w:val="24"/>
          <w:szCs w:val="24"/>
          <w:rPrChange w:id="2304" w:author="JY0225" w:date="2017-08-24T11:12:00Z">
            <w:rPr>
              <w:rFonts w:ascii="Times New Roman" w:hAnsi="Times New Roman" w:cs="Times New Roman" w:hint="eastAsia"/>
              <w:spacing w:val="10"/>
              <w:sz w:val="24"/>
            </w:rPr>
          </w:rPrChange>
        </w:rPr>
        <w:t>通过数据库级上的独占性和共享锁</w:t>
      </w:r>
      <w:r w:rsidR="00201835" w:rsidRPr="006A6E37">
        <w:rPr>
          <w:rFonts w:asciiTheme="minorEastAsia" w:hAnsiTheme="minorEastAsia" w:cs="Times New Roman" w:hint="eastAsia"/>
          <w:spacing w:val="10"/>
          <w:sz w:val="24"/>
          <w:szCs w:val="24"/>
          <w:rPrChange w:id="2305" w:author="JY0225" w:date="2017-08-24T11:12:00Z">
            <w:rPr>
              <w:rFonts w:ascii="Times New Roman" w:hAnsi="Times New Roman" w:cs="Times New Roman" w:hint="eastAsia"/>
              <w:spacing w:val="10"/>
              <w:sz w:val="24"/>
            </w:rPr>
          </w:rPrChange>
        </w:rPr>
        <w:t>机制</w:t>
      </w:r>
      <w:r w:rsidR="004918C8" w:rsidRPr="006A6E37">
        <w:rPr>
          <w:rFonts w:asciiTheme="minorEastAsia" w:hAnsiTheme="minorEastAsia" w:cs="Times New Roman" w:hint="eastAsia"/>
          <w:spacing w:val="10"/>
          <w:sz w:val="24"/>
          <w:szCs w:val="24"/>
          <w:rPrChange w:id="2306" w:author="JY0225" w:date="2017-08-24T11:12:00Z">
            <w:rPr>
              <w:rFonts w:ascii="Times New Roman" w:hAnsi="Times New Roman" w:cs="Times New Roman" w:hint="eastAsia"/>
              <w:spacing w:val="10"/>
              <w:sz w:val="24"/>
            </w:rPr>
          </w:rPrChange>
        </w:rPr>
        <w:t>，</w:t>
      </w:r>
      <w:r w:rsidR="00201835" w:rsidRPr="006A6E37">
        <w:rPr>
          <w:rFonts w:asciiTheme="minorEastAsia" w:hAnsiTheme="minorEastAsia" w:cs="Times New Roman" w:hint="eastAsia"/>
          <w:spacing w:val="10"/>
          <w:sz w:val="24"/>
          <w:szCs w:val="24"/>
          <w:rPrChange w:id="2307" w:author="JY0225" w:date="2017-08-24T11:12:00Z">
            <w:rPr>
              <w:rFonts w:ascii="Times New Roman" w:hAnsi="Times New Roman" w:cs="Times New Roman" w:hint="eastAsia"/>
              <w:spacing w:val="10"/>
              <w:sz w:val="24"/>
            </w:rPr>
          </w:rPrChange>
        </w:rPr>
        <w:t>使得</w:t>
      </w:r>
      <w:r w:rsidR="002C0716" w:rsidRPr="006A6E37">
        <w:rPr>
          <w:rFonts w:asciiTheme="minorEastAsia" w:hAnsiTheme="minorEastAsia" w:cs="Times New Roman" w:hint="eastAsia"/>
          <w:spacing w:val="10"/>
          <w:sz w:val="24"/>
          <w:szCs w:val="24"/>
          <w:rPrChange w:id="2308" w:author="JY0225" w:date="2017-08-24T11:12:00Z">
            <w:rPr>
              <w:rFonts w:ascii="Times New Roman" w:hAnsi="Times New Roman" w:cs="Times New Roman" w:hint="eastAsia"/>
              <w:spacing w:val="10"/>
              <w:sz w:val="24"/>
            </w:rPr>
          </w:rPrChange>
        </w:rPr>
        <w:t>某个进程或线程想要往数据库写入数据之前</w:t>
      </w:r>
      <w:r w:rsidRPr="006A6E37">
        <w:rPr>
          <w:rFonts w:asciiTheme="minorEastAsia" w:hAnsiTheme="minorEastAsia" w:cs="Times New Roman" w:hint="eastAsia"/>
          <w:spacing w:val="10"/>
          <w:sz w:val="24"/>
          <w:szCs w:val="24"/>
          <w:rPrChange w:id="2309" w:author="JY0225" w:date="2017-08-24T11:12:00Z">
            <w:rPr>
              <w:rFonts w:ascii="Times New Roman" w:hAnsi="Times New Roman" w:cs="Times New Roman" w:hint="eastAsia"/>
              <w:spacing w:val="10"/>
              <w:sz w:val="24"/>
            </w:rPr>
          </w:rPrChange>
        </w:rPr>
        <w:t>，必须获得独占锁</w:t>
      </w:r>
      <w:r w:rsidR="00D07DC4" w:rsidRPr="006A6E37">
        <w:rPr>
          <w:rFonts w:asciiTheme="minorEastAsia" w:hAnsiTheme="minorEastAsia" w:cs="Times New Roman" w:hint="eastAsia"/>
          <w:spacing w:val="10"/>
          <w:sz w:val="24"/>
          <w:szCs w:val="24"/>
          <w:rPrChange w:id="2310" w:author="JY0225" w:date="2017-08-24T11:12:00Z">
            <w:rPr>
              <w:rFonts w:ascii="Times New Roman" w:hAnsi="Times New Roman" w:cs="Times New Roman" w:hint="eastAsia"/>
              <w:spacing w:val="10"/>
              <w:sz w:val="24"/>
            </w:rPr>
          </w:rPrChange>
        </w:rPr>
        <w:t>，而其他进程则无法执行写操作</w:t>
      </w:r>
      <w:r w:rsidRPr="006A6E37">
        <w:rPr>
          <w:rFonts w:asciiTheme="minorEastAsia" w:hAnsiTheme="minorEastAsia" w:cs="Times New Roman" w:hint="eastAsia"/>
          <w:spacing w:val="10"/>
          <w:sz w:val="24"/>
          <w:szCs w:val="24"/>
          <w:rPrChange w:id="2311" w:author="JY0225" w:date="2017-08-24T11:12:00Z">
            <w:rPr>
              <w:rFonts w:ascii="Times New Roman" w:hAnsi="Times New Roman" w:cs="Times New Roman" w:hint="eastAsia"/>
              <w:spacing w:val="10"/>
              <w:sz w:val="24"/>
            </w:rPr>
          </w:rPrChange>
        </w:rPr>
        <w:t>。</w:t>
      </w:r>
    </w:p>
    <w:p w14:paraId="4FC6CF4E" w14:textId="77777777" w:rsidR="00273317" w:rsidRPr="006A6E37" w:rsidRDefault="00374DAD" w:rsidP="00CA3DC2">
      <w:pPr>
        <w:spacing w:line="400" w:lineRule="exact"/>
        <w:ind w:firstLine="420"/>
        <w:rPr>
          <w:rFonts w:asciiTheme="minorEastAsia" w:hAnsiTheme="minorEastAsia" w:cs="Times New Roman"/>
          <w:spacing w:val="10"/>
          <w:sz w:val="24"/>
          <w:szCs w:val="24"/>
          <w:rPrChange w:id="2312"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313" w:author="JY0225" w:date="2017-08-24T11:12:00Z">
            <w:rPr>
              <w:rFonts w:ascii="Times New Roman" w:hAnsi="Times New Roman" w:cs="Times New Roman" w:hint="eastAsia"/>
              <w:spacing w:val="10"/>
              <w:sz w:val="24"/>
            </w:rPr>
          </w:rPrChange>
        </w:rPr>
        <w:t>在数据类型方面，</w:t>
      </w:r>
      <w:r w:rsidR="00E21F11" w:rsidRPr="006A6E37">
        <w:rPr>
          <w:rFonts w:asciiTheme="minorEastAsia" w:hAnsiTheme="minorEastAsia" w:cs="Times New Roman"/>
          <w:spacing w:val="10"/>
          <w:sz w:val="24"/>
          <w:szCs w:val="24"/>
          <w:rPrChange w:id="2314" w:author="JY0225" w:date="2017-08-24T11:12:00Z">
            <w:rPr>
              <w:rFonts w:ascii="Times New Roman" w:hAnsi="Times New Roman" w:cs="Times New Roman"/>
              <w:spacing w:val="10"/>
              <w:sz w:val="24"/>
            </w:rPr>
          </w:rPrChange>
        </w:rPr>
        <w:t>SQLite</w:t>
      </w:r>
      <w:r w:rsidR="00E21F11" w:rsidRPr="006A6E37">
        <w:rPr>
          <w:rFonts w:asciiTheme="minorEastAsia" w:hAnsiTheme="minorEastAsia" w:cs="Times New Roman" w:hint="eastAsia"/>
          <w:spacing w:val="10"/>
          <w:sz w:val="24"/>
          <w:szCs w:val="24"/>
          <w:rPrChange w:id="2315" w:author="JY0225" w:date="2017-08-24T11:12:00Z">
            <w:rPr>
              <w:rFonts w:ascii="Times New Roman" w:hAnsi="Times New Roman" w:cs="Times New Roman" w:hint="eastAsia"/>
              <w:spacing w:val="10"/>
              <w:sz w:val="24"/>
            </w:rPr>
          </w:rPrChange>
        </w:rPr>
        <w:t>支持</w:t>
      </w:r>
      <w:r w:rsidR="00E21F11" w:rsidRPr="006A6E37">
        <w:rPr>
          <w:rFonts w:asciiTheme="minorEastAsia" w:hAnsiTheme="minorEastAsia" w:cs="Times New Roman"/>
          <w:spacing w:val="10"/>
          <w:sz w:val="24"/>
          <w:szCs w:val="24"/>
          <w:rPrChange w:id="2316" w:author="JY0225" w:date="2017-08-24T11:12:00Z">
            <w:rPr>
              <w:rFonts w:ascii="Times New Roman" w:hAnsi="Times New Roman" w:cs="Times New Roman"/>
              <w:spacing w:val="10"/>
              <w:sz w:val="24"/>
            </w:rPr>
          </w:rPrChange>
        </w:rPr>
        <w:t>NULL</w:t>
      </w:r>
      <w:r w:rsidR="00E21F11" w:rsidRPr="006A6E37">
        <w:rPr>
          <w:rFonts w:asciiTheme="minorEastAsia" w:hAnsiTheme="minorEastAsia" w:cs="Times New Roman" w:hint="eastAsia"/>
          <w:spacing w:val="10"/>
          <w:sz w:val="24"/>
          <w:szCs w:val="24"/>
          <w:rPrChange w:id="2317"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spacing w:val="10"/>
          <w:sz w:val="24"/>
          <w:szCs w:val="24"/>
          <w:rPrChange w:id="2318" w:author="JY0225" w:date="2017-08-24T11:12:00Z">
            <w:rPr>
              <w:rFonts w:ascii="Times New Roman" w:hAnsi="Times New Roman" w:cs="Times New Roman"/>
              <w:spacing w:val="10"/>
              <w:sz w:val="24"/>
            </w:rPr>
          </w:rPrChange>
        </w:rPr>
        <w:t>INTEGER</w:t>
      </w:r>
      <w:r w:rsidR="00E21F11" w:rsidRPr="006A6E37">
        <w:rPr>
          <w:rFonts w:asciiTheme="minorEastAsia" w:hAnsiTheme="minorEastAsia" w:cs="Times New Roman" w:hint="eastAsia"/>
          <w:spacing w:val="10"/>
          <w:sz w:val="24"/>
          <w:szCs w:val="24"/>
          <w:rPrChange w:id="2319"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spacing w:val="10"/>
          <w:sz w:val="24"/>
          <w:szCs w:val="24"/>
          <w:rPrChange w:id="2320" w:author="JY0225" w:date="2017-08-24T11:12:00Z">
            <w:rPr>
              <w:rFonts w:ascii="Times New Roman" w:hAnsi="Times New Roman" w:cs="Times New Roman"/>
              <w:spacing w:val="10"/>
              <w:sz w:val="24"/>
            </w:rPr>
          </w:rPrChange>
        </w:rPr>
        <w:t>REAL</w:t>
      </w:r>
      <w:r w:rsidR="00E21F11" w:rsidRPr="006A6E37">
        <w:rPr>
          <w:rFonts w:asciiTheme="minorEastAsia" w:hAnsiTheme="minorEastAsia" w:cs="Times New Roman" w:hint="eastAsia"/>
          <w:spacing w:val="10"/>
          <w:sz w:val="24"/>
          <w:szCs w:val="24"/>
          <w:rPrChange w:id="2321"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spacing w:val="10"/>
          <w:sz w:val="24"/>
          <w:szCs w:val="24"/>
          <w:rPrChange w:id="2322" w:author="JY0225" w:date="2017-08-24T11:12:00Z">
            <w:rPr>
              <w:rFonts w:ascii="Times New Roman" w:hAnsi="Times New Roman" w:cs="Times New Roman"/>
              <w:spacing w:val="10"/>
              <w:sz w:val="24"/>
            </w:rPr>
          </w:rPrChange>
        </w:rPr>
        <w:t>TEXT</w:t>
      </w:r>
      <w:r w:rsidR="00E21F11" w:rsidRPr="006A6E37">
        <w:rPr>
          <w:rFonts w:asciiTheme="minorEastAsia" w:hAnsiTheme="minorEastAsia" w:cs="Times New Roman" w:hint="eastAsia"/>
          <w:spacing w:val="10"/>
          <w:sz w:val="24"/>
          <w:szCs w:val="24"/>
          <w:rPrChange w:id="2323" w:author="JY0225" w:date="2017-08-24T11:12:00Z">
            <w:rPr>
              <w:rFonts w:ascii="Times New Roman" w:hAnsi="Times New Roman" w:cs="Times New Roman" w:hint="eastAsia"/>
              <w:spacing w:val="10"/>
              <w:sz w:val="24"/>
            </w:rPr>
          </w:rPrChange>
        </w:rPr>
        <w:t>和</w:t>
      </w:r>
      <w:r w:rsidR="00E21F11" w:rsidRPr="006A6E37">
        <w:rPr>
          <w:rFonts w:asciiTheme="minorEastAsia" w:hAnsiTheme="minorEastAsia" w:cs="Times New Roman"/>
          <w:spacing w:val="10"/>
          <w:sz w:val="24"/>
          <w:szCs w:val="24"/>
          <w:rPrChange w:id="2324" w:author="JY0225" w:date="2017-08-24T11:12:00Z">
            <w:rPr>
              <w:rFonts w:ascii="Times New Roman" w:hAnsi="Times New Roman" w:cs="Times New Roman"/>
              <w:spacing w:val="10"/>
              <w:sz w:val="24"/>
            </w:rPr>
          </w:rPrChange>
        </w:rPr>
        <w:t>BLOB</w:t>
      </w:r>
      <w:r w:rsidR="00E21F11" w:rsidRPr="006A6E37">
        <w:rPr>
          <w:rFonts w:asciiTheme="minorEastAsia" w:hAnsiTheme="minorEastAsia" w:cs="Times New Roman" w:hint="eastAsia"/>
          <w:spacing w:val="10"/>
          <w:sz w:val="24"/>
          <w:szCs w:val="24"/>
          <w:rPrChange w:id="2325" w:author="JY0225" w:date="2017-08-24T11:12:00Z">
            <w:rPr>
              <w:rFonts w:ascii="Times New Roman" w:hAnsi="Times New Roman" w:cs="Times New Roman" w:hint="eastAsia"/>
              <w:spacing w:val="10"/>
              <w:sz w:val="24"/>
            </w:rPr>
          </w:rPrChange>
        </w:rPr>
        <w:t>数据类型，分别代表空值、整型值、浮点值、字符串文本、二进制对象</w:t>
      </w:r>
      <w:r w:rsidR="00594D81" w:rsidRPr="006A6E37">
        <w:rPr>
          <w:rFonts w:asciiTheme="minorEastAsia" w:hAnsiTheme="minorEastAsia" w:cs="Times New Roman" w:hint="eastAsia"/>
          <w:spacing w:val="10"/>
          <w:sz w:val="24"/>
          <w:szCs w:val="24"/>
          <w:rPrChange w:id="2326" w:author="JY0225" w:date="2017-08-24T11:12:00Z">
            <w:rPr>
              <w:rFonts w:ascii="Times New Roman" w:hAnsi="Times New Roman" w:cs="Times New Roman" w:hint="eastAsia"/>
              <w:spacing w:val="10"/>
              <w:sz w:val="24"/>
            </w:rPr>
          </w:rPrChange>
        </w:rPr>
        <w:t>。同时，</w:t>
      </w:r>
      <w:r w:rsidR="0092731C" w:rsidRPr="006A6E37">
        <w:rPr>
          <w:rFonts w:asciiTheme="minorEastAsia" w:hAnsiTheme="minorEastAsia" w:cs="Times New Roman"/>
          <w:spacing w:val="10"/>
          <w:sz w:val="24"/>
          <w:szCs w:val="24"/>
          <w:rPrChange w:id="2327" w:author="JY0225" w:date="2017-08-24T11:12:00Z">
            <w:rPr>
              <w:rFonts w:ascii="Times New Roman" w:hAnsi="Times New Roman" w:cs="Times New Roman"/>
              <w:spacing w:val="10"/>
              <w:sz w:val="24"/>
            </w:rPr>
          </w:rPrChange>
        </w:rPr>
        <w:t>SQLite</w:t>
      </w:r>
      <w:r w:rsidR="00C3162C" w:rsidRPr="006A6E37">
        <w:rPr>
          <w:rFonts w:asciiTheme="minorEastAsia" w:hAnsiTheme="minorEastAsia" w:cs="Times New Roman" w:hint="eastAsia"/>
          <w:spacing w:val="10"/>
          <w:sz w:val="24"/>
          <w:szCs w:val="24"/>
          <w:rPrChange w:id="2328" w:author="JY0225" w:date="2017-08-24T11:12:00Z">
            <w:rPr>
              <w:rFonts w:ascii="Times New Roman" w:hAnsi="Times New Roman" w:cs="Times New Roman" w:hint="eastAsia"/>
              <w:spacing w:val="10"/>
              <w:sz w:val="24"/>
            </w:rPr>
          </w:rPrChange>
        </w:rPr>
        <w:t>采用动态数据类型</w:t>
      </w:r>
      <w:r w:rsidR="00567587" w:rsidRPr="006A6E37">
        <w:rPr>
          <w:rFonts w:asciiTheme="minorEastAsia" w:hAnsiTheme="minorEastAsia" w:cs="Times New Roman" w:hint="eastAsia"/>
          <w:spacing w:val="10"/>
          <w:sz w:val="24"/>
          <w:szCs w:val="24"/>
          <w:rPrChange w:id="2329" w:author="JY0225" w:date="2017-08-24T11:12:00Z">
            <w:rPr>
              <w:rFonts w:ascii="Times New Roman" w:hAnsi="Times New Roman" w:cs="Times New Roman" w:hint="eastAsia"/>
              <w:spacing w:val="10"/>
              <w:sz w:val="24"/>
            </w:rPr>
          </w:rPrChange>
        </w:rPr>
        <w:t>的机制</w:t>
      </w:r>
      <w:r w:rsidR="00C3162C" w:rsidRPr="006A6E37">
        <w:rPr>
          <w:rFonts w:asciiTheme="minorEastAsia" w:hAnsiTheme="minorEastAsia" w:cs="Times New Roman" w:hint="eastAsia"/>
          <w:spacing w:val="10"/>
          <w:sz w:val="24"/>
          <w:szCs w:val="24"/>
          <w:rPrChange w:id="2330" w:author="JY0225" w:date="2017-08-24T11:12:00Z">
            <w:rPr>
              <w:rFonts w:ascii="Times New Roman" w:hAnsi="Times New Roman" w:cs="Times New Roman" w:hint="eastAsia"/>
              <w:spacing w:val="10"/>
              <w:sz w:val="24"/>
            </w:rPr>
          </w:rPrChange>
        </w:rPr>
        <w:t>，当某个值插入到数据库时，</w:t>
      </w:r>
      <w:r w:rsidR="00B473ED" w:rsidRPr="006A6E37">
        <w:rPr>
          <w:rFonts w:asciiTheme="minorEastAsia" w:hAnsiTheme="minorEastAsia" w:cs="Times New Roman" w:hint="eastAsia"/>
          <w:spacing w:val="10"/>
          <w:sz w:val="24"/>
          <w:szCs w:val="24"/>
          <w:rPrChange w:id="2331" w:author="JY0225" w:date="2017-08-24T11:12:00Z">
            <w:rPr>
              <w:rFonts w:ascii="Times New Roman" w:hAnsi="Times New Roman" w:cs="Times New Roman" w:hint="eastAsia"/>
              <w:spacing w:val="10"/>
              <w:sz w:val="24"/>
            </w:rPr>
          </w:rPrChange>
        </w:rPr>
        <w:t>首先会</w:t>
      </w:r>
      <w:r w:rsidR="00B473ED" w:rsidRPr="006A6E37">
        <w:rPr>
          <w:rFonts w:asciiTheme="minorEastAsia" w:hAnsiTheme="minorEastAsia" w:cs="Times New Roman" w:hint="eastAsia"/>
          <w:spacing w:val="10"/>
          <w:sz w:val="24"/>
          <w:szCs w:val="24"/>
          <w:rPrChange w:id="2332" w:author="JY0225" w:date="2017-08-24T11:12:00Z">
            <w:rPr>
              <w:rFonts w:ascii="Times New Roman" w:hAnsi="Times New Roman" w:cs="Times New Roman" w:hint="eastAsia"/>
              <w:spacing w:val="10"/>
              <w:sz w:val="24"/>
            </w:rPr>
          </w:rPrChange>
        </w:rPr>
        <w:lastRenderedPageBreak/>
        <w:t>对它的类型进行检验</w:t>
      </w:r>
      <w:r w:rsidR="00C3162C" w:rsidRPr="006A6E37">
        <w:rPr>
          <w:rFonts w:asciiTheme="minorEastAsia" w:hAnsiTheme="minorEastAsia" w:cs="Times New Roman" w:hint="eastAsia"/>
          <w:spacing w:val="10"/>
          <w:sz w:val="24"/>
          <w:szCs w:val="24"/>
          <w:rPrChange w:id="2333" w:author="JY0225" w:date="2017-08-24T11:12:00Z">
            <w:rPr>
              <w:rFonts w:ascii="Times New Roman" w:hAnsi="Times New Roman" w:cs="Times New Roman" w:hint="eastAsia"/>
              <w:spacing w:val="10"/>
              <w:sz w:val="24"/>
            </w:rPr>
          </w:rPrChange>
        </w:rPr>
        <w:t>，如果该类型与关联的列不匹配，</w:t>
      </w:r>
      <w:r w:rsidR="00C3162C" w:rsidRPr="006A6E37">
        <w:rPr>
          <w:rFonts w:asciiTheme="minorEastAsia" w:hAnsiTheme="minorEastAsia" w:cs="Times New Roman"/>
          <w:spacing w:val="10"/>
          <w:sz w:val="24"/>
          <w:szCs w:val="24"/>
          <w:rPrChange w:id="2334" w:author="JY0225" w:date="2017-08-24T11:12:00Z">
            <w:rPr>
              <w:rFonts w:ascii="Times New Roman" w:hAnsi="Times New Roman" w:cs="Times New Roman"/>
              <w:spacing w:val="10"/>
              <w:sz w:val="24"/>
            </w:rPr>
          </w:rPrChange>
        </w:rPr>
        <w:t>SQLite</w:t>
      </w:r>
      <w:r w:rsidR="00C3162C" w:rsidRPr="006A6E37">
        <w:rPr>
          <w:rFonts w:asciiTheme="minorEastAsia" w:hAnsiTheme="minorEastAsia" w:cs="Times New Roman" w:hint="eastAsia"/>
          <w:spacing w:val="10"/>
          <w:sz w:val="24"/>
          <w:szCs w:val="24"/>
          <w:rPrChange w:id="2335" w:author="JY0225" w:date="2017-08-24T11:12:00Z">
            <w:rPr>
              <w:rFonts w:ascii="Times New Roman" w:hAnsi="Times New Roman" w:cs="Times New Roman" w:hint="eastAsia"/>
              <w:spacing w:val="10"/>
              <w:sz w:val="24"/>
            </w:rPr>
          </w:rPrChange>
        </w:rPr>
        <w:t>则会尝试将</w:t>
      </w:r>
      <w:r w:rsidR="004231D4" w:rsidRPr="006A6E37">
        <w:rPr>
          <w:rFonts w:asciiTheme="minorEastAsia" w:hAnsiTheme="minorEastAsia" w:cs="Times New Roman" w:hint="eastAsia"/>
          <w:spacing w:val="10"/>
          <w:sz w:val="24"/>
          <w:szCs w:val="24"/>
          <w:rPrChange w:id="2336" w:author="JY0225" w:date="2017-08-24T11:12:00Z">
            <w:rPr>
              <w:rFonts w:ascii="Times New Roman" w:hAnsi="Times New Roman" w:cs="Times New Roman" w:hint="eastAsia"/>
              <w:spacing w:val="10"/>
              <w:sz w:val="24"/>
            </w:rPr>
          </w:rPrChange>
        </w:rPr>
        <w:t>其自动转换为对应列的类型</w:t>
      </w:r>
      <w:r w:rsidR="00461FFE" w:rsidRPr="006A6E37">
        <w:rPr>
          <w:rFonts w:asciiTheme="minorEastAsia" w:hAnsiTheme="minorEastAsia" w:cs="Times New Roman" w:hint="eastAsia"/>
          <w:spacing w:val="10"/>
          <w:sz w:val="24"/>
          <w:szCs w:val="24"/>
          <w:rPrChange w:id="2337" w:author="JY0225" w:date="2017-08-24T11:12:00Z">
            <w:rPr>
              <w:rFonts w:ascii="Times New Roman" w:hAnsi="Times New Roman" w:cs="Times New Roman" w:hint="eastAsia"/>
              <w:spacing w:val="10"/>
              <w:sz w:val="24"/>
            </w:rPr>
          </w:rPrChange>
        </w:rPr>
        <w:t>，如果不能转换，则</w:t>
      </w:r>
      <w:r w:rsidR="00027EC0" w:rsidRPr="006A6E37">
        <w:rPr>
          <w:rFonts w:asciiTheme="minorEastAsia" w:hAnsiTheme="minorEastAsia" w:cs="Times New Roman" w:hint="eastAsia"/>
          <w:spacing w:val="10"/>
          <w:sz w:val="24"/>
          <w:szCs w:val="24"/>
          <w:rPrChange w:id="2338" w:author="JY0225" w:date="2017-08-24T11:12:00Z">
            <w:rPr>
              <w:rFonts w:ascii="Times New Roman" w:hAnsi="Times New Roman" w:cs="Times New Roman" w:hint="eastAsia"/>
              <w:spacing w:val="10"/>
              <w:sz w:val="24"/>
            </w:rPr>
          </w:rPrChange>
        </w:rPr>
        <w:t>将</w:t>
      </w:r>
      <w:r w:rsidR="00461FFE" w:rsidRPr="006A6E37">
        <w:rPr>
          <w:rFonts w:asciiTheme="minorEastAsia" w:hAnsiTheme="minorEastAsia" w:cs="Times New Roman" w:hint="eastAsia"/>
          <w:spacing w:val="10"/>
          <w:sz w:val="24"/>
          <w:szCs w:val="24"/>
          <w:rPrChange w:id="2339" w:author="JY0225" w:date="2017-08-24T11:12:00Z">
            <w:rPr>
              <w:rFonts w:ascii="Times New Roman" w:hAnsi="Times New Roman" w:cs="Times New Roman" w:hint="eastAsia"/>
              <w:spacing w:val="10"/>
              <w:sz w:val="24"/>
            </w:rPr>
          </w:rPrChange>
        </w:rPr>
        <w:t>该值将作为本身的类型</w:t>
      </w:r>
      <w:r w:rsidR="00DB5DD3" w:rsidRPr="006A6E37">
        <w:rPr>
          <w:rFonts w:asciiTheme="minorEastAsia" w:hAnsiTheme="minorEastAsia" w:cs="Times New Roman" w:hint="eastAsia"/>
          <w:spacing w:val="10"/>
          <w:sz w:val="24"/>
          <w:szCs w:val="24"/>
          <w:rPrChange w:id="2340" w:author="JY0225" w:date="2017-08-24T11:12:00Z">
            <w:rPr>
              <w:rFonts w:ascii="Times New Roman" w:hAnsi="Times New Roman" w:cs="Times New Roman" w:hint="eastAsia"/>
              <w:spacing w:val="10"/>
              <w:sz w:val="24"/>
            </w:rPr>
          </w:rPrChange>
        </w:rPr>
        <w:t>。</w:t>
      </w:r>
    </w:p>
    <w:p w14:paraId="190BCDF6" w14:textId="2597339F" w:rsidR="00840C1E" w:rsidRDefault="00B37925">
      <w:pPr>
        <w:pStyle w:val="21"/>
        <w:spacing w:line="240" w:lineRule="auto"/>
        <w:pPrChange w:id="2341" w:author="微软用户" w:date="2017-08-18T22:48:00Z">
          <w:pPr>
            <w:pStyle w:val="21"/>
          </w:pPr>
        </w:pPrChange>
      </w:pPr>
      <w:bookmarkStart w:id="2342" w:name="_Toc491351987"/>
      <w:r>
        <w:t>2.</w:t>
      </w:r>
      <w:ins w:id="2343" w:author="微软用户" w:date="2017-08-20T11:03:00Z">
        <w:r w:rsidR="00F36868">
          <w:t>4</w:t>
        </w:r>
      </w:ins>
      <w:ins w:id="2344" w:author="微软用户" w:date="2017-08-20T10:26:00Z">
        <w:del w:id="2345" w:author="微软用户" w:date="2017-08-20T11:03:00Z">
          <w:r w:rsidR="00A10178" w:rsidDel="00F36868">
            <w:delText>3</w:delText>
          </w:r>
        </w:del>
      </w:ins>
      <w:del w:id="2346" w:author="微软用户" w:date="2017-08-20T10:26:00Z">
        <w:r w:rsidDel="00A10178">
          <w:delText>2</w:delText>
        </w:r>
      </w:del>
      <w:r w:rsidR="00840C1E" w:rsidRPr="00B87EE1">
        <w:t xml:space="preserve"> </w:t>
      </w:r>
      <w:r w:rsidR="00530BF7">
        <w:t>断点续传</w:t>
      </w:r>
      <w:bookmarkEnd w:id="2342"/>
    </w:p>
    <w:p w14:paraId="74E91C0C" w14:textId="76EC3352" w:rsidR="00874743" w:rsidRPr="006A6E37" w:rsidRDefault="00246719" w:rsidP="00042FB1">
      <w:pPr>
        <w:spacing w:line="400" w:lineRule="exact"/>
        <w:ind w:firstLine="420"/>
        <w:rPr>
          <w:rFonts w:asciiTheme="minorEastAsia" w:hAnsiTheme="minorEastAsia" w:cs="Times New Roman"/>
          <w:spacing w:val="10"/>
          <w:sz w:val="24"/>
          <w:szCs w:val="24"/>
          <w:rPrChange w:id="2347"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348" w:author="JY0225" w:date="2017-08-24T11:12:00Z">
            <w:rPr>
              <w:rFonts w:ascii="Times New Roman" w:hAnsi="Times New Roman" w:cs="Times New Roman" w:hint="eastAsia"/>
              <w:spacing w:val="10"/>
              <w:sz w:val="24"/>
            </w:rPr>
          </w:rPrChange>
        </w:rPr>
        <w:t>断点续传技术</w:t>
      </w:r>
      <w:r w:rsidR="005A575E" w:rsidRPr="006A6E37">
        <w:rPr>
          <w:rFonts w:asciiTheme="minorEastAsia" w:hAnsiTheme="minorEastAsia" w:cs="Times New Roman" w:hint="eastAsia"/>
          <w:spacing w:val="10"/>
          <w:sz w:val="24"/>
          <w:szCs w:val="24"/>
          <w:rPrChange w:id="2349" w:author="JY0225" w:date="2017-08-24T11:12:00Z">
            <w:rPr>
              <w:rFonts w:ascii="Times New Roman" w:hAnsi="Times New Roman" w:cs="Times New Roman" w:hint="eastAsia"/>
              <w:spacing w:val="10"/>
              <w:sz w:val="24"/>
            </w:rPr>
          </w:rPrChange>
        </w:rPr>
        <w:t>是一种结合本地</w:t>
      </w:r>
      <w:r w:rsidR="00476838" w:rsidRPr="006A6E37">
        <w:rPr>
          <w:rFonts w:asciiTheme="minorEastAsia" w:hAnsiTheme="minorEastAsia" w:cs="Times New Roman" w:hint="eastAsia"/>
          <w:spacing w:val="10"/>
          <w:sz w:val="24"/>
          <w:szCs w:val="24"/>
          <w:rPrChange w:id="2350" w:author="JY0225" w:date="2017-08-24T11:12:00Z">
            <w:rPr>
              <w:rFonts w:ascii="Times New Roman" w:hAnsi="Times New Roman" w:cs="Times New Roman" w:hint="eastAsia"/>
              <w:spacing w:val="10"/>
              <w:sz w:val="24"/>
            </w:rPr>
          </w:rPrChange>
        </w:rPr>
        <w:t>备份</w:t>
      </w:r>
      <w:r w:rsidR="005A575E" w:rsidRPr="006A6E37">
        <w:rPr>
          <w:rFonts w:asciiTheme="minorEastAsia" w:hAnsiTheme="minorEastAsia" w:cs="Times New Roman" w:hint="eastAsia"/>
          <w:spacing w:val="10"/>
          <w:sz w:val="24"/>
          <w:szCs w:val="24"/>
          <w:rPrChange w:id="2351" w:author="JY0225" w:date="2017-08-24T11:12:00Z">
            <w:rPr>
              <w:rFonts w:ascii="Times New Roman" w:hAnsi="Times New Roman" w:cs="Times New Roman" w:hint="eastAsia"/>
              <w:spacing w:val="10"/>
              <w:sz w:val="24"/>
            </w:rPr>
          </w:rPrChange>
        </w:rPr>
        <w:t>和网络</w:t>
      </w:r>
      <w:r w:rsidR="00476838" w:rsidRPr="006A6E37">
        <w:rPr>
          <w:rFonts w:asciiTheme="minorEastAsia" w:hAnsiTheme="minorEastAsia" w:cs="Times New Roman" w:hint="eastAsia"/>
          <w:spacing w:val="10"/>
          <w:sz w:val="24"/>
          <w:szCs w:val="24"/>
          <w:rPrChange w:id="2352" w:author="JY0225" w:date="2017-08-24T11:12:00Z">
            <w:rPr>
              <w:rFonts w:ascii="Times New Roman" w:hAnsi="Times New Roman" w:cs="Times New Roman" w:hint="eastAsia"/>
              <w:spacing w:val="10"/>
              <w:sz w:val="24"/>
            </w:rPr>
          </w:rPrChange>
        </w:rPr>
        <w:t>备份</w:t>
      </w:r>
      <w:r w:rsidR="005A575E" w:rsidRPr="006A6E37">
        <w:rPr>
          <w:rFonts w:asciiTheme="minorEastAsia" w:hAnsiTheme="minorEastAsia" w:cs="Times New Roman" w:hint="eastAsia"/>
          <w:spacing w:val="10"/>
          <w:sz w:val="24"/>
          <w:szCs w:val="24"/>
          <w:rPrChange w:id="2353" w:author="JY0225" w:date="2017-08-24T11:12:00Z">
            <w:rPr>
              <w:rFonts w:ascii="Times New Roman" w:hAnsi="Times New Roman" w:cs="Times New Roman" w:hint="eastAsia"/>
              <w:spacing w:val="10"/>
              <w:sz w:val="24"/>
            </w:rPr>
          </w:rPrChange>
        </w:rPr>
        <w:t>的技术，主要用来解决网络失效时的数据</w:t>
      </w:r>
      <w:r w:rsidR="007219AE" w:rsidRPr="006A6E37">
        <w:rPr>
          <w:rFonts w:asciiTheme="minorEastAsia" w:hAnsiTheme="minorEastAsia" w:cs="Times New Roman" w:hint="eastAsia"/>
          <w:spacing w:val="10"/>
          <w:sz w:val="24"/>
          <w:szCs w:val="24"/>
          <w:rPrChange w:id="2354" w:author="JY0225" w:date="2017-08-24T11:12:00Z">
            <w:rPr>
              <w:rFonts w:ascii="Times New Roman" w:hAnsi="Times New Roman" w:cs="Times New Roman" w:hint="eastAsia"/>
              <w:spacing w:val="10"/>
              <w:sz w:val="24"/>
            </w:rPr>
          </w:rPrChange>
        </w:rPr>
        <w:t>丢失问题</w:t>
      </w:r>
      <w:r w:rsidR="005469E3" w:rsidRPr="006A6E37">
        <w:rPr>
          <w:rFonts w:asciiTheme="minorEastAsia" w:hAnsiTheme="minorEastAsia"/>
          <w:color w:val="000000" w:themeColor="text1"/>
          <w:sz w:val="24"/>
          <w:szCs w:val="24"/>
          <w:vertAlign w:val="superscript"/>
          <w:rPrChange w:id="2355" w:author="JY0225" w:date="2017-08-24T11:12:00Z">
            <w:rPr>
              <w:color w:val="000000" w:themeColor="text1"/>
              <w:vertAlign w:val="superscript"/>
            </w:rPr>
          </w:rPrChange>
        </w:rPr>
        <w:fldChar w:fldCharType="begin"/>
      </w:r>
      <w:r w:rsidR="005469E3" w:rsidRPr="006A6E37">
        <w:rPr>
          <w:rFonts w:asciiTheme="minorEastAsia" w:hAnsiTheme="minorEastAsia"/>
          <w:color w:val="000000" w:themeColor="text1"/>
          <w:sz w:val="24"/>
          <w:szCs w:val="24"/>
          <w:vertAlign w:val="superscript"/>
          <w:rPrChange w:id="2356" w:author="JY0225" w:date="2017-08-24T11:12:00Z">
            <w:rPr>
              <w:color w:val="000000" w:themeColor="text1"/>
              <w:vertAlign w:val="superscript"/>
            </w:rPr>
          </w:rPrChange>
        </w:rPr>
        <w:instrText xml:space="preserve"> REF _Ref489793033 \r \h </w:instrText>
      </w:r>
      <w:r w:rsidR="006A6E37" w:rsidRPr="006A6E37">
        <w:rPr>
          <w:rFonts w:asciiTheme="minorEastAsia" w:hAnsiTheme="minorEastAsia"/>
          <w:color w:val="000000" w:themeColor="text1"/>
          <w:sz w:val="24"/>
          <w:szCs w:val="24"/>
          <w:vertAlign w:val="superscript"/>
          <w:rPrChange w:id="2357" w:author="JY0225" w:date="2017-08-24T11:12:00Z">
            <w:rPr>
              <w:color w:val="000000" w:themeColor="text1"/>
              <w:sz w:val="24"/>
              <w:szCs w:val="24"/>
              <w:vertAlign w:val="superscript"/>
            </w:rPr>
          </w:rPrChange>
        </w:rPr>
        <w:instrText xml:space="preserve"> \* MERGEFORMAT </w:instrText>
      </w:r>
      <w:r w:rsidR="005469E3" w:rsidRPr="006A6E37">
        <w:rPr>
          <w:rFonts w:asciiTheme="minorEastAsia" w:hAnsiTheme="minorEastAsia"/>
          <w:color w:val="000000" w:themeColor="text1"/>
          <w:sz w:val="24"/>
          <w:szCs w:val="24"/>
          <w:vertAlign w:val="superscript"/>
          <w:rPrChange w:id="2358" w:author="JY0225" w:date="2017-08-24T11:12:00Z">
            <w:rPr>
              <w:rFonts w:asciiTheme="minorEastAsia" w:hAnsiTheme="minorEastAsia"/>
              <w:color w:val="000000" w:themeColor="text1"/>
              <w:sz w:val="24"/>
              <w:szCs w:val="24"/>
              <w:vertAlign w:val="superscript"/>
            </w:rPr>
          </w:rPrChange>
        </w:rPr>
      </w:r>
      <w:r w:rsidR="005469E3" w:rsidRPr="006A6E37">
        <w:rPr>
          <w:rFonts w:asciiTheme="minorEastAsia" w:hAnsiTheme="minorEastAsia"/>
          <w:color w:val="000000" w:themeColor="text1"/>
          <w:sz w:val="24"/>
          <w:szCs w:val="24"/>
          <w:vertAlign w:val="superscript"/>
          <w:rPrChange w:id="2359" w:author="JY0225" w:date="2017-08-24T11:12:00Z">
            <w:rPr>
              <w:color w:val="000000" w:themeColor="text1"/>
              <w:vertAlign w:val="superscript"/>
            </w:rPr>
          </w:rPrChange>
        </w:rPr>
        <w:fldChar w:fldCharType="separate"/>
      </w:r>
      <w:r w:rsidR="008E2759" w:rsidRPr="006A6E37">
        <w:rPr>
          <w:rFonts w:asciiTheme="minorEastAsia" w:hAnsiTheme="minorEastAsia"/>
          <w:color w:val="000000" w:themeColor="text1"/>
          <w:sz w:val="24"/>
          <w:szCs w:val="24"/>
          <w:vertAlign w:val="superscript"/>
          <w:rPrChange w:id="2360" w:author="JY0225" w:date="2017-08-24T11:12:00Z">
            <w:rPr>
              <w:color w:val="000000" w:themeColor="text1"/>
              <w:vertAlign w:val="superscript"/>
            </w:rPr>
          </w:rPrChange>
        </w:rPr>
        <w:t>[13]</w:t>
      </w:r>
      <w:r w:rsidR="005469E3" w:rsidRPr="006A6E37">
        <w:rPr>
          <w:rFonts w:asciiTheme="minorEastAsia" w:hAnsiTheme="minorEastAsia"/>
          <w:color w:val="000000" w:themeColor="text1"/>
          <w:sz w:val="24"/>
          <w:szCs w:val="24"/>
          <w:vertAlign w:val="superscript"/>
          <w:rPrChange w:id="2361" w:author="JY0225" w:date="2017-08-24T11:12:00Z">
            <w:rPr>
              <w:color w:val="000000" w:themeColor="text1"/>
              <w:vertAlign w:val="superscript"/>
            </w:rPr>
          </w:rPrChange>
        </w:rPr>
        <w:fldChar w:fldCharType="end"/>
      </w:r>
      <w:r w:rsidR="007219AE" w:rsidRPr="006A6E37">
        <w:rPr>
          <w:rFonts w:asciiTheme="minorEastAsia" w:hAnsiTheme="minorEastAsia" w:cs="Times New Roman" w:hint="eastAsia"/>
          <w:spacing w:val="10"/>
          <w:sz w:val="24"/>
          <w:szCs w:val="24"/>
          <w:rPrChange w:id="2362" w:author="JY0225" w:date="2017-08-24T11:12:00Z">
            <w:rPr>
              <w:rFonts w:ascii="Times New Roman" w:hAnsi="Times New Roman" w:cs="Times New Roman" w:hint="eastAsia"/>
              <w:spacing w:val="10"/>
              <w:sz w:val="24"/>
            </w:rPr>
          </w:rPrChange>
        </w:rPr>
        <w:t>。</w:t>
      </w:r>
      <w:r w:rsidR="00C768AD" w:rsidRPr="006A6E37">
        <w:rPr>
          <w:rFonts w:asciiTheme="minorEastAsia" w:hAnsiTheme="minorEastAsia" w:cs="Times New Roman" w:hint="eastAsia"/>
          <w:spacing w:val="10"/>
          <w:sz w:val="24"/>
          <w:szCs w:val="24"/>
          <w:rPrChange w:id="2363" w:author="JY0225" w:date="2017-08-24T11:12:00Z">
            <w:rPr>
              <w:rFonts w:ascii="Times New Roman" w:hAnsi="Times New Roman" w:cs="Times New Roman" w:hint="eastAsia"/>
              <w:spacing w:val="10"/>
              <w:sz w:val="24"/>
            </w:rPr>
          </w:rPrChange>
        </w:rPr>
        <w:t>具体来说</w:t>
      </w:r>
      <w:r w:rsidR="00EA3D65" w:rsidRPr="006A6E37">
        <w:rPr>
          <w:rFonts w:asciiTheme="minorEastAsia" w:hAnsiTheme="minorEastAsia" w:cs="Times New Roman" w:hint="eastAsia"/>
          <w:spacing w:val="10"/>
          <w:sz w:val="24"/>
          <w:szCs w:val="24"/>
          <w:rPrChange w:id="2364" w:author="JY0225" w:date="2017-08-24T11:12:00Z">
            <w:rPr>
              <w:rFonts w:ascii="Times New Roman" w:hAnsi="Times New Roman" w:cs="Times New Roman" w:hint="eastAsia"/>
              <w:spacing w:val="10"/>
              <w:sz w:val="24"/>
            </w:rPr>
          </w:rPrChange>
        </w:rPr>
        <w:t>是在上传</w:t>
      </w:r>
      <w:r w:rsidR="001D5506" w:rsidRPr="006A6E37">
        <w:rPr>
          <w:rFonts w:asciiTheme="minorEastAsia" w:hAnsiTheme="minorEastAsia" w:cs="Times New Roman" w:hint="eastAsia"/>
          <w:spacing w:val="10"/>
          <w:sz w:val="24"/>
          <w:szCs w:val="24"/>
          <w:rPrChange w:id="2365" w:author="JY0225" w:date="2017-08-24T11:12:00Z">
            <w:rPr>
              <w:rFonts w:ascii="Times New Roman" w:hAnsi="Times New Roman" w:cs="Times New Roman" w:hint="eastAsia"/>
              <w:spacing w:val="10"/>
              <w:sz w:val="24"/>
            </w:rPr>
          </w:rPrChange>
        </w:rPr>
        <w:t>文件</w:t>
      </w:r>
      <w:r w:rsidR="00EA3D65" w:rsidRPr="006A6E37">
        <w:rPr>
          <w:rFonts w:asciiTheme="minorEastAsia" w:hAnsiTheme="minorEastAsia" w:cs="Times New Roman" w:hint="eastAsia"/>
          <w:spacing w:val="10"/>
          <w:sz w:val="24"/>
          <w:szCs w:val="24"/>
          <w:rPrChange w:id="2366" w:author="JY0225" w:date="2017-08-24T11:12:00Z">
            <w:rPr>
              <w:rFonts w:ascii="Times New Roman" w:hAnsi="Times New Roman" w:cs="Times New Roman" w:hint="eastAsia"/>
              <w:spacing w:val="10"/>
              <w:sz w:val="24"/>
            </w:rPr>
          </w:rPrChange>
        </w:rPr>
        <w:t>时，将文件以</w:t>
      </w:r>
      <w:r w:rsidR="00B54215" w:rsidRPr="006A6E37">
        <w:rPr>
          <w:rFonts w:asciiTheme="minorEastAsia" w:hAnsiTheme="minorEastAsia" w:cs="Times New Roman" w:hint="eastAsia"/>
          <w:spacing w:val="10"/>
          <w:sz w:val="24"/>
          <w:szCs w:val="24"/>
          <w:rPrChange w:id="2367" w:author="JY0225" w:date="2017-08-24T11:12:00Z">
            <w:rPr>
              <w:rFonts w:ascii="Times New Roman" w:hAnsi="Times New Roman" w:cs="Times New Roman" w:hint="eastAsia"/>
              <w:spacing w:val="10"/>
              <w:sz w:val="24"/>
            </w:rPr>
          </w:rPrChange>
        </w:rPr>
        <w:t>固定的大小，</w:t>
      </w:r>
      <w:r w:rsidR="000A6ADB" w:rsidRPr="006A6E37">
        <w:rPr>
          <w:rFonts w:asciiTheme="minorEastAsia" w:hAnsiTheme="minorEastAsia" w:cs="Times New Roman" w:hint="eastAsia"/>
          <w:spacing w:val="10"/>
          <w:sz w:val="24"/>
          <w:szCs w:val="24"/>
          <w:rPrChange w:id="2368" w:author="JY0225" w:date="2017-08-24T11:12:00Z">
            <w:rPr>
              <w:rFonts w:ascii="Times New Roman" w:hAnsi="Times New Roman" w:cs="Times New Roman" w:hint="eastAsia"/>
              <w:spacing w:val="10"/>
              <w:sz w:val="24"/>
            </w:rPr>
          </w:rPrChange>
        </w:rPr>
        <w:t>划分为若干</w:t>
      </w:r>
      <w:r w:rsidR="002C0B87" w:rsidRPr="006A6E37">
        <w:rPr>
          <w:rFonts w:asciiTheme="minorEastAsia" w:hAnsiTheme="minorEastAsia" w:cs="Times New Roman" w:hint="eastAsia"/>
          <w:spacing w:val="10"/>
          <w:sz w:val="24"/>
          <w:szCs w:val="24"/>
          <w:rPrChange w:id="2369" w:author="JY0225" w:date="2017-08-24T11:12:00Z">
            <w:rPr>
              <w:rFonts w:ascii="Times New Roman" w:hAnsi="Times New Roman" w:cs="Times New Roman" w:hint="eastAsia"/>
              <w:spacing w:val="10"/>
              <w:sz w:val="24"/>
            </w:rPr>
          </w:rPrChange>
        </w:rPr>
        <w:t>部分，</w:t>
      </w:r>
      <w:r w:rsidR="004C6C13" w:rsidRPr="006A6E37">
        <w:rPr>
          <w:rFonts w:asciiTheme="minorEastAsia" w:hAnsiTheme="minorEastAsia" w:cs="Times New Roman" w:hint="eastAsia"/>
          <w:spacing w:val="10"/>
          <w:sz w:val="24"/>
          <w:szCs w:val="24"/>
          <w:rPrChange w:id="2370" w:author="JY0225" w:date="2017-08-24T11:12:00Z">
            <w:rPr>
              <w:rFonts w:ascii="Times New Roman" w:hAnsi="Times New Roman" w:cs="Times New Roman" w:hint="eastAsia"/>
              <w:spacing w:val="10"/>
              <w:sz w:val="24"/>
            </w:rPr>
          </w:rPrChange>
        </w:rPr>
        <w:t>或以固定长度的字节流的形式</w:t>
      </w:r>
      <w:r w:rsidR="002A1437" w:rsidRPr="006A6E37">
        <w:rPr>
          <w:rFonts w:asciiTheme="minorEastAsia" w:hAnsiTheme="minorEastAsia" w:cs="Times New Roman" w:hint="eastAsia"/>
          <w:spacing w:val="10"/>
          <w:sz w:val="24"/>
          <w:szCs w:val="24"/>
          <w:rPrChange w:id="2371" w:author="JY0225" w:date="2017-08-24T11:12:00Z">
            <w:rPr>
              <w:rFonts w:ascii="Times New Roman" w:hAnsi="Times New Roman" w:cs="Times New Roman" w:hint="eastAsia"/>
              <w:spacing w:val="10"/>
              <w:sz w:val="24"/>
            </w:rPr>
          </w:rPrChange>
        </w:rPr>
        <w:t>上</w:t>
      </w:r>
      <w:r w:rsidR="004C6C13" w:rsidRPr="006A6E37">
        <w:rPr>
          <w:rFonts w:asciiTheme="minorEastAsia" w:hAnsiTheme="minorEastAsia" w:cs="Times New Roman" w:hint="eastAsia"/>
          <w:spacing w:val="10"/>
          <w:sz w:val="24"/>
          <w:szCs w:val="24"/>
          <w:rPrChange w:id="2372" w:author="JY0225" w:date="2017-08-24T11:12:00Z">
            <w:rPr>
              <w:rFonts w:ascii="Times New Roman" w:hAnsi="Times New Roman" w:cs="Times New Roman" w:hint="eastAsia"/>
              <w:spacing w:val="10"/>
              <w:sz w:val="24"/>
            </w:rPr>
          </w:rPrChange>
        </w:rPr>
        <w:t>，</w:t>
      </w:r>
      <w:r w:rsidR="002A1437" w:rsidRPr="006A6E37">
        <w:rPr>
          <w:rFonts w:asciiTheme="minorEastAsia" w:hAnsiTheme="minorEastAsia" w:cs="Times New Roman" w:hint="eastAsia"/>
          <w:spacing w:val="10"/>
          <w:sz w:val="24"/>
          <w:szCs w:val="24"/>
          <w:rPrChange w:id="2373" w:author="JY0225" w:date="2017-08-24T11:12:00Z">
            <w:rPr>
              <w:rFonts w:ascii="Times New Roman" w:hAnsi="Times New Roman" w:cs="Times New Roman" w:hint="eastAsia"/>
              <w:spacing w:val="10"/>
              <w:sz w:val="24"/>
            </w:rPr>
          </w:rPrChange>
        </w:rPr>
        <w:t>对</w:t>
      </w:r>
      <w:r w:rsidR="002C0B87" w:rsidRPr="006A6E37">
        <w:rPr>
          <w:rFonts w:asciiTheme="minorEastAsia" w:hAnsiTheme="minorEastAsia" w:cs="Times New Roman" w:hint="eastAsia"/>
          <w:spacing w:val="10"/>
          <w:sz w:val="24"/>
          <w:szCs w:val="24"/>
          <w:rPrChange w:id="2374" w:author="JY0225" w:date="2017-08-24T11:12:00Z">
            <w:rPr>
              <w:rFonts w:ascii="Times New Roman" w:hAnsi="Times New Roman" w:cs="Times New Roman" w:hint="eastAsia"/>
              <w:spacing w:val="10"/>
              <w:sz w:val="24"/>
            </w:rPr>
          </w:rPrChange>
        </w:rPr>
        <w:t>每部分</w:t>
      </w:r>
      <w:r w:rsidR="00BC2C41" w:rsidRPr="006A6E37">
        <w:rPr>
          <w:rFonts w:asciiTheme="minorEastAsia" w:hAnsiTheme="minorEastAsia" w:cs="Times New Roman" w:hint="eastAsia"/>
          <w:spacing w:val="10"/>
          <w:sz w:val="24"/>
          <w:szCs w:val="24"/>
          <w:rPrChange w:id="2375" w:author="JY0225" w:date="2017-08-24T11:12:00Z">
            <w:rPr>
              <w:rFonts w:ascii="Times New Roman" w:hAnsi="Times New Roman" w:cs="Times New Roman" w:hint="eastAsia"/>
              <w:spacing w:val="10"/>
              <w:sz w:val="24"/>
            </w:rPr>
          </w:rPrChange>
        </w:rPr>
        <w:t>都</w:t>
      </w:r>
      <w:r w:rsidR="00EA77A7" w:rsidRPr="006A6E37">
        <w:rPr>
          <w:rFonts w:asciiTheme="minorEastAsia" w:hAnsiTheme="minorEastAsia" w:cs="Times New Roman" w:hint="eastAsia"/>
          <w:spacing w:val="10"/>
          <w:sz w:val="24"/>
          <w:szCs w:val="24"/>
          <w:rPrChange w:id="2376" w:author="JY0225" w:date="2017-08-24T11:12:00Z">
            <w:rPr>
              <w:rFonts w:ascii="Times New Roman" w:hAnsi="Times New Roman" w:cs="Times New Roman" w:hint="eastAsia"/>
              <w:spacing w:val="10"/>
              <w:sz w:val="24"/>
            </w:rPr>
          </w:rPrChange>
        </w:rPr>
        <w:t>单独</w:t>
      </w:r>
      <w:r w:rsidR="002C0B87" w:rsidRPr="006A6E37">
        <w:rPr>
          <w:rFonts w:asciiTheme="minorEastAsia" w:hAnsiTheme="minorEastAsia" w:cs="Times New Roman" w:hint="eastAsia"/>
          <w:spacing w:val="10"/>
          <w:sz w:val="24"/>
          <w:szCs w:val="24"/>
          <w:rPrChange w:id="2377" w:author="JY0225" w:date="2017-08-24T11:12:00Z">
            <w:rPr>
              <w:rFonts w:ascii="Times New Roman" w:hAnsi="Times New Roman" w:cs="Times New Roman" w:hint="eastAsia"/>
              <w:spacing w:val="10"/>
              <w:sz w:val="24"/>
            </w:rPr>
          </w:rPrChange>
        </w:rPr>
        <w:t>采用一个</w:t>
      </w:r>
      <w:r w:rsidR="00AE736A" w:rsidRPr="006A6E37">
        <w:rPr>
          <w:rFonts w:asciiTheme="minorEastAsia" w:hAnsiTheme="minorEastAsia"/>
          <w:sz w:val="24"/>
          <w:szCs w:val="24"/>
          <w:rPrChange w:id="2378" w:author="JY0225" w:date="2017-08-24T11:12:00Z">
            <w:rPr/>
          </w:rPrChange>
        </w:rPr>
        <w:fldChar w:fldCharType="begin"/>
      </w:r>
      <w:r w:rsidR="00AE736A" w:rsidRPr="006A6E37">
        <w:rPr>
          <w:rFonts w:asciiTheme="minorEastAsia" w:hAnsiTheme="minorEastAsia"/>
          <w:sz w:val="24"/>
          <w:szCs w:val="24"/>
          <w:rPrChange w:id="2379" w:author="JY0225" w:date="2017-08-24T11:12:00Z">
            <w:rPr/>
          </w:rPrChange>
        </w:rPr>
        <w:instrText xml:space="preserve"> HYPERLINK "https://baike.baidu.com/item/%E7%BA%BF%E7%A8%8B" \t "_blank" </w:instrText>
      </w:r>
      <w:r w:rsidR="00AE736A" w:rsidRPr="006A6E37">
        <w:rPr>
          <w:rFonts w:asciiTheme="minorEastAsia" w:hAnsiTheme="minorEastAsia"/>
          <w:sz w:val="24"/>
          <w:szCs w:val="24"/>
          <w:rPrChange w:id="2380" w:author="JY0225" w:date="2017-08-24T11:12:00Z">
            <w:rPr>
              <w:rFonts w:ascii="Times New Roman" w:hAnsi="Times New Roman" w:cs="Times New Roman"/>
              <w:spacing w:val="10"/>
              <w:sz w:val="24"/>
            </w:rPr>
          </w:rPrChange>
        </w:rPr>
        <w:fldChar w:fldCharType="separate"/>
      </w:r>
      <w:r w:rsidR="002C0B87" w:rsidRPr="006A6E37">
        <w:rPr>
          <w:rFonts w:asciiTheme="minorEastAsia" w:hAnsiTheme="minorEastAsia" w:cs="Times New Roman" w:hint="eastAsia"/>
          <w:spacing w:val="10"/>
          <w:sz w:val="24"/>
          <w:szCs w:val="24"/>
          <w:rPrChange w:id="2381" w:author="JY0225" w:date="2017-08-24T11:12:00Z">
            <w:rPr>
              <w:rFonts w:ascii="Times New Roman" w:hAnsi="Times New Roman" w:cs="Times New Roman" w:hint="eastAsia"/>
              <w:spacing w:val="10"/>
              <w:sz w:val="24"/>
            </w:rPr>
          </w:rPrChange>
        </w:rPr>
        <w:t>线程</w:t>
      </w:r>
      <w:r w:rsidR="00AE736A" w:rsidRPr="006A6E37">
        <w:rPr>
          <w:rFonts w:asciiTheme="minorEastAsia" w:hAnsiTheme="minorEastAsia" w:cs="Times New Roman"/>
          <w:spacing w:val="10"/>
          <w:sz w:val="24"/>
          <w:szCs w:val="24"/>
          <w:rPrChange w:id="2382" w:author="JY0225" w:date="2017-08-24T11:12:00Z">
            <w:rPr>
              <w:rFonts w:ascii="Times New Roman" w:hAnsi="Times New Roman" w:cs="Times New Roman"/>
              <w:spacing w:val="10"/>
              <w:sz w:val="24"/>
            </w:rPr>
          </w:rPrChange>
        </w:rPr>
        <w:fldChar w:fldCharType="end"/>
      </w:r>
      <w:r w:rsidR="008E5ED3" w:rsidRPr="006A6E37">
        <w:rPr>
          <w:rFonts w:asciiTheme="minorEastAsia" w:hAnsiTheme="minorEastAsia" w:cs="Times New Roman" w:hint="eastAsia"/>
          <w:spacing w:val="10"/>
          <w:sz w:val="24"/>
          <w:szCs w:val="24"/>
          <w:rPrChange w:id="2383" w:author="JY0225" w:date="2017-08-24T11:12:00Z">
            <w:rPr>
              <w:rFonts w:ascii="Times New Roman" w:hAnsi="Times New Roman" w:cs="Times New Roman" w:hint="eastAsia"/>
              <w:spacing w:val="10"/>
              <w:sz w:val="24"/>
            </w:rPr>
          </w:rPrChange>
        </w:rPr>
        <w:t>进行上传</w:t>
      </w:r>
      <w:r w:rsidR="00332BF4" w:rsidRPr="006A6E37">
        <w:rPr>
          <w:rFonts w:asciiTheme="minorEastAsia" w:hAnsiTheme="minorEastAsia" w:cs="Times New Roman" w:hint="eastAsia"/>
          <w:spacing w:val="10"/>
          <w:sz w:val="24"/>
          <w:szCs w:val="24"/>
          <w:rPrChange w:id="2384" w:author="JY0225" w:date="2017-08-24T11:12:00Z">
            <w:rPr>
              <w:rFonts w:ascii="Times New Roman" w:hAnsi="Times New Roman" w:cs="Times New Roman" w:hint="eastAsia"/>
              <w:spacing w:val="10"/>
              <w:sz w:val="24"/>
            </w:rPr>
          </w:rPrChange>
        </w:rPr>
        <w:t>。</w:t>
      </w:r>
      <w:r w:rsidR="00081182" w:rsidRPr="006A6E37">
        <w:rPr>
          <w:rFonts w:asciiTheme="minorEastAsia" w:hAnsiTheme="minorEastAsia" w:cs="Times New Roman" w:hint="eastAsia"/>
          <w:spacing w:val="10"/>
          <w:sz w:val="24"/>
          <w:szCs w:val="24"/>
          <w:rPrChange w:id="2385" w:author="JY0225" w:date="2017-08-24T11:12:00Z">
            <w:rPr>
              <w:rFonts w:ascii="Times New Roman" w:hAnsi="Times New Roman" w:cs="Times New Roman" w:hint="eastAsia"/>
              <w:spacing w:val="10"/>
              <w:sz w:val="24"/>
            </w:rPr>
          </w:rPrChange>
        </w:rPr>
        <w:t>服务器端监听数据传输请求</w:t>
      </w:r>
      <w:r w:rsidR="000E5D18" w:rsidRPr="006A6E37">
        <w:rPr>
          <w:rFonts w:asciiTheme="minorEastAsia" w:hAnsiTheme="minorEastAsia" w:cs="Times New Roman" w:hint="eastAsia"/>
          <w:spacing w:val="10"/>
          <w:sz w:val="24"/>
          <w:szCs w:val="24"/>
          <w:rPrChange w:id="2386" w:author="JY0225" w:date="2017-08-24T11:12:00Z">
            <w:rPr>
              <w:rFonts w:ascii="Times New Roman" w:hAnsi="Times New Roman" w:cs="Times New Roman" w:hint="eastAsia"/>
              <w:spacing w:val="10"/>
              <w:sz w:val="24"/>
            </w:rPr>
          </w:rPrChange>
        </w:rPr>
        <w:t>并</w:t>
      </w:r>
      <w:r w:rsidR="00081182" w:rsidRPr="006A6E37">
        <w:rPr>
          <w:rFonts w:asciiTheme="minorEastAsia" w:hAnsiTheme="minorEastAsia" w:cs="Times New Roman" w:hint="eastAsia"/>
          <w:spacing w:val="10"/>
          <w:sz w:val="24"/>
          <w:szCs w:val="24"/>
          <w:rPrChange w:id="2387" w:author="JY0225" w:date="2017-08-24T11:12:00Z">
            <w:rPr>
              <w:rFonts w:ascii="Times New Roman" w:hAnsi="Times New Roman" w:cs="Times New Roman" w:hint="eastAsia"/>
              <w:spacing w:val="10"/>
              <w:sz w:val="24"/>
            </w:rPr>
          </w:rPrChange>
        </w:rPr>
        <w:t>接收数据，记录数据传输进程。</w:t>
      </w:r>
      <w:r w:rsidR="0087720A" w:rsidRPr="006A6E37">
        <w:rPr>
          <w:rFonts w:asciiTheme="minorEastAsia" w:hAnsiTheme="minorEastAsia" w:cs="Times New Roman" w:hint="eastAsia"/>
          <w:spacing w:val="10"/>
          <w:sz w:val="24"/>
          <w:szCs w:val="24"/>
          <w:rPrChange w:id="2388" w:author="JY0225" w:date="2017-08-24T11:12:00Z">
            <w:rPr>
              <w:rFonts w:ascii="Times New Roman" w:hAnsi="Times New Roman" w:cs="Times New Roman" w:hint="eastAsia"/>
              <w:spacing w:val="10"/>
              <w:sz w:val="24"/>
            </w:rPr>
          </w:rPrChange>
        </w:rPr>
        <w:t>如</w:t>
      </w:r>
      <w:r w:rsidR="006D741F" w:rsidRPr="006A6E37">
        <w:rPr>
          <w:rFonts w:asciiTheme="minorEastAsia" w:hAnsiTheme="minorEastAsia" w:cs="Times New Roman" w:hint="eastAsia"/>
          <w:spacing w:val="10"/>
          <w:sz w:val="24"/>
          <w:szCs w:val="24"/>
          <w:rPrChange w:id="2389" w:author="JY0225" w:date="2017-08-24T11:12:00Z">
            <w:rPr>
              <w:rFonts w:ascii="Times New Roman" w:hAnsi="Times New Roman" w:cs="Times New Roman" w:hint="eastAsia"/>
              <w:spacing w:val="10"/>
              <w:sz w:val="24"/>
            </w:rPr>
          </w:rPrChange>
        </w:rPr>
        <w:t>果</w:t>
      </w:r>
      <w:r w:rsidR="0087720A" w:rsidRPr="006A6E37">
        <w:rPr>
          <w:rFonts w:asciiTheme="minorEastAsia" w:hAnsiTheme="minorEastAsia" w:cs="Times New Roman" w:hint="eastAsia"/>
          <w:spacing w:val="10"/>
          <w:sz w:val="24"/>
          <w:szCs w:val="24"/>
          <w:rPrChange w:id="2390" w:author="JY0225" w:date="2017-08-24T11:12:00Z">
            <w:rPr>
              <w:rFonts w:ascii="Times New Roman" w:hAnsi="Times New Roman" w:cs="Times New Roman" w:hint="eastAsia"/>
              <w:spacing w:val="10"/>
              <w:sz w:val="24"/>
            </w:rPr>
          </w:rPrChange>
        </w:rPr>
        <w:t>遇到</w:t>
      </w:r>
      <w:r w:rsidR="002C0B87" w:rsidRPr="006A6E37">
        <w:rPr>
          <w:rFonts w:asciiTheme="minorEastAsia" w:hAnsiTheme="minorEastAsia" w:cs="Times New Roman" w:hint="eastAsia"/>
          <w:spacing w:val="10"/>
          <w:sz w:val="24"/>
          <w:szCs w:val="24"/>
          <w:rPrChange w:id="2391" w:author="JY0225" w:date="2017-08-24T11:12:00Z">
            <w:rPr>
              <w:rFonts w:ascii="Times New Roman" w:hAnsi="Times New Roman" w:cs="Times New Roman" w:hint="eastAsia"/>
              <w:spacing w:val="10"/>
              <w:sz w:val="24"/>
            </w:rPr>
          </w:rPrChange>
        </w:rPr>
        <w:t>网络故障，</w:t>
      </w:r>
      <w:r w:rsidR="00D118E2" w:rsidRPr="006A6E37">
        <w:rPr>
          <w:rFonts w:asciiTheme="minorEastAsia" w:hAnsiTheme="minorEastAsia" w:cs="Times New Roman" w:hint="eastAsia"/>
          <w:spacing w:val="10"/>
          <w:sz w:val="24"/>
          <w:szCs w:val="24"/>
          <w:rPrChange w:id="2392" w:author="JY0225" w:date="2017-08-24T11:12:00Z">
            <w:rPr>
              <w:rFonts w:ascii="Times New Roman" w:hAnsi="Times New Roman" w:cs="Times New Roman" w:hint="eastAsia"/>
              <w:spacing w:val="10"/>
              <w:sz w:val="24"/>
            </w:rPr>
          </w:rPrChange>
        </w:rPr>
        <w:t>则可</w:t>
      </w:r>
      <w:r w:rsidR="00205C1D" w:rsidRPr="006A6E37">
        <w:rPr>
          <w:rFonts w:asciiTheme="minorEastAsia" w:hAnsiTheme="minorEastAsia" w:cs="Times New Roman" w:hint="eastAsia"/>
          <w:spacing w:val="10"/>
          <w:sz w:val="24"/>
          <w:szCs w:val="24"/>
          <w:rPrChange w:id="2393" w:author="JY0225" w:date="2017-08-24T11:12:00Z">
            <w:rPr>
              <w:rFonts w:ascii="Times New Roman" w:hAnsi="Times New Roman" w:cs="Times New Roman" w:hint="eastAsia"/>
              <w:spacing w:val="10"/>
              <w:sz w:val="24"/>
            </w:rPr>
          </w:rPrChange>
        </w:rPr>
        <w:t>通过捕获网络异常的形式，</w:t>
      </w:r>
      <w:r w:rsidR="00D118E2" w:rsidRPr="006A6E37">
        <w:rPr>
          <w:rFonts w:asciiTheme="minorEastAsia" w:hAnsiTheme="minorEastAsia" w:cs="Times New Roman" w:hint="eastAsia"/>
          <w:spacing w:val="10"/>
          <w:sz w:val="24"/>
          <w:szCs w:val="24"/>
          <w:rPrChange w:id="2394" w:author="JY0225" w:date="2017-08-24T11:12:00Z">
            <w:rPr>
              <w:rFonts w:ascii="Times New Roman" w:hAnsi="Times New Roman" w:cs="Times New Roman" w:hint="eastAsia"/>
              <w:spacing w:val="10"/>
              <w:sz w:val="24"/>
            </w:rPr>
          </w:rPrChange>
        </w:rPr>
        <w:t>将此时的断点</w:t>
      </w:r>
      <w:r w:rsidR="00734198" w:rsidRPr="006A6E37">
        <w:rPr>
          <w:rFonts w:asciiTheme="minorEastAsia" w:hAnsiTheme="minorEastAsia" w:cs="Times New Roman" w:hint="eastAsia"/>
          <w:spacing w:val="10"/>
          <w:sz w:val="24"/>
          <w:szCs w:val="24"/>
          <w:rPrChange w:id="2395" w:author="JY0225" w:date="2017-08-24T11:12:00Z">
            <w:rPr>
              <w:rFonts w:ascii="Times New Roman" w:hAnsi="Times New Roman" w:cs="Times New Roman" w:hint="eastAsia"/>
              <w:spacing w:val="10"/>
              <w:sz w:val="24"/>
            </w:rPr>
          </w:rPrChange>
        </w:rPr>
        <w:t>信息</w:t>
      </w:r>
      <w:r w:rsidR="00D118E2" w:rsidRPr="006A6E37">
        <w:rPr>
          <w:rFonts w:asciiTheme="minorEastAsia" w:hAnsiTheme="minorEastAsia" w:cs="Times New Roman" w:hint="eastAsia"/>
          <w:spacing w:val="10"/>
          <w:sz w:val="24"/>
          <w:szCs w:val="24"/>
          <w:rPrChange w:id="2396" w:author="JY0225" w:date="2017-08-24T11:12:00Z">
            <w:rPr>
              <w:rFonts w:ascii="Times New Roman" w:hAnsi="Times New Roman" w:cs="Times New Roman" w:hint="eastAsia"/>
              <w:spacing w:val="10"/>
              <w:sz w:val="24"/>
            </w:rPr>
          </w:rPrChange>
        </w:rPr>
        <w:t>记录到数据库中</w:t>
      </w:r>
      <w:r w:rsidR="00A57CA5" w:rsidRPr="006A6E37">
        <w:rPr>
          <w:rFonts w:asciiTheme="minorEastAsia" w:hAnsiTheme="minorEastAsia" w:cs="Times New Roman" w:hint="eastAsia"/>
          <w:spacing w:val="10"/>
          <w:sz w:val="24"/>
          <w:szCs w:val="24"/>
          <w:rPrChange w:id="2397" w:author="JY0225" w:date="2017-08-24T11:12:00Z">
            <w:rPr>
              <w:rFonts w:ascii="Times New Roman" w:hAnsi="Times New Roman" w:cs="Times New Roman" w:hint="eastAsia"/>
              <w:spacing w:val="10"/>
              <w:sz w:val="24"/>
            </w:rPr>
          </w:rPrChange>
        </w:rPr>
        <w:t>。</w:t>
      </w:r>
      <w:r w:rsidR="00AA3439" w:rsidRPr="006A6E37">
        <w:rPr>
          <w:rFonts w:asciiTheme="minorEastAsia" w:hAnsiTheme="minorEastAsia" w:cs="Times New Roman" w:hint="eastAsia"/>
          <w:spacing w:val="10"/>
          <w:sz w:val="24"/>
          <w:szCs w:val="24"/>
          <w:rPrChange w:id="2398" w:author="JY0225" w:date="2017-08-24T11:12:00Z">
            <w:rPr>
              <w:rFonts w:ascii="Times New Roman" w:hAnsi="Times New Roman" w:cs="Times New Roman" w:hint="eastAsia"/>
              <w:spacing w:val="10"/>
              <w:sz w:val="24"/>
            </w:rPr>
          </w:rPrChange>
        </w:rPr>
        <w:t>等待网络恢复正常后，</w:t>
      </w:r>
      <w:r w:rsidR="00F40130" w:rsidRPr="006A6E37">
        <w:rPr>
          <w:rFonts w:asciiTheme="minorEastAsia" w:hAnsiTheme="minorEastAsia" w:cs="Times New Roman" w:hint="eastAsia"/>
          <w:spacing w:val="10"/>
          <w:sz w:val="24"/>
          <w:szCs w:val="24"/>
          <w:rPrChange w:id="2399" w:author="JY0225" w:date="2017-08-24T11:12:00Z">
            <w:rPr>
              <w:rFonts w:ascii="Times New Roman" w:hAnsi="Times New Roman" w:cs="Times New Roman" w:hint="eastAsia"/>
              <w:spacing w:val="10"/>
              <w:sz w:val="24"/>
            </w:rPr>
          </w:rPrChange>
        </w:rPr>
        <w:t>根据断点所记录的</w:t>
      </w:r>
      <w:r w:rsidR="004C4C02" w:rsidRPr="006A6E37">
        <w:rPr>
          <w:rFonts w:asciiTheme="minorEastAsia" w:hAnsiTheme="minorEastAsia" w:cs="Times New Roman" w:hint="eastAsia"/>
          <w:spacing w:val="10"/>
          <w:sz w:val="24"/>
          <w:szCs w:val="24"/>
          <w:rPrChange w:id="2400" w:author="JY0225" w:date="2017-08-24T11:12:00Z">
            <w:rPr>
              <w:rFonts w:ascii="Times New Roman" w:hAnsi="Times New Roman" w:cs="Times New Roman" w:hint="eastAsia"/>
              <w:spacing w:val="10"/>
              <w:sz w:val="24"/>
            </w:rPr>
          </w:rPrChange>
        </w:rPr>
        <w:t>已</w:t>
      </w:r>
      <w:r w:rsidR="002C0B87" w:rsidRPr="006A6E37">
        <w:rPr>
          <w:rFonts w:asciiTheme="minorEastAsia" w:hAnsiTheme="minorEastAsia" w:cs="Times New Roman" w:hint="eastAsia"/>
          <w:spacing w:val="10"/>
          <w:sz w:val="24"/>
          <w:szCs w:val="24"/>
          <w:rPrChange w:id="2401" w:author="JY0225" w:date="2017-08-24T11:12:00Z">
            <w:rPr>
              <w:rFonts w:ascii="Times New Roman" w:hAnsi="Times New Roman" w:cs="Times New Roman" w:hint="eastAsia"/>
              <w:spacing w:val="10"/>
              <w:sz w:val="24"/>
            </w:rPr>
          </w:rPrChange>
        </w:rPr>
        <w:t>上传的</w:t>
      </w:r>
      <w:r w:rsidR="00773AE3" w:rsidRPr="006A6E37">
        <w:rPr>
          <w:rFonts w:asciiTheme="minorEastAsia" w:hAnsiTheme="minorEastAsia" w:cs="Times New Roman" w:hint="eastAsia"/>
          <w:spacing w:val="10"/>
          <w:sz w:val="24"/>
          <w:szCs w:val="24"/>
          <w:rPrChange w:id="2402" w:author="JY0225" w:date="2017-08-24T11:12:00Z">
            <w:rPr>
              <w:rFonts w:ascii="Times New Roman" w:hAnsi="Times New Roman" w:cs="Times New Roman" w:hint="eastAsia"/>
              <w:spacing w:val="10"/>
              <w:sz w:val="24"/>
            </w:rPr>
          </w:rPrChange>
        </w:rPr>
        <w:t>信息续传</w:t>
      </w:r>
      <w:r w:rsidR="002C0B87" w:rsidRPr="006A6E37">
        <w:rPr>
          <w:rFonts w:asciiTheme="minorEastAsia" w:hAnsiTheme="minorEastAsia" w:cs="Times New Roman" w:hint="eastAsia"/>
          <w:spacing w:val="10"/>
          <w:sz w:val="24"/>
          <w:szCs w:val="24"/>
          <w:rPrChange w:id="2403" w:author="JY0225" w:date="2017-08-24T11:12:00Z">
            <w:rPr>
              <w:rFonts w:ascii="Times New Roman" w:hAnsi="Times New Roman" w:cs="Times New Roman" w:hint="eastAsia"/>
              <w:spacing w:val="10"/>
              <w:sz w:val="24"/>
            </w:rPr>
          </w:rPrChange>
        </w:rPr>
        <w:t>。</w:t>
      </w:r>
      <w:r w:rsidR="00F40130" w:rsidRPr="006A6E37">
        <w:rPr>
          <w:rFonts w:asciiTheme="minorEastAsia" w:hAnsiTheme="minorEastAsia" w:cs="Times New Roman" w:hint="eastAsia"/>
          <w:spacing w:val="10"/>
          <w:sz w:val="24"/>
          <w:szCs w:val="24"/>
          <w:rPrChange w:id="2404" w:author="JY0225" w:date="2017-08-24T11:12:00Z">
            <w:rPr>
              <w:rFonts w:ascii="Times New Roman" w:hAnsi="Times New Roman" w:cs="Times New Roman" w:hint="eastAsia"/>
              <w:spacing w:val="10"/>
              <w:sz w:val="24"/>
            </w:rPr>
          </w:rPrChange>
        </w:rPr>
        <w:t>通过此项技术，</w:t>
      </w:r>
      <w:r w:rsidR="009B0164" w:rsidRPr="006A6E37">
        <w:rPr>
          <w:rFonts w:asciiTheme="minorEastAsia" w:hAnsiTheme="minorEastAsia" w:cs="Times New Roman" w:hint="eastAsia"/>
          <w:spacing w:val="10"/>
          <w:sz w:val="24"/>
          <w:szCs w:val="24"/>
          <w:rPrChange w:id="2405" w:author="JY0225" w:date="2017-08-24T11:12:00Z">
            <w:rPr>
              <w:rFonts w:ascii="Times New Roman" w:hAnsi="Times New Roman" w:cs="Times New Roman" w:hint="eastAsia"/>
              <w:spacing w:val="10"/>
              <w:sz w:val="24"/>
            </w:rPr>
          </w:rPrChange>
        </w:rPr>
        <w:t>可以帮助</w:t>
      </w:r>
      <w:r w:rsidR="002C0B87" w:rsidRPr="006A6E37">
        <w:rPr>
          <w:rFonts w:asciiTheme="minorEastAsia" w:hAnsiTheme="minorEastAsia" w:cs="Times New Roman" w:hint="eastAsia"/>
          <w:spacing w:val="10"/>
          <w:sz w:val="24"/>
          <w:szCs w:val="24"/>
          <w:rPrChange w:id="2406" w:author="JY0225" w:date="2017-08-24T11:12:00Z">
            <w:rPr>
              <w:rFonts w:ascii="Times New Roman" w:hAnsi="Times New Roman" w:cs="Times New Roman" w:hint="eastAsia"/>
              <w:spacing w:val="10"/>
              <w:sz w:val="24"/>
            </w:rPr>
          </w:rPrChange>
        </w:rPr>
        <w:t>用户</w:t>
      </w:r>
      <w:r w:rsidR="006D10C2" w:rsidRPr="006A6E37">
        <w:rPr>
          <w:rFonts w:asciiTheme="minorEastAsia" w:hAnsiTheme="minorEastAsia" w:cs="Times New Roman" w:hint="eastAsia"/>
          <w:spacing w:val="10"/>
          <w:sz w:val="24"/>
          <w:szCs w:val="24"/>
          <w:rPrChange w:id="2407" w:author="JY0225" w:date="2017-08-24T11:12:00Z">
            <w:rPr>
              <w:rFonts w:ascii="Times New Roman" w:hAnsi="Times New Roman" w:cs="Times New Roman" w:hint="eastAsia"/>
              <w:spacing w:val="10"/>
              <w:sz w:val="24"/>
            </w:rPr>
          </w:rPrChange>
        </w:rPr>
        <w:t>在遇到网络故障时，</w:t>
      </w:r>
      <w:r w:rsidR="002C0B87" w:rsidRPr="006A6E37">
        <w:rPr>
          <w:rFonts w:asciiTheme="minorEastAsia" w:hAnsiTheme="minorEastAsia" w:cs="Times New Roman" w:hint="eastAsia"/>
          <w:spacing w:val="10"/>
          <w:sz w:val="24"/>
          <w:szCs w:val="24"/>
          <w:rPrChange w:id="2408" w:author="JY0225" w:date="2017-08-24T11:12:00Z">
            <w:rPr>
              <w:rFonts w:ascii="Times New Roman" w:hAnsi="Times New Roman" w:cs="Times New Roman" w:hint="eastAsia"/>
              <w:spacing w:val="10"/>
              <w:sz w:val="24"/>
            </w:rPr>
          </w:rPrChange>
        </w:rPr>
        <w:t>节省</w:t>
      </w:r>
      <w:r w:rsidR="00240D7A" w:rsidRPr="006A6E37">
        <w:rPr>
          <w:rFonts w:asciiTheme="minorEastAsia" w:hAnsiTheme="minorEastAsia" w:cs="Times New Roman" w:hint="eastAsia"/>
          <w:spacing w:val="10"/>
          <w:sz w:val="24"/>
          <w:szCs w:val="24"/>
          <w:rPrChange w:id="2409" w:author="JY0225" w:date="2017-08-24T11:12:00Z">
            <w:rPr>
              <w:rFonts w:ascii="Times New Roman" w:hAnsi="Times New Roman" w:cs="Times New Roman" w:hint="eastAsia"/>
              <w:spacing w:val="10"/>
              <w:sz w:val="24"/>
            </w:rPr>
          </w:rPrChange>
        </w:rPr>
        <w:t>因重传而浪费的大量</w:t>
      </w:r>
      <w:r w:rsidR="00C64014" w:rsidRPr="006A6E37">
        <w:rPr>
          <w:rFonts w:asciiTheme="minorEastAsia" w:hAnsiTheme="minorEastAsia" w:cs="Times New Roman" w:hint="eastAsia"/>
          <w:spacing w:val="10"/>
          <w:sz w:val="24"/>
          <w:szCs w:val="24"/>
          <w:rPrChange w:id="2410" w:author="JY0225" w:date="2017-08-24T11:12:00Z">
            <w:rPr>
              <w:rFonts w:ascii="Times New Roman" w:hAnsi="Times New Roman" w:cs="Times New Roman" w:hint="eastAsia"/>
              <w:spacing w:val="10"/>
              <w:sz w:val="24"/>
            </w:rPr>
          </w:rPrChange>
        </w:rPr>
        <w:t>时间，提升</w:t>
      </w:r>
      <w:r w:rsidR="003817BC" w:rsidRPr="006A6E37">
        <w:rPr>
          <w:rFonts w:asciiTheme="minorEastAsia" w:hAnsiTheme="minorEastAsia" w:cs="Times New Roman" w:hint="eastAsia"/>
          <w:spacing w:val="10"/>
          <w:sz w:val="24"/>
          <w:szCs w:val="24"/>
          <w:rPrChange w:id="2411" w:author="JY0225" w:date="2017-08-24T11:12:00Z">
            <w:rPr>
              <w:rFonts w:ascii="Times New Roman" w:hAnsi="Times New Roman" w:cs="Times New Roman" w:hint="eastAsia"/>
              <w:spacing w:val="10"/>
              <w:sz w:val="24"/>
            </w:rPr>
          </w:rPrChange>
        </w:rPr>
        <w:t>数据传输的</w:t>
      </w:r>
      <w:r w:rsidR="00C64014" w:rsidRPr="006A6E37">
        <w:rPr>
          <w:rFonts w:asciiTheme="minorEastAsia" w:hAnsiTheme="minorEastAsia" w:cs="Times New Roman" w:hint="eastAsia"/>
          <w:spacing w:val="10"/>
          <w:sz w:val="24"/>
          <w:szCs w:val="24"/>
          <w:rPrChange w:id="2412" w:author="JY0225" w:date="2017-08-24T11:12:00Z">
            <w:rPr>
              <w:rFonts w:ascii="Times New Roman" w:hAnsi="Times New Roman" w:cs="Times New Roman" w:hint="eastAsia"/>
              <w:spacing w:val="10"/>
              <w:sz w:val="24"/>
            </w:rPr>
          </w:rPrChange>
        </w:rPr>
        <w:t>效率</w:t>
      </w:r>
      <w:r w:rsidR="002C0B87" w:rsidRPr="006A6E37">
        <w:rPr>
          <w:rFonts w:asciiTheme="minorEastAsia" w:hAnsiTheme="minorEastAsia" w:cs="Times New Roman" w:hint="eastAsia"/>
          <w:spacing w:val="10"/>
          <w:sz w:val="24"/>
          <w:szCs w:val="24"/>
          <w:rPrChange w:id="2413" w:author="JY0225" w:date="2017-08-24T11:12:00Z">
            <w:rPr>
              <w:rFonts w:ascii="Times New Roman" w:hAnsi="Times New Roman" w:cs="Times New Roman" w:hint="eastAsia"/>
              <w:spacing w:val="10"/>
              <w:sz w:val="24"/>
            </w:rPr>
          </w:rPrChange>
        </w:rPr>
        <w:t>。</w:t>
      </w:r>
      <w:r w:rsidR="009D16D5" w:rsidRPr="006A6E37">
        <w:rPr>
          <w:rFonts w:asciiTheme="minorEastAsia" w:hAnsiTheme="minorEastAsia" w:cs="Times New Roman" w:hint="eastAsia"/>
          <w:spacing w:val="10"/>
          <w:sz w:val="24"/>
          <w:szCs w:val="24"/>
          <w:rPrChange w:id="2414" w:author="JY0225" w:date="2017-08-24T11:12:00Z">
            <w:rPr>
              <w:rFonts w:ascii="Times New Roman" w:hAnsi="Times New Roman" w:cs="Times New Roman" w:hint="eastAsia"/>
              <w:spacing w:val="10"/>
              <w:sz w:val="24"/>
            </w:rPr>
          </w:rPrChange>
        </w:rPr>
        <w:t>在云</w:t>
      </w:r>
      <w:r w:rsidR="00476838" w:rsidRPr="006A6E37">
        <w:rPr>
          <w:rFonts w:asciiTheme="minorEastAsia" w:hAnsiTheme="minorEastAsia" w:cs="Times New Roman" w:hint="eastAsia"/>
          <w:spacing w:val="10"/>
          <w:sz w:val="24"/>
          <w:szCs w:val="24"/>
          <w:rPrChange w:id="2415" w:author="JY0225" w:date="2017-08-24T11:12:00Z">
            <w:rPr>
              <w:rFonts w:ascii="Times New Roman" w:hAnsi="Times New Roman" w:cs="Times New Roman" w:hint="eastAsia"/>
              <w:spacing w:val="10"/>
              <w:sz w:val="24"/>
            </w:rPr>
          </w:rPrChange>
        </w:rPr>
        <w:t>备份</w:t>
      </w:r>
      <w:r w:rsidR="009D16D5" w:rsidRPr="006A6E37">
        <w:rPr>
          <w:rFonts w:asciiTheme="minorEastAsia" w:hAnsiTheme="minorEastAsia" w:cs="Times New Roman" w:hint="eastAsia"/>
          <w:spacing w:val="10"/>
          <w:sz w:val="24"/>
          <w:szCs w:val="24"/>
          <w:rPrChange w:id="2416" w:author="JY0225" w:date="2017-08-24T11:12:00Z">
            <w:rPr>
              <w:rFonts w:ascii="Times New Roman" w:hAnsi="Times New Roman" w:cs="Times New Roman" w:hint="eastAsia"/>
              <w:spacing w:val="10"/>
              <w:sz w:val="24"/>
            </w:rPr>
          </w:rPrChange>
        </w:rPr>
        <w:t>行业，网络作为重要的基础设施，通常会受到各种因素的影响，因此</w:t>
      </w:r>
      <w:r w:rsidR="003E0325" w:rsidRPr="006A6E37">
        <w:rPr>
          <w:rFonts w:asciiTheme="minorEastAsia" w:hAnsiTheme="minorEastAsia" w:cs="Times New Roman" w:hint="eastAsia"/>
          <w:spacing w:val="10"/>
          <w:sz w:val="24"/>
          <w:szCs w:val="24"/>
          <w:rPrChange w:id="2417" w:author="JY0225" w:date="2017-08-24T11:12:00Z">
            <w:rPr>
              <w:rFonts w:ascii="Times New Roman" w:hAnsi="Times New Roman" w:cs="Times New Roman" w:hint="eastAsia"/>
              <w:spacing w:val="10"/>
              <w:sz w:val="24"/>
            </w:rPr>
          </w:rPrChange>
        </w:rPr>
        <w:t>断点续传技术成为了提升数据传输性能</w:t>
      </w:r>
      <w:r w:rsidR="004D7711" w:rsidRPr="006A6E37">
        <w:rPr>
          <w:rFonts w:asciiTheme="minorEastAsia" w:hAnsiTheme="minorEastAsia" w:cs="Times New Roman" w:hint="eastAsia"/>
          <w:spacing w:val="10"/>
          <w:sz w:val="24"/>
          <w:szCs w:val="24"/>
          <w:rPrChange w:id="2418" w:author="JY0225" w:date="2017-08-24T11:12:00Z">
            <w:rPr>
              <w:rFonts w:ascii="Times New Roman" w:hAnsi="Times New Roman" w:cs="Times New Roman" w:hint="eastAsia"/>
              <w:spacing w:val="10"/>
              <w:sz w:val="24"/>
            </w:rPr>
          </w:rPrChange>
        </w:rPr>
        <w:t>必不可少的一个环节</w:t>
      </w:r>
      <w:r w:rsidR="00042FB1" w:rsidRPr="006A6E37">
        <w:rPr>
          <w:rFonts w:asciiTheme="minorEastAsia" w:hAnsiTheme="minorEastAsia" w:cs="Times New Roman" w:hint="eastAsia"/>
          <w:spacing w:val="10"/>
          <w:sz w:val="24"/>
          <w:szCs w:val="24"/>
          <w:rPrChange w:id="2419" w:author="JY0225" w:date="2017-08-24T11:12:00Z">
            <w:rPr>
              <w:rFonts w:ascii="Times New Roman" w:hAnsi="Times New Roman" w:cs="Times New Roman" w:hint="eastAsia"/>
              <w:spacing w:val="10"/>
              <w:sz w:val="24"/>
            </w:rPr>
          </w:rPrChange>
        </w:rPr>
        <w:t>。</w:t>
      </w:r>
    </w:p>
    <w:p w14:paraId="2DE5F5B7" w14:textId="77777777" w:rsidR="00CB25A7" w:rsidRPr="006A6E37" w:rsidRDefault="00EB3BF1" w:rsidP="002C17DD">
      <w:pPr>
        <w:spacing w:line="400" w:lineRule="exact"/>
        <w:ind w:firstLine="420"/>
        <w:rPr>
          <w:rFonts w:asciiTheme="minorEastAsia" w:hAnsiTheme="minorEastAsia" w:cs="Times New Roman"/>
          <w:spacing w:val="10"/>
          <w:sz w:val="24"/>
          <w:szCs w:val="24"/>
          <w:rPrChange w:id="2420"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421" w:author="JY0225" w:date="2017-08-24T11:12:00Z">
            <w:rPr>
              <w:rFonts w:ascii="Times New Roman" w:hAnsi="Times New Roman" w:cs="Times New Roman" w:hint="eastAsia"/>
              <w:spacing w:val="10"/>
              <w:sz w:val="24"/>
            </w:rPr>
          </w:rPrChange>
        </w:rPr>
        <w:t>断点续传是</w:t>
      </w:r>
      <w:r w:rsidRPr="006A6E37">
        <w:rPr>
          <w:rFonts w:asciiTheme="minorEastAsia" w:hAnsiTheme="minorEastAsia" w:cs="Times New Roman"/>
          <w:spacing w:val="10"/>
          <w:sz w:val="24"/>
          <w:szCs w:val="24"/>
          <w:rPrChange w:id="2422" w:author="JY0225" w:date="2017-08-24T11:12:00Z">
            <w:rPr>
              <w:rFonts w:ascii="Times New Roman" w:hAnsi="Times New Roman" w:cs="Times New Roman"/>
              <w:spacing w:val="10"/>
              <w:sz w:val="24"/>
            </w:rPr>
          </w:rPrChange>
        </w:rPr>
        <w:t>HTTP 1.1</w:t>
      </w:r>
      <w:r w:rsidRPr="006A6E37">
        <w:rPr>
          <w:rFonts w:asciiTheme="minorEastAsia" w:hAnsiTheme="minorEastAsia" w:cs="Times New Roman" w:hint="eastAsia"/>
          <w:spacing w:val="10"/>
          <w:sz w:val="24"/>
          <w:szCs w:val="24"/>
          <w:rPrChange w:id="2423" w:author="JY0225" w:date="2017-08-24T11:12:00Z">
            <w:rPr>
              <w:rFonts w:ascii="Times New Roman" w:hAnsi="Times New Roman" w:cs="Times New Roman" w:hint="eastAsia"/>
              <w:spacing w:val="10"/>
              <w:sz w:val="24"/>
            </w:rPr>
          </w:rPrChange>
        </w:rPr>
        <w:t>协议的一部分，</w:t>
      </w:r>
      <w:r w:rsidR="00A16998" w:rsidRPr="006A6E37">
        <w:rPr>
          <w:rFonts w:asciiTheme="minorEastAsia" w:hAnsiTheme="minorEastAsia" w:cs="Times New Roman" w:hint="eastAsia"/>
          <w:spacing w:val="10"/>
          <w:sz w:val="24"/>
          <w:szCs w:val="24"/>
          <w:rPrChange w:id="2424" w:author="JY0225" w:date="2017-08-24T11:12:00Z">
            <w:rPr>
              <w:rFonts w:ascii="Times New Roman" w:hAnsi="Times New Roman" w:cs="Times New Roman" w:hint="eastAsia"/>
              <w:spacing w:val="10"/>
              <w:sz w:val="24"/>
            </w:rPr>
          </w:rPrChange>
        </w:rPr>
        <w:t>只要利用了</w:t>
      </w:r>
      <w:r w:rsidR="00A16998" w:rsidRPr="006A6E37">
        <w:rPr>
          <w:rFonts w:asciiTheme="minorEastAsia" w:hAnsiTheme="minorEastAsia" w:cs="Times New Roman" w:hint="eastAsia"/>
          <w:spacing w:val="10"/>
          <w:sz w:val="24"/>
          <w:szCs w:val="24"/>
          <w:rPrChange w:id="2425" w:author="JY0225" w:date="2017-08-24T11:12:00Z">
            <w:rPr>
              <w:rFonts w:ascii="Times New Roman" w:hAnsi="Times New Roman" w:cs="Times New Roman" w:hint="eastAsia"/>
              <w:spacing w:val="10"/>
              <w:sz w:val="24"/>
            </w:rPr>
          </w:rPrChange>
        </w:rPr>
        <w:t>HTTP协议</w:t>
      </w:r>
      <w:r w:rsidR="00A16998" w:rsidRPr="006A6E37">
        <w:rPr>
          <w:rStyle w:val="afff"/>
          <w:rFonts w:asciiTheme="minorEastAsia" w:hAnsiTheme="minorEastAsia" w:cs="Times New Roman"/>
          <w:spacing w:val="10"/>
          <w:sz w:val="24"/>
          <w:szCs w:val="24"/>
          <w:rPrChange w:id="2426" w:author="JY0225" w:date="2017-08-24T11:12:00Z">
            <w:rPr>
              <w:rStyle w:val="afff"/>
              <w:rFonts w:ascii="Times New Roman" w:hAnsi="Times New Roman" w:cs="Times New Roman"/>
              <w:spacing w:val="10"/>
              <w:sz w:val="24"/>
            </w:rPr>
          </w:rPrChange>
        </w:rPr>
        <w:footnoteReference w:id="6"/>
      </w:r>
      <w:r w:rsidR="00A16998" w:rsidRPr="006A6E37">
        <w:rPr>
          <w:rFonts w:asciiTheme="minorEastAsia" w:hAnsiTheme="minorEastAsia" w:cs="Times New Roman" w:hint="eastAsia"/>
          <w:spacing w:val="10"/>
          <w:sz w:val="24"/>
          <w:szCs w:val="24"/>
          <w:rPrChange w:id="2427" w:author="JY0225" w:date="2017-08-24T11:12:00Z">
            <w:rPr>
              <w:rFonts w:ascii="Times New Roman" w:hAnsi="Times New Roman" w:cs="Times New Roman" w:hint="eastAsia"/>
              <w:spacing w:val="10"/>
              <w:sz w:val="24"/>
            </w:rPr>
          </w:rPrChange>
        </w:rPr>
        <w:t>中的</w:t>
      </w:r>
      <w:r w:rsidR="000D0E1C" w:rsidRPr="006A6E37">
        <w:rPr>
          <w:rFonts w:asciiTheme="minorEastAsia" w:hAnsiTheme="minorEastAsia" w:cs="Times New Roman"/>
          <w:spacing w:val="10"/>
          <w:sz w:val="24"/>
          <w:szCs w:val="24"/>
          <w:rPrChange w:id="2428" w:author="JY0225" w:date="2017-08-24T11:12:00Z">
            <w:rPr>
              <w:rFonts w:ascii="Times New Roman" w:hAnsi="Times New Roman" w:cs="Times New Roman"/>
              <w:spacing w:val="10"/>
              <w:sz w:val="24"/>
            </w:rPr>
          </w:rPrChange>
        </w:rPr>
        <w:t>Range</w:t>
      </w:r>
      <w:r w:rsidR="000D0E1C" w:rsidRPr="006A6E37">
        <w:rPr>
          <w:rFonts w:asciiTheme="minorEastAsia" w:hAnsiTheme="minorEastAsia" w:cs="Times New Roman" w:hint="eastAsia"/>
          <w:spacing w:val="10"/>
          <w:sz w:val="24"/>
          <w:szCs w:val="24"/>
          <w:rPrChange w:id="2429" w:author="JY0225" w:date="2017-08-24T11:12:00Z">
            <w:rPr>
              <w:rFonts w:ascii="Times New Roman" w:hAnsi="Times New Roman" w:cs="Times New Roman" w:hint="eastAsia"/>
              <w:spacing w:val="10"/>
              <w:sz w:val="24"/>
            </w:rPr>
          </w:rPrChange>
        </w:rPr>
        <w:t>、</w:t>
      </w:r>
      <w:r w:rsidR="000D0E1C" w:rsidRPr="006A6E37">
        <w:rPr>
          <w:rFonts w:asciiTheme="minorEastAsia" w:hAnsiTheme="minorEastAsia" w:cs="Times New Roman"/>
          <w:spacing w:val="10"/>
          <w:sz w:val="24"/>
          <w:szCs w:val="24"/>
          <w:rPrChange w:id="2430" w:author="JY0225" w:date="2017-08-24T11:12:00Z">
            <w:rPr>
              <w:rFonts w:ascii="Times New Roman" w:hAnsi="Times New Roman" w:cs="Times New Roman"/>
              <w:spacing w:val="10"/>
              <w:sz w:val="24"/>
            </w:rPr>
          </w:rPrChange>
        </w:rPr>
        <w:t>Accept-Ranges</w:t>
      </w:r>
      <w:r w:rsidR="000D0E1C" w:rsidRPr="006A6E37">
        <w:rPr>
          <w:rFonts w:asciiTheme="minorEastAsia" w:hAnsiTheme="minorEastAsia" w:cs="Times New Roman" w:hint="eastAsia"/>
          <w:spacing w:val="10"/>
          <w:sz w:val="24"/>
          <w:szCs w:val="24"/>
          <w:rPrChange w:id="2431" w:author="JY0225" w:date="2017-08-24T11:12:00Z">
            <w:rPr>
              <w:rFonts w:ascii="Times New Roman" w:hAnsi="Times New Roman" w:cs="Times New Roman" w:hint="eastAsia"/>
              <w:spacing w:val="10"/>
              <w:sz w:val="24"/>
            </w:rPr>
          </w:rPrChange>
        </w:rPr>
        <w:t>以及</w:t>
      </w:r>
      <w:r w:rsidR="000D0E1C" w:rsidRPr="006A6E37">
        <w:rPr>
          <w:rFonts w:asciiTheme="minorEastAsia" w:hAnsiTheme="minorEastAsia" w:cs="Times New Roman"/>
          <w:spacing w:val="10"/>
          <w:sz w:val="24"/>
          <w:szCs w:val="24"/>
          <w:rPrChange w:id="2432" w:author="JY0225" w:date="2017-08-24T11:12:00Z">
            <w:rPr>
              <w:rFonts w:ascii="Times New Roman" w:hAnsi="Times New Roman" w:cs="Times New Roman"/>
              <w:spacing w:val="10"/>
              <w:sz w:val="24"/>
            </w:rPr>
          </w:rPrChange>
        </w:rPr>
        <w:t>Content-Ranges</w:t>
      </w:r>
      <w:r w:rsidR="00A16998" w:rsidRPr="006A6E37">
        <w:rPr>
          <w:rFonts w:asciiTheme="minorEastAsia" w:hAnsiTheme="minorEastAsia" w:cs="Times New Roman" w:hint="eastAsia"/>
          <w:spacing w:val="10"/>
          <w:sz w:val="24"/>
          <w:szCs w:val="24"/>
          <w:rPrChange w:id="2433" w:author="JY0225" w:date="2017-08-24T11:12:00Z">
            <w:rPr>
              <w:rFonts w:ascii="Times New Roman" w:hAnsi="Times New Roman" w:cs="Times New Roman" w:hint="eastAsia"/>
              <w:spacing w:val="10"/>
              <w:sz w:val="24"/>
            </w:rPr>
          </w:rPrChange>
        </w:rPr>
        <w:t>字段来和服务器端交互，就可以实现文件下载的断点续传</w:t>
      </w:r>
      <w:r w:rsidR="00165D12" w:rsidRPr="006A6E37">
        <w:rPr>
          <w:rFonts w:asciiTheme="minorEastAsia" w:hAnsiTheme="minorEastAsia" w:cs="Times New Roman" w:hint="eastAsia"/>
          <w:spacing w:val="10"/>
          <w:sz w:val="24"/>
          <w:szCs w:val="24"/>
          <w:rPrChange w:id="2434" w:author="JY0225" w:date="2017-08-24T11:12:00Z">
            <w:rPr>
              <w:rFonts w:ascii="Times New Roman" w:hAnsi="Times New Roman" w:cs="Times New Roman" w:hint="eastAsia"/>
              <w:spacing w:val="10"/>
              <w:sz w:val="24"/>
            </w:rPr>
          </w:rPrChange>
        </w:rPr>
        <w:t>。</w:t>
      </w:r>
    </w:p>
    <w:p w14:paraId="6A1042F9" w14:textId="77777777" w:rsidR="00BD7E86" w:rsidRPr="006A6E37" w:rsidRDefault="00BD7E86" w:rsidP="00B13B64">
      <w:pPr>
        <w:spacing w:line="400" w:lineRule="exact"/>
        <w:ind w:firstLine="420"/>
        <w:rPr>
          <w:rFonts w:asciiTheme="minorEastAsia" w:hAnsiTheme="minorEastAsia" w:cs="Times New Roman"/>
          <w:spacing w:val="10"/>
          <w:sz w:val="24"/>
          <w:szCs w:val="24"/>
          <w:rPrChange w:id="2435"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36" w:author="JY0225" w:date="2017-08-24T11:12:00Z">
            <w:rPr>
              <w:rFonts w:ascii="Times New Roman" w:hAnsi="Times New Roman" w:cs="Times New Roman"/>
              <w:spacing w:val="10"/>
              <w:sz w:val="24"/>
            </w:rPr>
          </w:rPrChange>
        </w:rPr>
        <w:t>Range</w:t>
      </w:r>
      <w:r w:rsidR="0006341B" w:rsidRPr="006A6E37">
        <w:rPr>
          <w:rFonts w:asciiTheme="minorEastAsia" w:hAnsiTheme="minorEastAsia" w:cs="Times New Roman" w:hint="eastAsia"/>
          <w:spacing w:val="10"/>
          <w:sz w:val="24"/>
          <w:szCs w:val="24"/>
          <w:rPrChange w:id="2437" w:author="JY0225" w:date="2017-08-24T11:12:00Z">
            <w:rPr>
              <w:rFonts w:ascii="Times New Roman" w:hAnsi="Times New Roman" w:cs="Times New Roman" w:hint="eastAsia"/>
              <w:spacing w:val="10"/>
              <w:sz w:val="24"/>
            </w:rPr>
          </w:rPrChange>
        </w:rPr>
        <w:t>字段用户客户端到服务器的请求报文中，通过该字段可以指定</w:t>
      </w:r>
      <w:r w:rsidR="00863814" w:rsidRPr="006A6E37">
        <w:rPr>
          <w:rFonts w:asciiTheme="minorEastAsia" w:hAnsiTheme="minorEastAsia" w:cs="Times New Roman" w:hint="eastAsia"/>
          <w:spacing w:val="10"/>
          <w:sz w:val="24"/>
          <w:szCs w:val="24"/>
          <w:rPrChange w:id="2438" w:author="JY0225" w:date="2017-08-24T11:12:00Z">
            <w:rPr>
              <w:rFonts w:ascii="Times New Roman" w:hAnsi="Times New Roman" w:cs="Times New Roman" w:hint="eastAsia"/>
              <w:spacing w:val="10"/>
              <w:sz w:val="24"/>
            </w:rPr>
          </w:rPrChange>
        </w:rPr>
        <w:t>传输</w:t>
      </w:r>
      <w:r w:rsidR="0006341B" w:rsidRPr="006A6E37">
        <w:rPr>
          <w:rFonts w:asciiTheme="minorEastAsia" w:hAnsiTheme="minorEastAsia" w:cs="Times New Roman" w:hint="eastAsia"/>
          <w:spacing w:val="10"/>
          <w:sz w:val="24"/>
          <w:szCs w:val="24"/>
          <w:rPrChange w:id="2439" w:author="JY0225" w:date="2017-08-24T11:12:00Z">
            <w:rPr>
              <w:rFonts w:ascii="Times New Roman" w:hAnsi="Times New Roman" w:cs="Times New Roman" w:hint="eastAsia"/>
              <w:spacing w:val="10"/>
              <w:sz w:val="24"/>
            </w:rPr>
          </w:rPrChange>
        </w:rPr>
        <w:t>文件的某一段，</w:t>
      </w:r>
      <w:r w:rsidR="003559FE" w:rsidRPr="006A6E37">
        <w:rPr>
          <w:rFonts w:asciiTheme="minorEastAsia" w:hAnsiTheme="minorEastAsia" w:cs="Times New Roman" w:hint="eastAsia"/>
          <w:spacing w:val="10"/>
          <w:sz w:val="24"/>
          <w:szCs w:val="24"/>
          <w:rPrChange w:id="2440" w:author="JY0225" w:date="2017-08-24T11:12:00Z">
            <w:rPr>
              <w:rFonts w:ascii="Times New Roman" w:hAnsi="Times New Roman" w:cs="Times New Roman" w:hint="eastAsia"/>
              <w:spacing w:val="10"/>
              <w:sz w:val="24"/>
            </w:rPr>
          </w:rPrChange>
        </w:rPr>
        <w:t>典型</w:t>
      </w:r>
      <w:r w:rsidR="0006341B" w:rsidRPr="006A6E37">
        <w:rPr>
          <w:rFonts w:asciiTheme="minorEastAsia" w:hAnsiTheme="minorEastAsia" w:cs="Times New Roman" w:hint="eastAsia"/>
          <w:spacing w:val="10"/>
          <w:sz w:val="24"/>
          <w:szCs w:val="24"/>
          <w:rPrChange w:id="2441" w:author="JY0225" w:date="2017-08-24T11:12:00Z">
            <w:rPr>
              <w:rFonts w:ascii="Times New Roman" w:hAnsi="Times New Roman" w:cs="Times New Roman" w:hint="eastAsia"/>
              <w:spacing w:val="10"/>
              <w:sz w:val="24"/>
            </w:rPr>
          </w:rPrChange>
        </w:rPr>
        <w:t>格式如下：</w:t>
      </w:r>
    </w:p>
    <w:p w14:paraId="0CE62DF7" w14:textId="77777777" w:rsidR="00E449B3" w:rsidRPr="006A6E37" w:rsidRDefault="004C0D6D" w:rsidP="00E449B3">
      <w:pPr>
        <w:spacing w:line="400" w:lineRule="exact"/>
        <w:ind w:firstLine="420"/>
        <w:rPr>
          <w:rFonts w:asciiTheme="minorEastAsia" w:hAnsiTheme="minorEastAsia" w:cs="Times New Roman"/>
          <w:spacing w:val="10"/>
          <w:sz w:val="24"/>
          <w:szCs w:val="24"/>
          <w:rPrChange w:id="2442"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43" w:author="JY0225" w:date="2017-08-24T11:12:00Z">
            <w:rPr>
              <w:rFonts w:ascii="Times New Roman" w:hAnsi="Times New Roman" w:cs="Times New Roman"/>
              <w:spacing w:val="10"/>
              <w:sz w:val="24"/>
            </w:rPr>
          </w:rPrChange>
        </w:rPr>
        <w:t xml:space="preserve">Range : </w:t>
      </w:r>
      <w:r w:rsidR="00E449B3" w:rsidRPr="006A6E37">
        <w:rPr>
          <w:rFonts w:asciiTheme="minorEastAsia" w:hAnsiTheme="minorEastAsia" w:cs="Times New Roman"/>
          <w:spacing w:val="10"/>
          <w:sz w:val="24"/>
          <w:szCs w:val="24"/>
          <w:rPrChange w:id="2444" w:author="JY0225" w:date="2017-08-24T11:12:00Z">
            <w:rPr>
              <w:rFonts w:ascii="Times New Roman" w:hAnsi="Times New Roman" w:cs="Times New Roman"/>
              <w:spacing w:val="10"/>
              <w:sz w:val="24"/>
            </w:rPr>
          </w:rPrChange>
        </w:rPr>
        <w:t>bytes=0-</w:t>
      </w:r>
      <w:r w:rsidR="0055578E" w:rsidRPr="006A6E37">
        <w:rPr>
          <w:rFonts w:asciiTheme="minorEastAsia" w:hAnsiTheme="minorEastAsia" w:cs="Times New Roman"/>
          <w:spacing w:val="10"/>
          <w:sz w:val="24"/>
          <w:szCs w:val="24"/>
          <w:rPrChange w:id="2445" w:author="JY0225" w:date="2017-08-24T11:12:00Z">
            <w:rPr>
              <w:rFonts w:ascii="Times New Roman" w:hAnsi="Times New Roman" w:cs="Times New Roman"/>
              <w:spacing w:val="10"/>
              <w:sz w:val="24"/>
            </w:rPr>
          </w:rPrChange>
        </w:rPr>
        <w:t>1024</w:t>
      </w:r>
      <w:r w:rsidR="00E449B3" w:rsidRPr="006A6E37">
        <w:rPr>
          <w:rFonts w:asciiTheme="minorEastAsia" w:hAnsiTheme="minorEastAsia" w:cs="Times New Roman"/>
          <w:spacing w:val="10"/>
          <w:sz w:val="24"/>
          <w:szCs w:val="24"/>
          <w:rPrChange w:id="2446" w:author="JY0225" w:date="2017-08-24T11:12:00Z">
            <w:rPr>
              <w:rFonts w:ascii="Times New Roman" w:hAnsi="Times New Roman" w:cs="Times New Roman"/>
              <w:spacing w:val="10"/>
              <w:sz w:val="24"/>
            </w:rPr>
          </w:rPrChange>
        </w:rPr>
        <w:t xml:space="preserve"> </w:t>
      </w:r>
      <w:r w:rsidR="008A2718" w:rsidRPr="006A6E37">
        <w:rPr>
          <w:rFonts w:asciiTheme="minorEastAsia" w:hAnsiTheme="minorEastAsia" w:cs="Times New Roman"/>
          <w:spacing w:val="10"/>
          <w:sz w:val="24"/>
          <w:szCs w:val="24"/>
          <w:rPrChange w:id="2447" w:author="JY0225" w:date="2017-08-24T11:12:00Z">
            <w:rPr>
              <w:rFonts w:ascii="Times New Roman" w:hAnsi="Times New Roman" w:cs="Times New Roman"/>
              <w:spacing w:val="10"/>
              <w:sz w:val="24"/>
            </w:rPr>
          </w:rPrChange>
        </w:rPr>
        <w:t>//</w:t>
      </w:r>
      <w:r w:rsidR="00E449B3" w:rsidRPr="006A6E37">
        <w:rPr>
          <w:rFonts w:asciiTheme="minorEastAsia" w:hAnsiTheme="minorEastAsia" w:cs="Times New Roman" w:hint="eastAsia"/>
          <w:spacing w:val="10"/>
          <w:sz w:val="24"/>
          <w:szCs w:val="24"/>
          <w:rPrChange w:id="2448" w:author="JY0225" w:date="2017-08-24T11:12:00Z">
            <w:rPr>
              <w:rFonts w:ascii="Times New Roman" w:hAnsi="Times New Roman" w:cs="Times New Roman" w:hint="eastAsia"/>
              <w:spacing w:val="10"/>
              <w:sz w:val="24"/>
            </w:rPr>
          </w:rPrChange>
        </w:rPr>
        <w:t>第</w:t>
      </w:r>
      <w:r w:rsidR="008A2718" w:rsidRPr="006A6E37">
        <w:rPr>
          <w:rFonts w:asciiTheme="minorEastAsia" w:hAnsiTheme="minorEastAsia" w:cs="Times New Roman"/>
          <w:spacing w:val="10"/>
          <w:sz w:val="24"/>
          <w:szCs w:val="24"/>
          <w:rPrChange w:id="2449" w:author="JY0225" w:date="2017-08-24T11:12:00Z">
            <w:rPr>
              <w:rFonts w:ascii="Times New Roman" w:hAnsi="Times New Roman" w:cs="Times New Roman"/>
              <w:spacing w:val="10"/>
              <w:sz w:val="24"/>
            </w:rPr>
          </w:rPrChange>
        </w:rPr>
        <w:t>0-1024</w:t>
      </w:r>
      <w:r w:rsidR="008A2718" w:rsidRPr="006A6E37">
        <w:rPr>
          <w:rFonts w:asciiTheme="minorEastAsia" w:hAnsiTheme="minorEastAsia" w:cs="Times New Roman" w:hint="eastAsia"/>
          <w:spacing w:val="10"/>
          <w:sz w:val="24"/>
          <w:szCs w:val="24"/>
          <w:rPrChange w:id="2450" w:author="JY0225" w:date="2017-08-24T11:12:00Z">
            <w:rPr>
              <w:rFonts w:ascii="Times New Roman" w:hAnsi="Times New Roman" w:cs="Times New Roman" w:hint="eastAsia"/>
              <w:spacing w:val="10"/>
              <w:sz w:val="24"/>
            </w:rPr>
          </w:rPrChange>
        </w:rPr>
        <w:t>个</w:t>
      </w:r>
      <w:r w:rsidR="00E449B3" w:rsidRPr="006A6E37">
        <w:rPr>
          <w:rFonts w:asciiTheme="minorEastAsia" w:hAnsiTheme="minorEastAsia" w:cs="Times New Roman" w:hint="eastAsia"/>
          <w:spacing w:val="10"/>
          <w:sz w:val="24"/>
          <w:szCs w:val="24"/>
          <w:rPrChange w:id="2451" w:author="JY0225" w:date="2017-08-24T11:12:00Z">
            <w:rPr>
              <w:rFonts w:ascii="Times New Roman" w:hAnsi="Times New Roman" w:cs="Times New Roman" w:hint="eastAsia"/>
              <w:spacing w:val="10"/>
              <w:sz w:val="24"/>
            </w:rPr>
          </w:rPrChange>
        </w:rPr>
        <w:t>字节范围的内容</w:t>
      </w:r>
    </w:p>
    <w:p w14:paraId="757E1898" w14:textId="77777777" w:rsidR="00E449B3" w:rsidRPr="006A6E37" w:rsidRDefault="003559FE" w:rsidP="00E449B3">
      <w:pPr>
        <w:spacing w:line="400" w:lineRule="exact"/>
        <w:ind w:firstLine="420"/>
        <w:rPr>
          <w:rFonts w:asciiTheme="minorEastAsia" w:hAnsiTheme="minorEastAsia" w:cs="Times New Roman"/>
          <w:spacing w:val="10"/>
          <w:sz w:val="24"/>
          <w:szCs w:val="24"/>
          <w:rPrChange w:id="2452"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53" w:author="JY0225" w:date="2017-08-24T11:12:00Z">
            <w:rPr>
              <w:rFonts w:ascii="Times New Roman" w:hAnsi="Times New Roman" w:cs="Times New Roman"/>
              <w:spacing w:val="10"/>
              <w:sz w:val="24"/>
            </w:rPr>
          </w:rPrChange>
        </w:rPr>
        <w:t>Accept-Ranges</w:t>
      </w:r>
      <w:r w:rsidRPr="006A6E37">
        <w:rPr>
          <w:rFonts w:asciiTheme="minorEastAsia" w:hAnsiTheme="minorEastAsia" w:cs="Times New Roman" w:hint="eastAsia"/>
          <w:spacing w:val="10"/>
          <w:sz w:val="24"/>
          <w:szCs w:val="24"/>
          <w:rPrChange w:id="2454" w:author="JY0225" w:date="2017-08-24T11:12:00Z">
            <w:rPr>
              <w:rFonts w:ascii="Times New Roman" w:hAnsi="Times New Roman" w:cs="Times New Roman" w:hint="eastAsia"/>
              <w:spacing w:val="10"/>
              <w:sz w:val="24"/>
            </w:rPr>
          </w:rPrChange>
        </w:rPr>
        <w:t>用于服务器端给客户端的应答，通过该字段可以获取服务器是否支持断点续传的信息，</w:t>
      </w:r>
      <w:r w:rsidR="00E449B3" w:rsidRPr="006A6E37">
        <w:rPr>
          <w:rFonts w:asciiTheme="minorEastAsia" w:hAnsiTheme="minorEastAsia" w:cs="Times New Roman" w:hint="eastAsia"/>
          <w:spacing w:val="10"/>
          <w:sz w:val="24"/>
          <w:szCs w:val="24"/>
          <w:rPrChange w:id="2455" w:author="JY0225" w:date="2017-08-24T11:12:00Z">
            <w:rPr>
              <w:rFonts w:ascii="Times New Roman" w:hAnsi="Times New Roman" w:cs="Times New Roman" w:hint="eastAsia"/>
              <w:spacing w:val="10"/>
              <w:sz w:val="24"/>
            </w:rPr>
          </w:rPrChange>
        </w:rPr>
        <w:t>典型格式如下：</w:t>
      </w:r>
    </w:p>
    <w:p w14:paraId="01828472" w14:textId="77777777" w:rsidR="00872E1E" w:rsidRPr="006A6E37" w:rsidRDefault="00872E1E" w:rsidP="00872E1E">
      <w:pPr>
        <w:spacing w:line="400" w:lineRule="exact"/>
        <w:ind w:firstLine="420"/>
        <w:rPr>
          <w:rFonts w:asciiTheme="minorEastAsia" w:hAnsiTheme="minorEastAsia" w:cs="Times New Roman"/>
          <w:spacing w:val="10"/>
          <w:sz w:val="24"/>
          <w:szCs w:val="24"/>
          <w:rPrChange w:id="2456"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57" w:author="JY0225" w:date="2017-08-24T11:12:00Z">
            <w:rPr>
              <w:rFonts w:ascii="Times New Roman" w:hAnsi="Times New Roman" w:cs="Times New Roman"/>
              <w:spacing w:val="10"/>
              <w:sz w:val="24"/>
            </w:rPr>
          </w:rPrChange>
        </w:rPr>
        <w:t xml:space="preserve">Accept-Ranges: bytes  </w:t>
      </w:r>
      <w:r w:rsidR="00BE698E" w:rsidRPr="006A6E37">
        <w:rPr>
          <w:rFonts w:asciiTheme="minorEastAsia" w:hAnsiTheme="minorEastAsia" w:cs="Times New Roman"/>
          <w:spacing w:val="10"/>
          <w:sz w:val="24"/>
          <w:szCs w:val="24"/>
          <w:rPrChange w:id="2458" w:author="JY0225" w:date="2017-08-24T11:12:00Z">
            <w:rPr>
              <w:rFonts w:ascii="Times New Roman" w:hAnsi="Times New Roman" w:cs="Times New Roman"/>
              <w:spacing w:val="10"/>
              <w:sz w:val="24"/>
            </w:rPr>
          </w:rPrChange>
        </w:rPr>
        <w:t>//</w:t>
      </w:r>
      <w:r w:rsidRPr="006A6E37">
        <w:rPr>
          <w:rFonts w:asciiTheme="minorEastAsia" w:hAnsiTheme="minorEastAsia" w:cs="Times New Roman" w:hint="eastAsia"/>
          <w:spacing w:val="10"/>
          <w:sz w:val="24"/>
          <w:szCs w:val="24"/>
          <w:rPrChange w:id="2459" w:author="JY0225" w:date="2017-08-24T11:12:00Z">
            <w:rPr>
              <w:rFonts w:ascii="Times New Roman" w:hAnsi="Times New Roman" w:cs="Times New Roman" w:hint="eastAsia"/>
              <w:spacing w:val="10"/>
              <w:sz w:val="24"/>
            </w:rPr>
          </w:rPrChange>
        </w:rPr>
        <w:t>支持以</w:t>
      </w:r>
      <w:r w:rsidRPr="006A6E37">
        <w:rPr>
          <w:rFonts w:asciiTheme="minorEastAsia" w:hAnsiTheme="minorEastAsia" w:cs="Times New Roman"/>
          <w:spacing w:val="10"/>
          <w:sz w:val="24"/>
          <w:szCs w:val="24"/>
          <w:rPrChange w:id="2460" w:author="JY0225" w:date="2017-08-24T11:12:00Z">
            <w:rPr>
              <w:rFonts w:ascii="Times New Roman" w:hAnsi="Times New Roman" w:cs="Times New Roman"/>
              <w:spacing w:val="10"/>
              <w:sz w:val="24"/>
            </w:rPr>
          </w:rPrChange>
        </w:rPr>
        <w:t>bytes</w:t>
      </w:r>
      <w:r w:rsidRPr="006A6E37">
        <w:rPr>
          <w:rFonts w:asciiTheme="minorEastAsia" w:hAnsiTheme="minorEastAsia" w:cs="Times New Roman" w:hint="eastAsia"/>
          <w:spacing w:val="10"/>
          <w:sz w:val="24"/>
          <w:szCs w:val="24"/>
          <w:rPrChange w:id="2461" w:author="JY0225" w:date="2017-08-24T11:12:00Z">
            <w:rPr>
              <w:rFonts w:ascii="Times New Roman" w:hAnsi="Times New Roman" w:cs="Times New Roman" w:hint="eastAsia"/>
              <w:spacing w:val="10"/>
              <w:sz w:val="24"/>
            </w:rPr>
          </w:rPrChange>
        </w:rPr>
        <w:t>为单位进行传输。</w:t>
      </w:r>
    </w:p>
    <w:p w14:paraId="071FBB65" w14:textId="77777777" w:rsidR="00A272C8" w:rsidRPr="006A6E37" w:rsidRDefault="00872E1E" w:rsidP="00A272C8">
      <w:pPr>
        <w:spacing w:line="400" w:lineRule="exact"/>
        <w:ind w:firstLine="420"/>
        <w:rPr>
          <w:rFonts w:asciiTheme="minorEastAsia" w:hAnsiTheme="minorEastAsia" w:cs="Times New Roman"/>
          <w:spacing w:val="10"/>
          <w:sz w:val="24"/>
          <w:szCs w:val="24"/>
          <w:rPrChange w:id="2462"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63" w:author="JY0225" w:date="2017-08-24T11:12:00Z">
            <w:rPr>
              <w:rFonts w:ascii="Times New Roman" w:hAnsi="Times New Roman" w:cs="Times New Roman"/>
              <w:spacing w:val="10"/>
              <w:sz w:val="24"/>
            </w:rPr>
          </w:rPrChange>
        </w:rPr>
        <w:t xml:space="preserve">Accept-Ranges: none  </w:t>
      </w:r>
      <w:r w:rsidR="00BE698E" w:rsidRPr="006A6E37">
        <w:rPr>
          <w:rFonts w:asciiTheme="minorEastAsia" w:hAnsiTheme="minorEastAsia" w:cs="Times New Roman"/>
          <w:spacing w:val="10"/>
          <w:sz w:val="24"/>
          <w:szCs w:val="24"/>
          <w:rPrChange w:id="2464" w:author="JY0225" w:date="2017-08-24T11:12:00Z">
            <w:rPr>
              <w:rFonts w:ascii="Times New Roman" w:hAnsi="Times New Roman" w:cs="Times New Roman"/>
              <w:spacing w:val="10"/>
              <w:sz w:val="24"/>
            </w:rPr>
          </w:rPrChange>
        </w:rPr>
        <w:t>//</w:t>
      </w:r>
      <w:r w:rsidRPr="006A6E37">
        <w:rPr>
          <w:rFonts w:asciiTheme="minorEastAsia" w:hAnsiTheme="minorEastAsia" w:cs="Times New Roman" w:hint="eastAsia"/>
          <w:spacing w:val="10"/>
          <w:sz w:val="24"/>
          <w:szCs w:val="24"/>
          <w:rPrChange w:id="2465" w:author="JY0225" w:date="2017-08-24T11:12:00Z">
            <w:rPr>
              <w:rFonts w:ascii="Times New Roman" w:hAnsi="Times New Roman" w:cs="Times New Roman" w:hint="eastAsia"/>
              <w:spacing w:val="10"/>
              <w:sz w:val="24"/>
            </w:rPr>
          </w:rPrChange>
        </w:rPr>
        <w:t>不支持</w:t>
      </w:r>
      <w:r w:rsidR="00A272C8" w:rsidRPr="006A6E37">
        <w:rPr>
          <w:rFonts w:asciiTheme="minorEastAsia" w:hAnsiTheme="minorEastAsia" w:cs="Times New Roman" w:hint="eastAsia"/>
          <w:spacing w:val="10"/>
          <w:sz w:val="24"/>
          <w:szCs w:val="24"/>
          <w:rPrChange w:id="2466" w:author="JY0225" w:date="2017-08-24T11:12:00Z">
            <w:rPr>
              <w:rFonts w:ascii="Times New Roman" w:hAnsi="Times New Roman" w:cs="Times New Roman" w:hint="eastAsia"/>
              <w:spacing w:val="10"/>
              <w:sz w:val="24"/>
            </w:rPr>
          </w:rPrChange>
        </w:rPr>
        <w:t>以</w:t>
      </w:r>
      <w:r w:rsidR="00A272C8" w:rsidRPr="006A6E37">
        <w:rPr>
          <w:rFonts w:asciiTheme="minorEastAsia" w:hAnsiTheme="minorEastAsia" w:cs="Times New Roman"/>
          <w:spacing w:val="10"/>
          <w:sz w:val="24"/>
          <w:szCs w:val="24"/>
          <w:rPrChange w:id="2467" w:author="JY0225" w:date="2017-08-24T11:12:00Z">
            <w:rPr>
              <w:rFonts w:ascii="Times New Roman" w:hAnsi="Times New Roman" w:cs="Times New Roman"/>
              <w:spacing w:val="10"/>
              <w:sz w:val="24"/>
            </w:rPr>
          </w:rPrChange>
        </w:rPr>
        <w:t>bytes</w:t>
      </w:r>
      <w:r w:rsidR="00A272C8" w:rsidRPr="006A6E37">
        <w:rPr>
          <w:rFonts w:asciiTheme="minorEastAsia" w:hAnsiTheme="minorEastAsia" w:cs="Times New Roman" w:hint="eastAsia"/>
          <w:spacing w:val="10"/>
          <w:sz w:val="24"/>
          <w:szCs w:val="24"/>
          <w:rPrChange w:id="2468" w:author="JY0225" w:date="2017-08-24T11:12:00Z">
            <w:rPr>
              <w:rFonts w:ascii="Times New Roman" w:hAnsi="Times New Roman" w:cs="Times New Roman" w:hint="eastAsia"/>
              <w:spacing w:val="10"/>
              <w:sz w:val="24"/>
            </w:rPr>
          </w:rPrChange>
        </w:rPr>
        <w:t>为单位进行传输。</w:t>
      </w:r>
    </w:p>
    <w:p w14:paraId="6764CB16" w14:textId="77777777" w:rsidR="00292827" w:rsidRPr="006A6E37" w:rsidRDefault="00AE7D29" w:rsidP="00872E1E">
      <w:pPr>
        <w:spacing w:line="400" w:lineRule="exact"/>
        <w:ind w:firstLine="420"/>
        <w:rPr>
          <w:rFonts w:asciiTheme="minorEastAsia" w:hAnsiTheme="minorEastAsia" w:cs="Times New Roman"/>
          <w:spacing w:val="10"/>
          <w:sz w:val="24"/>
          <w:szCs w:val="24"/>
          <w:rPrChange w:id="2469"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70" w:author="JY0225" w:date="2017-08-24T11:12:00Z">
            <w:rPr>
              <w:rFonts w:ascii="Times New Roman" w:hAnsi="Times New Roman" w:cs="Times New Roman"/>
              <w:spacing w:val="10"/>
              <w:sz w:val="24"/>
            </w:rPr>
          </w:rPrChange>
        </w:rPr>
        <w:t>Content-Ranges</w:t>
      </w:r>
      <w:r w:rsidRPr="006A6E37">
        <w:rPr>
          <w:rFonts w:asciiTheme="minorEastAsia" w:hAnsiTheme="minorEastAsia" w:cs="Times New Roman" w:hint="eastAsia"/>
          <w:spacing w:val="10"/>
          <w:sz w:val="24"/>
          <w:szCs w:val="24"/>
          <w:rPrChange w:id="2471" w:author="JY0225" w:date="2017-08-24T11:12:00Z">
            <w:rPr>
              <w:rFonts w:ascii="Times New Roman" w:hAnsi="Times New Roman" w:cs="Times New Roman" w:hint="eastAsia"/>
              <w:spacing w:val="10"/>
              <w:sz w:val="24"/>
            </w:rPr>
          </w:rPrChange>
        </w:rPr>
        <w:t>用于服务器到客户端的应答，通过该字段可以获取传输的资源文件的具体范围以及资源的总大小，典型格式如下：</w:t>
      </w:r>
    </w:p>
    <w:p w14:paraId="20CFF594" w14:textId="77777777" w:rsidR="00286D56" w:rsidRPr="006A6E37" w:rsidRDefault="00C80625" w:rsidP="00BF3E97">
      <w:pPr>
        <w:spacing w:line="400" w:lineRule="exact"/>
        <w:ind w:firstLine="420"/>
        <w:rPr>
          <w:rFonts w:asciiTheme="minorEastAsia" w:hAnsiTheme="minorEastAsia" w:cs="Times New Roman"/>
          <w:spacing w:val="10"/>
          <w:sz w:val="24"/>
          <w:szCs w:val="24"/>
          <w:rPrChange w:id="2472"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73" w:author="JY0225" w:date="2017-08-24T11:12:00Z">
            <w:rPr>
              <w:rFonts w:ascii="Times New Roman" w:hAnsi="Times New Roman" w:cs="Times New Roman"/>
              <w:spacing w:val="10"/>
              <w:sz w:val="24"/>
            </w:rPr>
          </w:rPrChange>
        </w:rPr>
        <w:t>Content-Ranges: bytes 0-1024/</w:t>
      </w:r>
      <w:r w:rsidR="00474A8E" w:rsidRPr="006A6E37">
        <w:rPr>
          <w:rFonts w:asciiTheme="minorEastAsia" w:hAnsiTheme="minorEastAsia" w:cs="Times New Roman"/>
          <w:spacing w:val="10"/>
          <w:sz w:val="24"/>
          <w:szCs w:val="24"/>
          <w:rPrChange w:id="2474" w:author="JY0225" w:date="2017-08-24T11:12:00Z">
            <w:rPr>
              <w:rFonts w:ascii="Times New Roman" w:hAnsi="Times New Roman" w:cs="Times New Roman"/>
              <w:spacing w:val="10"/>
              <w:sz w:val="24"/>
            </w:rPr>
          </w:rPrChange>
        </w:rPr>
        <w:t>56</w:t>
      </w:r>
      <w:r w:rsidR="00543322" w:rsidRPr="006A6E37">
        <w:rPr>
          <w:rFonts w:asciiTheme="minorEastAsia" w:hAnsiTheme="minorEastAsia" w:cs="Times New Roman"/>
          <w:spacing w:val="10"/>
          <w:sz w:val="24"/>
          <w:szCs w:val="24"/>
          <w:rPrChange w:id="2475" w:author="JY0225" w:date="2017-08-24T11:12:00Z">
            <w:rPr>
              <w:rFonts w:ascii="Times New Roman" w:hAnsi="Times New Roman" w:cs="Times New Roman"/>
              <w:spacing w:val="10"/>
              <w:sz w:val="24"/>
            </w:rPr>
          </w:rPrChange>
        </w:rPr>
        <w:t>45</w:t>
      </w:r>
      <w:r w:rsidR="00551521" w:rsidRPr="006A6E37">
        <w:rPr>
          <w:rFonts w:asciiTheme="minorEastAsia" w:hAnsiTheme="minorEastAsia" w:cs="Times New Roman"/>
          <w:spacing w:val="10"/>
          <w:sz w:val="24"/>
          <w:szCs w:val="24"/>
          <w:rPrChange w:id="2476" w:author="JY0225" w:date="2017-08-24T11:12:00Z">
            <w:rPr>
              <w:rFonts w:ascii="Times New Roman" w:hAnsi="Times New Roman" w:cs="Times New Roman"/>
              <w:spacing w:val="10"/>
              <w:sz w:val="24"/>
            </w:rPr>
          </w:rPrChange>
        </w:rPr>
        <w:t xml:space="preserve"> //</w:t>
      </w:r>
      <w:r w:rsidR="00551521" w:rsidRPr="006A6E37">
        <w:rPr>
          <w:rFonts w:asciiTheme="minorEastAsia" w:hAnsiTheme="minorEastAsia" w:cs="Times New Roman" w:hint="eastAsia"/>
          <w:spacing w:val="10"/>
          <w:sz w:val="24"/>
          <w:szCs w:val="24"/>
          <w:rPrChange w:id="2477" w:author="JY0225" w:date="2017-08-24T11:12:00Z">
            <w:rPr>
              <w:rFonts w:ascii="Times New Roman" w:hAnsi="Times New Roman" w:cs="Times New Roman" w:hint="eastAsia"/>
              <w:spacing w:val="10"/>
              <w:sz w:val="24"/>
            </w:rPr>
          </w:rPrChange>
        </w:rPr>
        <w:t>大小为</w:t>
      </w:r>
      <w:r w:rsidR="001A1C35" w:rsidRPr="006A6E37">
        <w:rPr>
          <w:rFonts w:asciiTheme="minorEastAsia" w:hAnsiTheme="minorEastAsia" w:cs="Times New Roman"/>
          <w:spacing w:val="10"/>
          <w:sz w:val="24"/>
          <w:szCs w:val="24"/>
          <w:rPrChange w:id="2478" w:author="JY0225" w:date="2017-08-24T11:12:00Z">
            <w:rPr>
              <w:rFonts w:ascii="Times New Roman" w:hAnsi="Times New Roman" w:cs="Times New Roman"/>
              <w:spacing w:val="10"/>
              <w:sz w:val="24"/>
            </w:rPr>
          </w:rPrChange>
        </w:rPr>
        <w:t>5645</w:t>
      </w:r>
      <w:r w:rsidR="00551521" w:rsidRPr="006A6E37">
        <w:rPr>
          <w:rFonts w:asciiTheme="minorEastAsia" w:hAnsiTheme="minorEastAsia" w:cs="Times New Roman" w:hint="eastAsia"/>
          <w:spacing w:val="10"/>
          <w:sz w:val="24"/>
          <w:szCs w:val="24"/>
          <w:rPrChange w:id="2479" w:author="JY0225" w:date="2017-08-24T11:12:00Z">
            <w:rPr>
              <w:rFonts w:ascii="Times New Roman" w:hAnsi="Times New Roman" w:cs="Times New Roman" w:hint="eastAsia"/>
              <w:spacing w:val="10"/>
              <w:sz w:val="24"/>
            </w:rPr>
          </w:rPrChange>
        </w:rPr>
        <w:t>字节的前</w:t>
      </w:r>
      <w:r w:rsidR="00551521" w:rsidRPr="006A6E37">
        <w:rPr>
          <w:rFonts w:asciiTheme="minorEastAsia" w:hAnsiTheme="minorEastAsia" w:cs="Times New Roman"/>
          <w:spacing w:val="10"/>
          <w:sz w:val="24"/>
          <w:szCs w:val="24"/>
          <w:rPrChange w:id="2480" w:author="JY0225" w:date="2017-08-24T11:12:00Z">
            <w:rPr>
              <w:rFonts w:ascii="Times New Roman" w:hAnsi="Times New Roman" w:cs="Times New Roman"/>
              <w:spacing w:val="10"/>
              <w:sz w:val="24"/>
            </w:rPr>
          </w:rPrChange>
        </w:rPr>
        <w:t>1024</w:t>
      </w:r>
      <w:r w:rsidR="00551521" w:rsidRPr="006A6E37">
        <w:rPr>
          <w:rFonts w:asciiTheme="minorEastAsia" w:hAnsiTheme="minorEastAsia" w:cs="Times New Roman" w:hint="eastAsia"/>
          <w:spacing w:val="10"/>
          <w:sz w:val="24"/>
          <w:szCs w:val="24"/>
          <w:rPrChange w:id="2481" w:author="JY0225" w:date="2017-08-24T11:12:00Z">
            <w:rPr>
              <w:rFonts w:ascii="Times New Roman" w:hAnsi="Times New Roman" w:cs="Times New Roman" w:hint="eastAsia"/>
              <w:spacing w:val="10"/>
              <w:sz w:val="24"/>
            </w:rPr>
          </w:rPrChange>
        </w:rPr>
        <w:t>字节</w:t>
      </w:r>
      <w:r w:rsidR="0036382C" w:rsidRPr="006A6E37">
        <w:rPr>
          <w:rFonts w:asciiTheme="minorEastAsia" w:hAnsiTheme="minorEastAsia" w:cs="Times New Roman" w:hint="eastAsia"/>
          <w:spacing w:val="10"/>
          <w:sz w:val="24"/>
          <w:szCs w:val="24"/>
          <w:rPrChange w:id="2482" w:author="JY0225" w:date="2017-08-24T11:12:00Z">
            <w:rPr>
              <w:rFonts w:ascii="Times New Roman" w:hAnsi="Times New Roman" w:cs="Times New Roman" w:hint="eastAsia"/>
              <w:spacing w:val="10"/>
              <w:sz w:val="24"/>
            </w:rPr>
          </w:rPrChange>
        </w:rPr>
        <w:t>。</w:t>
      </w:r>
    </w:p>
    <w:p w14:paraId="650D042F" w14:textId="77777777" w:rsidR="0066788E" w:rsidRPr="006A6E37" w:rsidRDefault="006C58B6" w:rsidP="00BF3E97">
      <w:pPr>
        <w:spacing w:line="400" w:lineRule="exact"/>
        <w:ind w:firstLine="420"/>
        <w:rPr>
          <w:rFonts w:asciiTheme="minorEastAsia" w:hAnsiTheme="minorEastAsia" w:cs="Times New Roman"/>
          <w:spacing w:val="10"/>
          <w:sz w:val="24"/>
          <w:szCs w:val="24"/>
          <w:rPrChange w:id="2483"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484" w:author="JY0225" w:date="2017-08-24T11:12:00Z">
            <w:rPr>
              <w:rFonts w:ascii="Times New Roman" w:hAnsi="Times New Roman" w:cs="Times New Roman" w:hint="eastAsia"/>
              <w:spacing w:val="10"/>
              <w:sz w:val="24"/>
            </w:rPr>
          </w:rPrChange>
        </w:rPr>
        <w:t>请求报文如</w:t>
      </w:r>
      <w:r w:rsidR="009C6CB3" w:rsidRPr="006A6E37">
        <w:rPr>
          <w:rFonts w:asciiTheme="minorEastAsia" w:hAnsiTheme="minorEastAsia" w:cs="Times New Roman" w:hint="eastAsia"/>
          <w:spacing w:val="10"/>
          <w:sz w:val="24"/>
          <w:szCs w:val="24"/>
          <w:rPrChange w:id="2485" w:author="JY0225" w:date="2017-08-24T11:12:00Z">
            <w:rPr>
              <w:rFonts w:ascii="Times New Roman" w:hAnsi="Times New Roman" w:cs="Times New Roman" w:hint="eastAsia"/>
              <w:spacing w:val="10"/>
              <w:sz w:val="24"/>
            </w:rPr>
          </w:rPrChange>
        </w:rPr>
        <w:t>下</w:t>
      </w:r>
      <w:r w:rsidR="0066788E" w:rsidRPr="006A6E37">
        <w:rPr>
          <w:rFonts w:asciiTheme="minorEastAsia" w:hAnsiTheme="minorEastAsia" w:cs="Times New Roman" w:hint="eastAsia"/>
          <w:spacing w:val="10"/>
          <w:sz w:val="24"/>
          <w:szCs w:val="24"/>
          <w:rPrChange w:id="2486" w:author="JY0225" w:date="2017-08-24T11:12:00Z">
            <w:rPr>
              <w:rFonts w:ascii="Times New Roman" w:hAnsi="Times New Roman" w:cs="Times New Roman" w:hint="eastAsia"/>
              <w:spacing w:val="10"/>
              <w:sz w:val="24"/>
            </w:rPr>
          </w:rPrChange>
        </w:rPr>
        <w:t>所示：</w:t>
      </w:r>
    </w:p>
    <w:tbl>
      <w:tblPr>
        <w:tblStyle w:val="aa"/>
        <w:tblW w:w="0" w:type="auto"/>
        <w:tblInd w:w="445" w:type="dxa"/>
        <w:tblLook w:val="04A0" w:firstRow="1" w:lastRow="0" w:firstColumn="1" w:lastColumn="0" w:noHBand="0" w:noVBand="1"/>
      </w:tblPr>
      <w:tblGrid>
        <w:gridCol w:w="7851"/>
      </w:tblGrid>
      <w:tr w:rsidR="0066788E" w:rsidRPr="006A6E37" w14:paraId="01875506" w14:textId="77777777" w:rsidTr="00B978E6">
        <w:tc>
          <w:tcPr>
            <w:tcW w:w="7851" w:type="dxa"/>
          </w:tcPr>
          <w:p w14:paraId="3F665B9C" w14:textId="77777777" w:rsidR="0066788E" w:rsidRPr="006A6E37" w:rsidRDefault="0066788E" w:rsidP="00EA238B">
            <w:pPr>
              <w:pStyle w:val="a6"/>
              <w:spacing w:line="400" w:lineRule="exact"/>
              <w:jc w:val="both"/>
              <w:rPr>
                <w:rFonts w:asciiTheme="minorEastAsia" w:eastAsiaTheme="minorEastAsia" w:hAnsiTheme="minorEastAsia"/>
                <w:szCs w:val="24"/>
                <w:rPrChange w:id="2487" w:author="JY0225" w:date="2017-08-24T11:12:00Z">
                  <w:rPr>
                    <w:rFonts w:eastAsiaTheme="minorEastAsia"/>
                  </w:rPr>
                </w:rPrChange>
              </w:rPr>
            </w:pPr>
            <w:r w:rsidRPr="006A6E37">
              <w:rPr>
                <w:rFonts w:asciiTheme="minorEastAsia" w:eastAsiaTheme="minorEastAsia" w:hAnsiTheme="minorEastAsia"/>
                <w:szCs w:val="24"/>
                <w:rPrChange w:id="2488" w:author="JY0225" w:date="2017-08-24T11:12:00Z">
                  <w:rPr>
                    <w:rFonts w:eastAsiaTheme="minorEastAsia"/>
                  </w:rPr>
                </w:rPrChange>
              </w:rPr>
              <w:t>GET /test.docx HTTP/1.1</w:t>
            </w:r>
          </w:p>
          <w:p w14:paraId="54D55606" w14:textId="77777777" w:rsidR="0066788E" w:rsidRPr="006A6E37" w:rsidRDefault="0066788E" w:rsidP="00EA238B">
            <w:pPr>
              <w:pStyle w:val="a6"/>
              <w:spacing w:line="400" w:lineRule="exact"/>
              <w:jc w:val="both"/>
              <w:rPr>
                <w:rFonts w:asciiTheme="minorEastAsia" w:eastAsiaTheme="minorEastAsia" w:hAnsiTheme="minorEastAsia"/>
                <w:szCs w:val="24"/>
                <w:rPrChange w:id="2489" w:author="JY0225" w:date="2017-08-24T11:12:00Z">
                  <w:rPr>
                    <w:rFonts w:eastAsiaTheme="minorEastAsia"/>
                  </w:rPr>
                </w:rPrChange>
              </w:rPr>
            </w:pPr>
            <w:r w:rsidRPr="006A6E37">
              <w:rPr>
                <w:rFonts w:asciiTheme="minorEastAsia" w:eastAsiaTheme="minorEastAsia" w:hAnsiTheme="minorEastAsia"/>
                <w:szCs w:val="24"/>
                <w:rPrChange w:id="2490" w:author="JY0225" w:date="2017-08-24T11:12:00Z">
                  <w:rPr>
                    <w:rFonts w:eastAsiaTheme="minorEastAsia"/>
                  </w:rPr>
                </w:rPrChange>
              </w:rPr>
              <w:t>Connection: close</w:t>
            </w:r>
          </w:p>
          <w:p w14:paraId="175202AB" w14:textId="77777777" w:rsidR="0066788E" w:rsidRPr="006A6E37" w:rsidRDefault="0066788E" w:rsidP="00EA238B">
            <w:pPr>
              <w:pStyle w:val="a6"/>
              <w:spacing w:line="400" w:lineRule="exact"/>
              <w:jc w:val="both"/>
              <w:rPr>
                <w:rFonts w:asciiTheme="minorEastAsia" w:eastAsiaTheme="minorEastAsia" w:hAnsiTheme="minorEastAsia"/>
                <w:szCs w:val="24"/>
                <w:rPrChange w:id="2491" w:author="JY0225" w:date="2017-08-24T11:12:00Z">
                  <w:rPr>
                    <w:rFonts w:eastAsiaTheme="minorEastAsia"/>
                  </w:rPr>
                </w:rPrChange>
              </w:rPr>
            </w:pPr>
            <w:r w:rsidRPr="006A6E37">
              <w:rPr>
                <w:rFonts w:asciiTheme="minorEastAsia" w:eastAsiaTheme="minorEastAsia" w:hAnsiTheme="minorEastAsia"/>
                <w:szCs w:val="24"/>
                <w:rPrChange w:id="2492" w:author="JY0225" w:date="2017-08-24T11:12:00Z">
                  <w:rPr>
                    <w:rFonts w:eastAsiaTheme="minorEastAsia"/>
                  </w:rPr>
                </w:rPrChange>
              </w:rPr>
              <w:t>Host: 10.131.1.63</w:t>
            </w:r>
          </w:p>
          <w:p w14:paraId="403D0F78" w14:textId="77777777" w:rsidR="0036469B" w:rsidRPr="006A6E37" w:rsidRDefault="0036469B" w:rsidP="00EA238B">
            <w:pPr>
              <w:pStyle w:val="a6"/>
              <w:spacing w:line="400" w:lineRule="exact"/>
              <w:jc w:val="both"/>
              <w:rPr>
                <w:rFonts w:asciiTheme="minorEastAsia" w:eastAsiaTheme="minorEastAsia" w:hAnsiTheme="minorEastAsia"/>
                <w:szCs w:val="24"/>
                <w:rPrChange w:id="2493" w:author="JY0225" w:date="2017-08-24T11:12:00Z">
                  <w:rPr>
                    <w:rFonts w:eastAsiaTheme="minorEastAsia"/>
                  </w:rPr>
                </w:rPrChange>
              </w:rPr>
            </w:pPr>
            <w:r w:rsidRPr="006A6E37">
              <w:rPr>
                <w:rFonts w:asciiTheme="minorEastAsia" w:eastAsiaTheme="minorEastAsia" w:hAnsiTheme="minorEastAsia"/>
                <w:szCs w:val="24"/>
                <w:rPrChange w:id="2494" w:author="JY0225" w:date="2017-08-24T11:12:00Z">
                  <w:rPr>
                    <w:rFonts w:eastAsiaTheme="minorEastAsia"/>
                  </w:rPr>
                </w:rPrChange>
              </w:rPr>
              <w:t>Range: bytes=0-1024</w:t>
            </w:r>
          </w:p>
        </w:tc>
      </w:tr>
    </w:tbl>
    <w:p w14:paraId="3FD58645" w14:textId="77777777" w:rsidR="00B978E6" w:rsidRPr="006A6E37" w:rsidRDefault="009357DE" w:rsidP="00B978E6">
      <w:pPr>
        <w:spacing w:line="400" w:lineRule="exact"/>
        <w:ind w:firstLine="420"/>
        <w:rPr>
          <w:rFonts w:asciiTheme="minorEastAsia" w:hAnsiTheme="minorEastAsia" w:cs="Times New Roman"/>
          <w:spacing w:val="10"/>
          <w:sz w:val="24"/>
          <w:szCs w:val="24"/>
          <w:rPrChange w:id="2495"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496" w:author="JY0225" w:date="2017-08-24T11:12:00Z">
            <w:rPr>
              <w:rFonts w:ascii="Times New Roman" w:hAnsi="Times New Roman" w:cs="Times New Roman" w:hint="eastAsia"/>
              <w:spacing w:val="10"/>
              <w:sz w:val="24"/>
            </w:rPr>
          </w:rPrChange>
        </w:rPr>
        <w:lastRenderedPageBreak/>
        <w:t>响应</w:t>
      </w:r>
      <w:r w:rsidR="00280FF4" w:rsidRPr="006A6E37">
        <w:rPr>
          <w:rFonts w:asciiTheme="minorEastAsia" w:hAnsiTheme="minorEastAsia" w:cs="Times New Roman" w:hint="eastAsia"/>
          <w:spacing w:val="10"/>
          <w:sz w:val="24"/>
          <w:szCs w:val="24"/>
          <w:rPrChange w:id="2497" w:author="JY0225" w:date="2017-08-24T11:12:00Z">
            <w:rPr>
              <w:rFonts w:ascii="Times New Roman" w:hAnsi="Times New Roman" w:cs="Times New Roman" w:hint="eastAsia"/>
              <w:spacing w:val="10"/>
              <w:sz w:val="24"/>
            </w:rPr>
          </w:rPrChange>
        </w:rPr>
        <w:t>报文如</w:t>
      </w:r>
      <w:r w:rsidR="009C6CB3" w:rsidRPr="006A6E37">
        <w:rPr>
          <w:rFonts w:asciiTheme="minorEastAsia" w:hAnsiTheme="minorEastAsia" w:cs="Times New Roman" w:hint="eastAsia"/>
          <w:spacing w:val="10"/>
          <w:sz w:val="24"/>
          <w:szCs w:val="24"/>
          <w:rPrChange w:id="2498" w:author="JY0225" w:date="2017-08-24T11:12:00Z">
            <w:rPr>
              <w:rFonts w:ascii="Times New Roman" w:hAnsi="Times New Roman" w:cs="Times New Roman" w:hint="eastAsia"/>
              <w:spacing w:val="10"/>
              <w:sz w:val="24"/>
            </w:rPr>
          </w:rPrChange>
        </w:rPr>
        <w:t>下</w:t>
      </w:r>
      <w:r w:rsidR="00B978E6" w:rsidRPr="006A6E37">
        <w:rPr>
          <w:rFonts w:asciiTheme="minorEastAsia" w:hAnsiTheme="minorEastAsia" w:cs="Times New Roman" w:hint="eastAsia"/>
          <w:spacing w:val="10"/>
          <w:sz w:val="24"/>
          <w:szCs w:val="24"/>
          <w:rPrChange w:id="2499" w:author="JY0225" w:date="2017-08-24T11:12:00Z">
            <w:rPr>
              <w:rFonts w:ascii="Times New Roman" w:hAnsi="Times New Roman" w:cs="Times New Roman" w:hint="eastAsia"/>
              <w:spacing w:val="10"/>
              <w:sz w:val="24"/>
            </w:rPr>
          </w:rPrChange>
        </w:rPr>
        <w:t>所示：</w:t>
      </w:r>
    </w:p>
    <w:tbl>
      <w:tblPr>
        <w:tblStyle w:val="aa"/>
        <w:tblW w:w="0" w:type="auto"/>
        <w:tblInd w:w="445" w:type="dxa"/>
        <w:tblLook w:val="04A0" w:firstRow="1" w:lastRow="0" w:firstColumn="1" w:lastColumn="0" w:noHBand="0" w:noVBand="1"/>
      </w:tblPr>
      <w:tblGrid>
        <w:gridCol w:w="7851"/>
      </w:tblGrid>
      <w:tr w:rsidR="00B978E6" w:rsidRPr="006A6E37" w14:paraId="7F0EBDF2" w14:textId="77777777" w:rsidTr="0087084C">
        <w:tc>
          <w:tcPr>
            <w:tcW w:w="7851" w:type="dxa"/>
          </w:tcPr>
          <w:p w14:paraId="7D8CDCA8" w14:textId="77777777" w:rsidR="00B978E6" w:rsidRPr="006A6E37" w:rsidRDefault="00B978E6" w:rsidP="00EA238B">
            <w:pPr>
              <w:pStyle w:val="a6"/>
              <w:spacing w:line="400" w:lineRule="exact"/>
              <w:jc w:val="both"/>
              <w:rPr>
                <w:rFonts w:asciiTheme="minorEastAsia" w:eastAsiaTheme="minorEastAsia" w:hAnsiTheme="minorEastAsia"/>
                <w:szCs w:val="24"/>
                <w:rPrChange w:id="2500" w:author="JY0225" w:date="2017-08-24T11:12:00Z">
                  <w:rPr>
                    <w:rFonts w:eastAsiaTheme="minorEastAsia"/>
                  </w:rPr>
                </w:rPrChange>
              </w:rPr>
            </w:pPr>
            <w:r w:rsidRPr="006A6E37">
              <w:rPr>
                <w:rFonts w:asciiTheme="minorEastAsia" w:eastAsiaTheme="minorEastAsia" w:hAnsiTheme="minorEastAsia"/>
                <w:szCs w:val="24"/>
                <w:rPrChange w:id="2501" w:author="JY0225" w:date="2017-08-24T11:12:00Z">
                  <w:rPr>
                    <w:rFonts w:eastAsiaTheme="minorEastAsia"/>
                  </w:rPr>
                </w:rPrChange>
              </w:rPr>
              <w:t>HTTP/1.1</w:t>
            </w:r>
            <w:r w:rsidR="00EA238B" w:rsidRPr="006A6E37">
              <w:rPr>
                <w:rFonts w:asciiTheme="minorEastAsia" w:eastAsiaTheme="minorEastAsia" w:hAnsiTheme="minorEastAsia"/>
                <w:szCs w:val="24"/>
                <w:rPrChange w:id="2502" w:author="JY0225" w:date="2017-08-24T11:12:00Z">
                  <w:rPr>
                    <w:rFonts w:eastAsiaTheme="minorEastAsia"/>
                  </w:rPr>
                </w:rPrChange>
              </w:rPr>
              <w:t xml:space="preserve"> 200 OK</w:t>
            </w:r>
          </w:p>
          <w:p w14:paraId="1FFA0B4D" w14:textId="77777777" w:rsidR="00B978E6" w:rsidRPr="006A6E37" w:rsidRDefault="00EA238B" w:rsidP="00EA238B">
            <w:pPr>
              <w:pStyle w:val="a6"/>
              <w:spacing w:line="400" w:lineRule="exact"/>
              <w:jc w:val="both"/>
              <w:rPr>
                <w:rFonts w:asciiTheme="minorEastAsia" w:eastAsiaTheme="minorEastAsia" w:hAnsiTheme="minorEastAsia"/>
                <w:szCs w:val="24"/>
                <w:rPrChange w:id="2503" w:author="JY0225" w:date="2017-08-24T11:12:00Z">
                  <w:rPr>
                    <w:rFonts w:eastAsiaTheme="minorEastAsia"/>
                  </w:rPr>
                </w:rPrChange>
              </w:rPr>
            </w:pPr>
            <w:r w:rsidRPr="006A6E37">
              <w:rPr>
                <w:rFonts w:asciiTheme="minorEastAsia" w:eastAsiaTheme="minorEastAsia" w:hAnsiTheme="minorEastAsia"/>
                <w:szCs w:val="24"/>
                <w:rPrChange w:id="2504" w:author="JY0225" w:date="2017-08-24T11:12:00Z">
                  <w:rPr>
                    <w:rFonts w:eastAsiaTheme="minorEastAsia"/>
                  </w:rPr>
                </w:rPrChange>
              </w:rPr>
              <w:t>Content-Length</w:t>
            </w:r>
            <w:r w:rsidR="00B978E6" w:rsidRPr="006A6E37">
              <w:rPr>
                <w:rFonts w:asciiTheme="minorEastAsia" w:eastAsiaTheme="minorEastAsia" w:hAnsiTheme="minorEastAsia"/>
                <w:szCs w:val="24"/>
                <w:rPrChange w:id="2505" w:author="JY0225" w:date="2017-08-24T11:12:00Z">
                  <w:rPr>
                    <w:rFonts w:eastAsiaTheme="minorEastAsia"/>
                  </w:rPr>
                </w:rPrChange>
              </w:rPr>
              <w:t>:</w:t>
            </w:r>
            <w:r w:rsidRPr="006A6E37">
              <w:rPr>
                <w:rFonts w:asciiTheme="minorEastAsia" w:eastAsiaTheme="minorEastAsia" w:hAnsiTheme="minorEastAsia"/>
                <w:szCs w:val="24"/>
                <w:rPrChange w:id="2506" w:author="JY0225" w:date="2017-08-24T11:12:00Z">
                  <w:rPr>
                    <w:rFonts w:eastAsiaTheme="minorEastAsia"/>
                  </w:rPr>
                </w:rPrChange>
              </w:rPr>
              <w:t xml:space="preserve"> 256823</w:t>
            </w:r>
          </w:p>
          <w:p w14:paraId="56903C99" w14:textId="77777777" w:rsidR="00B978E6" w:rsidRPr="006A6E37" w:rsidRDefault="00EA238B" w:rsidP="00EA238B">
            <w:pPr>
              <w:pStyle w:val="a6"/>
              <w:spacing w:line="400" w:lineRule="exact"/>
              <w:jc w:val="both"/>
              <w:rPr>
                <w:rFonts w:asciiTheme="minorEastAsia" w:eastAsiaTheme="minorEastAsia" w:hAnsiTheme="minorEastAsia"/>
                <w:szCs w:val="24"/>
                <w:rPrChange w:id="2507" w:author="JY0225" w:date="2017-08-24T11:12:00Z">
                  <w:rPr>
                    <w:rFonts w:eastAsiaTheme="minorEastAsia"/>
                  </w:rPr>
                </w:rPrChange>
              </w:rPr>
            </w:pPr>
            <w:r w:rsidRPr="006A6E37">
              <w:rPr>
                <w:rFonts w:asciiTheme="minorEastAsia" w:eastAsiaTheme="minorEastAsia" w:hAnsiTheme="minorEastAsia"/>
                <w:szCs w:val="24"/>
                <w:rPrChange w:id="2508" w:author="JY0225" w:date="2017-08-24T11:12:00Z">
                  <w:rPr>
                    <w:rFonts w:eastAsiaTheme="minorEastAsia"/>
                  </w:rPr>
                </w:rPrChange>
              </w:rPr>
              <w:t>Content-Type</w:t>
            </w:r>
            <w:r w:rsidR="00B978E6" w:rsidRPr="006A6E37">
              <w:rPr>
                <w:rFonts w:asciiTheme="minorEastAsia" w:eastAsiaTheme="minorEastAsia" w:hAnsiTheme="minorEastAsia"/>
                <w:szCs w:val="24"/>
                <w:rPrChange w:id="2509" w:author="JY0225" w:date="2017-08-24T11:12:00Z">
                  <w:rPr>
                    <w:rFonts w:eastAsiaTheme="minorEastAsia"/>
                  </w:rPr>
                </w:rPrChange>
              </w:rPr>
              <w:t xml:space="preserve">: </w:t>
            </w:r>
            <w:r w:rsidRPr="006A6E37">
              <w:rPr>
                <w:rFonts w:asciiTheme="minorEastAsia" w:eastAsiaTheme="minorEastAsia" w:hAnsiTheme="minorEastAsia"/>
                <w:szCs w:val="24"/>
                <w:rPrChange w:id="2510" w:author="JY0225" w:date="2017-08-24T11:12:00Z">
                  <w:rPr>
                    <w:rFonts w:eastAsiaTheme="minorEastAsia"/>
                  </w:rPr>
                </w:rPrChange>
              </w:rPr>
              <w:t>text/html</w:t>
            </w:r>
          </w:p>
          <w:p w14:paraId="76719930" w14:textId="77777777" w:rsidR="00B978E6" w:rsidRPr="006A6E37" w:rsidRDefault="00EA238B" w:rsidP="00EA238B">
            <w:pPr>
              <w:pStyle w:val="a6"/>
              <w:spacing w:line="400" w:lineRule="exact"/>
              <w:jc w:val="both"/>
              <w:rPr>
                <w:rFonts w:asciiTheme="minorEastAsia" w:eastAsiaTheme="minorEastAsia" w:hAnsiTheme="minorEastAsia"/>
                <w:szCs w:val="24"/>
                <w:rPrChange w:id="2511" w:author="JY0225" w:date="2017-08-24T11:12:00Z">
                  <w:rPr>
                    <w:rFonts w:eastAsiaTheme="minorEastAsia"/>
                  </w:rPr>
                </w:rPrChange>
              </w:rPr>
            </w:pPr>
            <w:r w:rsidRPr="006A6E37">
              <w:rPr>
                <w:rFonts w:asciiTheme="minorEastAsia" w:eastAsiaTheme="minorEastAsia" w:hAnsiTheme="minorEastAsia"/>
                <w:szCs w:val="24"/>
                <w:rPrChange w:id="2512" w:author="JY0225" w:date="2017-08-24T11:12:00Z">
                  <w:rPr>
                    <w:rFonts w:eastAsiaTheme="minorEastAsia"/>
                  </w:rPr>
                </w:rPrChange>
              </w:rPr>
              <w:t>Content-Range</w:t>
            </w:r>
            <w:r w:rsidR="00B978E6" w:rsidRPr="006A6E37">
              <w:rPr>
                <w:rFonts w:asciiTheme="minorEastAsia" w:eastAsiaTheme="minorEastAsia" w:hAnsiTheme="minorEastAsia"/>
                <w:szCs w:val="24"/>
                <w:rPrChange w:id="2513" w:author="JY0225" w:date="2017-08-24T11:12:00Z">
                  <w:rPr>
                    <w:rFonts w:eastAsiaTheme="minorEastAsia"/>
                  </w:rPr>
                </w:rPrChange>
              </w:rPr>
              <w:t>: bytes</w:t>
            </w:r>
            <w:r w:rsidRPr="006A6E37">
              <w:rPr>
                <w:rFonts w:asciiTheme="minorEastAsia" w:eastAsiaTheme="minorEastAsia" w:hAnsiTheme="minorEastAsia"/>
                <w:szCs w:val="24"/>
                <w:rPrChange w:id="2514" w:author="JY0225" w:date="2017-08-24T11:12:00Z">
                  <w:rPr>
                    <w:rFonts w:eastAsiaTheme="minorEastAsia"/>
                  </w:rPr>
                </w:rPrChange>
              </w:rPr>
              <w:t xml:space="preserve"> </w:t>
            </w:r>
            <w:r w:rsidR="00B978E6" w:rsidRPr="006A6E37">
              <w:rPr>
                <w:rFonts w:asciiTheme="minorEastAsia" w:eastAsiaTheme="minorEastAsia" w:hAnsiTheme="minorEastAsia"/>
                <w:szCs w:val="24"/>
                <w:rPrChange w:id="2515" w:author="JY0225" w:date="2017-08-24T11:12:00Z">
                  <w:rPr>
                    <w:rFonts w:eastAsiaTheme="minorEastAsia"/>
                  </w:rPr>
                </w:rPrChange>
              </w:rPr>
              <w:t>0-1024</w:t>
            </w:r>
            <w:r w:rsidRPr="006A6E37">
              <w:rPr>
                <w:rFonts w:asciiTheme="minorEastAsia" w:eastAsiaTheme="minorEastAsia" w:hAnsiTheme="minorEastAsia"/>
                <w:szCs w:val="24"/>
                <w:rPrChange w:id="2516" w:author="JY0225" w:date="2017-08-24T11:12:00Z">
                  <w:rPr>
                    <w:rFonts w:eastAsiaTheme="minorEastAsia"/>
                  </w:rPr>
                </w:rPrChange>
              </w:rPr>
              <w:t>/256823</w:t>
            </w:r>
          </w:p>
        </w:tc>
      </w:tr>
    </w:tbl>
    <w:p w14:paraId="7399E253" w14:textId="77777777" w:rsidR="00A32027" w:rsidRPr="006A6E37" w:rsidRDefault="00305E04" w:rsidP="007126E8">
      <w:pPr>
        <w:spacing w:line="400" w:lineRule="exact"/>
        <w:rPr>
          <w:rFonts w:asciiTheme="minorEastAsia" w:hAnsiTheme="minorEastAsia" w:cs="Times New Roman"/>
          <w:spacing w:val="10"/>
          <w:sz w:val="24"/>
          <w:szCs w:val="24"/>
          <w:rPrChange w:id="2517"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518" w:author="JY0225" w:date="2017-08-24T11:12:00Z">
            <w:rPr>
              <w:rFonts w:ascii="Times New Roman" w:hAnsi="Times New Roman" w:cs="Times New Roman"/>
              <w:spacing w:val="10"/>
              <w:sz w:val="24"/>
            </w:rPr>
          </w:rPrChange>
        </w:rPr>
        <w:tab/>
      </w:r>
      <w:r w:rsidR="00347BB7" w:rsidRPr="006A6E37">
        <w:rPr>
          <w:rFonts w:asciiTheme="minorEastAsia" w:hAnsiTheme="minorEastAsia" w:cs="Times New Roman" w:hint="eastAsia"/>
          <w:spacing w:val="10"/>
          <w:sz w:val="24"/>
          <w:szCs w:val="24"/>
          <w:rPrChange w:id="2519" w:author="JY0225" w:date="2017-08-24T11:12:00Z">
            <w:rPr>
              <w:rFonts w:ascii="Times New Roman" w:hAnsi="Times New Roman" w:cs="Times New Roman" w:hint="eastAsia"/>
              <w:spacing w:val="10"/>
              <w:sz w:val="24"/>
            </w:rPr>
          </w:rPrChange>
        </w:rPr>
        <w:t>在断点续传</w:t>
      </w:r>
      <w:r w:rsidR="00D011AE" w:rsidRPr="006A6E37">
        <w:rPr>
          <w:rFonts w:asciiTheme="minorEastAsia" w:hAnsiTheme="minorEastAsia" w:cs="Times New Roman" w:hint="eastAsia"/>
          <w:spacing w:val="10"/>
          <w:sz w:val="24"/>
          <w:szCs w:val="24"/>
          <w:rPrChange w:id="2520" w:author="JY0225" w:date="2017-08-24T11:12:00Z">
            <w:rPr>
              <w:rFonts w:ascii="Times New Roman" w:hAnsi="Times New Roman" w:cs="Times New Roman" w:hint="eastAsia"/>
              <w:spacing w:val="10"/>
              <w:sz w:val="24"/>
            </w:rPr>
          </w:rPrChange>
        </w:rPr>
        <w:t>过程</w:t>
      </w:r>
      <w:r w:rsidR="00347BB7" w:rsidRPr="006A6E37">
        <w:rPr>
          <w:rFonts w:asciiTheme="minorEastAsia" w:hAnsiTheme="minorEastAsia" w:cs="Times New Roman" w:hint="eastAsia"/>
          <w:spacing w:val="10"/>
          <w:sz w:val="24"/>
          <w:szCs w:val="24"/>
          <w:rPrChange w:id="2521" w:author="JY0225" w:date="2017-08-24T11:12:00Z">
            <w:rPr>
              <w:rFonts w:ascii="Times New Roman" w:hAnsi="Times New Roman" w:cs="Times New Roman" w:hint="eastAsia"/>
              <w:spacing w:val="10"/>
              <w:sz w:val="24"/>
            </w:rPr>
          </w:rPrChange>
        </w:rPr>
        <w:t>中，</w:t>
      </w:r>
      <w:r w:rsidRPr="006A6E37">
        <w:rPr>
          <w:rFonts w:asciiTheme="minorEastAsia" w:hAnsiTheme="minorEastAsia" w:cs="Times New Roman" w:hint="eastAsia"/>
          <w:spacing w:val="10"/>
          <w:sz w:val="24"/>
          <w:szCs w:val="24"/>
          <w:rPrChange w:id="2522" w:author="JY0225" w:date="2017-08-24T11:12:00Z">
            <w:rPr>
              <w:rFonts w:ascii="Times New Roman" w:hAnsi="Times New Roman" w:cs="Times New Roman" w:hint="eastAsia"/>
              <w:spacing w:val="10"/>
              <w:sz w:val="24"/>
            </w:rPr>
          </w:rPrChange>
        </w:rPr>
        <w:t>首先需要</w:t>
      </w:r>
      <w:r w:rsidR="002E0207" w:rsidRPr="006A6E37">
        <w:rPr>
          <w:rFonts w:asciiTheme="minorEastAsia" w:hAnsiTheme="minorEastAsia" w:cs="Times New Roman" w:hint="eastAsia"/>
          <w:spacing w:val="10"/>
          <w:sz w:val="24"/>
          <w:szCs w:val="24"/>
          <w:rPrChange w:id="2523" w:author="JY0225" w:date="2017-08-24T11:12:00Z">
            <w:rPr>
              <w:rFonts w:ascii="Times New Roman" w:hAnsi="Times New Roman" w:cs="Times New Roman" w:hint="eastAsia"/>
              <w:spacing w:val="10"/>
              <w:sz w:val="24"/>
            </w:rPr>
          </w:rPrChange>
        </w:rPr>
        <w:t>将</w:t>
      </w:r>
      <w:r w:rsidRPr="006A6E37">
        <w:rPr>
          <w:rFonts w:asciiTheme="minorEastAsia" w:hAnsiTheme="minorEastAsia" w:cs="Times New Roman" w:hint="eastAsia"/>
          <w:spacing w:val="10"/>
          <w:sz w:val="24"/>
          <w:szCs w:val="24"/>
          <w:rPrChange w:id="2524" w:author="JY0225" w:date="2017-08-24T11:12:00Z">
            <w:rPr>
              <w:rFonts w:ascii="Times New Roman" w:hAnsi="Times New Roman" w:cs="Times New Roman" w:hint="eastAsia"/>
              <w:spacing w:val="10"/>
              <w:sz w:val="24"/>
            </w:rPr>
          </w:rPrChange>
        </w:rPr>
        <w:t>上传的文件拆分为固定大小的</w:t>
      </w:r>
      <w:r w:rsidR="00853557" w:rsidRPr="006A6E37">
        <w:rPr>
          <w:rFonts w:asciiTheme="minorEastAsia" w:hAnsiTheme="minorEastAsia" w:cs="Times New Roman" w:hint="eastAsia"/>
          <w:spacing w:val="10"/>
          <w:sz w:val="24"/>
          <w:szCs w:val="24"/>
          <w:rPrChange w:id="2525" w:author="JY0225" w:date="2017-08-24T11:12:00Z">
            <w:rPr>
              <w:rFonts w:ascii="Times New Roman" w:hAnsi="Times New Roman" w:cs="Times New Roman" w:hint="eastAsia"/>
              <w:spacing w:val="10"/>
              <w:sz w:val="24"/>
            </w:rPr>
          </w:rPrChange>
        </w:rPr>
        <w:t>部分</w:t>
      </w:r>
      <w:r w:rsidRPr="006A6E37">
        <w:rPr>
          <w:rFonts w:asciiTheme="minorEastAsia" w:hAnsiTheme="minorEastAsia" w:cs="Times New Roman" w:hint="eastAsia"/>
          <w:spacing w:val="10"/>
          <w:sz w:val="24"/>
          <w:szCs w:val="24"/>
          <w:rPrChange w:id="2526" w:author="JY0225" w:date="2017-08-24T11:12:00Z">
            <w:rPr>
              <w:rFonts w:ascii="Times New Roman" w:hAnsi="Times New Roman" w:cs="Times New Roman" w:hint="eastAsia"/>
              <w:spacing w:val="10"/>
              <w:sz w:val="24"/>
            </w:rPr>
          </w:rPrChange>
        </w:rPr>
        <w:t>，</w:t>
      </w:r>
      <w:r w:rsidR="007C1229" w:rsidRPr="006A6E37">
        <w:rPr>
          <w:rFonts w:asciiTheme="minorEastAsia" w:hAnsiTheme="minorEastAsia" w:cs="Times New Roman" w:hint="eastAsia"/>
          <w:spacing w:val="10"/>
          <w:sz w:val="24"/>
          <w:szCs w:val="24"/>
          <w:rPrChange w:id="2527" w:author="JY0225" w:date="2017-08-24T11:12:00Z">
            <w:rPr>
              <w:rFonts w:ascii="Times New Roman" w:hAnsi="Times New Roman" w:cs="Times New Roman" w:hint="eastAsia"/>
              <w:spacing w:val="10"/>
              <w:sz w:val="24"/>
            </w:rPr>
          </w:rPrChange>
        </w:rPr>
        <w:t>随后</w:t>
      </w:r>
      <w:r w:rsidR="00DA67DB" w:rsidRPr="006A6E37">
        <w:rPr>
          <w:rFonts w:asciiTheme="minorEastAsia" w:hAnsiTheme="minorEastAsia" w:cs="Times New Roman" w:hint="eastAsia"/>
          <w:spacing w:val="10"/>
          <w:sz w:val="24"/>
          <w:szCs w:val="24"/>
          <w:rPrChange w:id="2528" w:author="JY0225" w:date="2017-08-24T11:12:00Z">
            <w:rPr>
              <w:rFonts w:ascii="Times New Roman" w:hAnsi="Times New Roman" w:cs="Times New Roman" w:hint="eastAsia"/>
              <w:spacing w:val="10"/>
              <w:sz w:val="24"/>
            </w:rPr>
          </w:rPrChange>
        </w:rPr>
        <w:t>逐一</w:t>
      </w:r>
      <w:r w:rsidR="00E84A38" w:rsidRPr="006A6E37">
        <w:rPr>
          <w:rFonts w:asciiTheme="minorEastAsia" w:hAnsiTheme="minorEastAsia" w:cs="Times New Roman" w:hint="eastAsia"/>
          <w:spacing w:val="10"/>
          <w:sz w:val="24"/>
          <w:szCs w:val="24"/>
          <w:rPrChange w:id="2529" w:author="JY0225" w:date="2017-08-24T11:12:00Z">
            <w:rPr>
              <w:rFonts w:ascii="Times New Roman" w:hAnsi="Times New Roman" w:cs="Times New Roman" w:hint="eastAsia"/>
              <w:spacing w:val="10"/>
              <w:sz w:val="24"/>
            </w:rPr>
          </w:rPrChange>
        </w:rPr>
        <w:t>发送</w:t>
      </w:r>
      <w:r w:rsidR="00E84A38" w:rsidRPr="006A6E37">
        <w:rPr>
          <w:rFonts w:asciiTheme="minorEastAsia" w:hAnsiTheme="minorEastAsia" w:cs="Times New Roman"/>
          <w:spacing w:val="10"/>
          <w:sz w:val="24"/>
          <w:szCs w:val="24"/>
          <w:rPrChange w:id="2530" w:author="JY0225" w:date="2017-08-24T11:12:00Z">
            <w:rPr>
              <w:rFonts w:ascii="Times New Roman" w:hAnsi="Times New Roman" w:cs="Times New Roman"/>
              <w:spacing w:val="10"/>
              <w:sz w:val="24"/>
            </w:rPr>
          </w:rPrChange>
        </w:rPr>
        <w:t>PUT</w:t>
      </w:r>
      <w:r w:rsidR="00E84A38" w:rsidRPr="006A6E37">
        <w:rPr>
          <w:rFonts w:asciiTheme="minorEastAsia" w:hAnsiTheme="minorEastAsia" w:cs="Times New Roman" w:hint="eastAsia"/>
          <w:spacing w:val="10"/>
          <w:sz w:val="24"/>
          <w:szCs w:val="24"/>
          <w:rPrChange w:id="2531" w:author="JY0225" w:date="2017-08-24T11:12:00Z">
            <w:rPr>
              <w:rFonts w:ascii="Times New Roman" w:hAnsi="Times New Roman" w:cs="Times New Roman" w:hint="eastAsia"/>
              <w:spacing w:val="10"/>
              <w:sz w:val="24"/>
            </w:rPr>
          </w:rPrChange>
        </w:rPr>
        <w:t>请求到服务器</w:t>
      </w:r>
      <w:r w:rsidRPr="006A6E37">
        <w:rPr>
          <w:rFonts w:asciiTheme="minorEastAsia" w:hAnsiTheme="minorEastAsia" w:cs="Times New Roman" w:hint="eastAsia"/>
          <w:spacing w:val="10"/>
          <w:sz w:val="24"/>
          <w:szCs w:val="24"/>
          <w:rPrChange w:id="2532" w:author="JY0225" w:date="2017-08-24T11:12:00Z">
            <w:rPr>
              <w:rFonts w:ascii="Times New Roman" w:hAnsi="Times New Roman" w:cs="Times New Roman" w:hint="eastAsia"/>
              <w:spacing w:val="10"/>
              <w:sz w:val="24"/>
            </w:rPr>
          </w:rPrChange>
        </w:rPr>
        <w:t>。</w:t>
      </w:r>
      <w:r w:rsidR="007368B6" w:rsidRPr="006A6E37">
        <w:rPr>
          <w:rFonts w:asciiTheme="minorEastAsia" w:hAnsiTheme="minorEastAsia" w:cs="Times New Roman" w:hint="eastAsia"/>
          <w:spacing w:val="10"/>
          <w:sz w:val="24"/>
          <w:szCs w:val="24"/>
          <w:rPrChange w:id="2533" w:author="JY0225" w:date="2017-08-24T11:12:00Z">
            <w:rPr>
              <w:rFonts w:ascii="Times New Roman" w:hAnsi="Times New Roman" w:cs="Times New Roman" w:hint="eastAsia"/>
              <w:spacing w:val="10"/>
              <w:sz w:val="24"/>
            </w:rPr>
          </w:rPrChange>
        </w:rPr>
        <w:t>请求</w:t>
      </w:r>
      <w:r w:rsidR="00934418" w:rsidRPr="006A6E37">
        <w:rPr>
          <w:rFonts w:asciiTheme="minorEastAsia" w:hAnsiTheme="minorEastAsia" w:cs="Times New Roman" w:hint="eastAsia"/>
          <w:spacing w:val="10"/>
          <w:sz w:val="24"/>
          <w:szCs w:val="24"/>
          <w:rPrChange w:id="2534" w:author="JY0225" w:date="2017-08-24T11:12:00Z">
            <w:rPr>
              <w:rFonts w:ascii="Times New Roman" w:hAnsi="Times New Roman" w:cs="Times New Roman" w:hint="eastAsia"/>
              <w:spacing w:val="10"/>
              <w:sz w:val="24"/>
            </w:rPr>
          </w:rPrChange>
        </w:rPr>
        <w:t>报文</w:t>
      </w:r>
      <w:r w:rsidR="007368B6" w:rsidRPr="006A6E37">
        <w:rPr>
          <w:rFonts w:asciiTheme="minorEastAsia" w:hAnsiTheme="minorEastAsia" w:cs="Times New Roman" w:hint="eastAsia"/>
          <w:spacing w:val="10"/>
          <w:sz w:val="24"/>
          <w:szCs w:val="24"/>
          <w:rPrChange w:id="2535" w:author="JY0225" w:date="2017-08-24T11:12:00Z">
            <w:rPr>
              <w:rFonts w:ascii="Times New Roman" w:hAnsi="Times New Roman" w:cs="Times New Roman" w:hint="eastAsia"/>
              <w:spacing w:val="10"/>
              <w:sz w:val="24"/>
            </w:rPr>
          </w:rPrChange>
        </w:rPr>
        <w:t>中需要包含</w:t>
      </w:r>
      <w:r w:rsidR="00E618D5" w:rsidRPr="006A6E37">
        <w:rPr>
          <w:rFonts w:asciiTheme="minorEastAsia" w:hAnsiTheme="minorEastAsia" w:cs="Times New Roman"/>
          <w:spacing w:val="10"/>
          <w:sz w:val="24"/>
          <w:szCs w:val="24"/>
          <w:rPrChange w:id="2536" w:author="JY0225" w:date="2017-08-24T11:12:00Z">
            <w:rPr>
              <w:rFonts w:ascii="Times New Roman" w:hAnsi="Times New Roman" w:cs="Times New Roman"/>
              <w:spacing w:val="10"/>
              <w:sz w:val="24"/>
            </w:rPr>
          </w:rPrChange>
        </w:rPr>
        <w:t>Range</w:t>
      </w:r>
      <w:r w:rsidR="00CB4B0E" w:rsidRPr="006A6E37">
        <w:rPr>
          <w:rFonts w:asciiTheme="minorEastAsia" w:hAnsiTheme="minorEastAsia" w:cs="Times New Roman" w:hint="eastAsia"/>
          <w:spacing w:val="10"/>
          <w:sz w:val="24"/>
          <w:szCs w:val="24"/>
          <w:rPrChange w:id="2537" w:author="JY0225" w:date="2017-08-24T11:12:00Z">
            <w:rPr>
              <w:rFonts w:ascii="Times New Roman" w:hAnsi="Times New Roman" w:cs="Times New Roman" w:hint="eastAsia"/>
              <w:spacing w:val="10"/>
              <w:sz w:val="24"/>
            </w:rPr>
          </w:rPrChange>
        </w:rPr>
        <w:t>字段</w:t>
      </w:r>
      <w:r w:rsidR="00E47D20" w:rsidRPr="006A6E37">
        <w:rPr>
          <w:rFonts w:asciiTheme="minorEastAsia" w:hAnsiTheme="minorEastAsia" w:cs="Times New Roman" w:hint="eastAsia"/>
          <w:spacing w:val="10"/>
          <w:sz w:val="24"/>
          <w:szCs w:val="24"/>
          <w:rPrChange w:id="2538" w:author="JY0225" w:date="2017-08-24T11:12:00Z">
            <w:rPr>
              <w:rFonts w:ascii="Times New Roman" w:hAnsi="Times New Roman" w:cs="Times New Roman" w:hint="eastAsia"/>
              <w:spacing w:val="10"/>
              <w:sz w:val="24"/>
            </w:rPr>
          </w:rPrChange>
        </w:rPr>
        <w:t>，表示当前请求上传数据的字节范围</w:t>
      </w:r>
      <w:r w:rsidR="00CB4B0E" w:rsidRPr="006A6E37">
        <w:rPr>
          <w:rFonts w:asciiTheme="minorEastAsia" w:hAnsiTheme="minorEastAsia" w:cs="Times New Roman" w:hint="eastAsia"/>
          <w:spacing w:val="10"/>
          <w:sz w:val="24"/>
          <w:szCs w:val="24"/>
          <w:rPrChange w:id="2539" w:author="JY0225" w:date="2017-08-24T11:12:00Z">
            <w:rPr>
              <w:rFonts w:ascii="Times New Roman" w:hAnsi="Times New Roman" w:cs="Times New Roman" w:hint="eastAsia"/>
              <w:spacing w:val="10"/>
              <w:sz w:val="24"/>
            </w:rPr>
          </w:rPrChange>
        </w:rPr>
        <w:t>。</w:t>
      </w:r>
      <w:r w:rsidR="00426AF2" w:rsidRPr="006A6E37">
        <w:rPr>
          <w:rFonts w:asciiTheme="minorEastAsia" w:hAnsiTheme="minorEastAsia" w:cs="Times New Roman" w:hint="eastAsia"/>
          <w:spacing w:val="10"/>
          <w:sz w:val="24"/>
          <w:szCs w:val="24"/>
          <w:rPrChange w:id="2540" w:author="JY0225" w:date="2017-08-24T11:12:00Z">
            <w:rPr>
              <w:rFonts w:ascii="Times New Roman" w:hAnsi="Times New Roman" w:cs="Times New Roman" w:hint="eastAsia"/>
              <w:spacing w:val="10"/>
              <w:sz w:val="24"/>
            </w:rPr>
          </w:rPrChange>
        </w:rPr>
        <w:t>一旦发生</w:t>
      </w:r>
      <w:r w:rsidR="0003283F" w:rsidRPr="006A6E37">
        <w:rPr>
          <w:rFonts w:asciiTheme="minorEastAsia" w:hAnsiTheme="minorEastAsia" w:cs="Times New Roman" w:hint="eastAsia"/>
          <w:spacing w:val="10"/>
          <w:sz w:val="24"/>
          <w:szCs w:val="24"/>
          <w:rPrChange w:id="2541" w:author="JY0225" w:date="2017-08-24T11:12:00Z">
            <w:rPr>
              <w:rFonts w:ascii="Times New Roman" w:hAnsi="Times New Roman" w:cs="Times New Roman" w:hint="eastAsia"/>
              <w:spacing w:val="10"/>
              <w:sz w:val="24"/>
            </w:rPr>
          </w:rPrChange>
        </w:rPr>
        <w:t>网络</w:t>
      </w:r>
      <w:r w:rsidR="00426AF2" w:rsidRPr="006A6E37">
        <w:rPr>
          <w:rFonts w:asciiTheme="minorEastAsia" w:hAnsiTheme="minorEastAsia" w:cs="Times New Roman" w:hint="eastAsia"/>
          <w:spacing w:val="10"/>
          <w:sz w:val="24"/>
          <w:szCs w:val="24"/>
          <w:rPrChange w:id="2542" w:author="JY0225" w:date="2017-08-24T11:12:00Z">
            <w:rPr>
              <w:rFonts w:ascii="Times New Roman" w:hAnsi="Times New Roman" w:cs="Times New Roman" w:hint="eastAsia"/>
              <w:spacing w:val="10"/>
              <w:sz w:val="24"/>
            </w:rPr>
          </w:rPrChange>
        </w:rPr>
        <w:t>中断，下次连接时</w:t>
      </w:r>
      <w:r w:rsidR="00EB077F" w:rsidRPr="006A6E37">
        <w:rPr>
          <w:rFonts w:asciiTheme="minorEastAsia" w:hAnsiTheme="minorEastAsia" w:cs="Times New Roman" w:hint="eastAsia"/>
          <w:spacing w:val="10"/>
          <w:sz w:val="24"/>
          <w:szCs w:val="24"/>
          <w:rPrChange w:id="2543" w:author="JY0225" w:date="2017-08-24T11:12:00Z">
            <w:rPr>
              <w:rFonts w:ascii="Times New Roman" w:hAnsi="Times New Roman" w:cs="Times New Roman" w:hint="eastAsia"/>
              <w:spacing w:val="10"/>
              <w:sz w:val="24"/>
            </w:rPr>
          </w:rPrChange>
        </w:rPr>
        <w:t>首先发送一个</w:t>
      </w:r>
      <w:r w:rsidR="00F020C2" w:rsidRPr="006A6E37">
        <w:rPr>
          <w:rFonts w:asciiTheme="minorEastAsia" w:hAnsiTheme="minorEastAsia" w:cs="Times New Roman"/>
          <w:spacing w:val="10"/>
          <w:sz w:val="24"/>
          <w:szCs w:val="24"/>
          <w:rPrChange w:id="2544" w:author="JY0225" w:date="2017-08-24T11:12:00Z">
            <w:rPr>
              <w:rFonts w:ascii="Times New Roman" w:hAnsi="Times New Roman" w:cs="Times New Roman"/>
              <w:spacing w:val="10"/>
              <w:sz w:val="24"/>
            </w:rPr>
          </w:rPrChange>
        </w:rPr>
        <w:t>GET</w:t>
      </w:r>
      <w:r w:rsidR="00EB077F" w:rsidRPr="006A6E37">
        <w:rPr>
          <w:rFonts w:asciiTheme="minorEastAsia" w:hAnsiTheme="minorEastAsia" w:cs="Times New Roman" w:hint="eastAsia"/>
          <w:spacing w:val="10"/>
          <w:sz w:val="24"/>
          <w:szCs w:val="24"/>
          <w:rPrChange w:id="2545" w:author="JY0225" w:date="2017-08-24T11:12:00Z">
            <w:rPr>
              <w:rFonts w:ascii="Times New Roman" w:hAnsi="Times New Roman" w:cs="Times New Roman" w:hint="eastAsia"/>
              <w:spacing w:val="10"/>
              <w:sz w:val="24"/>
            </w:rPr>
          </w:rPrChange>
        </w:rPr>
        <w:t>请求到服务器，在请求的</w:t>
      </w:r>
      <w:r w:rsidR="00EB077F" w:rsidRPr="006A6E37">
        <w:rPr>
          <w:rFonts w:asciiTheme="minorEastAsia" w:hAnsiTheme="minorEastAsia" w:cs="Times New Roman"/>
          <w:spacing w:val="10"/>
          <w:sz w:val="24"/>
          <w:szCs w:val="24"/>
          <w:rPrChange w:id="2546" w:author="JY0225" w:date="2017-08-24T11:12:00Z">
            <w:rPr>
              <w:rFonts w:ascii="Times New Roman" w:hAnsi="Times New Roman" w:cs="Times New Roman"/>
              <w:spacing w:val="10"/>
              <w:sz w:val="24"/>
            </w:rPr>
          </w:rPrChange>
        </w:rPr>
        <w:t>header</w:t>
      </w:r>
      <w:r w:rsidR="00EB077F" w:rsidRPr="006A6E37">
        <w:rPr>
          <w:rFonts w:asciiTheme="minorEastAsia" w:hAnsiTheme="minorEastAsia" w:cs="Times New Roman" w:hint="eastAsia"/>
          <w:spacing w:val="10"/>
          <w:sz w:val="24"/>
          <w:szCs w:val="24"/>
          <w:rPrChange w:id="2547" w:author="JY0225" w:date="2017-08-24T11:12:00Z">
            <w:rPr>
              <w:rFonts w:ascii="Times New Roman" w:hAnsi="Times New Roman" w:cs="Times New Roman" w:hint="eastAsia"/>
              <w:spacing w:val="10"/>
              <w:sz w:val="24"/>
            </w:rPr>
          </w:rPrChange>
        </w:rPr>
        <w:t>中放一个</w:t>
      </w:r>
      <w:r w:rsidR="00EB077F" w:rsidRPr="006A6E37">
        <w:rPr>
          <w:rFonts w:asciiTheme="minorEastAsia" w:hAnsiTheme="minorEastAsia" w:cs="Times New Roman"/>
          <w:spacing w:val="10"/>
          <w:sz w:val="24"/>
          <w:szCs w:val="24"/>
          <w:rPrChange w:id="2548" w:author="JY0225" w:date="2017-08-24T11:12:00Z">
            <w:rPr>
              <w:rFonts w:ascii="Times New Roman" w:hAnsi="Times New Roman" w:cs="Times New Roman"/>
              <w:spacing w:val="10"/>
              <w:sz w:val="24"/>
            </w:rPr>
          </w:rPrChange>
        </w:rPr>
        <w:t>Content-Range</w:t>
      </w:r>
      <w:r w:rsidR="00EB077F" w:rsidRPr="006A6E37">
        <w:rPr>
          <w:rFonts w:asciiTheme="minorEastAsia" w:hAnsiTheme="minorEastAsia" w:cs="Times New Roman" w:hint="eastAsia"/>
          <w:spacing w:val="10"/>
          <w:sz w:val="24"/>
          <w:szCs w:val="24"/>
          <w:rPrChange w:id="2549" w:author="JY0225" w:date="2017-08-24T11:12:00Z">
            <w:rPr>
              <w:rFonts w:ascii="Times New Roman" w:hAnsi="Times New Roman" w:cs="Times New Roman" w:hint="eastAsia"/>
              <w:spacing w:val="10"/>
              <w:sz w:val="24"/>
            </w:rPr>
          </w:rPrChange>
        </w:rPr>
        <w:t>字段，通过服务器返回的信息，</w:t>
      </w:r>
      <w:r w:rsidR="002504DA" w:rsidRPr="006A6E37">
        <w:rPr>
          <w:rFonts w:asciiTheme="minorEastAsia" w:hAnsiTheme="minorEastAsia" w:cs="Times New Roman" w:hint="eastAsia"/>
          <w:spacing w:val="10"/>
          <w:sz w:val="24"/>
          <w:szCs w:val="24"/>
          <w:rPrChange w:id="2550" w:author="JY0225" w:date="2017-08-24T11:12:00Z">
            <w:rPr>
              <w:rFonts w:ascii="Times New Roman" w:hAnsi="Times New Roman" w:cs="Times New Roman" w:hint="eastAsia"/>
              <w:spacing w:val="10"/>
              <w:sz w:val="24"/>
            </w:rPr>
          </w:rPrChange>
        </w:rPr>
        <w:t>从</w:t>
      </w:r>
      <w:r w:rsidR="004B7D98" w:rsidRPr="006A6E37">
        <w:rPr>
          <w:rFonts w:asciiTheme="minorEastAsia" w:hAnsiTheme="minorEastAsia" w:cs="Times New Roman"/>
          <w:spacing w:val="10"/>
          <w:sz w:val="24"/>
          <w:szCs w:val="24"/>
          <w:rPrChange w:id="2551" w:author="JY0225" w:date="2017-08-24T11:12:00Z">
            <w:rPr>
              <w:rFonts w:ascii="Times New Roman" w:hAnsi="Times New Roman" w:cs="Times New Roman"/>
              <w:spacing w:val="10"/>
              <w:sz w:val="24"/>
            </w:rPr>
          </w:rPrChange>
        </w:rPr>
        <w:t>Content-</w:t>
      </w:r>
      <w:r w:rsidR="00EB077F" w:rsidRPr="006A6E37">
        <w:rPr>
          <w:rFonts w:asciiTheme="minorEastAsia" w:hAnsiTheme="minorEastAsia" w:cs="Times New Roman"/>
          <w:spacing w:val="10"/>
          <w:sz w:val="24"/>
          <w:szCs w:val="24"/>
          <w:rPrChange w:id="2552" w:author="JY0225" w:date="2017-08-24T11:12:00Z">
            <w:rPr>
              <w:rFonts w:ascii="Times New Roman" w:hAnsi="Times New Roman" w:cs="Times New Roman"/>
              <w:spacing w:val="10"/>
              <w:sz w:val="24"/>
            </w:rPr>
          </w:rPrChange>
        </w:rPr>
        <w:t>Range</w:t>
      </w:r>
      <w:r w:rsidR="00EB077F" w:rsidRPr="006A6E37">
        <w:rPr>
          <w:rFonts w:asciiTheme="minorEastAsia" w:hAnsiTheme="minorEastAsia" w:cs="Times New Roman" w:hint="eastAsia"/>
          <w:spacing w:val="10"/>
          <w:sz w:val="24"/>
          <w:szCs w:val="24"/>
          <w:rPrChange w:id="2553" w:author="JY0225" w:date="2017-08-24T11:12:00Z">
            <w:rPr>
              <w:rFonts w:ascii="Times New Roman" w:hAnsi="Times New Roman" w:cs="Times New Roman" w:hint="eastAsia"/>
              <w:spacing w:val="10"/>
              <w:sz w:val="24"/>
            </w:rPr>
          </w:rPrChange>
        </w:rPr>
        <w:t>字段中获取已上传的字节数，之后</w:t>
      </w:r>
      <w:r w:rsidR="00851CC8" w:rsidRPr="006A6E37">
        <w:rPr>
          <w:rFonts w:asciiTheme="minorEastAsia" w:hAnsiTheme="minorEastAsia" w:cs="Times New Roman" w:hint="eastAsia"/>
          <w:spacing w:val="10"/>
          <w:sz w:val="24"/>
          <w:szCs w:val="24"/>
          <w:rPrChange w:id="2554" w:author="JY0225" w:date="2017-08-24T11:12:00Z">
            <w:rPr>
              <w:rFonts w:ascii="Times New Roman" w:hAnsi="Times New Roman" w:cs="Times New Roman" w:hint="eastAsia"/>
              <w:spacing w:val="10"/>
              <w:sz w:val="24"/>
            </w:rPr>
          </w:rPrChange>
        </w:rPr>
        <w:t>再</w:t>
      </w:r>
      <w:r w:rsidR="003C14C9" w:rsidRPr="006A6E37">
        <w:rPr>
          <w:rFonts w:asciiTheme="minorEastAsia" w:hAnsiTheme="minorEastAsia" w:cs="Times New Roman" w:hint="eastAsia"/>
          <w:spacing w:val="10"/>
          <w:sz w:val="24"/>
          <w:szCs w:val="24"/>
          <w:rPrChange w:id="2555" w:author="JY0225" w:date="2017-08-24T11:12:00Z">
            <w:rPr>
              <w:rFonts w:ascii="Times New Roman" w:hAnsi="Times New Roman" w:cs="Times New Roman" w:hint="eastAsia"/>
              <w:spacing w:val="10"/>
              <w:sz w:val="24"/>
            </w:rPr>
          </w:rPrChange>
        </w:rPr>
        <w:t>将</w:t>
      </w:r>
      <w:r w:rsidR="00950E11" w:rsidRPr="006A6E37">
        <w:rPr>
          <w:rFonts w:asciiTheme="minorEastAsia" w:hAnsiTheme="minorEastAsia" w:cs="Times New Roman" w:hint="eastAsia"/>
          <w:spacing w:val="10"/>
          <w:sz w:val="24"/>
          <w:szCs w:val="24"/>
          <w:rPrChange w:id="2556" w:author="JY0225" w:date="2017-08-24T11:12:00Z">
            <w:rPr>
              <w:rFonts w:ascii="Times New Roman" w:hAnsi="Times New Roman" w:cs="Times New Roman" w:hint="eastAsia"/>
              <w:spacing w:val="10"/>
              <w:sz w:val="24"/>
            </w:rPr>
          </w:rPrChange>
        </w:rPr>
        <w:t>剩余字节的上传至服务器</w:t>
      </w:r>
      <w:r w:rsidR="00EB077F" w:rsidRPr="006A6E37">
        <w:rPr>
          <w:rFonts w:asciiTheme="minorEastAsia" w:hAnsiTheme="minorEastAsia" w:cs="Times New Roman" w:hint="eastAsia"/>
          <w:spacing w:val="10"/>
          <w:sz w:val="24"/>
          <w:szCs w:val="24"/>
          <w:rPrChange w:id="2557" w:author="JY0225" w:date="2017-08-24T11:12:00Z">
            <w:rPr>
              <w:rFonts w:ascii="Times New Roman" w:hAnsi="Times New Roman" w:cs="Times New Roman" w:hint="eastAsia"/>
              <w:spacing w:val="10"/>
              <w:sz w:val="24"/>
            </w:rPr>
          </w:rPrChange>
        </w:rPr>
        <w:t>。</w:t>
      </w:r>
    </w:p>
    <w:p w14:paraId="718C7C44" w14:textId="6B174B27" w:rsidR="00E93C4C" w:rsidRDefault="00E93C4C">
      <w:pPr>
        <w:pStyle w:val="21"/>
        <w:spacing w:line="240" w:lineRule="auto"/>
        <w:pPrChange w:id="2558" w:author="微软用户" w:date="2017-08-18T22:48:00Z">
          <w:pPr>
            <w:pStyle w:val="21"/>
          </w:pPr>
        </w:pPrChange>
      </w:pPr>
      <w:bookmarkStart w:id="2559" w:name="_Toc491351988"/>
      <w:r>
        <w:t>2.</w:t>
      </w:r>
      <w:ins w:id="2560" w:author="微软用户" w:date="2017-08-20T11:03:00Z">
        <w:r w:rsidR="00FF6B2D">
          <w:t>5</w:t>
        </w:r>
      </w:ins>
      <w:ins w:id="2561" w:author="微软用户" w:date="2017-08-20T10:26:00Z">
        <w:del w:id="2562" w:author="微软用户" w:date="2017-08-20T11:03:00Z">
          <w:r w:rsidR="00A15958" w:rsidDel="00FF6B2D">
            <w:delText>4</w:delText>
          </w:r>
        </w:del>
      </w:ins>
      <w:del w:id="2563" w:author="微软用户" w:date="2017-08-20T10:26:00Z">
        <w:r w:rsidR="00F150B0" w:rsidDel="00A15958">
          <w:delText>3</w:delText>
        </w:r>
      </w:del>
      <w:r w:rsidRPr="00B87EE1">
        <w:t xml:space="preserve"> </w:t>
      </w:r>
      <w:r w:rsidR="00B15067">
        <w:t>WebSocket</w:t>
      </w:r>
      <w:bookmarkEnd w:id="2559"/>
      <w:r w:rsidR="002C17DD">
        <w:t xml:space="preserve"> </w:t>
      </w:r>
    </w:p>
    <w:p w14:paraId="35882F1F" w14:textId="65A26114" w:rsidR="0029494A" w:rsidRPr="001A0A27" w:rsidRDefault="0029494A" w:rsidP="00006190">
      <w:pPr>
        <w:spacing w:line="400" w:lineRule="exact"/>
        <w:ind w:firstLine="420"/>
        <w:rPr>
          <w:ins w:id="2564" w:author="JY0225" w:date="2017-08-22T21:19:00Z"/>
          <w:rFonts w:asciiTheme="minorEastAsia" w:hAnsiTheme="minorEastAsia" w:cs="Times New Roman"/>
          <w:spacing w:val="10"/>
          <w:sz w:val="24"/>
          <w:szCs w:val="24"/>
          <w:rPrChange w:id="2565" w:author="JY0225" w:date="2017-08-24T11:12:00Z">
            <w:rPr>
              <w:ins w:id="2566" w:author="JY0225" w:date="2017-08-22T21:19:00Z"/>
              <w:rFonts w:ascii="Times New Roman" w:hAnsi="Times New Roman" w:cs="Times New Roman"/>
              <w:spacing w:val="10"/>
              <w:sz w:val="24"/>
            </w:rPr>
          </w:rPrChange>
        </w:rPr>
      </w:pPr>
      <w:r w:rsidRPr="001A0A27">
        <w:rPr>
          <w:rFonts w:asciiTheme="minorEastAsia" w:hAnsiTheme="minorEastAsia" w:cs="Times New Roman"/>
          <w:spacing w:val="10"/>
          <w:sz w:val="24"/>
          <w:szCs w:val="24"/>
          <w:rPrChange w:id="2567" w:author="JY0225" w:date="2017-08-24T11:12:00Z">
            <w:rPr>
              <w:rFonts w:ascii="Times New Roman" w:hAnsi="Times New Roman" w:cs="Times New Roman"/>
              <w:spacing w:val="10"/>
              <w:sz w:val="24"/>
            </w:rPr>
          </w:rPrChange>
        </w:rPr>
        <w:t>WebSocket</w:t>
      </w:r>
      <w:r w:rsidR="00EF4164" w:rsidRPr="001A0A27">
        <w:rPr>
          <w:rFonts w:asciiTheme="minorEastAsia" w:hAnsiTheme="minorEastAsia" w:cs="Times New Roman" w:hint="eastAsia"/>
          <w:spacing w:val="10"/>
          <w:sz w:val="24"/>
          <w:szCs w:val="24"/>
          <w:rPrChange w:id="2568" w:author="JY0225" w:date="2017-08-24T11:12:00Z">
            <w:rPr>
              <w:rFonts w:ascii="Times New Roman" w:hAnsi="Times New Roman" w:cs="Times New Roman" w:hint="eastAsia"/>
              <w:spacing w:val="10"/>
              <w:sz w:val="24"/>
            </w:rPr>
          </w:rPrChange>
        </w:rPr>
        <w:t>主要</w:t>
      </w:r>
      <w:r w:rsidR="008B6754" w:rsidRPr="001A0A27">
        <w:rPr>
          <w:rFonts w:asciiTheme="minorEastAsia" w:hAnsiTheme="minorEastAsia" w:cs="Times New Roman" w:hint="eastAsia"/>
          <w:spacing w:val="10"/>
          <w:sz w:val="24"/>
          <w:szCs w:val="24"/>
          <w:rPrChange w:id="2569" w:author="JY0225" w:date="2017-08-24T11:12:00Z">
            <w:rPr>
              <w:rFonts w:ascii="Times New Roman" w:hAnsi="Times New Roman" w:cs="Times New Roman" w:hint="eastAsia"/>
              <w:spacing w:val="10"/>
              <w:sz w:val="24"/>
            </w:rPr>
          </w:rPrChange>
        </w:rPr>
        <w:t>用于</w:t>
      </w:r>
      <w:r w:rsidRPr="001A0A27">
        <w:rPr>
          <w:rFonts w:asciiTheme="minorEastAsia" w:hAnsiTheme="minorEastAsia" w:cs="Times New Roman"/>
          <w:spacing w:val="10"/>
          <w:sz w:val="24"/>
          <w:szCs w:val="24"/>
          <w:rPrChange w:id="2570" w:author="JY0225" w:date="2017-08-24T11:12:00Z">
            <w:rPr>
              <w:rFonts w:ascii="Times New Roman" w:hAnsi="Times New Roman" w:cs="Times New Roman"/>
              <w:spacing w:val="10"/>
              <w:sz w:val="24"/>
            </w:rPr>
          </w:rPrChange>
        </w:rPr>
        <w:t>Web</w:t>
      </w:r>
      <w:r w:rsidRPr="001A0A27">
        <w:rPr>
          <w:rFonts w:asciiTheme="minorEastAsia" w:hAnsiTheme="minorEastAsia" w:cs="Times New Roman" w:hint="eastAsia"/>
          <w:spacing w:val="10"/>
          <w:sz w:val="24"/>
          <w:szCs w:val="24"/>
          <w:rPrChange w:id="2571" w:author="JY0225" w:date="2017-08-24T11:12:00Z">
            <w:rPr>
              <w:rFonts w:ascii="Times New Roman" w:hAnsi="Times New Roman" w:cs="Times New Roman" w:hint="eastAsia"/>
              <w:spacing w:val="10"/>
              <w:sz w:val="24"/>
            </w:rPr>
          </w:rPrChange>
        </w:rPr>
        <w:t>浏览器和服务器之间进行</w:t>
      </w:r>
      <w:r w:rsidR="00126533" w:rsidRPr="001A0A27">
        <w:rPr>
          <w:rFonts w:asciiTheme="minorEastAsia" w:hAnsiTheme="minorEastAsia" w:cs="Times New Roman" w:hint="eastAsia"/>
          <w:spacing w:val="10"/>
          <w:sz w:val="24"/>
          <w:szCs w:val="24"/>
          <w:rPrChange w:id="2572" w:author="JY0225" w:date="2017-08-24T11:12:00Z">
            <w:rPr>
              <w:rFonts w:ascii="Times New Roman" w:hAnsi="Times New Roman" w:cs="Times New Roman" w:hint="eastAsia"/>
              <w:spacing w:val="10"/>
              <w:sz w:val="24"/>
            </w:rPr>
          </w:rPrChange>
        </w:rPr>
        <w:t>双向数据传输</w:t>
      </w:r>
      <w:r w:rsidR="00AD6453" w:rsidRPr="001A0A27">
        <w:rPr>
          <w:rFonts w:asciiTheme="minorEastAsia" w:hAnsiTheme="minorEastAsia" w:cs="Times New Roman" w:hint="eastAsia"/>
          <w:spacing w:val="10"/>
          <w:sz w:val="24"/>
          <w:szCs w:val="24"/>
          <w:rPrChange w:id="2573" w:author="JY0225" w:date="2017-08-24T11:12:00Z">
            <w:rPr>
              <w:rFonts w:ascii="Times New Roman" w:hAnsi="Times New Roman" w:cs="Times New Roman" w:hint="eastAsia"/>
              <w:spacing w:val="10"/>
              <w:sz w:val="24"/>
            </w:rPr>
          </w:rPrChange>
        </w:rPr>
        <w:t>，相较于</w:t>
      </w:r>
      <w:r w:rsidR="00AD6453" w:rsidRPr="001A0A27">
        <w:rPr>
          <w:rFonts w:asciiTheme="minorEastAsia" w:hAnsiTheme="minorEastAsia" w:cs="Times New Roman"/>
          <w:spacing w:val="10"/>
          <w:sz w:val="24"/>
          <w:szCs w:val="24"/>
          <w:rPrChange w:id="2574" w:author="JY0225" w:date="2017-08-24T11:12:00Z">
            <w:rPr>
              <w:rFonts w:ascii="Times New Roman" w:hAnsi="Times New Roman" w:cs="Times New Roman"/>
              <w:spacing w:val="10"/>
              <w:sz w:val="24"/>
            </w:rPr>
          </w:rPrChange>
        </w:rPr>
        <w:t>Ajax</w:t>
      </w:r>
      <w:r w:rsidR="00AD6453" w:rsidRPr="001A0A27">
        <w:rPr>
          <w:rFonts w:asciiTheme="minorEastAsia" w:hAnsiTheme="minorEastAsia" w:cs="Times New Roman" w:hint="eastAsia"/>
          <w:spacing w:val="10"/>
          <w:sz w:val="24"/>
          <w:szCs w:val="24"/>
          <w:rPrChange w:id="2575" w:author="JY0225" w:date="2017-08-24T11:12:00Z">
            <w:rPr>
              <w:rFonts w:ascii="Times New Roman" w:hAnsi="Times New Roman" w:cs="Times New Roman" w:hint="eastAsia"/>
              <w:spacing w:val="10"/>
              <w:sz w:val="24"/>
            </w:rPr>
          </w:rPrChange>
        </w:rPr>
        <w:t>技术需要客户端发起请求，</w:t>
      </w:r>
      <w:r w:rsidR="00AD6453" w:rsidRPr="001A0A27">
        <w:rPr>
          <w:rFonts w:asciiTheme="minorEastAsia" w:hAnsiTheme="minorEastAsia" w:cs="Times New Roman"/>
          <w:spacing w:val="10"/>
          <w:sz w:val="24"/>
          <w:szCs w:val="24"/>
          <w:rPrChange w:id="2576" w:author="JY0225" w:date="2017-08-24T11:12:00Z">
            <w:rPr>
              <w:rFonts w:ascii="Times New Roman" w:hAnsi="Times New Roman" w:cs="Times New Roman"/>
              <w:spacing w:val="10"/>
              <w:sz w:val="24"/>
            </w:rPr>
          </w:rPrChange>
        </w:rPr>
        <w:t>WebSocket</w:t>
      </w:r>
      <w:r w:rsidR="00AD6453" w:rsidRPr="001A0A27">
        <w:rPr>
          <w:rFonts w:asciiTheme="minorEastAsia" w:hAnsiTheme="minorEastAsia" w:cs="Times New Roman" w:hint="eastAsia"/>
          <w:spacing w:val="10"/>
          <w:sz w:val="24"/>
          <w:szCs w:val="24"/>
          <w:rPrChange w:id="2577" w:author="JY0225" w:date="2017-08-24T11:12:00Z">
            <w:rPr>
              <w:rFonts w:ascii="Times New Roman" w:hAnsi="Times New Roman" w:cs="Times New Roman" w:hint="eastAsia"/>
              <w:spacing w:val="10"/>
              <w:sz w:val="24"/>
            </w:rPr>
          </w:rPrChange>
        </w:rPr>
        <w:t>服务器和客户端可以彼此相互推送信息</w:t>
      </w:r>
      <w:r w:rsidR="009C725A" w:rsidRPr="001A0A27">
        <w:rPr>
          <w:rFonts w:asciiTheme="minorEastAsia" w:hAnsiTheme="minorEastAsia" w:cs="Times New Roman" w:hint="eastAsia"/>
          <w:spacing w:val="10"/>
          <w:sz w:val="24"/>
          <w:szCs w:val="24"/>
          <w:rPrChange w:id="2578" w:author="JY0225" w:date="2017-08-24T11:12:00Z">
            <w:rPr>
              <w:rFonts w:ascii="Times New Roman" w:hAnsi="Times New Roman" w:cs="Times New Roman" w:hint="eastAsia"/>
              <w:spacing w:val="10"/>
              <w:sz w:val="24"/>
            </w:rPr>
          </w:rPrChange>
        </w:rPr>
        <w:t>，建立持续的</w:t>
      </w:r>
      <w:r w:rsidR="0090334D" w:rsidRPr="001A0A27">
        <w:rPr>
          <w:rFonts w:asciiTheme="minorEastAsia" w:hAnsiTheme="minorEastAsia" w:cs="Times New Roman" w:hint="eastAsia"/>
          <w:spacing w:val="10"/>
          <w:sz w:val="24"/>
          <w:szCs w:val="24"/>
          <w:rPrChange w:id="2579" w:author="JY0225" w:date="2017-08-24T11:12:00Z">
            <w:rPr>
              <w:rFonts w:ascii="Times New Roman" w:hAnsi="Times New Roman" w:cs="Times New Roman" w:hint="eastAsia"/>
              <w:spacing w:val="10"/>
              <w:sz w:val="24"/>
            </w:rPr>
          </w:rPrChange>
        </w:rPr>
        <w:t>连接</w:t>
      </w:r>
      <w:r w:rsidRPr="001A0A27">
        <w:rPr>
          <w:rFonts w:asciiTheme="minorEastAsia" w:hAnsiTheme="minorEastAsia" w:cs="Times New Roman" w:hint="eastAsia"/>
          <w:spacing w:val="10"/>
          <w:sz w:val="24"/>
          <w:szCs w:val="24"/>
          <w:rPrChange w:id="2580" w:author="JY0225" w:date="2017-08-24T11:12:00Z">
            <w:rPr>
              <w:rFonts w:ascii="Times New Roman" w:hAnsi="Times New Roman" w:cs="Times New Roman" w:hint="eastAsia"/>
              <w:spacing w:val="10"/>
              <w:sz w:val="24"/>
            </w:rPr>
          </w:rPrChange>
        </w:rPr>
        <w:t>。</w:t>
      </w:r>
      <w:r w:rsidR="00D83CB4" w:rsidRPr="001A0A27">
        <w:rPr>
          <w:rFonts w:asciiTheme="minorEastAsia" w:hAnsiTheme="minorEastAsia" w:cs="Times New Roman" w:hint="eastAsia"/>
          <w:spacing w:val="10"/>
          <w:sz w:val="24"/>
          <w:szCs w:val="24"/>
          <w:rPrChange w:id="2581" w:author="JY0225" w:date="2017-08-24T11:12:00Z">
            <w:rPr>
              <w:rFonts w:ascii="Times New Roman" w:hAnsi="Times New Roman" w:cs="Times New Roman" w:hint="eastAsia"/>
              <w:spacing w:val="10"/>
              <w:sz w:val="24"/>
            </w:rPr>
          </w:rPrChange>
        </w:rPr>
        <w:t>其</w:t>
      </w:r>
      <w:r w:rsidRPr="001A0A27">
        <w:rPr>
          <w:rFonts w:asciiTheme="minorEastAsia" w:hAnsiTheme="minorEastAsia" w:cs="Times New Roman" w:hint="eastAsia"/>
          <w:spacing w:val="10"/>
          <w:sz w:val="24"/>
          <w:szCs w:val="24"/>
          <w:rPrChange w:id="2582" w:author="JY0225" w:date="2017-08-24T11:12:00Z">
            <w:rPr>
              <w:rFonts w:ascii="Times New Roman" w:hAnsi="Times New Roman" w:cs="Times New Roman" w:hint="eastAsia"/>
              <w:spacing w:val="10"/>
              <w:sz w:val="24"/>
            </w:rPr>
          </w:rPrChange>
        </w:rPr>
        <w:t>协议基于</w:t>
      </w:r>
      <w:r w:rsidRPr="001A0A27">
        <w:rPr>
          <w:rFonts w:asciiTheme="minorEastAsia" w:hAnsiTheme="minorEastAsia" w:cs="Times New Roman"/>
          <w:spacing w:val="10"/>
          <w:sz w:val="24"/>
          <w:szCs w:val="24"/>
          <w:rPrChange w:id="2583" w:author="JY0225" w:date="2017-08-24T11:12:00Z">
            <w:rPr>
              <w:rFonts w:ascii="Times New Roman" w:hAnsi="Times New Roman" w:cs="Times New Roman"/>
              <w:spacing w:val="10"/>
              <w:sz w:val="24"/>
            </w:rPr>
          </w:rPrChange>
        </w:rPr>
        <w:t>TCP</w:t>
      </w:r>
      <w:r w:rsidRPr="001A0A27">
        <w:rPr>
          <w:rFonts w:asciiTheme="minorEastAsia" w:hAnsiTheme="minorEastAsia" w:cs="Times New Roman" w:hint="eastAsia"/>
          <w:spacing w:val="10"/>
          <w:sz w:val="24"/>
          <w:szCs w:val="24"/>
          <w:rPrChange w:id="2584" w:author="JY0225" w:date="2017-08-24T11:12:00Z">
            <w:rPr>
              <w:rFonts w:ascii="Times New Roman" w:hAnsi="Times New Roman" w:cs="Times New Roman" w:hint="eastAsia"/>
              <w:spacing w:val="10"/>
              <w:sz w:val="24"/>
            </w:rPr>
          </w:rPrChange>
        </w:rPr>
        <w:t>协议实现，包含初始的握手过程，以及后续的多次数据帧双向传输过程。其目的是在</w:t>
      </w:r>
      <w:r w:rsidR="00010001" w:rsidRPr="001A0A27">
        <w:rPr>
          <w:rFonts w:asciiTheme="minorEastAsia" w:hAnsiTheme="minorEastAsia" w:cs="Times New Roman"/>
          <w:spacing w:val="10"/>
          <w:sz w:val="24"/>
          <w:szCs w:val="24"/>
          <w:rPrChange w:id="2585" w:author="JY0225" w:date="2017-08-24T11:12:00Z">
            <w:rPr>
              <w:rFonts w:ascii="Times New Roman" w:hAnsi="Times New Roman" w:cs="Times New Roman"/>
              <w:spacing w:val="10"/>
              <w:sz w:val="24"/>
            </w:rPr>
          </w:rPrChange>
        </w:rPr>
        <w:t>Web</w:t>
      </w:r>
      <w:r w:rsidRPr="001A0A27">
        <w:rPr>
          <w:rFonts w:asciiTheme="minorEastAsia" w:hAnsiTheme="minorEastAsia" w:cs="Times New Roman" w:hint="eastAsia"/>
          <w:spacing w:val="10"/>
          <w:sz w:val="24"/>
          <w:szCs w:val="24"/>
          <w:rPrChange w:id="2586" w:author="JY0225" w:date="2017-08-24T11:12:00Z">
            <w:rPr>
              <w:rFonts w:ascii="Times New Roman" w:hAnsi="Times New Roman" w:cs="Times New Roman" w:hint="eastAsia"/>
              <w:spacing w:val="10"/>
              <w:sz w:val="24"/>
            </w:rPr>
          </w:rPrChange>
        </w:rPr>
        <w:t>应用和</w:t>
      </w:r>
      <w:r w:rsidR="00355F2D" w:rsidRPr="001A0A27">
        <w:rPr>
          <w:rFonts w:asciiTheme="minorEastAsia" w:hAnsiTheme="minorEastAsia" w:cs="Times New Roman" w:hint="eastAsia"/>
          <w:spacing w:val="10"/>
          <w:sz w:val="24"/>
          <w:szCs w:val="24"/>
          <w:rPrChange w:id="2587" w:author="JY0225" w:date="2017-08-24T11:12:00Z">
            <w:rPr>
              <w:rFonts w:ascii="Times New Roman" w:hAnsi="Times New Roman" w:cs="Times New Roman" w:hint="eastAsia"/>
              <w:spacing w:val="10"/>
              <w:sz w:val="24"/>
            </w:rPr>
          </w:rPrChange>
        </w:rPr>
        <w:t>后台</w:t>
      </w:r>
      <w:r w:rsidR="00BD2492" w:rsidRPr="001A0A27">
        <w:rPr>
          <w:rFonts w:asciiTheme="minorEastAsia" w:hAnsiTheme="minorEastAsia" w:cs="Times New Roman" w:hint="eastAsia"/>
          <w:spacing w:val="10"/>
          <w:sz w:val="24"/>
          <w:szCs w:val="24"/>
          <w:rPrChange w:id="2588" w:author="JY0225" w:date="2017-08-24T11:12:00Z">
            <w:rPr>
              <w:rFonts w:ascii="Times New Roman" w:hAnsi="Times New Roman" w:cs="Times New Roman" w:hint="eastAsia"/>
              <w:spacing w:val="10"/>
              <w:sz w:val="24"/>
            </w:rPr>
          </w:rPrChange>
        </w:rPr>
        <w:t>服务器进行</w:t>
      </w:r>
      <w:r w:rsidRPr="001A0A27">
        <w:rPr>
          <w:rFonts w:asciiTheme="minorEastAsia" w:hAnsiTheme="minorEastAsia" w:cs="Times New Roman" w:hint="eastAsia"/>
          <w:spacing w:val="10"/>
          <w:sz w:val="24"/>
          <w:szCs w:val="24"/>
          <w:rPrChange w:id="2589" w:author="JY0225" w:date="2017-08-24T11:12:00Z">
            <w:rPr>
              <w:rFonts w:ascii="Times New Roman" w:hAnsi="Times New Roman" w:cs="Times New Roman" w:hint="eastAsia"/>
              <w:spacing w:val="10"/>
              <w:sz w:val="24"/>
            </w:rPr>
          </w:rPrChange>
        </w:rPr>
        <w:t>双向通信时，可以使服务器避免打开多个</w:t>
      </w:r>
      <w:r w:rsidRPr="001A0A27">
        <w:rPr>
          <w:rFonts w:asciiTheme="minorEastAsia" w:hAnsiTheme="minorEastAsia" w:cs="Times New Roman"/>
          <w:spacing w:val="10"/>
          <w:sz w:val="24"/>
          <w:szCs w:val="24"/>
          <w:rPrChange w:id="2590" w:author="JY0225" w:date="2017-08-24T11:12:00Z">
            <w:rPr>
              <w:rFonts w:ascii="Times New Roman" w:hAnsi="Times New Roman" w:cs="Times New Roman"/>
              <w:spacing w:val="10"/>
              <w:sz w:val="24"/>
            </w:rPr>
          </w:rPrChange>
        </w:rPr>
        <w:t>HTTP</w:t>
      </w:r>
      <w:r w:rsidR="0088342A" w:rsidRPr="001A0A27">
        <w:rPr>
          <w:rFonts w:asciiTheme="minorEastAsia" w:hAnsiTheme="minorEastAsia" w:cs="Times New Roman" w:hint="eastAsia"/>
          <w:spacing w:val="10"/>
          <w:sz w:val="24"/>
          <w:szCs w:val="24"/>
          <w:rPrChange w:id="2591" w:author="JY0225" w:date="2017-08-24T11:12:00Z">
            <w:rPr>
              <w:rFonts w:ascii="Times New Roman" w:hAnsi="Times New Roman" w:cs="Times New Roman" w:hint="eastAsia"/>
              <w:spacing w:val="10"/>
              <w:sz w:val="24"/>
            </w:rPr>
          </w:rPrChange>
        </w:rPr>
        <w:t>连接进行工作来节约资源，提高</w:t>
      </w:r>
      <w:r w:rsidRPr="001A0A27">
        <w:rPr>
          <w:rFonts w:asciiTheme="minorEastAsia" w:hAnsiTheme="minorEastAsia" w:cs="Times New Roman" w:hint="eastAsia"/>
          <w:spacing w:val="10"/>
          <w:sz w:val="24"/>
          <w:szCs w:val="24"/>
          <w:rPrChange w:id="2592" w:author="JY0225" w:date="2017-08-24T11:12:00Z">
            <w:rPr>
              <w:rFonts w:ascii="Times New Roman" w:hAnsi="Times New Roman" w:cs="Times New Roman" w:hint="eastAsia"/>
              <w:spacing w:val="10"/>
              <w:sz w:val="24"/>
            </w:rPr>
          </w:rPrChange>
        </w:rPr>
        <w:t>工作效率和资源利用率</w:t>
      </w:r>
      <w:r w:rsidR="005469E3" w:rsidRPr="001A0A27">
        <w:rPr>
          <w:rFonts w:asciiTheme="minorEastAsia" w:hAnsiTheme="minorEastAsia"/>
          <w:color w:val="000000" w:themeColor="text1"/>
          <w:sz w:val="24"/>
          <w:szCs w:val="24"/>
          <w:vertAlign w:val="superscript"/>
          <w:rPrChange w:id="2593" w:author="JY0225" w:date="2017-08-24T11:12:00Z">
            <w:rPr>
              <w:color w:val="000000" w:themeColor="text1"/>
              <w:vertAlign w:val="superscript"/>
            </w:rPr>
          </w:rPrChange>
        </w:rPr>
        <w:fldChar w:fldCharType="begin"/>
      </w:r>
      <w:r w:rsidR="005469E3" w:rsidRPr="001A0A27">
        <w:rPr>
          <w:rFonts w:asciiTheme="minorEastAsia" w:hAnsiTheme="minorEastAsia"/>
          <w:color w:val="000000" w:themeColor="text1"/>
          <w:sz w:val="24"/>
          <w:szCs w:val="24"/>
          <w:vertAlign w:val="superscript"/>
          <w:rPrChange w:id="2594" w:author="JY0225" w:date="2017-08-24T11:12:00Z">
            <w:rPr>
              <w:color w:val="000000" w:themeColor="text1"/>
              <w:vertAlign w:val="superscript"/>
            </w:rPr>
          </w:rPrChange>
        </w:rPr>
        <w:instrText xml:space="preserve"> REF _Ref489794026 \r \h </w:instrText>
      </w:r>
      <w:r w:rsidR="001A0A27" w:rsidRPr="001A0A27">
        <w:rPr>
          <w:rFonts w:asciiTheme="minorEastAsia" w:hAnsiTheme="minorEastAsia"/>
          <w:color w:val="000000" w:themeColor="text1"/>
          <w:sz w:val="24"/>
          <w:szCs w:val="24"/>
          <w:vertAlign w:val="superscript"/>
          <w:rPrChange w:id="2595" w:author="JY0225" w:date="2017-08-24T11:12:00Z">
            <w:rPr>
              <w:color w:val="000000" w:themeColor="text1"/>
              <w:sz w:val="24"/>
              <w:szCs w:val="24"/>
              <w:vertAlign w:val="superscript"/>
            </w:rPr>
          </w:rPrChange>
        </w:rPr>
        <w:instrText xml:space="preserve"> \* MERGEFORMAT </w:instrText>
      </w:r>
      <w:r w:rsidR="005469E3" w:rsidRPr="001A0A27">
        <w:rPr>
          <w:rFonts w:asciiTheme="minorEastAsia" w:hAnsiTheme="minorEastAsia"/>
          <w:color w:val="000000" w:themeColor="text1"/>
          <w:sz w:val="24"/>
          <w:szCs w:val="24"/>
          <w:vertAlign w:val="superscript"/>
          <w:rPrChange w:id="2596" w:author="JY0225" w:date="2017-08-24T11:12:00Z">
            <w:rPr>
              <w:rFonts w:asciiTheme="minorEastAsia" w:hAnsiTheme="minorEastAsia"/>
              <w:color w:val="000000" w:themeColor="text1"/>
              <w:sz w:val="24"/>
              <w:szCs w:val="24"/>
              <w:vertAlign w:val="superscript"/>
            </w:rPr>
          </w:rPrChange>
        </w:rPr>
      </w:r>
      <w:r w:rsidR="005469E3" w:rsidRPr="001A0A27">
        <w:rPr>
          <w:rFonts w:asciiTheme="minorEastAsia" w:hAnsiTheme="minorEastAsia"/>
          <w:color w:val="000000" w:themeColor="text1"/>
          <w:sz w:val="24"/>
          <w:szCs w:val="24"/>
          <w:vertAlign w:val="superscript"/>
          <w:rPrChange w:id="2597" w:author="JY0225" w:date="2017-08-24T11:12:00Z">
            <w:rPr>
              <w:color w:val="000000" w:themeColor="text1"/>
              <w:vertAlign w:val="superscript"/>
            </w:rPr>
          </w:rPrChange>
        </w:rPr>
        <w:fldChar w:fldCharType="separate"/>
      </w:r>
      <w:r w:rsidR="008E2759" w:rsidRPr="001A0A27">
        <w:rPr>
          <w:rFonts w:asciiTheme="minorEastAsia" w:hAnsiTheme="minorEastAsia"/>
          <w:color w:val="000000" w:themeColor="text1"/>
          <w:sz w:val="24"/>
          <w:szCs w:val="24"/>
          <w:vertAlign w:val="superscript"/>
          <w:rPrChange w:id="2598" w:author="JY0225" w:date="2017-08-24T11:12:00Z">
            <w:rPr>
              <w:color w:val="000000" w:themeColor="text1"/>
              <w:vertAlign w:val="superscript"/>
            </w:rPr>
          </w:rPrChange>
        </w:rPr>
        <w:t>[25]</w:t>
      </w:r>
      <w:r w:rsidR="005469E3" w:rsidRPr="001A0A27">
        <w:rPr>
          <w:rFonts w:asciiTheme="minorEastAsia" w:hAnsiTheme="minorEastAsia"/>
          <w:color w:val="000000" w:themeColor="text1"/>
          <w:sz w:val="24"/>
          <w:szCs w:val="24"/>
          <w:vertAlign w:val="superscript"/>
          <w:rPrChange w:id="2599" w:author="JY0225" w:date="2017-08-24T11:12:00Z">
            <w:rPr>
              <w:color w:val="000000" w:themeColor="text1"/>
              <w:vertAlign w:val="superscript"/>
            </w:rPr>
          </w:rPrChange>
        </w:rPr>
        <w:fldChar w:fldCharType="end"/>
      </w:r>
      <w:r w:rsidR="00C465D9" w:rsidRPr="001A0A27">
        <w:rPr>
          <w:rFonts w:asciiTheme="minorEastAsia" w:hAnsiTheme="minorEastAsia"/>
          <w:color w:val="000000" w:themeColor="text1"/>
          <w:sz w:val="24"/>
          <w:szCs w:val="24"/>
          <w:vertAlign w:val="superscript"/>
          <w:rPrChange w:id="2600" w:author="JY0225" w:date="2017-08-24T11:12:00Z">
            <w:rPr>
              <w:color w:val="000000" w:themeColor="text1"/>
              <w:vertAlign w:val="superscript"/>
            </w:rPr>
          </w:rPrChange>
        </w:rPr>
        <w:fldChar w:fldCharType="begin"/>
      </w:r>
      <w:r w:rsidR="00C465D9" w:rsidRPr="001A0A27">
        <w:rPr>
          <w:rFonts w:asciiTheme="minorEastAsia" w:hAnsiTheme="minorEastAsia"/>
          <w:color w:val="000000" w:themeColor="text1"/>
          <w:sz w:val="24"/>
          <w:szCs w:val="24"/>
          <w:vertAlign w:val="superscript"/>
          <w:rPrChange w:id="2601" w:author="JY0225" w:date="2017-08-24T11:12:00Z">
            <w:rPr>
              <w:color w:val="000000" w:themeColor="text1"/>
              <w:vertAlign w:val="superscript"/>
            </w:rPr>
          </w:rPrChange>
        </w:rPr>
        <w:instrText xml:space="preserve"> REF _Ref489794119 \r \h </w:instrText>
      </w:r>
      <w:r w:rsidR="001A0A27" w:rsidRPr="001A0A27">
        <w:rPr>
          <w:rFonts w:asciiTheme="minorEastAsia" w:hAnsiTheme="minorEastAsia"/>
          <w:color w:val="000000" w:themeColor="text1"/>
          <w:sz w:val="24"/>
          <w:szCs w:val="24"/>
          <w:vertAlign w:val="superscript"/>
          <w:rPrChange w:id="2602" w:author="JY0225" w:date="2017-08-24T11:12:00Z">
            <w:rPr>
              <w:color w:val="000000" w:themeColor="text1"/>
              <w:sz w:val="24"/>
              <w:szCs w:val="24"/>
              <w:vertAlign w:val="superscript"/>
            </w:rPr>
          </w:rPrChange>
        </w:rPr>
        <w:instrText xml:space="preserve"> \* MERGEFORMAT </w:instrText>
      </w:r>
      <w:r w:rsidR="00C465D9" w:rsidRPr="001A0A27">
        <w:rPr>
          <w:rFonts w:asciiTheme="minorEastAsia" w:hAnsiTheme="minorEastAsia"/>
          <w:color w:val="000000" w:themeColor="text1"/>
          <w:sz w:val="24"/>
          <w:szCs w:val="24"/>
          <w:vertAlign w:val="superscript"/>
          <w:rPrChange w:id="2603" w:author="JY0225" w:date="2017-08-24T11:12:00Z">
            <w:rPr>
              <w:rFonts w:asciiTheme="minorEastAsia" w:hAnsiTheme="minorEastAsia"/>
              <w:color w:val="000000" w:themeColor="text1"/>
              <w:sz w:val="24"/>
              <w:szCs w:val="24"/>
              <w:vertAlign w:val="superscript"/>
            </w:rPr>
          </w:rPrChange>
        </w:rPr>
      </w:r>
      <w:r w:rsidR="00C465D9" w:rsidRPr="001A0A27">
        <w:rPr>
          <w:rFonts w:asciiTheme="minorEastAsia" w:hAnsiTheme="minorEastAsia"/>
          <w:color w:val="000000" w:themeColor="text1"/>
          <w:sz w:val="24"/>
          <w:szCs w:val="24"/>
          <w:vertAlign w:val="superscript"/>
          <w:rPrChange w:id="2604" w:author="JY0225" w:date="2017-08-24T11:12:00Z">
            <w:rPr>
              <w:color w:val="000000" w:themeColor="text1"/>
              <w:vertAlign w:val="superscript"/>
            </w:rPr>
          </w:rPrChange>
        </w:rPr>
        <w:fldChar w:fldCharType="separate"/>
      </w:r>
      <w:r w:rsidR="008E2759" w:rsidRPr="001A0A27">
        <w:rPr>
          <w:rFonts w:asciiTheme="minorEastAsia" w:hAnsiTheme="minorEastAsia"/>
          <w:color w:val="000000" w:themeColor="text1"/>
          <w:sz w:val="24"/>
          <w:szCs w:val="24"/>
          <w:vertAlign w:val="superscript"/>
          <w:rPrChange w:id="2605" w:author="JY0225" w:date="2017-08-24T11:12:00Z">
            <w:rPr>
              <w:color w:val="000000" w:themeColor="text1"/>
              <w:vertAlign w:val="superscript"/>
            </w:rPr>
          </w:rPrChange>
        </w:rPr>
        <w:t>[26]</w:t>
      </w:r>
      <w:r w:rsidR="00C465D9" w:rsidRPr="001A0A27">
        <w:rPr>
          <w:rFonts w:asciiTheme="minorEastAsia" w:hAnsiTheme="minorEastAsia"/>
          <w:color w:val="000000" w:themeColor="text1"/>
          <w:sz w:val="24"/>
          <w:szCs w:val="24"/>
          <w:vertAlign w:val="superscript"/>
          <w:rPrChange w:id="2606" w:author="JY0225" w:date="2017-08-24T11:12:00Z">
            <w:rPr>
              <w:color w:val="000000" w:themeColor="text1"/>
              <w:vertAlign w:val="superscript"/>
            </w:rPr>
          </w:rPrChange>
        </w:rPr>
        <w:fldChar w:fldCharType="end"/>
      </w:r>
      <w:r w:rsidRPr="001A0A27">
        <w:rPr>
          <w:rFonts w:asciiTheme="minorEastAsia" w:hAnsiTheme="minorEastAsia" w:cs="Times New Roman" w:hint="eastAsia"/>
          <w:spacing w:val="10"/>
          <w:sz w:val="24"/>
          <w:szCs w:val="24"/>
          <w:rPrChange w:id="2607" w:author="JY0225" w:date="2017-08-24T11:12:00Z">
            <w:rPr>
              <w:rFonts w:ascii="Times New Roman" w:hAnsi="Times New Roman" w:cs="Times New Roman" w:hint="eastAsia"/>
              <w:spacing w:val="10"/>
              <w:sz w:val="24"/>
            </w:rPr>
          </w:rPrChange>
        </w:rPr>
        <w:t>。</w:t>
      </w:r>
    </w:p>
    <w:p w14:paraId="5C32DAD9" w14:textId="567C92A1" w:rsidR="00C85486" w:rsidRDefault="00C85486">
      <w:pPr>
        <w:jc w:val="center"/>
        <w:pPrChange w:id="2608" w:author="JY0225" w:date="2017-08-22T21:19:00Z">
          <w:pPr>
            <w:spacing w:line="400" w:lineRule="exact"/>
            <w:ind w:firstLine="420"/>
          </w:pPr>
        </w:pPrChange>
      </w:pPr>
      <w:ins w:id="2609" w:author="JY0225" w:date="2017-08-22T21:19:00Z">
        <w:r>
          <w:object w:dxaOrig="7730" w:dyaOrig="7235" w14:anchorId="72AC4915">
            <v:shape id="_x0000_i1026" type="#_x0000_t75" style="width:271.5pt;height:252.75pt" o:ole="">
              <v:imagedata r:id="rId22" o:title=""/>
            </v:shape>
            <o:OLEObject Type="Embed" ProgID="Visio.Drawing.15" ShapeID="_x0000_i1026" DrawAspect="Content" ObjectID="_1565100470" r:id="rId23"/>
          </w:object>
        </w:r>
      </w:ins>
    </w:p>
    <w:p w14:paraId="1A9CC704" w14:textId="50E45C31" w:rsidR="00E034C9" w:rsidRPr="00C32DB6" w:rsidDel="00E034C9" w:rsidRDefault="00E034C9" w:rsidP="00E034C9">
      <w:pPr>
        <w:spacing w:line="400" w:lineRule="exact"/>
        <w:jc w:val="center"/>
        <w:rPr>
          <w:del w:id="2610" w:author="JY0225" w:date="2017-08-22T21:20:00Z"/>
          <w:moveTo w:id="2611" w:author="JY0225" w:date="2017-08-22T21:20:00Z"/>
          <w:rFonts w:ascii="Times New Roman" w:hAnsi="Times New Roman" w:cs="Times New Roman"/>
          <w:noProof/>
          <w:spacing w:val="10"/>
          <w:kern w:val="0"/>
          <w:sz w:val="24"/>
          <w:szCs w:val="24"/>
        </w:rPr>
      </w:pPr>
      <w:moveToRangeStart w:id="2612" w:author="JY0225" w:date="2017-08-22T21:20:00Z" w:name="move491200133"/>
      <w:moveTo w:id="2613" w:author="JY0225" w:date="2017-08-22T21:20:00Z">
        <w:r w:rsidRPr="005E04A3">
          <w:rPr>
            <w:rFonts w:ascii="Times New Roman" w:hAnsi="Times New Roman" w:cs="Times New Roman"/>
            <w:noProof/>
            <w:spacing w:val="10"/>
            <w:kern w:val="0"/>
            <w:sz w:val="24"/>
            <w:szCs w:val="24"/>
          </w:rPr>
          <w:t>图</w:t>
        </w:r>
        <w:r>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del w:id="2614" w:author="JY0225" w:date="2017-08-23T10:33:00Z">
          <w:r w:rsidDel="00ED6672">
            <w:rPr>
              <w:rFonts w:ascii="Times New Roman" w:hAnsi="Times New Roman" w:cs="Times New Roman" w:hint="eastAsia"/>
              <w:noProof/>
              <w:spacing w:val="10"/>
              <w:kern w:val="0"/>
              <w:sz w:val="24"/>
              <w:szCs w:val="24"/>
            </w:rPr>
            <w:delText>握手阶段</w:delText>
          </w:r>
        </w:del>
      </w:moveTo>
      <w:ins w:id="2615" w:author="JY0225" w:date="2017-08-23T10:33:00Z">
        <w:r w:rsidR="00ED6672">
          <w:rPr>
            <w:rFonts w:ascii="Times New Roman" w:hAnsi="Times New Roman" w:cs="Times New Roman" w:hint="eastAsia"/>
            <w:noProof/>
            <w:spacing w:val="10"/>
            <w:kern w:val="0"/>
            <w:sz w:val="24"/>
            <w:szCs w:val="24"/>
          </w:rPr>
          <w:t>WebSocket</w:t>
        </w:r>
        <w:r w:rsidR="00ED6672">
          <w:rPr>
            <w:rFonts w:ascii="Times New Roman" w:hAnsi="Times New Roman" w:cs="Times New Roman" w:hint="eastAsia"/>
            <w:noProof/>
            <w:spacing w:val="10"/>
            <w:kern w:val="0"/>
            <w:sz w:val="24"/>
            <w:szCs w:val="24"/>
          </w:rPr>
          <w:t>通信</w:t>
        </w:r>
      </w:ins>
      <w:moveTo w:id="2616" w:author="JY0225" w:date="2017-08-22T21:20:00Z">
        <w:r>
          <w:rPr>
            <w:rFonts w:ascii="Times New Roman" w:hAnsi="Times New Roman" w:cs="Times New Roman" w:hint="eastAsia"/>
            <w:noProof/>
            <w:spacing w:val="10"/>
            <w:kern w:val="0"/>
            <w:sz w:val="24"/>
            <w:szCs w:val="24"/>
          </w:rPr>
          <w:t>示意图</w:t>
        </w:r>
      </w:moveTo>
    </w:p>
    <w:moveToRangeEnd w:id="2612"/>
    <w:p w14:paraId="70B33410" w14:textId="77777777" w:rsidR="00E034C9" w:rsidRDefault="00E034C9">
      <w:pPr>
        <w:spacing w:line="400" w:lineRule="exact"/>
        <w:jc w:val="center"/>
        <w:rPr>
          <w:ins w:id="2617" w:author="JY0225" w:date="2017-08-22T21:20:00Z"/>
          <w:rFonts w:ascii="Times New Roman" w:hAnsi="Times New Roman" w:cs="Times New Roman"/>
          <w:spacing w:val="10"/>
          <w:sz w:val="24"/>
        </w:rPr>
        <w:pPrChange w:id="2618" w:author="JY0225" w:date="2017-08-22T21:20:00Z">
          <w:pPr>
            <w:jc w:val="center"/>
          </w:pPr>
        </w:pPrChange>
      </w:pPr>
    </w:p>
    <w:p w14:paraId="448479D3" w14:textId="37391815" w:rsidR="0006652E" w:rsidRPr="001A0A27" w:rsidDel="00C85486" w:rsidRDefault="0033165C" w:rsidP="00AD4083">
      <w:pPr>
        <w:spacing w:line="400" w:lineRule="exact"/>
        <w:ind w:firstLine="420"/>
        <w:rPr>
          <w:del w:id="2619" w:author="JY0225" w:date="2017-08-22T21:19:00Z"/>
          <w:rFonts w:asciiTheme="minorEastAsia" w:hAnsiTheme="minorEastAsia" w:cs="Times New Roman"/>
          <w:spacing w:val="10"/>
          <w:sz w:val="24"/>
          <w:szCs w:val="24"/>
          <w:rPrChange w:id="2620" w:author="JY0225" w:date="2017-08-24T11:13:00Z">
            <w:rPr>
              <w:del w:id="2621" w:author="JY0225" w:date="2017-08-22T21:19:00Z"/>
              <w:rFonts w:ascii="Times New Roman" w:hAnsi="Times New Roman" w:cs="Times New Roman"/>
              <w:spacing w:val="10"/>
              <w:sz w:val="24"/>
            </w:rPr>
          </w:rPrChange>
        </w:rPr>
      </w:pPr>
      <w:r w:rsidRPr="001A0A27">
        <w:rPr>
          <w:rFonts w:asciiTheme="minorEastAsia" w:hAnsiTheme="minorEastAsia" w:cs="Times New Roman"/>
          <w:spacing w:val="10"/>
          <w:sz w:val="24"/>
          <w:szCs w:val="24"/>
          <w:rPrChange w:id="2622" w:author="JY0225" w:date="2017-08-24T11:13:00Z">
            <w:rPr>
              <w:rFonts w:ascii="Times New Roman" w:hAnsi="Times New Roman" w:cs="Times New Roman"/>
              <w:spacing w:val="10"/>
              <w:sz w:val="24"/>
            </w:rPr>
          </w:rPrChange>
        </w:rPr>
        <w:t>WebSocket</w:t>
      </w:r>
      <w:r w:rsidRPr="001A0A27">
        <w:rPr>
          <w:rFonts w:asciiTheme="minorEastAsia" w:hAnsiTheme="minorEastAsia" w:cs="Times New Roman" w:hint="eastAsia"/>
          <w:spacing w:val="10"/>
          <w:sz w:val="24"/>
          <w:szCs w:val="24"/>
          <w:rPrChange w:id="2623" w:author="JY0225" w:date="2017-08-24T11:13:00Z">
            <w:rPr>
              <w:rFonts w:ascii="Times New Roman" w:hAnsi="Times New Roman" w:cs="Times New Roman" w:hint="eastAsia"/>
              <w:spacing w:val="10"/>
              <w:sz w:val="24"/>
            </w:rPr>
          </w:rPrChange>
        </w:rPr>
        <w:t>是一种类似</w:t>
      </w:r>
      <w:r w:rsidRPr="001A0A27">
        <w:rPr>
          <w:rFonts w:asciiTheme="minorEastAsia" w:hAnsiTheme="minorEastAsia" w:cs="Times New Roman"/>
          <w:spacing w:val="10"/>
          <w:sz w:val="24"/>
          <w:szCs w:val="24"/>
          <w:rPrChange w:id="2624" w:author="JY0225" w:date="2017-08-24T11:13:00Z">
            <w:rPr>
              <w:rFonts w:ascii="Times New Roman" w:hAnsi="Times New Roman" w:cs="Times New Roman"/>
              <w:spacing w:val="10"/>
              <w:sz w:val="24"/>
            </w:rPr>
          </w:rPrChange>
        </w:rPr>
        <w:t>TCP/IP</w:t>
      </w:r>
      <w:r w:rsidRPr="001A0A27">
        <w:rPr>
          <w:rFonts w:asciiTheme="minorEastAsia" w:hAnsiTheme="minorEastAsia" w:cs="Times New Roman" w:hint="eastAsia"/>
          <w:spacing w:val="10"/>
          <w:sz w:val="24"/>
          <w:szCs w:val="24"/>
          <w:rPrChange w:id="2625" w:author="JY0225" w:date="2017-08-24T11:13:00Z">
            <w:rPr>
              <w:rFonts w:ascii="Times New Roman" w:hAnsi="Times New Roman" w:cs="Times New Roman" w:hint="eastAsia"/>
              <w:spacing w:val="10"/>
              <w:sz w:val="24"/>
            </w:rPr>
          </w:rPrChange>
        </w:rPr>
        <w:t>的</w:t>
      </w:r>
      <w:r w:rsidRPr="001A0A27">
        <w:rPr>
          <w:rFonts w:asciiTheme="minorEastAsia" w:hAnsiTheme="minorEastAsia" w:cs="Times New Roman"/>
          <w:spacing w:val="10"/>
          <w:sz w:val="24"/>
          <w:szCs w:val="24"/>
          <w:rPrChange w:id="2626" w:author="JY0225" w:date="2017-08-24T11:13:00Z">
            <w:rPr>
              <w:rFonts w:ascii="Times New Roman" w:hAnsi="Times New Roman" w:cs="Times New Roman"/>
              <w:spacing w:val="10"/>
              <w:sz w:val="24"/>
            </w:rPr>
          </w:rPrChange>
        </w:rPr>
        <w:t>socket</w:t>
      </w:r>
      <w:r w:rsidR="00DD6998" w:rsidRPr="001A0A27">
        <w:rPr>
          <w:rFonts w:asciiTheme="minorEastAsia" w:hAnsiTheme="minorEastAsia" w:cs="Times New Roman" w:hint="eastAsia"/>
          <w:spacing w:val="10"/>
          <w:sz w:val="24"/>
          <w:szCs w:val="24"/>
          <w:rPrChange w:id="2627" w:author="JY0225" w:date="2017-08-24T11:13:00Z">
            <w:rPr>
              <w:rFonts w:ascii="Times New Roman" w:hAnsi="Times New Roman" w:cs="Times New Roman" w:hint="eastAsia"/>
              <w:spacing w:val="10"/>
              <w:sz w:val="24"/>
            </w:rPr>
          </w:rPrChange>
        </w:rPr>
        <w:t>技术，</w:t>
      </w:r>
      <w:r w:rsidR="00E730C5" w:rsidRPr="001A0A27">
        <w:rPr>
          <w:rFonts w:asciiTheme="minorEastAsia" w:hAnsiTheme="minorEastAsia" w:cs="Times New Roman" w:hint="eastAsia"/>
          <w:spacing w:val="10"/>
          <w:sz w:val="24"/>
          <w:szCs w:val="24"/>
          <w:rPrChange w:id="2628" w:author="JY0225" w:date="2017-08-24T11:13:00Z">
            <w:rPr>
              <w:rFonts w:ascii="Times New Roman" w:hAnsi="Times New Roman" w:cs="Times New Roman" w:hint="eastAsia"/>
              <w:spacing w:val="10"/>
              <w:sz w:val="24"/>
            </w:rPr>
          </w:rPrChange>
        </w:rPr>
        <w:t>其协议</w:t>
      </w:r>
      <w:r w:rsidR="00DB6943" w:rsidRPr="001A0A27">
        <w:rPr>
          <w:rFonts w:asciiTheme="minorEastAsia" w:hAnsiTheme="minorEastAsia" w:cs="Times New Roman" w:hint="eastAsia"/>
          <w:spacing w:val="10"/>
          <w:sz w:val="24"/>
          <w:szCs w:val="24"/>
          <w:rPrChange w:id="2629" w:author="JY0225" w:date="2017-08-24T11:13:00Z">
            <w:rPr>
              <w:rFonts w:ascii="Times New Roman" w:hAnsi="Times New Roman" w:cs="Times New Roman" w:hint="eastAsia"/>
              <w:spacing w:val="10"/>
              <w:sz w:val="24"/>
            </w:rPr>
          </w:rPrChange>
        </w:rPr>
        <w:t>为应用层协议，</w:t>
      </w:r>
      <w:r w:rsidR="00832C29" w:rsidRPr="001A0A27">
        <w:rPr>
          <w:rFonts w:asciiTheme="minorEastAsia" w:hAnsiTheme="minorEastAsia" w:cs="Times New Roman" w:hint="eastAsia"/>
          <w:spacing w:val="10"/>
          <w:sz w:val="24"/>
          <w:szCs w:val="24"/>
          <w:rPrChange w:id="2630" w:author="JY0225" w:date="2017-08-24T11:13:00Z">
            <w:rPr>
              <w:rFonts w:ascii="Times New Roman" w:hAnsi="Times New Roman" w:cs="Times New Roman" w:hint="eastAsia"/>
              <w:spacing w:val="10"/>
              <w:sz w:val="24"/>
            </w:rPr>
          </w:rPrChange>
        </w:rPr>
        <w:lastRenderedPageBreak/>
        <w:t>定义在</w:t>
      </w:r>
      <w:r w:rsidR="00832C29" w:rsidRPr="001A0A27">
        <w:rPr>
          <w:rFonts w:asciiTheme="minorEastAsia" w:hAnsiTheme="minorEastAsia" w:cs="Times New Roman"/>
          <w:spacing w:val="10"/>
          <w:sz w:val="24"/>
          <w:szCs w:val="24"/>
          <w:rPrChange w:id="2631" w:author="JY0225" w:date="2017-08-24T11:13:00Z">
            <w:rPr>
              <w:rFonts w:ascii="Times New Roman" w:hAnsi="Times New Roman" w:cs="Times New Roman"/>
              <w:spacing w:val="10"/>
              <w:sz w:val="24"/>
            </w:rPr>
          </w:rPrChange>
        </w:rPr>
        <w:t>TCP/IP</w:t>
      </w:r>
      <w:r w:rsidR="00832C29" w:rsidRPr="001A0A27">
        <w:rPr>
          <w:rFonts w:asciiTheme="minorEastAsia" w:hAnsiTheme="minorEastAsia" w:cs="Times New Roman" w:hint="eastAsia"/>
          <w:spacing w:val="10"/>
          <w:sz w:val="24"/>
          <w:szCs w:val="24"/>
          <w:rPrChange w:id="2632" w:author="JY0225" w:date="2017-08-24T11:13:00Z">
            <w:rPr>
              <w:rFonts w:ascii="Times New Roman" w:hAnsi="Times New Roman" w:cs="Times New Roman" w:hint="eastAsia"/>
              <w:spacing w:val="10"/>
              <w:sz w:val="24"/>
            </w:rPr>
          </w:rPrChange>
        </w:rPr>
        <w:t>协议栈之上。</w:t>
      </w:r>
      <w:r w:rsidR="00832C29" w:rsidRPr="001A0A27">
        <w:rPr>
          <w:rFonts w:asciiTheme="minorEastAsia" w:hAnsiTheme="minorEastAsia" w:cs="Times New Roman"/>
          <w:spacing w:val="10"/>
          <w:sz w:val="24"/>
          <w:szCs w:val="24"/>
          <w:rPrChange w:id="2633" w:author="JY0225" w:date="2017-08-24T11:13:00Z">
            <w:rPr>
              <w:rFonts w:ascii="Times New Roman" w:hAnsi="Times New Roman" w:cs="Times New Roman"/>
              <w:spacing w:val="10"/>
              <w:sz w:val="24"/>
            </w:rPr>
          </w:rPrChange>
        </w:rPr>
        <w:t>WebSocket</w:t>
      </w:r>
      <w:r w:rsidR="00832C29" w:rsidRPr="001A0A27">
        <w:rPr>
          <w:rFonts w:asciiTheme="minorEastAsia" w:hAnsiTheme="minorEastAsia" w:cs="Times New Roman" w:hint="eastAsia"/>
          <w:spacing w:val="10"/>
          <w:sz w:val="24"/>
          <w:szCs w:val="24"/>
          <w:rPrChange w:id="2634" w:author="JY0225" w:date="2017-08-24T11:13:00Z">
            <w:rPr>
              <w:rFonts w:ascii="Times New Roman" w:hAnsi="Times New Roman" w:cs="Times New Roman" w:hint="eastAsia"/>
              <w:spacing w:val="10"/>
              <w:sz w:val="24"/>
            </w:rPr>
          </w:rPrChange>
        </w:rPr>
        <w:t>连接服务器的</w:t>
      </w:r>
      <w:r w:rsidR="00832C29" w:rsidRPr="001A0A27">
        <w:rPr>
          <w:rFonts w:asciiTheme="minorEastAsia" w:hAnsiTheme="minorEastAsia" w:cs="Times New Roman"/>
          <w:spacing w:val="10"/>
          <w:sz w:val="24"/>
          <w:szCs w:val="24"/>
          <w:rPrChange w:id="2635" w:author="JY0225" w:date="2017-08-24T11:13:00Z">
            <w:rPr>
              <w:rFonts w:ascii="Times New Roman" w:hAnsi="Times New Roman" w:cs="Times New Roman"/>
              <w:spacing w:val="10"/>
              <w:sz w:val="24"/>
            </w:rPr>
          </w:rPrChange>
        </w:rPr>
        <w:t>URI</w:t>
      </w:r>
      <w:r w:rsidR="00832C29" w:rsidRPr="001A0A27">
        <w:rPr>
          <w:rFonts w:asciiTheme="minorEastAsia" w:hAnsiTheme="minorEastAsia" w:cs="Times New Roman" w:hint="eastAsia"/>
          <w:spacing w:val="10"/>
          <w:sz w:val="24"/>
          <w:szCs w:val="24"/>
          <w:rPrChange w:id="2636" w:author="JY0225" w:date="2017-08-24T11:13:00Z">
            <w:rPr>
              <w:rFonts w:ascii="Times New Roman" w:hAnsi="Times New Roman" w:cs="Times New Roman" w:hint="eastAsia"/>
              <w:spacing w:val="10"/>
              <w:sz w:val="24"/>
            </w:rPr>
          </w:rPrChange>
        </w:rPr>
        <w:t>以</w:t>
      </w:r>
      <w:r w:rsidR="00832C29" w:rsidRPr="001A0A27">
        <w:rPr>
          <w:rFonts w:asciiTheme="minorEastAsia" w:hAnsiTheme="minorEastAsia" w:cs="Times New Roman"/>
          <w:spacing w:val="10"/>
          <w:sz w:val="24"/>
          <w:szCs w:val="24"/>
          <w:rPrChange w:id="2637" w:author="JY0225" w:date="2017-08-24T11:13:00Z">
            <w:rPr>
              <w:rFonts w:ascii="Times New Roman" w:hAnsi="Times New Roman" w:cs="Times New Roman"/>
              <w:spacing w:val="10"/>
              <w:sz w:val="24"/>
            </w:rPr>
          </w:rPrChange>
        </w:rPr>
        <w:t>"ws"</w:t>
      </w:r>
      <w:r w:rsidR="00832C29" w:rsidRPr="001A0A27">
        <w:rPr>
          <w:rFonts w:asciiTheme="minorEastAsia" w:hAnsiTheme="minorEastAsia" w:cs="Times New Roman" w:hint="eastAsia"/>
          <w:spacing w:val="10"/>
          <w:sz w:val="24"/>
          <w:szCs w:val="24"/>
          <w:rPrChange w:id="2638" w:author="JY0225" w:date="2017-08-24T11:13:00Z">
            <w:rPr>
              <w:rFonts w:ascii="Times New Roman" w:hAnsi="Times New Roman" w:cs="Times New Roman" w:hint="eastAsia"/>
              <w:spacing w:val="10"/>
              <w:sz w:val="24"/>
            </w:rPr>
          </w:rPrChange>
        </w:rPr>
        <w:t>或者</w:t>
      </w:r>
      <w:r w:rsidR="00832C29" w:rsidRPr="001A0A27">
        <w:rPr>
          <w:rFonts w:asciiTheme="minorEastAsia" w:hAnsiTheme="minorEastAsia" w:cs="Times New Roman"/>
          <w:spacing w:val="10"/>
          <w:sz w:val="24"/>
          <w:szCs w:val="24"/>
          <w:rPrChange w:id="2639" w:author="JY0225" w:date="2017-08-24T11:13:00Z">
            <w:rPr>
              <w:rFonts w:ascii="Times New Roman" w:hAnsi="Times New Roman" w:cs="Times New Roman"/>
              <w:spacing w:val="10"/>
              <w:sz w:val="24"/>
            </w:rPr>
          </w:rPrChange>
        </w:rPr>
        <w:t>"wss"</w:t>
      </w:r>
      <w:r w:rsidR="00832C29" w:rsidRPr="001A0A27">
        <w:rPr>
          <w:rFonts w:asciiTheme="minorEastAsia" w:hAnsiTheme="minorEastAsia" w:cs="Times New Roman" w:hint="eastAsia"/>
          <w:spacing w:val="10"/>
          <w:sz w:val="24"/>
          <w:szCs w:val="24"/>
          <w:rPrChange w:id="2640" w:author="JY0225" w:date="2017-08-24T11:13:00Z">
            <w:rPr>
              <w:rFonts w:ascii="Times New Roman" w:hAnsi="Times New Roman" w:cs="Times New Roman" w:hint="eastAsia"/>
              <w:spacing w:val="10"/>
              <w:sz w:val="24"/>
            </w:rPr>
          </w:rPrChange>
        </w:rPr>
        <w:t>开头。</w:t>
      </w:r>
      <w:r w:rsidR="00832C29" w:rsidRPr="001A0A27">
        <w:rPr>
          <w:rFonts w:asciiTheme="minorEastAsia" w:hAnsiTheme="minorEastAsia" w:cs="Times New Roman"/>
          <w:spacing w:val="10"/>
          <w:sz w:val="24"/>
          <w:szCs w:val="24"/>
          <w:rPrChange w:id="2641" w:author="JY0225" w:date="2017-08-24T11:13:00Z">
            <w:rPr>
              <w:rFonts w:ascii="Times New Roman" w:hAnsi="Times New Roman" w:cs="Times New Roman"/>
              <w:spacing w:val="10"/>
              <w:sz w:val="24"/>
            </w:rPr>
          </w:rPrChange>
        </w:rPr>
        <w:t>ws</w:t>
      </w:r>
      <w:r w:rsidR="00832C29" w:rsidRPr="001A0A27">
        <w:rPr>
          <w:rFonts w:asciiTheme="minorEastAsia" w:hAnsiTheme="minorEastAsia" w:cs="Times New Roman" w:hint="eastAsia"/>
          <w:spacing w:val="10"/>
          <w:sz w:val="24"/>
          <w:szCs w:val="24"/>
          <w:rPrChange w:id="2642" w:author="JY0225" w:date="2017-08-24T11:13:00Z">
            <w:rPr>
              <w:rFonts w:ascii="Times New Roman" w:hAnsi="Times New Roman" w:cs="Times New Roman" w:hint="eastAsia"/>
              <w:spacing w:val="10"/>
              <w:sz w:val="24"/>
            </w:rPr>
          </w:rPrChange>
        </w:rPr>
        <w:t>开头的默认</w:t>
      </w:r>
      <w:r w:rsidR="00832C29" w:rsidRPr="001A0A27">
        <w:rPr>
          <w:rFonts w:asciiTheme="minorEastAsia" w:hAnsiTheme="minorEastAsia" w:cs="Times New Roman"/>
          <w:spacing w:val="10"/>
          <w:sz w:val="24"/>
          <w:szCs w:val="24"/>
          <w:rPrChange w:id="2643" w:author="JY0225" w:date="2017-08-24T11:13:00Z">
            <w:rPr>
              <w:rFonts w:ascii="Times New Roman" w:hAnsi="Times New Roman" w:cs="Times New Roman"/>
              <w:spacing w:val="10"/>
              <w:sz w:val="24"/>
            </w:rPr>
          </w:rPrChange>
        </w:rPr>
        <w:t>TCP</w:t>
      </w:r>
      <w:r w:rsidR="00832C29" w:rsidRPr="001A0A27">
        <w:rPr>
          <w:rFonts w:asciiTheme="minorEastAsia" w:hAnsiTheme="minorEastAsia" w:cs="Times New Roman" w:hint="eastAsia"/>
          <w:spacing w:val="10"/>
          <w:sz w:val="24"/>
          <w:szCs w:val="24"/>
          <w:rPrChange w:id="2644" w:author="JY0225" w:date="2017-08-24T11:13:00Z">
            <w:rPr>
              <w:rFonts w:ascii="Times New Roman" w:hAnsi="Times New Roman" w:cs="Times New Roman" w:hint="eastAsia"/>
              <w:spacing w:val="10"/>
              <w:sz w:val="24"/>
            </w:rPr>
          </w:rPrChange>
        </w:rPr>
        <w:t>端口为</w:t>
      </w:r>
      <w:r w:rsidR="00832C29" w:rsidRPr="001A0A27">
        <w:rPr>
          <w:rFonts w:asciiTheme="minorEastAsia" w:hAnsiTheme="minorEastAsia" w:cs="Times New Roman"/>
          <w:spacing w:val="10"/>
          <w:sz w:val="24"/>
          <w:szCs w:val="24"/>
          <w:rPrChange w:id="2645" w:author="JY0225" w:date="2017-08-24T11:13:00Z">
            <w:rPr>
              <w:rFonts w:ascii="Times New Roman" w:hAnsi="Times New Roman" w:cs="Times New Roman"/>
              <w:spacing w:val="10"/>
              <w:sz w:val="24"/>
            </w:rPr>
          </w:rPrChange>
        </w:rPr>
        <w:t>80</w:t>
      </w:r>
      <w:r w:rsidR="00832C29" w:rsidRPr="001A0A27">
        <w:rPr>
          <w:rFonts w:asciiTheme="minorEastAsia" w:hAnsiTheme="minorEastAsia" w:cs="Times New Roman" w:hint="eastAsia"/>
          <w:spacing w:val="10"/>
          <w:sz w:val="24"/>
          <w:szCs w:val="24"/>
          <w:rPrChange w:id="2646" w:author="JY0225" w:date="2017-08-24T11:13:00Z">
            <w:rPr>
              <w:rFonts w:ascii="Times New Roman" w:hAnsi="Times New Roman" w:cs="Times New Roman" w:hint="eastAsia"/>
              <w:spacing w:val="10"/>
              <w:sz w:val="24"/>
            </w:rPr>
          </w:rPrChange>
        </w:rPr>
        <w:t>，</w:t>
      </w:r>
      <w:r w:rsidR="00832C29" w:rsidRPr="001A0A27">
        <w:rPr>
          <w:rFonts w:asciiTheme="minorEastAsia" w:hAnsiTheme="minorEastAsia" w:cs="Times New Roman"/>
          <w:spacing w:val="10"/>
          <w:sz w:val="24"/>
          <w:szCs w:val="24"/>
          <w:rPrChange w:id="2647" w:author="JY0225" w:date="2017-08-24T11:13:00Z">
            <w:rPr>
              <w:rFonts w:ascii="Times New Roman" w:hAnsi="Times New Roman" w:cs="Times New Roman"/>
              <w:spacing w:val="10"/>
              <w:sz w:val="24"/>
            </w:rPr>
          </w:rPrChange>
        </w:rPr>
        <w:t>wss</w:t>
      </w:r>
      <w:r w:rsidR="00832C29" w:rsidRPr="001A0A27">
        <w:rPr>
          <w:rFonts w:asciiTheme="minorEastAsia" w:hAnsiTheme="minorEastAsia" w:cs="Times New Roman" w:hint="eastAsia"/>
          <w:spacing w:val="10"/>
          <w:sz w:val="24"/>
          <w:szCs w:val="24"/>
          <w:rPrChange w:id="2648" w:author="JY0225" w:date="2017-08-24T11:13:00Z">
            <w:rPr>
              <w:rFonts w:ascii="Times New Roman" w:hAnsi="Times New Roman" w:cs="Times New Roman" w:hint="eastAsia"/>
              <w:spacing w:val="10"/>
              <w:sz w:val="24"/>
            </w:rPr>
          </w:rPrChange>
        </w:rPr>
        <w:t>开头的默认端口为</w:t>
      </w:r>
      <w:r w:rsidR="00832C29" w:rsidRPr="001A0A27">
        <w:rPr>
          <w:rFonts w:asciiTheme="minorEastAsia" w:hAnsiTheme="minorEastAsia" w:cs="Times New Roman"/>
          <w:spacing w:val="10"/>
          <w:sz w:val="24"/>
          <w:szCs w:val="24"/>
          <w:rPrChange w:id="2649" w:author="JY0225" w:date="2017-08-24T11:13:00Z">
            <w:rPr>
              <w:rFonts w:ascii="Times New Roman" w:hAnsi="Times New Roman" w:cs="Times New Roman"/>
              <w:spacing w:val="10"/>
              <w:sz w:val="24"/>
            </w:rPr>
          </w:rPrChange>
        </w:rPr>
        <w:t>443</w:t>
      </w:r>
      <w:r w:rsidR="00832C29" w:rsidRPr="001A0A27">
        <w:rPr>
          <w:rFonts w:asciiTheme="minorEastAsia" w:hAnsiTheme="minorEastAsia" w:cs="Times New Roman" w:hint="eastAsia"/>
          <w:spacing w:val="10"/>
          <w:sz w:val="24"/>
          <w:szCs w:val="24"/>
          <w:rPrChange w:id="2650" w:author="JY0225" w:date="2017-08-24T11:13:00Z">
            <w:rPr>
              <w:rFonts w:ascii="Times New Roman" w:hAnsi="Times New Roman" w:cs="Times New Roman" w:hint="eastAsia"/>
              <w:spacing w:val="10"/>
              <w:sz w:val="24"/>
            </w:rPr>
          </w:rPrChange>
        </w:rPr>
        <w:t>。具体来说，</w:t>
      </w:r>
      <w:r w:rsidR="00247F36" w:rsidRPr="001A0A27">
        <w:rPr>
          <w:rFonts w:asciiTheme="minorEastAsia" w:hAnsiTheme="minorEastAsia" w:cs="Times New Roman" w:hint="eastAsia"/>
          <w:spacing w:val="10"/>
          <w:sz w:val="24"/>
          <w:szCs w:val="24"/>
          <w:rPrChange w:id="2651" w:author="JY0225" w:date="2017-08-24T11:13:00Z">
            <w:rPr>
              <w:rFonts w:ascii="Times New Roman" w:hAnsi="Times New Roman" w:cs="Times New Roman" w:hint="eastAsia"/>
              <w:spacing w:val="10"/>
              <w:sz w:val="24"/>
            </w:rPr>
          </w:rPrChange>
        </w:rPr>
        <w:t>共</w:t>
      </w:r>
      <w:r w:rsidR="00B122EF" w:rsidRPr="001A0A27">
        <w:rPr>
          <w:rFonts w:asciiTheme="minorEastAsia" w:hAnsiTheme="minorEastAsia" w:cs="Times New Roman" w:hint="eastAsia"/>
          <w:spacing w:val="10"/>
          <w:sz w:val="24"/>
          <w:szCs w:val="24"/>
          <w:rPrChange w:id="2652" w:author="JY0225" w:date="2017-08-24T11:13:00Z">
            <w:rPr>
              <w:rFonts w:ascii="Times New Roman" w:hAnsi="Times New Roman" w:cs="Times New Roman" w:hint="eastAsia"/>
              <w:spacing w:val="10"/>
              <w:sz w:val="24"/>
            </w:rPr>
          </w:rPrChange>
        </w:rPr>
        <w:t>分为</w:t>
      </w:r>
      <w:r w:rsidRPr="001A0A27">
        <w:rPr>
          <w:rFonts w:asciiTheme="minorEastAsia" w:hAnsiTheme="minorEastAsia" w:cs="Times New Roman" w:hint="eastAsia"/>
          <w:spacing w:val="10"/>
          <w:sz w:val="24"/>
          <w:szCs w:val="24"/>
          <w:rPrChange w:id="2653" w:author="JY0225" w:date="2017-08-24T11:13:00Z">
            <w:rPr>
              <w:rFonts w:ascii="Times New Roman" w:hAnsi="Times New Roman" w:cs="Times New Roman" w:hint="eastAsia"/>
              <w:spacing w:val="10"/>
              <w:sz w:val="24"/>
            </w:rPr>
          </w:rPrChange>
        </w:rPr>
        <w:t>握手阶段和数据通信</w:t>
      </w:r>
      <w:r w:rsidR="00832C29" w:rsidRPr="001A0A27">
        <w:rPr>
          <w:rFonts w:asciiTheme="minorEastAsia" w:hAnsiTheme="minorEastAsia" w:cs="Times New Roman" w:hint="eastAsia"/>
          <w:spacing w:val="10"/>
          <w:sz w:val="24"/>
          <w:szCs w:val="24"/>
          <w:rPrChange w:id="2654" w:author="JY0225" w:date="2017-08-24T11:13:00Z">
            <w:rPr>
              <w:rFonts w:ascii="Times New Roman" w:hAnsi="Times New Roman" w:cs="Times New Roman" w:hint="eastAsia"/>
              <w:spacing w:val="10"/>
              <w:sz w:val="24"/>
            </w:rPr>
          </w:rPrChange>
        </w:rPr>
        <w:t>两个</w:t>
      </w:r>
      <w:r w:rsidR="00047A32" w:rsidRPr="001A0A27">
        <w:rPr>
          <w:rFonts w:asciiTheme="minorEastAsia" w:hAnsiTheme="minorEastAsia"/>
          <w:color w:val="000000" w:themeColor="text1"/>
          <w:sz w:val="24"/>
          <w:szCs w:val="24"/>
          <w:vertAlign w:val="superscript"/>
          <w:rPrChange w:id="2655" w:author="JY0225" w:date="2017-08-24T11:13:00Z">
            <w:rPr>
              <w:color w:val="000000" w:themeColor="text1"/>
              <w:vertAlign w:val="superscript"/>
            </w:rPr>
          </w:rPrChange>
        </w:rPr>
        <w:fldChar w:fldCharType="begin"/>
      </w:r>
      <w:r w:rsidR="00047A32" w:rsidRPr="001A0A27">
        <w:rPr>
          <w:rFonts w:asciiTheme="minorEastAsia" w:hAnsiTheme="minorEastAsia"/>
          <w:color w:val="000000" w:themeColor="text1"/>
          <w:sz w:val="24"/>
          <w:szCs w:val="24"/>
          <w:vertAlign w:val="superscript"/>
          <w:rPrChange w:id="2656" w:author="JY0225" w:date="2017-08-24T11:13:00Z">
            <w:rPr>
              <w:color w:val="000000" w:themeColor="text1"/>
              <w:vertAlign w:val="superscript"/>
            </w:rPr>
          </w:rPrChange>
        </w:rPr>
        <w:instrText xml:space="preserve"> REF _Ref489794321 \r \h </w:instrText>
      </w:r>
      <w:r w:rsidR="001A0A27" w:rsidRPr="001A0A27">
        <w:rPr>
          <w:rFonts w:asciiTheme="minorEastAsia" w:hAnsiTheme="minorEastAsia"/>
          <w:color w:val="000000" w:themeColor="text1"/>
          <w:sz w:val="24"/>
          <w:szCs w:val="24"/>
          <w:vertAlign w:val="superscript"/>
          <w:rPrChange w:id="2657" w:author="JY0225" w:date="2017-08-24T11:13:00Z">
            <w:rPr>
              <w:color w:val="000000" w:themeColor="text1"/>
              <w:sz w:val="24"/>
              <w:szCs w:val="24"/>
              <w:vertAlign w:val="superscript"/>
            </w:rPr>
          </w:rPrChange>
        </w:rPr>
        <w:instrText xml:space="preserve"> \* MERGEFORMAT </w:instrText>
      </w:r>
      <w:r w:rsidR="00047A32" w:rsidRPr="001A0A27">
        <w:rPr>
          <w:rFonts w:asciiTheme="minorEastAsia" w:hAnsiTheme="minorEastAsia"/>
          <w:color w:val="000000" w:themeColor="text1"/>
          <w:sz w:val="24"/>
          <w:szCs w:val="24"/>
          <w:vertAlign w:val="superscript"/>
          <w:rPrChange w:id="2658" w:author="JY0225" w:date="2017-08-24T11:13:00Z">
            <w:rPr>
              <w:rFonts w:asciiTheme="minorEastAsia" w:hAnsiTheme="minorEastAsia"/>
              <w:color w:val="000000" w:themeColor="text1"/>
              <w:sz w:val="24"/>
              <w:szCs w:val="24"/>
              <w:vertAlign w:val="superscript"/>
            </w:rPr>
          </w:rPrChange>
        </w:rPr>
      </w:r>
      <w:r w:rsidR="00047A32" w:rsidRPr="001A0A27">
        <w:rPr>
          <w:rFonts w:asciiTheme="minorEastAsia" w:hAnsiTheme="minorEastAsia"/>
          <w:color w:val="000000" w:themeColor="text1"/>
          <w:sz w:val="24"/>
          <w:szCs w:val="24"/>
          <w:vertAlign w:val="superscript"/>
          <w:rPrChange w:id="2659" w:author="JY0225" w:date="2017-08-24T11:13:00Z">
            <w:rPr>
              <w:color w:val="000000" w:themeColor="text1"/>
              <w:vertAlign w:val="superscript"/>
            </w:rPr>
          </w:rPrChange>
        </w:rPr>
        <w:fldChar w:fldCharType="separate"/>
      </w:r>
      <w:r w:rsidR="008E2759" w:rsidRPr="001A0A27">
        <w:rPr>
          <w:rFonts w:asciiTheme="minorEastAsia" w:hAnsiTheme="minorEastAsia"/>
          <w:color w:val="000000" w:themeColor="text1"/>
          <w:sz w:val="24"/>
          <w:szCs w:val="24"/>
          <w:vertAlign w:val="superscript"/>
          <w:rPrChange w:id="2660" w:author="JY0225" w:date="2017-08-24T11:13:00Z">
            <w:rPr>
              <w:color w:val="000000" w:themeColor="text1"/>
              <w:vertAlign w:val="superscript"/>
            </w:rPr>
          </w:rPrChange>
        </w:rPr>
        <w:t>[27]</w:t>
      </w:r>
      <w:r w:rsidR="00047A32" w:rsidRPr="001A0A27">
        <w:rPr>
          <w:rFonts w:asciiTheme="minorEastAsia" w:hAnsiTheme="minorEastAsia"/>
          <w:color w:val="000000" w:themeColor="text1"/>
          <w:sz w:val="24"/>
          <w:szCs w:val="24"/>
          <w:vertAlign w:val="superscript"/>
          <w:rPrChange w:id="2661" w:author="JY0225" w:date="2017-08-24T11:13:00Z">
            <w:rPr>
              <w:color w:val="000000" w:themeColor="text1"/>
              <w:vertAlign w:val="superscript"/>
            </w:rPr>
          </w:rPrChange>
        </w:rPr>
        <w:fldChar w:fldCharType="end"/>
      </w:r>
      <w:r w:rsidRPr="001A0A27">
        <w:rPr>
          <w:rFonts w:asciiTheme="minorEastAsia" w:hAnsiTheme="minorEastAsia" w:cs="Times New Roman" w:hint="eastAsia"/>
          <w:spacing w:val="10"/>
          <w:sz w:val="24"/>
          <w:szCs w:val="24"/>
          <w:rPrChange w:id="2662" w:author="JY0225" w:date="2017-08-24T11:13:00Z">
            <w:rPr>
              <w:rFonts w:ascii="Times New Roman" w:hAnsi="Times New Roman" w:cs="Times New Roman" w:hint="eastAsia"/>
              <w:spacing w:val="10"/>
              <w:sz w:val="24"/>
            </w:rPr>
          </w:rPrChange>
        </w:rPr>
        <w:t>阶段。</w:t>
      </w:r>
    </w:p>
    <w:p w14:paraId="08F3172D" w14:textId="48089684" w:rsidR="007A17FB" w:rsidRPr="001A0A27" w:rsidRDefault="007A17FB">
      <w:pPr>
        <w:spacing w:line="400" w:lineRule="exact"/>
        <w:ind w:firstLine="420"/>
        <w:rPr>
          <w:rFonts w:asciiTheme="minorEastAsia" w:hAnsiTheme="minorEastAsia" w:cs="Times New Roman"/>
          <w:spacing w:val="10"/>
          <w:sz w:val="24"/>
          <w:szCs w:val="24"/>
          <w:rPrChange w:id="2663" w:author="JY0225" w:date="2017-08-24T11:13:00Z">
            <w:rPr>
              <w:rFonts w:ascii="Times New Roman" w:hAnsi="Times New Roman" w:cs="Times New Roman"/>
              <w:spacing w:val="10"/>
              <w:sz w:val="24"/>
            </w:rPr>
          </w:rPrChange>
        </w:rPr>
        <w:pPrChange w:id="2664" w:author="JY0225" w:date="2017-08-22T21:19:00Z">
          <w:pPr>
            <w:jc w:val="center"/>
          </w:pPr>
        </w:pPrChange>
      </w:pPr>
      <w:del w:id="2665" w:author="JY0225" w:date="2017-08-22T21:17:00Z">
        <w:r w:rsidRPr="001A0A27" w:rsidDel="00C85486">
          <w:rPr>
            <w:rFonts w:asciiTheme="minorEastAsia" w:hAnsiTheme="minorEastAsia"/>
            <w:noProof/>
            <w:sz w:val="24"/>
            <w:szCs w:val="24"/>
            <w:rPrChange w:id="2666" w:author="JY0225" w:date="2017-08-24T11:13:00Z">
              <w:rPr>
                <w:noProof/>
              </w:rPr>
            </w:rPrChange>
          </w:rPr>
          <w:drawing>
            <wp:inline distT="0" distB="0" distL="0" distR="0" wp14:anchorId="6971ABC2" wp14:editId="765A69E2">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29426B05" w14:textId="426F9D35" w:rsidR="004116E3" w:rsidRPr="001A0A27" w:rsidDel="00C85486" w:rsidRDefault="004116E3" w:rsidP="00C32DB6">
      <w:pPr>
        <w:spacing w:line="400" w:lineRule="exact"/>
        <w:jc w:val="center"/>
        <w:rPr>
          <w:moveFrom w:id="2667" w:author="JY0225" w:date="2017-08-22T21:20:00Z"/>
          <w:rFonts w:asciiTheme="minorEastAsia" w:hAnsiTheme="minorEastAsia" w:cs="Times New Roman"/>
          <w:noProof/>
          <w:spacing w:val="10"/>
          <w:kern w:val="0"/>
          <w:sz w:val="24"/>
          <w:szCs w:val="24"/>
          <w:rPrChange w:id="2668" w:author="JY0225" w:date="2017-08-24T11:13:00Z">
            <w:rPr>
              <w:moveFrom w:id="2669" w:author="JY0225" w:date="2017-08-22T21:20:00Z"/>
              <w:rFonts w:ascii="Times New Roman" w:hAnsi="Times New Roman" w:cs="Times New Roman"/>
              <w:noProof/>
              <w:spacing w:val="10"/>
              <w:kern w:val="0"/>
              <w:sz w:val="24"/>
              <w:szCs w:val="24"/>
            </w:rPr>
          </w:rPrChange>
        </w:rPr>
      </w:pPr>
      <w:moveFromRangeStart w:id="2670" w:author="JY0225" w:date="2017-08-22T21:20:00Z" w:name="move491200133"/>
      <w:moveFrom w:id="2671" w:author="JY0225" w:date="2017-08-22T21:20:00Z">
        <w:r w:rsidRPr="001A0A27" w:rsidDel="00C85486">
          <w:rPr>
            <w:rFonts w:asciiTheme="minorEastAsia" w:hAnsiTheme="minorEastAsia" w:cs="Times New Roman" w:hint="eastAsia"/>
            <w:noProof/>
            <w:spacing w:val="10"/>
            <w:kern w:val="0"/>
            <w:sz w:val="24"/>
            <w:szCs w:val="24"/>
            <w:rPrChange w:id="2672" w:author="JY0225" w:date="2017-08-24T11:13:00Z">
              <w:rPr>
                <w:rFonts w:ascii="Times New Roman" w:hAnsi="Times New Roman" w:cs="Times New Roman" w:hint="eastAsia"/>
                <w:noProof/>
                <w:spacing w:val="10"/>
                <w:kern w:val="0"/>
                <w:sz w:val="24"/>
                <w:szCs w:val="24"/>
              </w:rPr>
            </w:rPrChange>
          </w:rPr>
          <w:t>图</w:t>
        </w:r>
        <w:r w:rsidR="007514EC" w:rsidRPr="001A0A27" w:rsidDel="00C85486">
          <w:rPr>
            <w:rFonts w:asciiTheme="minorEastAsia" w:hAnsiTheme="minorEastAsia" w:cs="Times New Roman"/>
            <w:noProof/>
            <w:spacing w:val="10"/>
            <w:kern w:val="0"/>
            <w:sz w:val="24"/>
            <w:szCs w:val="24"/>
            <w:rPrChange w:id="2673" w:author="JY0225" w:date="2017-08-24T11:13:00Z">
              <w:rPr>
                <w:rFonts w:ascii="Times New Roman" w:hAnsi="Times New Roman" w:cs="Times New Roman"/>
                <w:noProof/>
                <w:spacing w:val="10"/>
                <w:kern w:val="0"/>
                <w:sz w:val="24"/>
                <w:szCs w:val="24"/>
              </w:rPr>
            </w:rPrChange>
          </w:rPr>
          <w:t>2-1</w:t>
        </w:r>
        <w:r w:rsidRPr="001A0A27" w:rsidDel="00C85486">
          <w:rPr>
            <w:rFonts w:asciiTheme="minorEastAsia" w:hAnsiTheme="minorEastAsia" w:cs="Times New Roman"/>
            <w:noProof/>
            <w:spacing w:val="10"/>
            <w:kern w:val="0"/>
            <w:sz w:val="24"/>
            <w:szCs w:val="24"/>
            <w:rPrChange w:id="2674" w:author="JY0225" w:date="2017-08-24T11:13:00Z">
              <w:rPr>
                <w:rFonts w:ascii="Times New Roman" w:hAnsi="Times New Roman" w:cs="Times New Roman"/>
                <w:noProof/>
                <w:spacing w:val="10"/>
                <w:kern w:val="0"/>
                <w:sz w:val="24"/>
                <w:szCs w:val="24"/>
              </w:rPr>
            </w:rPrChange>
          </w:rPr>
          <w:t xml:space="preserve"> </w:t>
        </w:r>
        <w:r w:rsidRPr="001A0A27" w:rsidDel="00C85486">
          <w:rPr>
            <w:rFonts w:asciiTheme="minorEastAsia" w:hAnsiTheme="minorEastAsia" w:cs="Times New Roman" w:hint="eastAsia"/>
            <w:noProof/>
            <w:spacing w:val="10"/>
            <w:kern w:val="0"/>
            <w:sz w:val="24"/>
            <w:szCs w:val="24"/>
            <w:rPrChange w:id="2675" w:author="JY0225" w:date="2017-08-24T11:13:00Z">
              <w:rPr>
                <w:rFonts w:ascii="Times New Roman" w:hAnsi="Times New Roman" w:cs="Times New Roman" w:hint="eastAsia"/>
                <w:noProof/>
                <w:spacing w:val="10"/>
                <w:kern w:val="0"/>
                <w:sz w:val="24"/>
                <w:szCs w:val="24"/>
              </w:rPr>
            </w:rPrChange>
          </w:rPr>
          <w:t>握手阶段示意图</w:t>
        </w:r>
      </w:moveFrom>
    </w:p>
    <w:moveFromRangeEnd w:id="2670"/>
    <w:p w14:paraId="741070B6" w14:textId="77777777" w:rsidR="007F65C2" w:rsidRPr="001A0A27" w:rsidRDefault="00D05B0D" w:rsidP="00D912DC">
      <w:pPr>
        <w:spacing w:line="400" w:lineRule="exact"/>
        <w:ind w:firstLine="420"/>
        <w:rPr>
          <w:rFonts w:asciiTheme="minorEastAsia" w:hAnsiTheme="minorEastAsia" w:cs="Times New Roman"/>
          <w:spacing w:val="10"/>
          <w:sz w:val="24"/>
          <w:szCs w:val="24"/>
          <w:rPrChange w:id="2676" w:author="JY0225" w:date="2017-08-24T11:13:00Z">
            <w:rPr>
              <w:rFonts w:ascii="Times New Roman" w:hAnsi="Times New Roman" w:cs="Times New Roman"/>
              <w:spacing w:val="10"/>
              <w:sz w:val="24"/>
            </w:rPr>
          </w:rPrChange>
        </w:rPr>
      </w:pPr>
      <w:r w:rsidRPr="001A0A27">
        <w:rPr>
          <w:rFonts w:asciiTheme="minorEastAsia" w:hAnsiTheme="minorEastAsia" w:cs="Times New Roman" w:hint="eastAsia"/>
          <w:spacing w:val="10"/>
          <w:sz w:val="24"/>
          <w:szCs w:val="24"/>
          <w:rPrChange w:id="2677" w:author="JY0225" w:date="2017-08-24T11:13:00Z">
            <w:rPr>
              <w:rFonts w:ascii="Times New Roman" w:hAnsi="Times New Roman" w:cs="Times New Roman" w:hint="eastAsia"/>
              <w:spacing w:val="10"/>
              <w:sz w:val="24"/>
            </w:rPr>
          </w:rPrChange>
        </w:rPr>
        <w:t>如图</w:t>
      </w:r>
      <w:r w:rsidRPr="001A0A27">
        <w:rPr>
          <w:rFonts w:asciiTheme="minorEastAsia" w:hAnsiTheme="minorEastAsia" w:cs="Times New Roman"/>
          <w:spacing w:val="10"/>
          <w:sz w:val="24"/>
          <w:szCs w:val="24"/>
          <w:rPrChange w:id="2678" w:author="JY0225" w:date="2017-08-24T11:13:00Z">
            <w:rPr>
              <w:rFonts w:ascii="Times New Roman" w:hAnsi="Times New Roman" w:cs="Times New Roman"/>
              <w:spacing w:val="10"/>
              <w:sz w:val="24"/>
            </w:rPr>
          </w:rPrChange>
        </w:rPr>
        <w:t>2-1</w:t>
      </w:r>
      <w:r w:rsidRPr="001A0A27">
        <w:rPr>
          <w:rFonts w:asciiTheme="minorEastAsia" w:hAnsiTheme="minorEastAsia" w:cs="Times New Roman" w:hint="eastAsia"/>
          <w:spacing w:val="10"/>
          <w:sz w:val="24"/>
          <w:szCs w:val="24"/>
          <w:rPrChange w:id="2679" w:author="JY0225" w:date="2017-08-24T11:13:00Z">
            <w:rPr>
              <w:rFonts w:ascii="Times New Roman" w:hAnsi="Times New Roman" w:cs="Times New Roman" w:hint="eastAsia"/>
              <w:spacing w:val="10"/>
              <w:sz w:val="24"/>
            </w:rPr>
          </w:rPrChange>
        </w:rPr>
        <w:t>所示，</w:t>
      </w:r>
      <w:r w:rsidR="00FA0CF4" w:rsidRPr="001A0A27">
        <w:rPr>
          <w:rFonts w:asciiTheme="minorEastAsia" w:hAnsiTheme="minorEastAsia" w:cs="Times New Roman" w:hint="eastAsia"/>
          <w:spacing w:val="10"/>
          <w:sz w:val="24"/>
          <w:szCs w:val="24"/>
          <w:rPrChange w:id="2680" w:author="JY0225" w:date="2017-08-24T11:13:00Z">
            <w:rPr>
              <w:rFonts w:ascii="Times New Roman" w:hAnsi="Times New Roman" w:cs="Times New Roman" w:hint="eastAsia"/>
              <w:spacing w:val="10"/>
              <w:sz w:val="24"/>
            </w:rPr>
          </w:rPrChange>
        </w:rPr>
        <w:t>在握手阶段，</w:t>
      </w:r>
      <w:r w:rsidR="00164D2C" w:rsidRPr="001A0A27">
        <w:rPr>
          <w:rFonts w:asciiTheme="minorEastAsia" w:hAnsiTheme="minorEastAsia" w:cs="Times New Roman" w:hint="eastAsia"/>
          <w:spacing w:val="10"/>
          <w:sz w:val="24"/>
          <w:szCs w:val="24"/>
          <w:rPrChange w:id="2681" w:author="JY0225" w:date="2017-08-24T11:13:00Z">
            <w:rPr>
              <w:rFonts w:ascii="Times New Roman" w:hAnsi="Times New Roman" w:cs="Times New Roman" w:hint="eastAsia"/>
              <w:spacing w:val="10"/>
              <w:sz w:val="24"/>
            </w:rPr>
          </w:rPrChange>
        </w:rPr>
        <w:t>户端和服务器建立</w:t>
      </w:r>
      <w:r w:rsidR="00164D2C" w:rsidRPr="001A0A27">
        <w:rPr>
          <w:rFonts w:asciiTheme="minorEastAsia" w:hAnsiTheme="minorEastAsia" w:cs="Times New Roman"/>
          <w:spacing w:val="10"/>
          <w:sz w:val="24"/>
          <w:szCs w:val="24"/>
          <w:rPrChange w:id="2682" w:author="JY0225" w:date="2017-08-24T11:13:00Z">
            <w:rPr>
              <w:rFonts w:ascii="Times New Roman" w:hAnsi="Times New Roman" w:cs="Times New Roman"/>
              <w:spacing w:val="10"/>
              <w:sz w:val="24"/>
            </w:rPr>
          </w:rPrChange>
        </w:rPr>
        <w:t>TCP</w:t>
      </w:r>
      <w:r w:rsidR="00BC1E12" w:rsidRPr="001A0A27">
        <w:rPr>
          <w:rFonts w:asciiTheme="minorEastAsia" w:hAnsiTheme="minorEastAsia" w:cs="Times New Roman" w:hint="eastAsia"/>
          <w:spacing w:val="10"/>
          <w:sz w:val="24"/>
          <w:szCs w:val="24"/>
          <w:rPrChange w:id="2683" w:author="JY0225" w:date="2017-08-24T11:13:00Z">
            <w:rPr>
              <w:rFonts w:ascii="Times New Roman" w:hAnsi="Times New Roman" w:cs="Times New Roman" w:hint="eastAsia"/>
              <w:spacing w:val="10"/>
              <w:sz w:val="24"/>
            </w:rPr>
          </w:rPrChange>
        </w:rPr>
        <w:t>连接之后，客户端</w:t>
      </w:r>
      <w:r w:rsidR="00160783" w:rsidRPr="001A0A27">
        <w:rPr>
          <w:rFonts w:asciiTheme="minorEastAsia" w:hAnsiTheme="minorEastAsia" w:cs="Times New Roman" w:hint="eastAsia"/>
          <w:spacing w:val="10"/>
          <w:sz w:val="24"/>
          <w:szCs w:val="24"/>
          <w:rPrChange w:id="2684" w:author="JY0225" w:date="2017-08-24T11:13:00Z">
            <w:rPr>
              <w:rFonts w:ascii="Times New Roman" w:hAnsi="Times New Roman" w:cs="Times New Roman" w:hint="eastAsia"/>
              <w:spacing w:val="10"/>
              <w:sz w:val="24"/>
            </w:rPr>
          </w:rPrChange>
        </w:rPr>
        <w:t>向服务器</w:t>
      </w:r>
      <w:r w:rsidR="00BC1E12" w:rsidRPr="001A0A27">
        <w:rPr>
          <w:rFonts w:asciiTheme="minorEastAsia" w:hAnsiTheme="minorEastAsia" w:cs="Times New Roman" w:hint="eastAsia"/>
          <w:spacing w:val="10"/>
          <w:sz w:val="24"/>
          <w:szCs w:val="24"/>
          <w:rPrChange w:id="2685" w:author="JY0225" w:date="2017-08-24T11:13:00Z">
            <w:rPr>
              <w:rFonts w:ascii="Times New Roman" w:hAnsi="Times New Roman" w:cs="Times New Roman" w:hint="eastAsia"/>
              <w:spacing w:val="10"/>
              <w:sz w:val="24"/>
            </w:rPr>
          </w:rPrChange>
        </w:rPr>
        <w:t>发送握手请求，随后服务器</w:t>
      </w:r>
      <w:r w:rsidR="00160783" w:rsidRPr="001A0A27">
        <w:rPr>
          <w:rFonts w:asciiTheme="minorEastAsia" w:hAnsiTheme="minorEastAsia" w:cs="Times New Roman" w:hint="eastAsia"/>
          <w:spacing w:val="10"/>
          <w:sz w:val="24"/>
          <w:szCs w:val="24"/>
          <w:rPrChange w:id="2686" w:author="JY0225" w:date="2017-08-24T11:13:00Z">
            <w:rPr>
              <w:rFonts w:ascii="Times New Roman" w:hAnsi="Times New Roman" w:cs="Times New Roman" w:hint="eastAsia"/>
              <w:spacing w:val="10"/>
              <w:sz w:val="24"/>
            </w:rPr>
          </w:rPrChange>
        </w:rPr>
        <w:t>向客户端</w:t>
      </w:r>
      <w:r w:rsidR="00BC1E12" w:rsidRPr="001A0A27">
        <w:rPr>
          <w:rFonts w:asciiTheme="minorEastAsia" w:hAnsiTheme="minorEastAsia" w:cs="Times New Roman" w:hint="eastAsia"/>
          <w:spacing w:val="10"/>
          <w:sz w:val="24"/>
          <w:szCs w:val="24"/>
          <w:rPrChange w:id="2687" w:author="JY0225" w:date="2017-08-24T11:13:00Z">
            <w:rPr>
              <w:rFonts w:ascii="Times New Roman" w:hAnsi="Times New Roman" w:cs="Times New Roman" w:hint="eastAsia"/>
              <w:spacing w:val="10"/>
              <w:sz w:val="24"/>
            </w:rPr>
          </w:rPrChange>
        </w:rPr>
        <w:t>发送握手响应</w:t>
      </w:r>
      <w:r w:rsidR="00160783" w:rsidRPr="001A0A27">
        <w:rPr>
          <w:rFonts w:asciiTheme="minorEastAsia" w:hAnsiTheme="minorEastAsia" w:cs="Times New Roman" w:hint="eastAsia"/>
          <w:spacing w:val="10"/>
          <w:sz w:val="24"/>
          <w:szCs w:val="24"/>
          <w:rPrChange w:id="2688" w:author="JY0225" w:date="2017-08-24T11:13:00Z">
            <w:rPr>
              <w:rFonts w:ascii="Times New Roman" w:hAnsi="Times New Roman" w:cs="Times New Roman" w:hint="eastAsia"/>
              <w:spacing w:val="10"/>
              <w:sz w:val="24"/>
            </w:rPr>
          </w:rPrChange>
        </w:rPr>
        <w:t>，随后连接建立，双方可以互通信息</w:t>
      </w:r>
      <w:r w:rsidR="00DB015A" w:rsidRPr="001A0A27">
        <w:rPr>
          <w:rFonts w:asciiTheme="minorEastAsia" w:hAnsiTheme="minorEastAsia" w:cs="Times New Roman" w:hint="eastAsia"/>
          <w:spacing w:val="10"/>
          <w:sz w:val="24"/>
          <w:szCs w:val="24"/>
          <w:rPrChange w:id="2689" w:author="JY0225" w:date="2017-08-24T11:13:00Z">
            <w:rPr>
              <w:rFonts w:ascii="Times New Roman" w:hAnsi="Times New Roman" w:cs="Times New Roman" w:hint="eastAsia"/>
              <w:spacing w:val="10"/>
              <w:sz w:val="24"/>
            </w:rPr>
          </w:rPrChange>
        </w:rPr>
        <w:t>。</w:t>
      </w:r>
    </w:p>
    <w:p w14:paraId="35C0E46A" w14:textId="77777777" w:rsidR="007F65C2" w:rsidRPr="001A0A27" w:rsidRDefault="00832A21" w:rsidP="00D643D2">
      <w:pPr>
        <w:spacing w:line="400" w:lineRule="exact"/>
        <w:rPr>
          <w:rFonts w:asciiTheme="minorEastAsia" w:hAnsiTheme="minorEastAsia" w:cs="Times New Roman"/>
          <w:spacing w:val="10"/>
          <w:sz w:val="24"/>
          <w:szCs w:val="24"/>
          <w:rPrChange w:id="2690" w:author="JY0225" w:date="2017-08-24T11:13:00Z">
            <w:rPr>
              <w:rFonts w:ascii="Times New Roman" w:hAnsi="Times New Roman" w:cs="Times New Roman"/>
              <w:spacing w:val="10"/>
              <w:sz w:val="24"/>
            </w:rPr>
          </w:rPrChange>
        </w:rPr>
      </w:pPr>
      <w:r w:rsidRPr="001A0A27">
        <w:rPr>
          <w:rFonts w:asciiTheme="minorEastAsia" w:hAnsiTheme="minorEastAsia" w:cs="Times New Roman"/>
          <w:spacing w:val="10"/>
          <w:sz w:val="24"/>
          <w:szCs w:val="24"/>
          <w:rPrChange w:id="2691" w:author="JY0225" w:date="2017-08-24T11:13:00Z">
            <w:rPr>
              <w:rFonts w:ascii="Times New Roman" w:hAnsi="Times New Roman" w:cs="Times New Roman"/>
              <w:spacing w:val="10"/>
              <w:sz w:val="24"/>
            </w:rPr>
          </w:rPrChange>
        </w:rPr>
        <w:tab/>
      </w:r>
      <w:r w:rsidR="000F2126" w:rsidRPr="001A0A27">
        <w:rPr>
          <w:rFonts w:asciiTheme="minorEastAsia" w:hAnsiTheme="minorEastAsia" w:cs="Times New Roman" w:hint="eastAsia"/>
          <w:spacing w:val="10"/>
          <w:sz w:val="24"/>
          <w:szCs w:val="24"/>
          <w:rPrChange w:id="2692" w:author="JY0225" w:date="2017-08-24T11:13:00Z">
            <w:rPr>
              <w:rFonts w:ascii="Times New Roman" w:hAnsi="Times New Roman" w:cs="Times New Roman" w:hint="eastAsia"/>
              <w:spacing w:val="10"/>
              <w:sz w:val="24"/>
            </w:rPr>
          </w:rPrChange>
        </w:rPr>
        <w:t>在数据通信阶段，</w:t>
      </w:r>
      <w:r w:rsidR="000875AC" w:rsidRPr="001A0A27">
        <w:rPr>
          <w:rFonts w:asciiTheme="minorEastAsia" w:hAnsiTheme="minorEastAsia" w:cs="Times New Roman" w:hint="eastAsia"/>
          <w:spacing w:val="10"/>
          <w:sz w:val="24"/>
          <w:szCs w:val="24"/>
          <w:rPrChange w:id="2693" w:author="JY0225" w:date="2017-08-24T11:13:00Z">
            <w:rPr>
              <w:rFonts w:ascii="Times New Roman" w:hAnsi="Times New Roman" w:cs="Times New Roman" w:hint="eastAsia"/>
              <w:spacing w:val="10"/>
              <w:sz w:val="24"/>
            </w:rPr>
          </w:rPrChange>
        </w:rPr>
        <w:t>数据</w:t>
      </w:r>
      <w:r w:rsidR="00284E42" w:rsidRPr="001A0A27">
        <w:rPr>
          <w:rFonts w:asciiTheme="minorEastAsia" w:hAnsiTheme="minorEastAsia" w:cs="Times New Roman" w:hint="eastAsia"/>
          <w:spacing w:val="10"/>
          <w:sz w:val="24"/>
          <w:szCs w:val="24"/>
          <w:rPrChange w:id="2694" w:author="JY0225" w:date="2017-08-24T11:13:00Z">
            <w:rPr>
              <w:rFonts w:ascii="Times New Roman" w:hAnsi="Times New Roman" w:cs="Times New Roman" w:hint="eastAsia"/>
              <w:spacing w:val="10"/>
              <w:sz w:val="24"/>
            </w:rPr>
          </w:rPrChange>
        </w:rPr>
        <w:t>被组织为依次序的一串数据帧</w:t>
      </w:r>
      <w:r w:rsidR="00284E42" w:rsidRPr="001A0A27">
        <w:rPr>
          <w:rFonts w:asciiTheme="minorEastAsia" w:hAnsiTheme="minorEastAsia" w:cs="Times New Roman"/>
          <w:spacing w:val="10"/>
          <w:sz w:val="24"/>
          <w:szCs w:val="24"/>
          <w:rPrChange w:id="2695" w:author="JY0225" w:date="2017-08-24T11:13:00Z">
            <w:rPr>
              <w:rFonts w:ascii="Times New Roman" w:hAnsi="Times New Roman" w:cs="Times New Roman"/>
              <w:spacing w:val="10"/>
              <w:sz w:val="24"/>
            </w:rPr>
          </w:rPrChange>
        </w:rPr>
        <w:t>(data frame)</w:t>
      </w:r>
      <w:r w:rsidR="00284E42" w:rsidRPr="001A0A27">
        <w:rPr>
          <w:rFonts w:asciiTheme="minorEastAsia" w:hAnsiTheme="minorEastAsia" w:cs="Times New Roman" w:hint="eastAsia"/>
          <w:spacing w:val="10"/>
          <w:sz w:val="24"/>
          <w:szCs w:val="24"/>
          <w:rPrChange w:id="2696" w:author="JY0225" w:date="2017-08-24T11:13:00Z">
            <w:rPr>
              <w:rFonts w:ascii="Times New Roman" w:hAnsi="Times New Roman" w:cs="Times New Roman" w:hint="eastAsia"/>
              <w:spacing w:val="10"/>
              <w:sz w:val="24"/>
            </w:rPr>
          </w:rPrChange>
        </w:rPr>
        <w:t>，然后进行传送。帧</w:t>
      </w:r>
      <w:r w:rsidR="003623CC" w:rsidRPr="001A0A27">
        <w:rPr>
          <w:rFonts w:asciiTheme="minorEastAsia" w:hAnsiTheme="minorEastAsia" w:cs="Times New Roman" w:hint="eastAsia"/>
          <w:spacing w:val="10"/>
          <w:sz w:val="24"/>
          <w:szCs w:val="24"/>
          <w:rPrChange w:id="2697" w:author="JY0225" w:date="2017-08-24T11:13:00Z">
            <w:rPr>
              <w:rFonts w:ascii="Times New Roman" w:hAnsi="Times New Roman" w:cs="Times New Roman" w:hint="eastAsia"/>
              <w:spacing w:val="10"/>
              <w:sz w:val="24"/>
            </w:rPr>
          </w:rPrChange>
        </w:rPr>
        <w:t>的</w:t>
      </w:r>
      <w:r w:rsidR="00284E42" w:rsidRPr="001A0A27">
        <w:rPr>
          <w:rFonts w:asciiTheme="minorEastAsia" w:hAnsiTheme="minorEastAsia" w:cs="Times New Roman" w:hint="eastAsia"/>
          <w:spacing w:val="10"/>
          <w:sz w:val="24"/>
          <w:szCs w:val="24"/>
          <w:rPrChange w:id="2698" w:author="JY0225" w:date="2017-08-24T11:13:00Z">
            <w:rPr>
              <w:rFonts w:ascii="Times New Roman" w:hAnsi="Times New Roman" w:cs="Times New Roman" w:hint="eastAsia"/>
              <w:spacing w:val="10"/>
              <w:sz w:val="24"/>
            </w:rPr>
          </w:rPrChange>
        </w:rPr>
        <w:t>类型分为两类：数据帧</w:t>
      </w:r>
      <w:r w:rsidR="00284E42" w:rsidRPr="001A0A27">
        <w:rPr>
          <w:rFonts w:asciiTheme="minorEastAsia" w:hAnsiTheme="minorEastAsia" w:cs="Times New Roman"/>
          <w:spacing w:val="10"/>
          <w:sz w:val="24"/>
          <w:szCs w:val="24"/>
          <w:rPrChange w:id="2699" w:author="JY0225" w:date="2017-08-24T11:13:00Z">
            <w:rPr>
              <w:rFonts w:ascii="Times New Roman" w:hAnsi="Times New Roman" w:cs="Times New Roman"/>
              <w:spacing w:val="10"/>
              <w:sz w:val="24"/>
            </w:rPr>
          </w:rPrChange>
        </w:rPr>
        <w:t>(data frame)</w:t>
      </w:r>
      <w:r w:rsidR="00284E42" w:rsidRPr="001A0A27">
        <w:rPr>
          <w:rFonts w:asciiTheme="minorEastAsia" w:hAnsiTheme="minorEastAsia" w:cs="Times New Roman" w:hint="eastAsia"/>
          <w:spacing w:val="10"/>
          <w:sz w:val="24"/>
          <w:szCs w:val="24"/>
          <w:rPrChange w:id="2700" w:author="JY0225" w:date="2017-08-24T11:13:00Z">
            <w:rPr>
              <w:rFonts w:ascii="Times New Roman" w:hAnsi="Times New Roman" w:cs="Times New Roman" w:hint="eastAsia"/>
              <w:spacing w:val="10"/>
              <w:sz w:val="24"/>
            </w:rPr>
          </w:rPrChange>
        </w:rPr>
        <w:t>和控制帧</w:t>
      </w:r>
      <w:r w:rsidR="00284E42" w:rsidRPr="001A0A27">
        <w:rPr>
          <w:rFonts w:asciiTheme="minorEastAsia" w:hAnsiTheme="minorEastAsia" w:cs="Times New Roman"/>
          <w:spacing w:val="10"/>
          <w:sz w:val="24"/>
          <w:szCs w:val="24"/>
          <w:rPrChange w:id="2701" w:author="JY0225" w:date="2017-08-24T11:13:00Z">
            <w:rPr>
              <w:rFonts w:ascii="Times New Roman" w:hAnsi="Times New Roman" w:cs="Times New Roman"/>
              <w:spacing w:val="10"/>
              <w:sz w:val="24"/>
            </w:rPr>
          </w:rPrChange>
        </w:rPr>
        <w:t>(Control frame)</w:t>
      </w:r>
      <w:r w:rsidR="00284E42" w:rsidRPr="001A0A27">
        <w:rPr>
          <w:rFonts w:asciiTheme="minorEastAsia" w:hAnsiTheme="minorEastAsia" w:cs="Times New Roman" w:hint="eastAsia"/>
          <w:spacing w:val="10"/>
          <w:sz w:val="24"/>
          <w:szCs w:val="24"/>
          <w:rPrChange w:id="2702" w:author="JY0225" w:date="2017-08-24T11:13:00Z">
            <w:rPr>
              <w:rFonts w:ascii="Times New Roman" w:hAnsi="Times New Roman" w:cs="Times New Roman" w:hint="eastAsia"/>
              <w:spacing w:val="10"/>
              <w:sz w:val="24"/>
            </w:rPr>
          </w:rPrChange>
        </w:rPr>
        <w:t>。数据帧可以携带文本数据或者二进制数据；控制帧包含关闭帧和</w:t>
      </w:r>
      <w:r w:rsidR="00284E42" w:rsidRPr="001A0A27">
        <w:rPr>
          <w:rFonts w:asciiTheme="minorEastAsia" w:hAnsiTheme="minorEastAsia" w:cs="Times New Roman"/>
          <w:spacing w:val="10"/>
          <w:sz w:val="24"/>
          <w:szCs w:val="24"/>
          <w:rPrChange w:id="2703" w:author="JY0225" w:date="2017-08-24T11:13:00Z">
            <w:rPr>
              <w:rFonts w:ascii="Times New Roman" w:hAnsi="Times New Roman" w:cs="Times New Roman"/>
              <w:spacing w:val="10"/>
              <w:sz w:val="24"/>
            </w:rPr>
          </w:rPrChange>
        </w:rPr>
        <w:t>Ping/Pong</w:t>
      </w:r>
      <w:r w:rsidR="00284E42" w:rsidRPr="001A0A27">
        <w:rPr>
          <w:rFonts w:asciiTheme="minorEastAsia" w:hAnsiTheme="minorEastAsia" w:cs="Times New Roman" w:hint="eastAsia"/>
          <w:spacing w:val="10"/>
          <w:sz w:val="24"/>
          <w:szCs w:val="24"/>
          <w:rPrChange w:id="2704" w:author="JY0225" w:date="2017-08-24T11:13:00Z">
            <w:rPr>
              <w:rFonts w:ascii="Times New Roman" w:hAnsi="Times New Roman" w:cs="Times New Roman" w:hint="eastAsia"/>
              <w:spacing w:val="10"/>
              <w:sz w:val="24"/>
            </w:rPr>
          </w:rPrChange>
        </w:rPr>
        <w:t>帧。</w:t>
      </w:r>
      <w:r w:rsidR="00534069" w:rsidRPr="001A0A27">
        <w:rPr>
          <w:rFonts w:asciiTheme="minorEastAsia" w:hAnsiTheme="minorEastAsia" w:cs="Times New Roman" w:hint="eastAsia"/>
          <w:spacing w:val="10"/>
          <w:sz w:val="24"/>
          <w:szCs w:val="24"/>
          <w:rPrChange w:id="2705" w:author="JY0225" w:date="2017-08-24T11:13:00Z">
            <w:rPr>
              <w:rFonts w:ascii="Times New Roman" w:hAnsi="Times New Roman" w:cs="Times New Roman" w:hint="eastAsia"/>
              <w:spacing w:val="10"/>
              <w:sz w:val="24"/>
            </w:rPr>
          </w:rPrChange>
        </w:rPr>
        <w:t>如要</w:t>
      </w:r>
      <w:r w:rsidR="006E4C32" w:rsidRPr="001A0A27">
        <w:rPr>
          <w:rFonts w:asciiTheme="minorEastAsia" w:hAnsiTheme="minorEastAsia" w:cs="Times New Roman" w:hint="eastAsia"/>
          <w:spacing w:val="10"/>
          <w:sz w:val="24"/>
          <w:szCs w:val="24"/>
          <w:rPrChange w:id="2706" w:author="JY0225" w:date="2017-08-24T11:13:00Z">
            <w:rPr>
              <w:rFonts w:ascii="Times New Roman" w:hAnsi="Times New Roman" w:cs="Times New Roman" w:hint="eastAsia"/>
              <w:spacing w:val="10"/>
              <w:sz w:val="24"/>
            </w:rPr>
          </w:rPrChange>
        </w:rPr>
        <w:t>关闭连接，</w:t>
      </w:r>
      <w:r w:rsidR="00534069" w:rsidRPr="001A0A27">
        <w:rPr>
          <w:rFonts w:asciiTheme="minorEastAsia" w:hAnsiTheme="minorEastAsia" w:cs="Times New Roman" w:hint="eastAsia"/>
          <w:spacing w:val="10"/>
          <w:sz w:val="24"/>
          <w:szCs w:val="24"/>
          <w:rPrChange w:id="2707" w:author="JY0225" w:date="2017-08-24T11:13:00Z">
            <w:rPr>
              <w:rFonts w:ascii="Times New Roman" w:hAnsi="Times New Roman" w:cs="Times New Roman" w:hint="eastAsia"/>
              <w:spacing w:val="10"/>
              <w:sz w:val="24"/>
            </w:rPr>
          </w:rPrChange>
        </w:rPr>
        <w:t>只需</w:t>
      </w:r>
      <w:r w:rsidR="00D61459" w:rsidRPr="001A0A27">
        <w:rPr>
          <w:rFonts w:asciiTheme="minorEastAsia" w:hAnsiTheme="minorEastAsia" w:cs="Times New Roman" w:hint="eastAsia"/>
          <w:spacing w:val="10"/>
          <w:sz w:val="24"/>
          <w:szCs w:val="24"/>
          <w:rPrChange w:id="2708" w:author="JY0225" w:date="2017-08-24T11:13:00Z">
            <w:rPr>
              <w:rFonts w:ascii="Times New Roman" w:hAnsi="Times New Roman" w:cs="Times New Roman" w:hint="eastAsia"/>
              <w:spacing w:val="10"/>
              <w:sz w:val="24"/>
            </w:rPr>
          </w:rPrChange>
        </w:rPr>
        <w:t>任何一端发送关闭</w:t>
      </w:r>
      <w:r w:rsidR="00B312CC" w:rsidRPr="001A0A27">
        <w:rPr>
          <w:rFonts w:asciiTheme="minorEastAsia" w:hAnsiTheme="minorEastAsia" w:cs="Times New Roman" w:hint="eastAsia"/>
          <w:spacing w:val="10"/>
          <w:sz w:val="24"/>
          <w:szCs w:val="24"/>
          <w:rPrChange w:id="2709" w:author="JY0225" w:date="2017-08-24T11:13:00Z">
            <w:rPr>
              <w:rFonts w:ascii="Times New Roman" w:hAnsi="Times New Roman" w:cs="Times New Roman" w:hint="eastAsia"/>
              <w:spacing w:val="10"/>
              <w:sz w:val="24"/>
            </w:rPr>
          </w:rPrChange>
        </w:rPr>
        <w:t>数据</w:t>
      </w:r>
      <w:r w:rsidR="00D61459" w:rsidRPr="001A0A27">
        <w:rPr>
          <w:rFonts w:asciiTheme="minorEastAsia" w:hAnsiTheme="minorEastAsia" w:cs="Times New Roman" w:hint="eastAsia"/>
          <w:spacing w:val="10"/>
          <w:sz w:val="24"/>
          <w:szCs w:val="24"/>
          <w:rPrChange w:id="2710" w:author="JY0225" w:date="2017-08-24T11:13:00Z">
            <w:rPr>
              <w:rFonts w:ascii="Times New Roman" w:hAnsi="Times New Roman" w:cs="Times New Roman" w:hint="eastAsia"/>
              <w:spacing w:val="10"/>
              <w:sz w:val="24"/>
            </w:rPr>
          </w:rPrChange>
        </w:rPr>
        <w:t>帧给对方</w:t>
      </w:r>
      <w:r w:rsidR="00B65B73" w:rsidRPr="001A0A27">
        <w:rPr>
          <w:rFonts w:asciiTheme="minorEastAsia" w:hAnsiTheme="minorEastAsia" w:cs="Times New Roman" w:hint="eastAsia"/>
          <w:spacing w:val="10"/>
          <w:sz w:val="24"/>
          <w:szCs w:val="24"/>
          <w:rPrChange w:id="2711" w:author="JY0225" w:date="2017-08-24T11:13:00Z">
            <w:rPr>
              <w:rFonts w:ascii="Times New Roman" w:hAnsi="Times New Roman" w:cs="Times New Roman" w:hint="eastAsia"/>
              <w:spacing w:val="10"/>
              <w:sz w:val="24"/>
            </w:rPr>
          </w:rPrChange>
        </w:rPr>
        <w:t>即可</w:t>
      </w:r>
      <w:r w:rsidR="00B04F10" w:rsidRPr="001A0A27">
        <w:rPr>
          <w:rFonts w:asciiTheme="minorEastAsia" w:hAnsiTheme="minorEastAsia" w:cs="Times New Roman" w:hint="eastAsia"/>
          <w:spacing w:val="10"/>
          <w:sz w:val="24"/>
          <w:szCs w:val="24"/>
          <w:rPrChange w:id="2712" w:author="JY0225" w:date="2017-08-24T11:13:00Z">
            <w:rPr>
              <w:rFonts w:ascii="Times New Roman" w:hAnsi="Times New Roman" w:cs="Times New Roman" w:hint="eastAsia"/>
              <w:spacing w:val="10"/>
              <w:sz w:val="24"/>
            </w:rPr>
          </w:rPrChange>
        </w:rPr>
        <w:t>，</w:t>
      </w:r>
      <w:r w:rsidR="00174BBA" w:rsidRPr="001A0A27">
        <w:rPr>
          <w:rFonts w:asciiTheme="minorEastAsia" w:hAnsiTheme="minorEastAsia" w:cs="Times New Roman" w:hint="eastAsia"/>
          <w:spacing w:val="10"/>
          <w:sz w:val="24"/>
          <w:szCs w:val="24"/>
          <w:rPrChange w:id="2713" w:author="JY0225" w:date="2017-08-24T11:13:00Z">
            <w:rPr>
              <w:rFonts w:ascii="Times New Roman" w:hAnsi="Times New Roman" w:cs="Times New Roman" w:hint="eastAsia"/>
              <w:spacing w:val="10"/>
              <w:sz w:val="24"/>
            </w:rPr>
          </w:rPrChange>
        </w:rPr>
        <w:t>关闭连接以状态码进行标识</w:t>
      </w:r>
      <w:r w:rsidR="00E366CC" w:rsidRPr="001A0A27">
        <w:rPr>
          <w:rFonts w:asciiTheme="minorEastAsia" w:hAnsiTheme="minorEastAsia" w:cs="Times New Roman" w:hint="eastAsia"/>
          <w:spacing w:val="10"/>
          <w:sz w:val="24"/>
          <w:szCs w:val="24"/>
          <w:rPrChange w:id="2714" w:author="JY0225" w:date="2017-08-24T11:13:00Z">
            <w:rPr>
              <w:rFonts w:ascii="Times New Roman" w:hAnsi="Times New Roman" w:cs="Times New Roman" w:hint="eastAsia"/>
              <w:spacing w:val="10"/>
              <w:sz w:val="24"/>
            </w:rPr>
          </w:rPrChange>
        </w:rPr>
        <w:t>。</w:t>
      </w:r>
    </w:p>
    <w:p w14:paraId="4407785F" w14:textId="49B86D89" w:rsidR="007B5A98" w:rsidDel="008621A3" w:rsidRDefault="006D4E43">
      <w:pPr>
        <w:pStyle w:val="21"/>
        <w:spacing w:line="240" w:lineRule="auto"/>
        <w:rPr>
          <w:del w:id="2715" w:author="JY0225" w:date="2017-08-14T12:33:00Z"/>
        </w:rPr>
        <w:pPrChange w:id="2716" w:author="微软用户" w:date="2017-08-18T22:48:00Z">
          <w:pPr>
            <w:pStyle w:val="21"/>
          </w:pPr>
        </w:pPrChange>
      </w:pPr>
      <w:del w:id="2717" w:author="JY0225" w:date="2017-08-14T12:33:00Z">
        <w:r w:rsidDel="008621A3">
          <w:delText>2.4</w:delText>
        </w:r>
        <w:r w:rsidR="00834D7D" w:rsidRPr="00B87EE1" w:rsidDel="008621A3">
          <w:delText xml:space="preserve"> </w:delText>
        </w:r>
        <w:r w:rsidR="00C659DE" w:rsidDel="008621A3">
          <w:delText>LRU</w:delText>
        </w:r>
        <w:r w:rsidR="00C659DE" w:rsidDel="008621A3">
          <w:delText>替换策略</w:delText>
        </w:r>
      </w:del>
    </w:p>
    <w:p w14:paraId="6DA1A163" w14:textId="76E45FD1" w:rsidR="0026206C" w:rsidRPr="0067145D" w:rsidDel="008621A3" w:rsidRDefault="0026206C">
      <w:pPr>
        <w:rPr>
          <w:del w:id="2718" w:author="JY0225" w:date="2017-08-14T12:33:00Z"/>
          <w:rFonts w:ascii="Times New Roman" w:hAnsi="Times New Roman" w:cs="Times New Roman"/>
          <w:sz w:val="32"/>
          <w:rPrChange w:id="2719" w:author="微软用户" w:date="2017-08-18T22:48:00Z">
            <w:rPr>
              <w:del w:id="2720" w:author="JY0225" w:date="2017-08-14T12:33:00Z"/>
              <w:rFonts w:ascii="Times New Roman" w:hAnsi="Times New Roman" w:cs="Times New Roman"/>
              <w:spacing w:val="10"/>
              <w:sz w:val="24"/>
            </w:rPr>
          </w:rPrChange>
        </w:rPr>
        <w:pPrChange w:id="2721" w:author="微软用户" w:date="2017-08-18T22:48:00Z">
          <w:pPr>
            <w:spacing w:line="400" w:lineRule="exact"/>
          </w:pPr>
        </w:pPrChange>
      </w:pPr>
      <w:del w:id="2722" w:author="JY0225" w:date="2017-08-14T12:33:00Z">
        <w:r w:rsidDel="008621A3">
          <w:tab/>
        </w:r>
        <w:r w:rsidR="002B0E96" w:rsidRPr="0067145D" w:rsidDel="008621A3">
          <w:rPr>
            <w:rFonts w:ascii="Times New Roman" w:hAnsi="Times New Roman" w:cs="Times New Roman"/>
            <w:sz w:val="32"/>
            <w:rPrChange w:id="2723" w:author="微软用户" w:date="2017-08-18T22:48:00Z">
              <w:rPr>
                <w:rFonts w:ascii="Times New Roman" w:hAnsi="Times New Roman" w:cs="Times New Roman"/>
                <w:spacing w:val="10"/>
                <w:sz w:val="24"/>
              </w:rPr>
            </w:rPrChange>
          </w:rPr>
          <w:delText>LRU</w:delText>
        </w:r>
        <w:r w:rsidR="002B0E96" w:rsidRPr="0067145D" w:rsidDel="008621A3">
          <w:rPr>
            <w:rFonts w:ascii="Times New Roman" w:hAnsi="Times New Roman" w:cs="Times New Roman" w:hint="eastAsia"/>
            <w:sz w:val="32"/>
            <w:rPrChange w:id="2724" w:author="微软用户" w:date="2017-08-18T22:48:00Z">
              <w:rPr>
                <w:rFonts w:ascii="Times New Roman" w:hAnsi="Times New Roman" w:cs="Times New Roman" w:hint="eastAsia"/>
                <w:spacing w:val="10"/>
                <w:sz w:val="24"/>
              </w:rPr>
            </w:rPrChange>
          </w:rPr>
          <w:delText>（</w:delText>
        </w:r>
        <w:r w:rsidR="002B0E96" w:rsidRPr="0067145D" w:rsidDel="008621A3">
          <w:rPr>
            <w:rFonts w:ascii="Times New Roman" w:hAnsi="Times New Roman"/>
            <w:szCs w:val="32"/>
            <w:rPrChange w:id="2725" w:author="微软用户" w:date="2017-08-18T22:48:00Z">
              <w:rPr>
                <w:rFonts w:ascii="Verdana" w:hAnsi="Verdana"/>
                <w:color w:val="333333"/>
                <w:szCs w:val="21"/>
                <w:shd w:val="clear" w:color="auto" w:fill="FFFFFF"/>
              </w:rPr>
            </w:rPrChange>
          </w:rPr>
          <w:delText>Least Recently Used</w:delText>
        </w:r>
        <w:r w:rsidR="002B0E96" w:rsidRPr="0067145D" w:rsidDel="008621A3">
          <w:rPr>
            <w:rFonts w:ascii="Times New Roman" w:hAnsi="Times New Roman" w:cs="Times New Roman" w:hint="eastAsia"/>
            <w:sz w:val="32"/>
            <w:rPrChange w:id="2726" w:author="微软用户" w:date="2017-08-18T22:48:00Z">
              <w:rPr>
                <w:rFonts w:ascii="Times New Roman" w:hAnsi="Times New Roman" w:cs="Times New Roman" w:hint="eastAsia"/>
                <w:spacing w:val="10"/>
                <w:sz w:val="24"/>
              </w:rPr>
            </w:rPrChange>
          </w:rPr>
          <w:delText>）是</w:delText>
        </w:r>
        <w:r w:rsidR="0066457E" w:rsidRPr="0067145D" w:rsidDel="008621A3">
          <w:rPr>
            <w:rFonts w:ascii="Times New Roman" w:hAnsi="Times New Roman" w:cs="Times New Roman" w:hint="eastAsia"/>
            <w:sz w:val="32"/>
            <w:rPrChange w:id="2727" w:author="微软用户" w:date="2017-08-18T22:48:00Z">
              <w:rPr>
                <w:rFonts w:ascii="Times New Roman" w:hAnsi="Times New Roman" w:cs="Times New Roman" w:hint="eastAsia"/>
                <w:spacing w:val="10"/>
                <w:sz w:val="24"/>
              </w:rPr>
            </w:rPrChange>
          </w:rPr>
          <w:delText>“最近最少使用”</w:delText>
        </w:r>
        <w:r w:rsidR="0043161B" w:rsidRPr="0067145D" w:rsidDel="008621A3">
          <w:rPr>
            <w:rFonts w:ascii="Times New Roman" w:hAnsi="Times New Roman" w:cs="Times New Roman" w:hint="eastAsia"/>
            <w:sz w:val="32"/>
            <w:rPrChange w:id="2728" w:author="微软用户" w:date="2017-08-18T22:48:00Z">
              <w:rPr>
                <w:rFonts w:ascii="Times New Roman" w:hAnsi="Times New Roman" w:cs="Times New Roman" w:hint="eastAsia"/>
                <w:spacing w:val="10"/>
                <w:sz w:val="24"/>
              </w:rPr>
            </w:rPrChange>
          </w:rPr>
          <w:delText>的意思，</w:delText>
        </w:r>
        <w:r w:rsidR="00A4350F" w:rsidRPr="0067145D" w:rsidDel="008621A3">
          <w:rPr>
            <w:rFonts w:ascii="Times New Roman" w:hAnsi="Times New Roman" w:cs="Times New Roman" w:hint="eastAsia"/>
            <w:sz w:val="32"/>
            <w:rPrChange w:id="2729" w:author="微软用户" w:date="2017-08-18T22:48:00Z">
              <w:rPr>
                <w:rFonts w:ascii="Times New Roman" w:hAnsi="Times New Roman" w:cs="Times New Roman" w:hint="eastAsia"/>
                <w:spacing w:val="10"/>
                <w:sz w:val="24"/>
              </w:rPr>
            </w:rPrChange>
          </w:rPr>
          <w:delText>算法根据数据的历史访问记录来</w:delText>
        </w:r>
        <w:r w:rsidR="00D312D6" w:rsidRPr="0067145D" w:rsidDel="008621A3">
          <w:rPr>
            <w:rFonts w:ascii="Times New Roman" w:hAnsi="Times New Roman" w:cs="Times New Roman" w:hint="eastAsia"/>
            <w:sz w:val="32"/>
            <w:rPrChange w:id="2730" w:author="微软用户" w:date="2017-08-18T22:48:00Z">
              <w:rPr>
                <w:rFonts w:ascii="Times New Roman" w:hAnsi="Times New Roman" w:cs="Times New Roman" w:hint="eastAsia"/>
                <w:spacing w:val="10"/>
                <w:sz w:val="24"/>
              </w:rPr>
            </w:rPrChange>
          </w:rPr>
          <w:delText>淘汰</w:delText>
        </w:r>
        <w:r w:rsidR="00814889" w:rsidRPr="0067145D" w:rsidDel="008621A3">
          <w:rPr>
            <w:rFonts w:ascii="Times New Roman" w:hAnsi="Times New Roman" w:cs="Times New Roman" w:hint="eastAsia"/>
            <w:sz w:val="32"/>
            <w:rPrChange w:id="2731" w:author="微软用户" w:date="2017-08-18T22:48:00Z">
              <w:rPr>
                <w:rFonts w:ascii="Times New Roman" w:hAnsi="Times New Roman" w:cs="Times New Roman" w:hint="eastAsia"/>
                <w:spacing w:val="10"/>
                <w:sz w:val="24"/>
              </w:rPr>
            </w:rPrChange>
          </w:rPr>
          <w:delText>缓存中的数据</w:delText>
        </w:r>
        <w:r w:rsidR="00A4350F" w:rsidRPr="0067145D" w:rsidDel="008621A3">
          <w:rPr>
            <w:rFonts w:ascii="Times New Roman" w:hAnsi="Times New Roman" w:cs="Times New Roman" w:hint="eastAsia"/>
            <w:sz w:val="32"/>
            <w:rPrChange w:id="2732" w:author="微软用户" w:date="2017-08-18T22:48:00Z">
              <w:rPr>
                <w:rFonts w:ascii="Times New Roman" w:hAnsi="Times New Roman" w:cs="Times New Roman" w:hint="eastAsia"/>
                <w:spacing w:val="10"/>
                <w:sz w:val="24"/>
              </w:rPr>
            </w:rPrChange>
          </w:rPr>
          <w:delText>，其核心思想是“如果数据最近被访问过，那么将来被访问的几率也更高</w:delText>
        </w:r>
        <w:r w:rsidR="00047A32" w:rsidRPr="0067145D" w:rsidDel="008621A3">
          <w:rPr>
            <w:rPrChange w:id="2733" w:author="微软用户" w:date="2017-08-18T22:48:00Z">
              <w:rPr>
                <w:color w:val="000000" w:themeColor="text1"/>
                <w:vertAlign w:val="superscript"/>
              </w:rPr>
            </w:rPrChange>
          </w:rPr>
          <w:fldChar w:fldCharType="begin"/>
        </w:r>
        <w:r w:rsidR="00047A32" w:rsidRPr="0067145D" w:rsidDel="008621A3">
          <w:rPr>
            <w:rPrChange w:id="2734" w:author="微软用户" w:date="2017-08-18T22:48:00Z">
              <w:rPr>
                <w:color w:val="000000" w:themeColor="text1"/>
                <w:vertAlign w:val="superscript"/>
              </w:rPr>
            </w:rPrChange>
          </w:rPr>
          <w:delInstrText xml:space="preserve"> REF _Ref489794348 \r \h </w:delInstrText>
        </w:r>
        <w:r w:rsidR="00047A32" w:rsidRPr="0067145D" w:rsidDel="008621A3">
          <w:rPr>
            <w:rPrChange w:id="2735" w:author="微软用户" w:date="2017-08-18T22:48:00Z">
              <w:rPr/>
            </w:rPrChange>
          </w:rPr>
        </w:r>
        <w:r w:rsidR="00047A32" w:rsidRPr="0067145D" w:rsidDel="008621A3">
          <w:rPr>
            <w:rPrChange w:id="2736" w:author="微软用户" w:date="2017-08-18T22:48:00Z">
              <w:rPr>
                <w:color w:val="000000" w:themeColor="text1"/>
                <w:vertAlign w:val="superscript"/>
              </w:rPr>
            </w:rPrChange>
          </w:rPr>
          <w:fldChar w:fldCharType="separate"/>
        </w:r>
        <w:r w:rsidR="00F518C7" w:rsidRPr="0067145D" w:rsidDel="008621A3">
          <w:rPr>
            <w:rPrChange w:id="2737" w:author="微软用户" w:date="2017-08-18T22:48:00Z">
              <w:rPr>
                <w:color w:val="000000" w:themeColor="text1"/>
                <w:vertAlign w:val="superscript"/>
              </w:rPr>
            </w:rPrChange>
          </w:rPr>
          <w:delText>[28]</w:delText>
        </w:r>
        <w:r w:rsidR="00047A32" w:rsidRPr="0067145D" w:rsidDel="008621A3">
          <w:rPr>
            <w:rPrChange w:id="2738" w:author="微软用户" w:date="2017-08-18T22:48:00Z">
              <w:rPr>
                <w:color w:val="000000" w:themeColor="text1"/>
                <w:vertAlign w:val="superscript"/>
              </w:rPr>
            </w:rPrChange>
          </w:rPr>
          <w:fldChar w:fldCharType="end"/>
        </w:r>
        <w:r w:rsidR="00ED2E57" w:rsidRPr="0067145D" w:rsidDel="008621A3">
          <w:rPr>
            <w:rFonts w:ascii="Times New Roman" w:hAnsi="Times New Roman" w:cs="Times New Roman" w:hint="eastAsia"/>
            <w:sz w:val="32"/>
            <w:rPrChange w:id="2739" w:author="微软用户" w:date="2017-08-18T22:48:00Z">
              <w:rPr>
                <w:rFonts w:ascii="Times New Roman" w:hAnsi="Times New Roman" w:cs="Times New Roman" w:hint="eastAsia"/>
                <w:spacing w:val="10"/>
                <w:sz w:val="24"/>
              </w:rPr>
            </w:rPrChange>
          </w:rPr>
          <w:delText>。</w:delText>
        </w:r>
        <w:r w:rsidR="00F24C52" w:rsidRPr="0067145D" w:rsidDel="008621A3">
          <w:rPr>
            <w:rFonts w:ascii="Times New Roman" w:hAnsi="Times New Roman" w:cs="Times New Roman" w:hint="eastAsia"/>
            <w:sz w:val="32"/>
            <w:rPrChange w:id="2740" w:author="微软用户" w:date="2017-08-18T22:48:00Z">
              <w:rPr>
                <w:rFonts w:ascii="Times New Roman" w:hAnsi="Times New Roman" w:cs="Times New Roman" w:hint="eastAsia"/>
                <w:spacing w:val="10"/>
                <w:sz w:val="24"/>
              </w:rPr>
            </w:rPrChange>
          </w:rPr>
          <w:delText>这种算法来自操作系统的内存管理，</w:delText>
        </w:r>
        <w:r w:rsidR="00670333" w:rsidRPr="0067145D" w:rsidDel="008621A3">
          <w:rPr>
            <w:rFonts w:ascii="Times New Roman" w:hAnsi="Times New Roman" w:cs="Times New Roman" w:hint="eastAsia"/>
            <w:sz w:val="32"/>
            <w:rPrChange w:id="2741" w:author="微软用户" w:date="2017-08-18T22:48:00Z">
              <w:rPr>
                <w:rFonts w:ascii="Times New Roman" w:hAnsi="Times New Roman" w:cs="Times New Roman" w:hint="eastAsia"/>
                <w:spacing w:val="10"/>
                <w:sz w:val="24"/>
              </w:rPr>
            </w:rPrChange>
          </w:rPr>
          <w:delText>常用于页面置换算法，是为虚拟页式</w:delText>
        </w:r>
        <w:r w:rsidR="00476838" w:rsidRPr="0067145D" w:rsidDel="008621A3">
          <w:rPr>
            <w:rFonts w:ascii="Times New Roman" w:hAnsi="Times New Roman" w:cs="Times New Roman" w:hint="eastAsia"/>
            <w:sz w:val="32"/>
            <w:rPrChange w:id="2742" w:author="微软用户" w:date="2017-08-18T22:48:00Z">
              <w:rPr>
                <w:rFonts w:ascii="Times New Roman" w:hAnsi="Times New Roman" w:cs="Times New Roman" w:hint="eastAsia"/>
                <w:spacing w:val="10"/>
                <w:sz w:val="24"/>
              </w:rPr>
            </w:rPrChange>
          </w:rPr>
          <w:delText>备份</w:delText>
        </w:r>
        <w:r w:rsidR="00670333" w:rsidRPr="0067145D" w:rsidDel="008621A3">
          <w:rPr>
            <w:rFonts w:ascii="Times New Roman" w:hAnsi="Times New Roman" w:cs="Times New Roman" w:hint="eastAsia"/>
            <w:sz w:val="32"/>
            <w:rPrChange w:id="2743" w:author="微软用户" w:date="2017-08-18T22:48:00Z">
              <w:rPr>
                <w:rFonts w:ascii="Times New Roman" w:hAnsi="Times New Roman" w:cs="Times New Roman" w:hint="eastAsia"/>
                <w:spacing w:val="10"/>
                <w:sz w:val="24"/>
              </w:rPr>
            </w:rPrChange>
          </w:rPr>
          <w:delText>管理服务的。对于在内存中</w:delText>
        </w:r>
        <w:r w:rsidR="00DD602C" w:rsidRPr="0067145D" w:rsidDel="008621A3">
          <w:rPr>
            <w:rFonts w:ascii="Times New Roman" w:hAnsi="Times New Roman" w:cs="Times New Roman" w:hint="eastAsia"/>
            <w:sz w:val="32"/>
            <w:rPrChange w:id="2744" w:author="微软用户" w:date="2017-08-18T22:48:00Z">
              <w:rPr>
                <w:rFonts w:ascii="Times New Roman" w:hAnsi="Times New Roman" w:cs="Times New Roman" w:hint="eastAsia"/>
                <w:spacing w:val="10"/>
                <w:sz w:val="24"/>
              </w:rPr>
            </w:rPrChange>
          </w:rPr>
          <w:delText>存在</w:delText>
        </w:r>
        <w:r w:rsidR="00670333" w:rsidRPr="0067145D" w:rsidDel="008621A3">
          <w:rPr>
            <w:rFonts w:ascii="Times New Roman" w:hAnsi="Times New Roman" w:cs="Times New Roman" w:hint="eastAsia"/>
            <w:sz w:val="32"/>
            <w:rPrChange w:id="2745" w:author="微软用户" w:date="2017-08-18T22:48:00Z">
              <w:rPr>
                <w:rFonts w:ascii="Times New Roman" w:hAnsi="Times New Roman" w:cs="Times New Roman" w:hint="eastAsia"/>
                <w:spacing w:val="10"/>
                <w:sz w:val="24"/>
              </w:rPr>
            </w:rPrChange>
          </w:rPr>
          <w:delText>但又不用的数据块（内存块）叫做</w:delText>
        </w:r>
        <w:r w:rsidR="00670333" w:rsidRPr="0067145D" w:rsidDel="008621A3">
          <w:rPr>
            <w:rFonts w:ascii="Times New Roman" w:hAnsi="Times New Roman" w:cs="Times New Roman"/>
            <w:sz w:val="32"/>
            <w:rPrChange w:id="2746"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2747" w:author="微软用户" w:date="2017-08-18T22:48:00Z">
              <w:rPr>
                <w:rFonts w:ascii="Times New Roman" w:hAnsi="Times New Roman" w:cs="Times New Roman" w:hint="eastAsia"/>
                <w:spacing w:val="10"/>
                <w:sz w:val="24"/>
              </w:rPr>
            </w:rPrChange>
          </w:rPr>
          <w:delText>，操作系统会根据哪些数据属于</w:delText>
        </w:r>
        <w:r w:rsidR="00670333" w:rsidRPr="0067145D" w:rsidDel="008621A3">
          <w:rPr>
            <w:rFonts w:ascii="Times New Roman" w:hAnsi="Times New Roman" w:cs="Times New Roman"/>
            <w:sz w:val="32"/>
            <w:rPrChange w:id="2748"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2749" w:author="微软用户" w:date="2017-08-18T22:48:00Z">
              <w:rPr>
                <w:rFonts w:ascii="Times New Roman" w:hAnsi="Times New Roman" w:cs="Times New Roman" w:hint="eastAsia"/>
                <w:spacing w:val="10"/>
                <w:sz w:val="24"/>
              </w:rPr>
            </w:rPrChange>
          </w:rPr>
          <w:delText>而将其移出内存而腾出空间来加载另外的数据。</w:delText>
        </w:r>
      </w:del>
    </w:p>
    <w:p w14:paraId="563BF09C" w14:textId="5F15C63F" w:rsidR="001E0F43" w:rsidRPr="0067145D" w:rsidDel="008621A3" w:rsidRDefault="00670333">
      <w:pPr>
        <w:rPr>
          <w:del w:id="2750" w:author="JY0225" w:date="2017-08-14T12:33:00Z"/>
          <w:rFonts w:ascii="Times New Roman" w:hAnsi="Times New Roman" w:cs="Times New Roman"/>
          <w:sz w:val="32"/>
          <w:rPrChange w:id="2751" w:author="微软用户" w:date="2017-08-18T22:48:00Z">
            <w:rPr>
              <w:del w:id="2752" w:author="JY0225" w:date="2017-08-14T12:33:00Z"/>
              <w:rFonts w:ascii="Times New Roman" w:hAnsi="Times New Roman" w:cs="Times New Roman"/>
              <w:spacing w:val="10"/>
              <w:sz w:val="24"/>
            </w:rPr>
          </w:rPrChange>
        </w:rPr>
        <w:pPrChange w:id="2753" w:author="微软用户" w:date="2017-08-18T22:48:00Z">
          <w:pPr>
            <w:spacing w:line="400" w:lineRule="exact"/>
          </w:pPr>
        </w:pPrChange>
      </w:pPr>
      <w:del w:id="2754" w:author="JY0225" w:date="2017-08-14T12:33:00Z">
        <w:r w:rsidRPr="0067145D" w:rsidDel="008621A3">
          <w:rPr>
            <w:rFonts w:ascii="Times New Roman" w:hAnsi="Times New Roman" w:cs="Times New Roman"/>
            <w:sz w:val="32"/>
            <w:rPrChange w:id="2755" w:author="微软用户" w:date="2017-08-18T22:48:00Z">
              <w:rPr>
                <w:rFonts w:ascii="Times New Roman" w:hAnsi="Times New Roman" w:cs="Times New Roman"/>
                <w:spacing w:val="10"/>
                <w:sz w:val="24"/>
              </w:rPr>
            </w:rPrChange>
          </w:rPr>
          <w:tab/>
        </w:r>
        <w:r w:rsidR="00CE1D8D" w:rsidRPr="0067145D" w:rsidDel="008621A3">
          <w:rPr>
            <w:rFonts w:ascii="Times New Roman" w:hAnsi="Times New Roman" w:cs="Times New Roman" w:hint="eastAsia"/>
            <w:sz w:val="32"/>
            <w:rPrChange w:id="2756" w:author="微软用户" w:date="2017-08-18T22:48:00Z">
              <w:rPr>
                <w:rFonts w:ascii="Times New Roman" w:hAnsi="Times New Roman" w:cs="Times New Roman" w:hint="eastAsia"/>
                <w:spacing w:val="10"/>
                <w:sz w:val="24"/>
              </w:rPr>
            </w:rPrChange>
          </w:rPr>
          <w:delText>现在这种算法常</w:delText>
        </w:r>
        <w:r w:rsidR="001B57A9" w:rsidRPr="0067145D" w:rsidDel="008621A3">
          <w:rPr>
            <w:rFonts w:ascii="Times New Roman" w:hAnsi="Times New Roman" w:cs="Times New Roman" w:hint="eastAsia"/>
            <w:sz w:val="32"/>
            <w:rPrChange w:id="2757" w:author="微软用户" w:date="2017-08-18T22:48:00Z">
              <w:rPr>
                <w:rFonts w:ascii="Times New Roman" w:hAnsi="Times New Roman" w:cs="Times New Roman" w:hint="eastAsia"/>
                <w:spacing w:val="10"/>
                <w:sz w:val="24"/>
              </w:rPr>
            </w:rPrChange>
          </w:rPr>
          <w:delText>用于管理缓存中</w:delText>
        </w:r>
        <w:r w:rsidR="00725E96" w:rsidRPr="0067145D" w:rsidDel="008621A3">
          <w:rPr>
            <w:rFonts w:ascii="Times New Roman" w:hAnsi="Times New Roman" w:cs="Times New Roman" w:hint="eastAsia"/>
            <w:sz w:val="32"/>
            <w:rPrChange w:id="2758" w:author="微软用户" w:date="2017-08-18T22:48:00Z">
              <w:rPr>
                <w:rFonts w:ascii="Times New Roman" w:hAnsi="Times New Roman" w:cs="Times New Roman" w:hint="eastAsia"/>
                <w:spacing w:val="10"/>
                <w:sz w:val="24"/>
              </w:rPr>
            </w:rPrChange>
          </w:rPr>
          <w:delText>，简单的说就是缓存一定量的数据，当超过设定的阈值时就把一些过期的数据删除掉</w:delText>
        </w:r>
        <w:r w:rsidR="00FA5C0A" w:rsidRPr="0067145D" w:rsidDel="008621A3">
          <w:rPr>
            <w:rFonts w:ascii="Times New Roman" w:hAnsi="Times New Roman" w:cs="Times New Roman" w:hint="eastAsia"/>
            <w:sz w:val="32"/>
            <w:rPrChange w:id="2759" w:author="微软用户" w:date="2017-08-18T22:48:00Z">
              <w:rPr>
                <w:rFonts w:ascii="Times New Roman" w:hAnsi="Times New Roman" w:cs="Times New Roman" w:hint="eastAsia"/>
                <w:spacing w:val="10"/>
                <w:sz w:val="24"/>
              </w:rPr>
            </w:rPrChange>
          </w:rPr>
          <w:delText>。</w:delText>
        </w:r>
        <w:r w:rsidR="00C54486" w:rsidRPr="0067145D" w:rsidDel="008621A3">
          <w:rPr>
            <w:rFonts w:ascii="Times New Roman" w:hAnsi="Times New Roman" w:cs="Times New Roman"/>
            <w:sz w:val="32"/>
            <w:rPrChange w:id="2760" w:author="微软用户" w:date="2017-08-18T22:48:00Z">
              <w:rPr>
                <w:rFonts w:ascii="Times New Roman" w:hAnsi="Times New Roman" w:cs="Times New Roman"/>
                <w:spacing w:val="10"/>
                <w:sz w:val="24"/>
              </w:rPr>
            </w:rPrChange>
          </w:rPr>
          <w:delText>LRU</w:delText>
        </w:r>
        <w:r w:rsidR="00C54486" w:rsidRPr="0067145D" w:rsidDel="008621A3">
          <w:rPr>
            <w:rFonts w:ascii="Times New Roman" w:hAnsi="Times New Roman" w:cs="Times New Roman" w:hint="eastAsia"/>
            <w:sz w:val="32"/>
            <w:rPrChange w:id="2761" w:author="微软用户" w:date="2017-08-18T22:48:00Z">
              <w:rPr>
                <w:rFonts w:ascii="Times New Roman" w:hAnsi="Times New Roman" w:cs="Times New Roman" w:hint="eastAsia"/>
                <w:spacing w:val="10"/>
                <w:sz w:val="24"/>
              </w:rPr>
            </w:rPrChange>
          </w:rPr>
          <w:delText>算法就是根据数据的历史访问记录，删除最近没有被使用到的文件，从而保证缓存中的数据不会过期，进行实时更新。</w:delText>
        </w:r>
      </w:del>
    </w:p>
    <w:p w14:paraId="593A172C" w14:textId="3A5B1D03" w:rsidR="00AD0AAD" w:rsidRPr="0067145D" w:rsidDel="008621A3" w:rsidRDefault="00AD0AAD">
      <w:pPr>
        <w:rPr>
          <w:del w:id="2762" w:author="JY0225" w:date="2017-08-14T12:33:00Z"/>
          <w:rFonts w:ascii="Times New Roman" w:hAnsi="Times New Roman" w:cs="Times New Roman"/>
          <w:sz w:val="32"/>
          <w:rPrChange w:id="2763" w:author="微软用户" w:date="2017-08-18T22:48:00Z">
            <w:rPr>
              <w:del w:id="2764" w:author="JY0225" w:date="2017-08-14T12:33:00Z"/>
              <w:rFonts w:ascii="Times New Roman" w:hAnsi="Times New Roman" w:cs="Times New Roman"/>
              <w:spacing w:val="10"/>
              <w:sz w:val="24"/>
            </w:rPr>
          </w:rPrChange>
        </w:rPr>
      </w:pPr>
      <w:del w:id="2765" w:author="JY0225" w:date="2017-08-14T12:33:00Z">
        <w:r w:rsidRPr="00AD0AAD" w:rsidDel="008621A3">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190F5488" w14:textId="14372111" w:rsidR="00A129BF" w:rsidRPr="0067145D" w:rsidDel="008621A3" w:rsidRDefault="00DC4ACC">
      <w:pPr>
        <w:jc w:val="center"/>
        <w:rPr>
          <w:del w:id="2766" w:author="JY0225" w:date="2017-08-14T12:33:00Z"/>
          <w:rFonts w:ascii="Times New Roman" w:hAnsi="Times New Roman" w:cs="Times New Roman"/>
          <w:sz w:val="32"/>
          <w:szCs w:val="32"/>
          <w:rPrChange w:id="2767" w:author="微软用户" w:date="2017-08-18T22:48:00Z">
            <w:rPr>
              <w:del w:id="2768" w:author="JY0225" w:date="2017-08-14T12:33:00Z"/>
              <w:rFonts w:ascii="Times New Roman" w:hAnsi="Times New Roman" w:cs="Times New Roman"/>
              <w:noProof/>
              <w:spacing w:val="10"/>
              <w:kern w:val="0"/>
              <w:sz w:val="24"/>
              <w:szCs w:val="24"/>
            </w:rPr>
          </w:rPrChange>
        </w:rPr>
        <w:pPrChange w:id="2769" w:author="微软用户" w:date="2017-08-18T22:48:00Z">
          <w:pPr>
            <w:spacing w:line="400" w:lineRule="exact"/>
            <w:jc w:val="center"/>
          </w:pPr>
        </w:pPrChange>
      </w:pPr>
      <w:del w:id="2770" w:author="JY0225" w:date="2017-08-14T12:33:00Z">
        <w:r w:rsidRPr="0067145D" w:rsidDel="008621A3">
          <w:rPr>
            <w:rFonts w:ascii="Times New Roman" w:hAnsi="Times New Roman" w:cs="Times New Roman"/>
            <w:sz w:val="32"/>
            <w:rPrChange w:id="2771" w:author="微软用户" w:date="2017-08-18T22:48:00Z">
              <w:rPr>
                <w:rFonts w:ascii="Times New Roman" w:hAnsi="Times New Roman" w:cs="Times New Roman"/>
                <w:spacing w:val="10"/>
                <w:sz w:val="24"/>
              </w:rPr>
            </w:rPrChange>
          </w:rPr>
          <w:tab/>
        </w:r>
        <w:r w:rsidR="00A129BF" w:rsidRPr="0067145D" w:rsidDel="008621A3">
          <w:rPr>
            <w:rFonts w:ascii="Times New Roman" w:hAnsi="Times New Roman" w:cs="Times New Roman" w:hint="eastAsia"/>
            <w:sz w:val="32"/>
            <w:szCs w:val="32"/>
            <w:rPrChange w:id="2772" w:author="微软用户" w:date="2017-08-18T22:48:00Z">
              <w:rPr>
                <w:rFonts w:ascii="Times New Roman" w:hAnsi="Times New Roman" w:cs="Times New Roman" w:hint="eastAsia"/>
                <w:noProof/>
                <w:spacing w:val="10"/>
                <w:kern w:val="0"/>
                <w:sz w:val="24"/>
                <w:szCs w:val="24"/>
              </w:rPr>
            </w:rPrChange>
          </w:rPr>
          <w:delText>图</w:delText>
        </w:r>
        <w:r w:rsidR="00A129BF" w:rsidRPr="0067145D" w:rsidDel="008621A3">
          <w:rPr>
            <w:rFonts w:ascii="Times New Roman" w:hAnsi="Times New Roman" w:cs="Times New Roman"/>
            <w:sz w:val="32"/>
            <w:szCs w:val="32"/>
            <w:rPrChange w:id="2773" w:author="微软用户" w:date="2017-08-18T22:48:00Z">
              <w:rPr>
                <w:rFonts w:ascii="Times New Roman" w:hAnsi="Times New Roman" w:cs="Times New Roman"/>
                <w:noProof/>
                <w:spacing w:val="10"/>
                <w:kern w:val="0"/>
                <w:sz w:val="24"/>
                <w:szCs w:val="24"/>
              </w:rPr>
            </w:rPrChange>
          </w:rPr>
          <w:delText xml:space="preserve">2-2 </w:delText>
        </w:r>
        <w:r w:rsidR="00F24976" w:rsidRPr="0067145D" w:rsidDel="008621A3">
          <w:rPr>
            <w:rFonts w:ascii="Times New Roman" w:hAnsi="Times New Roman" w:cs="Times New Roman"/>
            <w:sz w:val="32"/>
            <w:szCs w:val="32"/>
            <w:rPrChange w:id="2774" w:author="微软用户" w:date="2017-08-18T22:48:00Z">
              <w:rPr>
                <w:rFonts w:ascii="Times New Roman" w:hAnsi="Times New Roman" w:cs="Times New Roman"/>
                <w:noProof/>
                <w:spacing w:val="10"/>
                <w:kern w:val="0"/>
                <w:sz w:val="24"/>
                <w:szCs w:val="24"/>
              </w:rPr>
            </w:rPrChange>
          </w:rPr>
          <w:delText>LRU</w:delText>
        </w:r>
        <w:r w:rsidR="00F24976" w:rsidRPr="0067145D" w:rsidDel="008621A3">
          <w:rPr>
            <w:rFonts w:ascii="Times New Roman" w:hAnsi="Times New Roman" w:cs="Times New Roman" w:hint="eastAsia"/>
            <w:sz w:val="32"/>
            <w:szCs w:val="32"/>
            <w:rPrChange w:id="2775" w:author="微软用户" w:date="2017-08-18T22:48:00Z">
              <w:rPr>
                <w:rFonts w:ascii="Times New Roman" w:hAnsi="Times New Roman" w:cs="Times New Roman" w:hint="eastAsia"/>
                <w:noProof/>
                <w:spacing w:val="10"/>
                <w:kern w:val="0"/>
                <w:sz w:val="24"/>
                <w:szCs w:val="24"/>
              </w:rPr>
            </w:rPrChange>
          </w:rPr>
          <w:delText>替换策略</w:delText>
        </w:r>
        <w:r w:rsidR="00A129BF" w:rsidRPr="0067145D" w:rsidDel="008621A3">
          <w:rPr>
            <w:rFonts w:ascii="Times New Roman" w:hAnsi="Times New Roman" w:cs="Times New Roman" w:hint="eastAsia"/>
            <w:sz w:val="32"/>
            <w:szCs w:val="32"/>
            <w:rPrChange w:id="2776" w:author="微软用户" w:date="2017-08-18T22:48:00Z">
              <w:rPr>
                <w:rFonts w:ascii="Times New Roman" w:hAnsi="Times New Roman" w:cs="Times New Roman" w:hint="eastAsia"/>
                <w:noProof/>
                <w:spacing w:val="10"/>
                <w:kern w:val="0"/>
                <w:sz w:val="24"/>
                <w:szCs w:val="24"/>
              </w:rPr>
            </w:rPrChange>
          </w:rPr>
          <w:delText>示意图</w:delText>
        </w:r>
      </w:del>
    </w:p>
    <w:p w14:paraId="7C2AA039" w14:textId="5D616DC0" w:rsidR="00DC4ACC" w:rsidRPr="0067145D" w:rsidDel="008621A3" w:rsidRDefault="000B29C0">
      <w:pPr>
        <w:rPr>
          <w:del w:id="2777" w:author="JY0225" w:date="2017-08-14T12:33:00Z"/>
          <w:rFonts w:ascii="Times New Roman" w:hAnsi="Times New Roman" w:cs="Times New Roman"/>
          <w:sz w:val="32"/>
          <w:rPrChange w:id="2778" w:author="微软用户" w:date="2017-08-18T22:48:00Z">
            <w:rPr>
              <w:del w:id="2779" w:author="JY0225" w:date="2017-08-14T12:33:00Z"/>
              <w:rFonts w:ascii="Times New Roman" w:hAnsi="Times New Roman" w:cs="Times New Roman"/>
              <w:spacing w:val="10"/>
              <w:sz w:val="24"/>
            </w:rPr>
          </w:rPrChange>
        </w:rPr>
        <w:pPrChange w:id="2780" w:author="微软用户" w:date="2017-08-18T22:48:00Z">
          <w:pPr>
            <w:spacing w:line="400" w:lineRule="exact"/>
          </w:pPr>
        </w:pPrChange>
      </w:pPr>
      <w:del w:id="2781" w:author="JY0225" w:date="2017-08-14T12:33:00Z">
        <w:r w:rsidRPr="0067145D" w:rsidDel="008621A3">
          <w:rPr>
            <w:rFonts w:ascii="Times New Roman" w:hAnsi="Times New Roman" w:cs="Times New Roman"/>
            <w:sz w:val="32"/>
            <w:rPrChange w:id="2782" w:author="微软用户" w:date="2017-08-18T22:48:00Z">
              <w:rPr>
                <w:rFonts w:ascii="Times New Roman" w:hAnsi="Times New Roman" w:cs="Times New Roman"/>
                <w:spacing w:val="10"/>
                <w:sz w:val="24"/>
              </w:rPr>
            </w:rPrChange>
          </w:rPr>
          <w:tab/>
        </w:r>
        <w:r w:rsidR="00E61A6D" w:rsidRPr="0067145D" w:rsidDel="008621A3">
          <w:rPr>
            <w:rFonts w:ascii="Times New Roman" w:hAnsi="Times New Roman" w:cs="Times New Roman" w:hint="eastAsia"/>
            <w:sz w:val="32"/>
            <w:szCs w:val="32"/>
            <w:rPrChange w:id="2783" w:author="微软用户" w:date="2017-08-18T22:48:00Z">
              <w:rPr>
                <w:rFonts w:ascii="Times New Roman" w:hAnsi="Times New Roman" w:cs="Times New Roman" w:hint="eastAsia"/>
                <w:noProof/>
                <w:spacing w:val="10"/>
                <w:kern w:val="0"/>
                <w:sz w:val="24"/>
                <w:szCs w:val="24"/>
              </w:rPr>
            </w:rPrChange>
          </w:rPr>
          <w:delText>图</w:delText>
        </w:r>
        <w:r w:rsidR="00E61A6D" w:rsidRPr="0067145D" w:rsidDel="008621A3">
          <w:rPr>
            <w:rFonts w:ascii="Times New Roman" w:hAnsi="Times New Roman" w:cs="Times New Roman"/>
            <w:sz w:val="32"/>
            <w:szCs w:val="32"/>
            <w:rPrChange w:id="2784" w:author="微软用户" w:date="2017-08-18T22:48:00Z">
              <w:rPr>
                <w:rFonts w:ascii="Times New Roman" w:hAnsi="Times New Roman" w:cs="Times New Roman"/>
                <w:noProof/>
                <w:spacing w:val="10"/>
                <w:kern w:val="0"/>
                <w:sz w:val="24"/>
                <w:szCs w:val="24"/>
              </w:rPr>
            </w:rPrChange>
          </w:rPr>
          <w:delText xml:space="preserve">2-2 </w:delText>
        </w:r>
        <w:r w:rsidR="00E61A6D" w:rsidRPr="0067145D" w:rsidDel="008621A3">
          <w:rPr>
            <w:rFonts w:ascii="Times New Roman" w:hAnsi="Times New Roman" w:cs="Times New Roman" w:hint="eastAsia"/>
            <w:sz w:val="32"/>
            <w:szCs w:val="32"/>
            <w:rPrChange w:id="2785" w:author="微软用户" w:date="2017-08-18T22:48:00Z">
              <w:rPr>
                <w:rFonts w:ascii="Times New Roman" w:hAnsi="Times New Roman" w:cs="Times New Roman" w:hint="eastAsia"/>
                <w:noProof/>
                <w:spacing w:val="10"/>
                <w:kern w:val="0"/>
                <w:sz w:val="24"/>
                <w:szCs w:val="24"/>
              </w:rPr>
            </w:rPrChange>
          </w:rPr>
          <w:delText>所示的是</w:delText>
        </w:r>
        <w:r w:rsidR="00E61A6D" w:rsidRPr="0067145D" w:rsidDel="008621A3">
          <w:rPr>
            <w:rFonts w:ascii="Times New Roman" w:hAnsi="Times New Roman" w:cs="Times New Roman"/>
            <w:sz w:val="32"/>
            <w:szCs w:val="32"/>
            <w:rPrChange w:id="2786" w:author="微软用户" w:date="2017-08-18T22:48:00Z">
              <w:rPr>
                <w:rFonts w:ascii="Times New Roman" w:hAnsi="Times New Roman" w:cs="Times New Roman"/>
                <w:noProof/>
                <w:spacing w:val="10"/>
                <w:kern w:val="0"/>
                <w:sz w:val="24"/>
                <w:szCs w:val="24"/>
              </w:rPr>
            </w:rPrChange>
          </w:rPr>
          <w:delText>LRU</w:delText>
        </w:r>
        <w:r w:rsidR="00E61A6D" w:rsidRPr="0067145D" w:rsidDel="008621A3">
          <w:rPr>
            <w:rFonts w:ascii="Times New Roman" w:hAnsi="Times New Roman" w:cs="Times New Roman" w:hint="eastAsia"/>
            <w:sz w:val="32"/>
            <w:szCs w:val="32"/>
            <w:rPrChange w:id="2787" w:author="微软用户" w:date="2017-08-18T22:48:00Z">
              <w:rPr>
                <w:rFonts w:ascii="Times New Roman" w:hAnsi="Times New Roman" w:cs="Times New Roman" w:hint="eastAsia"/>
                <w:noProof/>
                <w:spacing w:val="10"/>
                <w:kern w:val="0"/>
                <w:sz w:val="24"/>
                <w:szCs w:val="24"/>
              </w:rPr>
            </w:rPrChange>
          </w:rPr>
          <w:delText>替换策略的逻辑</w:delText>
        </w:r>
        <w:r w:rsidR="00866307" w:rsidRPr="0067145D" w:rsidDel="008621A3">
          <w:rPr>
            <w:rFonts w:ascii="Times New Roman" w:hAnsi="Times New Roman" w:cs="Times New Roman" w:hint="eastAsia"/>
            <w:sz w:val="32"/>
            <w:szCs w:val="32"/>
            <w:rPrChange w:id="2788" w:author="微软用户" w:date="2017-08-18T22:48:00Z">
              <w:rPr>
                <w:rFonts w:ascii="Times New Roman" w:hAnsi="Times New Roman" w:cs="Times New Roman" w:hint="eastAsia"/>
                <w:noProof/>
                <w:spacing w:val="10"/>
                <w:kern w:val="0"/>
                <w:sz w:val="24"/>
                <w:szCs w:val="24"/>
              </w:rPr>
            </w:rPrChange>
          </w:rPr>
          <w:delText>。</w:delText>
        </w:r>
        <w:r w:rsidR="00C2257D" w:rsidRPr="0067145D" w:rsidDel="008621A3">
          <w:rPr>
            <w:rFonts w:ascii="Times New Roman" w:hAnsi="Times New Roman" w:cs="Times New Roman" w:hint="eastAsia"/>
            <w:sz w:val="32"/>
            <w:szCs w:val="32"/>
            <w:rPrChange w:id="2789"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2790" w:author="微软用户" w:date="2017-08-18T22:48:00Z">
              <w:rPr>
                <w:rFonts w:ascii="Times New Roman" w:hAnsi="Times New Roman" w:cs="Times New Roman" w:hint="eastAsia"/>
                <w:noProof/>
                <w:spacing w:val="10"/>
                <w:kern w:val="0"/>
                <w:sz w:val="24"/>
                <w:szCs w:val="24"/>
              </w:rPr>
            </w:rPrChange>
          </w:rPr>
          <w:delText>备份</w:delText>
        </w:r>
        <w:r w:rsidR="00C2257D" w:rsidRPr="0067145D" w:rsidDel="008621A3">
          <w:rPr>
            <w:rFonts w:ascii="Times New Roman" w:hAnsi="Times New Roman" w:cs="Times New Roman" w:hint="eastAsia"/>
            <w:sz w:val="32"/>
            <w:szCs w:val="32"/>
            <w:rPrChange w:id="2791" w:author="微软用户" w:date="2017-08-18T22:48:00Z">
              <w:rPr>
                <w:rFonts w:ascii="Times New Roman" w:hAnsi="Times New Roman" w:cs="Times New Roman" w:hint="eastAsia"/>
                <w:noProof/>
                <w:spacing w:val="10"/>
                <w:kern w:val="0"/>
                <w:sz w:val="24"/>
                <w:szCs w:val="24"/>
              </w:rPr>
            </w:rPrChange>
          </w:rPr>
          <w:delText>空间足够时，新加入的数据以队列的方式加入缓存中，如果某条数据被访问了，那么</w:delText>
        </w:r>
        <w:r w:rsidR="00474F95" w:rsidRPr="0067145D" w:rsidDel="008621A3">
          <w:rPr>
            <w:rFonts w:ascii="Times New Roman" w:hAnsi="Times New Roman" w:cs="Times New Roman" w:hint="eastAsia"/>
            <w:sz w:val="32"/>
            <w:szCs w:val="32"/>
            <w:rPrChange w:id="2792" w:author="微软用户" w:date="2017-08-18T22:48:00Z">
              <w:rPr>
                <w:rFonts w:ascii="Times New Roman" w:hAnsi="Times New Roman" w:cs="Times New Roman" w:hint="eastAsia"/>
                <w:noProof/>
                <w:spacing w:val="10"/>
                <w:kern w:val="0"/>
                <w:sz w:val="24"/>
                <w:szCs w:val="24"/>
              </w:rPr>
            </w:rPrChange>
          </w:rPr>
          <w:delText>它</w:delText>
        </w:r>
        <w:r w:rsidR="00C2257D" w:rsidRPr="0067145D" w:rsidDel="008621A3">
          <w:rPr>
            <w:rFonts w:ascii="Times New Roman" w:hAnsi="Times New Roman" w:cs="Times New Roman" w:hint="eastAsia"/>
            <w:sz w:val="32"/>
            <w:szCs w:val="32"/>
            <w:rPrChange w:id="2793" w:author="微软用户" w:date="2017-08-18T22:48:00Z">
              <w:rPr>
                <w:rFonts w:ascii="Times New Roman" w:hAnsi="Times New Roman" w:cs="Times New Roman" w:hint="eastAsia"/>
                <w:noProof/>
                <w:spacing w:val="10"/>
                <w:kern w:val="0"/>
                <w:sz w:val="24"/>
                <w:szCs w:val="24"/>
              </w:rPr>
            </w:rPrChange>
          </w:rPr>
          <w:delText>在队列中的位置将会往后</w:delText>
        </w:r>
        <w:r w:rsidR="00474F95" w:rsidRPr="0067145D" w:rsidDel="008621A3">
          <w:rPr>
            <w:rFonts w:ascii="Times New Roman" w:hAnsi="Times New Roman" w:cs="Times New Roman" w:hint="eastAsia"/>
            <w:sz w:val="32"/>
            <w:szCs w:val="32"/>
            <w:rPrChange w:id="2794" w:author="微软用户" w:date="2017-08-18T22:48:00Z">
              <w:rPr>
                <w:rFonts w:ascii="Times New Roman" w:hAnsi="Times New Roman" w:cs="Times New Roman" w:hint="eastAsia"/>
                <w:noProof/>
                <w:spacing w:val="10"/>
                <w:kern w:val="0"/>
                <w:sz w:val="24"/>
                <w:szCs w:val="24"/>
              </w:rPr>
            </w:rPrChange>
          </w:rPr>
          <w:delText>移动。</w:delText>
        </w:r>
        <w:r w:rsidR="00A424C0" w:rsidRPr="0067145D" w:rsidDel="008621A3">
          <w:rPr>
            <w:rFonts w:ascii="Times New Roman" w:hAnsi="Times New Roman" w:cs="Times New Roman" w:hint="eastAsia"/>
            <w:sz w:val="32"/>
            <w:szCs w:val="32"/>
            <w:rPrChange w:id="2795"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2796" w:author="微软用户" w:date="2017-08-18T22:48:00Z">
              <w:rPr>
                <w:rFonts w:ascii="Times New Roman" w:hAnsi="Times New Roman" w:cs="Times New Roman" w:hint="eastAsia"/>
                <w:noProof/>
                <w:spacing w:val="10"/>
                <w:kern w:val="0"/>
                <w:sz w:val="24"/>
                <w:szCs w:val="24"/>
              </w:rPr>
            </w:rPrChange>
          </w:rPr>
          <w:delText>备份</w:delText>
        </w:r>
        <w:r w:rsidR="00A424C0" w:rsidRPr="0067145D" w:rsidDel="008621A3">
          <w:rPr>
            <w:rFonts w:ascii="Times New Roman" w:hAnsi="Times New Roman" w:cs="Times New Roman" w:hint="eastAsia"/>
            <w:sz w:val="32"/>
            <w:szCs w:val="32"/>
            <w:rPrChange w:id="2797" w:author="微软用户" w:date="2017-08-18T22:48:00Z">
              <w:rPr>
                <w:rFonts w:ascii="Times New Roman" w:hAnsi="Times New Roman" w:cs="Times New Roman" w:hint="eastAsia"/>
                <w:noProof/>
                <w:spacing w:val="10"/>
                <w:kern w:val="0"/>
                <w:sz w:val="24"/>
                <w:szCs w:val="24"/>
              </w:rPr>
            </w:rPrChange>
          </w:rPr>
          <w:delText>空间被使用完毕后，位于队首的数据将会被淘汰。</w:delText>
        </w:r>
      </w:del>
    </w:p>
    <w:p w14:paraId="7247397F" w14:textId="30970881" w:rsidR="00AD0AAD" w:rsidRPr="00AD0AAD" w:rsidRDefault="00D064EF">
      <w:pPr>
        <w:pStyle w:val="21"/>
        <w:spacing w:line="240" w:lineRule="auto"/>
        <w:pPrChange w:id="2798" w:author="微软用户" w:date="2017-08-18T22:48:00Z">
          <w:pPr>
            <w:pStyle w:val="21"/>
          </w:pPr>
        </w:pPrChange>
      </w:pPr>
      <w:bookmarkStart w:id="2799" w:name="_Toc491351989"/>
      <w:r>
        <w:t>2</w:t>
      </w:r>
      <w:r w:rsidR="008669BC">
        <w:t>.</w:t>
      </w:r>
      <w:del w:id="2800" w:author="JY0225" w:date="2017-08-14T12:33:00Z">
        <w:r w:rsidR="001262CE" w:rsidDel="008621A3">
          <w:delText>5</w:delText>
        </w:r>
        <w:r w:rsidR="00601935" w:rsidDel="008621A3">
          <w:delText xml:space="preserve"> </w:delText>
        </w:r>
      </w:del>
      <w:ins w:id="2801" w:author="微软用户" w:date="2017-08-20T11:04:00Z">
        <w:r w:rsidR="001430A0">
          <w:t>6</w:t>
        </w:r>
      </w:ins>
      <w:ins w:id="2802" w:author="微软用户" w:date="2017-08-20T10:26:00Z">
        <w:del w:id="2803" w:author="微软用户" w:date="2017-08-20T11:03:00Z">
          <w:r w:rsidR="00EB18E2" w:rsidDel="001430A0">
            <w:delText>5</w:delText>
          </w:r>
        </w:del>
      </w:ins>
      <w:ins w:id="2804" w:author="JY0225" w:date="2017-08-14T12:33:00Z">
        <w:del w:id="2805" w:author="微软用户" w:date="2017-08-20T10:26:00Z">
          <w:r w:rsidR="008621A3" w:rsidDel="00EB18E2">
            <w:delText>4</w:delText>
          </w:r>
        </w:del>
        <w:r w:rsidR="008621A3">
          <w:t xml:space="preserve"> </w:t>
        </w:r>
      </w:ins>
      <w:r w:rsidR="00637D21">
        <w:t>WebExtension</w:t>
      </w:r>
      <w:bookmarkEnd w:id="2799"/>
    </w:p>
    <w:p w14:paraId="507D8F18" w14:textId="708CA722" w:rsidR="00AD0AAD" w:rsidRDefault="00AD0AAD" w:rsidP="00AD0AAD">
      <w:pPr>
        <w:rPr>
          <w:noProof/>
        </w:rPr>
      </w:pPr>
    </w:p>
    <w:p w14:paraId="6312A486" w14:textId="58B4CC4A" w:rsidR="00837BC8" w:rsidRPr="00AE580C" w:rsidRDefault="00837BC8" w:rsidP="0071638C">
      <w:pPr>
        <w:pStyle w:val="a6"/>
        <w:spacing w:line="400" w:lineRule="exact"/>
        <w:ind w:firstLine="420"/>
        <w:jc w:val="both"/>
        <w:rPr>
          <w:ins w:id="2806" w:author="JY0225" w:date="2017-08-22T20:36:00Z"/>
          <w:rFonts w:asciiTheme="minorEastAsia" w:eastAsiaTheme="minorEastAsia" w:hAnsiTheme="minorEastAsia"/>
          <w:rPrChange w:id="2807" w:author="JY0225" w:date="2017-08-24T11:13:00Z">
            <w:rPr>
              <w:ins w:id="2808" w:author="JY0225" w:date="2017-08-22T20:36:00Z"/>
              <w:rFonts w:eastAsiaTheme="minorEastAsia"/>
            </w:rPr>
          </w:rPrChange>
        </w:rPr>
      </w:pPr>
      <w:del w:id="2809" w:author="JY0225" w:date="2017-08-22T20:36:00Z">
        <w:r w:rsidRPr="00AE580C" w:rsidDel="009C7E04">
          <w:rPr>
            <w:rFonts w:asciiTheme="minorEastAsia" w:eastAsiaTheme="minorEastAsia" w:hAnsiTheme="minorEastAsia"/>
            <w:noProof/>
            <w:rPrChange w:id="2810" w:author="JY0225" w:date="2017-08-24T11:13:00Z">
              <w:rPr>
                <w:noProof/>
              </w:rPr>
            </w:rPrChange>
          </w:rPr>
          <w:drawing>
            <wp:anchor distT="0" distB="0" distL="114300" distR="114300" simplePos="0" relativeHeight="251673600" behindDoc="0" locked="0" layoutInCell="1" allowOverlap="1" wp14:anchorId="528206C3" wp14:editId="0EF67676">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AE580C">
        <w:rPr>
          <w:rFonts w:asciiTheme="minorEastAsia" w:eastAsiaTheme="minorEastAsia" w:hAnsiTheme="minorEastAsia" w:hint="eastAsia"/>
          <w:rPrChange w:id="2811" w:author="JY0225" w:date="2017-08-24T11:13:00Z">
            <w:rPr>
              <w:rFonts w:eastAsiaTheme="minorEastAsia" w:hint="eastAsia"/>
            </w:rPr>
          </w:rPrChange>
        </w:rPr>
        <w:t>基于</w:t>
      </w:r>
      <w:r w:rsidR="00F34CDA" w:rsidRPr="00AE580C">
        <w:rPr>
          <w:rFonts w:asciiTheme="minorEastAsia" w:eastAsiaTheme="minorEastAsia" w:hAnsiTheme="minorEastAsia"/>
          <w:rPrChange w:id="2812" w:author="JY0225" w:date="2017-08-24T11:13:00Z">
            <w:rPr>
              <w:rFonts w:eastAsiaTheme="minorEastAsia"/>
            </w:rPr>
          </w:rPrChange>
        </w:rPr>
        <w:t>Firefox</w:t>
      </w:r>
      <w:r w:rsidR="007D2C9E" w:rsidRPr="00AE580C">
        <w:rPr>
          <w:rFonts w:asciiTheme="minorEastAsia" w:eastAsiaTheme="minorEastAsia" w:hAnsiTheme="minorEastAsia" w:hint="eastAsia"/>
          <w:rPrChange w:id="2813" w:author="JY0225" w:date="2017-08-24T11:13:00Z">
            <w:rPr>
              <w:rFonts w:eastAsiaTheme="minorEastAsia" w:hint="eastAsia"/>
            </w:rPr>
          </w:rPrChange>
        </w:rPr>
        <w:t>浏览器的</w:t>
      </w:r>
      <w:r w:rsidR="002A6F36" w:rsidRPr="00AE580C">
        <w:rPr>
          <w:rFonts w:asciiTheme="minorEastAsia" w:eastAsiaTheme="minorEastAsia" w:hAnsiTheme="minorEastAsia" w:hint="eastAsia"/>
          <w:rPrChange w:id="2814" w:author="JY0225" w:date="2017-08-24T11:13:00Z">
            <w:rPr>
              <w:rFonts w:eastAsiaTheme="minorEastAsia" w:hint="eastAsia"/>
            </w:rPr>
          </w:rPrChange>
        </w:rPr>
        <w:t>附加组件</w:t>
      </w:r>
      <w:r w:rsidR="002A6F36" w:rsidRPr="00AE580C">
        <w:rPr>
          <w:rFonts w:asciiTheme="minorEastAsia" w:eastAsiaTheme="minorEastAsia" w:hAnsiTheme="minorEastAsia"/>
          <w:rPrChange w:id="2815" w:author="JY0225" w:date="2017-08-24T11:13:00Z">
            <w:rPr>
              <w:rFonts w:eastAsiaTheme="minorEastAsia"/>
            </w:rPr>
          </w:rPrChange>
        </w:rPr>
        <w:t>(Add-ons)</w:t>
      </w:r>
      <w:r w:rsidR="002A6F36" w:rsidRPr="00AE580C">
        <w:rPr>
          <w:rFonts w:asciiTheme="minorEastAsia" w:eastAsiaTheme="minorEastAsia" w:hAnsiTheme="minorEastAsia" w:hint="eastAsia"/>
          <w:rPrChange w:id="2816" w:author="JY0225" w:date="2017-08-24T11:13:00Z">
            <w:rPr>
              <w:rFonts w:eastAsiaTheme="minorEastAsia" w:hint="eastAsia"/>
            </w:rPr>
          </w:rPrChange>
        </w:rPr>
        <w:t>扩展</w:t>
      </w:r>
      <w:r w:rsidR="00FE7112" w:rsidRPr="00AE580C">
        <w:rPr>
          <w:rFonts w:asciiTheme="minorEastAsia" w:eastAsiaTheme="minorEastAsia" w:hAnsiTheme="minorEastAsia" w:hint="eastAsia"/>
          <w:rPrChange w:id="2817" w:author="JY0225" w:date="2017-08-24T11:13:00Z">
            <w:rPr>
              <w:rFonts w:eastAsiaTheme="minorEastAsia" w:hint="eastAsia"/>
            </w:rPr>
          </w:rPrChange>
        </w:rPr>
        <w:t>是一种具有新功能的加载项</w:t>
      </w:r>
      <w:r w:rsidR="002A6F36" w:rsidRPr="00AE580C">
        <w:rPr>
          <w:rFonts w:asciiTheme="minorEastAsia" w:eastAsiaTheme="minorEastAsia" w:hAnsiTheme="minorEastAsia" w:hint="eastAsia"/>
          <w:rPrChange w:id="2818" w:author="JY0225" w:date="2017-08-24T11:13:00Z">
            <w:rPr>
              <w:rFonts w:eastAsiaTheme="minorEastAsia" w:hint="eastAsia"/>
            </w:rPr>
          </w:rPrChange>
        </w:rPr>
        <w:t>。它们使用标准的</w:t>
      </w:r>
      <w:r w:rsidR="00E86A02" w:rsidRPr="00AE580C">
        <w:rPr>
          <w:rFonts w:asciiTheme="minorEastAsia" w:eastAsiaTheme="minorEastAsia" w:hAnsiTheme="minorEastAsia"/>
          <w:rPrChange w:id="2819" w:author="JY0225" w:date="2017-08-24T11:13:00Z">
            <w:rPr>
              <w:rFonts w:eastAsiaTheme="minorEastAsia"/>
            </w:rPr>
          </w:rPrChange>
        </w:rPr>
        <w:t>JavaScript</w:t>
      </w:r>
      <w:r w:rsidR="00E86A02" w:rsidRPr="00AE580C">
        <w:rPr>
          <w:rFonts w:asciiTheme="minorEastAsia" w:eastAsiaTheme="minorEastAsia" w:hAnsiTheme="minorEastAsia" w:hint="eastAsia"/>
          <w:rPrChange w:id="2820" w:author="JY0225" w:date="2017-08-24T11:13:00Z">
            <w:rPr>
              <w:rFonts w:eastAsiaTheme="minorEastAsia" w:hint="eastAsia"/>
            </w:rPr>
          </w:rPrChange>
        </w:rPr>
        <w:t>、</w:t>
      </w:r>
      <w:r w:rsidR="00E86A02" w:rsidRPr="00AE580C">
        <w:rPr>
          <w:rFonts w:asciiTheme="minorEastAsia" w:eastAsiaTheme="minorEastAsia" w:hAnsiTheme="minorEastAsia"/>
          <w:rPrChange w:id="2821" w:author="JY0225" w:date="2017-08-24T11:13:00Z">
            <w:rPr>
              <w:rFonts w:eastAsiaTheme="minorEastAsia"/>
            </w:rPr>
          </w:rPrChange>
        </w:rPr>
        <w:t>Html</w:t>
      </w:r>
      <w:r w:rsidR="00E86A02" w:rsidRPr="00AE580C">
        <w:rPr>
          <w:rFonts w:asciiTheme="minorEastAsia" w:eastAsiaTheme="minorEastAsia" w:hAnsiTheme="minorEastAsia" w:hint="eastAsia"/>
          <w:rPrChange w:id="2822" w:author="JY0225" w:date="2017-08-24T11:13:00Z">
            <w:rPr>
              <w:rFonts w:eastAsiaTheme="minorEastAsia" w:hint="eastAsia"/>
            </w:rPr>
          </w:rPrChange>
        </w:rPr>
        <w:t>、</w:t>
      </w:r>
      <w:r w:rsidR="00E86A02" w:rsidRPr="00AE580C">
        <w:rPr>
          <w:rFonts w:asciiTheme="minorEastAsia" w:eastAsiaTheme="minorEastAsia" w:hAnsiTheme="minorEastAsia"/>
          <w:rPrChange w:id="2823" w:author="JY0225" w:date="2017-08-24T11:13:00Z">
            <w:rPr>
              <w:rFonts w:eastAsiaTheme="minorEastAsia"/>
            </w:rPr>
          </w:rPrChange>
        </w:rPr>
        <w:t>CSS</w:t>
      </w:r>
      <w:r w:rsidR="00B15165" w:rsidRPr="00AE580C">
        <w:rPr>
          <w:rFonts w:asciiTheme="minorEastAsia" w:eastAsiaTheme="minorEastAsia" w:hAnsiTheme="minorEastAsia" w:hint="eastAsia"/>
          <w:rPrChange w:id="2824" w:author="JY0225" w:date="2017-08-24T11:13:00Z">
            <w:rPr>
              <w:rFonts w:eastAsiaTheme="minorEastAsia" w:hint="eastAsia"/>
            </w:rPr>
          </w:rPrChange>
        </w:rPr>
        <w:t>等网页</w:t>
      </w:r>
      <w:r w:rsidR="002A6F36" w:rsidRPr="00AE580C">
        <w:rPr>
          <w:rFonts w:asciiTheme="minorEastAsia" w:eastAsiaTheme="minorEastAsia" w:hAnsiTheme="minorEastAsia" w:hint="eastAsia"/>
          <w:rPrChange w:id="2825" w:author="JY0225" w:date="2017-08-24T11:13:00Z">
            <w:rPr>
              <w:rFonts w:eastAsiaTheme="minorEastAsia" w:hint="eastAsia"/>
            </w:rPr>
          </w:rPrChange>
        </w:rPr>
        <w:t>技术编写</w:t>
      </w:r>
      <w:r w:rsidR="00AA5E78" w:rsidRPr="00AE580C">
        <w:rPr>
          <w:rFonts w:asciiTheme="minorEastAsia" w:eastAsiaTheme="minorEastAsia" w:hAnsiTheme="minorEastAsia"/>
          <w:color w:val="000000" w:themeColor="text1"/>
          <w:vertAlign w:val="superscript"/>
          <w:rPrChange w:id="2826" w:author="JY0225" w:date="2017-08-24T11:13:00Z">
            <w:rPr>
              <w:color w:val="000000" w:themeColor="text1"/>
              <w:vertAlign w:val="superscript"/>
            </w:rPr>
          </w:rPrChange>
        </w:rPr>
        <w:fldChar w:fldCharType="begin"/>
      </w:r>
      <w:r w:rsidR="00AA5E78" w:rsidRPr="00AE580C">
        <w:rPr>
          <w:rFonts w:asciiTheme="minorEastAsia" w:eastAsiaTheme="minorEastAsia" w:hAnsiTheme="minorEastAsia"/>
          <w:color w:val="000000" w:themeColor="text1"/>
          <w:vertAlign w:val="superscript"/>
          <w:rPrChange w:id="2827" w:author="JY0225" w:date="2017-08-24T11:13:00Z">
            <w:rPr>
              <w:color w:val="000000" w:themeColor="text1"/>
              <w:vertAlign w:val="superscript"/>
            </w:rPr>
          </w:rPrChange>
        </w:rPr>
        <w:instrText xml:space="preserve"> REF _Ref489794388 \r \h </w:instrText>
      </w:r>
      <w:r w:rsidR="00AE580C">
        <w:rPr>
          <w:rFonts w:asciiTheme="minorEastAsia" w:eastAsiaTheme="minorEastAsia" w:hAnsiTheme="minorEastAsia"/>
          <w:color w:val="000000" w:themeColor="text1"/>
          <w:vertAlign w:val="superscript"/>
        </w:rPr>
        <w:instrText xml:space="preserve"> \* MERGEFORMAT </w:instrText>
      </w:r>
      <w:r w:rsidR="00AA5E78" w:rsidRPr="00AE580C">
        <w:rPr>
          <w:rFonts w:asciiTheme="minorEastAsia" w:eastAsiaTheme="minorEastAsia" w:hAnsiTheme="minorEastAsia"/>
          <w:color w:val="000000" w:themeColor="text1"/>
          <w:vertAlign w:val="superscript"/>
          <w:rPrChange w:id="2828" w:author="JY0225" w:date="2017-08-24T11:13:00Z">
            <w:rPr>
              <w:rFonts w:asciiTheme="minorEastAsia" w:eastAsiaTheme="minorEastAsia" w:hAnsiTheme="minorEastAsia"/>
              <w:color w:val="000000" w:themeColor="text1"/>
              <w:vertAlign w:val="superscript"/>
            </w:rPr>
          </w:rPrChange>
        </w:rPr>
      </w:r>
      <w:r w:rsidR="00AA5E78" w:rsidRPr="00AE580C">
        <w:rPr>
          <w:rFonts w:asciiTheme="minorEastAsia" w:eastAsiaTheme="minorEastAsia" w:hAnsiTheme="minorEastAsia"/>
          <w:color w:val="000000" w:themeColor="text1"/>
          <w:vertAlign w:val="superscript"/>
          <w:rPrChange w:id="2829" w:author="JY0225" w:date="2017-08-24T11:13:00Z">
            <w:rPr>
              <w:color w:val="000000" w:themeColor="text1"/>
              <w:vertAlign w:val="superscript"/>
            </w:rPr>
          </w:rPrChange>
        </w:rPr>
        <w:fldChar w:fldCharType="separate"/>
      </w:r>
      <w:r w:rsidR="008E2759" w:rsidRPr="00AE580C">
        <w:rPr>
          <w:rFonts w:asciiTheme="minorEastAsia" w:eastAsiaTheme="minorEastAsia" w:hAnsiTheme="minorEastAsia"/>
          <w:color w:val="000000" w:themeColor="text1"/>
          <w:vertAlign w:val="superscript"/>
          <w:rPrChange w:id="2830" w:author="JY0225" w:date="2017-08-24T11:13:00Z">
            <w:rPr>
              <w:color w:val="000000" w:themeColor="text1"/>
              <w:vertAlign w:val="superscript"/>
            </w:rPr>
          </w:rPrChange>
        </w:rPr>
        <w:t>[29]</w:t>
      </w:r>
      <w:r w:rsidR="00AA5E78" w:rsidRPr="00AE580C">
        <w:rPr>
          <w:rFonts w:asciiTheme="minorEastAsia" w:eastAsiaTheme="minorEastAsia" w:hAnsiTheme="minorEastAsia"/>
          <w:color w:val="000000" w:themeColor="text1"/>
          <w:vertAlign w:val="superscript"/>
          <w:rPrChange w:id="2831" w:author="JY0225" w:date="2017-08-24T11:13:00Z">
            <w:rPr>
              <w:color w:val="000000" w:themeColor="text1"/>
              <w:vertAlign w:val="superscript"/>
            </w:rPr>
          </w:rPrChange>
        </w:rPr>
        <w:fldChar w:fldCharType="end"/>
      </w:r>
      <w:r w:rsidR="009867E0" w:rsidRPr="00AE580C">
        <w:rPr>
          <w:rFonts w:asciiTheme="minorEastAsia" w:eastAsiaTheme="minorEastAsia" w:hAnsiTheme="minorEastAsia" w:hint="eastAsia"/>
          <w:rPrChange w:id="2832" w:author="JY0225" w:date="2017-08-24T11:13:00Z">
            <w:rPr>
              <w:rFonts w:eastAsiaTheme="minorEastAsia" w:hint="eastAsia"/>
            </w:rPr>
          </w:rPrChange>
        </w:rPr>
        <w:t>，</w:t>
      </w:r>
      <w:r w:rsidR="002A6F36" w:rsidRPr="00AE580C">
        <w:rPr>
          <w:rFonts w:asciiTheme="minorEastAsia" w:eastAsiaTheme="minorEastAsia" w:hAnsiTheme="minorEastAsia" w:hint="eastAsia"/>
          <w:rPrChange w:id="2833" w:author="JY0225" w:date="2017-08-24T11:13:00Z">
            <w:rPr>
              <w:rFonts w:eastAsiaTheme="minorEastAsia" w:hint="eastAsia"/>
            </w:rPr>
          </w:rPrChange>
        </w:rPr>
        <w:t>再加上一些专用的</w:t>
      </w:r>
      <w:r w:rsidR="002A6F36" w:rsidRPr="00AE580C">
        <w:rPr>
          <w:rFonts w:asciiTheme="minorEastAsia" w:eastAsiaTheme="minorEastAsia" w:hAnsiTheme="minorEastAsia"/>
          <w:rPrChange w:id="2834" w:author="JY0225" w:date="2017-08-24T11:13:00Z">
            <w:rPr>
              <w:rFonts w:eastAsiaTheme="minorEastAsia"/>
            </w:rPr>
          </w:rPrChange>
        </w:rPr>
        <w:t>javascrip API</w:t>
      </w:r>
      <w:r w:rsidR="005779A7" w:rsidRPr="00AE580C">
        <w:rPr>
          <w:rFonts w:asciiTheme="minorEastAsia" w:eastAsiaTheme="minorEastAsia" w:hAnsiTheme="minorEastAsia" w:hint="eastAsia"/>
          <w:rPrChange w:id="2835" w:author="JY0225" w:date="2017-08-24T11:13:00Z">
            <w:rPr>
              <w:rFonts w:eastAsiaTheme="minorEastAsia" w:hint="eastAsia"/>
            </w:rPr>
          </w:rPrChange>
        </w:rPr>
        <w:t>进行开发</w:t>
      </w:r>
      <w:r w:rsidR="002A6F36" w:rsidRPr="00AE580C">
        <w:rPr>
          <w:rFonts w:asciiTheme="minorEastAsia" w:eastAsiaTheme="minorEastAsia" w:hAnsiTheme="minorEastAsia" w:hint="eastAsia"/>
          <w:rPrChange w:id="2836" w:author="JY0225" w:date="2017-08-24T11:13:00Z">
            <w:rPr>
              <w:rFonts w:eastAsiaTheme="minorEastAsia" w:hint="eastAsia"/>
            </w:rPr>
          </w:rPrChange>
        </w:rPr>
        <w:t>。附加组件</w:t>
      </w:r>
      <w:r w:rsidR="00792557" w:rsidRPr="00AE580C">
        <w:rPr>
          <w:rFonts w:asciiTheme="minorEastAsia" w:eastAsiaTheme="minorEastAsia" w:hAnsiTheme="minorEastAsia" w:hint="eastAsia"/>
          <w:rPrChange w:id="2837" w:author="JY0225" w:date="2017-08-24T11:13:00Z">
            <w:rPr>
              <w:rFonts w:eastAsiaTheme="minorEastAsia" w:hint="eastAsia"/>
            </w:rPr>
          </w:rPrChange>
        </w:rPr>
        <w:t>的主要功能是</w:t>
      </w:r>
      <w:r w:rsidR="002A6F36" w:rsidRPr="00AE580C">
        <w:rPr>
          <w:rFonts w:asciiTheme="minorEastAsia" w:eastAsiaTheme="minorEastAsia" w:hAnsiTheme="minorEastAsia" w:hint="eastAsia"/>
          <w:rPrChange w:id="2838" w:author="JY0225" w:date="2017-08-24T11:13:00Z">
            <w:rPr>
              <w:rFonts w:eastAsiaTheme="minorEastAsia" w:hint="eastAsia"/>
            </w:rPr>
          </w:rPrChange>
        </w:rPr>
        <w:t>可以为浏览器增加新的特性或者改变某些网站的外观。</w:t>
      </w:r>
    </w:p>
    <w:p w14:paraId="58C504A0" w14:textId="76723473" w:rsidR="009C7E04" w:rsidRDefault="00045F67">
      <w:pPr>
        <w:jc w:val="center"/>
        <w:pPrChange w:id="2839" w:author="JY0225" w:date="2017-08-22T20:36:00Z">
          <w:pPr>
            <w:pStyle w:val="a6"/>
            <w:spacing w:line="400" w:lineRule="exact"/>
            <w:ind w:firstLine="420"/>
            <w:jc w:val="both"/>
          </w:pPr>
        </w:pPrChange>
      </w:pPr>
      <w:ins w:id="2840" w:author="JY0225" w:date="2017-08-22T20:36:00Z">
        <w:r>
          <w:object w:dxaOrig="9840" w:dyaOrig="5178" w14:anchorId="3C240EB9">
            <v:shape id="_x0000_i1027" type="#_x0000_t75" style="width:363.75pt;height:191.25pt" o:ole="">
              <v:imagedata r:id="rId27" o:title=""/>
            </v:shape>
            <o:OLEObject Type="Embed" ProgID="Visio.Drawing.15" ShapeID="_x0000_i1027" DrawAspect="Content" ObjectID="_1565100471" r:id="rId28"/>
          </w:object>
        </w:r>
      </w:ins>
    </w:p>
    <w:p w14:paraId="005B4232" w14:textId="254500BB" w:rsidR="008918DE" w:rsidRPr="008918DE" w:rsidRDefault="008918DE" w:rsidP="008918DE">
      <w:pPr>
        <w:pStyle w:val="a6"/>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057FF18D" w:rsidR="002C7A4A" w:rsidRPr="00AE580C" w:rsidRDefault="004E532E">
      <w:pPr>
        <w:pStyle w:val="a6"/>
        <w:spacing w:line="400" w:lineRule="exact"/>
        <w:ind w:firstLine="420"/>
        <w:jc w:val="both"/>
        <w:rPr>
          <w:rFonts w:asciiTheme="minorEastAsia" w:eastAsiaTheme="minorEastAsia" w:hAnsiTheme="minorEastAsia"/>
          <w:rPrChange w:id="2841" w:author="JY0225" w:date="2017-08-24T11:13:00Z">
            <w:rPr>
              <w:rFonts w:eastAsiaTheme="minorEastAsia"/>
            </w:rPr>
          </w:rPrChange>
        </w:rPr>
      </w:pPr>
      <w:r w:rsidRPr="00AE580C">
        <w:rPr>
          <w:rFonts w:asciiTheme="minorEastAsia" w:eastAsiaTheme="minorEastAsia" w:hAnsiTheme="minorEastAsia"/>
          <w:rPrChange w:id="2842" w:author="JY0225" w:date="2017-08-24T11:13:00Z">
            <w:rPr>
              <w:rFonts w:eastAsiaTheme="minorEastAsia"/>
            </w:rPr>
          </w:rPrChange>
        </w:rPr>
        <w:t>WebExtensions</w:t>
      </w:r>
      <w:r w:rsidR="00A9356B" w:rsidRPr="00AE580C">
        <w:rPr>
          <w:rFonts w:asciiTheme="minorEastAsia" w:eastAsiaTheme="minorEastAsia" w:hAnsiTheme="minorEastAsia" w:hint="eastAsia"/>
          <w:rPrChange w:id="2843" w:author="JY0225" w:date="2017-08-24T11:13:00Z">
            <w:rPr>
              <w:rFonts w:eastAsiaTheme="minorEastAsia" w:hint="eastAsia"/>
            </w:rPr>
          </w:rPrChange>
        </w:rPr>
        <w:t>（扩展）是跨浏览器的用于开发附加组件的工具</w:t>
      </w:r>
      <w:r w:rsidR="00C21E91" w:rsidRPr="00AE580C">
        <w:rPr>
          <w:rStyle w:val="afff"/>
          <w:rFonts w:asciiTheme="minorEastAsia" w:eastAsiaTheme="minorEastAsia" w:hAnsiTheme="minorEastAsia"/>
          <w:rPrChange w:id="2844" w:author="JY0225" w:date="2017-08-24T11:13:00Z">
            <w:rPr>
              <w:rStyle w:val="afff"/>
              <w:rFonts w:eastAsiaTheme="minorEastAsia"/>
            </w:rPr>
          </w:rPrChange>
        </w:rPr>
        <w:footnoteReference w:id="7"/>
      </w:r>
      <w:r w:rsidR="0098047C" w:rsidRPr="00AE580C">
        <w:rPr>
          <w:rFonts w:asciiTheme="minorEastAsia" w:eastAsiaTheme="minorEastAsia" w:hAnsiTheme="minorEastAsia" w:hint="eastAsia"/>
          <w:rPrChange w:id="2845" w:author="JY0225" w:date="2017-08-24T11:13:00Z">
            <w:rPr>
              <w:rFonts w:eastAsiaTheme="minorEastAsia" w:hint="eastAsia"/>
            </w:rPr>
          </w:rPrChange>
        </w:rPr>
        <w:t>，是目前浏览器开发扩展应用的通用工具</w:t>
      </w:r>
      <w:r w:rsidR="00A9356B" w:rsidRPr="00AE580C">
        <w:rPr>
          <w:rFonts w:asciiTheme="minorEastAsia" w:eastAsiaTheme="minorEastAsia" w:hAnsiTheme="minorEastAsia" w:hint="eastAsia"/>
          <w:rPrChange w:id="2846" w:author="JY0225" w:date="2017-08-24T11:13:00Z">
            <w:rPr>
              <w:rFonts w:eastAsiaTheme="minorEastAsia" w:hint="eastAsia"/>
            </w:rPr>
          </w:rPrChange>
        </w:rPr>
        <w:t>。在很大程度上兼容</w:t>
      </w:r>
      <w:r w:rsidRPr="00AE580C">
        <w:rPr>
          <w:rFonts w:asciiTheme="minorEastAsia" w:eastAsiaTheme="minorEastAsia" w:hAnsiTheme="minorEastAsia" w:hint="eastAsia"/>
          <w:rPrChange w:id="2847" w:author="JY0225" w:date="2017-08-24T11:13:00Z">
            <w:rPr>
              <w:rFonts w:eastAsiaTheme="minorEastAsia" w:hint="eastAsia"/>
            </w:rPr>
          </w:rPrChange>
        </w:rPr>
        <w:t>谷歌浏览器</w:t>
      </w:r>
      <w:r w:rsidRPr="00AE580C">
        <w:rPr>
          <w:rFonts w:asciiTheme="minorEastAsia" w:eastAsiaTheme="minorEastAsia" w:hAnsiTheme="minorEastAsia"/>
          <w:rPrChange w:id="2848" w:author="JY0225" w:date="2017-08-24T11:13:00Z">
            <w:rPr>
              <w:rFonts w:eastAsiaTheme="minorEastAsia"/>
            </w:rPr>
          </w:rPrChange>
        </w:rPr>
        <w:t>Chrome</w:t>
      </w:r>
      <w:r w:rsidRPr="00AE580C">
        <w:rPr>
          <w:rFonts w:asciiTheme="minorEastAsia" w:eastAsiaTheme="minorEastAsia" w:hAnsiTheme="minorEastAsia" w:hint="eastAsia"/>
          <w:rPrChange w:id="2849" w:author="JY0225" w:date="2017-08-24T11:13:00Z">
            <w:rPr>
              <w:rFonts w:eastAsiaTheme="minorEastAsia" w:hint="eastAsia"/>
            </w:rPr>
          </w:rPrChange>
        </w:rPr>
        <w:t>和欧朋浏览器</w:t>
      </w:r>
      <w:r w:rsidRPr="00AE580C">
        <w:rPr>
          <w:rFonts w:asciiTheme="minorEastAsia" w:eastAsiaTheme="minorEastAsia" w:hAnsiTheme="minorEastAsia"/>
          <w:rPrChange w:id="2850" w:author="JY0225" w:date="2017-08-24T11:13:00Z">
            <w:rPr>
              <w:rFonts w:eastAsiaTheme="minorEastAsia"/>
            </w:rPr>
          </w:rPrChange>
        </w:rPr>
        <w:t>Opera</w:t>
      </w:r>
      <w:r w:rsidRPr="00AE580C">
        <w:rPr>
          <w:rFonts w:asciiTheme="minorEastAsia" w:eastAsiaTheme="minorEastAsia" w:hAnsiTheme="minorEastAsia" w:hint="eastAsia"/>
          <w:rPrChange w:id="2851" w:author="JY0225" w:date="2017-08-24T11:13:00Z">
            <w:rPr>
              <w:rFonts w:eastAsiaTheme="minorEastAsia" w:hint="eastAsia"/>
            </w:rPr>
          </w:rPrChange>
        </w:rPr>
        <w:t>所支持的扩展</w:t>
      </w:r>
      <w:r w:rsidRPr="00AE580C">
        <w:rPr>
          <w:rFonts w:asciiTheme="minorEastAsia" w:eastAsiaTheme="minorEastAsia" w:hAnsiTheme="minorEastAsia"/>
          <w:rPrChange w:id="2852" w:author="JY0225" w:date="2017-08-24T11:13:00Z">
            <w:rPr>
              <w:rFonts w:eastAsiaTheme="minorEastAsia"/>
            </w:rPr>
          </w:rPrChange>
        </w:rPr>
        <w:t xml:space="preserve">API </w:t>
      </w:r>
      <w:r w:rsidR="00D125DA" w:rsidRPr="00AE580C">
        <w:rPr>
          <w:rFonts w:asciiTheme="minorEastAsia" w:eastAsiaTheme="minorEastAsia" w:hAnsiTheme="minorEastAsia" w:hint="eastAsia"/>
          <w:rPrChange w:id="2853" w:author="JY0225" w:date="2017-08-24T11:13:00Z">
            <w:rPr>
              <w:rFonts w:eastAsiaTheme="minorEastAsia" w:hint="eastAsia"/>
            </w:rPr>
          </w:rPrChange>
        </w:rPr>
        <w:t>，</w:t>
      </w:r>
      <w:r w:rsidRPr="00AE580C">
        <w:rPr>
          <w:rFonts w:asciiTheme="minorEastAsia" w:eastAsiaTheme="minorEastAsia" w:hAnsiTheme="minorEastAsia" w:hint="eastAsia"/>
          <w:rPrChange w:id="2854" w:author="JY0225" w:date="2017-08-24T11:13:00Z">
            <w:rPr>
              <w:rFonts w:eastAsiaTheme="minorEastAsia" w:hint="eastAsia"/>
            </w:rPr>
          </w:rPrChange>
        </w:rPr>
        <w:t>这些浏览器</w:t>
      </w:r>
      <w:r w:rsidR="006541B2" w:rsidRPr="00AE580C">
        <w:rPr>
          <w:rFonts w:asciiTheme="minorEastAsia" w:eastAsiaTheme="minorEastAsia" w:hAnsiTheme="minorEastAsia" w:hint="eastAsia"/>
          <w:rPrChange w:id="2855" w:author="JY0225" w:date="2017-08-24T11:13:00Z">
            <w:rPr>
              <w:rFonts w:eastAsiaTheme="minorEastAsia" w:hint="eastAsia"/>
            </w:rPr>
          </w:rPrChange>
        </w:rPr>
        <w:t>上</w:t>
      </w:r>
      <w:r w:rsidRPr="00AE580C">
        <w:rPr>
          <w:rFonts w:asciiTheme="minorEastAsia" w:eastAsiaTheme="minorEastAsia" w:hAnsiTheme="minorEastAsia" w:hint="eastAsia"/>
          <w:rPrChange w:id="2856" w:author="JY0225" w:date="2017-08-24T11:13:00Z">
            <w:rPr>
              <w:rFonts w:eastAsiaTheme="minorEastAsia" w:hint="eastAsia"/>
            </w:rPr>
          </w:rPrChange>
        </w:rPr>
        <w:t>所写的扩展只需少量修改的便可在火狐浏览器</w:t>
      </w:r>
      <w:r w:rsidRPr="00AE580C">
        <w:rPr>
          <w:rFonts w:asciiTheme="minorEastAsia" w:eastAsiaTheme="minorEastAsia" w:hAnsiTheme="minorEastAsia"/>
          <w:rPrChange w:id="2857" w:author="JY0225" w:date="2017-08-24T11:13:00Z">
            <w:rPr>
              <w:rFonts w:eastAsiaTheme="minorEastAsia"/>
            </w:rPr>
          </w:rPrChange>
        </w:rPr>
        <w:t>FireFox</w:t>
      </w:r>
      <w:r w:rsidRPr="00AE580C">
        <w:rPr>
          <w:rFonts w:asciiTheme="minorEastAsia" w:eastAsiaTheme="minorEastAsia" w:hAnsiTheme="minorEastAsia" w:hint="eastAsia"/>
          <w:rPrChange w:id="2858" w:author="JY0225" w:date="2017-08-24T11:13:00Z">
            <w:rPr>
              <w:rFonts w:eastAsiaTheme="minorEastAsia" w:hint="eastAsia"/>
            </w:rPr>
          </w:rPrChange>
        </w:rPr>
        <w:t>和</w:t>
      </w:r>
      <w:r w:rsidRPr="00AE580C">
        <w:rPr>
          <w:rFonts w:asciiTheme="minorEastAsia" w:eastAsiaTheme="minorEastAsia" w:hAnsiTheme="minorEastAsia"/>
          <w:rPrChange w:id="2859" w:author="JY0225" w:date="2017-08-24T11:13:00Z">
            <w:rPr>
              <w:rFonts w:eastAsiaTheme="minorEastAsia"/>
            </w:rPr>
          </w:rPrChange>
        </w:rPr>
        <w:t>Microsoft Edge</w:t>
      </w:r>
      <w:r w:rsidRPr="00AE580C">
        <w:rPr>
          <w:rFonts w:asciiTheme="minorEastAsia" w:eastAsiaTheme="minorEastAsia" w:hAnsiTheme="minorEastAsia" w:hint="eastAsia"/>
          <w:rPrChange w:id="2860" w:author="JY0225" w:date="2017-08-24T11:13:00Z">
            <w:rPr>
              <w:rFonts w:eastAsiaTheme="minorEastAsia" w:hint="eastAsia"/>
            </w:rPr>
          </w:rPrChange>
        </w:rPr>
        <w:t>浏览器上运行</w:t>
      </w:r>
      <w:r w:rsidR="00A246BE" w:rsidRPr="00AE580C">
        <w:rPr>
          <w:rFonts w:asciiTheme="minorEastAsia" w:eastAsiaTheme="minorEastAsia" w:hAnsiTheme="minorEastAsia" w:hint="eastAsia"/>
          <w:rPrChange w:id="2861" w:author="JY0225" w:date="2017-08-24T11:13:00Z">
            <w:rPr>
              <w:rFonts w:eastAsiaTheme="minorEastAsia" w:hint="eastAsia"/>
            </w:rPr>
          </w:rPrChange>
        </w:rPr>
        <w:t>，</w:t>
      </w:r>
      <w:r w:rsidR="00B5719E" w:rsidRPr="00AE580C">
        <w:rPr>
          <w:rFonts w:asciiTheme="minorEastAsia" w:eastAsiaTheme="minorEastAsia" w:hAnsiTheme="minorEastAsia" w:hint="eastAsia"/>
          <w:rPrChange w:id="2862" w:author="JY0225" w:date="2017-08-24T11:13:00Z">
            <w:rPr>
              <w:rFonts w:eastAsiaTheme="minorEastAsia" w:hint="eastAsia"/>
            </w:rPr>
          </w:rPrChange>
        </w:rPr>
        <w:lastRenderedPageBreak/>
        <w:t>此外</w:t>
      </w:r>
      <w:r w:rsidRPr="00AE580C">
        <w:rPr>
          <w:rFonts w:asciiTheme="minorEastAsia" w:eastAsiaTheme="minorEastAsia" w:hAnsiTheme="minorEastAsia" w:hint="eastAsia"/>
          <w:rPrChange w:id="2863" w:author="JY0225" w:date="2017-08-24T11:13:00Z">
            <w:rPr>
              <w:rFonts w:eastAsiaTheme="minorEastAsia" w:hint="eastAsia"/>
            </w:rPr>
          </w:rPrChange>
        </w:rPr>
        <w:t>这些</w:t>
      </w:r>
      <w:r w:rsidRPr="00AE580C">
        <w:rPr>
          <w:rFonts w:asciiTheme="minorEastAsia" w:eastAsiaTheme="minorEastAsia" w:hAnsiTheme="minorEastAsia"/>
          <w:rPrChange w:id="2864" w:author="JY0225" w:date="2017-08-24T11:13:00Z">
            <w:rPr>
              <w:rFonts w:eastAsiaTheme="minorEastAsia"/>
            </w:rPr>
          </w:rPrChange>
        </w:rPr>
        <w:t>API</w:t>
      </w:r>
      <w:r w:rsidRPr="00AE580C">
        <w:rPr>
          <w:rFonts w:asciiTheme="minorEastAsia" w:eastAsiaTheme="minorEastAsia" w:hAnsiTheme="minorEastAsia" w:hint="eastAsia"/>
          <w:rPrChange w:id="2865" w:author="JY0225" w:date="2017-08-24T11:13:00Z">
            <w:rPr>
              <w:rFonts w:eastAsiaTheme="minorEastAsia" w:hint="eastAsia"/>
            </w:rPr>
          </w:rPrChange>
        </w:rPr>
        <w:t>与多线程</w:t>
      </w:r>
      <w:r w:rsidRPr="00AE580C">
        <w:rPr>
          <w:rFonts w:asciiTheme="minorEastAsia" w:eastAsiaTheme="minorEastAsia" w:hAnsiTheme="minorEastAsia"/>
          <w:rPrChange w:id="2866" w:author="JY0225" w:date="2017-08-24T11:13:00Z">
            <w:rPr>
              <w:rFonts w:eastAsiaTheme="minorEastAsia"/>
            </w:rPr>
          </w:rPrChange>
        </w:rPr>
        <w:t>Firefox</w:t>
      </w:r>
      <w:r w:rsidRPr="00AE580C">
        <w:rPr>
          <w:rFonts w:asciiTheme="minorEastAsia" w:eastAsiaTheme="minorEastAsia" w:hAnsiTheme="minorEastAsia" w:hint="eastAsia"/>
          <w:rPrChange w:id="2867" w:author="JY0225" w:date="2017-08-24T11:13:00Z">
            <w:rPr>
              <w:rFonts w:eastAsiaTheme="minorEastAsia" w:hint="eastAsia"/>
            </w:rPr>
          </w:rPrChange>
        </w:rPr>
        <w:t>完全兼容</w:t>
      </w:r>
      <w:r w:rsidR="00D32D88" w:rsidRPr="00AE580C">
        <w:rPr>
          <w:rFonts w:asciiTheme="minorEastAsia" w:eastAsiaTheme="minorEastAsia" w:hAnsiTheme="minorEastAsia" w:hint="eastAsia"/>
          <w:rPrChange w:id="2868" w:author="JY0225" w:date="2017-08-24T11:13:00Z">
            <w:rPr>
              <w:rFonts w:eastAsiaTheme="minorEastAsia" w:hint="eastAsia"/>
            </w:rPr>
          </w:rPrChange>
        </w:rPr>
        <w:t>，因此本文</w:t>
      </w:r>
      <w:r w:rsidR="00872E3F" w:rsidRPr="00AE580C">
        <w:rPr>
          <w:rFonts w:asciiTheme="minorEastAsia" w:eastAsiaTheme="minorEastAsia" w:hAnsiTheme="minorEastAsia" w:hint="eastAsia"/>
          <w:rPrChange w:id="2869" w:author="JY0225" w:date="2017-08-24T11:13:00Z">
            <w:rPr>
              <w:rFonts w:eastAsiaTheme="minorEastAsia" w:hint="eastAsia"/>
            </w:rPr>
          </w:rPrChange>
        </w:rPr>
        <w:t>选择了</w:t>
      </w:r>
      <w:r w:rsidR="00872E3F" w:rsidRPr="00AE580C">
        <w:rPr>
          <w:rFonts w:asciiTheme="minorEastAsia" w:eastAsiaTheme="minorEastAsia" w:hAnsiTheme="minorEastAsia"/>
          <w:rPrChange w:id="2870" w:author="JY0225" w:date="2017-08-24T11:13:00Z">
            <w:rPr>
              <w:rFonts w:eastAsiaTheme="minorEastAsia"/>
            </w:rPr>
          </w:rPrChange>
        </w:rPr>
        <w:t>WebExtensions</w:t>
      </w:r>
      <w:r w:rsidR="00872E3F" w:rsidRPr="00AE580C">
        <w:rPr>
          <w:rFonts w:asciiTheme="minorEastAsia" w:eastAsiaTheme="minorEastAsia" w:hAnsiTheme="minorEastAsia" w:hint="eastAsia"/>
          <w:rPrChange w:id="2871" w:author="JY0225" w:date="2017-08-24T11:13:00Z">
            <w:rPr>
              <w:rFonts w:eastAsiaTheme="minorEastAsia" w:hint="eastAsia"/>
            </w:rPr>
          </w:rPrChange>
        </w:rPr>
        <w:t>作为</w:t>
      </w:r>
      <w:r w:rsidR="00872E3F" w:rsidRPr="00AE580C">
        <w:rPr>
          <w:rFonts w:asciiTheme="minorEastAsia" w:eastAsiaTheme="minorEastAsia" w:hAnsiTheme="minorEastAsia"/>
          <w:rPrChange w:id="2872" w:author="JY0225" w:date="2017-08-24T11:13:00Z">
            <w:rPr>
              <w:rFonts w:eastAsiaTheme="minorEastAsia"/>
            </w:rPr>
          </w:rPrChange>
        </w:rPr>
        <w:t>Firefox</w:t>
      </w:r>
      <w:r w:rsidR="00872E3F" w:rsidRPr="00AE580C">
        <w:rPr>
          <w:rFonts w:asciiTheme="minorEastAsia" w:eastAsiaTheme="minorEastAsia" w:hAnsiTheme="minorEastAsia" w:hint="eastAsia"/>
          <w:rPrChange w:id="2873" w:author="JY0225" w:date="2017-08-24T11:13:00Z">
            <w:rPr>
              <w:rFonts w:eastAsiaTheme="minorEastAsia" w:hint="eastAsia"/>
            </w:rPr>
          </w:rPrChange>
        </w:rPr>
        <w:t>扩展应用的开发工具</w:t>
      </w:r>
      <w:r w:rsidRPr="00AE580C">
        <w:rPr>
          <w:rFonts w:asciiTheme="minorEastAsia" w:eastAsiaTheme="minorEastAsia" w:hAnsiTheme="minorEastAsia" w:hint="eastAsia"/>
          <w:rPrChange w:id="2874" w:author="JY0225" w:date="2017-08-24T11:13:00Z">
            <w:rPr>
              <w:rFonts w:eastAsiaTheme="minorEastAsia" w:hint="eastAsia"/>
            </w:rPr>
          </w:rPrChange>
        </w:rPr>
        <w:t>。</w:t>
      </w:r>
      <w:r w:rsidR="002C7A4A" w:rsidRPr="00AE580C">
        <w:rPr>
          <w:rFonts w:asciiTheme="minorEastAsia" w:eastAsiaTheme="minorEastAsia" w:hAnsiTheme="minorEastAsia" w:hint="eastAsia"/>
          <w:rPrChange w:id="2875" w:author="JY0225" w:date="2017-08-24T11:13:00Z">
            <w:rPr>
              <w:rFonts w:eastAsiaTheme="minorEastAsia" w:hint="eastAsia"/>
            </w:rPr>
          </w:rPrChange>
        </w:rPr>
        <w:t>图</w:t>
      </w:r>
      <w:r w:rsidR="002C7A4A" w:rsidRPr="00AE580C">
        <w:rPr>
          <w:rFonts w:asciiTheme="minorEastAsia" w:eastAsiaTheme="minorEastAsia" w:hAnsiTheme="minorEastAsia"/>
          <w:rPrChange w:id="2876" w:author="JY0225" w:date="2017-08-24T11:13:00Z">
            <w:rPr>
              <w:rFonts w:eastAsiaTheme="minorEastAsia"/>
            </w:rPr>
          </w:rPrChange>
        </w:rPr>
        <w:t>2-3</w:t>
      </w:r>
      <w:r w:rsidR="002C7A4A" w:rsidRPr="00AE580C">
        <w:rPr>
          <w:rFonts w:asciiTheme="minorEastAsia" w:eastAsiaTheme="minorEastAsia" w:hAnsiTheme="minorEastAsia" w:hint="eastAsia"/>
          <w:rPrChange w:id="2877" w:author="JY0225" w:date="2017-08-24T11:13:00Z">
            <w:rPr>
              <w:rFonts w:eastAsiaTheme="minorEastAsia" w:hint="eastAsia"/>
            </w:rPr>
          </w:rPrChange>
        </w:rPr>
        <w:t>所示的是本文中使用到配置信息以及整体框架图</w:t>
      </w:r>
      <w:r w:rsidR="00971133" w:rsidRPr="00AE580C">
        <w:rPr>
          <w:rFonts w:asciiTheme="minorEastAsia" w:eastAsiaTheme="minorEastAsia" w:hAnsiTheme="minorEastAsia" w:hint="eastAsia"/>
          <w:rPrChange w:id="2878" w:author="JY0225" w:date="2017-08-24T11:13:00Z">
            <w:rPr>
              <w:rFonts w:eastAsiaTheme="minorEastAsia" w:hint="eastAsia"/>
            </w:rPr>
          </w:rPrChange>
        </w:rPr>
        <w:t>。</w:t>
      </w:r>
    </w:p>
    <w:p w14:paraId="681BF93B" w14:textId="77777777" w:rsidR="00BE5AE5" w:rsidRPr="00AE580C" w:rsidRDefault="00347B20">
      <w:pPr>
        <w:pStyle w:val="a6"/>
        <w:spacing w:line="400" w:lineRule="exact"/>
        <w:ind w:firstLine="420"/>
        <w:jc w:val="both"/>
        <w:rPr>
          <w:rFonts w:asciiTheme="minorEastAsia" w:eastAsiaTheme="minorEastAsia" w:hAnsiTheme="minorEastAsia"/>
          <w:rPrChange w:id="2879" w:author="JY0225" w:date="2017-08-24T11:13:00Z">
            <w:rPr>
              <w:rFonts w:eastAsiaTheme="minorEastAsia"/>
            </w:rPr>
          </w:rPrChange>
        </w:rPr>
      </w:pPr>
      <w:r w:rsidRPr="00AE580C">
        <w:rPr>
          <w:rFonts w:asciiTheme="minorEastAsia" w:eastAsiaTheme="minorEastAsia" w:hAnsiTheme="minorEastAsia"/>
          <w:rPrChange w:id="2880" w:author="JY0225" w:date="2017-08-24T11:13:00Z">
            <w:rPr>
              <w:rFonts w:eastAsiaTheme="minorEastAsia"/>
            </w:rPr>
          </w:rPrChange>
        </w:rPr>
        <w:t>WebExtensions</w:t>
      </w:r>
      <w:r w:rsidR="004D4D35" w:rsidRPr="00AE580C">
        <w:rPr>
          <w:rFonts w:asciiTheme="minorEastAsia" w:eastAsiaTheme="minorEastAsia" w:hAnsiTheme="minorEastAsia" w:hint="eastAsia"/>
          <w:rPrChange w:id="2881" w:author="JY0225" w:date="2017-08-24T11:13:00Z">
            <w:rPr>
              <w:rFonts w:eastAsiaTheme="minorEastAsia" w:hint="eastAsia"/>
            </w:rPr>
          </w:rPrChange>
        </w:rPr>
        <w:t>的</w:t>
      </w:r>
      <w:r w:rsidR="009464CB" w:rsidRPr="00AE580C">
        <w:rPr>
          <w:rFonts w:asciiTheme="minorEastAsia" w:eastAsiaTheme="minorEastAsia" w:hAnsiTheme="minorEastAsia" w:hint="eastAsia"/>
          <w:rPrChange w:id="2882" w:author="JY0225" w:date="2017-08-24T11:13:00Z">
            <w:rPr>
              <w:rFonts w:eastAsiaTheme="minorEastAsia" w:hint="eastAsia"/>
            </w:rPr>
          </w:rPrChange>
        </w:rPr>
        <w:t>配置信息保存在一个名为</w:t>
      </w:r>
      <w:r w:rsidR="009464CB" w:rsidRPr="00AE580C">
        <w:rPr>
          <w:rFonts w:asciiTheme="minorEastAsia" w:eastAsiaTheme="minorEastAsia" w:hAnsiTheme="minorEastAsia"/>
          <w:rPrChange w:id="2883" w:author="JY0225" w:date="2017-08-24T11:13:00Z">
            <w:rPr>
              <w:rFonts w:eastAsiaTheme="minorEastAsia"/>
            </w:rPr>
          </w:rPrChange>
        </w:rPr>
        <w:t>manifest</w:t>
      </w:r>
      <w:r w:rsidR="001E490D" w:rsidRPr="00AE580C">
        <w:rPr>
          <w:rFonts w:asciiTheme="minorEastAsia" w:eastAsiaTheme="minorEastAsia" w:hAnsiTheme="minorEastAsia"/>
          <w:rPrChange w:id="2884" w:author="JY0225" w:date="2017-08-24T11:13:00Z">
            <w:rPr>
              <w:rFonts w:eastAsiaTheme="minorEastAsia"/>
            </w:rPr>
          </w:rPrChange>
        </w:rPr>
        <w:t>.json</w:t>
      </w:r>
      <w:r w:rsidR="009464CB" w:rsidRPr="00AE580C">
        <w:rPr>
          <w:rFonts w:asciiTheme="minorEastAsia" w:eastAsiaTheme="minorEastAsia" w:hAnsiTheme="minorEastAsia" w:hint="eastAsia"/>
          <w:rPrChange w:id="2885" w:author="JY0225" w:date="2017-08-24T11:13:00Z">
            <w:rPr>
              <w:rFonts w:eastAsiaTheme="minorEastAsia" w:hint="eastAsia"/>
            </w:rPr>
          </w:rPrChange>
        </w:rPr>
        <w:t>的文档中，</w:t>
      </w:r>
      <w:r w:rsidR="00ED11DC" w:rsidRPr="00AE580C">
        <w:rPr>
          <w:rFonts w:asciiTheme="minorEastAsia" w:eastAsiaTheme="minorEastAsia" w:hAnsiTheme="minorEastAsia" w:hint="eastAsia"/>
          <w:rPrChange w:id="2886" w:author="JY0225" w:date="2017-08-24T11:13:00Z">
            <w:rPr>
              <w:rFonts w:eastAsiaTheme="minorEastAsia" w:hint="eastAsia"/>
            </w:rPr>
          </w:rPrChange>
        </w:rPr>
        <w:t>以</w:t>
      </w:r>
      <w:r w:rsidR="00ED11DC" w:rsidRPr="00AE580C">
        <w:rPr>
          <w:rFonts w:asciiTheme="minorEastAsia" w:eastAsiaTheme="minorEastAsia" w:hAnsiTheme="minorEastAsia"/>
          <w:rPrChange w:id="2887" w:author="JY0225" w:date="2017-08-24T11:13:00Z">
            <w:rPr>
              <w:rFonts w:eastAsiaTheme="minorEastAsia"/>
            </w:rPr>
          </w:rPrChange>
        </w:rPr>
        <w:t>json</w:t>
      </w:r>
      <w:r w:rsidR="00ED11DC" w:rsidRPr="00AE580C">
        <w:rPr>
          <w:rFonts w:asciiTheme="minorEastAsia" w:eastAsiaTheme="minorEastAsia" w:hAnsiTheme="minorEastAsia" w:hint="eastAsia"/>
          <w:rPrChange w:id="2888" w:author="JY0225" w:date="2017-08-24T11:13:00Z">
            <w:rPr>
              <w:rFonts w:eastAsiaTheme="minorEastAsia" w:hint="eastAsia"/>
            </w:rPr>
          </w:rPrChange>
        </w:rPr>
        <w:t>的数据格式保存各项配置信息。</w:t>
      </w:r>
      <w:r w:rsidR="006F47BF" w:rsidRPr="00AE580C">
        <w:rPr>
          <w:rFonts w:asciiTheme="minorEastAsia" w:eastAsiaTheme="minorEastAsia" w:hAnsiTheme="minorEastAsia" w:hint="eastAsia"/>
          <w:rPrChange w:id="2889" w:author="JY0225" w:date="2017-08-24T11:13:00Z">
            <w:rPr>
              <w:rFonts w:eastAsiaTheme="minorEastAsia" w:hint="eastAsia"/>
            </w:rPr>
          </w:rPrChange>
        </w:rPr>
        <w:t>这是惟一一个在每个</w:t>
      </w:r>
      <w:r w:rsidR="006F47BF" w:rsidRPr="00AE580C">
        <w:rPr>
          <w:rFonts w:asciiTheme="minorEastAsia" w:eastAsiaTheme="minorEastAsia" w:hAnsiTheme="minorEastAsia"/>
          <w:rPrChange w:id="2890" w:author="JY0225" w:date="2017-08-24T11:13:00Z">
            <w:rPr>
              <w:rFonts w:eastAsiaTheme="minorEastAsia"/>
            </w:rPr>
          </w:rPrChange>
        </w:rPr>
        <w:t xml:space="preserve"> WebExtension </w:t>
      </w:r>
      <w:r w:rsidR="006F47BF" w:rsidRPr="00AE580C">
        <w:rPr>
          <w:rFonts w:asciiTheme="minorEastAsia" w:eastAsiaTheme="minorEastAsia" w:hAnsiTheme="minorEastAsia" w:hint="eastAsia"/>
          <w:rPrChange w:id="2891" w:author="JY0225" w:date="2017-08-24T11:13:00Z">
            <w:rPr>
              <w:rFonts w:eastAsiaTheme="minorEastAsia" w:hint="eastAsia"/>
            </w:rPr>
          </w:rPrChange>
        </w:rPr>
        <w:t>里面必须存在的文件。包含了关于这个扩展插件基本的元数据（</w:t>
      </w:r>
      <w:r w:rsidR="006F47BF" w:rsidRPr="00AE580C">
        <w:rPr>
          <w:rFonts w:asciiTheme="minorEastAsia" w:eastAsiaTheme="minorEastAsia" w:hAnsiTheme="minorEastAsia"/>
          <w:rPrChange w:id="2892" w:author="JY0225" w:date="2017-08-24T11:13:00Z">
            <w:rPr>
              <w:rFonts w:eastAsiaTheme="minorEastAsia"/>
            </w:rPr>
          </w:rPrChange>
        </w:rPr>
        <w:t>metadata</w:t>
      </w:r>
      <w:r w:rsidR="006F47BF" w:rsidRPr="00AE580C">
        <w:rPr>
          <w:rFonts w:asciiTheme="minorEastAsia" w:eastAsiaTheme="minorEastAsia" w:hAnsiTheme="minorEastAsia" w:hint="eastAsia"/>
          <w:rPrChange w:id="2893" w:author="JY0225" w:date="2017-08-24T11:13:00Z">
            <w:rPr>
              <w:rFonts w:eastAsiaTheme="minorEastAsia" w:hint="eastAsia"/>
            </w:rPr>
          </w:rPrChange>
        </w:rPr>
        <w:t>），比如它的名字、版本和所需权限</w:t>
      </w:r>
      <w:r w:rsidR="008F65C7" w:rsidRPr="00AE580C">
        <w:rPr>
          <w:rFonts w:asciiTheme="minorEastAsia" w:eastAsiaTheme="minorEastAsia" w:hAnsiTheme="minorEastAsia" w:hint="eastAsia"/>
          <w:rPrChange w:id="2894" w:author="JY0225" w:date="2017-08-24T11:13:00Z">
            <w:rPr>
              <w:rFonts w:eastAsiaTheme="minorEastAsia" w:hint="eastAsia"/>
            </w:rPr>
          </w:rPrChange>
        </w:rPr>
        <w:t>，并</w:t>
      </w:r>
      <w:r w:rsidR="006F47BF" w:rsidRPr="00AE580C">
        <w:rPr>
          <w:rFonts w:asciiTheme="minorEastAsia" w:eastAsiaTheme="minorEastAsia" w:hAnsiTheme="minorEastAsia" w:hint="eastAsia"/>
          <w:rPrChange w:id="2895" w:author="JY0225" w:date="2017-08-24T11:13:00Z">
            <w:rPr>
              <w:rFonts w:eastAsiaTheme="minorEastAsia" w:hint="eastAsia"/>
            </w:rPr>
          </w:rPrChange>
        </w:rPr>
        <w:t>对</w:t>
      </w:r>
      <w:r w:rsidR="006F47BF" w:rsidRPr="00AE580C">
        <w:rPr>
          <w:rFonts w:asciiTheme="minorEastAsia" w:eastAsiaTheme="minorEastAsia" w:hAnsiTheme="minorEastAsia"/>
          <w:rPrChange w:id="2896" w:author="JY0225" w:date="2017-08-24T11:13:00Z">
            <w:rPr>
              <w:rFonts w:eastAsiaTheme="minorEastAsia"/>
            </w:rPr>
          </w:rPrChange>
        </w:rPr>
        <w:t xml:space="preserve"> WebExtension</w:t>
      </w:r>
      <w:r w:rsidR="006F47BF" w:rsidRPr="00AE580C">
        <w:rPr>
          <w:rFonts w:asciiTheme="minorEastAsia" w:eastAsiaTheme="minorEastAsia" w:hAnsiTheme="minorEastAsia" w:hint="eastAsia"/>
          <w:rPrChange w:id="2897" w:author="JY0225" w:date="2017-08-24T11:13:00Z">
            <w:rPr>
              <w:rFonts w:eastAsiaTheme="minorEastAsia" w:hint="eastAsia"/>
            </w:rPr>
          </w:rPrChange>
        </w:rPr>
        <w:t>中其他文件进行了链接。</w:t>
      </w:r>
    </w:p>
    <w:p w14:paraId="143548D1" w14:textId="77777777" w:rsidR="00694032" w:rsidRPr="00AE580C" w:rsidRDefault="008836A0">
      <w:pPr>
        <w:pStyle w:val="a6"/>
        <w:spacing w:line="400" w:lineRule="exact"/>
        <w:ind w:firstLine="420"/>
        <w:rPr>
          <w:rFonts w:asciiTheme="minorEastAsia" w:eastAsiaTheme="minorEastAsia" w:hAnsiTheme="minorEastAsia"/>
          <w:rPrChange w:id="2898" w:author="JY0225" w:date="2017-08-24T11:13:00Z">
            <w:rPr>
              <w:rFonts w:eastAsiaTheme="minorEastAsia"/>
            </w:rPr>
          </w:rPrChange>
        </w:rPr>
        <w:pPrChange w:id="2899" w:author="JY0225" w:date="2017-08-24T11:04:00Z">
          <w:pPr>
            <w:pStyle w:val="a6"/>
            <w:ind w:firstLine="420"/>
          </w:pPr>
        </w:pPrChange>
      </w:pPr>
      <w:r w:rsidRPr="00AE580C">
        <w:rPr>
          <w:rFonts w:asciiTheme="minorEastAsia" w:eastAsiaTheme="minorEastAsia" w:hAnsiTheme="minorEastAsia"/>
          <w:rPrChange w:id="2900" w:author="JY0225" w:date="2017-08-24T11:13:00Z">
            <w:rPr>
              <w:rFonts w:eastAsiaTheme="minorEastAsia"/>
            </w:rPr>
          </w:rPrChange>
        </w:rPr>
        <w:t>B</w:t>
      </w:r>
      <w:r w:rsidR="00F34DD6" w:rsidRPr="00AE580C">
        <w:rPr>
          <w:rFonts w:asciiTheme="minorEastAsia" w:eastAsiaTheme="minorEastAsia" w:hAnsiTheme="minorEastAsia"/>
          <w:rPrChange w:id="2901" w:author="JY0225" w:date="2017-08-24T11:13:00Z">
            <w:rPr>
              <w:rFonts w:eastAsiaTheme="minorEastAsia"/>
            </w:rPr>
          </w:rPrChange>
        </w:rPr>
        <w:t>ackground page</w:t>
      </w:r>
      <w:r w:rsidR="001C260E" w:rsidRPr="00AE580C">
        <w:rPr>
          <w:rFonts w:asciiTheme="minorEastAsia" w:eastAsiaTheme="minorEastAsia" w:hAnsiTheme="minorEastAsia" w:hint="eastAsia"/>
          <w:rPrChange w:id="2902" w:author="JY0225" w:date="2017-08-24T11:13:00Z">
            <w:rPr>
              <w:rFonts w:eastAsiaTheme="minorEastAsia" w:hint="eastAsia"/>
            </w:rPr>
          </w:rPrChange>
        </w:rPr>
        <w:t>：</w:t>
      </w:r>
      <w:r w:rsidR="00DB2613" w:rsidRPr="00AE580C">
        <w:rPr>
          <w:rFonts w:asciiTheme="minorEastAsia" w:eastAsiaTheme="minorEastAsia" w:hAnsiTheme="minorEastAsia"/>
          <w:rPrChange w:id="2903" w:author="JY0225" w:date="2017-08-24T11:13:00Z">
            <w:rPr>
              <w:rFonts w:eastAsiaTheme="minorEastAsia"/>
            </w:rPr>
          </w:rPrChange>
        </w:rPr>
        <w:t>WebExtension</w:t>
      </w:r>
      <w:r w:rsidR="00DB2613" w:rsidRPr="00AE580C">
        <w:rPr>
          <w:rFonts w:asciiTheme="minorEastAsia" w:eastAsiaTheme="minorEastAsia" w:hAnsiTheme="minorEastAsia" w:hint="eastAsia"/>
          <w:rPrChange w:id="2904" w:author="JY0225" w:date="2017-08-24T11:13:00Z">
            <w:rPr>
              <w:rFonts w:eastAsiaTheme="minorEastAsia" w:hint="eastAsia"/>
            </w:rPr>
          </w:rPrChange>
        </w:rPr>
        <w:t>常常需要在浏览器窗口或特定网页的存活期中独立的维持一种长期的状态或者执行长期的操作，比如与服务器建立持久的</w:t>
      </w:r>
      <w:r w:rsidR="00DE2F8F" w:rsidRPr="00AE580C">
        <w:rPr>
          <w:rFonts w:asciiTheme="minorEastAsia" w:eastAsiaTheme="minorEastAsia" w:hAnsiTheme="minorEastAsia" w:hint="eastAsia"/>
          <w:rPrChange w:id="2905" w:author="JY0225" w:date="2017-08-24T11:13:00Z">
            <w:rPr>
              <w:rFonts w:eastAsiaTheme="minorEastAsia" w:hint="eastAsia"/>
            </w:rPr>
          </w:rPrChange>
        </w:rPr>
        <w:t>连接</w:t>
      </w:r>
      <w:r w:rsidR="005A054C" w:rsidRPr="00AE580C">
        <w:rPr>
          <w:rFonts w:asciiTheme="minorEastAsia" w:eastAsiaTheme="minorEastAsia" w:hAnsiTheme="minorEastAsia" w:hint="eastAsia"/>
          <w:rPrChange w:id="2906" w:author="JY0225" w:date="2017-08-24T11:13:00Z">
            <w:rPr>
              <w:rFonts w:eastAsiaTheme="minorEastAsia" w:hint="eastAsia"/>
            </w:rPr>
          </w:rPrChange>
        </w:rPr>
        <w:t>，这个时候就需要</w:t>
      </w:r>
      <w:r w:rsidR="005A054C" w:rsidRPr="00AE580C">
        <w:rPr>
          <w:rFonts w:asciiTheme="minorEastAsia" w:eastAsiaTheme="minorEastAsia" w:hAnsiTheme="minorEastAsia"/>
          <w:rPrChange w:id="2907" w:author="JY0225" w:date="2017-08-24T11:13:00Z">
            <w:rPr>
              <w:rFonts w:eastAsiaTheme="minorEastAsia"/>
            </w:rPr>
          </w:rPrChange>
        </w:rPr>
        <w:t>Background page</w:t>
      </w:r>
      <w:r w:rsidR="005A054C" w:rsidRPr="00AE580C">
        <w:rPr>
          <w:rFonts w:asciiTheme="minorEastAsia" w:eastAsiaTheme="minorEastAsia" w:hAnsiTheme="minorEastAsia" w:hint="eastAsia"/>
          <w:rPrChange w:id="2908" w:author="JY0225" w:date="2017-08-24T11:13:00Z">
            <w:rPr>
              <w:rFonts w:eastAsiaTheme="minorEastAsia" w:hint="eastAsia"/>
            </w:rPr>
          </w:rPrChange>
        </w:rPr>
        <w:t>中的</w:t>
      </w:r>
      <w:r w:rsidR="005A054C" w:rsidRPr="00AE580C">
        <w:rPr>
          <w:rFonts w:asciiTheme="minorEastAsia" w:eastAsiaTheme="minorEastAsia" w:hAnsiTheme="minorEastAsia"/>
          <w:rPrChange w:id="2909" w:author="JY0225" w:date="2017-08-24T11:13:00Z">
            <w:rPr>
              <w:rFonts w:eastAsiaTheme="minorEastAsia"/>
            </w:rPr>
          </w:rPrChange>
        </w:rPr>
        <w:t>JavaScript</w:t>
      </w:r>
      <w:r w:rsidR="005A054C" w:rsidRPr="00AE580C">
        <w:rPr>
          <w:rFonts w:asciiTheme="minorEastAsia" w:eastAsiaTheme="minorEastAsia" w:hAnsiTheme="minorEastAsia" w:hint="eastAsia"/>
          <w:rPrChange w:id="2910" w:author="JY0225" w:date="2017-08-24T11:13:00Z">
            <w:rPr>
              <w:rFonts w:eastAsiaTheme="minorEastAsia" w:hint="eastAsia"/>
            </w:rPr>
          </w:rPrChange>
        </w:rPr>
        <w:t>脚本来实现</w:t>
      </w:r>
      <w:r w:rsidR="007E11AD" w:rsidRPr="00AE580C">
        <w:rPr>
          <w:rFonts w:asciiTheme="minorEastAsia" w:eastAsiaTheme="minorEastAsia" w:hAnsiTheme="minorEastAsia" w:hint="eastAsia"/>
          <w:rPrChange w:id="2911" w:author="JY0225" w:date="2017-08-24T11:13:00Z">
            <w:rPr>
              <w:rFonts w:eastAsiaTheme="minorEastAsia" w:hint="eastAsia"/>
            </w:rPr>
          </w:rPrChange>
        </w:rPr>
        <w:t>。</w:t>
      </w:r>
      <w:r w:rsidR="006E11F6" w:rsidRPr="00AE580C">
        <w:rPr>
          <w:rFonts w:asciiTheme="minorEastAsia" w:eastAsiaTheme="minorEastAsia" w:hAnsiTheme="minorEastAsia" w:hint="eastAsia"/>
          <w:rPrChange w:id="2912" w:author="JY0225" w:date="2017-08-24T11:13:00Z">
            <w:rPr>
              <w:rFonts w:eastAsiaTheme="minorEastAsia" w:hint="eastAsia"/>
            </w:rPr>
          </w:rPrChange>
        </w:rPr>
        <w:t>运行在后台的文件不会因为当前界面关闭也停止，它的生命周期直到</w:t>
      </w:r>
      <w:r w:rsidR="007F3DD3" w:rsidRPr="00AE580C">
        <w:rPr>
          <w:rFonts w:asciiTheme="minorEastAsia" w:eastAsiaTheme="minorEastAsia" w:hAnsiTheme="minorEastAsia" w:hint="eastAsia"/>
          <w:rPrChange w:id="2913" w:author="JY0225" w:date="2017-08-24T11:13:00Z">
            <w:rPr>
              <w:rFonts w:eastAsiaTheme="minorEastAsia" w:hint="eastAsia"/>
            </w:rPr>
          </w:rPrChange>
        </w:rPr>
        <w:t>浏览器关闭才结束。</w:t>
      </w:r>
    </w:p>
    <w:p w14:paraId="5B37417B" w14:textId="73414B98" w:rsidR="00A746D5" w:rsidRPr="00AE580C" w:rsidRDefault="007961F5">
      <w:pPr>
        <w:pStyle w:val="a6"/>
        <w:spacing w:line="400" w:lineRule="exact"/>
        <w:ind w:firstLine="420"/>
        <w:rPr>
          <w:rFonts w:asciiTheme="minorEastAsia" w:eastAsiaTheme="minorEastAsia" w:hAnsiTheme="minorEastAsia"/>
          <w:rPrChange w:id="2914" w:author="JY0225" w:date="2017-08-24T11:13:00Z">
            <w:rPr>
              <w:rFonts w:eastAsiaTheme="minorEastAsia"/>
            </w:rPr>
          </w:rPrChange>
        </w:rPr>
        <w:pPrChange w:id="2915" w:author="JY0225" w:date="2017-08-24T11:04:00Z">
          <w:pPr>
            <w:pStyle w:val="a6"/>
            <w:ind w:firstLine="420"/>
          </w:pPr>
        </w:pPrChange>
      </w:pPr>
      <w:r w:rsidRPr="00AE580C">
        <w:rPr>
          <w:rFonts w:asciiTheme="minorEastAsia" w:eastAsiaTheme="minorEastAsia" w:hAnsiTheme="minorEastAsia"/>
          <w:rPrChange w:id="2916" w:author="JY0225" w:date="2017-08-24T11:13:00Z">
            <w:rPr>
              <w:rFonts w:eastAsiaTheme="minorEastAsia"/>
            </w:rPr>
          </w:rPrChange>
        </w:rPr>
        <w:t>C</w:t>
      </w:r>
      <w:r w:rsidR="002A6F36" w:rsidRPr="00AE580C">
        <w:rPr>
          <w:rFonts w:asciiTheme="minorEastAsia" w:eastAsiaTheme="minorEastAsia" w:hAnsiTheme="minorEastAsia"/>
          <w:rPrChange w:id="2917" w:author="JY0225" w:date="2017-08-24T11:13:00Z">
            <w:rPr>
              <w:rFonts w:eastAsiaTheme="minorEastAsia"/>
            </w:rPr>
          </w:rPrChange>
        </w:rPr>
        <w:t xml:space="preserve">ontent </w:t>
      </w:r>
      <w:r w:rsidR="001D3A4B" w:rsidRPr="00AE580C">
        <w:rPr>
          <w:rFonts w:asciiTheme="minorEastAsia" w:eastAsiaTheme="minorEastAsia" w:hAnsiTheme="minorEastAsia"/>
          <w:rPrChange w:id="2918" w:author="JY0225" w:date="2017-08-24T11:13:00Z">
            <w:rPr>
              <w:rFonts w:eastAsiaTheme="minorEastAsia"/>
            </w:rPr>
          </w:rPrChange>
        </w:rPr>
        <w:t>page</w:t>
      </w:r>
      <w:r w:rsidR="00C62629" w:rsidRPr="00AE580C">
        <w:rPr>
          <w:rFonts w:asciiTheme="minorEastAsia" w:eastAsiaTheme="minorEastAsia" w:hAnsiTheme="minorEastAsia" w:hint="eastAsia"/>
          <w:rPrChange w:id="2919" w:author="JY0225" w:date="2017-08-24T11:13:00Z">
            <w:rPr>
              <w:rFonts w:eastAsiaTheme="minorEastAsia" w:hint="eastAsia"/>
            </w:rPr>
          </w:rPrChange>
        </w:rPr>
        <w:t>：</w:t>
      </w:r>
      <w:r w:rsidR="00A746D5" w:rsidRPr="00AE580C">
        <w:rPr>
          <w:rFonts w:asciiTheme="minorEastAsia" w:eastAsiaTheme="minorEastAsia" w:hAnsiTheme="minorEastAsia" w:hint="eastAsia"/>
          <w:rPrChange w:id="2920" w:author="JY0225" w:date="2017-08-24T11:13:00Z">
            <w:rPr>
              <w:rFonts w:eastAsiaTheme="minorEastAsia" w:hint="eastAsia"/>
            </w:rPr>
          </w:rPrChange>
        </w:rPr>
        <w:t>该文件夹下保存的文件称之为</w:t>
      </w:r>
      <w:r w:rsidR="002A6F36" w:rsidRPr="00AE580C">
        <w:rPr>
          <w:rFonts w:asciiTheme="minorEastAsia" w:eastAsiaTheme="minorEastAsia" w:hAnsiTheme="minorEastAsia"/>
          <w:rPrChange w:id="2921" w:author="JY0225" w:date="2017-08-24T11:13:00Z">
            <w:rPr>
              <w:rFonts w:eastAsiaTheme="minorEastAsia"/>
            </w:rPr>
          </w:rPrChange>
        </w:rPr>
        <w:t xml:space="preserve"> </w:t>
      </w:r>
      <w:r w:rsidR="00A746D5" w:rsidRPr="00AE580C">
        <w:rPr>
          <w:rFonts w:asciiTheme="minorEastAsia" w:eastAsiaTheme="minorEastAsia" w:hAnsiTheme="minorEastAsia"/>
          <w:rPrChange w:id="2922" w:author="JY0225" w:date="2017-08-24T11:13:00Z">
            <w:rPr>
              <w:rFonts w:eastAsiaTheme="minorEastAsia"/>
            </w:rPr>
          </w:rPrChange>
        </w:rPr>
        <w:t>Content scripts</w:t>
      </w:r>
      <w:r w:rsidR="00A746D5" w:rsidRPr="00AE580C">
        <w:rPr>
          <w:rFonts w:asciiTheme="minorEastAsia" w:eastAsiaTheme="minorEastAsia" w:hAnsiTheme="minorEastAsia" w:hint="eastAsia"/>
          <w:rPrChange w:id="2923" w:author="JY0225" w:date="2017-08-24T11:13:00Z">
            <w:rPr>
              <w:rFonts w:eastAsiaTheme="minorEastAsia" w:hint="eastAsia"/>
            </w:rPr>
          </w:rPrChange>
        </w:rPr>
        <w:t>，被用来获取、操作页面。这些脚本会被加载到页面中并运行在页面的特定环境下，</w:t>
      </w:r>
      <w:r w:rsidR="00404028" w:rsidRPr="00AE580C">
        <w:rPr>
          <w:rFonts w:asciiTheme="minorEastAsia" w:eastAsiaTheme="minorEastAsia" w:hAnsiTheme="minorEastAsia" w:hint="eastAsia"/>
          <w:rPrChange w:id="2924" w:author="JY0225" w:date="2017-08-24T11:13:00Z">
            <w:rPr>
              <w:rFonts w:eastAsiaTheme="minorEastAsia" w:hint="eastAsia"/>
            </w:rPr>
          </w:rPrChange>
        </w:rPr>
        <w:t>可以像普通脚本一样获取、操作页面的</w:t>
      </w:r>
      <w:r w:rsidR="00A746D5" w:rsidRPr="00AE580C">
        <w:rPr>
          <w:rFonts w:asciiTheme="minorEastAsia" w:eastAsiaTheme="minorEastAsia" w:hAnsiTheme="minorEastAsia"/>
          <w:rPrChange w:id="2925" w:author="JY0225" w:date="2017-08-24T11:13:00Z">
            <w:rPr>
              <w:rFonts w:eastAsiaTheme="minorEastAsia"/>
            </w:rPr>
          </w:rPrChange>
        </w:rPr>
        <w:t>DOM</w:t>
      </w:r>
      <w:r w:rsidR="00A746D5" w:rsidRPr="00AE580C">
        <w:rPr>
          <w:rFonts w:asciiTheme="minorEastAsia" w:eastAsiaTheme="minorEastAsia" w:hAnsiTheme="minorEastAsia" w:hint="eastAsia"/>
          <w:rPrChange w:id="2926" w:author="JY0225" w:date="2017-08-24T11:13:00Z">
            <w:rPr>
              <w:rFonts w:eastAsiaTheme="minorEastAsia" w:hint="eastAsia"/>
            </w:rPr>
          </w:rPrChange>
        </w:rPr>
        <w:t>。</w:t>
      </w:r>
    </w:p>
    <w:p w14:paraId="71D7F76E" w14:textId="77777777" w:rsidR="00257BBE" w:rsidRPr="00AE580C" w:rsidRDefault="00873074">
      <w:pPr>
        <w:pStyle w:val="a6"/>
        <w:spacing w:line="400" w:lineRule="exact"/>
        <w:ind w:firstLine="420"/>
        <w:rPr>
          <w:rFonts w:asciiTheme="minorEastAsia" w:eastAsiaTheme="minorEastAsia" w:hAnsiTheme="minorEastAsia"/>
          <w:rPrChange w:id="2927" w:author="JY0225" w:date="2017-08-24T11:13:00Z">
            <w:rPr>
              <w:rFonts w:eastAsiaTheme="minorEastAsia"/>
            </w:rPr>
          </w:rPrChange>
        </w:rPr>
      </w:pPr>
      <w:r w:rsidRPr="00AE580C">
        <w:rPr>
          <w:rFonts w:asciiTheme="minorEastAsia" w:eastAsiaTheme="minorEastAsia" w:hAnsiTheme="minorEastAsia"/>
          <w:rPrChange w:id="2928" w:author="JY0225" w:date="2017-08-24T11:13:00Z">
            <w:rPr>
              <w:rFonts w:eastAsiaTheme="minorEastAsia"/>
            </w:rPr>
          </w:rPrChange>
        </w:rPr>
        <w:t>B</w:t>
      </w:r>
      <w:r w:rsidR="001F12E1" w:rsidRPr="00AE580C">
        <w:rPr>
          <w:rFonts w:asciiTheme="minorEastAsia" w:eastAsiaTheme="minorEastAsia" w:hAnsiTheme="minorEastAsia"/>
          <w:rPrChange w:id="2929" w:author="JY0225" w:date="2017-08-24T11:13:00Z">
            <w:rPr>
              <w:rFonts w:eastAsiaTheme="minorEastAsia"/>
            </w:rPr>
          </w:rPrChange>
        </w:rPr>
        <w:t>rowser action</w:t>
      </w:r>
      <w:r w:rsidR="001F12E1" w:rsidRPr="00AE580C">
        <w:rPr>
          <w:rFonts w:asciiTheme="minorEastAsia" w:eastAsiaTheme="minorEastAsia" w:hAnsiTheme="minorEastAsia" w:hint="eastAsia"/>
          <w:rPrChange w:id="2930" w:author="JY0225" w:date="2017-08-24T11:13:00Z">
            <w:rPr>
              <w:rFonts w:eastAsiaTheme="minorEastAsia" w:hint="eastAsia"/>
            </w:rPr>
          </w:rPrChange>
        </w:rPr>
        <w:t>：</w:t>
      </w:r>
      <w:r w:rsidR="00257BBE" w:rsidRPr="00AE580C">
        <w:rPr>
          <w:rFonts w:asciiTheme="minorEastAsia" w:eastAsiaTheme="minorEastAsia" w:hAnsiTheme="minorEastAsia" w:hint="eastAsia"/>
          <w:rPrChange w:id="2931" w:author="JY0225" w:date="2017-08-24T11:13:00Z">
            <w:rPr>
              <w:rFonts w:eastAsiaTheme="minorEastAsia" w:hint="eastAsia"/>
            </w:rPr>
          </w:rPrChange>
        </w:rPr>
        <w:t>浏览器动作是指通过在工具栏上添加扩展的图标，使得用户可以点击并与之交互。</w:t>
      </w:r>
      <w:r w:rsidR="000C7A54" w:rsidRPr="00AE580C">
        <w:rPr>
          <w:rFonts w:asciiTheme="minorEastAsia" w:eastAsiaTheme="minorEastAsia" w:hAnsiTheme="minorEastAsia" w:hint="eastAsia"/>
          <w:rPrChange w:id="2932" w:author="JY0225" w:date="2017-08-24T11:13:00Z">
            <w:rPr>
              <w:rFonts w:eastAsiaTheme="minorEastAsia" w:hint="eastAsia"/>
            </w:rPr>
          </w:rPrChange>
        </w:rPr>
        <w:t>该文件加下保存了扩展的图标以及初始界面的</w:t>
      </w:r>
      <w:r w:rsidR="000C7A54" w:rsidRPr="00AE580C">
        <w:rPr>
          <w:rFonts w:asciiTheme="minorEastAsia" w:eastAsiaTheme="minorEastAsia" w:hAnsiTheme="minorEastAsia"/>
          <w:rPrChange w:id="2933" w:author="JY0225" w:date="2017-08-24T11:13:00Z">
            <w:rPr>
              <w:rFonts w:eastAsiaTheme="minorEastAsia"/>
            </w:rPr>
          </w:rPrChange>
        </w:rPr>
        <w:t>html</w:t>
      </w:r>
      <w:r w:rsidR="000C7A54" w:rsidRPr="00AE580C">
        <w:rPr>
          <w:rFonts w:asciiTheme="minorEastAsia" w:eastAsiaTheme="minorEastAsia" w:hAnsiTheme="minorEastAsia" w:hint="eastAsia"/>
          <w:rPrChange w:id="2934" w:author="JY0225" w:date="2017-08-24T11:13:00Z">
            <w:rPr>
              <w:rFonts w:eastAsiaTheme="minorEastAsia" w:hint="eastAsia"/>
            </w:rPr>
          </w:rPrChange>
        </w:rPr>
        <w:t>文件</w:t>
      </w:r>
      <w:r w:rsidR="005B691A" w:rsidRPr="00AE580C">
        <w:rPr>
          <w:rFonts w:asciiTheme="minorEastAsia" w:eastAsiaTheme="minorEastAsia" w:hAnsiTheme="minorEastAsia" w:hint="eastAsia"/>
          <w:rPrChange w:id="2935" w:author="JY0225" w:date="2017-08-24T11:13:00Z">
            <w:rPr>
              <w:rFonts w:eastAsiaTheme="minorEastAsia" w:hint="eastAsia"/>
            </w:rPr>
          </w:rPrChange>
        </w:rPr>
        <w:t>等资源</w:t>
      </w:r>
      <w:r w:rsidR="000C7A54" w:rsidRPr="00AE580C">
        <w:rPr>
          <w:rFonts w:asciiTheme="minorEastAsia" w:eastAsiaTheme="minorEastAsia" w:hAnsiTheme="minorEastAsia" w:hint="eastAsia"/>
          <w:rPrChange w:id="2936" w:author="JY0225" w:date="2017-08-24T11:13:00Z">
            <w:rPr>
              <w:rFonts w:eastAsiaTheme="minorEastAsia" w:hint="eastAsia"/>
            </w:rPr>
          </w:rPrChange>
        </w:rPr>
        <w:t>。</w:t>
      </w:r>
    </w:p>
    <w:p w14:paraId="053C1872" w14:textId="77777777" w:rsidR="00BE5820" w:rsidRPr="00AE580C" w:rsidRDefault="008F0A65">
      <w:pPr>
        <w:pStyle w:val="a6"/>
        <w:spacing w:line="400" w:lineRule="exact"/>
        <w:ind w:firstLine="420"/>
        <w:rPr>
          <w:rFonts w:asciiTheme="minorEastAsia" w:eastAsiaTheme="minorEastAsia" w:hAnsiTheme="minorEastAsia"/>
          <w:rPrChange w:id="2937" w:author="JY0225" w:date="2017-08-24T11:13:00Z">
            <w:rPr>
              <w:rFonts w:eastAsiaTheme="minorEastAsia"/>
            </w:rPr>
          </w:rPrChange>
        </w:rPr>
      </w:pPr>
      <w:r w:rsidRPr="00AE580C">
        <w:rPr>
          <w:rFonts w:asciiTheme="minorEastAsia" w:eastAsiaTheme="minorEastAsia" w:hAnsiTheme="minorEastAsia"/>
          <w:rPrChange w:id="2938" w:author="JY0225" w:date="2017-08-24T11:13:00Z">
            <w:rPr>
              <w:rFonts w:eastAsiaTheme="minorEastAsia"/>
            </w:rPr>
          </w:rPrChange>
        </w:rPr>
        <w:t>W</w:t>
      </w:r>
      <w:r w:rsidR="00BE5820" w:rsidRPr="00AE580C">
        <w:rPr>
          <w:rFonts w:asciiTheme="minorEastAsia" w:eastAsiaTheme="minorEastAsia" w:hAnsiTheme="minorEastAsia"/>
          <w:rPrChange w:id="2939" w:author="JY0225" w:date="2017-08-24T11:13:00Z">
            <w:rPr>
              <w:rFonts w:eastAsiaTheme="minorEastAsia"/>
            </w:rPr>
          </w:rPrChange>
        </w:rPr>
        <w:t xml:space="preserve">eb-accessible resources: </w:t>
      </w:r>
      <w:r w:rsidR="00E560C0" w:rsidRPr="00AE580C">
        <w:rPr>
          <w:rFonts w:asciiTheme="minorEastAsia" w:eastAsiaTheme="minorEastAsia" w:hAnsiTheme="minorEastAsia" w:hint="eastAsia"/>
          <w:rPrChange w:id="2940" w:author="JY0225" w:date="2017-08-24T11:13:00Z">
            <w:rPr>
              <w:rFonts w:eastAsiaTheme="minorEastAsia" w:hint="eastAsia"/>
            </w:rPr>
          </w:rPrChange>
        </w:rPr>
        <w:t>是指像图片、</w:t>
      </w:r>
      <w:r w:rsidR="00E560C0" w:rsidRPr="00AE580C">
        <w:rPr>
          <w:rFonts w:asciiTheme="minorEastAsia" w:eastAsiaTheme="minorEastAsia" w:hAnsiTheme="minorEastAsia"/>
          <w:rPrChange w:id="2941" w:author="JY0225" w:date="2017-08-24T11:13:00Z">
            <w:rPr>
              <w:rFonts w:eastAsiaTheme="minorEastAsia"/>
            </w:rPr>
          </w:rPrChange>
        </w:rPr>
        <w:t>HTML</w:t>
      </w:r>
      <w:r w:rsidR="00E560C0" w:rsidRPr="00AE580C">
        <w:rPr>
          <w:rFonts w:asciiTheme="minorEastAsia" w:eastAsiaTheme="minorEastAsia" w:hAnsiTheme="minorEastAsia" w:hint="eastAsia"/>
          <w:rPrChange w:id="2942" w:author="JY0225" w:date="2017-08-24T11:13:00Z">
            <w:rPr>
              <w:rFonts w:eastAsiaTheme="minorEastAsia" w:hint="eastAsia"/>
            </w:rPr>
          </w:rPrChange>
        </w:rPr>
        <w:t>、</w:t>
      </w:r>
      <w:r w:rsidR="00E560C0" w:rsidRPr="00AE580C">
        <w:rPr>
          <w:rFonts w:asciiTheme="minorEastAsia" w:eastAsiaTheme="minorEastAsia" w:hAnsiTheme="minorEastAsia"/>
          <w:rPrChange w:id="2943" w:author="JY0225" w:date="2017-08-24T11:13:00Z">
            <w:rPr>
              <w:rFonts w:eastAsiaTheme="minorEastAsia"/>
            </w:rPr>
          </w:rPrChange>
        </w:rPr>
        <w:t>CSS</w:t>
      </w:r>
      <w:r w:rsidR="00E560C0" w:rsidRPr="00AE580C">
        <w:rPr>
          <w:rFonts w:asciiTheme="minorEastAsia" w:eastAsiaTheme="minorEastAsia" w:hAnsiTheme="minorEastAsia" w:hint="eastAsia"/>
          <w:rPrChange w:id="2944" w:author="JY0225" w:date="2017-08-24T11:13:00Z">
            <w:rPr>
              <w:rFonts w:eastAsiaTheme="minorEastAsia" w:hint="eastAsia"/>
            </w:rPr>
          </w:rPrChange>
        </w:rPr>
        <w:t>和</w:t>
      </w:r>
      <w:r w:rsidR="00E560C0" w:rsidRPr="00AE580C">
        <w:rPr>
          <w:rFonts w:asciiTheme="minorEastAsia" w:eastAsiaTheme="minorEastAsia" w:hAnsiTheme="minorEastAsia"/>
          <w:rPrChange w:id="2945" w:author="JY0225" w:date="2017-08-24T11:13:00Z">
            <w:rPr>
              <w:rFonts w:eastAsiaTheme="minorEastAsia"/>
            </w:rPr>
          </w:rPrChange>
        </w:rPr>
        <w:t>JavaScript</w:t>
      </w:r>
      <w:r w:rsidR="00E560C0" w:rsidRPr="00AE580C">
        <w:rPr>
          <w:rFonts w:asciiTheme="minorEastAsia" w:eastAsiaTheme="minorEastAsia" w:hAnsiTheme="minorEastAsia" w:hint="eastAsia"/>
          <w:rPrChange w:id="2946" w:author="JY0225" w:date="2017-08-24T11:13:00Z">
            <w:rPr>
              <w:rFonts w:eastAsiaTheme="minorEastAsia" w:hint="eastAsia"/>
            </w:rPr>
          </w:rPrChange>
        </w:rPr>
        <w:t>之类的</w:t>
      </w:r>
      <w:r w:rsidR="008F65C7" w:rsidRPr="00AE580C">
        <w:rPr>
          <w:rFonts w:asciiTheme="minorEastAsia" w:eastAsiaTheme="minorEastAsia" w:hAnsiTheme="minorEastAsia" w:hint="eastAsia"/>
          <w:rPrChange w:id="2947" w:author="JY0225" w:date="2017-08-24T11:13:00Z">
            <w:rPr>
              <w:rFonts w:eastAsiaTheme="minorEastAsia" w:hint="eastAsia"/>
            </w:rPr>
          </w:rPrChange>
        </w:rPr>
        <w:t>外部资源</w:t>
      </w:r>
      <w:r w:rsidR="00E560C0" w:rsidRPr="00AE580C">
        <w:rPr>
          <w:rFonts w:asciiTheme="minorEastAsia" w:eastAsiaTheme="minorEastAsia" w:hAnsiTheme="minorEastAsia" w:hint="eastAsia"/>
          <w:rPrChange w:id="2948" w:author="JY0225" w:date="2017-08-24T11:13:00Z">
            <w:rPr>
              <w:rFonts w:eastAsiaTheme="minorEastAsia" w:hint="eastAsia"/>
            </w:rPr>
          </w:rPrChange>
        </w:rPr>
        <w:t>，引入插件并且想要获得访问权限的内容脚本和页面脚本。成为</w:t>
      </w:r>
      <w:r w:rsidR="00E560C0" w:rsidRPr="00AE580C">
        <w:rPr>
          <w:rFonts w:asciiTheme="minorEastAsia" w:eastAsiaTheme="minorEastAsia" w:hAnsiTheme="minorEastAsia"/>
          <w:rPrChange w:id="2949" w:author="JY0225" w:date="2017-08-24T11:13:00Z">
            <w:rPr>
              <w:rFonts w:eastAsiaTheme="minorEastAsia"/>
            </w:rPr>
          </w:rPrChange>
        </w:rPr>
        <w:t>web-accessible</w:t>
      </w:r>
      <w:r w:rsidR="00E560C0" w:rsidRPr="00AE580C">
        <w:rPr>
          <w:rFonts w:asciiTheme="minorEastAsia" w:eastAsiaTheme="minorEastAsia" w:hAnsiTheme="minorEastAsia" w:hint="eastAsia"/>
          <w:rPrChange w:id="2950" w:author="JY0225" w:date="2017-08-24T11:13:00Z">
            <w:rPr>
              <w:rFonts w:eastAsiaTheme="minorEastAsia" w:hint="eastAsia"/>
            </w:rPr>
          </w:rPrChange>
        </w:rPr>
        <w:t>的资源可以在页面脚本和内容脚本中通过使用特定的</w:t>
      </w:r>
      <w:r w:rsidR="00E560C0" w:rsidRPr="00AE580C">
        <w:rPr>
          <w:rFonts w:asciiTheme="minorEastAsia" w:eastAsiaTheme="minorEastAsia" w:hAnsiTheme="minorEastAsia"/>
          <w:rPrChange w:id="2951" w:author="JY0225" w:date="2017-08-24T11:13:00Z">
            <w:rPr>
              <w:rFonts w:eastAsiaTheme="minorEastAsia"/>
            </w:rPr>
          </w:rPrChange>
        </w:rPr>
        <w:t>URL</w:t>
      </w:r>
      <w:r w:rsidR="00E560C0" w:rsidRPr="00AE580C">
        <w:rPr>
          <w:rFonts w:asciiTheme="minorEastAsia" w:eastAsiaTheme="minorEastAsia" w:hAnsiTheme="minorEastAsia" w:hint="eastAsia"/>
          <w:rPrChange w:id="2952" w:author="JY0225" w:date="2017-08-24T11:13:00Z">
            <w:rPr>
              <w:rFonts w:eastAsiaTheme="minorEastAsia" w:hint="eastAsia"/>
            </w:rPr>
          </w:rPrChange>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1"/>
        <w:rPr>
          <w:rFonts w:ascii="Times New Roman" w:hAnsi="Times New Roman" w:cs="Times New Roman"/>
        </w:rPr>
      </w:pPr>
      <w:bookmarkStart w:id="2953" w:name="_Toc491351990"/>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2953"/>
    </w:p>
    <w:p w14:paraId="111F162E" w14:textId="073ED8FD"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C6275F">
        <w:rPr>
          <w:rFonts w:ascii="Times New Roman" w:hAnsi="Times New Roman" w:cs="Times New Roman" w:hint="eastAsia"/>
          <w:spacing w:val="10"/>
          <w:kern w:val="0"/>
          <w:sz w:val="24"/>
          <w:szCs w:val="20"/>
        </w:rPr>
        <w:t>其系统框架以及</w:t>
      </w:r>
      <w:r w:rsidR="009E6CD9">
        <w:rPr>
          <w:rFonts w:ascii="Times New Roman" w:hAnsi="Times New Roman" w:cs="Times New Roman" w:hint="eastAsia"/>
          <w:spacing w:val="10"/>
          <w:kern w:val="0"/>
          <w:sz w:val="24"/>
          <w:szCs w:val="20"/>
        </w:rPr>
        <w:t>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pPr>
        <w:pStyle w:val="21"/>
        <w:spacing w:line="240" w:lineRule="auto"/>
        <w:pPrChange w:id="2954" w:author="微软用户" w:date="2017-08-18T22:50:00Z">
          <w:pPr>
            <w:pStyle w:val="21"/>
          </w:pPr>
        </w:pPrChange>
      </w:pPr>
      <w:bookmarkStart w:id="2955" w:name="_Toc491351991"/>
      <w:r>
        <w:t>3</w:t>
      </w:r>
      <w:r w:rsidR="000E09CA" w:rsidRPr="00B87EE1">
        <w:t>.1</w:t>
      </w:r>
      <w:r w:rsidR="00976F64">
        <w:t xml:space="preserve"> </w:t>
      </w:r>
      <w:r w:rsidR="00976F64">
        <w:rPr>
          <w:rFonts w:hint="eastAsia"/>
        </w:rPr>
        <w:t>现有中间件系统分析</w:t>
      </w:r>
      <w:bookmarkEnd w:id="2955"/>
    </w:p>
    <w:p w14:paraId="2A038E9E" w14:textId="0C071E41" w:rsidR="00181BDC" w:rsidRPr="006C0267" w:rsidRDefault="00181BDC" w:rsidP="0028651F">
      <w:pPr>
        <w:spacing w:line="400" w:lineRule="exact"/>
        <w:rPr>
          <w:rFonts w:asciiTheme="minorEastAsia" w:hAnsiTheme="minorEastAsia" w:cs="Times New Roman"/>
          <w:color w:val="000000" w:themeColor="text1"/>
          <w:spacing w:val="10"/>
          <w:kern w:val="0"/>
          <w:sz w:val="24"/>
          <w:szCs w:val="24"/>
          <w:rPrChange w:id="2956" w:author="JY0225" w:date="2017-08-24T11:13:00Z">
            <w:rPr>
              <w:rFonts w:ascii="Times New Roman" w:hAnsi="Times New Roman" w:cs="Times New Roman"/>
              <w:color w:val="000000" w:themeColor="text1"/>
              <w:spacing w:val="10"/>
              <w:kern w:val="0"/>
              <w:sz w:val="24"/>
              <w:szCs w:val="20"/>
            </w:rPr>
          </w:rPrChange>
        </w:rPr>
      </w:pPr>
      <w:r>
        <w:tab/>
      </w:r>
      <w:r w:rsidR="00221C0E" w:rsidRPr="006C0267">
        <w:rPr>
          <w:rFonts w:asciiTheme="minorEastAsia" w:hAnsiTheme="minorEastAsia" w:cs="Times New Roman" w:hint="eastAsia"/>
          <w:spacing w:val="10"/>
          <w:kern w:val="0"/>
          <w:sz w:val="24"/>
          <w:szCs w:val="24"/>
          <w:rPrChange w:id="2957" w:author="JY0225" w:date="2017-08-24T11:13:00Z">
            <w:rPr>
              <w:rFonts w:ascii="Times New Roman" w:hAnsi="Times New Roman" w:cs="Times New Roman" w:hint="eastAsia"/>
              <w:spacing w:val="10"/>
              <w:kern w:val="0"/>
              <w:sz w:val="24"/>
              <w:szCs w:val="20"/>
            </w:rPr>
          </w:rPrChange>
        </w:rPr>
        <w:t>现有的</w:t>
      </w:r>
      <w:r w:rsidR="0028651F" w:rsidRPr="006C0267">
        <w:rPr>
          <w:rFonts w:asciiTheme="minorEastAsia" w:hAnsiTheme="minorEastAsia" w:cs="Times New Roman" w:hint="eastAsia"/>
          <w:spacing w:val="10"/>
          <w:kern w:val="0"/>
          <w:sz w:val="24"/>
          <w:szCs w:val="24"/>
          <w:rPrChange w:id="2958" w:author="JY0225" w:date="2017-08-24T11:13:00Z">
            <w:rPr>
              <w:rFonts w:ascii="Times New Roman" w:hAnsi="Times New Roman" w:cs="Times New Roman" w:hint="eastAsia"/>
              <w:spacing w:val="10"/>
              <w:kern w:val="0"/>
              <w:sz w:val="24"/>
              <w:szCs w:val="20"/>
            </w:rPr>
          </w:rPrChange>
        </w:rPr>
        <w:t>云备份中间件</w:t>
      </w:r>
      <w:r w:rsidR="00BA40C1" w:rsidRPr="006C0267">
        <w:rPr>
          <w:rFonts w:asciiTheme="minorEastAsia" w:hAnsiTheme="minorEastAsia" w:cs="Times New Roman" w:hint="eastAsia"/>
          <w:spacing w:val="10"/>
          <w:kern w:val="0"/>
          <w:sz w:val="24"/>
          <w:szCs w:val="24"/>
          <w:rPrChange w:id="2959" w:author="JY0225" w:date="2017-08-24T11:13:00Z">
            <w:rPr>
              <w:rFonts w:ascii="Times New Roman" w:hAnsi="Times New Roman" w:cs="Times New Roman" w:hint="eastAsia"/>
              <w:spacing w:val="10"/>
              <w:kern w:val="0"/>
              <w:sz w:val="24"/>
              <w:szCs w:val="20"/>
            </w:rPr>
          </w:rPrChange>
        </w:rPr>
        <w:t>系统</w:t>
      </w:r>
      <w:r w:rsidR="0028651F" w:rsidRPr="006C0267">
        <w:rPr>
          <w:rFonts w:asciiTheme="minorEastAsia" w:hAnsiTheme="minorEastAsia" w:cs="Times New Roman" w:hint="eastAsia"/>
          <w:spacing w:val="10"/>
          <w:kern w:val="0"/>
          <w:sz w:val="24"/>
          <w:szCs w:val="24"/>
          <w:rPrChange w:id="2960" w:author="JY0225" w:date="2017-08-24T11:13:00Z">
            <w:rPr>
              <w:rFonts w:ascii="Times New Roman" w:hAnsi="Times New Roman" w:cs="Times New Roman" w:hint="eastAsia"/>
              <w:spacing w:val="10"/>
              <w:kern w:val="0"/>
              <w:sz w:val="24"/>
              <w:szCs w:val="20"/>
            </w:rPr>
          </w:rPrChange>
        </w:rPr>
        <w:t>是基于</w:t>
      </w:r>
      <w:r w:rsidR="0028651F" w:rsidRPr="006C0267">
        <w:rPr>
          <w:rFonts w:asciiTheme="minorEastAsia" w:hAnsiTheme="minorEastAsia" w:cs="Times New Roman"/>
          <w:spacing w:val="10"/>
          <w:kern w:val="0"/>
          <w:sz w:val="24"/>
          <w:szCs w:val="24"/>
          <w:rPrChange w:id="2961" w:author="JY0225" w:date="2017-08-24T11:13:00Z">
            <w:rPr>
              <w:rFonts w:ascii="Times New Roman" w:hAnsi="Times New Roman" w:cs="Times New Roman"/>
              <w:spacing w:val="10"/>
              <w:kern w:val="0"/>
              <w:sz w:val="24"/>
              <w:szCs w:val="20"/>
            </w:rPr>
          </w:rPrChange>
        </w:rPr>
        <w:t>Linux</w:t>
      </w:r>
      <w:r w:rsidR="0028651F" w:rsidRPr="006C0267">
        <w:rPr>
          <w:rFonts w:asciiTheme="minorEastAsia" w:hAnsiTheme="minorEastAsia" w:cs="Times New Roman" w:hint="eastAsia"/>
          <w:spacing w:val="10"/>
          <w:kern w:val="0"/>
          <w:sz w:val="24"/>
          <w:szCs w:val="24"/>
          <w:rPrChange w:id="2962" w:author="JY0225" w:date="2017-08-24T11:13:00Z">
            <w:rPr>
              <w:rFonts w:ascii="Times New Roman" w:hAnsi="Times New Roman" w:cs="Times New Roman" w:hint="eastAsia"/>
              <w:spacing w:val="10"/>
              <w:kern w:val="0"/>
              <w:sz w:val="24"/>
              <w:szCs w:val="20"/>
            </w:rPr>
          </w:rPrChange>
        </w:rPr>
        <w:t>系统</w:t>
      </w:r>
      <w:r w:rsidR="00C95F0F" w:rsidRPr="006C0267">
        <w:rPr>
          <w:rFonts w:asciiTheme="minorEastAsia" w:hAnsiTheme="minorEastAsia" w:cs="Times New Roman" w:hint="eastAsia"/>
          <w:spacing w:val="10"/>
          <w:kern w:val="0"/>
          <w:sz w:val="24"/>
          <w:szCs w:val="24"/>
          <w:rPrChange w:id="2963" w:author="JY0225" w:date="2017-08-24T11:13:00Z">
            <w:rPr>
              <w:rFonts w:ascii="Times New Roman" w:hAnsi="Times New Roman" w:cs="Times New Roman" w:hint="eastAsia"/>
              <w:spacing w:val="10"/>
              <w:kern w:val="0"/>
              <w:sz w:val="24"/>
              <w:szCs w:val="20"/>
            </w:rPr>
          </w:rPrChange>
        </w:rPr>
        <w:t>的</w:t>
      </w:r>
      <w:r w:rsidR="0028651F" w:rsidRPr="006C0267">
        <w:rPr>
          <w:rFonts w:asciiTheme="minorEastAsia" w:hAnsiTheme="minorEastAsia" w:cs="Times New Roman" w:hint="eastAsia"/>
          <w:spacing w:val="10"/>
          <w:kern w:val="0"/>
          <w:sz w:val="24"/>
          <w:szCs w:val="24"/>
          <w:rPrChange w:id="2964" w:author="JY0225" w:date="2017-08-24T11:13:00Z">
            <w:rPr>
              <w:rFonts w:ascii="Times New Roman" w:hAnsi="Times New Roman" w:cs="Times New Roman" w:hint="eastAsia"/>
              <w:spacing w:val="10"/>
              <w:kern w:val="0"/>
              <w:sz w:val="24"/>
              <w:szCs w:val="20"/>
            </w:rPr>
          </w:rPrChange>
        </w:rPr>
        <w:t>，它提供了客户端与</w:t>
      </w:r>
      <w:r w:rsidR="00476838" w:rsidRPr="006C0267">
        <w:rPr>
          <w:rFonts w:asciiTheme="minorEastAsia" w:hAnsiTheme="minorEastAsia" w:cs="Times New Roman" w:hint="eastAsia"/>
          <w:spacing w:val="10"/>
          <w:kern w:val="0"/>
          <w:sz w:val="24"/>
          <w:szCs w:val="24"/>
          <w:rPrChange w:id="2965" w:author="JY0225" w:date="2017-08-24T11:13:00Z">
            <w:rPr>
              <w:rFonts w:ascii="Times New Roman" w:hAnsi="Times New Roman" w:cs="Times New Roman" w:hint="eastAsia"/>
              <w:spacing w:val="10"/>
              <w:kern w:val="0"/>
              <w:sz w:val="24"/>
              <w:szCs w:val="20"/>
            </w:rPr>
          </w:rPrChange>
        </w:rPr>
        <w:t>备份</w:t>
      </w:r>
      <w:r w:rsidR="0028651F" w:rsidRPr="006C0267">
        <w:rPr>
          <w:rFonts w:asciiTheme="minorEastAsia" w:hAnsiTheme="minorEastAsia" w:cs="Times New Roman" w:hint="eastAsia"/>
          <w:spacing w:val="10"/>
          <w:kern w:val="0"/>
          <w:sz w:val="24"/>
          <w:szCs w:val="24"/>
          <w:rPrChange w:id="2966" w:author="JY0225" w:date="2017-08-24T11:13:00Z">
            <w:rPr>
              <w:rFonts w:ascii="Times New Roman" w:hAnsi="Times New Roman" w:cs="Times New Roman" w:hint="eastAsia"/>
              <w:spacing w:val="10"/>
              <w:kern w:val="0"/>
              <w:sz w:val="24"/>
              <w:szCs w:val="20"/>
            </w:rPr>
          </w:rPrChange>
        </w:rPr>
        <w:t>服务器</w:t>
      </w:r>
      <w:r w:rsidR="00970B28" w:rsidRPr="006C0267">
        <w:rPr>
          <w:rFonts w:asciiTheme="minorEastAsia" w:hAnsiTheme="minorEastAsia" w:cs="Times New Roman" w:hint="eastAsia"/>
          <w:spacing w:val="10"/>
          <w:kern w:val="0"/>
          <w:sz w:val="24"/>
          <w:szCs w:val="24"/>
          <w:rPrChange w:id="2967" w:author="JY0225" w:date="2017-08-24T11:13:00Z">
            <w:rPr>
              <w:rFonts w:ascii="Times New Roman" w:hAnsi="Times New Roman" w:cs="Times New Roman" w:hint="eastAsia"/>
              <w:spacing w:val="10"/>
              <w:kern w:val="0"/>
              <w:sz w:val="24"/>
              <w:szCs w:val="20"/>
            </w:rPr>
          </w:rPrChange>
        </w:rPr>
        <w:t>之间的</w:t>
      </w:r>
      <w:r w:rsidR="0028651F" w:rsidRPr="006C0267">
        <w:rPr>
          <w:rFonts w:asciiTheme="minorEastAsia" w:hAnsiTheme="minorEastAsia" w:cs="Times New Roman" w:hint="eastAsia"/>
          <w:spacing w:val="10"/>
          <w:kern w:val="0"/>
          <w:sz w:val="24"/>
          <w:szCs w:val="24"/>
          <w:rPrChange w:id="2968" w:author="JY0225" w:date="2017-08-24T11:13:00Z">
            <w:rPr>
              <w:rFonts w:ascii="Times New Roman" w:hAnsi="Times New Roman" w:cs="Times New Roman" w:hint="eastAsia"/>
              <w:spacing w:val="10"/>
              <w:kern w:val="0"/>
              <w:sz w:val="24"/>
              <w:szCs w:val="20"/>
            </w:rPr>
          </w:rPrChange>
        </w:rPr>
        <w:t>数据交互，有效地分离了客户端和服务器之间的绑定。同时，云备份中间件也提供给云备份客户</w:t>
      </w:r>
      <w:r w:rsidR="002A70B1" w:rsidRPr="006C0267">
        <w:rPr>
          <w:rFonts w:asciiTheme="minorEastAsia" w:hAnsiTheme="minorEastAsia" w:cs="Times New Roman" w:hint="eastAsia"/>
          <w:spacing w:val="10"/>
          <w:kern w:val="0"/>
          <w:sz w:val="24"/>
          <w:szCs w:val="24"/>
          <w:rPrChange w:id="2969" w:author="JY0225" w:date="2017-08-24T11:13:00Z">
            <w:rPr>
              <w:rFonts w:ascii="Times New Roman" w:hAnsi="Times New Roman" w:cs="Times New Roman" w:hint="eastAsia"/>
              <w:spacing w:val="10"/>
              <w:kern w:val="0"/>
              <w:sz w:val="24"/>
              <w:szCs w:val="20"/>
            </w:rPr>
          </w:rPrChange>
        </w:rPr>
        <w:t>端与云备份服务器，身份认证服务器以及密钥管理服务器之间稳定可靠的</w:t>
      </w:r>
      <w:r w:rsidR="00E1095F" w:rsidRPr="006C0267">
        <w:rPr>
          <w:rFonts w:asciiTheme="minorEastAsia" w:hAnsiTheme="minorEastAsia" w:cs="Times New Roman" w:hint="eastAsia"/>
          <w:spacing w:val="10"/>
          <w:kern w:val="0"/>
          <w:sz w:val="24"/>
          <w:szCs w:val="24"/>
          <w:rPrChange w:id="2970" w:author="JY0225" w:date="2017-08-24T11:13:00Z">
            <w:rPr>
              <w:rFonts w:ascii="Times New Roman" w:hAnsi="Times New Roman" w:cs="Times New Roman" w:hint="eastAsia"/>
              <w:spacing w:val="10"/>
              <w:kern w:val="0"/>
              <w:sz w:val="24"/>
              <w:szCs w:val="20"/>
            </w:rPr>
          </w:rPrChange>
        </w:rPr>
        <w:t>数据传输</w:t>
      </w:r>
      <w:r w:rsidR="00C46490" w:rsidRPr="006C0267">
        <w:rPr>
          <w:rFonts w:asciiTheme="minorEastAsia" w:hAnsiTheme="minorEastAsia"/>
          <w:color w:val="000000" w:themeColor="text1"/>
          <w:sz w:val="24"/>
          <w:szCs w:val="24"/>
          <w:vertAlign w:val="superscript"/>
          <w:rPrChange w:id="2971" w:author="JY0225" w:date="2017-08-24T11:13:00Z">
            <w:rPr>
              <w:color w:val="000000" w:themeColor="text1"/>
              <w:vertAlign w:val="superscript"/>
            </w:rPr>
          </w:rPrChange>
        </w:rPr>
        <w:fldChar w:fldCharType="begin"/>
      </w:r>
      <w:r w:rsidR="00C46490" w:rsidRPr="006C0267">
        <w:rPr>
          <w:rFonts w:asciiTheme="minorEastAsia" w:hAnsiTheme="minorEastAsia"/>
          <w:color w:val="000000" w:themeColor="text1"/>
          <w:sz w:val="24"/>
          <w:szCs w:val="24"/>
          <w:vertAlign w:val="superscript"/>
          <w:rPrChange w:id="2972" w:author="JY0225" w:date="2017-08-24T11:13:00Z">
            <w:rPr>
              <w:color w:val="000000" w:themeColor="text1"/>
              <w:vertAlign w:val="superscript"/>
            </w:rPr>
          </w:rPrChange>
        </w:rPr>
        <w:instrText xml:space="preserve"> REF _Ref489691828 \r \h </w:instrText>
      </w:r>
      <w:r w:rsidR="006C0267" w:rsidRPr="006C0267">
        <w:rPr>
          <w:rFonts w:asciiTheme="minorEastAsia" w:hAnsiTheme="minorEastAsia"/>
          <w:color w:val="000000" w:themeColor="text1"/>
          <w:sz w:val="24"/>
          <w:szCs w:val="24"/>
          <w:vertAlign w:val="superscript"/>
          <w:rPrChange w:id="2973" w:author="JY0225" w:date="2017-08-24T11:13:00Z">
            <w:rPr>
              <w:color w:val="000000" w:themeColor="text1"/>
              <w:sz w:val="24"/>
              <w:szCs w:val="24"/>
              <w:vertAlign w:val="superscript"/>
            </w:rPr>
          </w:rPrChange>
        </w:rPr>
        <w:instrText xml:space="preserve"> \* MERGEFORMAT </w:instrText>
      </w:r>
      <w:r w:rsidR="00C46490" w:rsidRPr="006C0267">
        <w:rPr>
          <w:rFonts w:asciiTheme="minorEastAsia" w:hAnsiTheme="minorEastAsia"/>
          <w:color w:val="000000" w:themeColor="text1"/>
          <w:sz w:val="24"/>
          <w:szCs w:val="24"/>
          <w:vertAlign w:val="superscript"/>
          <w:rPrChange w:id="2974" w:author="JY0225" w:date="2017-08-24T11:13:00Z">
            <w:rPr>
              <w:rFonts w:asciiTheme="minorEastAsia" w:hAnsiTheme="minorEastAsia"/>
              <w:color w:val="000000" w:themeColor="text1"/>
              <w:sz w:val="24"/>
              <w:szCs w:val="24"/>
              <w:vertAlign w:val="superscript"/>
            </w:rPr>
          </w:rPrChange>
        </w:rPr>
      </w:r>
      <w:r w:rsidR="00C46490" w:rsidRPr="006C0267">
        <w:rPr>
          <w:rFonts w:asciiTheme="minorEastAsia" w:hAnsiTheme="minorEastAsia"/>
          <w:color w:val="000000" w:themeColor="text1"/>
          <w:sz w:val="24"/>
          <w:szCs w:val="24"/>
          <w:vertAlign w:val="superscript"/>
          <w:rPrChange w:id="2975" w:author="JY0225" w:date="2017-08-24T11:13:00Z">
            <w:rPr>
              <w:color w:val="000000" w:themeColor="text1"/>
              <w:vertAlign w:val="superscript"/>
            </w:rPr>
          </w:rPrChange>
        </w:rPr>
        <w:fldChar w:fldCharType="separate"/>
      </w:r>
      <w:r w:rsidR="008E2759" w:rsidRPr="006C0267">
        <w:rPr>
          <w:rFonts w:asciiTheme="minorEastAsia" w:hAnsiTheme="minorEastAsia"/>
          <w:color w:val="000000" w:themeColor="text1"/>
          <w:sz w:val="24"/>
          <w:szCs w:val="24"/>
          <w:vertAlign w:val="superscript"/>
          <w:rPrChange w:id="2976" w:author="JY0225" w:date="2017-08-24T11:13:00Z">
            <w:rPr>
              <w:color w:val="000000" w:themeColor="text1"/>
              <w:vertAlign w:val="superscript"/>
            </w:rPr>
          </w:rPrChange>
        </w:rPr>
        <w:t>[5]</w:t>
      </w:r>
      <w:r w:rsidR="00C46490" w:rsidRPr="006C0267">
        <w:rPr>
          <w:rFonts w:asciiTheme="minorEastAsia" w:hAnsiTheme="minorEastAsia"/>
          <w:color w:val="000000" w:themeColor="text1"/>
          <w:sz w:val="24"/>
          <w:szCs w:val="24"/>
          <w:vertAlign w:val="superscript"/>
          <w:rPrChange w:id="2977" w:author="JY0225" w:date="2017-08-24T11:13:00Z">
            <w:rPr>
              <w:color w:val="000000" w:themeColor="text1"/>
              <w:vertAlign w:val="superscript"/>
            </w:rPr>
          </w:rPrChange>
        </w:rPr>
        <w:fldChar w:fldCharType="end"/>
      </w:r>
      <w:r w:rsidR="0028651F" w:rsidRPr="006C0267">
        <w:rPr>
          <w:rFonts w:asciiTheme="minorEastAsia" w:hAnsiTheme="minorEastAsia" w:cs="Times New Roman" w:hint="eastAsia"/>
          <w:color w:val="000000" w:themeColor="text1"/>
          <w:spacing w:val="10"/>
          <w:kern w:val="0"/>
          <w:sz w:val="24"/>
          <w:szCs w:val="24"/>
          <w:rPrChange w:id="2978" w:author="JY0225" w:date="2017-08-24T11:13:00Z">
            <w:rPr>
              <w:rFonts w:ascii="Times New Roman" w:hAnsi="Times New Roman" w:cs="Times New Roman" w:hint="eastAsia"/>
              <w:color w:val="000000" w:themeColor="text1"/>
              <w:spacing w:val="10"/>
              <w:kern w:val="0"/>
              <w:sz w:val="24"/>
              <w:szCs w:val="20"/>
            </w:rPr>
          </w:rPrChange>
        </w:rPr>
        <w:t>。</w:t>
      </w:r>
    </w:p>
    <w:p w14:paraId="65830F00" w14:textId="20CC72BF" w:rsidR="006E69CD" w:rsidRDefault="006E69CD" w:rsidP="00453842">
      <w:pPr>
        <w:pStyle w:val="31"/>
      </w:pPr>
      <w:bookmarkStart w:id="2979" w:name="_Toc491351992"/>
      <w:r>
        <w:t>3.1</w:t>
      </w:r>
      <w:r w:rsidRPr="006637A1">
        <w:t xml:space="preserve">.1 </w:t>
      </w:r>
      <w:r>
        <w:rPr>
          <w:rFonts w:hint="eastAsia"/>
        </w:rPr>
        <w:t>系统框架</w:t>
      </w:r>
      <w:ins w:id="2980" w:author="JY0225" w:date="2017-08-23T14:05:00Z">
        <w:r w:rsidR="00627570">
          <w:rPr>
            <w:rFonts w:hint="eastAsia"/>
          </w:rPr>
          <w:t>与功能</w:t>
        </w:r>
      </w:ins>
      <w:r>
        <w:rPr>
          <w:rFonts w:hint="eastAsia"/>
        </w:rPr>
        <w:t>分析</w:t>
      </w:r>
      <w:bookmarkEnd w:id="2979"/>
    </w:p>
    <w:p w14:paraId="6FE35767" w14:textId="6C581698" w:rsidR="00453842" w:rsidRDefault="00912023">
      <w:pPr>
        <w:jc w:val="center"/>
        <w:pPrChange w:id="2981" w:author="JY0225" w:date="2017-08-22T21:27:00Z">
          <w:pPr/>
        </w:pPrChange>
      </w:pPr>
      <w:del w:id="2982" w:author="JY0225" w:date="2017-08-22T20:07:00Z">
        <w:r w:rsidDel="00D06D0F">
          <w:rPr>
            <w:noProof/>
          </w:rPr>
          <w:drawing>
            <wp:inline distT="0" distB="0" distL="0" distR="0" wp14:anchorId="6EE12C42" wp14:editId="760E92DB">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ins w:id="2983" w:author="JY0225" w:date="2017-08-22T21:26:00Z">
        <w:r w:rsidR="001A072E">
          <w:object w:dxaOrig="10516" w:dyaOrig="8078" w14:anchorId="01A1FC49">
            <v:shape id="_x0000_i1028" type="#_x0000_t75" style="width:377.25pt;height:288.75pt" o:ole="">
              <v:imagedata r:id="rId30" o:title=""/>
            </v:shape>
            <o:OLEObject Type="Embed" ProgID="Visio.Drawing.15" ShapeID="_x0000_i1028" DrawAspect="Content" ObjectID="_1565100472" r:id="rId31"/>
          </w:object>
        </w:r>
      </w:ins>
    </w:p>
    <w:p w14:paraId="7F9CF38A" w14:textId="76D523B7" w:rsidR="00453842" w:rsidRPr="006C0267" w:rsidRDefault="00453842">
      <w:pPr>
        <w:spacing w:line="400" w:lineRule="exact"/>
        <w:ind w:firstLineChars="200" w:firstLine="520"/>
        <w:jc w:val="center"/>
        <w:rPr>
          <w:rFonts w:asciiTheme="minorEastAsia" w:hAnsiTheme="minorEastAsia" w:cs="Times New Roman"/>
          <w:spacing w:val="10"/>
          <w:sz w:val="24"/>
          <w:szCs w:val="24"/>
          <w:rPrChange w:id="2984" w:author="JY0225" w:date="2017-08-24T11:14:00Z">
            <w:rPr>
              <w:rFonts w:ascii="Times New Roman" w:hAnsi="Times New Roman" w:cs="Times New Roman"/>
              <w:spacing w:val="10"/>
              <w:sz w:val="24"/>
              <w:szCs w:val="24"/>
            </w:rPr>
          </w:rPrChange>
        </w:rPr>
        <w:pPrChange w:id="2985" w:author="JY0225" w:date="2017-08-24T11:14:00Z">
          <w:pPr>
            <w:ind w:firstLineChars="200" w:firstLine="520"/>
            <w:jc w:val="center"/>
          </w:pPr>
        </w:pPrChange>
      </w:pPr>
      <w:r w:rsidRPr="006C0267">
        <w:rPr>
          <w:rFonts w:asciiTheme="minorEastAsia" w:hAnsiTheme="minorEastAsia" w:cs="Times New Roman" w:hint="eastAsia"/>
          <w:spacing w:val="10"/>
          <w:sz w:val="24"/>
          <w:szCs w:val="24"/>
          <w:rPrChange w:id="2986" w:author="JY0225" w:date="2017-08-24T11:14:00Z">
            <w:rPr>
              <w:rFonts w:ascii="Times New Roman" w:hAnsi="Times New Roman" w:cs="Times New Roman" w:hint="eastAsia"/>
              <w:spacing w:val="10"/>
              <w:sz w:val="24"/>
              <w:szCs w:val="24"/>
            </w:rPr>
          </w:rPrChange>
        </w:rPr>
        <w:t>图</w:t>
      </w:r>
      <w:r w:rsidR="00950DDF" w:rsidRPr="006C0267">
        <w:rPr>
          <w:rFonts w:asciiTheme="minorEastAsia" w:hAnsiTheme="minorEastAsia" w:cs="Times New Roman"/>
          <w:spacing w:val="10"/>
          <w:sz w:val="24"/>
          <w:szCs w:val="24"/>
          <w:rPrChange w:id="2987" w:author="JY0225" w:date="2017-08-24T11:14:00Z">
            <w:rPr>
              <w:rFonts w:ascii="Times New Roman" w:hAnsi="Times New Roman" w:cs="Times New Roman"/>
              <w:spacing w:val="10"/>
              <w:sz w:val="24"/>
              <w:szCs w:val="24"/>
            </w:rPr>
          </w:rPrChange>
        </w:rPr>
        <w:t>3</w:t>
      </w:r>
      <w:r w:rsidRPr="006C0267">
        <w:rPr>
          <w:rFonts w:asciiTheme="minorEastAsia" w:hAnsiTheme="minorEastAsia" w:cs="Times New Roman"/>
          <w:spacing w:val="10"/>
          <w:sz w:val="24"/>
          <w:szCs w:val="24"/>
          <w:rPrChange w:id="2988" w:author="JY0225" w:date="2017-08-24T11:14:00Z">
            <w:rPr>
              <w:rFonts w:ascii="Times New Roman" w:hAnsi="Times New Roman" w:cs="Times New Roman"/>
              <w:spacing w:val="10"/>
              <w:sz w:val="24"/>
              <w:szCs w:val="24"/>
            </w:rPr>
          </w:rPrChange>
        </w:rPr>
        <w:t>-1</w:t>
      </w:r>
      <w:r w:rsidR="003B190E" w:rsidRPr="006C0267">
        <w:rPr>
          <w:rFonts w:asciiTheme="minorEastAsia" w:hAnsiTheme="minorEastAsia" w:cs="Times New Roman"/>
          <w:spacing w:val="10"/>
          <w:sz w:val="24"/>
          <w:szCs w:val="24"/>
          <w:rPrChange w:id="2989" w:author="JY0225" w:date="2017-08-24T11:14:00Z">
            <w:rPr>
              <w:rFonts w:ascii="Times New Roman" w:hAnsi="Times New Roman" w:cs="Times New Roman"/>
              <w:spacing w:val="10"/>
              <w:sz w:val="24"/>
              <w:szCs w:val="24"/>
            </w:rPr>
          </w:rPrChange>
        </w:rPr>
        <w:t xml:space="preserve"> </w:t>
      </w:r>
      <w:r w:rsidR="003B190E" w:rsidRPr="006C0267">
        <w:rPr>
          <w:rFonts w:asciiTheme="minorEastAsia" w:hAnsiTheme="minorEastAsia" w:cs="Times New Roman" w:hint="eastAsia"/>
          <w:spacing w:val="10"/>
          <w:sz w:val="24"/>
          <w:szCs w:val="24"/>
          <w:rPrChange w:id="2990" w:author="JY0225" w:date="2017-08-24T11:14:00Z">
            <w:rPr>
              <w:rFonts w:ascii="Times New Roman" w:hAnsi="Times New Roman" w:cs="Times New Roman" w:hint="eastAsia"/>
              <w:spacing w:val="10"/>
              <w:sz w:val="24"/>
              <w:szCs w:val="24"/>
            </w:rPr>
          </w:rPrChange>
        </w:rPr>
        <w:t>现有云</w:t>
      </w:r>
      <w:r w:rsidR="00476838" w:rsidRPr="006C0267">
        <w:rPr>
          <w:rFonts w:asciiTheme="minorEastAsia" w:hAnsiTheme="minorEastAsia" w:cs="Times New Roman" w:hint="eastAsia"/>
          <w:spacing w:val="10"/>
          <w:sz w:val="24"/>
          <w:szCs w:val="24"/>
          <w:rPrChange w:id="2991" w:author="JY0225" w:date="2017-08-24T11:14:00Z">
            <w:rPr>
              <w:rFonts w:ascii="Times New Roman" w:hAnsi="Times New Roman" w:cs="Times New Roman" w:hint="eastAsia"/>
              <w:spacing w:val="10"/>
              <w:sz w:val="24"/>
              <w:szCs w:val="24"/>
            </w:rPr>
          </w:rPrChange>
        </w:rPr>
        <w:t>备份</w:t>
      </w:r>
      <w:r w:rsidRPr="006C0267">
        <w:rPr>
          <w:rFonts w:asciiTheme="minorEastAsia" w:hAnsiTheme="minorEastAsia" w:cs="Times New Roman" w:hint="eastAsia"/>
          <w:spacing w:val="10"/>
          <w:sz w:val="24"/>
          <w:szCs w:val="24"/>
          <w:rPrChange w:id="2992" w:author="JY0225" w:date="2017-08-24T11:14:00Z">
            <w:rPr>
              <w:rFonts w:ascii="Times New Roman" w:hAnsi="Times New Roman" w:cs="Times New Roman" w:hint="eastAsia"/>
              <w:spacing w:val="10"/>
              <w:sz w:val="24"/>
              <w:szCs w:val="24"/>
            </w:rPr>
          </w:rPrChange>
        </w:rPr>
        <w:t>中间件系统架构图</w:t>
      </w:r>
    </w:p>
    <w:p w14:paraId="4337EF57" w14:textId="7513747A" w:rsidR="00781237" w:rsidRPr="006C0267" w:rsidRDefault="00781237">
      <w:pPr>
        <w:pStyle w:val="22"/>
        <w:spacing w:line="400" w:lineRule="exact"/>
        <w:ind w:firstLineChars="0"/>
        <w:rPr>
          <w:rFonts w:asciiTheme="minorEastAsia" w:eastAsiaTheme="minorEastAsia" w:hAnsiTheme="minorEastAsia" w:cs="Times New Roman"/>
          <w:sz w:val="24"/>
          <w:szCs w:val="24"/>
          <w:rPrChange w:id="2993" w:author="JY0225" w:date="2017-08-24T11:14:00Z">
            <w:rPr>
              <w:rFonts w:ascii="Times New Roman" w:hAnsi="Times New Roman" w:cs="Times New Roman"/>
              <w:sz w:val="24"/>
            </w:rPr>
          </w:rPrChange>
        </w:rPr>
        <w:pPrChange w:id="2994" w:author="JY0225" w:date="2017-08-24T11:14:00Z">
          <w:pPr>
            <w:pStyle w:val="22"/>
            <w:spacing w:line="360" w:lineRule="auto"/>
            <w:ind w:firstLineChars="0"/>
          </w:pPr>
        </w:pPrChange>
      </w:pPr>
      <w:r w:rsidRPr="006C0267">
        <w:rPr>
          <w:rFonts w:asciiTheme="minorEastAsia" w:eastAsiaTheme="minorEastAsia" w:hAnsiTheme="minorEastAsia" w:cs="Times New Roman" w:hint="eastAsia"/>
          <w:spacing w:val="10"/>
          <w:kern w:val="0"/>
          <w:sz w:val="24"/>
          <w:szCs w:val="24"/>
          <w:rPrChange w:id="2995" w:author="JY0225" w:date="2017-08-24T11:14:00Z">
            <w:rPr>
              <w:rFonts w:ascii="Times New Roman" w:hAnsi="Times New Roman" w:cs="Times New Roman" w:hint="eastAsia"/>
              <w:spacing w:val="10"/>
              <w:kern w:val="0"/>
              <w:sz w:val="24"/>
              <w:szCs w:val="24"/>
            </w:rPr>
          </w:rPrChange>
        </w:rPr>
        <w:t>图</w:t>
      </w:r>
      <w:r w:rsidR="00CB6F9A" w:rsidRPr="006C0267">
        <w:rPr>
          <w:rFonts w:asciiTheme="minorEastAsia" w:eastAsiaTheme="minorEastAsia" w:hAnsiTheme="minorEastAsia" w:cs="Times New Roman"/>
          <w:spacing w:val="10"/>
          <w:kern w:val="0"/>
          <w:sz w:val="24"/>
          <w:szCs w:val="24"/>
          <w:rPrChange w:id="2996" w:author="JY0225" w:date="2017-08-24T11:14:00Z">
            <w:rPr>
              <w:rFonts w:ascii="Times New Roman" w:hAnsi="Times New Roman" w:cs="Times New Roman"/>
              <w:spacing w:val="10"/>
              <w:kern w:val="0"/>
              <w:sz w:val="24"/>
              <w:szCs w:val="24"/>
            </w:rPr>
          </w:rPrChange>
        </w:rPr>
        <w:t>3-1</w:t>
      </w:r>
      <w:r w:rsidRPr="006C0267">
        <w:rPr>
          <w:rFonts w:asciiTheme="minorEastAsia" w:eastAsiaTheme="minorEastAsia" w:hAnsiTheme="minorEastAsia" w:cs="Times New Roman" w:hint="eastAsia"/>
          <w:spacing w:val="10"/>
          <w:kern w:val="0"/>
          <w:sz w:val="24"/>
          <w:szCs w:val="24"/>
          <w:rPrChange w:id="2997" w:author="JY0225" w:date="2017-08-24T11:14:00Z">
            <w:rPr>
              <w:rFonts w:ascii="Times New Roman" w:hAnsi="Times New Roman" w:cs="Times New Roman" w:hint="eastAsia"/>
              <w:spacing w:val="10"/>
              <w:kern w:val="0"/>
              <w:sz w:val="24"/>
              <w:szCs w:val="24"/>
            </w:rPr>
          </w:rPrChange>
        </w:rPr>
        <w:t>展示了</w:t>
      </w:r>
      <w:r w:rsidR="00CB6F9A" w:rsidRPr="006C0267">
        <w:rPr>
          <w:rFonts w:asciiTheme="minorEastAsia" w:eastAsiaTheme="minorEastAsia" w:hAnsiTheme="minorEastAsia" w:cs="Times New Roman" w:hint="eastAsia"/>
          <w:spacing w:val="10"/>
          <w:kern w:val="0"/>
          <w:sz w:val="24"/>
          <w:szCs w:val="24"/>
          <w:rPrChange w:id="2998" w:author="JY0225" w:date="2017-08-24T11:14:00Z">
            <w:rPr>
              <w:rFonts w:ascii="Times New Roman" w:hAnsi="Times New Roman" w:cs="Times New Roman" w:hint="eastAsia"/>
              <w:spacing w:val="10"/>
              <w:kern w:val="0"/>
              <w:sz w:val="24"/>
              <w:szCs w:val="24"/>
            </w:rPr>
          </w:rPrChange>
        </w:rPr>
        <w:t>现有的</w:t>
      </w:r>
      <w:r w:rsidRPr="006C0267">
        <w:rPr>
          <w:rFonts w:asciiTheme="minorEastAsia" w:eastAsiaTheme="minorEastAsia" w:hAnsiTheme="minorEastAsia" w:cs="Times New Roman" w:hint="eastAsia"/>
          <w:spacing w:val="10"/>
          <w:kern w:val="0"/>
          <w:sz w:val="24"/>
          <w:szCs w:val="24"/>
          <w:rPrChange w:id="2999" w:author="JY0225" w:date="2017-08-24T11:14:00Z">
            <w:rPr>
              <w:rFonts w:ascii="Times New Roman" w:hAnsi="Times New Roman" w:cs="Times New Roman" w:hint="eastAsia"/>
              <w:spacing w:val="10"/>
              <w:kern w:val="0"/>
              <w:sz w:val="24"/>
              <w:szCs w:val="24"/>
            </w:rPr>
          </w:rPrChange>
        </w:rPr>
        <w:t>云</w:t>
      </w:r>
      <w:r w:rsidR="00476838" w:rsidRPr="006C0267">
        <w:rPr>
          <w:rFonts w:asciiTheme="minorEastAsia" w:eastAsiaTheme="minorEastAsia" w:hAnsiTheme="minorEastAsia" w:cs="Times New Roman" w:hint="eastAsia"/>
          <w:spacing w:val="10"/>
          <w:kern w:val="0"/>
          <w:sz w:val="24"/>
          <w:szCs w:val="24"/>
          <w:rPrChange w:id="3000" w:author="JY0225" w:date="2017-08-24T11:14:00Z">
            <w:rPr>
              <w:rFonts w:ascii="Times New Roman" w:hAnsi="Times New Roman" w:cs="Times New Roman" w:hint="eastAsia"/>
              <w:spacing w:val="10"/>
              <w:kern w:val="0"/>
              <w:sz w:val="24"/>
              <w:szCs w:val="24"/>
            </w:rPr>
          </w:rPrChange>
        </w:rPr>
        <w:t>备份</w:t>
      </w:r>
      <w:r w:rsidRPr="006C0267">
        <w:rPr>
          <w:rFonts w:asciiTheme="minorEastAsia" w:eastAsiaTheme="minorEastAsia" w:hAnsiTheme="minorEastAsia" w:cs="Times New Roman" w:hint="eastAsia"/>
          <w:spacing w:val="10"/>
          <w:kern w:val="0"/>
          <w:sz w:val="24"/>
          <w:szCs w:val="24"/>
          <w:rPrChange w:id="3001" w:author="JY0225" w:date="2017-08-24T11:14:00Z">
            <w:rPr>
              <w:rFonts w:ascii="Times New Roman" w:hAnsi="Times New Roman" w:cs="Times New Roman" w:hint="eastAsia"/>
              <w:spacing w:val="10"/>
              <w:kern w:val="0"/>
              <w:sz w:val="24"/>
              <w:szCs w:val="24"/>
            </w:rPr>
          </w:rPrChange>
        </w:rPr>
        <w:t>中间件</w:t>
      </w:r>
      <w:r w:rsidR="00CB6F9A" w:rsidRPr="006C0267">
        <w:rPr>
          <w:rFonts w:asciiTheme="minorEastAsia" w:eastAsiaTheme="minorEastAsia" w:hAnsiTheme="minorEastAsia" w:cs="Times New Roman" w:hint="eastAsia"/>
          <w:spacing w:val="10"/>
          <w:kern w:val="0"/>
          <w:sz w:val="24"/>
          <w:szCs w:val="24"/>
          <w:rPrChange w:id="3002" w:author="JY0225" w:date="2017-08-24T11:14:00Z">
            <w:rPr>
              <w:rFonts w:ascii="Times New Roman" w:hAnsi="Times New Roman" w:cs="Times New Roman" w:hint="eastAsia"/>
              <w:spacing w:val="10"/>
              <w:kern w:val="0"/>
              <w:sz w:val="24"/>
              <w:szCs w:val="24"/>
            </w:rPr>
          </w:rPrChange>
        </w:rPr>
        <w:t>系统框架图</w:t>
      </w:r>
      <w:r w:rsidRPr="006C0267">
        <w:rPr>
          <w:rFonts w:asciiTheme="minorEastAsia" w:eastAsiaTheme="minorEastAsia" w:hAnsiTheme="minorEastAsia" w:cs="Times New Roman" w:hint="eastAsia"/>
          <w:spacing w:val="10"/>
          <w:kern w:val="0"/>
          <w:sz w:val="24"/>
          <w:szCs w:val="24"/>
          <w:rPrChange w:id="3003" w:author="JY0225" w:date="2017-08-24T11:14:00Z">
            <w:rPr>
              <w:rFonts w:ascii="Times New Roman" w:hAnsi="Times New Roman" w:cs="Times New Roman" w:hint="eastAsia"/>
              <w:spacing w:val="10"/>
              <w:kern w:val="0"/>
              <w:sz w:val="24"/>
              <w:szCs w:val="24"/>
            </w:rPr>
          </w:rPrChange>
        </w:rPr>
        <w:t>。中间件作为客户端与服务器之间的交互枢纽，负责对用户从客户端发送的请求和数据进行处理，然后转发给服务器。</w:t>
      </w:r>
      <w:r w:rsidR="00FA312D" w:rsidRPr="006C0267">
        <w:rPr>
          <w:rFonts w:asciiTheme="minorEastAsia" w:eastAsiaTheme="minorEastAsia" w:hAnsiTheme="minorEastAsia" w:cs="Times New Roman" w:hint="eastAsia"/>
          <w:spacing w:val="10"/>
          <w:kern w:val="0"/>
          <w:sz w:val="24"/>
          <w:szCs w:val="24"/>
          <w:rPrChange w:id="3004" w:author="JY0225" w:date="2017-08-24T11:14:00Z">
            <w:rPr>
              <w:rFonts w:ascii="Times New Roman" w:hAnsi="Times New Roman" w:cs="Times New Roman" w:hint="eastAsia"/>
              <w:spacing w:val="10"/>
              <w:kern w:val="0"/>
              <w:sz w:val="24"/>
              <w:szCs w:val="24"/>
            </w:rPr>
          </w:rPrChange>
        </w:rPr>
        <w:t>中间件系统一共分为三层，</w:t>
      </w:r>
      <w:r w:rsidR="006D189E" w:rsidRPr="006C0267">
        <w:rPr>
          <w:rFonts w:asciiTheme="minorEastAsia" w:eastAsiaTheme="minorEastAsia" w:hAnsiTheme="minorEastAsia" w:cs="Times New Roman" w:hint="eastAsia"/>
          <w:sz w:val="24"/>
          <w:szCs w:val="24"/>
          <w:rPrChange w:id="3005" w:author="JY0225" w:date="2017-08-24T11:14:00Z">
            <w:rPr>
              <w:rFonts w:ascii="Times New Roman" w:hAnsi="Times New Roman" w:cs="Times New Roman" w:hint="eastAsia"/>
              <w:sz w:val="24"/>
            </w:rPr>
          </w:rPrChange>
        </w:rPr>
        <w:t>底层结构包括操作系统平台、本地库、内存与本地</w:t>
      </w:r>
      <w:r w:rsidR="00476838" w:rsidRPr="006C0267">
        <w:rPr>
          <w:rFonts w:asciiTheme="minorEastAsia" w:eastAsiaTheme="minorEastAsia" w:hAnsiTheme="minorEastAsia" w:cs="Times New Roman" w:hint="eastAsia"/>
          <w:sz w:val="24"/>
          <w:szCs w:val="24"/>
          <w:rPrChange w:id="3006" w:author="JY0225" w:date="2017-08-24T11:14:00Z">
            <w:rPr>
              <w:rFonts w:ascii="Times New Roman" w:hAnsi="Times New Roman" w:cs="Times New Roman" w:hint="eastAsia"/>
              <w:sz w:val="24"/>
            </w:rPr>
          </w:rPrChange>
        </w:rPr>
        <w:t>备份</w:t>
      </w:r>
      <w:r w:rsidR="006D189E" w:rsidRPr="006C0267">
        <w:rPr>
          <w:rFonts w:asciiTheme="minorEastAsia" w:eastAsiaTheme="minorEastAsia" w:hAnsiTheme="minorEastAsia" w:cs="Times New Roman" w:hint="eastAsia"/>
          <w:sz w:val="24"/>
          <w:szCs w:val="24"/>
          <w:rPrChange w:id="3007" w:author="JY0225" w:date="2017-08-24T11:14:00Z">
            <w:rPr>
              <w:rFonts w:ascii="Times New Roman" w:hAnsi="Times New Roman" w:cs="Times New Roman" w:hint="eastAsia"/>
              <w:sz w:val="24"/>
            </w:rPr>
          </w:rPrChange>
        </w:rPr>
        <w:t>三部分，它提供了中间件可以正常运作的基础软硬件；</w:t>
      </w:r>
      <w:ins w:id="3008" w:author="JY0225" w:date="2017-08-23T14:01:00Z">
        <w:r w:rsidR="001A072E" w:rsidRPr="006C0267">
          <w:rPr>
            <w:rFonts w:asciiTheme="minorEastAsia" w:eastAsiaTheme="minorEastAsia" w:hAnsiTheme="minorEastAsia" w:cs="Times New Roman" w:hint="eastAsia"/>
            <w:sz w:val="24"/>
            <w:szCs w:val="24"/>
            <w:rPrChange w:id="3009" w:author="JY0225" w:date="2017-08-24T11:14:00Z">
              <w:rPr>
                <w:rFonts w:ascii="Times New Roman" w:hAnsi="Times New Roman" w:cs="Times New Roman" w:hint="eastAsia"/>
                <w:sz w:val="24"/>
              </w:rPr>
            </w:rPrChange>
          </w:rPr>
          <w:t>逻辑</w:t>
        </w:r>
      </w:ins>
      <w:del w:id="3010" w:author="JY0225" w:date="2017-08-23T14:01:00Z">
        <w:r w:rsidR="006D189E" w:rsidRPr="006C0267" w:rsidDel="001A072E">
          <w:rPr>
            <w:rFonts w:asciiTheme="minorEastAsia" w:eastAsiaTheme="minorEastAsia" w:hAnsiTheme="minorEastAsia" w:cs="Times New Roman" w:hint="eastAsia"/>
            <w:sz w:val="24"/>
            <w:szCs w:val="24"/>
            <w:rPrChange w:id="3011" w:author="JY0225" w:date="2017-08-24T11:14:00Z">
              <w:rPr>
                <w:rFonts w:ascii="Times New Roman" w:hAnsi="Times New Roman" w:cs="Times New Roman" w:hint="eastAsia"/>
                <w:sz w:val="24"/>
              </w:rPr>
            </w:rPrChange>
          </w:rPr>
          <w:delText>功能</w:delText>
        </w:r>
      </w:del>
      <w:r w:rsidR="006D189E" w:rsidRPr="006C0267">
        <w:rPr>
          <w:rFonts w:asciiTheme="minorEastAsia" w:eastAsiaTheme="minorEastAsia" w:hAnsiTheme="minorEastAsia" w:cs="Times New Roman" w:hint="eastAsia"/>
          <w:sz w:val="24"/>
          <w:szCs w:val="24"/>
          <w:rPrChange w:id="3012" w:author="JY0225" w:date="2017-08-24T11:14:00Z">
            <w:rPr>
              <w:rFonts w:ascii="Times New Roman" w:hAnsi="Times New Roman" w:cs="Times New Roman" w:hint="eastAsia"/>
              <w:sz w:val="24"/>
            </w:rPr>
          </w:rPrChange>
        </w:rPr>
        <w:t>层由四大核心模块组成，分别是安全会话</w:t>
      </w:r>
      <w:r w:rsidR="00CE4167" w:rsidRPr="006C0267">
        <w:rPr>
          <w:rFonts w:asciiTheme="minorEastAsia" w:eastAsiaTheme="minorEastAsia" w:hAnsiTheme="minorEastAsia" w:cs="Times New Roman" w:hint="eastAsia"/>
          <w:sz w:val="24"/>
          <w:szCs w:val="24"/>
          <w:rPrChange w:id="3013" w:author="JY0225" w:date="2017-08-24T11:14:00Z">
            <w:rPr>
              <w:rFonts w:ascii="Times New Roman" w:hAnsi="Times New Roman" w:cs="Times New Roman" w:hint="eastAsia"/>
              <w:sz w:val="24"/>
            </w:rPr>
          </w:rPrChange>
        </w:rPr>
        <w:t>模块、数据传输模块、数据加密模</w:t>
      </w:r>
      <w:r w:rsidR="00CE4167" w:rsidRPr="006C0267">
        <w:rPr>
          <w:rFonts w:asciiTheme="minorEastAsia" w:eastAsiaTheme="minorEastAsia" w:hAnsiTheme="minorEastAsia" w:cs="Times New Roman" w:hint="eastAsia"/>
          <w:sz w:val="24"/>
          <w:szCs w:val="24"/>
          <w:rPrChange w:id="3014" w:author="JY0225" w:date="2017-08-24T11:14:00Z">
            <w:rPr>
              <w:rFonts w:ascii="Times New Roman" w:hAnsi="Times New Roman" w:cs="Times New Roman" w:hint="eastAsia"/>
              <w:sz w:val="24"/>
            </w:rPr>
          </w:rPrChange>
        </w:rPr>
        <w:lastRenderedPageBreak/>
        <w:t>块，以及数据压缩模块；接口层包括了为客户端提供的所有中间件服务，这些服务可以分成三大类，分别是信息处理类、文件操作类，和回收站操作类。</w:t>
      </w:r>
    </w:p>
    <w:p w14:paraId="53E5C056" w14:textId="250FD1EF" w:rsidR="00E57CB2" w:rsidRPr="006C0267" w:rsidDel="00856A51" w:rsidRDefault="00A40F9D">
      <w:pPr>
        <w:pStyle w:val="31"/>
        <w:spacing w:line="400" w:lineRule="exact"/>
        <w:rPr>
          <w:del w:id="3015" w:author="JY0225" w:date="2017-08-14T12:36:00Z"/>
          <w:rFonts w:asciiTheme="minorEastAsia" w:hAnsiTheme="minorEastAsia"/>
          <w:sz w:val="24"/>
          <w:szCs w:val="24"/>
          <w:rPrChange w:id="3016" w:author="JY0225" w:date="2017-08-24T11:14:00Z">
            <w:rPr>
              <w:del w:id="3017" w:author="JY0225" w:date="2017-08-14T12:36:00Z"/>
            </w:rPr>
          </w:rPrChange>
        </w:rPr>
        <w:pPrChange w:id="3018" w:author="JY0225" w:date="2017-08-24T11:14:00Z">
          <w:pPr>
            <w:pStyle w:val="31"/>
          </w:pPr>
        </w:pPrChange>
      </w:pPr>
      <w:del w:id="3019" w:author="JY0225" w:date="2017-08-14T12:36:00Z">
        <w:r w:rsidRPr="006C0267" w:rsidDel="00856A51">
          <w:rPr>
            <w:rFonts w:asciiTheme="minorEastAsia" w:hAnsiTheme="minorEastAsia"/>
            <w:b w:val="0"/>
            <w:bCs w:val="0"/>
            <w:sz w:val="24"/>
            <w:szCs w:val="24"/>
            <w:rPrChange w:id="3020" w:author="JY0225" w:date="2017-08-24T11:14:00Z">
              <w:rPr>
                <w:b w:val="0"/>
                <w:bCs w:val="0"/>
              </w:rPr>
            </w:rPrChange>
          </w:rPr>
          <w:delText>3</w:delText>
        </w:r>
        <w:r w:rsidR="00325580" w:rsidRPr="006C0267" w:rsidDel="00856A51">
          <w:rPr>
            <w:rFonts w:asciiTheme="minorEastAsia" w:hAnsiTheme="minorEastAsia"/>
            <w:b w:val="0"/>
            <w:bCs w:val="0"/>
            <w:sz w:val="24"/>
            <w:szCs w:val="24"/>
            <w:rPrChange w:id="3021" w:author="JY0225" w:date="2017-08-24T11:14:00Z">
              <w:rPr>
                <w:b w:val="0"/>
                <w:bCs w:val="0"/>
              </w:rPr>
            </w:rPrChange>
          </w:rPr>
          <w:delText>.1</w:delText>
        </w:r>
        <w:r w:rsidR="001F65D9" w:rsidRPr="006C0267" w:rsidDel="00856A51">
          <w:rPr>
            <w:rFonts w:asciiTheme="minorEastAsia" w:hAnsiTheme="minorEastAsia"/>
            <w:b w:val="0"/>
            <w:bCs w:val="0"/>
            <w:sz w:val="24"/>
            <w:szCs w:val="24"/>
            <w:rPrChange w:id="3022" w:author="JY0225" w:date="2017-08-24T11:14:00Z">
              <w:rPr>
                <w:b w:val="0"/>
                <w:bCs w:val="0"/>
              </w:rPr>
            </w:rPrChange>
          </w:rPr>
          <w:delText>.2</w:delText>
        </w:r>
        <w:r w:rsidR="00E57CB2" w:rsidRPr="006C0267" w:rsidDel="00856A51">
          <w:rPr>
            <w:rFonts w:asciiTheme="minorEastAsia" w:hAnsiTheme="minorEastAsia"/>
            <w:b w:val="0"/>
            <w:bCs w:val="0"/>
            <w:sz w:val="24"/>
            <w:szCs w:val="24"/>
            <w:rPrChange w:id="3023" w:author="JY0225" w:date="2017-08-24T11:14:00Z">
              <w:rPr>
                <w:b w:val="0"/>
                <w:bCs w:val="0"/>
              </w:rPr>
            </w:rPrChange>
          </w:rPr>
          <w:delText xml:space="preserve"> </w:delText>
        </w:r>
        <w:r w:rsidR="00A05CFF" w:rsidRPr="006C0267" w:rsidDel="00856A51">
          <w:rPr>
            <w:rFonts w:asciiTheme="minorEastAsia" w:hAnsiTheme="minorEastAsia" w:hint="eastAsia"/>
            <w:b w:val="0"/>
            <w:bCs w:val="0"/>
            <w:sz w:val="24"/>
            <w:szCs w:val="24"/>
            <w:rPrChange w:id="3024" w:author="JY0225" w:date="2017-08-24T11:14:00Z">
              <w:rPr>
                <w:rFonts w:hint="eastAsia"/>
                <w:b w:val="0"/>
                <w:bCs w:val="0"/>
              </w:rPr>
            </w:rPrChange>
          </w:rPr>
          <w:delText>功能</w:delText>
        </w:r>
        <w:r w:rsidR="005D24E0" w:rsidRPr="006C0267" w:rsidDel="00856A51">
          <w:rPr>
            <w:rFonts w:asciiTheme="minorEastAsia" w:hAnsiTheme="minorEastAsia" w:hint="eastAsia"/>
            <w:b w:val="0"/>
            <w:bCs w:val="0"/>
            <w:sz w:val="24"/>
            <w:szCs w:val="24"/>
            <w:rPrChange w:id="3025" w:author="JY0225" w:date="2017-08-24T11:14:00Z">
              <w:rPr>
                <w:rFonts w:hint="eastAsia"/>
                <w:b w:val="0"/>
                <w:bCs w:val="0"/>
              </w:rPr>
            </w:rPrChange>
          </w:rPr>
          <w:delText>分析</w:delText>
        </w:r>
      </w:del>
    </w:p>
    <w:p w14:paraId="30107404" w14:textId="3A252B07" w:rsidR="00840B9E" w:rsidRPr="006C0267" w:rsidRDefault="00840B9E">
      <w:pPr>
        <w:spacing w:line="400" w:lineRule="exact"/>
        <w:rPr>
          <w:rFonts w:asciiTheme="minorEastAsia" w:hAnsiTheme="minorEastAsia" w:cs="Times New Roman"/>
          <w:spacing w:val="10"/>
          <w:kern w:val="0"/>
          <w:sz w:val="24"/>
          <w:szCs w:val="24"/>
          <w:rPrChange w:id="3026" w:author="JY0225" w:date="2017-08-24T11:14:00Z">
            <w:rPr>
              <w:rFonts w:ascii="Times New Roman" w:hAnsi="Times New Roman" w:cs="Times New Roman"/>
              <w:spacing w:val="10"/>
              <w:kern w:val="0"/>
              <w:sz w:val="24"/>
              <w:szCs w:val="20"/>
            </w:rPr>
          </w:rPrChange>
        </w:rPr>
      </w:pPr>
      <w:r w:rsidRPr="006C0267">
        <w:rPr>
          <w:rFonts w:asciiTheme="minorEastAsia" w:hAnsiTheme="minorEastAsia"/>
          <w:sz w:val="24"/>
          <w:szCs w:val="24"/>
          <w:rPrChange w:id="3027" w:author="JY0225" w:date="2017-08-24T11:14:00Z">
            <w:rPr/>
          </w:rPrChange>
        </w:rPr>
        <w:tab/>
      </w:r>
      <w:r w:rsidR="008D76CD" w:rsidRPr="006C0267">
        <w:rPr>
          <w:rFonts w:asciiTheme="minorEastAsia" w:hAnsiTheme="minorEastAsia" w:cs="Times New Roman" w:hint="eastAsia"/>
          <w:spacing w:val="10"/>
          <w:kern w:val="0"/>
          <w:sz w:val="24"/>
          <w:szCs w:val="24"/>
          <w:rPrChange w:id="3028" w:author="JY0225" w:date="2017-08-24T11:14:00Z">
            <w:rPr>
              <w:rFonts w:ascii="Times New Roman" w:hAnsi="Times New Roman" w:cs="Times New Roman" w:hint="eastAsia"/>
              <w:spacing w:val="10"/>
              <w:kern w:val="0"/>
              <w:sz w:val="24"/>
              <w:szCs w:val="20"/>
            </w:rPr>
          </w:rPrChange>
        </w:rPr>
        <w:t>目前，</w:t>
      </w:r>
      <w:r w:rsidR="00E62DDE" w:rsidRPr="006C0267">
        <w:rPr>
          <w:rFonts w:asciiTheme="minorEastAsia" w:hAnsiTheme="minorEastAsia" w:cs="Times New Roman" w:hint="eastAsia"/>
          <w:spacing w:val="10"/>
          <w:kern w:val="0"/>
          <w:sz w:val="24"/>
          <w:szCs w:val="24"/>
          <w:rPrChange w:id="3029" w:author="JY0225" w:date="2017-08-24T11:14:00Z">
            <w:rPr>
              <w:rFonts w:ascii="Times New Roman" w:hAnsi="Times New Roman" w:cs="Times New Roman" w:hint="eastAsia"/>
              <w:spacing w:val="10"/>
              <w:kern w:val="0"/>
              <w:sz w:val="24"/>
              <w:szCs w:val="20"/>
            </w:rPr>
          </w:rPrChange>
        </w:rPr>
        <w:t>云</w:t>
      </w:r>
      <w:r w:rsidR="00476838" w:rsidRPr="006C0267">
        <w:rPr>
          <w:rFonts w:asciiTheme="minorEastAsia" w:hAnsiTheme="minorEastAsia" w:cs="Times New Roman" w:hint="eastAsia"/>
          <w:spacing w:val="10"/>
          <w:kern w:val="0"/>
          <w:sz w:val="24"/>
          <w:szCs w:val="24"/>
          <w:rPrChange w:id="3030" w:author="JY0225" w:date="2017-08-24T11:14:00Z">
            <w:rPr>
              <w:rFonts w:ascii="Times New Roman" w:hAnsi="Times New Roman" w:cs="Times New Roman" w:hint="eastAsia"/>
              <w:spacing w:val="10"/>
              <w:kern w:val="0"/>
              <w:sz w:val="24"/>
              <w:szCs w:val="20"/>
            </w:rPr>
          </w:rPrChange>
        </w:rPr>
        <w:t>备份</w:t>
      </w:r>
      <w:r w:rsidRPr="006C0267">
        <w:rPr>
          <w:rFonts w:asciiTheme="minorEastAsia" w:hAnsiTheme="minorEastAsia" w:cs="Times New Roman" w:hint="eastAsia"/>
          <w:spacing w:val="10"/>
          <w:kern w:val="0"/>
          <w:sz w:val="24"/>
          <w:szCs w:val="24"/>
          <w:rPrChange w:id="3031" w:author="JY0225" w:date="2017-08-24T11:14:00Z">
            <w:rPr>
              <w:rFonts w:ascii="Times New Roman" w:hAnsi="Times New Roman" w:cs="Times New Roman" w:hint="eastAsia"/>
              <w:spacing w:val="10"/>
              <w:kern w:val="0"/>
              <w:sz w:val="24"/>
              <w:szCs w:val="20"/>
            </w:rPr>
          </w:rPrChange>
        </w:rPr>
        <w:t>中间件</w:t>
      </w:r>
      <w:r w:rsidR="00035EB6" w:rsidRPr="006C0267">
        <w:rPr>
          <w:rFonts w:asciiTheme="minorEastAsia" w:hAnsiTheme="minorEastAsia" w:cs="Times New Roman" w:hint="eastAsia"/>
          <w:spacing w:val="10"/>
          <w:kern w:val="0"/>
          <w:sz w:val="24"/>
          <w:szCs w:val="24"/>
          <w:rPrChange w:id="3032" w:author="JY0225" w:date="2017-08-24T11:14:00Z">
            <w:rPr>
              <w:rFonts w:ascii="Times New Roman" w:hAnsi="Times New Roman" w:cs="Times New Roman" w:hint="eastAsia"/>
              <w:spacing w:val="10"/>
              <w:kern w:val="0"/>
              <w:sz w:val="24"/>
              <w:szCs w:val="20"/>
            </w:rPr>
          </w:rPrChange>
        </w:rPr>
        <w:t>在功能上</w:t>
      </w:r>
      <w:r w:rsidRPr="006C0267">
        <w:rPr>
          <w:rFonts w:asciiTheme="minorEastAsia" w:hAnsiTheme="minorEastAsia" w:cs="Times New Roman" w:hint="eastAsia"/>
          <w:spacing w:val="10"/>
          <w:kern w:val="0"/>
          <w:sz w:val="24"/>
          <w:szCs w:val="24"/>
          <w:rPrChange w:id="3033" w:author="JY0225" w:date="2017-08-24T11:14:00Z">
            <w:rPr>
              <w:rFonts w:ascii="Times New Roman" w:hAnsi="Times New Roman" w:cs="Times New Roman" w:hint="eastAsia"/>
              <w:spacing w:val="10"/>
              <w:kern w:val="0"/>
              <w:sz w:val="24"/>
              <w:szCs w:val="20"/>
            </w:rPr>
          </w:rPrChange>
        </w:rPr>
        <w:t>主要包括四个模块：数据传输模块、数据加密模块、数据压缩模块、安全会话管理模块</w:t>
      </w:r>
      <w:r w:rsidR="0030586C" w:rsidRPr="006C0267">
        <w:rPr>
          <w:rFonts w:asciiTheme="minorEastAsia" w:hAnsiTheme="minorEastAsia" w:cs="Times New Roman" w:hint="eastAsia"/>
          <w:spacing w:val="10"/>
          <w:kern w:val="0"/>
          <w:sz w:val="24"/>
          <w:szCs w:val="24"/>
          <w:rPrChange w:id="3034" w:author="JY0225" w:date="2017-08-24T11:14:00Z">
            <w:rPr>
              <w:rFonts w:ascii="Times New Roman" w:hAnsi="Times New Roman" w:cs="Times New Roman" w:hint="eastAsia"/>
              <w:spacing w:val="10"/>
              <w:kern w:val="0"/>
              <w:sz w:val="24"/>
              <w:szCs w:val="20"/>
            </w:rPr>
          </w:rPrChange>
        </w:rPr>
        <w:t>，</w:t>
      </w:r>
      <w:r w:rsidR="00A87ED8" w:rsidRPr="006C0267">
        <w:rPr>
          <w:rFonts w:asciiTheme="minorEastAsia" w:hAnsiTheme="minorEastAsia" w:cs="Times New Roman" w:hint="eastAsia"/>
          <w:spacing w:val="10"/>
          <w:kern w:val="0"/>
          <w:sz w:val="24"/>
          <w:szCs w:val="24"/>
          <w:rPrChange w:id="3035" w:author="JY0225" w:date="2017-08-24T11:14:00Z">
            <w:rPr>
              <w:rFonts w:ascii="Times New Roman" w:hAnsi="Times New Roman" w:cs="Times New Roman" w:hint="eastAsia"/>
              <w:spacing w:val="10"/>
              <w:kern w:val="0"/>
              <w:sz w:val="24"/>
              <w:szCs w:val="20"/>
            </w:rPr>
          </w:rPrChange>
        </w:rPr>
        <w:t>各模块的</w:t>
      </w:r>
      <w:r w:rsidR="0030586C" w:rsidRPr="006C0267">
        <w:rPr>
          <w:rFonts w:asciiTheme="minorEastAsia" w:hAnsiTheme="minorEastAsia" w:cs="Times New Roman" w:hint="eastAsia"/>
          <w:spacing w:val="10"/>
          <w:kern w:val="0"/>
          <w:sz w:val="24"/>
          <w:szCs w:val="24"/>
          <w:rPrChange w:id="3036" w:author="JY0225" w:date="2017-08-24T11:14:00Z">
            <w:rPr>
              <w:rFonts w:ascii="Times New Roman" w:hAnsi="Times New Roman" w:cs="Times New Roman" w:hint="eastAsia"/>
              <w:spacing w:val="10"/>
              <w:kern w:val="0"/>
              <w:sz w:val="24"/>
              <w:szCs w:val="20"/>
            </w:rPr>
          </w:rPrChange>
        </w:rPr>
        <w:t>详细</w:t>
      </w:r>
      <w:r w:rsidR="00A87ED8" w:rsidRPr="006C0267">
        <w:rPr>
          <w:rFonts w:asciiTheme="minorEastAsia" w:hAnsiTheme="minorEastAsia" w:cs="Times New Roman" w:hint="eastAsia"/>
          <w:spacing w:val="10"/>
          <w:kern w:val="0"/>
          <w:sz w:val="24"/>
          <w:szCs w:val="24"/>
          <w:rPrChange w:id="3037" w:author="JY0225" w:date="2017-08-24T11:14:00Z">
            <w:rPr>
              <w:rFonts w:ascii="Times New Roman" w:hAnsi="Times New Roman" w:cs="Times New Roman" w:hint="eastAsia"/>
              <w:spacing w:val="10"/>
              <w:kern w:val="0"/>
              <w:sz w:val="24"/>
              <w:szCs w:val="20"/>
            </w:rPr>
          </w:rPrChange>
        </w:rPr>
        <w:t>说明</w:t>
      </w:r>
      <w:r w:rsidR="000916A2" w:rsidRPr="006C0267">
        <w:rPr>
          <w:rFonts w:asciiTheme="minorEastAsia" w:hAnsiTheme="minorEastAsia" w:cs="Times New Roman" w:hint="eastAsia"/>
          <w:spacing w:val="10"/>
          <w:kern w:val="0"/>
          <w:sz w:val="24"/>
          <w:szCs w:val="24"/>
          <w:rPrChange w:id="3038" w:author="JY0225" w:date="2017-08-24T11:14:00Z">
            <w:rPr>
              <w:rFonts w:ascii="Times New Roman" w:hAnsi="Times New Roman" w:cs="Times New Roman" w:hint="eastAsia"/>
              <w:spacing w:val="10"/>
              <w:kern w:val="0"/>
              <w:sz w:val="24"/>
              <w:szCs w:val="20"/>
            </w:rPr>
          </w:rPrChange>
        </w:rPr>
        <w:t>如下：</w:t>
      </w:r>
    </w:p>
    <w:p w14:paraId="023F8FF4" w14:textId="61860AAD" w:rsidR="005043BD" w:rsidRPr="006C0267" w:rsidRDefault="00DC23F8">
      <w:pPr>
        <w:numPr>
          <w:ilvl w:val="0"/>
          <w:numId w:val="18"/>
        </w:numPr>
        <w:spacing w:line="400" w:lineRule="exact"/>
        <w:rPr>
          <w:rFonts w:asciiTheme="minorEastAsia" w:hAnsiTheme="minorEastAsia"/>
          <w:color w:val="000000" w:themeColor="text1"/>
          <w:sz w:val="24"/>
          <w:szCs w:val="24"/>
          <w:rPrChange w:id="3039" w:author="JY0225" w:date="2017-08-24T11:14:00Z">
            <w:rPr/>
          </w:rPrChange>
        </w:rPr>
        <w:pPrChange w:id="3040"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041" w:author="JY0225" w:date="2017-08-24T11:14:00Z">
            <w:rPr>
              <w:rFonts w:hint="eastAsia"/>
            </w:rPr>
          </w:rPrChange>
        </w:rPr>
        <w:t>数据传输模块</w:t>
      </w:r>
      <w:r w:rsidR="00D0421B" w:rsidRPr="006C0267">
        <w:rPr>
          <w:rFonts w:asciiTheme="minorEastAsia" w:hAnsiTheme="minorEastAsia" w:hint="eastAsia"/>
          <w:color w:val="000000" w:themeColor="text1"/>
          <w:sz w:val="24"/>
          <w:szCs w:val="24"/>
          <w:rPrChange w:id="3042" w:author="JY0225" w:date="2017-08-24T11:14:00Z">
            <w:rPr>
              <w:rFonts w:hint="eastAsia"/>
            </w:rPr>
          </w:rPrChange>
        </w:rPr>
        <w:t>：</w:t>
      </w:r>
      <w:r w:rsidR="0036358E" w:rsidRPr="006C0267">
        <w:rPr>
          <w:rFonts w:asciiTheme="minorEastAsia" w:hAnsiTheme="minorEastAsia" w:hint="eastAsia"/>
          <w:color w:val="000000" w:themeColor="text1"/>
          <w:sz w:val="24"/>
          <w:szCs w:val="24"/>
          <w:rPrChange w:id="3043" w:author="JY0225" w:date="2017-08-24T11:14:00Z">
            <w:rPr>
              <w:rFonts w:hint="eastAsia"/>
            </w:rPr>
          </w:rPrChange>
        </w:rPr>
        <w:t>实现了服务器与客户端之间的数据交互，主要提供</w:t>
      </w:r>
      <w:r w:rsidR="00E010E9" w:rsidRPr="006C0267">
        <w:rPr>
          <w:rFonts w:asciiTheme="minorEastAsia" w:hAnsiTheme="minorEastAsia" w:hint="eastAsia"/>
          <w:color w:val="000000" w:themeColor="text1"/>
          <w:sz w:val="24"/>
          <w:szCs w:val="24"/>
          <w:rPrChange w:id="3044" w:author="JY0225" w:date="2017-08-24T11:14:00Z">
            <w:rPr>
              <w:rFonts w:hint="eastAsia"/>
            </w:rPr>
          </w:rPrChange>
        </w:rPr>
        <w:t>数据的上传与下载功能，这也是云</w:t>
      </w:r>
      <w:r w:rsidR="00476838" w:rsidRPr="006C0267">
        <w:rPr>
          <w:rFonts w:asciiTheme="minorEastAsia" w:hAnsiTheme="minorEastAsia" w:hint="eastAsia"/>
          <w:color w:val="000000" w:themeColor="text1"/>
          <w:sz w:val="24"/>
          <w:szCs w:val="24"/>
          <w:rPrChange w:id="3045" w:author="JY0225" w:date="2017-08-24T11:14:00Z">
            <w:rPr>
              <w:rFonts w:hint="eastAsia"/>
            </w:rPr>
          </w:rPrChange>
        </w:rPr>
        <w:t>备份</w:t>
      </w:r>
      <w:r w:rsidR="009427FC" w:rsidRPr="006C0267">
        <w:rPr>
          <w:rFonts w:asciiTheme="minorEastAsia" w:hAnsiTheme="minorEastAsia" w:hint="eastAsia"/>
          <w:color w:val="000000" w:themeColor="text1"/>
          <w:sz w:val="24"/>
          <w:szCs w:val="24"/>
          <w:rPrChange w:id="3046" w:author="JY0225" w:date="2017-08-24T11:14:00Z">
            <w:rPr>
              <w:rFonts w:hint="eastAsia"/>
            </w:rPr>
          </w:rPrChange>
        </w:rPr>
        <w:t>中间件</w:t>
      </w:r>
      <w:r w:rsidR="00E010E9" w:rsidRPr="006C0267">
        <w:rPr>
          <w:rFonts w:asciiTheme="minorEastAsia" w:hAnsiTheme="minorEastAsia" w:hint="eastAsia"/>
          <w:color w:val="000000" w:themeColor="text1"/>
          <w:sz w:val="24"/>
          <w:szCs w:val="24"/>
          <w:rPrChange w:id="3047" w:author="JY0225" w:date="2017-08-24T11:14:00Z">
            <w:rPr>
              <w:rFonts w:hint="eastAsia"/>
            </w:rPr>
          </w:rPrChange>
        </w:rPr>
        <w:t>系统的基本功能。</w:t>
      </w:r>
    </w:p>
    <w:p w14:paraId="5B823697" w14:textId="62AFF310" w:rsidR="00722E92" w:rsidRPr="006C0267" w:rsidRDefault="00DD32F2">
      <w:pPr>
        <w:numPr>
          <w:ilvl w:val="0"/>
          <w:numId w:val="18"/>
        </w:numPr>
        <w:spacing w:line="400" w:lineRule="exact"/>
        <w:rPr>
          <w:rFonts w:asciiTheme="minorEastAsia" w:hAnsiTheme="minorEastAsia"/>
          <w:color w:val="000000" w:themeColor="text1"/>
          <w:sz w:val="24"/>
          <w:szCs w:val="24"/>
          <w:rPrChange w:id="3048" w:author="JY0225" w:date="2017-08-24T11:14:00Z">
            <w:rPr/>
          </w:rPrChange>
        </w:rPr>
        <w:pPrChange w:id="3049"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050" w:author="JY0225" w:date="2017-08-24T11:14:00Z">
            <w:rPr>
              <w:rFonts w:hint="eastAsia"/>
            </w:rPr>
          </w:rPrChange>
        </w:rPr>
        <w:t>数据加密模块：</w:t>
      </w:r>
      <w:r w:rsidR="00B52E83" w:rsidRPr="006C0267">
        <w:rPr>
          <w:rFonts w:asciiTheme="minorEastAsia" w:hAnsiTheme="minorEastAsia" w:hint="eastAsia"/>
          <w:color w:val="000000" w:themeColor="text1"/>
          <w:sz w:val="24"/>
          <w:szCs w:val="24"/>
          <w:rPrChange w:id="3051" w:author="JY0225" w:date="2017-08-24T11:14:00Z">
            <w:rPr>
              <w:rFonts w:hint="eastAsia"/>
            </w:rPr>
          </w:rPrChange>
        </w:rPr>
        <w:t>为了保证中间件系统能够抵御各种恶意网络攻击，中间件系统会将数据以加密的形式进行网络传输。使用的是</w:t>
      </w:r>
      <w:del w:id="3052" w:author="JY0225" w:date="2017-08-23T14:02:00Z">
        <w:r w:rsidR="00B52E83" w:rsidRPr="006C0267" w:rsidDel="009A6AA9">
          <w:rPr>
            <w:rFonts w:asciiTheme="minorEastAsia" w:hAnsiTheme="minorEastAsia" w:hint="eastAsia"/>
            <w:color w:val="000000" w:themeColor="text1"/>
            <w:sz w:val="24"/>
            <w:szCs w:val="24"/>
            <w:rPrChange w:id="3053" w:author="JY0225" w:date="2017-08-24T11:14:00Z">
              <w:rPr>
                <w:rFonts w:hint="eastAsia"/>
              </w:rPr>
            </w:rPrChange>
          </w:rPr>
          <w:delText>高级加密标准（</w:delText>
        </w:r>
        <w:r w:rsidR="00B52E83" w:rsidRPr="006C0267" w:rsidDel="009A6AA9">
          <w:rPr>
            <w:rFonts w:asciiTheme="minorEastAsia" w:hAnsiTheme="minorEastAsia"/>
            <w:color w:val="000000" w:themeColor="text1"/>
            <w:sz w:val="24"/>
            <w:szCs w:val="24"/>
            <w:rPrChange w:id="3054" w:author="JY0225" w:date="2017-08-24T11:14:00Z">
              <w:rPr/>
            </w:rPrChange>
          </w:rPr>
          <w:delText>Advanced Encryption Standard</w:delText>
        </w:r>
        <w:r w:rsidR="00B52E83" w:rsidRPr="006C0267" w:rsidDel="009A6AA9">
          <w:rPr>
            <w:rFonts w:asciiTheme="minorEastAsia" w:hAnsiTheme="minorEastAsia" w:hint="eastAsia"/>
            <w:color w:val="000000" w:themeColor="text1"/>
            <w:sz w:val="24"/>
            <w:szCs w:val="24"/>
            <w:rPrChange w:id="3055" w:author="JY0225" w:date="2017-08-24T11:14:00Z">
              <w:rPr>
                <w:rFonts w:hint="eastAsia"/>
              </w:rPr>
            </w:rPrChange>
          </w:rPr>
          <w:delText>，</w:delText>
        </w:r>
        <w:r w:rsidR="00B52E83" w:rsidRPr="006C0267" w:rsidDel="009A6AA9">
          <w:rPr>
            <w:rFonts w:asciiTheme="minorEastAsia" w:hAnsiTheme="minorEastAsia"/>
            <w:color w:val="000000" w:themeColor="text1"/>
            <w:sz w:val="24"/>
            <w:szCs w:val="24"/>
            <w:rPrChange w:id="3056" w:author="JY0225" w:date="2017-08-24T11:14:00Z">
              <w:rPr/>
            </w:rPrChange>
          </w:rPr>
          <w:delText>AES</w:delText>
        </w:r>
        <w:r w:rsidR="00B52E83" w:rsidRPr="006C0267" w:rsidDel="009A6AA9">
          <w:rPr>
            <w:rFonts w:asciiTheme="minorEastAsia" w:hAnsiTheme="minorEastAsia" w:hint="eastAsia"/>
            <w:color w:val="000000" w:themeColor="text1"/>
            <w:sz w:val="24"/>
            <w:szCs w:val="24"/>
            <w:rPrChange w:id="3057" w:author="JY0225" w:date="2017-08-24T11:14:00Z">
              <w:rPr>
                <w:rFonts w:hint="eastAsia"/>
              </w:rPr>
            </w:rPrChange>
          </w:rPr>
          <w:delText>）</w:delText>
        </w:r>
      </w:del>
      <w:ins w:id="3058" w:author="JY0225" w:date="2017-08-23T14:02:00Z">
        <w:r w:rsidR="009A6AA9" w:rsidRPr="006C0267">
          <w:rPr>
            <w:rFonts w:asciiTheme="minorEastAsia" w:hAnsiTheme="minorEastAsia"/>
            <w:color w:val="000000" w:themeColor="text1"/>
            <w:sz w:val="24"/>
            <w:szCs w:val="24"/>
            <w:rPrChange w:id="3059" w:author="JY0225" w:date="2017-08-24T11:14:00Z">
              <w:rPr/>
            </w:rPrChange>
          </w:rPr>
          <w:t>AES</w:t>
        </w:r>
      </w:ins>
      <w:r w:rsidR="00B52E83" w:rsidRPr="006C0267">
        <w:rPr>
          <w:rFonts w:asciiTheme="minorEastAsia" w:hAnsiTheme="minorEastAsia" w:hint="eastAsia"/>
          <w:color w:val="000000" w:themeColor="text1"/>
          <w:sz w:val="24"/>
          <w:szCs w:val="24"/>
          <w:rPrChange w:id="3060" w:author="JY0225" w:date="2017-08-24T11:14:00Z">
            <w:rPr>
              <w:rFonts w:hint="eastAsia"/>
            </w:rPr>
          </w:rPrChange>
        </w:rPr>
        <w:t>对称加密算法</w:t>
      </w:r>
      <w:ins w:id="3061" w:author="JY0225" w:date="2017-08-23T14:04:00Z">
        <w:r w:rsidR="00DB4214" w:rsidRPr="006C0267">
          <w:rPr>
            <w:rFonts w:asciiTheme="minorEastAsia" w:hAnsiTheme="minorEastAsia" w:hint="eastAsia"/>
            <w:color w:val="000000" w:themeColor="text1"/>
            <w:sz w:val="24"/>
            <w:szCs w:val="24"/>
            <w:rPrChange w:id="3062" w:author="JY0225" w:date="2017-08-24T11:14:00Z">
              <w:rPr>
                <w:rFonts w:ascii="Times New Roman" w:hAnsi="Times New Roman" w:cs="Times New Roman" w:hint="eastAsia"/>
                <w:spacing w:val="10"/>
                <w:sz w:val="24"/>
              </w:rPr>
            </w:rPrChange>
          </w:rPr>
          <w:t>。</w:t>
        </w:r>
      </w:ins>
      <w:del w:id="3063" w:author="JY0225" w:date="2017-08-23T14:03:00Z">
        <w:r w:rsidR="00B52E83" w:rsidRPr="006C0267" w:rsidDel="0018692E">
          <w:rPr>
            <w:rFonts w:asciiTheme="minorEastAsia" w:hAnsiTheme="minorEastAsia" w:hint="eastAsia"/>
            <w:color w:val="000000" w:themeColor="text1"/>
            <w:sz w:val="24"/>
            <w:szCs w:val="24"/>
            <w:rPrChange w:id="3064" w:author="JY0225" w:date="2017-08-24T11:14:00Z">
              <w:rPr>
                <w:rFonts w:hint="eastAsia"/>
              </w:rPr>
            </w:rPrChange>
          </w:rPr>
          <w:delText>，</w:delText>
        </w:r>
      </w:del>
      <w:del w:id="3065" w:author="JY0225" w:date="2017-08-23T14:02:00Z">
        <w:r w:rsidR="00B52E83" w:rsidRPr="006C0267" w:rsidDel="009A6AA9">
          <w:rPr>
            <w:rFonts w:asciiTheme="minorEastAsia" w:hAnsiTheme="minorEastAsia" w:hint="eastAsia"/>
            <w:color w:val="000000" w:themeColor="text1"/>
            <w:sz w:val="24"/>
            <w:szCs w:val="24"/>
            <w:rPrChange w:id="3066" w:author="JY0225" w:date="2017-08-24T11:14:00Z">
              <w:rPr>
                <w:rFonts w:hint="eastAsia"/>
              </w:rPr>
            </w:rPrChange>
          </w:rPr>
          <w:delText>该算法是当前最流行的对称加密算法。</w:delText>
        </w:r>
      </w:del>
    </w:p>
    <w:p w14:paraId="2D752C7B" w14:textId="553989D9" w:rsidR="006423C9" w:rsidRPr="006C0267" w:rsidRDefault="00A3797C">
      <w:pPr>
        <w:numPr>
          <w:ilvl w:val="0"/>
          <w:numId w:val="18"/>
        </w:numPr>
        <w:spacing w:line="400" w:lineRule="exact"/>
        <w:rPr>
          <w:rFonts w:asciiTheme="minorEastAsia" w:hAnsiTheme="minorEastAsia"/>
          <w:color w:val="000000" w:themeColor="text1"/>
          <w:sz w:val="24"/>
          <w:szCs w:val="24"/>
          <w:rPrChange w:id="3067" w:author="JY0225" w:date="2017-08-24T11:14:00Z">
            <w:rPr/>
          </w:rPrChange>
        </w:rPr>
        <w:pPrChange w:id="3068"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069" w:author="JY0225" w:date="2017-08-24T11:14:00Z">
            <w:rPr>
              <w:rFonts w:hint="eastAsia"/>
            </w:rPr>
          </w:rPrChange>
        </w:rPr>
        <w:t>数据</w:t>
      </w:r>
      <w:r w:rsidR="00C253C3" w:rsidRPr="006C0267">
        <w:rPr>
          <w:rFonts w:asciiTheme="minorEastAsia" w:hAnsiTheme="minorEastAsia" w:hint="eastAsia"/>
          <w:color w:val="000000" w:themeColor="text1"/>
          <w:sz w:val="24"/>
          <w:szCs w:val="24"/>
          <w:rPrChange w:id="3070" w:author="JY0225" w:date="2017-08-24T11:14:00Z">
            <w:rPr>
              <w:rFonts w:hint="eastAsia"/>
            </w:rPr>
          </w:rPrChange>
        </w:rPr>
        <w:t>压缩模块</w:t>
      </w:r>
      <w:r w:rsidR="0043508C" w:rsidRPr="006C0267">
        <w:rPr>
          <w:rFonts w:asciiTheme="minorEastAsia" w:hAnsiTheme="minorEastAsia" w:hint="eastAsia"/>
          <w:color w:val="000000" w:themeColor="text1"/>
          <w:sz w:val="24"/>
          <w:szCs w:val="24"/>
          <w:rPrChange w:id="3071" w:author="JY0225" w:date="2017-08-24T11:14:00Z">
            <w:rPr>
              <w:rFonts w:hint="eastAsia"/>
            </w:rPr>
          </w:rPrChange>
        </w:rPr>
        <w:t>：</w:t>
      </w:r>
      <w:r w:rsidR="006423C9" w:rsidRPr="006C0267">
        <w:rPr>
          <w:rFonts w:asciiTheme="minorEastAsia" w:hAnsiTheme="minorEastAsia" w:hint="eastAsia"/>
          <w:color w:val="000000" w:themeColor="text1"/>
          <w:sz w:val="24"/>
          <w:szCs w:val="24"/>
          <w:rPrChange w:id="3072" w:author="JY0225" w:date="2017-08-24T11:14:00Z">
            <w:rPr>
              <w:rFonts w:hint="eastAsia"/>
            </w:rPr>
          </w:rPrChange>
        </w:rPr>
        <w:t>支持对</w:t>
      </w:r>
      <w:del w:id="3073" w:author="JY0225" w:date="2017-08-23T14:04:00Z">
        <w:r w:rsidR="006423C9" w:rsidRPr="006C0267" w:rsidDel="00D30ED6">
          <w:rPr>
            <w:rFonts w:asciiTheme="minorEastAsia" w:hAnsiTheme="minorEastAsia" w:hint="eastAsia"/>
            <w:color w:val="000000" w:themeColor="text1"/>
            <w:sz w:val="24"/>
            <w:szCs w:val="24"/>
            <w:rPrChange w:id="3074" w:author="JY0225" w:date="2017-08-24T11:14:00Z">
              <w:rPr>
                <w:rFonts w:hint="eastAsia"/>
              </w:rPr>
            </w:rPrChange>
          </w:rPr>
          <w:delText>大</w:delText>
        </w:r>
      </w:del>
      <w:r w:rsidR="006423C9" w:rsidRPr="006C0267">
        <w:rPr>
          <w:rFonts w:asciiTheme="minorEastAsia" w:hAnsiTheme="minorEastAsia" w:hint="eastAsia"/>
          <w:color w:val="000000" w:themeColor="text1"/>
          <w:sz w:val="24"/>
          <w:szCs w:val="24"/>
          <w:rPrChange w:id="3075" w:author="JY0225" w:date="2017-08-24T11:14:00Z">
            <w:rPr>
              <w:rFonts w:hint="eastAsia"/>
            </w:rPr>
          </w:rPrChange>
        </w:rPr>
        <w:t>文件的压缩功能。当上传</w:t>
      </w:r>
      <w:del w:id="3076" w:author="JY0225" w:date="2017-08-23T14:04:00Z">
        <w:r w:rsidR="006423C9" w:rsidRPr="006C0267" w:rsidDel="007E262E">
          <w:rPr>
            <w:rFonts w:asciiTheme="minorEastAsia" w:hAnsiTheme="minorEastAsia" w:hint="eastAsia"/>
            <w:color w:val="000000" w:themeColor="text1"/>
            <w:sz w:val="24"/>
            <w:szCs w:val="24"/>
            <w:rPrChange w:id="3077" w:author="JY0225" w:date="2017-08-24T11:14:00Z">
              <w:rPr>
                <w:rFonts w:hint="eastAsia"/>
              </w:rPr>
            </w:rPrChange>
          </w:rPr>
          <w:delText>大</w:delText>
        </w:r>
      </w:del>
      <w:r w:rsidR="006423C9" w:rsidRPr="006C0267">
        <w:rPr>
          <w:rFonts w:asciiTheme="minorEastAsia" w:hAnsiTheme="minorEastAsia" w:hint="eastAsia"/>
          <w:color w:val="000000" w:themeColor="text1"/>
          <w:sz w:val="24"/>
          <w:szCs w:val="24"/>
          <w:rPrChange w:id="3078" w:author="JY0225" w:date="2017-08-24T11:14:00Z">
            <w:rPr>
              <w:rFonts w:hint="eastAsia"/>
            </w:rPr>
          </w:rPrChange>
        </w:rPr>
        <w:t>文件时，用户可以通过</w:t>
      </w:r>
      <w:r w:rsidR="006423C9" w:rsidRPr="006C0267">
        <w:rPr>
          <w:rFonts w:asciiTheme="minorEastAsia" w:hAnsiTheme="minorEastAsia"/>
          <w:color w:val="000000" w:themeColor="text1"/>
          <w:sz w:val="24"/>
          <w:szCs w:val="24"/>
          <w:rPrChange w:id="3079" w:author="JY0225" w:date="2017-08-24T11:14:00Z">
            <w:rPr/>
          </w:rPrChange>
        </w:rPr>
        <w:t>COMPRESS</w:t>
      </w:r>
      <w:r w:rsidR="006423C9" w:rsidRPr="006C0267">
        <w:rPr>
          <w:rFonts w:asciiTheme="minorEastAsia" w:hAnsiTheme="minorEastAsia" w:hint="eastAsia"/>
          <w:color w:val="000000" w:themeColor="text1"/>
          <w:sz w:val="24"/>
          <w:szCs w:val="24"/>
          <w:rPrChange w:id="3080" w:author="JY0225" w:date="2017-08-24T11:14:00Z">
            <w:rPr>
              <w:rFonts w:hint="eastAsia"/>
            </w:rPr>
          </w:rPrChange>
        </w:rPr>
        <w:t>参数指定对文件进行压缩，以减少数据传输的大小，降低所需的网络带宽，提高传输的效率。</w:t>
      </w:r>
      <w:del w:id="3081" w:author="JY0225" w:date="2017-08-23T14:04:00Z">
        <w:r w:rsidR="006423C9" w:rsidRPr="006C0267" w:rsidDel="009A142B">
          <w:rPr>
            <w:rFonts w:asciiTheme="minorEastAsia" w:hAnsiTheme="minorEastAsia" w:hint="eastAsia"/>
            <w:color w:val="000000" w:themeColor="text1"/>
            <w:sz w:val="24"/>
            <w:szCs w:val="24"/>
            <w:rPrChange w:id="3082" w:author="JY0225" w:date="2017-08-24T11:14:00Z">
              <w:rPr>
                <w:rFonts w:hint="eastAsia"/>
              </w:rPr>
            </w:rPrChange>
          </w:rPr>
          <w:delText>此外，整个压缩</w:delText>
        </w:r>
        <w:r w:rsidR="00D61FC2" w:rsidRPr="006C0267" w:rsidDel="009A142B">
          <w:rPr>
            <w:rFonts w:asciiTheme="minorEastAsia" w:hAnsiTheme="minorEastAsia" w:hint="eastAsia"/>
            <w:color w:val="000000" w:themeColor="text1"/>
            <w:sz w:val="24"/>
            <w:szCs w:val="24"/>
            <w:rPrChange w:id="3083" w:author="JY0225" w:date="2017-08-24T11:14:00Z">
              <w:rPr>
                <w:rFonts w:hint="eastAsia"/>
              </w:rPr>
            </w:rPrChange>
          </w:rPr>
          <w:delText>过程</w:delText>
        </w:r>
        <w:r w:rsidR="006423C9" w:rsidRPr="006C0267" w:rsidDel="009A142B">
          <w:rPr>
            <w:rFonts w:asciiTheme="minorEastAsia" w:hAnsiTheme="minorEastAsia" w:hint="eastAsia"/>
            <w:color w:val="000000" w:themeColor="text1"/>
            <w:sz w:val="24"/>
            <w:szCs w:val="24"/>
            <w:rPrChange w:id="3084" w:author="JY0225" w:date="2017-08-24T11:14:00Z">
              <w:rPr>
                <w:rFonts w:hint="eastAsia"/>
              </w:rPr>
            </w:rPrChange>
          </w:rPr>
          <w:delText>是透明，用户通过压缩上传的文件，下载后是解压的格式。</w:delText>
        </w:r>
      </w:del>
    </w:p>
    <w:p w14:paraId="03382B33" w14:textId="73131849" w:rsidR="00290062" w:rsidRPr="006C0267" w:rsidRDefault="00E5622A">
      <w:pPr>
        <w:numPr>
          <w:ilvl w:val="0"/>
          <w:numId w:val="18"/>
        </w:numPr>
        <w:spacing w:line="400" w:lineRule="exact"/>
        <w:rPr>
          <w:rFonts w:asciiTheme="minorEastAsia" w:hAnsiTheme="minorEastAsia"/>
          <w:color w:val="000000" w:themeColor="text1"/>
          <w:sz w:val="24"/>
          <w:szCs w:val="24"/>
          <w:rPrChange w:id="3085" w:author="JY0225" w:date="2017-08-24T11:14:00Z">
            <w:rPr/>
          </w:rPrChange>
        </w:rPr>
        <w:pPrChange w:id="3086"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087" w:author="JY0225" w:date="2017-08-24T11:14:00Z">
            <w:rPr>
              <w:rFonts w:hint="eastAsia"/>
            </w:rPr>
          </w:rPrChange>
        </w:rPr>
        <w:t>安全会话模块：中间件作为服务器与客户端之间的桥梁，需要保存用户的登录信息，以方便客户端与服务器之间建立持续的连接。</w:t>
      </w:r>
      <w:r w:rsidR="00E4327E" w:rsidRPr="006C0267">
        <w:rPr>
          <w:rFonts w:asciiTheme="minorEastAsia" w:hAnsiTheme="minorEastAsia" w:hint="eastAsia"/>
          <w:color w:val="000000" w:themeColor="text1"/>
          <w:sz w:val="24"/>
          <w:szCs w:val="24"/>
          <w:rPrChange w:id="3088" w:author="JY0225" w:date="2017-08-24T11:14:00Z">
            <w:rPr>
              <w:rFonts w:hint="eastAsia"/>
            </w:rPr>
          </w:rPrChange>
        </w:rPr>
        <w:t>现有</w:t>
      </w:r>
      <w:r w:rsidRPr="006C0267">
        <w:rPr>
          <w:rFonts w:asciiTheme="minorEastAsia" w:hAnsiTheme="minorEastAsia" w:hint="eastAsia"/>
          <w:color w:val="000000" w:themeColor="text1"/>
          <w:sz w:val="24"/>
          <w:szCs w:val="24"/>
          <w:rPrChange w:id="3089" w:author="JY0225" w:date="2017-08-24T11:14:00Z">
            <w:rPr>
              <w:rFonts w:hint="eastAsia"/>
            </w:rPr>
          </w:rPrChange>
        </w:rPr>
        <w:t>的中间件系统</w:t>
      </w:r>
      <w:del w:id="3090" w:author="JY0225" w:date="2017-08-23T14:04:00Z">
        <w:r w:rsidRPr="006C0267" w:rsidDel="00E6399A">
          <w:rPr>
            <w:rFonts w:asciiTheme="minorEastAsia" w:hAnsiTheme="minorEastAsia" w:hint="eastAsia"/>
            <w:color w:val="000000" w:themeColor="text1"/>
            <w:sz w:val="24"/>
            <w:szCs w:val="24"/>
            <w:rPrChange w:id="3091" w:author="JY0225" w:date="2017-08-24T11:14:00Z">
              <w:rPr>
                <w:rFonts w:hint="eastAsia"/>
              </w:rPr>
            </w:rPrChange>
          </w:rPr>
          <w:delText>采取一种安全的方式以确保用户的信息的安全性。</w:delText>
        </w:r>
      </w:del>
      <w:ins w:id="3092" w:author="JY0225" w:date="2017-08-23T14:04:00Z">
        <w:r w:rsidR="00E6399A" w:rsidRPr="006C0267">
          <w:rPr>
            <w:rFonts w:asciiTheme="minorEastAsia" w:hAnsiTheme="minorEastAsia" w:hint="eastAsia"/>
            <w:color w:val="000000" w:themeColor="text1"/>
            <w:sz w:val="24"/>
            <w:szCs w:val="24"/>
            <w:rPrChange w:id="3093" w:author="JY0225" w:date="2017-08-24T11:14:00Z">
              <w:rPr>
                <w:rFonts w:ascii="Times New Roman" w:hAnsi="Times New Roman" w:cs="Times New Roman" w:hint="eastAsia"/>
                <w:spacing w:val="10"/>
                <w:sz w:val="24"/>
              </w:rPr>
            </w:rPrChange>
          </w:rPr>
          <w:t>将用户的登录信息</w:t>
        </w:r>
      </w:ins>
      <w:ins w:id="3094" w:author="JY0225" w:date="2017-08-23T14:05:00Z">
        <w:r w:rsidR="00E6399A" w:rsidRPr="006C0267">
          <w:rPr>
            <w:rFonts w:asciiTheme="minorEastAsia" w:hAnsiTheme="minorEastAsia" w:hint="eastAsia"/>
            <w:color w:val="000000" w:themeColor="text1"/>
            <w:sz w:val="24"/>
            <w:szCs w:val="24"/>
            <w:rPrChange w:id="3095" w:author="JY0225" w:date="2017-08-24T11:14:00Z">
              <w:rPr>
                <w:rFonts w:ascii="Times New Roman" w:hAnsi="Times New Roman" w:cs="Times New Roman" w:hint="eastAsia"/>
                <w:spacing w:val="10"/>
                <w:sz w:val="24"/>
              </w:rPr>
            </w:rPrChange>
          </w:rPr>
          <w:t>保存在</w:t>
        </w:r>
        <w:r w:rsidR="00E6399A" w:rsidRPr="006C0267">
          <w:rPr>
            <w:rFonts w:asciiTheme="minorEastAsia" w:hAnsiTheme="minorEastAsia"/>
            <w:color w:val="000000" w:themeColor="text1"/>
            <w:sz w:val="24"/>
            <w:szCs w:val="24"/>
            <w:rPrChange w:id="3096" w:author="JY0225" w:date="2017-08-24T11:14:00Z">
              <w:rPr>
                <w:rFonts w:ascii="Times New Roman" w:hAnsi="Times New Roman" w:cs="Times New Roman"/>
                <w:spacing w:val="10"/>
                <w:sz w:val="24"/>
              </w:rPr>
            </w:rPrChange>
          </w:rPr>
          <w:t>SQLite</w:t>
        </w:r>
        <w:r w:rsidR="00E6399A" w:rsidRPr="006C0267">
          <w:rPr>
            <w:rFonts w:asciiTheme="minorEastAsia" w:hAnsiTheme="minorEastAsia" w:hint="eastAsia"/>
            <w:color w:val="000000" w:themeColor="text1"/>
            <w:sz w:val="24"/>
            <w:szCs w:val="24"/>
            <w:rPrChange w:id="3097" w:author="JY0225" w:date="2017-08-24T11:14:00Z">
              <w:rPr>
                <w:rFonts w:ascii="Times New Roman" w:hAnsi="Times New Roman" w:cs="Times New Roman" w:hint="eastAsia"/>
                <w:spacing w:val="10"/>
                <w:sz w:val="24"/>
              </w:rPr>
            </w:rPrChange>
          </w:rPr>
          <w:t>数据库中。</w:t>
        </w:r>
      </w:ins>
    </w:p>
    <w:p w14:paraId="1CDE0611" w14:textId="22E01995" w:rsidR="00603159" w:rsidRDefault="001F2347" w:rsidP="00603159">
      <w:pPr>
        <w:pStyle w:val="31"/>
      </w:pPr>
      <w:bookmarkStart w:id="3098" w:name="_Toc491351993"/>
      <w:r>
        <w:t>3</w:t>
      </w:r>
      <w:r w:rsidR="00D92D3A">
        <w:t>.</w:t>
      </w:r>
      <w:ins w:id="3099" w:author="JY0225" w:date="2017-08-23T14:05:00Z">
        <w:r w:rsidR="009E5C71">
          <w:t>1</w:t>
        </w:r>
      </w:ins>
      <w:del w:id="3100" w:author="JY0225" w:date="2017-08-23T14:05:00Z">
        <w:r w:rsidR="00D92D3A" w:rsidDel="009E5C71">
          <w:delText>2</w:delText>
        </w:r>
      </w:del>
      <w:r w:rsidR="00757B5A">
        <w:t>.</w:t>
      </w:r>
      <w:ins w:id="3101" w:author="JY0225" w:date="2017-08-22T20:08:00Z">
        <w:r w:rsidR="00E56357">
          <w:t>2</w:t>
        </w:r>
      </w:ins>
      <w:del w:id="3102" w:author="JY0225" w:date="2017-08-22T20:08:00Z">
        <w:r w:rsidR="00757B5A" w:rsidDel="00E56357">
          <w:delText>3</w:delText>
        </w:r>
      </w:del>
      <w:r w:rsidR="00603159" w:rsidRPr="006637A1">
        <w:t xml:space="preserve"> </w:t>
      </w:r>
      <w:r w:rsidR="00247067">
        <w:rPr>
          <w:rFonts w:hint="eastAsia"/>
        </w:rPr>
        <w:t>现有云</w:t>
      </w:r>
      <w:r w:rsidR="00247067">
        <w:t>备份</w:t>
      </w:r>
      <w:r w:rsidR="00247067">
        <w:rPr>
          <w:rFonts w:hint="eastAsia"/>
        </w:rPr>
        <w:t>中间</w:t>
      </w:r>
      <w:r w:rsidR="00247067">
        <w:t>件的不足</w:t>
      </w:r>
      <w:bookmarkEnd w:id="3098"/>
    </w:p>
    <w:p w14:paraId="0C9B790C" w14:textId="77777777" w:rsidR="00FD3B3F" w:rsidRPr="006C0267" w:rsidRDefault="00D4115B" w:rsidP="001B6B3E">
      <w:pPr>
        <w:spacing w:line="400" w:lineRule="exact"/>
        <w:rPr>
          <w:rFonts w:asciiTheme="minorEastAsia" w:hAnsiTheme="minorEastAsia" w:cs="Times New Roman"/>
          <w:spacing w:val="10"/>
          <w:kern w:val="0"/>
          <w:sz w:val="24"/>
          <w:szCs w:val="24"/>
          <w:rPrChange w:id="3103" w:author="JY0225" w:date="2017-08-24T11:14:00Z">
            <w:rPr>
              <w:rFonts w:ascii="Times New Roman" w:hAnsi="Times New Roman" w:cs="Times New Roman"/>
              <w:spacing w:val="10"/>
              <w:kern w:val="0"/>
              <w:sz w:val="24"/>
              <w:szCs w:val="20"/>
            </w:rPr>
          </w:rPrChange>
        </w:rPr>
      </w:pPr>
      <w:r>
        <w:tab/>
      </w:r>
      <w:r w:rsidR="00026B24" w:rsidRPr="006C0267">
        <w:rPr>
          <w:rFonts w:asciiTheme="minorEastAsia" w:hAnsiTheme="minorEastAsia" w:cs="Times New Roman" w:hint="eastAsia"/>
          <w:spacing w:val="10"/>
          <w:kern w:val="0"/>
          <w:sz w:val="24"/>
          <w:szCs w:val="24"/>
          <w:rPrChange w:id="3104" w:author="JY0225" w:date="2017-08-24T11:14:00Z">
            <w:rPr>
              <w:rFonts w:ascii="Times New Roman" w:hAnsi="Times New Roman" w:cs="Times New Roman" w:hint="eastAsia"/>
              <w:spacing w:val="10"/>
              <w:kern w:val="0"/>
              <w:sz w:val="24"/>
              <w:szCs w:val="20"/>
            </w:rPr>
          </w:rPrChange>
        </w:rPr>
        <w:t>从功能上看，</w:t>
      </w:r>
      <w:r w:rsidR="008C7304" w:rsidRPr="006C0267">
        <w:rPr>
          <w:rFonts w:asciiTheme="minorEastAsia" w:hAnsiTheme="minorEastAsia" w:cs="Times New Roman" w:hint="eastAsia"/>
          <w:spacing w:val="10"/>
          <w:kern w:val="0"/>
          <w:sz w:val="24"/>
          <w:szCs w:val="24"/>
          <w:rPrChange w:id="3105" w:author="JY0225" w:date="2017-08-24T11:14:00Z">
            <w:rPr>
              <w:rFonts w:ascii="Times New Roman" w:hAnsi="Times New Roman" w:cs="Times New Roman" w:hint="eastAsia"/>
              <w:spacing w:val="10"/>
              <w:kern w:val="0"/>
              <w:sz w:val="24"/>
              <w:szCs w:val="20"/>
            </w:rPr>
          </w:rPrChange>
        </w:rPr>
        <w:t>现有的中间件系统实现数据传输、加密、压缩和安全会话等功能</w:t>
      </w:r>
      <w:r w:rsidR="001B6B3E" w:rsidRPr="006C0267">
        <w:rPr>
          <w:rFonts w:asciiTheme="minorEastAsia" w:hAnsiTheme="minorEastAsia" w:cs="Times New Roman" w:hint="eastAsia"/>
          <w:spacing w:val="10"/>
          <w:kern w:val="0"/>
          <w:sz w:val="24"/>
          <w:szCs w:val="24"/>
          <w:rPrChange w:id="3106" w:author="JY0225" w:date="2017-08-24T11:14:00Z">
            <w:rPr>
              <w:rFonts w:ascii="Times New Roman" w:hAnsi="Times New Roman" w:cs="Times New Roman" w:hint="eastAsia"/>
              <w:spacing w:val="10"/>
              <w:kern w:val="0"/>
              <w:sz w:val="24"/>
              <w:szCs w:val="20"/>
            </w:rPr>
          </w:rPrChange>
        </w:rPr>
        <w:t>，</w:t>
      </w:r>
      <w:r w:rsidR="003F02A9" w:rsidRPr="006C0267">
        <w:rPr>
          <w:rFonts w:asciiTheme="minorEastAsia" w:hAnsiTheme="minorEastAsia" w:cs="Times New Roman" w:hint="eastAsia"/>
          <w:spacing w:val="10"/>
          <w:kern w:val="0"/>
          <w:sz w:val="24"/>
          <w:szCs w:val="24"/>
          <w:rPrChange w:id="3107" w:author="JY0225" w:date="2017-08-24T11:14:00Z">
            <w:rPr>
              <w:rFonts w:ascii="Times New Roman" w:hAnsi="Times New Roman" w:cs="Times New Roman" w:hint="eastAsia"/>
              <w:spacing w:val="10"/>
              <w:kern w:val="0"/>
              <w:sz w:val="24"/>
              <w:szCs w:val="20"/>
            </w:rPr>
          </w:rPrChange>
        </w:rPr>
        <w:t>能够有效地将用户的数据传输到云端，并且具备一定的安全机制</w:t>
      </w:r>
      <w:r w:rsidR="008D7651" w:rsidRPr="006C0267">
        <w:rPr>
          <w:rFonts w:asciiTheme="minorEastAsia" w:hAnsiTheme="minorEastAsia" w:cs="Times New Roman" w:hint="eastAsia"/>
          <w:spacing w:val="10"/>
          <w:kern w:val="0"/>
          <w:sz w:val="24"/>
          <w:szCs w:val="24"/>
          <w:rPrChange w:id="3108" w:author="JY0225" w:date="2017-08-24T11:14:00Z">
            <w:rPr>
              <w:rFonts w:ascii="Times New Roman" w:hAnsi="Times New Roman" w:cs="Times New Roman" w:hint="eastAsia"/>
              <w:spacing w:val="10"/>
              <w:kern w:val="0"/>
              <w:sz w:val="24"/>
              <w:szCs w:val="20"/>
            </w:rPr>
          </w:rPrChange>
        </w:rPr>
        <w:t>。</w:t>
      </w:r>
      <w:r w:rsidR="00404CA4" w:rsidRPr="006C0267">
        <w:rPr>
          <w:rFonts w:asciiTheme="minorEastAsia" w:hAnsiTheme="minorEastAsia" w:cs="Times New Roman" w:hint="eastAsia"/>
          <w:spacing w:val="10"/>
          <w:kern w:val="0"/>
          <w:sz w:val="24"/>
          <w:szCs w:val="24"/>
          <w:rPrChange w:id="3109" w:author="JY0225" w:date="2017-08-24T11:14:00Z">
            <w:rPr>
              <w:rFonts w:ascii="Times New Roman" w:hAnsi="Times New Roman" w:cs="Times New Roman" w:hint="eastAsia"/>
              <w:spacing w:val="10"/>
              <w:kern w:val="0"/>
              <w:sz w:val="24"/>
              <w:szCs w:val="20"/>
            </w:rPr>
          </w:rPrChange>
        </w:rPr>
        <w:t>然而</w:t>
      </w:r>
      <w:r w:rsidR="006D4D4E" w:rsidRPr="006C0267">
        <w:rPr>
          <w:rFonts w:asciiTheme="minorEastAsia" w:hAnsiTheme="minorEastAsia" w:cs="Times New Roman" w:hint="eastAsia"/>
          <w:spacing w:val="10"/>
          <w:kern w:val="0"/>
          <w:sz w:val="24"/>
          <w:szCs w:val="24"/>
          <w:rPrChange w:id="3110" w:author="JY0225" w:date="2017-08-24T11:14:00Z">
            <w:rPr>
              <w:rFonts w:ascii="Times New Roman" w:hAnsi="Times New Roman" w:cs="Times New Roman" w:hint="eastAsia"/>
              <w:spacing w:val="10"/>
              <w:kern w:val="0"/>
              <w:sz w:val="24"/>
              <w:szCs w:val="20"/>
            </w:rPr>
          </w:rPrChange>
        </w:rPr>
        <w:t>，</w:t>
      </w:r>
      <w:r w:rsidR="00C96F72" w:rsidRPr="006C0267">
        <w:rPr>
          <w:rFonts w:asciiTheme="minorEastAsia" w:hAnsiTheme="minorEastAsia" w:cs="Times New Roman" w:hint="eastAsia"/>
          <w:spacing w:val="10"/>
          <w:kern w:val="0"/>
          <w:sz w:val="24"/>
          <w:szCs w:val="24"/>
          <w:rPrChange w:id="3111" w:author="JY0225" w:date="2017-08-24T11:14:00Z">
            <w:rPr>
              <w:rFonts w:ascii="Times New Roman" w:hAnsi="Times New Roman" w:cs="Times New Roman" w:hint="eastAsia"/>
              <w:spacing w:val="10"/>
              <w:kern w:val="0"/>
              <w:sz w:val="24"/>
              <w:szCs w:val="20"/>
            </w:rPr>
          </w:rPrChange>
        </w:rPr>
        <w:t>根据目前</w:t>
      </w:r>
      <w:r w:rsidR="003C6CED" w:rsidRPr="006C0267">
        <w:rPr>
          <w:rFonts w:asciiTheme="minorEastAsia" w:hAnsiTheme="minorEastAsia" w:cs="Times New Roman" w:hint="eastAsia"/>
          <w:spacing w:val="10"/>
          <w:kern w:val="0"/>
          <w:sz w:val="24"/>
          <w:szCs w:val="24"/>
          <w:rPrChange w:id="3112" w:author="JY0225" w:date="2017-08-24T11:14:00Z">
            <w:rPr>
              <w:rFonts w:ascii="Times New Roman" w:hAnsi="Times New Roman" w:cs="Times New Roman" w:hint="eastAsia"/>
              <w:spacing w:val="10"/>
              <w:kern w:val="0"/>
              <w:sz w:val="24"/>
              <w:szCs w:val="20"/>
            </w:rPr>
          </w:rPrChange>
        </w:rPr>
        <w:t>行业</w:t>
      </w:r>
      <w:r w:rsidR="00824F6E" w:rsidRPr="006C0267">
        <w:rPr>
          <w:rFonts w:asciiTheme="minorEastAsia" w:hAnsiTheme="minorEastAsia" w:cs="Times New Roman" w:hint="eastAsia"/>
          <w:spacing w:val="10"/>
          <w:kern w:val="0"/>
          <w:sz w:val="24"/>
          <w:szCs w:val="24"/>
          <w:rPrChange w:id="3113" w:author="JY0225" w:date="2017-08-24T11:14:00Z">
            <w:rPr>
              <w:rFonts w:ascii="Times New Roman" w:hAnsi="Times New Roman" w:cs="Times New Roman" w:hint="eastAsia"/>
              <w:spacing w:val="10"/>
              <w:kern w:val="0"/>
              <w:sz w:val="24"/>
              <w:szCs w:val="20"/>
            </w:rPr>
          </w:rPrChange>
        </w:rPr>
        <w:t>的</w:t>
      </w:r>
      <w:r w:rsidR="00326239" w:rsidRPr="006C0267">
        <w:rPr>
          <w:rFonts w:asciiTheme="minorEastAsia" w:hAnsiTheme="minorEastAsia" w:cs="Times New Roman" w:hint="eastAsia"/>
          <w:spacing w:val="10"/>
          <w:kern w:val="0"/>
          <w:sz w:val="24"/>
          <w:szCs w:val="24"/>
          <w:rPrChange w:id="3114" w:author="JY0225" w:date="2017-08-24T11:14:00Z">
            <w:rPr>
              <w:rFonts w:ascii="Times New Roman" w:hAnsi="Times New Roman" w:cs="Times New Roman" w:hint="eastAsia"/>
              <w:spacing w:val="10"/>
              <w:kern w:val="0"/>
              <w:sz w:val="24"/>
              <w:szCs w:val="20"/>
            </w:rPr>
          </w:rPrChange>
        </w:rPr>
        <w:t>发展趋势</w:t>
      </w:r>
      <w:r w:rsidR="00C96F72" w:rsidRPr="006C0267">
        <w:rPr>
          <w:rFonts w:asciiTheme="minorEastAsia" w:hAnsiTheme="minorEastAsia" w:cs="Times New Roman" w:hint="eastAsia"/>
          <w:spacing w:val="10"/>
          <w:kern w:val="0"/>
          <w:sz w:val="24"/>
          <w:szCs w:val="24"/>
          <w:rPrChange w:id="3115" w:author="JY0225" w:date="2017-08-24T11:14:00Z">
            <w:rPr>
              <w:rFonts w:ascii="Times New Roman" w:hAnsi="Times New Roman" w:cs="Times New Roman" w:hint="eastAsia"/>
              <w:spacing w:val="10"/>
              <w:kern w:val="0"/>
              <w:sz w:val="24"/>
              <w:szCs w:val="20"/>
            </w:rPr>
          </w:rPrChange>
        </w:rPr>
        <w:t>，</w:t>
      </w:r>
      <w:r w:rsidR="00613480" w:rsidRPr="006C0267">
        <w:rPr>
          <w:rFonts w:asciiTheme="minorEastAsia" w:hAnsiTheme="minorEastAsia" w:cs="Times New Roman" w:hint="eastAsia"/>
          <w:spacing w:val="10"/>
          <w:kern w:val="0"/>
          <w:sz w:val="24"/>
          <w:szCs w:val="24"/>
          <w:rPrChange w:id="3116" w:author="JY0225" w:date="2017-08-24T11:14:00Z">
            <w:rPr>
              <w:rFonts w:ascii="Times New Roman" w:hAnsi="Times New Roman" w:cs="Times New Roman" w:hint="eastAsia"/>
              <w:spacing w:val="10"/>
              <w:kern w:val="0"/>
              <w:sz w:val="24"/>
              <w:szCs w:val="20"/>
            </w:rPr>
          </w:rPrChange>
        </w:rPr>
        <w:t>现有的中间件系统</w:t>
      </w:r>
      <w:r w:rsidR="00391A2C" w:rsidRPr="006C0267">
        <w:rPr>
          <w:rFonts w:asciiTheme="minorEastAsia" w:hAnsiTheme="minorEastAsia" w:cs="Times New Roman" w:hint="eastAsia"/>
          <w:spacing w:val="10"/>
          <w:kern w:val="0"/>
          <w:sz w:val="24"/>
          <w:szCs w:val="24"/>
          <w:rPrChange w:id="3117" w:author="JY0225" w:date="2017-08-24T11:14:00Z">
            <w:rPr>
              <w:rFonts w:ascii="Times New Roman" w:hAnsi="Times New Roman" w:cs="Times New Roman" w:hint="eastAsia"/>
              <w:spacing w:val="10"/>
              <w:kern w:val="0"/>
              <w:sz w:val="24"/>
              <w:szCs w:val="20"/>
            </w:rPr>
          </w:rPrChange>
        </w:rPr>
        <w:t>存在很多的不足之处，</w:t>
      </w:r>
      <w:r w:rsidR="0019769A" w:rsidRPr="006C0267">
        <w:rPr>
          <w:rFonts w:asciiTheme="minorEastAsia" w:hAnsiTheme="minorEastAsia" w:cs="Times New Roman" w:hint="eastAsia"/>
          <w:spacing w:val="10"/>
          <w:kern w:val="0"/>
          <w:sz w:val="24"/>
          <w:szCs w:val="24"/>
          <w:rPrChange w:id="3118" w:author="JY0225" w:date="2017-08-24T11:14:00Z">
            <w:rPr>
              <w:rFonts w:ascii="Times New Roman" w:hAnsi="Times New Roman" w:cs="Times New Roman" w:hint="eastAsia"/>
              <w:spacing w:val="10"/>
              <w:kern w:val="0"/>
              <w:sz w:val="24"/>
              <w:szCs w:val="20"/>
            </w:rPr>
          </w:rPrChange>
        </w:rPr>
        <w:t>具体来说有以下几个方面</w:t>
      </w:r>
      <w:r w:rsidR="00922642" w:rsidRPr="006C0267">
        <w:rPr>
          <w:rFonts w:asciiTheme="minorEastAsia" w:hAnsiTheme="minorEastAsia" w:cs="Times New Roman" w:hint="eastAsia"/>
          <w:spacing w:val="10"/>
          <w:kern w:val="0"/>
          <w:sz w:val="24"/>
          <w:szCs w:val="24"/>
          <w:rPrChange w:id="3119" w:author="JY0225" w:date="2017-08-24T11:14:00Z">
            <w:rPr>
              <w:rFonts w:ascii="Times New Roman" w:hAnsi="Times New Roman" w:cs="Times New Roman" w:hint="eastAsia"/>
              <w:spacing w:val="10"/>
              <w:kern w:val="0"/>
              <w:sz w:val="24"/>
              <w:szCs w:val="20"/>
            </w:rPr>
          </w:rPrChange>
        </w:rPr>
        <w:t>。</w:t>
      </w:r>
    </w:p>
    <w:p w14:paraId="437F74AF" w14:textId="50485874" w:rsidR="00F4500F" w:rsidRPr="006C0267" w:rsidRDefault="00F4500F" w:rsidP="001B6B3E">
      <w:pPr>
        <w:spacing w:line="400" w:lineRule="exact"/>
        <w:rPr>
          <w:rFonts w:asciiTheme="minorEastAsia" w:hAnsiTheme="minorEastAsia" w:cs="Times New Roman"/>
          <w:spacing w:val="10"/>
          <w:kern w:val="0"/>
          <w:sz w:val="24"/>
          <w:szCs w:val="24"/>
          <w:rPrChange w:id="3120"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121"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122" w:author="JY0225" w:date="2017-08-24T11:14:00Z">
            <w:rPr>
              <w:rFonts w:ascii="Times New Roman" w:hAnsi="Times New Roman" w:cs="Times New Roman" w:hint="eastAsia"/>
              <w:spacing w:val="10"/>
              <w:kern w:val="0"/>
              <w:sz w:val="24"/>
              <w:szCs w:val="20"/>
            </w:rPr>
          </w:rPrChange>
        </w:rPr>
        <w:t>首先，</w:t>
      </w:r>
      <w:r w:rsidR="00812FBE" w:rsidRPr="006C0267">
        <w:rPr>
          <w:rFonts w:asciiTheme="minorEastAsia" w:hAnsiTheme="minorEastAsia" w:cs="Times New Roman" w:hint="eastAsia"/>
          <w:spacing w:val="10"/>
          <w:kern w:val="0"/>
          <w:sz w:val="24"/>
          <w:szCs w:val="24"/>
          <w:rPrChange w:id="3123" w:author="JY0225" w:date="2017-08-24T11:14:00Z">
            <w:rPr>
              <w:rFonts w:ascii="Times New Roman" w:hAnsi="Times New Roman" w:cs="Times New Roman" w:hint="eastAsia"/>
              <w:spacing w:val="10"/>
              <w:kern w:val="0"/>
              <w:sz w:val="24"/>
              <w:szCs w:val="20"/>
            </w:rPr>
          </w:rPrChange>
        </w:rPr>
        <w:t>现有的中间件系统</w:t>
      </w:r>
      <w:r w:rsidR="00E70F05" w:rsidRPr="006C0267">
        <w:rPr>
          <w:rFonts w:asciiTheme="minorEastAsia" w:hAnsiTheme="minorEastAsia" w:cs="Times New Roman" w:hint="eastAsia"/>
          <w:spacing w:val="10"/>
          <w:kern w:val="0"/>
          <w:sz w:val="24"/>
          <w:szCs w:val="24"/>
          <w:rPrChange w:id="3124" w:author="JY0225" w:date="2017-08-24T11:14:00Z">
            <w:rPr>
              <w:rFonts w:ascii="Times New Roman" w:hAnsi="Times New Roman" w:cs="Times New Roman" w:hint="eastAsia"/>
              <w:spacing w:val="10"/>
              <w:kern w:val="0"/>
              <w:sz w:val="24"/>
              <w:szCs w:val="20"/>
            </w:rPr>
          </w:rPrChange>
        </w:rPr>
        <w:t>没有考虑到</w:t>
      </w:r>
      <w:r w:rsidR="00812FBE" w:rsidRPr="006C0267">
        <w:rPr>
          <w:rFonts w:asciiTheme="minorEastAsia" w:hAnsiTheme="minorEastAsia" w:cs="Times New Roman" w:hint="eastAsia"/>
          <w:spacing w:val="10"/>
          <w:kern w:val="0"/>
          <w:sz w:val="24"/>
          <w:szCs w:val="24"/>
          <w:rPrChange w:id="3125" w:author="JY0225" w:date="2017-08-24T11:14:00Z">
            <w:rPr>
              <w:rFonts w:ascii="Times New Roman" w:hAnsi="Times New Roman" w:cs="Times New Roman" w:hint="eastAsia"/>
              <w:spacing w:val="10"/>
              <w:kern w:val="0"/>
              <w:sz w:val="24"/>
              <w:szCs w:val="20"/>
            </w:rPr>
          </w:rPrChange>
        </w:rPr>
        <w:t>数据传输模块</w:t>
      </w:r>
      <w:r w:rsidR="00FB3DFF" w:rsidRPr="006C0267">
        <w:rPr>
          <w:rFonts w:asciiTheme="minorEastAsia" w:hAnsiTheme="minorEastAsia" w:cs="Times New Roman" w:hint="eastAsia"/>
          <w:spacing w:val="10"/>
          <w:kern w:val="0"/>
          <w:sz w:val="24"/>
          <w:szCs w:val="24"/>
          <w:rPrChange w:id="3126" w:author="JY0225" w:date="2017-08-24T11:14:00Z">
            <w:rPr>
              <w:rFonts w:ascii="Times New Roman" w:hAnsi="Times New Roman" w:cs="Times New Roman" w:hint="eastAsia"/>
              <w:spacing w:val="10"/>
              <w:kern w:val="0"/>
              <w:sz w:val="24"/>
              <w:szCs w:val="20"/>
            </w:rPr>
          </w:rPrChange>
        </w:rPr>
        <w:t>是</w:t>
      </w:r>
      <w:r w:rsidR="00143691" w:rsidRPr="006C0267">
        <w:rPr>
          <w:rFonts w:asciiTheme="minorEastAsia" w:hAnsiTheme="minorEastAsia" w:cs="Times New Roman" w:hint="eastAsia"/>
          <w:spacing w:val="10"/>
          <w:kern w:val="0"/>
          <w:sz w:val="24"/>
          <w:szCs w:val="24"/>
          <w:rPrChange w:id="3127" w:author="JY0225" w:date="2017-08-24T11:14:00Z">
            <w:rPr>
              <w:rFonts w:ascii="Times New Roman" w:hAnsi="Times New Roman" w:cs="Times New Roman" w:hint="eastAsia"/>
              <w:spacing w:val="10"/>
              <w:kern w:val="0"/>
              <w:sz w:val="24"/>
              <w:szCs w:val="20"/>
            </w:rPr>
          </w:rPrChange>
        </w:rPr>
        <w:t>以</w:t>
      </w:r>
      <w:r w:rsidR="00FB3DFF" w:rsidRPr="006C0267">
        <w:rPr>
          <w:rFonts w:asciiTheme="minorEastAsia" w:hAnsiTheme="minorEastAsia" w:cs="Times New Roman" w:hint="eastAsia"/>
          <w:spacing w:val="10"/>
          <w:kern w:val="0"/>
          <w:sz w:val="24"/>
          <w:szCs w:val="24"/>
          <w:rPrChange w:id="3128" w:author="JY0225" w:date="2017-08-24T11:14:00Z">
            <w:rPr>
              <w:rFonts w:ascii="Times New Roman" w:hAnsi="Times New Roman" w:cs="Times New Roman" w:hint="eastAsia"/>
              <w:spacing w:val="10"/>
              <w:kern w:val="0"/>
              <w:sz w:val="24"/>
              <w:szCs w:val="20"/>
            </w:rPr>
          </w:rPrChange>
        </w:rPr>
        <w:t>网络</w:t>
      </w:r>
      <w:r w:rsidR="00143691" w:rsidRPr="006C0267">
        <w:rPr>
          <w:rFonts w:asciiTheme="minorEastAsia" w:hAnsiTheme="minorEastAsia" w:cs="Times New Roman" w:hint="eastAsia"/>
          <w:spacing w:val="10"/>
          <w:kern w:val="0"/>
          <w:sz w:val="24"/>
          <w:szCs w:val="24"/>
          <w:rPrChange w:id="3129" w:author="JY0225" w:date="2017-08-24T11:14:00Z">
            <w:rPr>
              <w:rFonts w:ascii="Times New Roman" w:hAnsi="Times New Roman" w:cs="Times New Roman" w:hint="eastAsia"/>
              <w:spacing w:val="10"/>
              <w:kern w:val="0"/>
              <w:sz w:val="24"/>
              <w:szCs w:val="20"/>
            </w:rPr>
          </w:rPrChange>
        </w:rPr>
        <w:t>作为基础</w:t>
      </w:r>
      <w:r w:rsidR="00FB3DFF" w:rsidRPr="006C0267">
        <w:rPr>
          <w:rFonts w:asciiTheme="minorEastAsia" w:hAnsiTheme="minorEastAsia" w:cs="Times New Roman" w:hint="eastAsia"/>
          <w:spacing w:val="10"/>
          <w:kern w:val="0"/>
          <w:sz w:val="24"/>
          <w:szCs w:val="24"/>
          <w:rPrChange w:id="3130" w:author="JY0225" w:date="2017-08-24T11:14:00Z">
            <w:rPr>
              <w:rFonts w:ascii="Times New Roman" w:hAnsi="Times New Roman" w:cs="Times New Roman" w:hint="eastAsia"/>
              <w:spacing w:val="10"/>
              <w:kern w:val="0"/>
              <w:sz w:val="24"/>
              <w:szCs w:val="20"/>
            </w:rPr>
          </w:rPrChange>
        </w:rPr>
        <w:t>的</w:t>
      </w:r>
      <w:r w:rsidR="00E70F05" w:rsidRPr="006C0267">
        <w:rPr>
          <w:rFonts w:asciiTheme="minorEastAsia" w:hAnsiTheme="minorEastAsia" w:cs="Times New Roman" w:hint="eastAsia"/>
          <w:spacing w:val="10"/>
          <w:kern w:val="0"/>
          <w:sz w:val="24"/>
          <w:szCs w:val="24"/>
          <w:rPrChange w:id="3131" w:author="JY0225" w:date="2017-08-24T11:14:00Z">
            <w:rPr>
              <w:rFonts w:ascii="Times New Roman" w:hAnsi="Times New Roman" w:cs="Times New Roman" w:hint="eastAsia"/>
              <w:spacing w:val="10"/>
              <w:kern w:val="0"/>
              <w:sz w:val="24"/>
              <w:szCs w:val="20"/>
            </w:rPr>
          </w:rPrChange>
        </w:rPr>
        <w:t>，</w:t>
      </w:r>
      <w:r w:rsidR="00332618" w:rsidRPr="006C0267">
        <w:rPr>
          <w:rFonts w:asciiTheme="minorEastAsia" w:hAnsiTheme="minorEastAsia" w:cs="Times New Roman" w:hint="eastAsia"/>
          <w:spacing w:val="10"/>
          <w:kern w:val="0"/>
          <w:sz w:val="24"/>
          <w:szCs w:val="24"/>
          <w:rPrChange w:id="3132" w:author="JY0225" w:date="2017-08-24T11:14:00Z">
            <w:rPr>
              <w:rFonts w:ascii="Times New Roman" w:hAnsi="Times New Roman" w:cs="Times New Roman" w:hint="eastAsia"/>
              <w:spacing w:val="10"/>
              <w:kern w:val="0"/>
              <w:sz w:val="24"/>
              <w:szCs w:val="20"/>
            </w:rPr>
          </w:rPrChange>
        </w:rPr>
        <w:t>默认网络在数据传输</w:t>
      </w:r>
      <w:r w:rsidR="00813954" w:rsidRPr="006C0267">
        <w:rPr>
          <w:rFonts w:asciiTheme="minorEastAsia" w:hAnsiTheme="minorEastAsia" w:cs="Times New Roman" w:hint="eastAsia"/>
          <w:spacing w:val="10"/>
          <w:kern w:val="0"/>
          <w:sz w:val="24"/>
          <w:szCs w:val="24"/>
          <w:rPrChange w:id="3133" w:author="JY0225" w:date="2017-08-24T11:14:00Z">
            <w:rPr>
              <w:rFonts w:ascii="Times New Roman" w:hAnsi="Times New Roman" w:cs="Times New Roman" w:hint="eastAsia"/>
              <w:spacing w:val="10"/>
              <w:kern w:val="0"/>
              <w:sz w:val="24"/>
              <w:szCs w:val="20"/>
            </w:rPr>
          </w:rPrChange>
        </w:rPr>
        <w:t>过程中是</w:t>
      </w:r>
      <w:r w:rsidR="006E2C94" w:rsidRPr="006C0267">
        <w:rPr>
          <w:rFonts w:asciiTheme="minorEastAsia" w:hAnsiTheme="minorEastAsia" w:cs="Times New Roman" w:hint="eastAsia"/>
          <w:spacing w:val="10"/>
          <w:kern w:val="0"/>
          <w:sz w:val="24"/>
          <w:szCs w:val="24"/>
          <w:rPrChange w:id="3134" w:author="JY0225" w:date="2017-08-24T11:14:00Z">
            <w:rPr>
              <w:rFonts w:ascii="Times New Roman" w:hAnsi="Times New Roman" w:cs="Times New Roman" w:hint="eastAsia"/>
              <w:spacing w:val="10"/>
              <w:kern w:val="0"/>
              <w:sz w:val="24"/>
              <w:szCs w:val="20"/>
            </w:rPr>
          </w:rPrChange>
        </w:rPr>
        <w:t>绝对</w:t>
      </w:r>
      <w:r w:rsidR="00813954" w:rsidRPr="006C0267">
        <w:rPr>
          <w:rFonts w:asciiTheme="minorEastAsia" w:hAnsiTheme="minorEastAsia" w:cs="Times New Roman" w:hint="eastAsia"/>
          <w:spacing w:val="10"/>
          <w:kern w:val="0"/>
          <w:sz w:val="24"/>
          <w:szCs w:val="24"/>
          <w:rPrChange w:id="3135" w:author="JY0225" w:date="2017-08-24T11:14:00Z">
            <w:rPr>
              <w:rFonts w:ascii="Times New Roman" w:hAnsi="Times New Roman" w:cs="Times New Roman" w:hint="eastAsia"/>
              <w:spacing w:val="10"/>
              <w:kern w:val="0"/>
              <w:sz w:val="24"/>
              <w:szCs w:val="20"/>
            </w:rPr>
          </w:rPrChange>
        </w:rPr>
        <w:t>稳定的。</w:t>
      </w:r>
      <w:r w:rsidR="009D6861" w:rsidRPr="006C0267">
        <w:rPr>
          <w:rFonts w:asciiTheme="minorEastAsia" w:hAnsiTheme="minorEastAsia" w:cs="Times New Roman" w:hint="eastAsia"/>
          <w:spacing w:val="10"/>
          <w:kern w:val="0"/>
          <w:sz w:val="24"/>
          <w:szCs w:val="24"/>
          <w:rPrChange w:id="3136" w:author="JY0225" w:date="2017-08-24T11:14:00Z">
            <w:rPr>
              <w:rFonts w:ascii="Times New Roman" w:hAnsi="Times New Roman" w:cs="Times New Roman" w:hint="eastAsia"/>
              <w:spacing w:val="10"/>
              <w:kern w:val="0"/>
              <w:sz w:val="24"/>
              <w:szCs w:val="20"/>
            </w:rPr>
          </w:rPrChange>
        </w:rPr>
        <w:t>但是，在实际生活中，</w:t>
      </w:r>
      <w:r w:rsidR="00605893" w:rsidRPr="006C0267">
        <w:rPr>
          <w:rFonts w:asciiTheme="minorEastAsia" w:hAnsiTheme="minorEastAsia" w:cs="Times New Roman" w:hint="eastAsia"/>
          <w:spacing w:val="10"/>
          <w:kern w:val="0"/>
          <w:sz w:val="24"/>
          <w:szCs w:val="24"/>
          <w:rPrChange w:id="3137" w:author="JY0225" w:date="2017-08-24T11:14:00Z">
            <w:rPr>
              <w:rFonts w:ascii="Times New Roman" w:hAnsi="Times New Roman" w:cs="Times New Roman" w:hint="eastAsia"/>
              <w:spacing w:val="10"/>
              <w:kern w:val="0"/>
              <w:sz w:val="24"/>
              <w:szCs w:val="20"/>
            </w:rPr>
          </w:rPrChange>
        </w:rPr>
        <w:t>网络状况常常受限于硬件、软件以及地域等多方面的因素，</w:t>
      </w:r>
      <w:r w:rsidR="00580BB1" w:rsidRPr="006C0267">
        <w:rPr>
          <w:rFonts w:asciiTheme="minorEastAsia" w:hAnsiTheme="minorEastAsia" w:cs="Times New Roman" w:hint="eastAsia"/>
          <w:spacing w:val="10"/>
          <w:kern w:val="0"/>
          <w:sz w:val="24"/>
          <w:szCs w:val="24"/>
          <w:rPrChange w:id="3138" w:author="JY0225" w:date="2017-08-24T11:14:00Z">
            <w:rPr>
              <w:rFonts w:ascii="Times New Roman" w:hAnsi="Times New Roman" w:cs="Times New Roman" w:hint="eastAsia"/>
              <w:spacing w:val="10"/>
              <w:kern w:val="0"/>
              <w:sz w:val="24"/>
              <w:szCs w:val="20"/>
            </w:rPr>
          </w:rPrChange>
        </w:rPr>
        <w:t>网络波动</w:t>
      </w:r>
      <w:r w:rsidR="0042617B" w:rsidRPr="006C0267">
        <w:rPr>
          <w:rFonts w:asciiTheme="minorEastAsia" w:hAnsiTheme="minorEastAsia" w:cs="Times New Roman" w:hint="eastAsia"/>
          <w:spacing w:val="10"/>
          <w:kern w:val="0"/>
          <w:sz w:val="24"/>
          <w:szCs w:val="24"/>
          <w:rPrChange w:id="3139" w:author="JY0225" w:date="2017-08-24T11:14:00Z">
            <w:rPr>
              <w:rFonts w:ascii="Times New Roman" w:hAnsi="Times New Roman" w:cs="Times New Roman" w:hint="eastAsia"/>
              <w:spacing w:val="10"/>
              <w:kern w:val="0"/>
              <w:sz w:val="24"/>
              <w:szCs w:val="20"/>
            </w:rPr>
          </w:rPrChange>
        </w:rPr>
        <w:t>或</w:t>
      </w:r>
      <w:r w:rsidR="00580BB1" w:rsidRPr="006C0267">
        <w:rPr>
          <w:rFonts w:asciiTheme="minorEastAsia" w:hAnsiTheme="minorEastAsia" w:cs="Times New Roman" w:hint="eastAsia"/>
          <w:spacing w:val="10"/>
          <w:kern w:val="0"/>
          <w:sz w:val="24"/>
          <w:szCs w:val="24"/>
          <w:rPrChange w:id="3140" w:author="JY0225" w:date="2017-08-24T11:14:00Z">
            <w:rPr>
              <w:rFonts w:ascii="Times New Roman" w:hAnsi="Times New Roman" w:cs="Times New Roman" w:hint="eastAsia"/>
              <w:spacing w:val="10"/>
              <w:kern w:val="0"/>
              <w:sz w:val="24"/>
              <w:szCs w:val="20"/>
            </w:rPr>
          </w:rPrChange>
        </w:rPr>
        <w:t>网络中断是常见的问题。</w:t>
      </w:r>
      <w:r w:rsidR="00764850" w:rsidRPr="006C0267">
        <w:rPr>
          <w:rFonts w:asciiTheme="minorEastAsia" w:hAnsiTheme="minorEastAsia" w:cs="Times New Roman" w:hint="eastAsia"/>
          <w:spacing w:val="10"/>
          <w:kern w:val="0"/>
          <w:sz w:val="24"/>
          <w:szCs w:val="24"/>
          <w:rPrChange w:id="3141" w:author="JY0225" w:date="2017-08-24T11:14:00Z">
            <w:rPr>
              <w:rFonts w:ascii="Times New Roman" w:hAnsi="Times New Roman" w:cs="Times New Roman" w:hint="eastAsia"/>
              <w:spacing w:val="10"/>
              <w:kern w:val="0"/>
              <w:sz w:val="24"/>
              <w:szCs w:val="20"/>
            </w:rPr>
          </w:rPrChange>
        </w:rPr>
        <w:t>由于</w:t>
      </w:r>
      <w:r w:rsidR="003A7105" w:rsidRPr="006C0267">
        <w:rPr>
          <w:rFonts w:asciiTheme="minorEastAsia" w:hAnsiTheme="minorEastAsia" w:cs="Times New Roman" w:hint="eastAsia"/>
          <w:spacing w:val="10"/>
          <w:kern w:val="0"/>
          <w:sz w:val="24"/>
          <w:szCs w:val="24"/>
          <w:rPrChange w:id="3142" w:author="JY0225" w:date="2017-08-24T11:14:00Z">
            <w:rPr>
              <w:rFonts w:ascii="Times New Roman" w:hAnsi="Times New Roman" w:cs="Times New Roman" w:hint="eastAsia"/>
              <w:spacing w:val="10"/>
              <w:kern w:val="0"/>
              <w:sz w:val="24"/>
              <w:szCs w:val="20"/>
            </w:rPr>
          </w:rPrChange>
        </w:rPr>
        <w:t>网络带宽是有限的，因此上传文件，尤其是较大的文件，</w:t>
      </w:r>
      <w:r w:rsidR="00A538D2" w:rsidRPr="006C0267">
        <w:rPr>
          <w:rFonts w:asciiTheme="minorEastAsia" w:hAnsiTheme="minorEastAsia" w:cs="Times New Roman" w:hint="eastAsia"/>
          <w:spacing w:val="10"/>
          <w:kern w:val="0"/>
          <w:sz w:val="24"/>
          <w:szCs w:val="24"/>
          <w:rPrChange w:id="3143" w:author="JY0225" w:date="2017-08-24T11:14:00Z">
            <w:rPr>
              <w:rFonts w:ascii="Times New Roman" w:hAnsi="Times New Roman" w:cs="Times New Roman" w:hint="eastAsia"/>
              <w:spacing w:val="10"/>
              <w:kern w:val="0"/>
              <w:sz w:val="24"/>
              <w:szCs w:val="20"/>
            </w:rPr>
          </w:rPrChange>
        </w:rPr>
        <w:t>通常</w:t>
      </w:r>
      <w:r w:rsidR="003A7105" w:rsidRPr="006C0267">
        <w:rPr>
          <w:rFonts w:asciiTheme="minorEastAsia" w:hAnsiTheme="minorEastAsia" w:cs="Times New Roman" w:hint="eastAsia"/>
          <w:spacing w:val="10"/>
          <w:kern w:val="0"/>
          <w:sz w:val="24"/>
          <w:szCs w:val="24"/>
          <w:rPrChange w:id="3144" w:author="JY0225" w:date="2017-08-24T11:14:00Z">
            <w:rPr>
              <w:rFonts w:ascii="Times New Roman" w:hAnsi="Times New Roman" w:cs="Times New Roman" w:hint="eastAsia"/>
              <w:spacing w:val="10"/>
              <w:kern w:val="0"/>
              <w:sz w:val="24"/>
              <w:szCs w:val="20"/>
            </w:rPr>
          </w:rPrChange>
        </w:rPr>
        <w:t>需要</w:t>
      </w:r>
      <w:r w:rsidR="00AA40CE" w:rsidRPr="006C0267">
        <w:rPr>
          <w:rFonts w:asciiTheme="minorEastAsia" w:hAnsiTheme="minorEastAsia" w:cs="Times New Roman" w:hint="eastAsia"/>
          <w:spacing w:val="10"/>
          <w:kern w:val="0"/>
          <w:sz w:val="24"/>
          <w:szCs w:val="24"/>
          <w:rPrChange w:id="3145" w:author="JY0225" w:date="2017-08-24T11:14:00Z">
            <w:rPr>
              <w:rFonts w:ascii="Times New Roman" w:hAnsi="Times New Roman" w:cs="Times New Roman" w:hint="eastAsia"/>
              <w:spacing w:val="10"/>
              <w:kern w:val="0"/>
              <w:sz w:val="24"/>
              <w:szCs w:val="20"/>
            </w:rPr>
          </w:rPrChange>
        </w:rPr>
        <w:t>花费</w:t>
      </w:r>
      <w:r w:rsidR="003A7105" w:rsidRPr="006C0267">
        <w:rPr>
          <w:rFonts w:asciiTheme="minorEastAsia" w:hAnsiTheme="minorEastAsia" w:cs="Times New Roman" w:hint="eastAsia"/>
          <w:spacing w:val="10"/>
          <w:kern w:val="0"/>
          <w:sz w:val="24"/>
          <w:szCs w:val="24"/>
          <w:rPrChange w:id="3146" w:author="JY0225" w:date="2017-08-24T11:14:00Z">
            <w:rPr>
              <w:rFonts w:ascii="Times New Roman" w:hAnsi="Times New Roman" w:cs="Times New Roman" w:hint="eastAsia"/>
              <w:spacing w:val="10"/>
              <w:kern w:val="0"/>
              <w:sz w:val="24"/>
              <w:szCs w:val="20"/>
            </w:rPr>
          </w:rPrChange>
        </w:rPr>
        <w:t>一定的时间</w:t>
      </w:r>
      <w:r w:rsidR="00AA40CE" w:rsidRPr="006C0267">
        <w:rPr>
          <w:rFonts w:asciiTheme="minorEastAsia" w:hAnsiTheme="minorEastAsia" w:cs="Times New Roman" w:hint="eastAsia"/>
          <w:spacing w:val="10"/>
          <w:kern w:val="0"/>
          <w:sz w:val="24"/>
          <w:szCs w:val="24"/>
          <w:rPrChange w:id="3147" w:author="JY0225" w:date="2017-08-24T11:14:00Z">
            <w:rPr>
              <w:rFonts w:ascii="Times New Roman" w:hAnsi="Times New Roman" w:cs="Times New Roman" w:hint="eastAsia"/>
              <w:spacing w:val="10"/>
              <w:kern w:val="0"/>
              <w:sz w:val="24"/>
              <w:szCs w:val="20"/>
            </w:rPr>
          </w:rPrChange>
        </w:rPr>
        <w:t>，在此期间</w:t>
      </w:r>
      <w:r w:rsidR="008E4916" w:rsidRPr="006C0267">
        <w:rPr>
          <w:rFonts w:asciiTheme="minorEastAsia" w:hAnsiTheme="minorEastAsia" w:cs="Times New Roman" w:hint="eastAsia"/>
          <w:spacing w:val="10"/>
          <w:kern w:val="0"/>
          <w:sz w:val="24"/>
          <w:szCs w:val="24"/>
          <w:rPrChange w:id="3148" w:author="JY0225" w:date="2017-08-24T11:14:00Z">
            <w:rPr>
              <w:rFonts w:ascii="Times New Roman" w:hAnsi="Times New Roman" w:cs="Times New Roman" w:hint="eastAsia"/>
              <w:spacing w:val="10"/>
              <w:kern w:val="0"/>
              <w:sz w:val="24"/>
              <w:szCs w:val="20"/>
            </w:rPr>
          </w:rPrChange>
        </w:rPr>
        <w:t>存在</w:t>
      </w:r>
      <w:r w:rsidR="00254145" w:rsidRPr="006C0267">
        <w:rPr>
          <w:rFonts w:asciiTheme="minorEastAsia" w:hAnsiTheme="minorEastAsia" w:cs="Times New Roman" w:hint="eastAsia"/>
          <w:spacing w:val="10"/>
          <w:kern w:val="0"/>
          <w:sz w:val="24"/>
          <w:szCs w:val="24"/>
          <w:rPrChange w:id="3149" w:author="JY0225" w:date="2017-08-24T11:14:00Z">
            <w:rPr>
              <w:rFonts w:ascii="Times New Roman" w:hAnsi="Times New Roman" w:cs="Times New Roman" w:hint="eastAsia"/>
              <w:spacing w:val="10"/>
              <w:kern w:val="0"/>
              <w:sz w:val="24"/>
              <w:szCs w:val="20"/>
            </w:rPr>
          </w:rPrChange>
        </w:rPr>
        <w:t>因</w:t>
      </w:r>
      <w:r w:rsidR="00AA40CE" w:rsidRPr="006C0267">
        <w:rPr>
          <w:rFonts w:asciiTheme="minorEastAsia" w:hAnsiTheme="minorEastAsia" w:cs="Times New Roman" w:hint="eastAsia"/>
          <w:spacing w:val="10"/>
          <w:kern w:val="0"/>
          <w:sz w:val="24"/>
          <w:szCs w:val="24"/>
          <w:rPrChange w:id="3150" w:author="JY0225" w:date="2017-08-24T11:14:00Z">
            <w:rPr>
              <w:rFonts w:ascii="Times New Roman" w:hAnsi="Times New Roman" w:cs="Times New Roman" w:hint="eastAsia"/>
              <w:spacing w:val="10"/>
              <w:kern w:val="0"/>
              <w:sz w:val="24"/>
              <w:szCs w:val="20"/>
            </w:rPr>
          </w:rPrChange>
        </w:rPr>
        <w:t>网络故障而导致文件传输失败</w:t>
      </w:r>
      <w:r w:rsidR="00EE55C1" w:rsidRPr="006C0267">
        <w:rPr>
          <w:rFonts w:asciiTheme="minorEastAsia" w:hAnsiTheme="minorEastAsia" w:cs="Times New Roman" w:hint="eastAsia"/>
          <w:spacing w:val="10"/>
          <w:kern w:val="0"/>
          <w:sz w:val="24"/>
          <w:szCs w:val="24"/>
          <w:rPrChange w:id="3151" w:author="JY0225" w:date="2017-08-24T11:14:00Z">
            <w:rPr>
              <w:rFonts w:ascii="Times New Roman" w:hAnsi="Times New Roman" w:cs="Times New Roman" w:hint="eastAsia"/>
              <w:spacing w:val="10"/>
              <w:kern w:val="0"/>
              <w:sz w:val="24"/>
              <w:szCs w:val="20"/>
            </w:rPr>
          </w:rPrChange>
        </w:rPr>
        <w:t>的问题</w:t>
      </w:r>
      <w:r w:rsidR="00AA40CE" w:rsidRPr="006C0267">
        <w:rPr>
          <w:rFonts w:asciiTheme="minorEastAsia" w:hAnsiTheme="minorEastAsia" w:cs="Times New Roman" w:hint="eastAsia"/>
          <w:spacing w:val="10"/>
          <w:kern w:val="0"/>
          <w:sz w:val="24"/>
          <w:szCs w:val="24"/>
          <w:rPrChange w:id="3152" w:author="JY0225" w:date="2017-08-24T11:14:00Z">
            <w:rPr>
              <w:rFonts w:ascii="Times New Roman" w:hAnsi="Times New Roman" w:cs="Times New Roman" w:hint="eastAsia"/>
              <w:spacing w:val="10"/>
              <w:kern w:val="0"/>
              <w:sz w:val="24"/>
              <w:szCs w:val="20"/>
            </w:rPr>
          </w:rPrChange>
        </w:rPr>
        <w:t>。</w:t>
      </w:r>
      <w:r w:rsidR="00C74E02" w:rsidRPr="006C0267">
        <w:rPr>
          <w:rFonts w:asciiTheme="minorEastAsia" w:hAnsiTheme="minorEastAsia" w:cs="Times New Roman" w:hint="eastAsia"/>
          <w:spacing w:val="10"/>
          <w:kern w:val="0"/>
          <w:sz w:val="24"/>
          <w:szCs w:val="24"/>
          <w:rPrChange w:id="3153" w:author="JY0225" w:date="2017-08-24T11:14:00Z">
            <w:rPr>
              <w:rFonts w:ascii="Times New Roman" w:hAnsi="Times New Roman" w:cs="Times New Roman" w:hint="eastAsia"/>
              <w:spacing w:val="10"/>
              <w:kern w:val="0"/>
              <w:sz w:val="24"/>
              <w:szCs w:val="20"/>
            </w:rPr>
          </w:rPrChange>
        </w:rPr>
        <w:t>在</w:t>
      </w:r>
      <w:r w:rsidR="00B045F3" w:rsidRPr="006C0267">
        <w:rPr>
          <w:rFonts w:asciiTheme="minorEastAsia" w:hAnsiTheme="minorEastAsia" w:cs="Times New Roman" w:hint="eastAsia"/>
          <w:spacing w:val="10"/>
          <w:kern w:val="0"/>
          <w:sz w:val="24"/>
          <w:szCs w:val="24"/>
          <w:rPrChange w:id="3154" w:author="JY0225" w:date="2017-08-24T11:14:00Z">
            <w:rPr>
              <w:rFonts w:ascii="Times New Roman" w:hAnsi="Times New Roman" w:cs="Times New Roman" w:hint="eastAsia"/>
              <w:spacing w:val="10"/>
              <w:kern w:val="0"/>
              <w:sz w:val="24"/>
              <w:szCs w:val="20"/>
            </w:rPr>
          </w:rPrChange>
        </w:rPr>
        <w:t>现有的中间件系统</w:t>
      </w:r>
      <w:r w:rsidR="00C74E02" w:rsidRPr="006C0267">
        <w:rPr>
          <w:rFonts w:asciiTheme="minorEastAsia" w:hAnsiTheme="minorEastAsia" w:cs="Times New Roman" w:hint="eastAsia"/>
          <w:spacing w:val="10"/>
          <w:kern w:val="0"/>
          <w:sz w:val="24"/>
          <w:szCs w:val="24"/>
          <w:rPrChange w:id="3155" w:author="JY0225" w:date="2017-08-24T11:14:00Z">
            <w:rPr>
              <w:rFonts w:ascii="Times New Roman" w:hAnsi="Times New Roman" w:cs="Times New Roman" w:hint="eastAsia"/>
              <w:spacing w:val="10"/>
              <w:kern w:val="0"/>
              <w:sz w:val="24"/>
              <w:szCs w:val="20"/>
            </w:rPr>
          </w:rPrChange>
        </w:rPr>
        <w:t>里</w:t>
      </w:r>
      <w:r w:rsidR="00040C6B" w:rsidRPr="006C0267">
        <w:rPr>
          <w:rFonts w:asciiTheme="minorEastAsia" w:hAnsiTheme="minorEastAsia" w:cs="Times New Roman" w:hint="eastAsia"/>
          <w:spacing w:val="10"/>
          <w:kern w:val="0"/>
          <w:sz w:val="24"/>
          <w:szCs w:val="24"/>
          <w:rPrChange w:id="3156" w:author="JY0225" w:date="2017-08-24T11:14:00Z">
            <w:rPr>
              <w:rFonts w:ascii="Times New Roman" w:hAnsi="Times New Roman" w:cs="Times New Roman" w:hint="eastAsia"/>
              <w:spacing w:val="10"/>
              <w:kern w:val="0"/>
              <w:sz w:val="24"/>
              <w:szCs w:val="20"/>
            </w:rPr>
          </w:rPrChange>
        </w:rPr>
        <w:t>，</w:t>
      </w:r>
      <w:r w:rsidR="00B045F3" w:rsidRPr="006C0267">
        <w:rPr>
          <w:rFonts w:asciiTheme="minorEastAsia" w:hAnsiTheme="minorEastAsia" w:cs="Times New Roman" w:hint="eastAsia"/>
          <w:spacing w:val="10"/>
          <w:kern w:val="0"/>
          <w:sz w:val="24"/>
          <w:szCs w:val="24"/>
          <w:rPrChange w:id="3157" w:author="JY0225" w:date="2017-08-24T11:14:00Z">
            <w:rPr>
              <w:rFonts w:ascii="Times New Roman" w:hAnsi="Times New Roman" w:cs="Times New Roman" w:hint="eastAsia"/>
              <w:spacing w:val="10"/>
              <w:kern w:val="0"/>
              <w:sz w:val="24"/>
              <w:szCs w:val="20"/>
            </w:rPr>
          </w:rPrChange>
        </w:rPr>
        <w:t>用户</w:t>
      </w:r>
      <w:r w:rsidR="006868F4" w:rsidRPr="006C0267">
        <w:rPr>
          <w:rFonts w:asciiTheme="minorEastAsia" w:hAnsiTheme="minorEastAsia" w:cs="Times New Roman" w:hint="eastAsia"/>
          <w:spacing w:val="10"/>
          <w:kern w:val="0"/>
          <w:sz w:val="24"/>
          <w:szCs w:val="24"/>
          <w:rPrChange w:id="3158" w:author="JY0225" w:date="2017-08-24T11:14:00Z">
            <w:rPr>
              <w:rFonts w:ascii="Times New Roman" w:hAnsi="Times New Roman" w:cs="Times New Roman" w:hint="eastAsia"/>
              <w:spacing w:val="10"/>
              <w:kern w:val="0"/>
              <w:sz w:val="24"/>
              <w:szCs w:val="20"/>
            </w:rPr>
          </w:rPrChange>
        </w:rPr>
        <w:t>只能</w:t>
      </w:r>
      <w:r w:rsidR="00B045F3" w:rsidRPr="006C0267">
        <w:rPr>
          <w:rFonts w:asciiTheme="minorEastAsia" w:hAnsiTheme="minorEastAsia" w:cs="Times New Roman" w:hint="eastAsia"/>
          <w:spacing w:val="10"/>
          <w:kern w:val="0"/>
          <w:sz w:val="24"/>
          <w:szCs w:val="24"/>
          <w:rPrChange w:id="3159" w:author="JY0225" w:date="2017-08-24T11:14:00Z">
            <w:rPr>
              <w:rFonts w:ascii="Times New Roman" w:hAnsi="Times New Roman" w:cs="Times New Roman" w:hint="eastAsia"/>
              <w:spacing w:val="10"/>
              <w:kern w:val="0"/>
              <w:sz w:val="24"/>
              <w:szCs w:val="20"/>
            </w:rPr>
          </w:rPrChange>
        </w:rPr>
        <w:t>重</w:t>
      </w:r>
      <w:r w:rsidR="00F622D2" w:rsidRPr="006C0267">
        <w:rPr>
          <w:rFonts w:asciiTheme="minorEastAsia" w:hAnsiTheme="minorEastAsia" w:cs="Times New Roman" w:hint="eastAsia"/>
          <w:spacing w:val="10"/>
          <w:kern w:val="0"/>
          <w:sz w:val="24"/>
          <w:szCs w:val="24"/>
          <w:rPrChange w:id="3160" w:author="JY0225" w:date="2017-08-24T11:14:00Z">
            <w:rPr>
              <w:rFonts w:ascii="Times New Roman" w:hAnsi="Times New Roman" w:cs="Times New Roman" w:hint="eastAsia"/>
              <w:spacing w:val="10"/>
              <w:kern w:val="0"/>
              <w:sz w:val="24"/>
              <w:szCs w:val="20"/>
            </w:rPr>
          </w:rPrChange>
        </w:rPr>
        <w:t>传</w:t>
      </w:r>
      <w:r w:rsidR="00326EFC" w:rsidRPr="006C0267">
        <w:rPr>
          <w:rFonts w:asciiTheme="minorEastAsia" w:hAnsiTheme="minorEastAsia" w:cs="Times New Roman" w:hint="eastAsia"/>
          <w:spacing w:val="10"/>
          <w:kern w:val="0"/>
          <w:sz w:val="24"/>
          <w:szCs w:val="24"/>
          <w:rPrChange w:id="3161" w:author="JY0225" w:date="2017-08-24T11:14:00Z">
            <w:rPr>
              <w:rFonts w:ascii="Times New Roman" w:hAnsi="Times New Roman" w:cs="Times New Roman" w:hint="eastAsia"/>
              <w:spacing w:val="10"/>
              <w:kern w:val="0"/>
              <w:sz w:val="24"/>
              <w:szCs w:val="20"/>
            </w:rPr>
          </w:rPrChange>
        </w:rPr>
        <w:t>该</w:t>
      </w:r>
      <w:r w:rsidR="00E10069" w:rsidRPr="006C0267">
        <w:rPr>
          <w:rFonts w:asciiTheme="minorEastAsia" w:hAnsiTheme="minorEastAsia" w:cs="Times New Roman" w:hint="eastAsia"/>
          <w:spacing w:val="10"/>
          <w:kern w:val="0"/>
          <w:sz w:val="24"/>
          <w:szCs w:val="24"/>
          <w:rPrChange w:id="3162" w:author="JY0225" w:date="2017-08-24T11:14:00Z">
            <w:rPr>
              <w:rFonts w:ascii="Times New Roman" w:hAnsi="Times New Roman" w:cs="Times New Roman" w:hint="eastAsia"/>
              <w:spacing w:val="10"/>
              <w:kern w:val="0"/>
              <w:sz w:val="24"/>
              <w:szCs w:val="20"/>
            </w:rPr>
          </w:rPrChange>
        </w:rPr>
        <w:t>文件</w:t>
      </w:r>
      <w:r w:rsidR="00B045F3" w:rsidRPr="006C0267">
        <w:rPr>
          <w:rFonts w:asciiTheme="minorEastAsia" w:hAnsiTheme="minorEastAsia" w:cs="Times New Roman" w:hint="eastAsia"/>
          <w:spacing w:val="10"/>
          <w:kern w:val="0"/>
          <w:sz w:val="24"/>
          <w:szCs w:val="24"/>
          <w:rPrChange w:id="3163" w:author="JY0225" w:date="2017-08-24T11:14:00Z">
            <w:rPr>
              <w:rFonts w:ascii="Times New Roman" w:hAnsi="Times New Roman" w:cs="Times New Roman" w:hint="eastAsia"/>
              <w:spacing w:val="10"/>
              <w:kern w:val="0"/>
              <w:sz w:val="24"/>
              <w:szCs w:val="20"/>
            </w:rPr>
          </w:rPrChange>
        </w:rPr>
        <w:t>，</w:t>
      </w:r>
      <w:r w:rsidR="00E45BF7" w:rsidRPr="006C0267">
        <w:rPr>
          <w:rFonts w:asciiTheme="minorEastAsia" w:hAnsiTheme="minorEastAsia" w:cs="Times New Roman" w:hint="eastAsia"/>
          <w:spacing w:val="10"/>
          <w:kern w:val="0"/>
          <w:sz w:val="24"/>
          <w:szCs w:val="24"/>
          <w:rPrChange w:id="3164" w:author="JY0225" w:date="2017-08-24T11:14:00Z">
            <w:rPr>
              <w:rFonts w:ascii="Times New Roman" w:hAnsi="Times New Roman" w:cs="Times New Roman" w:hint="eastAsia"/>
              <w:spacing w:val="10"/>
              <w:kern w:val="0"/>
              <w:sz w:val="24"/>
              <w:szCs w:val="20"/>
            </w:rPr>
          </w:rPrChange>
        </w:rPr>
        <w:t>倘若多次遇到网络故障，则可能导致无休止的重传</w:t>
      </w:r>
      <w:r w:rsidR="002E7835" w:rsidRPr="006C0267">
        <w:rPr>
          <w:rFonts w:asciiTheme="minorEastAsia" w:hAnsiTheme="minorEastAsia" w:cs="Times New Roman" w:hint="eastAsia"/>
          <w:spacing w:val="10"/>
          <w:kern w:val="0"/>
          <w:sz w:val="24"/>
          <w:szCs w:val="24"/>
          <w:rPrChange w:id="3165" w:author="JY0225" w:date="2017-08-24T11:14:00Z">
            <w:rPr>
              <w:rFonts w:ascii="Times New Roman" w:hAnsi="Times New Roman" w:cs="Times New Roman" w:hint="eastAsia"/>
              <w:spacing w:val="10"/>
              <w:kern w:val="0"/>
              <w:sz w:val="24"/>
              <w:szCs w:val="20"/>
            </w:rPr>
          </w:rPrChange>
        </w:rPr>
        <w:t>，这对用户来说是极其不友好的</w:t>
      </w:r>
      <w:r w:rsidR="00F64753" w:rsidRPr="006C0267">
        <w:rPr>
          <w:rFonts w:asciiTheme="minorEastAsia" w:hAnsiTheme="minorEastAsia" w:cs="Times New Roman" w:hint="eastAsia"/>
          <w:spacing w:val="10"/>
          <w:kern w:val="0"/>
          <w:sz w:val="24"/>
          <w:szCs w:val="24"/>
          <w:rPrChange w:id="3166" w:author="JY0225" w:date="2017-08-24T11:14:00Z">
            <w:rPr>
              <w:rFonts w:ascii="Times New Roman" w:hAnsi="Times New Roman" w:cs="Times New Roman" w:hint="eastAsia"/>
              <w:spacing w:val="10"/>
              <w:kern w:val="0"/>
              <w:sz w:val="24"/>
              <w:szCs w:val="20"/>
            </w:rPr>
          </w:rPrChange>
        </w:rPr>
        <w:t>体验</w:t>
      </w:r>
      <w:r w:rsidR="00397530" w:rsidRPr="006C0267">
        <w:rPr>
          <w:rFonts w:asciiTheme="minorEastAsia" w:hAnsiTheme="minorEastAsia" w:cs="Times New Roman" w:hint="eastAsia"/>
          <w:spacing w:val="10"/>
          <w:kern w:val="0"/>
          <w:sz w:val="24"/>
          <w:szCs w:val="24"/>
          <w:rPrChange w:id="3167" w:author="JY0225" w:date="2017-08-24T11:14:00Z">
            <w:rPr>
              <w:rFonts w:ascii="Times New Roman" w:hAnsi="Times New Roman" w:cs="Times New Roman" w:hint="eastAsia"/>
              <w:spacing w:val="10"/>
              <w:kern w:val="0"/>
              <w:sz w:val="24"/>
              <w:szCs w:val="20"/>
            </w:rPr>
          </w:rPrChange>
        </w:rPr>
        <w:t>。</w:t>
      </w:r>
    </w:p>
    <w:p w14:paraId="0BAC47AD" w14:textId="2412FC9B" w:rsidR="006D3E26" w:rsidRPr="006C0267" w:rsidRDefault="005824E1" w:rsidP="001B6B3E">
      <w:pPr>
        <w:spacing w:line="400" w:lineRule="exact"/>
        <w:rPr>
          <w:rFonts w:asciiTheme="minorEastAsia" w:hAnsiTheme="minorEastAsia" w:cs="Times New Roman"/>
          <w:spacing w:val="10"/>
          <w:kern w:val="0"/>
          <w:sz w:val="24"/>
          <w:szCs w:val="24"/>
          <w:rPrChange w:id="3168"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169"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170" w:author="JY0225" w:date="2017-08-24T11:14:00Z">
            <w:rPr>
              <w:rFonts w:ascii="Times New Roman" w:hAnsi="Times New Roman" w:cs="Times New Roman" w:hint="eastAsia"/>
              <w:spacing w:val="10"/>
              <w:kern w:val="0"/>
              <w:sz w:val="24"/>
              <w:szCs w:val="20"/>
            </w:rPr>
          </w:rPrChange>
        </w:rPr>
        <w:t>其次，</w:t>
      </w:r>
      <w:r w:rsidR="00FE22A7" w:rsidRPr="006C0267">
        <w:rPr>
          <w:rFonts w:asciiTheme="minorEastAsia" w:hAnsiTheme="minorEastAsia" w:cs="Times New Roman" w:hint="eastAsia"/>
          <w:spacing w:val="10"/>
          <w:kern w:val="0"/>
          <w:sz w:val="24"/>
          <w:szCs w:val="24"/>
          <w:rPrChange w:id="3171" w:author="JY0225" w:date="2017-08-24T11:14:00Z">
            <w:rPr>
              <w:rFonts w:ascii="Times New Roman" w:hAnsi="Times New Roman" w:cs="Times New Roman" w:hint="eastAsia"/>
              <w:spacing w:val="10"/>
              <w:kern w:val="0"/>
              <w:sz w:val="24"/>
              <w:szCs w:val="20"/>
            </w:rPr>
          </w:rPrChange>
        </w:rPr>
        <w:t>为保证用户数据的安全性，</w:t>
      </w:r>
      <w:r w:rsidR="00884B52" w:rsidRPr="006C0267">
        <w:rPr>
          <w:rFonts w:asciiTheme="minorEastAsia" w:hAnsiTheme="minorEastAsia" w:cs="Times New Roman" w:hint="eastAsia"/>
          <w:spacing w:val="10"/>
          <w:kern w:val="0"/>
          <w:sz w:val="24"/>
          <w:szCs w:val="24"/>
          <w:rPrChange w:id="3172" w:author="JY0225" w:date="2017-08-24T11:14:00Z">
            <w:rPr>
              <w:rFonts w:ascii="Times New Roman" w:hAnsi="Times New Roman" w:cs="Times New Roman" w:hint="eastAsia"/>
              <w:spacing w:val="10"/>
              <w:kern w:val="0"/>
              <w:sz w:val="24"/>
              <w:szCs w:val="20"/>
            </w:rPr>
          </w:rPrChange>
        </w:rPr>
        <w:t>现有的中间件系统</w:t>
      </w:r>
      <w:r w:rsidR="00FE22A7" w:rsidRPr="006C0267">
        <w:rPr>
          <w:rFonts w:asciiTheme="minorEastAsia" w:hAnsiTheme="minorEastAsia" w:cs="Times New Roman" w:hint="eastAsia"/>
          <w:spacing w:val="10"/>
          <w:kern w:val="0"/>
          <w:sz w:val="24"/>
          <w:szCs w:val="24"/>
          <w:rPrChange w:id="3173" w:author="JY0225" w:date="2017-08-24T11:14:00Z">
            <w:rPr>
              <w:rFonts w:ascii="Times New Roman" w:hAnsi="Times New Roman" w:cs="Times New Roman" w:hint="eastAsia"/>
              <w:spacing w:val="10"/>
              <w:kern w:val="0"/>
              <w:sz w:val="24"/>
              <w:szCs w:val="20"/>
            </w:rPr>
          </w:rPrChange>
        </w:rPr>
        <w:t>在文件传输过程中，</w:t>
      </w:r>
      <w:r w:rsidR="00432D3A" w:rsidRPr="006C0267">
        <w:rPr>
          <w:rFonts w:asciiTheme="minorEastAsia" w:hAnsiTheme="minorEastAsia" w:cs="Times New Roman" w:hint="eastAsia"/>
          <w:spacing w:val="10"/>
          <w:kern w:val="0"/>
          <w:sz w:val="24"/>
          <w:szCs w:val="24"/>
          <w:rPrChange w:id="3174" w:author="JY0225" w:date="2017-08-24T11:14:00Z">
            <w:rPr>
              <w:rFonts w:ascii="Times New Roman" w:hAnsi="Times New Roman" w:cs="Times New Roman" w:hint="eastAsia"/>
              <w:spacing w:val="10"/>
              <w:kern w:val="0"/>
              <w:sz w:val="24"/>
              <w:szCs w:val="20"/>
            </w:rPr>
          </w:rPrChange>
        </w:rPr>
        <w:t>系统采用了</w:t>
      </w:r>
      <w:r w:rsidR="00432D3A" w:rsidRPr="006C0267">
        <w:rPr>
          <w:rFonts w:asciiTheme="minorEastAsia" w:hAnsiTheme="minorEastAsia" w:cs="Times New Roman"/>
          <w:spacing w:val="10"/>
          <w:kern w:val="0"/>
          <w:sz w:val="24"/>
          <w:szCs w:val="24"/>
          <w:rPrChange w:id="3175" w:author="JY0225" w:date="2017-08-24T11:14:00Z">
            <w:rPr>
              <w:rFonts w:ascii="Times New Roman" w:hAnsi="Times New Roman" w:cs="Times New Roman"/>
              <w:spacing w:val="10"/>
              <w:kern w:val="0"/>
              <w:sz w:val="24"/>
              <w:szCs w:val="20"/>
            </w:rPr>
          </w:rPrChange>
        </w:rPr>
        <w:t>128</w:t>
      </w:r>
      <w:r w:rsidR="00432D3A" w:rsidRPr="006C0267">
        <w:rPr>
          <w:rFonts w:asciiTheme="minorEastAsia" w:hAnsiTheme="minorEastAsia" w:cs="Times New Roman" w:hint="eastAsia"/>
          <w:spacing w:val="10"/>
          <w:kern w:val="0"/>
          <w:sz w:val="24"/>
          <w:szCs w:val="24"/>
          <w:rPrChange w:id="3176" w:author="JY0225" w:date="2017-08-24T11:14:00Z">
            <w:rPr>
              <w:rFonts w:ascii="Times New Roman" w:hAnsi="Times New Roman" w:cs="Times New Roman" w:hint="eastAsia"/>
              <w:spacing w:val="10"/>
              <w:kern w:val="0"/>
              <w:sz w:val="24"/>
              <w:szCs w:val="20"/>
            </w:rPr>
          </w:rPrChange>
        </w:rPr>
        <w:t>位的</w:t>
      </w:r>
      <w:r w:rsidR="00432D3A" w:rsidRPr="006C0267">
        <w:rPr>
          <w:rFonts w:asciiTheme="minorEastAsia" w:hAnsiTheme="minorEastAsia" w:cs="Times New Roman"/>
          <w:spacing w:val="10"/>
          <w:kern w:val="0"/>
          <w:sz w:val="24"/>
          <w:szCs w:val="24"/>
          <w:rPrChange w:id="3177" w:author="JY0225" w:date="2017-08-24T11:14:00Z">
            <w:rPr>
              <w:rFonts w:ascii="Times New Roman" w:hAnsi="Times New Roman" w:cs="Times New Roman"/>
              <w:spacing w:val="10"/>
              <w:kern w:val="0"/>
              <w:sz w:val="24"/>
              <w:szCs w:val="20"/>
            </w:rPr>
          </w:rPrChange>
        </w:rPr>
        <w:t>SSL</w:t>
      </w:r>
      <w:r w:rsidR="00855466" w:rsidRPr="006C0267">
        <w:rPr>
          <w:rFonts w:asciiTheme="minorEastAsia" w:hAnsiTheme="minorEastAsia" w:cs="Times New Roman" w:hint="eastAsia"/>
          <w:spacing w:val="10"/>
          <w:kern w:val="0"/>
          <w:sz w:val="24"/>
          <w:szCs w:val="24"/>
          <w:rPrChange w:id="3178" w:author="JY0225" w:date="2017-08-24T11:14:00Z">
            <w:rPr>
              <w:rFonts w:ascii="Times New Roman" w:hAnsi="Times New Roman" w:cs="Times New Roman" w:hint="eastAsia"/>
              <w:spacing w:val="10"/>
              <w:kern w:val="0"/>
              <w:sz w:val="24"/>
              <w:szCs w:val="20"/>
            </w:rPr>
          </w:rPrChange>
        </w:rPr>
        <w:t>加密技术</w:t>
      </w:r>
      <w:r w:rsidR="00166E89" w:rsidRPr="006C0267">
        <w:rPr>
          <w:rFonts w:asciiTheme="minorEastAsia" w:hAnsiTheme="minorEastAsia" w:cs="Times New Roman" w:hint="eastAsia"/>
          <w:spacing w:val="10"/>
          <w:kern w:val="0"/>
          <w:sz w:val="24"/>
          <w:szCs w:val="24"/>
          <w:rPrChange w:id="3179" w:author="JY0225" w:date="2017-08-24T11:14:00Z">
            <w:rPr>
              <w:rFonts w:ascii="Times New Roman" w:hAnsi="Times New Roman" w:cs="Times New Roman" w:hint="eastAsia"/>
              <w:spacing w:val="10"/>
              <w:kern w:val="0"/>
              <w:sz w:val="24"/>
              <w:szCs w:val="20"/>
            </w:rPr>
          </w:rPrChange>
        </w:rPr>
        <w:t>，</w:t>
      </w:r>
      <w:r w:rsidR="001E4B61" w:rsidRPr="006C0267">
        <w:rPr>
          <w:rFonts w:asciiTheme="minorEastAsia" w:hAnsiTheme="minorEastAsia" w:cs="Times New Roman" w:hint="eastAsia"/>
          <w:spacing w:val="10"/>
          <w:kern w:val="0"/>
          <w:sz w:val="24"/>
          <w:szCs w:val="24"/>
          <w:rPrChange w:id="3180" w:author="JY0225" w:date="2017-08-24T11:14:00Z">
            <w:rPr>
              <w:rFonts w:ascii="Times New Roman" w:hAnsi="Times New Roman" w:cs="Times New Roman" w:hint="eastAsia"/>
              <w:spacing w:val="10"/>
              <w:kern w:val="0"/>
              <w:sz w:val="24"/>
              <w:szCs w:val="20"/>
            </w:rPr>
          </w:rPrChange>
        </w:rPr>
        <w:t>在文件的</w:t>
      </w:r>
      <w:r w:rsidR="001014BB" w:rsidRPr="006C0267">
        <w:rPr>
          <w:rFonts w:asciiTheme="minorEastAsia" w:hAnsiTheme="minorEastAsia" w:cs="Times New Roman" w:hint="eastAsia"/>
          <w:spacing w:val="10"/>
          <w:kern w:val="0"/>
          <w:sz w:val="24"/>
          <w:szCs w:val="24"/>
          <w:rPrChange w:id="3181" w:author="JY0225" w:date="2017-08-24T11:14:00Z">
            <w:rPr>
              <w:rFonts w:ascii="Times New Roman" w:hAnsi="Times New Roman" w:cs="Times New Roman" w:hint="eastAsia"/>
              <w:spacing w:val="10"/>
              <w:kern w:val="0"/>
              <w:sz w:val="24"/>
              <w:szCs w:val="20"/>
            </w:rPr>
          </w:rPrChange>
        </w:rPr>
        <w:t>存储</w:t>
      </w:r>
      <w:r w:rsidR="001E4B61" w:rsidRPr="006C0267">
        <w:rPr>
          <w:rFonts w:asciiTheme="minorEastAsia" w:hAnsiTheme="minorEastAsia" w:cs="Times New Roman" w:hint="eastAsia"/>
          <w:spacing w:val="10"/>
          <w:kern w:val="0"/>
          <w:sz w:val="24"/>
          <w:szCs w:val="24"/>
          <w:rPrChange w:id="3182" w:author="JY0225" w:date="2017-08-24T11:14:00Z">
            <w:rPr>
              <w:rFonts w:ascii="Times New Roman" w:hAnsi="Times New Roman" w:cs="Times New Roman" w:hint="eastAsia"/>
              <w:spacing w:val="10"/>
              <w:kern w:val="0"/>
              <w:sz w:val="24"/>
              <w:szCs w:val="20"/>
            </w:rPr>
          </w:rPrChange>
        </w:rPr>
        <w:t>形式上，让用户主动选择是否加密，</w:t>
      </w:r>
      <w:r w:rsidR="00AE241B" w:rsidRPr="006C0267">
        <w:rPr>
          <w:rFonts w:asciiTheme="minorEastAsia" w:hAnsiTheme="minorEastAsia" w:cs="Times New Roman" w:hint="eastAsia"/>
          <w:spacing w:val="10"/>
          <w:kern w:val="0"/>
          <w:sz w:val="24"/>
          <w:szCs w:val="24"/>
          <w:rPrChange w:id="3183" w:author="JY0225" w:date="2017-08-24T11:14:00Z">
            <w:rPr>
              <w:rFonts w:ascii="Times New Roman" w:hAnsi="Times New Roman" w:cs="Times New Roman" w:hint="eastAsia"/>
              <w:spacing w:val="10"/>
              <w:kern w:val="0"/>
              <w:sz w:val="24"/>
              <w:szCs w:val="20"/>
            </w:rPr>
          </w:rPrChange>
        </w:rPr>
        <w:t>使用的</w:t>
      </w:r>
      <w:r w:rsidR="005C1BEA" w:rsidRPr="006C0267">
        <w:rPr>
          <w:rFonts w:asciiTheme="minorEastAsia" w:hAnsiTheme="minorEastAsia" w:cs="Times New Roman" w:hint="eastAsia"/>
          <w:spacing w:val="10"/>
          <w:kern w:val="0"/>
          <w:sz w:val="24"/>
          <w:szCs w:val="24"/>
          <w:rPrChange w:id="3184" w:author="JY0225" w:date="2017-08-24T11:14:00Z">
            <w:rPr>
              <w:rFonts w:ascii="Times New Roman" w:hAnsi="Times New Roman" w:cs="Times New Roman" w:hint="eastAsia"/>
              <w:spacing w:val="10"/>
              <w:kern w:val="0"/>
              <w:sz w:val="24"/>
              <w:szCs w:val="20"/>
            </w:rPr>
          </w:rPrChange>
        </w:rPr>
        <w:t>是</w:t>
      </w:r>
      <w:r w:rsidR="00AE241B" w:rsidRPr="006C0267">
        <w:rPr>
          <w:rFonts w:asciiTheme="minorEastAsia" w:hAnsiTheme="minorEastAsia" w:cs="Times New Roman"/>
          <w:spacing w:val="10"/>
          <w:kern w:val="0"/>
          <w:sz w:val="24"/>
          <w:szCs w:val="24"/>
          <w:rPrChange w:id="3185" w:author="JY0225" w:date="2017-08-24T11:14:00Z">
            <w:rPr>
              <w:rFonts w:ascii="Times New Roman" w:hAnsi="Times New Roman" w:cs="Times New Roman"/>
              <w:spacing w:val="10"/>
              <w:kern w:val="0"/>
              <w:sz w:val="24"/>
              <w:szCs w:val="20"/>
            </w:rPr>
          </w:rPrChange>
        </w:rPr>
        <w:t>AES</w:t>
      </w:r>
      <w:r w:rsidR="000F6729" w:rsidRPr="006C0267">
        <w:rPr>
          <w:rFonts w:asciiTheme="minorEastAsia" w:hAnsiTheme="minorEastAsia" w:cs="Times New Roman" w:hint="eastAsia"/>
          <w:spacing w:val="10"/>
          <w:kern w:val="0"/>
          <w:sz w:val="24"/>
          <w:szCs w:val="24"/>
          <w:rPrChange w:id="3186" w:author="JY0225" w:date="2017-08-24T11:14:00Z">
            <w:rPr>
              <w:rFonts w:ascii="Times New Roman" w:hAnsi="Times New Roman" w:cs="Times New Roman" w:hint="eastAsia"/>
              <w:spacing w:val="10"/>
              <w:kern w:val="0"/>
              <w:sz w:val="24"/>
              <w:szCs w:val="20"/>
            </w:rPr>
          </w:rPrChange>
        </w:rPr>
        <w:t>加密算法</w:t>
      </w:r>
      <w:r w:rsidR="005C19E1" w:rsidRPr="006C0267">
        <w:rPr>
          <w:rFonts w:asciiTheme="minorEastAsia" w:hAnsiTheme="minorEastAsia" w:cs="Times New Roman" w:hint="eastAsia"/>
          <w:spacing w:val="10"/>
          <w:kern w:val="0"/>
          <w:sz w:val="24"/>
          <w:szCs w:val="24"/>
          <w:rPrChange w:id="3187" w:author="JY0225" w:date="2017-08-24T11:14:00Z">
            <w:rPr>
              <w:rFonts w:ascii="Times New Roman" w:hAnsi="Times New Roman" w:cs="Times New Roman" w:hint="eastAsia"/>
              <w:spacing w:val="10"/>
              <w:kern w:val="0"/>
              <w:sz w:val="24"/>
              <w:szCs w:val="20"/>
            </w:rPr>
          </w:rPrChange>
        </w:rPr>
        <w:t>，</w:t>
      </w:r>
      <w:r w:rsidR="009B4A7A" w:rsidRPr="006C0267">
        <w:rPr>
          <w:rFonts w:asciiTheme="minorEastAsia" w:hAnsiTheme="minorEastAsia" w:cs="Times New Roman" w:hint="eastAsia"/>
          <w:spacing w:val="10"/>
          <w:kern w:val="0"/>
          <w:sz w:val="24"/>
          <w:szCs w:val="24"/>
          <w:rPrChange w:id="3188" w:author="JY0225" w:date="2017-08-24T11:14:00Z">
            <w:rPr>
              <w:rFonts w:ascii="Times New Roman" w:hAnsi="Times New Roman" w:cs="Times New Roman" w:hint="eastAsia"/>
              <w:spacing w:val="10"/>
              <w:kern w:val="0"/>
              <w:sz w:val="24"/>
              <w:szCs w:val="20"/>
            </w:rPr>
          </w:rPrChange>
        </w:rPr>
        <w:t>这样的加密策略与主流的云</w:t>
      </w:r>
      <w:r w:rsidR="00476838" w:rsidRPr="006C0267">
        <w:rPr>
          <w:rFonts w:asciiTheme="minorEastAsia" w:hAnsiTheme="minorEastAsia" w:cs="Times New Roman" w:hint="eastAsia"/>
          <w:spacing w:val="10"/>
          <w:kern w:val="0"/>
          <w:sz w:val="24"/>
          <w:szCs w:val="24"/>
          <w:rPrChange w:id="3189" w:author="JY0225" w:date="2017-08-24T11:14:00Z">
            <w:rPr>
              <w:rFonts w:ascii="Times New Roman" w:hAnsi="Times New Roman" w:cs="Times New Roman" w:hint="eastAsia"/>
              <w:spacing w:val="10"/>
              <w:kern w:val="0"/>
              <w:sz w:val="24"/>
              <w:szCs w:val="20"/>
            </w:rPr>
          </w:rPrChange>
        </w:rPr>
        <w:t>备份</w:t>
      </w:r>
      <w:r w:rsidR="009B4A7A" w:rsidRPr="006C0267">
        <w:rPr>
          <w:rFonts w:asciiTheme="minorEastAsia" w:hAnsiTheme="minorEastAsia" w:cs="Times New Roman" w:hint="eastAsia"/>
          <w:spacing w:val="10"/>
          <w:kern w:val="0"/>
          <w:sz w:val="24"/>
          <w:szCs w:val="24"/>
          <w:rPrChange w:id="3190" w:author="JY0225" w:date="2017-08-24T11:14:00Z">
            <w:rPr>
              <w:rFonts w:ascii="Times New Roman" w:hAnsi="Times New Roman" w:cs="Times New Roman" w:hint="eastAsia"/>
              <w:spacing w:val="10"/>
              <w:kern w:val="0"/>
              <w:sz w:val="24"/>
              <w:szCs w:val="20"/>
            </w:rPr>
          </w:rPrChange>
        </w:rPr>
        <w:t>服务</w:t>
      </w:r>
      <w:r w:rsidR="005C19E1" w:rsidRPr="006C0267">
        <w:rPr>
          <w:rFonts w:asciiTheme="minorEastAsia" w:hAnsiTheme="minorEastAsia" w:cs="Times New Roman" w:hint="eastAsia"/>
          <w:spacing w:val="10"/>
          <w:kern w:val="0"/>
          <w:sz w:val="24"/>
          <w:szCs w:val="24"/>
          <w:rPrChange w:id="3191" w:author="JY0225" w:date="2017-08-24T11:14:00Z">
            <w:rPr>
              <w:rFonts w:ascii="Times New Roman" w:hAnsi="Times New Roman" w:cs="Times New Roman" w:hint="eastAsia"/>
              <w:spacing w:val="10"/>
              <w:kern w:val="0"/>
              <w:sz w:val="24"/>
              <w:szCs w:val="20"/>
            </w:rPr>
          </w:rPrChange>
        </w:rPr>
        <w:t>平台使用的方式基本一致</w:t>
      </w:r>
      <w:r w:rsidR="004225BE" w:rsidRPr="006C0267">
        <w:rPr>
          <w:rFonts w:asciiTheme="minorEastAsia" w:hAnsiTheme="minorEastAsia" w:cs="Times New Roman" w:hint="eastAsia"/>
          <w:spacing w:val="10"/>
          <w:kern w:val="0"/>
          <w:sz w:val="24"/>
          <w:szCs w:val="24"/>
          <w:rPrChange w:id="3192" w:author="JY0225" w:date="2017-08-24T11:14:00Z">
            <w:rPr>
              <w:rFonts w:ascii="Times New Roman" w:hAnsi="Times New Roman" w:cs="Times New Roman" w:hint="eastAsia"/>
              <w:spacing w:val="10"/>
              <w:kern w:val="0"/>
              <w:sz w:val="24"/>
              <w:szCs w:val="20"/>
            </w:rPr>
          </w:rPrChange>
        </w:rPr>
        <w:t>。</w:t>
      </w:r>
      <w:r w:rsidR="005C19E1" w:rsidRPr="006C0267">
        <w:rPr>
          <w:rFonts w:asciiTheme="minorEastAsia" w:hAnsiTheme="minorEastAsia" w:cs="Times New Roman" w:hint="eastAsia"/>
          <w:spacing w:val="10"/>
          <w:kern w:val="0"/>
          <w:sz w:val="24"/>
          <w:szCs w:val="24"/>
          <w:rPrChange w:id="3193" w:author="JY0225" w:date="2017-08-24T11:14:00Z">
            <w:rPr>
              <w:rFonts w:ascii="Times New Roman" w:hAnsi="Times New Roman" w:cs="Times New Roman" w:hint="eastAsia"/>
              <w:spacing w:val="10"/>
              <w:kern w:val="0"/>
              <w:sz w:val="24"/>
              <w:szCs w:val="20"/>
            </w:rPr>
          </w:rPrChange>
        </w:rPr>
        <w:t>然而中间件作为服务器与客户端之间的</w:t>
      </w:r>
      <w:r w:rsidR="00AE32B1" w:rsidRPr="006C0267">
        <w:rPr>
          <w:rFonts w:asciiTheme="minorEastAsia" w:hAnsiTheme="minorEastAsia" w:cs="Times New Roman" w:hint="eastAsia"/>
          <w:spacing w:val="10"/>
          <w:kern w:val="0"/>
          <w:sz w:val="24"/>
          <w:szCs w:val="24"/>
          <w:rPrChange w:id="3194" w:author="JY0225" w:date="2017-08-24T11:14:00Z">
            <w:rPr>
              <w:rFonts w:ascii="Times New Roman" w:hAnsi="Times New Roman" w:cs="Times New Roman" w:hint="eastAsia"/>
              <w:spacing w:val="10"/>
              <w:kern w:val="0"/>
              <w:sz w:val="24"/>
              <w:szCs w:val="20"/>
            </w:rPr>
          </w:rPrChange>
        </w:rPr>
        <w:t>桥梁，需要保存一定的用户信息，以作为交互的保障。</w:t>
      </w:r>
      <w:r w:rsidR="00A92FB7" w:rsidRPr="006C0267">
        <w:rPr>
          <w:rFonts w:asciiTheme="minorEastAsia" w:hAnsiTheme="minorEastAsia" w:cs="Times New Roman" w:hint="eastAsia"/>
          <w:spacing w:val="10"/>
          <w:kern w:val="0"/>
          <w:sz w:val="24"/>
          <w:szCs w:val="24"/>
          <w:rPrChange w:id="3195" w:author="JY0225" w:date="2017-08-24T11:14:00Z">
            <w:rPr>
              <w:rFonts w:ascii="Times New Roman" w:hAnsi="Times New Roman" w:cs="Times New Roman" w:hint="eastAsia"/>
              <w:spacing w:val="10"/>
              <w:kern w:val="0"/>
              <w:sz w:val="24"/>
              <w:szCs w:val="20"/>
            </w:rPr>
          </w:rPrChange>
        </w:rPr>
        <w:t>用户的登录信息、会话信息等敏感数据在现有中间系统中</w:t>
      </w:r>
      <w:r w:rsidR="003B19AF" w:rsidRPr="006C0267">
        <w:rPr>
          <w:rFonts w:asciiTheme="minorEastAsia" w:hAnsiTheme="minorEastAsia" w:cs="Times New Roman" w:hint="eastAsia"/>
          <w:spacing w:val="10"/>
          <w:kern w:val="0"/>
          <w:sz w:val="24"/>
          <w:szCs w:val="24"/>
          <w:rPrChange w:id="3196" w:author="JY0225" w:date="2017-08-24T11:14:00Z">
            <w:rPr>
              <w:rFonts w:ascii="Times New Roman" w:hAnsi="Times New Roman" w:cs="Times New Roman" w:hint="eastAsia"/>
              <w:spacing w:val="10"/>
              <w:kern w:val="0"/>
              <w:sz w:val="24"/>
              <w:szCs w:val="20"/>
            </w:rPr>
          </w:rPrChange>
        </w:rPr>
        <w:t>是以</w:t>
      </w:r>
      <w:r w:rsidR="00A92FB7" w:rsidRPr="006C0267">
        <w:rPr>
          <w:rFonts w:asciiTheme="minorEastAsia" w:hAnsiTheme="minorEastAsia" w:cs="Times New Roman" w:hint="eastAsia"/>
          <w:spacing w:val="10"/>
          <w:kern w:val="0"/>
          <w:sz w:val="24"/>
          <w:szCs w:val="24"/>
          <w:rPrChange w:id="3197" w:author="JY0225" w:date="2017-08-24T11:14:00Z">
            <w:rPr>
              <w:rFonts w:ascii="Times New Roman" w:hAnsi="Times New Roman" w:cs="Times New Roman" w:hint="eastAsia"/>
              <w:spacing w:val="10"/>
              <w:kern w:val="0"/>
              <w:sz w:val="24"/>
              <w:szCs w:val="20"/>
            </w:rPr>
          </w:rPrChange>
        </w:rPr>
        <w:t>缓存</w:t>
      </w:r>
      <w:r w:rsidR="003B19AF" w:rsidRPr="006C0267">
        <w:rPr>
          <w:rFonts w:asciiTheme="minorEastAsia" w:hAnsiTheme="minorEastAsia" w:cs="Times New Roman" w:hint="eastAsia"/>
          <w:spacing w:val="10"/>
          <w:kern w:val="0"/>
          <w:sz w:val="24"/>
          <w:szCs w:val="24"/>
          <w:rPrChange w:id="3198" w:author="JY0225" w:date="2017-08-24T11:14:00Z">
            <w:rPr>
              <w:rFonts w:ascii="Times New Roman" w:hAnsi="Times New Roman" w:cs="Times New Roman" w:hint="eastAsia"/>
              <w:spacing w:val="10"/>
              <w:kern w:val="0"/>
              <w:sz w:val="24"/>
              <w:szCs w:val="20"/>
            </w:rPr>
          </w:rPrChange>
        </w:rPr>
        <w:t>的形式保存的</w:t>
      </w:r>
      <w:r w:rsidR="00A92FB7" w:rsidRPr="006C0267">
        <w:rPr>
          <w:rFonts w:asciiTheme="minorEastAsia" w:hAnsiTheme="minorEastAsia" w:cs="Times New Roman" w:hint="eastAsia"/>
          <w:spacing w:val="10"/>
          <w:kern w:val="0"/>
          <w:sz w:val="24"/>
          <w:szCs w:val="24"/>
          <w:rPrChange w:id="3199" w:author="JY0225" w:date="2017-08-24T11:14:00Z">
            <w:rPr>
              <w:rFonts w:ascii="Times New Roman" w:hAnsi="Times New Roman" w:cs="Times New Roman" w:hint="eastAsia"/>
              <w:spacing w:val="10"/>
              <w:kern w:val="0"/>
              <w:sz w:val="24"/>
              <w:szCs w:val="20"/>
            </w:rPr>
          </w:rPrChange>
        </w:rPr>
        <w:t>，</w:t>
      </w:r>
      <w:r w:rsidR="008D28D4" w:rsidRPr="006C0267">
        <w:rPr>
          <w:rFonts w:asciiTheme="minorEastAsia" w:hAnsiTheme="minorEastAsia" w:cs="Times New Roman" w:hint="eastAsia"/>
          <w:spacing w:val="10"/>
          <w:kern w:val="0"/>
          <w:sz w:val="24"/>
          <w:szCs w:val="24"/>
          <w:rPrChange w:id="3200" w:author="JY0225" w:date="2017-08-24T11:14:00Z">
            <w:rPr>
              <w:rFonts w:ascii="Times New Roman" w:hAnsi="Times New Roman" w:cs="Times New Roman" w:hint="eastAsia"/>
              <w:spacing w:val="10"/>
              <w:kern w:val="0"/>
              <w:sz w:val="24"/>
              <w:szCs w:val="20"/>
            </w:rPr>
          </w:rPrChange>
        </w:rPr>
        <w:t>这些信息</w:t>
      </w:r>
      <w:r w:rsidR="008D28D4" w:rsidRPr="006C0267">
        <w:rPr>
          <w:rFonts w:asciiTheme="minorEastAsia" w:hAnsiTheme="minorEastAsia" w:cs="Times New Roman" w:hint="eastAsia"/>
          <w:spacing w:val="10"/>
          <w:kern w:val="0"/>
          <w:sz w:val="24"/>
          <w:szCs w:val="24"/>
          <w:rPrChange w:id="3201" w:author="JY0225" w:date="2017-08-24T11:14:00Z">
            <w:rPr>
              <w:rFonts w:ascii="Times New Roman" w:hAnsi="Times New Roman" w:cs="Times New Roman" w:hint="eastAsia"/>
              <w:spacing w:val="10"/>
              <w:kern w:val="0"/>
              <w:sz w:val="24"/>
              <w:szCs w:val="20"/>
            </w:rPr>
          </w:rPrChange>
        </w:rPr>
        <w:lastRenderedPageBreak/>
        <w:t>以明文的形式保存在</w:t>
      </w:r>
      <w:r w:rsidR="002A5E5A" w:rsidRPr="006C0267">
        <w:rPr>
          <w:rFonts w:asciiTheme="minorEastAsia" w:hAnsiTheme="minorEastAsia" w:cs="Times New Roman"/>
          <w:spacing w:val="10"/>
          <w:kern w:val="0"/>
          <w:sz w:val="24"/>
          <w:szCs w:val="24"/>
          <w:rPrChange w:id="3202" w:author="JY0225" w:date="2017-08-24T11:14:00Z">
            <w:rPr>
              <w:rFonts w:ascii="Times New Roman" w:hAnsi="Times New Roman" w:cs="Times New Roman"/>
              <w:spacing w:val="10"/>
              <w:kern w:val="0"/>
              <w:sz w:val="24"/>
              <w:szCs w:val="20"/>
            </w:rPr>
          </w:rPrChange>
        </w:rPr>
        <w:t>SQL</w:t>
      </w:r>
      <w:r w:rsidR="008D28D4" w:rsidRPr="006C0267">
        <w:rPr>
          <w:rFonts w:asciiTheme="minorEastAsia" w:hAnsiTheme="minorEastAsia" w:cs="Times New Roman"/>
          <w:spacing w:val="10"/>
          <w:kern w:val="0"/>
          <w:sz w:val="24"/>
          <w:szCs w:val="24"/>
          <w:rPrChange w:id="3203" w:author="JY0225" w:date="2017-08-24T11:14:00Z">
            <w:rPr>
              <w:rFonts w:ascii="Times New Roman" w:hAnsi="Times New Roman" w:cs="Times New Roman"/>
              <w:spacing w:val="10"/>
              <w:kern w:val="0"/>
              <w:sz w:val="24"/>
              <w:szCs w:val="20"/>
            </w:rPr>
          </w:rPrChange>
        </w:rPr>
        <w:t>ite</w:t>
      </w:r>
      <w:r w:rsidR="008D28D4" w:rsidRPr="006C0267">
        <w:rPr>
          <w:rFonts w:asciiTheme="minorEastAsia" w:hAnsiTheme="minorEastAsia" w:cs="Times New Roman" w:hint="eastAsia"/>
          <w:spacing w:val="10"/>
          <w:kern w:val="0"/>
          <w:sz w:val="24"/>
          <w:szCs w:val="24"/>
          <w:rPrChange w:id="3204" w:author="JY0225" w:date="2017-08-24T11:14:00Z">
            <w:rPr>
              <w:rFonts w:ascii="Times New Roman" w:hAnsi="Times New Roman" w:cs="Times New Roman" w:hint="eastAsia"/>
              <w:spacing w:val="10"/>
              <w:kern w:val="0"/>
              <w:sz w:val="24"/>
              <w:szCs w:val="20"/>
            </w:rPr>
          </w:rPrChange>
        </w:rPr>
        <w:t>数据库中，</w:t>
      </w:r>
      <w:r w:rsidR="00780488" w:rsidRPr="006C0267">
        <w:rPr>
          <w:rFonts w:asciiTheme="minorEastAsia" w:hAnsiTheme="minorEastAsia" w:cs="Times New Roman" w:hint="eastAsia"/>
          <w:spacing w:val="10"/>
          <w:kern w:val="0"/>
          <w:sz w:val="24"/>
          <w:szCs w:val="24"/>
          <w:rPrChange w:id="3205" w:author="JY0225" w:date="2017-08-24T11:14:00Z">
            <w:rPr>
              <w:rFonts w:ascii="Times New Roman" w:hAnsi="Times New Roman" w:cs="Times New Roman" w:hint="eastAsia"/>
              <w:spacing w:val="10"/>
              <w:kern w:val="0"/>
              <w:sz w:val="24"/>
              <w:szCs w:val="20"/>
            </w:rPr>
          </w:rPrChange>
        </w:rPr>
        <w:t>同时也未设置数据库的访问权限</w:t>
      </w:r>
      <w:r w:rsidR="00180959" w:rsidRPr="006C0267">
        <w:rPr>
          <w:rFonts w:asciiTheme="minorEastAsia" w:hAnsiTheme="minorEastAsia"/>
          <w:color w:val="000000" w:themeColor="text1"/>
          <w:sz w:val="24"/>
          <w:szCs w:val="24"/>
          <w:vertAlign w:val="superscript"/>
          <w:rPrChange w:id="3206" w:author="JY0225" w:date="2017-08-24T11:14:00Z">
            <w:rPr>
              <w:color w:val="000000" w:themeColor="text1"/>
              <w:vertAlign w:val="superscript"/>
            </w:rPr>
          </w:rPrChange>
        </w:rPr>
        <w:fldChar w:fldCharType="begin"/>
      </w:r>
      <w:r w:rsidR="00180959" w:rsidRPr="006C0267">
        <w:rPr>
          <w:rFonts w:asciiTheme="minorEastAsia" w:hAnsiTheme="minorEastAsia"/>
          <w:color w:val="000000" w:themeColor="text1"/>
          <w:sz w:val="24"/>
          <w:szCs w:val="24"/>
          <w:vertAlign w:val="superscript"/>
          <w:rPrChange w:id="3207" w:author="JY0225" w:date="2017-08-24T11:14:00Z">
            <w:rPr>
              <w:color w:val="000000" w:themeColor="text1"/>
              <w:vertAlign w:val="superscript"/>
            </w:rPr>
          </w:rPrChange>
        </w:rPr>
        <w:instrText xml:space="preserve"> REF _Ref489794425 \r \h </w:instrText>
      </w:r>
      <w:r w:rsidR="006C0267" w:rsidRPr="006C0267">
        <w:rPr>
          <w:rFonts w:asciiTheme="minorEastAsia" w:hAnsiTheme="minorEastAsia"/>
          <w:color w:val="000000" w:themeColor="text1"/>
          <w:sz w:val="24"/>
          <w:szCs w:val="24"/>
          <w:vertAlign w:val="superscript"/>
          <w:rPrChange w:id="3208" w:author="JY0225" w:date="2017-08-24T11:14:00Z">
            <w:rPr>
              <w:color w:val="000000" w:themeColor="text1"/>
              <w:sz w:val="24"/>
              <w:szCs w:val="24"/>
              <w:vertAlign w:val="superscript"/>
            </w:rPr>
          </w:rPrChange>
        </w:rPr>
        <w:instrText xml:space="preserve"> \* MERGEFORMAT </w:instrText>
      </w:r>
      <w:r w:rsidR="00180959" w:rsidRPr="006C0267">
        <w:rPr>
          <w:rFonts w:asciiTheme="minorEastAsia" w:hAnsiTheme="minorEastAsia"/>
          <w:color w:val="000000" w:themeColor="text1"/>
          <w:sz w:val="24"/>
          <w:szCs w:val="24"/>
          <w:vertAlign w:val="superscript"/>
          <w:rPrChange w:id="3209" w:author="JY0225" w:date="2017-08-24T11:14:00Z">
            <w:rPr>
              <w:rFonts w:asciiTheme="minorEastAsia" w:hAnsiTheme="minorEastAsia"/>
              <w:color w:val="000000" w:themeColor="text1"/>
              <w:sz w:val="24"/>
              <w:szCs w:val="24"/>
              <w:vertAlign w:val="superscript"/>
            </w:rPr>
          </w:rPrChange>
        </w:rPr>
      </w:r>
      <w:r w:rsidR="00180959" w:rsidRPr="006C0267">
        <w:rPr>
          <w:rFonts w:asciiTheme="minorEastAsia" w:hAnsiTheme="minorEastAsia"/>
          <w:color w:val="000000" w:themeColor="text1"/>
          <w:sz w:val="24"/>
          <w:szCs w:val="24"/>
          <w:vertAlign w:val="superscript"/>
          <w:rPrChange w:id="3210" w:author="JY0225" w:date="2017-08-24T11:14:00Z">
            <w:rPr>
              <w:color w:val="000000" w:themeColor="text1"/>
              <w:vertAlign w:val="superscript"/>
            </w:rPr>
          </w:rPrChange>
        </w:rPr>
        <w:fldChar w:fldCharType="separate"/>
      </w:r>
      <w:r w:rsidR="008E2759" w:rsidRPr="006C0267">
        <w:rPr>
          <w:rFonts w:asciiTheme="minorEastAsia" w:hAnsiTheme="minorEastAsia"/>
          <w:color w:val="000000" w:themeColor="text1"/>
          <w:sz w:val="24"/>
          <w:szCs w:val="24"/>
          <w:vertAlign w:val="superscript"/>
          <w:rPrChange w:id="3211" w:author="JY0225" w:date="2017-08-24T11:14:00Z">
            <w:rPr>
              <w:color w:val="000000" w:themeColor="text1"/>
              <w:vertAlign w:val="superscript"/>
            </w:rPr>
          </w:rPrChange>
        </w:rPr>
        <w:t>[31]</w:t>
      </w:r>
      <w:r w:rsidR="00180959" w:rsidRPr="006C0267">
        <w:rPr>
          <w:rFonts w:asciiTheme="minorEastAsia" w:hAnsiTheme="minorEastAsia"/>
          <w:color w:val="000000" w:themeColor="text1"/>
          <w:sz w:val="24"/>
          <w:szCs w:val="24"/>
          <w:vertAlign w:val="superscript"/>
          <w:rPrChange w:id="3212" w:author="JY0225" w:date="2017-08-24T11:14:00Z">
            <w:rPr>
              <w:color w:val="000000" w:themeColor="text1"/>
              <w:vertAlign w:val="superscript"/>
            </w:rPr>
          </w:rPrChange>
        </w:rPr>
        <w:fldChar w:fldCharType="end"/>
      </w:r>
      <w:r w:rsidR="006E6833" w:rsidRPr="006C0267">
        <w:rPr>
          <w:rFonts w:asciiTheme="minorEastAsia" w:hAnsiTheme="minorEastAsia" w:cs="Times New Roman" w:hint="eastAsia"/>
          <w:spacing w:val="10"/>
          <w:kern w:val="0"/>
          <w:sz w:val="24"/>
          <w:szCs w:val="24"/>
          <w:rPrChange w:id="3213" w:author="JY0225" w:date="2017-08-24T11:14:00Z">
            <w:rPr>
              <w:rFonts w:ascii="Times New Roman" w:hAnsi="Times New Roman" w:cs="Times New Roman" w:hint="eastAsia"/>
              <w:spacing w:val="10"/>
              <w:kern w:val="0"/>
              <w:sz w:val="24"/>
              <w:szCs w:val="20"/>
            </w:rPr>
          </w:rPrChange>
        </w:rPr>
        <w:t>。</w:t>
      </w:r>
      <w:r w:rsidR="003A4201" w:rsidRPr="006C0267">
        <w:rPr>
          <w:rFonts w:asciiTheme="minorEastAsia" w:hAnsiTheme="minorEastAsia" w:cs="Times New Roman" w:hint="eastAsia"/>
          <w:spacing w:val="10"/>
          <w:kern w:val="0"/>
          <w:sz w:val="24"/>
          <w:szCs w:val="24"/>
          <w:rPrChange w:id="3214" w:author="JY0225" w:date="2017-08-24T11:14:00Z">
            <w:rPr>
              <w:rFonts w:ascii="Times New Roman" w:hAnsi="Times New Roman" w:cs="Times New Roman" w:hint="eastAsia"/>
              <w:spacing w:val="10"/>
              <w:kern w:val="0"/>
              <w:sz w:val="24"/>
              <w:szCs w:val="20"/>
            </w:rPr>
          </w:rPrChange>
        </w:rPr>
        <w:t>因此，</w:t>
      </w:r>
      <w:r w:rsidR="00AE2FB0" w:rsidRPr="006C0267">
        <w:rPr>
          <w:rFonts w:asciiTheme="minorEastAsia" w:hAnsiTheme="minorEastAsia" w:cs="Times New Roman" w:hint="eastAsia"/>
          <w:spacing w:val="10"/>
          <w:kern w:val="0"/>
          <w:sz w:val="24"/>
          <w:szCs w:val="24"/>
          <w:rPrChange w:id="3215" w:author="JY0225" w:date="2017-08-24T11:14:00Z">
            <w:rPr>
              <w:rFonts w:ascii="Times New Roman" w:hAnsi="Times New Roman" w:cs="Times New Roman" w:hint="eastAsia"/>
              <w:spacing w:val="10"/>
              <w:kern w:val="0"/>
              <w:sz w:val="24"/>
              <w:szCs w:val="20"/>
            </w:rPr>
          </w:rPrChange>
        </w:rPr>
        <w:t>用户的私密信息存在</w:t>
      </w:r>
      <w:r w:rsidR="00C97F0E" w:rsidRPr="006C0267">
        <w:rPr>
          <w:rFonts w:asciiTheme="minorEastAsia" w:hAnsiTheme="minorEastAsia" w:cs="Times New Roman" w:hint="eastAsia"/>
          <w:spacing w:val="10"/>
          <w:kern w:val="0"/>
          <w:sz w:val="24"/>
          <w:szCs w:val="24"/>
          <w:rPrChange w:id="3216" w:author="JY0225" w:date="2017-08-24T11:14:00Z">
            <w:rPr>
              <w:rFonts w:ascii="Times New Roman" w:hAnsi="Times New Roman" w:cs="Times New Roman" w:hint="eastAsia"/>
              <w:spacing w:val="10"/>
              <w:kern w:val="0"/>
              <w:sz w:val="24"/>
              <w:szCs w:val="20"/>
            </w:rPr>
          </w:rPrChange>
        </w:rPr>
        <w:t>被窃取</w:t>
      </w:r>
      <w:r w:rsidR="00AE2FB0" w:rsidRPr="006C0267">
        <w:rPr>
          <w:rFonts w:asciiTheme="minorEastAsia" w:hAnsiTheme="minorEastAsia" w:cs="Times New Roman" w:hint="eastAsia"/>
          <w:spacing w:val="10"/>
          <w:kern w:val="0"/>
          <w:sz w:val="24"/>
          <w:szCs w:val="24"/>
          <w:rPrChange w:id="3217" w:author="JY0225" w:date="2017-08-24T11:14:00Z">
            <w:rPr>
              <w:rFonts w:ascii="Times New Roman" w:hAnsi="Times New Roman" w:cs="Times New Roman" w:hint="eastAsia"/>
              <w:spacing w:val="10"/>
              <w:kern w:val="0"/>
              <w:sz w:val="24"/>
              <w:szCs w:val="20"/>
            </w:rPr>
          </w:rPrChange>
        </w:rPr>
        <w:t>的可能性</w:t>
      </w:r>
      <w:r w:rsidR="00415AEA" w:rsidRPr="006C0267">
        <w:rPr>
          <w:rFonts w:asciiTheme="minorEastAsia" w:hAnsiTheme="minorEastAsia" w:cs="Times New Roman" w:hint="eastAsia"/>
          <w:spacing w:val="10"/>
          <w:kern w:val="0"/>
          <w:sz w:val="24"/>
          <w:szCs w:val="24"/>
          <w:rPrChange w:id="3218" w:author="JY0225" w:date="2017-08-24T11:14:00Z">
            <w:rPr>
              <w:rFonts w:ascii="Times New Roman" w:hAnsi="Times New Roman" w:cs="Times New Roman" w:hint="eastAsia"/>
              <w:spacing w:val="10"/>
              <w:kern w:val="0"/>
              <w:sz w:val="24"/>
              <w:szCs w:val="20"/>
            </w:rPr>
          </w:rPrChange>
        </w:rPr>
        <w:t>。</w:t>
      </w:r>
      <w:r w:rsidR="001F012D" w:rsidRPr="006C0267">
        <w:rPr>
          <w:rFonts w:asciiTheme="minorEastAsia" w:hAnsiTheme="minorEastAsia" w:cs="Times New Roman" w:hint="eastAsia"/>
          <w:spacing w:val="10"/>
          <w:kern w:val="0"/>
          <w:sz w:val="24"/>
          <w:szCs w:val="24"/>
          <w:rPrChange w:id="3219" w:author="JY0225" w:date="2017-08-24T11:14:00Z">
            <w:rPr>
              <w:rFonts w:ascii="Times New Roman" w:hAnsi="Times New Roman" w:cs="Times New Roman" w:hint="eastAsia"/>
              <w:spacing w:val="10"/>
              <w:kern w:val="0"/>
              <w:sz w:val="24"/>
              <w:szCs w:val="20"/>
            </w:rPr>
          </w:rPrChange>
        </w:rPr>
        <w:t>此外，由于会话等信息是以缓存的形式</w:t>
      </w:r>
      <w:r w:rsidR="00476838" w:rsidRPr="006C0267">
        <w:rPr>
          <w:rFonts w:asciiTheme="minorEastAsia" w:hAnsiTheme="minorEastAsia" w:cs="Times New Roman" w:hint="eastAsia"/>
          <w:spacing w:val="10"/>
          <w:kern w:val="0"/>
          <w:sz w:val="24"/>
          <w:szCs w:val="24"/>
          <w:rPrChange w:id="3220" w:author="JY0225" w:date="2017-08-24T11:14:00Z">
            <w:rPr>
              <w:rFonts w:ascii="Times New Roman" w:hAnsi="Times New Roman" w:cs="Times New Roman" w:hint="eastAsia"/>
              <w:spacing w:val="10"/>
              <w:kern w:val="0"/>
              <w:sz w:val="24"/>
              <w:szCs w:val="20"/>
            </w:rPr>
          </w:rPrChange>
        </w:rPr>
        <w:t>备份</w:t>
      </w:r>
      <w:r w:rsidR="001F012D" w:rsidRPr="006C0267">
        <w:rPr>
          <w:rFonts w:asciiTheme="minorEastAsia" w:hAnsiTheme="minorEastAsia" w:cs="Times New Roman" w:hint="eastAsia"/>
          <w:spacing w:val="10"/>
          <w:kern w:val="0"/>
          <w:sz w:val="24"/>
          <w:szCs w:val="24"/>
          <w:rPrChange w:id="3221" w:author="JY0225" w:date="2017-08-24T11:14:00Z">
            <w:rPr>
              <w:rFonts w:ascii="Times New Roman" w:hAnsi="Times New Roman" w:cs="Times New Roman" w:hint="eastAsia"/>
              <w:spacing w:val="10"/>
              <w:kern w:val="0"/>
              <w:sz w:val="24"/>
              <w:szCs w:val="20"/>
            </w:rPr>
          </w:rPrChange>
        </w:rPr>
        <w:t>在中间件系统中的</w:t>
      </w:r>
      <w:r w:rsidR="00180959" w:rsidRPr="006C0267">
        <w:rPr>
          <w:rFonts w:asciiTheme="minorEastAsia" w:hAnsiTheme="minorEastAsia"/>
          <w:color w:val="000000" w:themeColor="text1"/>
          <w:sz w:val="24"/>
          <w:szCs w:val="24"/>
          <w:vertAlign w:val="superscript"/>
          <w:rPrChange w:id="3222" w:author="JY0225" w:date="2017-08-24T11:14:00Z">
            <w:rPr>
              <w:color w:val="000000" w:themeColor="text1"/>
              <w:vertAlign w:val="superscript"/>
            </w:rPr>
          </w:rPrChange>
        </w:rPr>
        <w:fldChar w:fldCharType="begin"/>
      </w:r>
      <w:r w:rsidR="00180959" w:rsidRPr="006C0267">
        <w:rPr>
          <w:rFonts w:asciiTheme="minorEastAsia" w:hAnsiTheme="minorEastAsia"/>
          <w:color w:val="000000" w:themeColor="text1"/>
          <w:sz w:val="24"/>
          <w:szCs w:val="24"/>
          <w:vertAlign w:val="superscript"/>
          <w:rPrChange w:id="3223" w:author="JY0225" w:date="2017-08-24T11:14:00Z">
            <w:rPr>
              <w:color w:val="000000" w:themeColor="text1"/>
              <w:vertAlign w:val="superscript"/>
            </w:rPr>
          </w:rPrChange>
        </w:rPr>
        <w:instrText xml:space="preserve"> REF _Ref489794425 \r \h </w:instrText>
      </w:r>
      <w:r w:rsidR="006C0267" w:rsidRPr="006C0267">
        <w:rPr>
          <w:rFonts w:asciiTheme="minorEastAsia" w:hAnsiTheme="minorEastAsia"/>
          <w:color w:val="000000" w:themeColor="text1"/>
          <w:sz w:val="24"/>
          <w:szCs w:val="24"/>
          <w:vertAlign w:val="superscript"/>
          <w:rPrChange w:id="3224" w:author="JY0225" w:date="2017-08-24T11:14:00Z">
            <w:rPr>
              <w:color w:val="000000" w:themeColor="text1"/>
              <w:sz w:val="24"/>
              <w:szCs w:val="24"/>
              <w:vertAlign w:val="superscript"/>
            </w:rPr>
          </w:rPrChange>
        </w:rPr>
        <w:instrText xml:space="preserve"> \* MERGEFORMAT </w:instrText>
      </w:r>
      <w:r w:rsidR="00180959" w:rsidRPr="006C0267">
        <w:rPr>
          <w:rFonts w:asciiTheme="minorEastAsia" w:hAnsiTheme="minorEastAsia"/>
          <w:color w:val="000000" w:themeColor="text1"/>
          <w:sz w:val="24"/>
          <w:szCs w:val="24"/>
          <w:vertAlign w:val="superscript"/>
          <w:rPrChange w:id="3225" w:author="JY0225" w:date="2017-08-24T11:14:00Z">
            <w:rPr>
              <w:rFonts w:asciiTheme="minorEastAsia" w:hAnsiTheme="minorEastAsia"/>
              <w:color w:val="000000" w:themeColor="text1"/>
              <w:sz w:val="24"/>
              <w:szCs w:val="24"/>
              <w:vertAlign w:val="superscript"/>
            </w:rPr>
          </w:rPrChange>
        </w:rPr>
      </w:r>
      <w:r w:rsidR="00180959" w:rsidRPr="006C0267">
        <w:rPr>
          <w:rFonts w:asciiTheme="minorEastAsia" w:hAnsiTheme="minorEastAsia"/>
          <w:color w:val="000000" w:themeColor="text1"/>
          <w:sz w:val="24"/>
          <w:szCs w:val="24"/>
          <w:vertAlign w:val="superscript"/>
          <w:rPrChange w:id="3226" w:author="JY0225" w:date="2017-08-24T11:14:00Z">
            <w:rPr>
              <w:color w:val="000000" w:themeColor="text1"/>
              <w:vertAlign w:val="superscript"/>
            </w:rPr>
          </w:rPrChange>
        </w:rPr>
        <w:fldChar w:fldCharType="separate"/>
      </w:r>
      <w:r w:rsidR="008E2759" w:rsidRPr="006C0267">
        <w:rPr>
          <w:rFonts w:asciiTheme="minorEastAsia" w:hAnsiTheme="minorEastAsia"/>
          <w:color w:val="000000" w:themeColor="text1"/>
          <w:sz w:val="24"/>
          <w:szCs w:val="24"/>
          <w:vertAlign w:val="superscript"/>
          <w:rPrChange w:id="3227" w:author="JY0225" w:date="2017-08-24T11:14:00Z">
            <w:rPr>
              <w:color w:val="000000" w:themeColor="text1"/>
              <w:vertAlign w:val="superscript"/>
            </w:rPr>
          </w:rPrChange>
        </w:rPr>
        <w:t>[31]</w:t>
      </w:r>
      <w:r w:rsidR="00180959" w:rsidRPr="006C0267">
        <w:rPr>
          <w:rFonts w:asciiTheme="minorEastAsia" w:hAnsiTheme="minorEastAsia"/>
          <w:color w:val="000000" w:themeColor="text1"/>
          <w:sz w:val="24"/>
          <w:szCs w:val="24"/>
          <w:vertAlign w:val="superscript"/>
          <w:rPrChange w:id="3228" w:author="JY0225" w:date="2017-08-24T11:14:00Z">
            <w:rPr>
              <w:color w:val="000000" w:themeColor="text1"/>
              <w:vertAlign w:val="superscript"/>
            </w:rPr>
          </w:rPrChange>
        </w:rPr>
        <w:fldChar w:fldCharType="end"/>
      </w:r>
      <w:r w:rsidR="001F012D" w:rsidRPr="006C0267">
        <w:rPr>
          <w:rFonts w:asciiTheme="minorEastAsia" w:hAnsiTheme="minorEastAsia" w:cs="Times New Roman" w:hint="eastAsia"/>
          <w:spacing w:val="10"/>
          <w:kern w:val="0"/>
          <w:sz w:val="24"/>
          <w:szCs w:val="24"/>
          <w:rPrChange w:id="3229" w:author="JY0225" w:date="2017-08-24T11:14:00Z">
            <w:rPr>
              <w:rFonts w:ascii="Times New Roman" w:hAnsi="Times New Roman" w:cs="Times New Roman" w:hint="eastAsia"/>
              <w:spacing w:val="10"/>
              <w:kern w:val="0"/>
              <w:sz w:val="24"/>
              <w:szCs w:val="20"/>
            </w:rPr>
          </w:rPrChange>
        </w:rPr>
        <w:t>，</w:t>
      </w:r>
      <w:r w:rsidR="00F82BD5" w:rsidRPr="006C0267">
        <w:rPr>
          <w:rFonts w:asciiTheme="minorEastAsia" w:hAnsiTheme="minorEastAsia" w:cs="Times New Roman" w:hint="eastAsia"/>
          <w:spacing w:val="10"/>
          <w:kern w:val="0"/>
          <w:sz w:val="24"/>
          <w:szCs w:val="24"/>
          <w:rPrChange w:id="3230" w:author="JY0225" w:date="2017-08-24T11:14:00Z">
            <w:rPr>
              <w:rFonts w:ascii="Times New Roman" w:hAnsi="Times New Roman" w:cs="Times New Roman" w:hint="eastAsia"/>
              <w:spacing w:val="10"/>
              <w:kern w:val="0"/>
              <w:sz w:val="24"/>
              <w:szCs w:val="20"/>
            </w:rPr>
          </w:rPrChange>
        </w:rPr>
        <w:t>若中间件系统出现故障，</w:t>
      </w:r>
      <w:r w:rsidR="000D0CCE" w:rsidRPr="006C0267">
        <w:rPr>
          <w:rFonts w:asciiTheme="minorEastAsia" w:hAnsiTheme="minorEastAsia" w:cs="Times New Roman" w:hint="eastAsia"/>
          <w:spacing w:val="10"/>
          <w:kern w:val="0"/>
          <w:sz w:val="24"/>
          <w:szCs w:val="24"/>
          <w:rPrChange w:id="3231" w:author="JY0225" w:date="2017-08-24T11:14:00Z">
            <w:rPr>
              <w:rFonts w:ascii="Times New Roman" w:hAnsi="Times New Roman" w:cs="Times New Roman" w:hint="eastAsia"/>
              <w:spacing w:val="10"/>
              <w:kern w:val="0"/>
              <w:sz w:val="24"/>
              <w:szCs w:val="20"/>
            </w:rPr>
          </w:rPrChange>
        </w:rPr>
        <w:t>则</w:t>
      </w:r>
      <w:r w:rsidR="003F356E" w:rsidRPr="006C0267">
        <w:rPr>
          <w:rFonts w:asciiTheme="minorEastAsia" w:hAnsiTheme="minorEastAsia" w:cs="Times New Roman" w:hint="eastAsia"/>
          <w:spacing w:val="10"/>
          <w:kern w:val="0"/>
          <w:sz w:val="24"/>
          <w:szCs w:val="24"/>
          <w:rPrChange w:id="3232" w:author="JY0225" w:date="2017-08-24T11:14:00Z">
            <w:rPr>
              <w:rFonts w:ascii="Times New Roman" w:hAnsi="Times New Roman" w:cs="Times New Roman" w:hint="eastAsia"/>
              <w:spacing w:val="10"/>
              <w:kern w:val="0"/>
              <w:sz w:val="24"/>
              <w:szCs w:val="20"/>
            </w:rPr>
          </w:rPrChange>
        </w:rPr>
        <w:t>有可能造成用户会话信息的丢失。</w:t>
      </w:r>
    </w:p>
    <w:p w14:paraId="6B46731D" w14:textId="50123A6D" w:rsidR="005824E1" w:rsidRPr="006C0267" w:rsidRDefault="005824E1" w:rsidP="001B6B3E">
      <w:pPr>
        <w:spacing w:line="400" w:lineRule="exact"/>
        <w:rPr>
          <w:rFonts w:asciiTheme="minorEastAsia" w:hAnsiTheme="minorEastAsia" w:cs="Times New Roman"/>
          <w:spacing w:val="10"/>
          <w:kern w:val="0"/>
          <w:sz w:val="24"/>
          <w:szCs w:val="24"/>
          <w:rPrChange w:id="3233"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234"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235" w:author="JY0225" w:date="2017-08-24T11:14:00Z">
            <w:rPr>
              <w:rFonts w:ascii="Times New Roman" w:hAnsi="Times New Roman" w:cs="Times New Roman" w:hint="eastAsia"/>
              <w:spacing w:val="10"/>
              <w:kern w:val="0"/>
              <w:sz w:val="24"/>
              <w:szCs w:val="20"/>
            </w:rPr>
          </w:rPrChange>
        </w:rPr>
        <w:t>再者，</w:t>
      </w:r>
      <w:r w:rsidR="00736A5B" w:rsidRPr="006C0267">
        <w:rPr>
          <w:rFonts w:asciiTheme="minorEastAsia" w:hAnsiTheme="minorEastAsia" w:cs="Times New Roman" w:hint="eastAsia"/>
          <w:spacing w:val="10"/>
          <w:kern w:val="0"/>
          <w:sz w:val="24"/>
          <w:szCs w:val="24"/>
          <w:rPrChange w:id="3236" w:author="JY0225" w:date="2017-08-24T11:14:00Z">
            <w:rPr>
              <w:rFonts w:ascii="Times New Roman" w:hAnsi="Times New Roman" w:cs="Times New Roman" w:hint="eastAsia"/>
              <w:spacing w:val="10"/>
              <w:kern w:val="0"/>
              <w:sz w:val="24"/>
              <w:szCs w:val="20"/>
            </w:rPr>
          </w:rPrChange>
        </w:rPr>
        <w:t>现有的中间件系统未对冗余的数据进行处理。</w:t>
      </w:r>
      <w:r w:rsidR="004A5FEC" w:rsidRPr="006C0267">
        <w:rPr>
          <w:rFonts w:asciiTheme="minorEastAsia" w:hAnsiTheme="minorEastAsia" w:cs="Times New Roman" w:hint="eastAsia"/>
          <w:spacing w:val="10"/>
          <w:kern w:val="0"/>
          <w:sz w:val="24"/>
          <w:szCs w:val="24"/>
          <w:rPrChange w:id="3237" w:author="JY0225" w:date="2017-08-24T11:14:00Z">
            <w:rPr>
              <w:rFonts w:ascii="Times New Roman" w:hAnsi="Times New Roman" w:cs="Times New Roman" w:hint="eastAsia"/>
              <w:spacing w:val="10"/>
              <w:kern w:val="0"/>
              <w:sz w:val="24"/>
              <w:szCs w:val="20"/>
            </w:rPr>
          </w:rPrChange>
        </w:rPr>
        <w:t>当用户上传一个</w:t>
      </w:r>
      <w:r w:rsidR="0054279E" w:rsidRPr="006C0267">
        <w:rPr>
          <w:rFonts w:asciiTheme="minorEastAsia" w:hAnsiTheme="minorEastAsia" w:cs="Times New Roman" w:hint="eastAsia"/>
          <w:spacing w:val="10"/>
          <w:kern w:val="0"/>
          <w:sz w:val="24"/>
          <w:szCs w:val="24"/>
          <w:rPrChange w:id="3238" w:author="JY0225" w:date="2017-08-24T11:14:00Z">
            <w:rPr>
              <w:rFonts w:ascii="Times New Roman" w:hAnsi="Times New Roman" w:cs="Times New Roman" w:hint="eastAsia"/>
              <w:spacing w:val="10"/>
              <w:kern w:val="0"/>
              <w:sz w:val="24"/>
              <w:szCs w:val="20"/>
            </w:rPr>
          </w:rPrChange>
        </w:rPr>
        <w:t>已有</w:t>
      </w:r>
      <w:r w:rsidR="004A5FEC" w:rsidRPr="006C0267">
        <w:rPr>
          <w:rFonts w:asciiTheme="minorEastAsia" w:hAnsiTheme="minorEastAsia" w:cs="Times New Roman" w:hint="eastAsia"/>
          <w:spacing w:val="10"/>
          <w:kern w:val="0"/>
          <w:sz w:val="24"/>
          <w:szCs w:val="24"/>
          <w:rPrChange w:id="3239" w:author="JY0225" w:date="2017-08-24T11:14:00Z">
            <w:rPr>
              <w:rFonts w:ascii="Times New Roman" w:hAnsi="Times New Roman" w:cs="Times New Roman" w:hint="eastAsia"/>
              <w:spacing w:val="10"/>
              <w:kern w:val="0"/>
              <w:sz w:val="24"/>
              <w:szCs w:val="20"/>
            </w:rPr>
          </w:rPrChange>
        </w:rPr>
        <w:t>的文件到服务器时，</w:t>
      </w:r>
      <w:r w:rsidR="007616C4" w:rsidRPr="006C0267">
        <w:rPr>
          <w:rFonts w:asciiTheme="minorEastAsia" w:hAnsiTheme="minorEastAsia" w:cs="Times New Roman" w:hint="eastAsia"/>
          <w:spacing w:val="10"/>
          <w:kern w:val="0"/>
          <w:sz w:val="24"/>
          <w:szCs w:val="24"/>
          <w:rPrChange w:id="3240" w:author="JY0225" w:date="2017-08-24T11:14:00Z">
            <w:rPr>
              <w:rFonts w:ascii="Times New Roman" w:hAnsi="Times New Roman" w:cs="Times New Roman" w:hint="eastAsia"/>
              <w:spacing w:val="10"/>
              <w:kern w:val="0"/>
              <w:sz w:val="24"/>
              <w:szCs w:val="20"/>
            </w:rPr>
          </w:rPrChange>
        </w:rPr>
        <w:t>服务器</w:t>
      </w:r>
      <w:r w:rsidR="00AC4E08" w:rsidRPr="006C0267">
        <w:rPr>
          <w:rFonts w:asciiTheme="minorEastAsia" w:hAnsiTheme="minorEastAsia" w:cs="Times New Roman" w:hint="eastAsia"/>
          <w:spacing w:val="10"/>
          <w:kern w:val="0"/>
          <w:sz w:val="24"/>
          <w:szCs w:val="24"/>
          <w:rPrChange w:id="3241" w:author="JY0225" w:date="2017-08-24T11:14:00Z">
            <w:rPr>
              <w:rFonts w:ascii="Times New Roman" w:hAnsi="Times New Roman" w:cs="Times New Roman" w:hint="eastAsia"/>
              <w:spacing w:val="10"/>
              <w:kern w:val="0"/>
              <w:sz w:val="24"/>
              <w:szCs w:val="20"/>
            </w:rPr>
          </w:rPrChange>
        </w:rPr>
        <w:t>不会对文件进行去重检验，而是会重命名该文件，并以文件的原始形式保存</w:t>
      </w:r>
      <w:r w:rsidR="00F77730" w:rsidRPr="006C0267">
        <w:rPr>
          <w:rFonts w:asciiTheme="minorEastAsia" w:hAnsiTheme="minorEastAsia" w:cs="Times New Roman" w:hint="eastAsia"/>
          <w:spacing w:val="10"/>
          <w:kern w:val="0"/>
          <w:sz w:val="24"/>
          <w:szCs w:val="24"/>
          <w:rPrChange w:id="3242" w:author="JY0225" w:date="2017-08-24T11:14:00Z">
            <w:rPr>
              <w:rFonts w:ascii="Times New Roman" w:hAnsi="Times New Roman" w:cs="Times New Roman" w:hint="eastAsia"/>
              <w:spacing w:val="10"/>
              <w:kern w:val="0"/>
              <w:sz w:val="24"/>
              <w:szCs w:val="20"/>
            </w:rPr>
          </w:rPrChange>
        </w:rPr>
        <w:t>。</w:t>
      </w:r>
      <w:r w:rsidR="00631860" w:rsidRPr="006C0267">
        <w:rPr>
          <w:rFonts w:asciiTheme="minorEastAsia" w:hAnsiTheme="minorEastAsia" w:cs="Times New Roman" w:hint="eastAsia"/>
          <w:spacing w:val="10"/>
          <w:kern w:val="0"/>
          <w:sz w:val="24"/>
          <w:szCs w:val="24"/>
          <w:rPrChange w:id="3243" w:author="JY0225" w:date="2017-08-24T11:14:00Z">
            <w:rPr>
              <w:rFonts w:ascii="Times New Roman" w:hAnsi="Times New Roman" w:cs="Times New Roman" w:hint="eastAsia"/>
              <w:spacing w:val="10"/>
              <w:kern w:val="0"/>
              <w:sz w:val="24"/>
              <w:szCs w:val="20"/>
            </w:rPr>
          </w:rPrChange>
        </w:rPr>
        <w:t>当冗余的文件过多时，</w:t>
      </w:r>
      <w:r w:rsidR="00DE186B" w:rsidRPr="006C0267">
        <w:rPr>
          <w:rFonts w:asciiTheme="minorEastAsia" w:hAnsiTheme="minorEastAsia" w:cs="Times New Roman" w:hint="eastAsia"/>
          <w:spacing w:val="10"/>
          <w:kern w:val="0"/>
          <w:sz w:val="24"/>
          <w:szCs w:val="24"/>
          <w:rPrChange w:id="3244" w:author="JY0225" w:date="2017-08-24T11:14:00Z">
            <w:rPr>
              <w:rFonts w:ascii="Times New Roman" w:hAnsi="Times New Roman" w:cs="Times New Roman" w:hint="eastAsia"/>
              <w:spacing w:val="10"/>
              <w:kern w:val="0"/>
              <w:sz w:val="24"/>
              <w:szCs w:val="20"/>
            </w:rPr>
          </w:rPrChange>
        </w:rPr>
        <w:t>会占用服务器大量的</w:t>
      </w:r>
      <w:r w:rsidR="00476838" w:rsidRPr="006C0267">
        <w:rPr>
          <w:rFonts w:asciiTheme="minorEastAsia" w:hAnsiTheme="minorEastAsia" w:cs="Times New Roman" w:hint="eastAsia"/>
          <w:spacing w:val="10"/>
          <w:kern w:val="0"/>
          <w:sz w:val="24"/>
          <w:szCs w:val="24"/>
          <w:rPrChange w:id="3245" w:author="JY0225" w:date="2017-08-24T11:14:00Z">
            <w:rPr>
              <w:rFonts w:ascii="Times New Roman" w:hAnsi="Times New Roman" w:cs="Times New Roman" w:hint="eastAsia"/>
              <w:spacing w:val="10"/>
              <w:kern w:val="0"/>
              <w:sz w:val="24"/>
              <w:szCs w:val="20"/>
            </w:rPr>
          </w:rPrChange>
        </w:rPr>
        <w:t>备份</w:t>
      </w:r>
      <w:r w:rsidR="00DE186B" w:rsidRPr="006C0267">
        <w:rPr>
          <w:rFonts w:asciiTheme="minorEastAsia" w:hAnsiTheme="minorEastAsia" w:cs="Times New Roman" w:hint="eastAsia"/>
          <w:spacing w:val="10"/>
          <w:kern w:val="0"/>
          <w:sz w:val="24"/>
          <w:szCs w:val="24"/>
          <w:rPrChange w:id="3246" w:author="JY0225" w:date="2017-08-24T11:14:00Z">
            <w:rPr>
              <w:rFonts w:ascii="Times New Roman" w:hAnsi="Times New Roman" w:cs="Times New Roman" w:hint="eastAsia"/>
              <w:spacing w:val="10"/>
              <w:kern w:val="0"/>
              <w:sz w:val="24"/>
              <w:szCs w:val="20"/>
            </w:rPr>
          </w:rPrChange>
        </w:rPr>
        <w:t>空间</w:t>
      </w:r>
      <w:r w:rsidR="00AC4E08" w:rsidRPr="006C0267">
        <w:rPr>
          <w:rFonts w:asciiTheme="minorEastAsia" w:hAnsiTheme="minorEastAsia" w:cs="Times New Roman" w:hint="eastAsia"/>
          <w:spacing w:val="10"/>
          <w:kern w:val="0"/>
          <w:sz w:val="24"/>
          <w:szCs w:val="24"/>
          <w:rPrChange w:id="3247" w:author="JY0225" w:date="2017-08-24T11:14:00Z">
            <w:rPr>
              <w:rFonts w:ascii="Times New Roman" w:hAnsi="Times New Roman" w:cs="Times New Roman" w:hint="eastAsia"/>
              <w:spacing w:val="10"/>
              <w:kern w:val="0"/>
              <w:sz w:val="24"/>
              <w:szCs w:val="20"/>
            </w:rPr>
          </w:rPrChange>
        </w:rPr>
        <w:t>。</w:t>
      </w:r>
      <w:r w:rsidR="00284320" w:rsidRPr="006C0267">
        <w:rPr>
          <w:rFonts w:asciiTheme="minorEastAsia" w:hAnsiTheme="minorEastAsia" w:cs="Times New Roman" w:hint="eastAsia"/>
          <w:spacing w:val="10"/>
          <w:kern w:val="0"/>
          <w:sz w:val="24"/>
          <w:szCs w:val="24"/>
          <w:rPrChange w:id="3248" w:author="JY0225" w:date="2017-08-24T11:14:00Z">
            <w:rPr>
              <w:rFonts w:ascii="Times New Roman" w:hAnsi="Times New Roman" w:cs="Times New Roman" w:hint="eastAsia"/>
              <w:spacing w:val="10"/>
              <w:kern w:val="0"/>
              <w:sz w:val="24"/>
              <w:szCs w:val="20"/>
            </w:rPr>
          </w:rPrChange>
        </w:rPr>
        <w:t>去重</w:t>
      </w:r>
      <w:r w:rsidR="000F03DE" w:rsidRPr="006C0267">
        <w:rPr>
          <w:rFonts w:asciiTheme="minorEastAsia" w:hAnsiTheme="minorEastAsia" w:cs="Times New Roman" w:hint="eastAsia"/>
          <w:spacing w:val="10"/>
          <w:kern w:val="0"/>
          <w:sz w:val="24"/>
          <w:szCs w:val="24"/>
          <w:rPrChange w:id="3249" w:author="JY0225" w:date="2017-08-24T11:14:00Z">
            <w:rPr>
              <w:rFonts w:ascii="Times New Roman" w:hAnsi="Times New Roman" w:cs="Times New Roman" w:hint="eastAsia"/>
              <w:spacing w:val="10"/>
              <w:kern w:val="0"/>
              <w:sz w:val="24"/>
              <w:szCs w:val="20"/>
            </w:rPr>
          </w:rPrChange>
        </w:rPr>
        <w:t>技术</w:t>
      </w:r>
      <w:r w:rsidR="00581391" w:rsidRPr="006C0267">
        <w:rPr>
          <w:rFonts w:asciiTheme="minorEastAsia" w:hAnsiTheme="minorEastAsia" w:cs="Times New Roman" w:hint="eastAsia"/>
          <w:spacing w:val="10"/>
          <w:kern w:val="0"/>
          <w:sz w:val="24"/>
          <w:szCs w:val="24"/>
          <w:rPrChange w:id="3250" w:author="JY0225" w:date="2017-08-24T11:14:00Z">
            <w:rPr>
              <w:rFonts w:ascii="Times New Roman" w:hAnsi="Times New Roman" w:cs="Times New Roman" w:hint="eastAsia"/>
              <w:spacing w:val="10"/>
              <w:kern w:val="0"/>
              <w:sz w:val="24"/>
              <w:szCs w:val="20"/>
            </w:rPr>
          </w:rPrChange>
        </w:rPr>
        <w:t>虽然有一定的安全隐患，但是</w:t>
      </w:r>
      <w:r w:rsidR="00284320" w:rsidRPr="006C0267">
        <w:rPr>
          <w:rFonts w:asciiTheme="minorEastAsia" w:hAnsiTheme="minorEastAsia" w:cs="Times New Roman" w:hint="eastAsia"/>
          <w:spacing w:val="10"/>
          <w:kern w:val="0"/>
          <w:sz w:val="24"/>
          <w:szCs w:val="24"/>
          <w:rPrChange w:id="3251" w:author="JY0225" w:date="2017-08-24T11:14:00Z">
            <w:rPr>
              <w:rFonts w:ascii="Times New Roman" w:hAnsi="Times New Roman" w:cs="Times New Roman" w:hint="eastAsia"/>
              <w:spacing w:val="10"/>
              <w:kern w:val="0"/>
              <w:sz w:val="24"/>
              <w:szCs w:val="20"/>
            </w:rPr>
          </w:rPrChange>
        </w:rPr>
        <w:t>可以借鉴</w:t>
      </w:r>
      <w:r w:rsidR="00284320" w:rsidRPr="006C0267">
        <w:rPr>
          <w:rFonts w:asciiTheme="minorEastAsia" w:hAnsiTheme="minorEastAsia" w:cs="Times New Roman"/>
          <w:spacing w:val="10"/>
          <w:kern w:val="0"/>
          <w:sz w:val="24"/>
          <w:szCs w:val="24"/>
          <w:rPrChange w:id="3252" w:author="JY0225" w:date="2017-08-24T11:14:00Z">
            <w:rPr>
              <w:rFonts w:ascii="Times New Roman" w:hAnsi="Times New Roman" w:cs="Times New Roman"/>
              <w:spacing w:val="10"/>
              <w:kern w:val="0"/>
              <w:sz w:val="24"/>
              <w:szCs w:val="20"/>
            </w:rPr>
          </w:rPrChange>
        </w:rPr>
        <w:t>Dropbox</w:t>
      </w:r>
      <w:r w:rsidR="00284320" w:rsidRPr="006C0267">
        <w:rPr>
          <w:rFonts w:asciiTheme="minorEastAsia" w:hAnsiTheme="minorEastAsia" w:cs="Times New Roman" w:hint="eastAsia"/>
          <w:spacing w:val="10"/>
          <w:kern w:val="0"/>
          <w:sz w:val="24"/>
          <w:szCs w:val="24"/>
          <w:rPrChange w:id="3253" w:author="JY0225" w:date="2017-08-24T11:14:00Z">
            <w:rPr>
              <w:rFonts w:ascii="Times New Roman" w:hAnsi="Times New Roman" w:cs="Times New Roman" w:hint="eastAsia"/>
              <w:spacing w:val="10"/>
              <w:kern w:val="0"/>
              <w:sz w:val="24"/>
              <w:szCs w:val="20"/>
            </w:rPr>
          </w:rPrChange>
        </w:rPr>
        <w:t>针对单一用户</w:t>
      </w:r>
      <w:r w:rsidR="00250826" w:rsidRPr="006C0267">
        <w:rPr>
          <w:rFonts w:asciiTheme="minorEastAsia" w:hAnsiTheme="minorEastAsia" w:cs="Times New Roman" w:hint="eastAsia"/>
          <w:spacing w:val="10"/>
          <w:kern w:val="0"/>
          <w:sz w:val="24"/>
          <w:szCs w:val="24"/>
          <w:rPrChange w:id="3254" w:author="JY0225" w:date="2017-08-24T11:14:00Z">
            <w:rPr>
              <w:rFonts w:ascii="Times New Roman" w:hAnsi="Times New Roman" w:cs="Times New Roman" w:hint="eastAsia"/>
              <w:spacing w:val="10"/>
              <w:kern w:val="0"/>
              <w:sz w:val="24"/>
              <w:szCs w:val="20"/>
            </w:rPr>
          </w:rPrChange>
        </w:rPr>
        <w:t>的</w:t>
      </w:r>
      <w:r w:rsidR="00284320" w:rsidRPr="006C0267">
        <w:rPr>
          <w:rFonts w:asciiTheme="minorEastAsia" w:hAnsiTheme="minorEastAsia" w:cs="Times New Roman" w:hint="eastAsia"/>
          <w:spacing w:val="10"/>
          <w:kern w:val="0"/>
          <w:sz w:val="24"/>
          <w:szCs w:val="24"/>
          <w:rPrChange w:id="3255" w:author="JY0225" w:date="2017-08-24T11:14:00Z">
            <w:rPr>
              <w:rFonts w:ascii="Times New Roman" w:hAnsi="Times New Roman" w:cs="Times New Roman" w:hint="eastAsia"/>
              <w:spacing w:val="10"/>
              <w:kern w:val="0"/>
              <w:sz w:val="24"/>
              <w:szCs w:val="20"/>
            </w:rPr>
          </w:rPrChange>
        </w:rPr>
        <w:t>去重策略，</w:t>
      </w:r>
      <w:r w:rsidR="008D7F1D" w:rsidRPr="006C0267">
        <w:rPr>
          <w:rFonts w:asciiTheme="minorEastAsia" w:hAnsiTheme="minorEastAsia" w:cs="Times New Roman" w:hint="eastAsia"/>
          <w:spacing w:val="10"/>
          <w:kern w:val="0"/>
          <w:sz w:val="24"/>
          <w:szCs w:val="24"/>
          <w:rPrChange w:id="3256" w:author="JY0225" w:date="2017-08-24T11:14:00Z">
            <w:rPr>
              <w:rFonts w:ascii="Times New Roman" w:hAnsi="Times New Roman" w:cs="Times New Roman" w:hint="eastAsia"/>
              <w:spacing w:val="10"/>
              <w:kern w:val="0"/>
              <w:sz w:val="24"/>
              <w:szCs w:val="20"/>
            </w:rPr>
          </w:rPrChange>
        </w:rPr>
        <w:t>这样既能缓解</w:t>
      </w:r>
      <w:r w:rsidR="000F264C" w:rsidRPr="006C0267">
        <w:rPr>
          <w:rFonts w:asciiTheme="minorEastAsia" w:hAnsiTheme="minorEastAsia" w:cs="Times New Roman" w:hint="eastAsia"/>
          <w:spacing w:val="10"/>
          <w:kern w:val="0"/>
          <w:sz w:val="24"/>
          <w:szCs w:val="24"/>
          <w:rPrChange w:id="3257" w:author="JY0225" w:date="2017-08-24T11:14:00Z">
            <w:rPr>
              <w:rFonts w:ascii="Times New Roman" w:hAnsi="Times New Roman" w:cs="Times New Roman" w:hint="eastAsia"/>
              <w:spacing w:val="10"/>
              <w:kern w:val="0"/>
              <w:sz w:val="24"/>
              <w:szCs w:val="20"/>
            </w:rPr>
          </w:rPrChange>
        </w:rPr>
        <w:t>服务器的</w:t>
      </w:r>
      <w:r w:rsidR="00476838" w:rsidRPr="006C0267">
        <w:rPr>
          <w:rFonts w:asciiTheme="minorEastAsia" w:hAnsiTheme="minorEastAsia" w:cs="Times New Roman" w:hint="eastAsia"/>
          <w:spacing w:val="10"/>
          <w:kern w:val="0"/>
          <w:sz w:val="24"/>
          <w:szCs w:val="24"/>
          <w:rPrChange w:id="3258" w:author="JY0225" w:date="2017-08-24T11:14:00Z">
            <w:rPr>
              <w:rFonts w:ascii="Times New Roman" w:hAnsi="Times New Roman" w:cs="Times New Roman" w:hint="eastAsia"/>
              <w:spacing w:val="10"/>
              <w:kern w:val="0"/>
              <w:sz w:val="24"/>
              <w:szCs w:val="20"/>
            </w:rPr>
          </w:rPrChange>
        </w:rPr>
        <w:t>备份</w:t>
      </w:r>
      <w:r w:rsidR="000F264C" w:rsidRPr="006C0267">
        <w:rPr>
          <w:rFonts w:asciiTheme="minorEastAsia" w:hAnsiTheme="minorEastAsia" w:cs="Times New Roman" w:hint="eastAsia"/>
          <w:spacing w:val="10"/>
          <w:kern w:val="0"/>
          <w:sz w:val="24"/>
          <w:szCs w:val="24"/>
          <w:rPrChange w:id="3259" w:author="JY0225" w:date="2017-08-24T11:14:00Z">
            <w:rPr>
              <w:rFonts w:ascii="Times New Roman" w:hAnsi="Times New Roman" w:cs="Times New Roman" w:hint="eastAsia"/>
              <w:spacing w:val="10"/>
              <w:kern w:val="0"/>
              <w:sz w:val="24"/>
              <w:szCs w:val="20"/>
            </w:rPr>
          </w:rPrChange>
        </w:rPr>
        <w:t>压力，又能为</w:t>
      </w:r>
      <w:r w:rsidR="00954432" w:rsidRPr="006C0267">
        <w:rPr>
          <w:rFonts w:asciiTheme="minorEastAsia" w:hAnsiTheme="minorEastAsia" w:cs="Times New Roman" w:hint="eastAsia"/>
          <w:spacing w:val="10"/>
          <w:kern w:val="0"/>
          <w:sz w:val="24"/>
          <w:szCs w:val="24"/>
          <w:rPrChange w:id="3260" w:author="JY0225" w:date="2017-08-24T11:14:00Z">
            <w:rPr>
              <w:rFonts w:ascii="Times New Roman" w:hAnsi="Times New Roman" w:cs="Times New Roman" w:hint="eastAsia"/>
              <w:spacing w:val="10"/>
              <w:kern w:val="0"/>
              <w:sz w:val="24"/>
              <w:szCs w:val="20"/>
            </w:rPr>
          </w:rPrChange>
        </w:rPr>
        <w:t>在一定程度上</w:t>
      </w:r>
      <w:r w:rsidR="000F264C" w:rsidRPr="006C0267">
        <w:rPr>
          <w:rFonts w:asciiTheme="minorEastAsia" w:hAnsiTheme="minorEastAsia" w:cs="Times New Roman" w:hint="eastAsia"/>
          <w:spacing w:val="10"/>
          <w:kern w:val="0"/>
          <w:sz w:val="24"/>
          <w:szCs w:val="24"/>
          <w:rPrChange w:id="3261" w:author="JY0225" w:date="2017-08-24T11:14:00Z">
            <w:rPr>
              <w:rFonts w:ascii="Times New Roman" w:hAnsi="Times New Roman" w:cs="Times New Roman" w:hint="eastAsia"/>
              <w:spacing w:val="10"/>
              <w:kern w:val="0"/>
              <w:sz w:val="24"/>
              <w:szCs w:val="20"/>
            </w:rPr>
          </w:rPrChange>
        </w:rPr>
        <w:t>保证</w:t>
      </w:r>
      <w:r w:rsidR="00BC7066" w:rsidRPr="006C0267">
        <w:rPr>
          <w:rFonts w:asciiTheme="minorEastAsia" w:hAnsiTheme="minorEastAsia" w:cs="Times New Roman" w:hint="eastAsia"/>
          <w:spacing w:val="10"/>
          <w:kern w:val="0"/>
          <w:sz w:val="24"/>
          <w:szCs w:val="24"/>
          <w:rPrChange w:id="3262" w:author="JY0225" w:date="2017-08-24T11:14:00Z">
            <w:rPr>
              <w:rFonts w:ascii="Times New Roman" w:hAnsi="Times New Roman" w:cs="Times New Roman" w:hint="eastAsia"/>
              <w:spacing w:val="10"/>
              <w:kern w:val="0"/>
              <w:sz w:val="24"/>
              <w:szCs w:val="20"/>
            </w:rPr>
          </w:rPrChange>
        </w:rPr>
        <w:t>用户</w:t>
      </w:r>
      <w:r w:rsidR="00525278" w:rsidRPr="006C0267">
        <w:rPr>
          <w:rFonts w:asciiTheme="minorEastAsia" w:hAnsiTheme="minorEastAsia" w:cs="Times New Roman" w:hint="eastAsia"/>
          <w:spacing w:val="10"/>
          <w:kern w:val="0"/>
          <w:sz w:val="24"/>
          <w:szCs w:val="24"/>
          <w:rPrChange w:id="3263" w:author="JY0225" w:date="2017-08-24T11:14:00Z">
            <w:rPr>
              <w:rFonts w:ascii="Times New Roman" w:hAnsi="Times New Roman" w:cs="Times New Roman" w:hint="eastAsia"/>
              <w:spacing w:val="10"/>
              <w:kern w:val="0"/>
              <w:sz w:val="24"/>
              <w:szCs w:val="20"/>
            </w:rPr>
          </w:rPrChange>
        </w:rPr>
        <w:t>数据的</w:t>
      </w:r>
      <w:r w:rsidR="006C28B7" w:rsidRPr="006C0267">
        <w:rPr>
          <w:rFonts w:asciiTheme="minorEastAsia" w:hAnsiTheme="minorEastAsia" w:cs="Times New Roman" w:hint="eastAsia"/>
          <w:spacing w:val="10"/>
          <w:kern w:val="0"/>
          <w:sz w:val="24"/>
          <w:szCs w:val="24"/>
          <w:rPrChange w:id="3264" w:author="JY0225" w:date="2017-08-24T11:14:00Z">
            <w:rPr>
              <w:rFonts w:ascii="Times New Roman" w:hAnsi="Times New Roman" w:cs="Times New Roman" w:hint="eastAsia"/>
              <w:spacing w:val="10"/>
              <w:kern w:val="0"/>
              <w:sz w:val="24"/>
              <w:szCs w:val="20"/>
            </w:rPr>
          </w:rPrChange>
        </w:rPr>
        <w:t>安全</w:t>
      </w:r>
      <w:r w:rsidR="000F264C" w:rsidRPr="006C0267">
        <w:rPr>
          <w:rFonts w:asciiTheme="minorEastAsia" w:hAnsiTheme="minorEastAsia" w:cs="Times New Roman" w:hint="eastAsia"/>
          <w:spacing w:val="10"/>
          <w:kern w:val="0"/>
          <w:sz w:val="24"/>
          <w:szCs w:val="24"/>
          <w:rPrChange w:id="3265" w:author="JY0225" w:date="2017-08-24T11:14:00Z">
            <w:rPr>
              <w:rFonts w:ascii="Times New Roman" w:hAnsi="Times New Roman" w:cs="Times New Roman" w:hint="eastAsia"/>
              <w:spacing w:val="10"/>
              <w:kern w:val="0"/>
              <w:sz w:val="24"/>
              <w:szCs w:val="20"/>
            </w:rPr>
          </w:rPrChange>
        </w:rPr>
        <w:t>。</w:t>
      </w:r>
    </w:p>
    <w:p w14:paraId="08BB1361" w14:textId="66585704" w:rsidR="007E6499" w:rsidRPr="006C0267" w:rsidRDefault="005824E1" w:rsidP="001B6B3E">
      <w:pPr>
        <w:spacing w:line="400" w:lineRule="exact"/>
        <w:rPr>
          <w:rFonts w:asciiTheme="minorEastAsia" w:hAnsiTheme="minorEastAsia" w:cs="Times New Roman"/>
          <w:spacing w:val="10"/>
          <w:kern w:val="0"/>
          <w:sz w:val="24"/>
          <w:szCs w:val="24"/>
          <w:rPrChange w:id="3266"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267"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268" w:author="JY0225" w:date="2017-08-24T11:14:00Z">
            <w:rPr>
              <w:rFonts w:ascii="Times New Roman" w:hAnsi="Times New Roman" w:cs="Times New Roman" w:hint="eastAsia"/>
              <w:spacing w:val="10"/>
              <w:kern w:val="0"/>
              <w:sz w:val="24"/>
              <w:szCs w:val="20"/>
            </w:rPr>
          </w:rPrChange>
        </w:rPr>
        <w:t>最后</w:t>
      </w:r>
      <w:r w:rsidR="00F9728F" w:rsidRPr="006C0267">
        <w:rPr>
          <w:rFonts w:asciiTheme="minorEastAsia" w:hAnsiTheme="minorEastAsia" w:cs="Times New Roman" w:hint="eastAsia"/>
          <w:spacing w:val="10"/>
          <w:kern w:val="0"/>
          <w:sz w:val="24"/>
          <w:szCs w:val="24"/>
          <w:rPrChange w:id="3269" w:author="JY0225" w:date="2017-08-24T11:14:00Z">
            <w:rPr>
              <w:rFonts w:ascii="Times New Roman" w:hAnsi="Times New Roman" w:cs="Times New Roman" w:hint="eastAsia"/>
              <w:spacing w:val="10"/>
              <w:kern w:val="0"/>
              <w:sz w:val="24"/>
              <w:szCs w:val="20"/>
            </w:rPr>
          </w:rPrChange>
        </w:rPr>
        <w:t>，现有的中间件系统</w:t>
      </w:r>
      <w:r w:rsidR="00F05086" w:rsidRPr="006C0267">
        <w:rPr>
          <w:rFonts w:asciiTheme="minorEastAsia" w:hAnsiTheme="minorEastAsia" w:cs="Times New Roman" w:hint="eastAsia"/>
          <w:spacing w:val="10"/>
          <w:kern w:val="0"/>
          <w:sz w:val="24"/>
          <w:szCs w:val="24"/>
          <w:rPrChange w:id="3270" w:author="JY0225" w:date="2017-08-24T11:14:00Z">
            <w:rPr>
              <w:rFonts w:ascii="Times New Roman" w:hAnsi="Times New Roman" w:cs="Times New Roman" w:hint="eastAsia"/>
              <w:spacing w:val="10"/>
              <w:kern w:val="0"/>
              <w:sz w:val="24"/>
              <w:szCs w:val="20"/>
            </w:rPr>
          </w:rPrChange>
        </w:rPr>
        <w:t>只支持</w:t>
      </w:r>
      <w:r w:rsidR="00811351" w:rsidRPr="006C0267">
        <w:rPr>
          <w:rFonts w:asciiTheme="minorEastAsia" w:hAnsiTheme="minorEastAsia" w:cs="Times New Roman"/>
          <w:spacing w:val="10"/>
          <w:kern w:val="0"/>
          <w:sz w:val="24"/>
          <w:szCs w:val="24"/>
          <w:rPrChange w:id="3271" w:author="JY0225" w:date="2017-08-24T11:14:00Z">
            <w:rPr>
              <w:rFonts w:ascii="Times New Roman" w:hAnsi="Times New Roman" w:cs="Times New Roman"/>
              <w:spacing w:val="10"/>
              <w:kern w:val="0"/>
              <w:sz w:val="24"/>
              <w:szCs w:val="20"/>
            </w:rPr>
          </w:rPrChange>
        </w:rPr>
        <w:t>Linux</w:t>
      </w:r>
      <w:r w:rsidR="00811351" w:rsidRPr="006C0267">
        <w:rPr>
          <w:rFonts w:asciiTheme="minorEastAsia" w:hAnsiTheme="minorEastAsia" w:cs="Times New Roman" w:hint="eastAsia"/>
          <w:spacing w:val="10"/>
          <w:kern w:val="0"/>
          <w:sz w:val="24"/>
          <w:szCs w:val="24"/>
          <w:rPrChange w:id="3272" w:author="JY0225" w:date="2017-08-24T11:14:00Z">
            <w:rPr>
              <w:rFonts w:ascii="Times New Roman" w:hAnsi="Times New Roman" w:cs="Times New Roman" w:hint="eastAsia"/>
              <w:spacing w:val="10"/>
              <w:kern w:val="0"/>
              <w:sz w:val="24"/>
              <w:szCs w:val="20"/>
            </w:rPr>
          </w:rPrChange>
        </w:rPr>
        <w:t>平台下的</w:t>
      </w:r>
      <w:r w:rsidR="00811351" w:rsidRPr="006C0267">
        <w:rPr>
          <w:rFonts w:asciiTheme="minorEastAsia" w:hAnsiTheme="minorEastAsia" w:cs="Times New Roman"/>
          <w:spacing w:val="10"/>
          <w:kern w:val="0"/>
          <w:sz w:val="24"/>
          <w:szCs w:val="24"/>
          <w:rPrChange w:id="3273" w:author="JY0225" w:date="2017-08-24T11:14:00Z">
            <w:rPr>
              <w:rFonts w:ascii="Times New Roman" w:hAnsi="Times New Roman" w:cs="Times New Roman"/>
              <w:spacing w:val="10"/>
              <w:kern w:val="0"/>
              <w:sz w:val="24"/>
              <w:szCs w:val="20"/>
            </w:rPr>
          </w:rPrChange>
        </w:rPr>
        <w:t>CLI</w:t>
      </w:r>
      <w:r w:rsidR="00811351" w:rsidRPr="006C0267">
        <w:rPr>
          <w:rFonts w:asciiTheme="minorEastAsia" w:hAnsiTheme="minorEastAsia" w:cs="Times New Roman" w:hint="eastAsia"/>
          <w:spacing w:val="10"/>
          <w:kern w:val="0"/>
          <w:sz w:val="24"/>
          <w:szCs w:val="24"/>
          <w:rPrChange w:id="3274" w:author="JY0225" w:date="2017-08-24T11:14:00Z">
            <w:rPr>
              <w:rFonts w:ascii="Times New Roman" w:hAnsi="Times New Roman" w:cs="Times New Roman" w:hint="eastAsia"/>
              <w:spacing w:val="10"/>
              <w:kern w:val="0"/>
              <w:sz w:val="24"/>
              <w:szCs w:val="20"/>
            </w:rPr>
          </w:rPrChange>
        </w:rPr>
        <w:t>（</w:t>
      </w:r>
      <w:r w:rsidR="00811351" w:rsidRPr="006C0267">
        <w:rPr>
          <w:rFonts w:asciiTheme="minorEastAsia" w:hAnsiTheme="minorEastAsia" w:cs="Times New Roman"/>
          <w:spacing w:val="10"/>
          <w:kern w:val="0"/>
          <w:sz w:val="24"/>
          <w:szCs w:val="24"/>
          <w:rPrChange w:id="3275" w:author="JY0225" w:date="2017-08-24T11:14:00Z">
            <w:rPr>
              <w:rFonts w:ascii="Times New Roman" w:hAnsi="Times New Roman" w:cs="Times New Roman"/>
              <w:spacing w:val="10"/>
              <w:kern w:val="0"/>
              <w:sz w:val="24"/>
              <w:szCs w:val="20"/>
            </w:rPr>
          </w:rPrChange>
        </w:rPr>
        <w:t>Command Line Interface</w:t>
      </w:r>
      <w:r w:rsidR="00811351" w:rsidRPr="006C0267">
        <w:rPr>
          <w:rFonts w:asciiTheme="minorEastAsia" w:hAnsiTheme="minorEastAsia" w:cs="Times New Roman" w:hint="eastAsia"/>
          <w:spacing w:val="10"/>
          <w:kern w:val="0"/>
          <w:sz w:val="24"/>
          <w:szCs w:val="24"/>
          <w:rPrChange w:id="3276" w:author="JY0225" w:date="2017-08-24T11:14:00Z">
            <w:rPr>
              <w:rFonts w:ascii="Times New Roman" w:hAnsi="Times New Roman" w:cs="Times New Roman" w:hint="eastAsia"/>
              <w:spacing w:val="10"/>
              <w:kern w:val="0"/>
              <w:sz w:val="24"/>
              <w:szCs w:val="20"/>
            </w:rPr>
          </w:rPrChange>
        </w:rPr>
        <w:t>）</w:t>
      </w:r>
      <w:r w:rsidR="00186DEA" w:rsidRPr="006C0267">
        <w:rPr>
          <w:rFonts w:asciiTheme="minorEastAsia" w:hAnsiTheme="minorEastAsia" w:cs="Times New Roman" w:hint="eastAsia"/>
          <w:spacing w:val="10"/>
          <w:kern w:val="0"/>
          <w:sz w:val="24"/>
          <w:szCs w:val="24"/>
          <w:rPrChange w:id="3277" w:author="JY0225" w:date="2017-08-24T11:14:00Z">
            <w:rPr>
              <w:rFonts w:ascii="Times New Roman" w:hAnsi="Times New Roman" w:cs="Times New Roman" w:hint="eastAsia"/>
              <w:spacing w:val="10"/>
              <w:kern w:val="0"/>
              <w:sz w:val="24"/>
              <w:szCs w:val="20"/>
            </w:rPr>
          </w:rPrChange>
        </w:rPr>
        <w:t>客户端。</w:t>
      </w:r>
      <w:r w:rsidR="006A0440" w:rsidRPr="006C0267">
        <w:rPr>
          <w:rFonts w:asciiTheme="minorEastAsia" w:hAnsiTheme="minorEastAsia" w:cs="Times New Roman" w:hint="eastAsia"/>
          <w:spacing w:val="10"/>
          <w:kern w:val="0"/>
          <w:sz w:val="24"/>
          <w:szCs w:val="24"/>
          <w:rPrChange w:id="3278" w:author="JY0225" w:date="2017-08-24T11:14:00Z">
            <w:rPr>
              <w:rFonts w:ascii="Times New Roman" w:hAnsi="Times New Roman" w:cs="Times New Roman" w:hint="eastAsia"/>
              <w:spacing w:val="10"/>
              <w:kern w:val="0"/>
              <w:sz w:val="24"/>
              <w:szCs w:val="20"/>
            </w:rPr>
          </w:rPrChange>
        </w:rPr>
        <w:t>考虑到主流的云</w:t>
      </w:r>
      <w:r w:rsidR="00476838" w:rsidRPr="006C0267">
        <w:rPr>
          <w:rFonts w:asciiTheme="minorEastAsia" w:hAnsiTheme="minorEastAsia" w:cs="Times New Roman" w:hint="eastAsia"/>
          <w:spacing w:val="10"/>
          <w:kern w:val="0"/>
          <w:sz w:val="24"/>
          <w:szCs w:val="24"/>
          <w:rPrChange w:id="3279" w:author="JY0225" w:date="2017-08-24T11:14:00Z">
            <w:rPr>
              <w:rFonts w:ascii="Times New Roman" w:hAnsi="Times New Roman" w:cs="Times New Roman" w:hint="eastAsia"/>
              <w:spacing w:val="10"/>
              <w:kern w:val="0"/>
              <w:sz w:val="24"/>
              <w:szCs w:val="20"/>
            </w:rPr>
          </w:rPrChange>
        </w:rPr>
        <w:t>备份</w:t>
      </w:r>
      <w:r w:rsidR="006A0440" w:rsidRPr="006C0267">
        <w:rPr>
          <w:rFonts w:asciiTheme="minorEastAsia" w:hAnsiTheme="minorEastAsia" w:cs="Times New Roman" w:hint="eastAsia"/>
          <w:spacing w:val="10"/>
          <w:kern w:val="0"/>
          <w:sz w:val="24"/>
          <w:szCs w:val="24"/>
          <w:rPrChange w:id="3280" w:author="JY0225" w:date="2017-08-24T11:14:00Z">
            <w:rPr>
              <w:rFonts w:ascii="Times New Roman" w:hAnsi="Times New Roman" w:cs="Times New Roman" w:hint="eastAsia"/>
              <w:spacing w:val="10"/>
              <w:kern w:val="0"/>
              <w:sz w:val="24"/>
              <w:szCs w:val="20"/>
            </w:rPr>
          </w:rPrChange>
        </w:rPr>
        <w:t>供应</w:t>
      </w:r>
      <w:r w:rsidR="002C0A8E" w:rsidRPr="006C0267">
        <w:rPr>
          <w:rFonts w:asciiTheme="minorEastAsia" w:hAnsiTheme="minorEastAsia" w:cs="Times New Roman" w:hint="eastAsia"/>
          <w:spacing w:val="10"/>
          <w:kern w:val="0"/>
          <w:sz w:val="24"/>
          <w:szCs w:val="24"/>
          <w:rPrChange w:id="3281" w:author="JY0225" w:date="2017-08-24T11:14:00Z">
            <w:rPr>
              <w:rFonts w:ascii="Times New Roman" w:hAnsi="Times New Roman" w:cs="Times New Roman" w:hint="eastAsia"/>
              <w:spacing w:val="10"/>
              <w:kern w:val="0"/>
              <w:sz w:val="24"/>
              <w:szCs w:val="20"/>
            </w:rPr>
          </w:rPrChange>
        </w:rPr>
        <w:t>商都提供了多平台数据共享的</w:t>
      </w:r>
      <w:r w:rsidR="00A8607D" w:rsidRPr="006C0267">
        <w:rPr>
          <w:rFonts w:asciiTheme="minorEastAsia" w:hAnsiTheme="minorEastAsia" w:cs="Times New Roman" w:hint="eastAsia"/>
          <w:spacing w:val="10"/>
          <w:kern w:val="0"/>
          <w:sz w:val="24"/>
          <w:szCs w:val="24"/>
          <w:rPrChange w:id="3282" w:author="JY0225" w:date="2017-08-24T11:14:00Z">
            <w:rPr>
              <w:rFonts w:ascii="Times New Roman" w:hAnsi="Times New Roman" w:cs="Times New Roman" w:hint="eastAsia"/>
              <w:spacing w:val="10"/>
              <w:kern w:val="0"/>
              <w:sz w:val="24"/>
              <w:szCs w:val="20"/>
            </w:rPr>
          </w:rPrChange>
        </w:rPr>
        <w:t>服务</w:t>
      </w:r>
      <w:r w:rsidR="00A0342E" w:rsidRPr="006C0267">
        <w:rPr>
          <w:rFonts w:asciiTheme="minorEastAsia" w:hAnsiTheme="minorEastAsia" w:cs="Times New Roman" w:hint="eastAsia"/>
          <w:spacing w:val="10"/>
          <w:kern w:val="0"/>
          <w:sz w:val="24"/>
          <w:szCs w:val="24"/>
          <w:rPrChange w:id="3283" w:author="JY0225" w:date="2017-08-24T11:14:00Z">
            <w:rPr>
              <w:rFonts w:ascii="Times New Roman" w:hAnsi="Times New Roman" w:cs="Times New Roman" w:hint="eastAsia"/>
              <w:spacing w:val="10"/>
              <w:kern w:val="0"/>
              <w:sz w:val="24"/>
              <w:szCs w:val="20"/>
            </w:rPr>
          </w:rPrChange>
        </w:rPr>
        <w:t>，</w:t>
      </w:r>
      <w:r w:rsidR="00C86941" w:rsidRPr="006C0267">
        <w:rPr>
          <w:rFonts w:asciiTheme="minorEastAsia" w:hAnsiTheme="minorEastAsia" w:cs="Times New Roman" w:hint="eastAsia"/>
          <w:spacing w:val="10"/>
          <w:kern w:val="0"/>
          <w:sz w:val="24"/>
          <w:szCs w:val="24"/>
          <w:rPrChange w:id="3284" w:author="JY0225" w:date="2017-08-24T11:14:00Z">
            <w:rPr>
              <w:rFonts w:ascii="Times New Roman" w:hAnsi="Times New Roman" w:cs="Times New Roman" w:hint="eastAsia"/>
              <w:spacing w:val="10"/>
              <w:kern w:val="0"/>
              <w:sz w:val="24"/>
              <w:szCs w:val="20"/>
            </w:rPr>
          </w:rPrChange>
        </w:rPr>
        <w:t>因此</w:t>
      </w:r>
      <w:r w:rsidR="000E55A2" w:rsidRPr="006C0267">
        <w:rPr>
          <w:rFonts w:asciiTheme="minorEastAsia" w:hAnsiTheme="minorEastAsia" w:cs="Times New Roman" w:hint="eastAsia"/>
          <w:spacing w:val="10"/>
          <w:kern w:val="0"/>
          <w:sz w:val="24"/>
          <w:szCs w:val="24"/>
          <w:rPrChange w:id="3285" w:author="JY0225" w:date="2017-08-24T11:14:00Z">
            <w:rPr>
              <w:rFonts w:ascii="Times New Roman" w:hAnsi="Times New Roman" w:cs="Times New Roman" w:hint="eastAsia"/>
              <w:spacing w:val="10"/>
              <w:kern w:val="0"/>
              <w:sz w:val="24"/>
              <w:szCs w:val="20"/>
            </w:rPr>
          </w:rPrChange>
        </w:rPr>
        <w:t>需要对现有的中间件系统进行重构，解决</w:t>
      </w:r>
      <w:r w:rsidR="002938E1" w:rsidRPr="006C0267">
        <w:rPr>
          <w:rFonts w:asciiTheme="minorEastAsia" w:hAnsiTheme="minorEastAsia" w:cs="Times New Roman" w:hint="eastAsia"/>
          <w:spacing w:val="10"/>
          <w:kern w:val="0"/>
          <w:sz w:val="24"/>
          <w:szCs w:val="24"/>
          <w:rPrChange w:id="3286" w:author="JY0225" w:date="2017-08-24T11:14:00Z">
            <w:rPr>
              <w:rFonts w:ascii="Times New Roman" w:hAnsi="Times New Roman" w:cs="Times New Roman" w:hint="eastAsia"/>
              <w:spacing w:val="10"/>
              <w:kern w:val="0"/>
              <w:sz w:val="24"/>
              <w:szCs w:val="20"/>
            </w:rPr>
          </w:rPrChange>
        </w:rPr>
        <w:t>来自多平台的</w:t>
      </w:r>
      <w:r w:rsidR="004B3158" w:rsidRPr="006C0267">
        <w:rPr>
          <w:rFonts w:asciiTheme="minorEastAsia" w:hAnsiTheme="minorEastAsia" w:cs="Times New Roman" w:hint="eastAsia"/>
          <w:spacing w:val="10"/>
          <w:kern w:val="0"/>
          <w:sz w:val="24"/>
          <w:szCs w:val="24"/>
          <w:rPrChange w:id="3287" w:author="JY0225" w:date="2017-08-24T11:14:00Z">
            <w:rPr>
              <w:rFonts w:ascii="Times New Roman" w:hAnsi="Times New Roman" w:cs="Times New Roman" w:hint="eastAsia"/>
              <w:spacing w:val="10"/>
              <w:kern w:val="0"/>
              <w:sz w:val="24"/>
              <w:szCs w:val="20"/>
            </w:rPr>
          </w:rPrChange>
        </w:rPr>
        <w:t>不同</w:t>
      </w:r>
      <w:r w:rsidR="00666CF9" w:rsidRPr="006C0267">
        <w:rPr>
          <w:rFonts w:asciiTheme="minorEastAsia" w:hAnsiTheme="minorEastAsia" w:cs="Times New Roman" w:hint="eastAsia"/>
          <w:spacing w:val="10"/>
          <w:kern w:val="0"/>
          <w:sz w:val="24"/>
          <w:szCs w:val="24"/>
          <w:rPrChange w:id="3288" w:author="JY0225" w:date="2017-08-24T11:14:00Z">
            <w:rPr>
              <w:rFonts w:ascii="Times New Roman" w:hAnsi="Times New Roman" w:cs="Times New Roman" w:hint="eastAsia"/>
              <w:spacing w:val="10"/>
              <w:kern w:val="0"/>
              <w:sz w:val="24"/>
              <w:szCs w:val="20"/>
            </w:rPr>
          </w:rPrChange>
        </w:rPr>
        <w:t>客户端</w:t>
      </w:r>
      <w:r w:rsidR="004B3158" w:rsidRPr="006C0267">
        <w:rPr>
          <w:rFonts w:asciiTheme="minorEastAsia" w:hAnsiTheme="minorEastAsia" w:cs="Times New Roman" w:hint="eastAsia"/>
          <w:spacing w:val="10"/>
          <w:kern w:val="0"/>
          <w:sz w:val="24"/>
          <w:szCs w:val="24"/>
          <w:rPrChange w:id="3289" w:author="JY0225" w:date="2017-08-24T11:14:00Z">
            <w:rPr>
              <w:rFonts w:ascii="Times New Roman" w:hAnsi="Times New Roman" w:cs="Times New Roman" w:hint="eastAsia"/>
              <w:spacing w:val="10"/>
              <w:kern w:val="0"/>
              <w:sz w:val="24"/>
              <w:szCs w:val="20"/>
            </w:rPr>
          </w:rPrChange>
        </w:rPr>
        <w:t>与</w:t>
      </w:r>
      <w:r w:rsidR="003E57AC" w:rsidRPr="006C0267">
        <w:rPr>
          <w:rFonts w:asciiTheme="minorEastAsia" w:hAnsiTheme="minorEastAsia" w:cs="Times New Roman" w:hint="eastAsia"/>
          <w:spacing w:val="10"/>
          <w:kern w:val="0"/>
          <w:sz w:val="24"/>
          <w:szCs w:val="24"/>
          <w:rPrChange w:id="3290" w:author="JY0225" w:date="2017-08-24T11:14:00Z">
            <w:rPr>
              <w:rFonts w:ascii="Times New Roman" w:hAnsi="Times New Roman" w:cs="Times New Roman" w:hint="eastAsia"/>
              <w:spacing w:val="10"/>
              <w:kern w:val="0"/>
              <w:sz w:val="24"/>
              <w:szCs w:val="20"/>
            </w:rPr>
          </w:rPrChange>
        </w:rPr>
        <w:t>云</w:t>
      </w:r>
      <w:r w:rsidR="00476838" w:rsidRPr="006C0267">
        <w:rPr>
          <w:rFonts w:asciiTheme="minorEastAsia" w:hAnsiTheme="minorEastAsia" w:cs="Times New Roman" w:hint="eastAsia"/>
          <w:spacing w:val="10"/>
          <w:kern w:val="0"/>
          <w:sz w:val="24"/>
          <w:szCs w:val="24"/>
          <w:rPrChange w:id="3291" w:author="JY0225" w:date="2017-08-24T11:14:00Z">
            <w:rPr>
              <w:rFonts w:ascii="Times New Roman" w:hAnsi="Times New Roman" w:cs="Times New Roman" w:hint="eastAsia"/>
              <w:spacing w:val="10"/>
              <w:kern w:val="0"/>
              <w:sz w:val="24"/>
              <w:szCs w:val="20"/>
            </w:rPr>
          </w:rPrChange>
        </w:rPr>
        <w:t>备份</w:t>
      </w:r>
      <w:r w:rsidR="003E57AC" w:rsidRPr="006C0267">
        <w:rPr>
          <w:rFonts w:asciiTheme="minorEastAsia" w:hAnsiTheme="minorEastAsia" w:cs="Times New Roman" w:hint="eastAsia"/>
          <w:spacing w:val="10"/>
          <w:kern w:val="0"/>
          <w:sz w:val="24"/>
          <w:szCs w:val="24"/>
          <w:rPrChange w:id="3292" w:author="JY0225" w:date="2017-08-24T11:14:00Z">
            <w:rPr>
              <w:rFonts w:ascii="Times New Roman" w:hAnsi="Times New Roman" w:cs="Times New Roman" w:hint="eastAsia"/>
              <w:spacing w:val="10"/>
              <w:kern w:val="0"/>
              <w:sz w:val="24"/>
              <w:szCs w:val="20"/>
            </w:rPr>
          </w:rPrChange>
        </w:rPr>
        <w:t>服务器</w:t>
      </w:r>
      <w:r w:rsidR="00BC7066" w:rsidRPr="006C0267">
        <w:rPr>
          <w:rFonts w:asciiTheme="minorEastAsia" w:hAnsiTheme="minorEastAsia" w:cs="Times New Roman" w:hint="eastAsia"/>
          <w:spacing w:val="10"/>
          <w:kern w:val="0"/>
          <w:sz w:val="24"/>
          <w:szCs w:val="24"/>
          <w:rPrChange w:id="3293" w:author="JY0225" w:date="2017-08-24T11:14:00Z">
            <w:rPr>
              <w:rFonts w:ascii="Times New Roman" w:hAnsi="Times New Roman" w:cs="Times New Roman" w:hint="eastAsia"/>
              <w:spacing w:val="10"/>
              <w:kern w:val="0"/>
              <w:sz w:val="24"/>
              <w:szCs w:val="20"/>
            </w:rPr>
          </w:rPrChange>
        </w:rPr>
        <w:t>之间</w:t>
      </w:r>
      <w:r w:rsidR="009C1455" w:rsidRPr="006C0267">
        <w:rPr>
          <w:rFonts w:asciiTheme="minorEastAsia" w:hAnsiTheme="minorEastAsia" w:cs="Times New Roman" w:hint="eastAsia"/>
          <w:spacing w:val="10"/>
          <w:kern w:val="0"/>
          <w:sz w:val="24"/>
          <w:szCs w:val="24"/>
          <w:rPrChange w:id="3294" w:author="JY0225" w:date="2017-08-24T11:14:00Z">
            <w:rPr>
              <w:rFonts w:ascii="Times New Roman" w:hAnsi="Times New Roman" w:cs="Times New Roman" w:hint="eastAsia"/>
              <w:spacing w:val="10"/>
              <w:kern w:val="0"/>
              <w:sz w:val="24"/>
              <w:szCs w:val="20"/>
            </w:rPr>
          </w:rPrChange>
        </w:rPr>
        <w:t>的</w:t>
      </w:r>
      <w:r w:rsidR="00AD330E" w:rsidRPr="006C0267">
        <w:rPr>
          <w:rFonts w:asciiTheme="minorEastAsia" w:hAnsiTheme="minorEastAsia" w:cs="Times New Roman" w:hint="eastAsia"/>
          <w:spacing w:val="10"/>
          <w:kern w:val="0"/>
          <w:sz w:val="24"/>
          <w:szCs w:val="24"/>
          <w:rPrChange w:id="3295" w:author="JY0225" w:date="2017-08-24T11:14:00Z">
            <w:rPr>
              <w:rFonts w:ascii="Times New Roman" w:hAnsi="Times New Roman" w:cs="Times New Roman" w:hint="eastAsia"/>
              <w:spacing w:val="10"/>
              <w:kern w:val="0"/>
              <w:sz w:val="24"/>
              <w:szCs w:val="20"/>
            </w:rPr>
          </w:rPrChange>
        </w:rPr>
        <w:t>适配</w:t>
      </w:r>
      <w:r w:rsidR="009C1455" w:rsidRPr="006C0267">
        <w:rPr>
          <w:rFonts w:asciiTheme="minorEastAsia" w:hAnsiTheme="minorEastAsia" w:cs="Times New Roman" w:hint="eastAsia"/>
          <w:spacing w:val="10"/>
          <w:kern w:val="0"/>
          <w:sz w:val="24"/>
          <w:szCs w:val="24"/>
          <w:rPrChange w:id="3296" w:author="JY0225" w:date="2017-08-24T11:14:00Z">
            <w:rPr>
              <w:rFonts w:ascii="Times New Roman" w:hAnsi="Times New Roman" w:cs="Times New Roman" w:hint="eastAsia"/>
              <w:spacing w:val="10"/>
              <w:kern w:val="0"/>
              <w:sz w:val="24"/>
              <w:szCs w:val="20"/>
            </w:rPr>
          </w:rPrChange>
        </w:rPr>
        <w:t>问题，使其</w:t>
      </w:r>
      <w:r w:rsidR="004A4096" w:rsidRPr="006C0267">
        <w:rPr>
          <w:rFonts w:asciiTheme="minorEastAsia" w:hAnsiTheme="minorEastAsia" w:cs="Times New Roman" w:hint="eastAsia"/>
          <w:spacing w:val="10"/>
          <w:kern w:val="0"/>
          <w:sz w:val="24"/>
          <w:szCs w:val="24"/>
          <w:rPrChange w:id="3297" w:author="JY0225" w:date="2017-08-24T11:14:00Z">
            <w:rPr>
              <w:rFonts w:ascii="Times New Roman" w:hAnsi="Times New Roman" w:cs="Times New Roman" w:hint="eastAsia"/>
              <w:spacing w:val="10"/>
              <w:kern w:val="0"/>
              <w:sz w:val="24"/>
              <w:szCs w:val="20"/>
            </w:rPr>
          </w:rPrChange>
        </w:rPr>
        <w:t>具备可扩展性</w:t>
      </w:r>
      <w:r w:rsidR="00336116" w:rsidRPr="006C0267">
        <w:rPr>
          <w:rFonts w:asciiTheme="minorEastAsia" w:hAnsiTheme="minorEastAsia" w:cs="Times New Roman" w:hint="eastAsia"/>
          <w:spacing w:val="10"/>
          <w:kern w:val="0"/>
          <w:sz w:val="24"/>
          <w:szCs w:val="24"/>
          <w:rPrChange w:id="3298" w:author="JY0225" w:date="2017-08-24T11:14:00Z">
            <w:rPr>
              <w:rFonts w:ascii="Times New Roman" w:hAnsi="Times New Roman" w:cs="Times New Roman" w:hint="eastAsia"/>
              <w:spacing w:val="10"/>
              <w:kern w:val="0"/>
              <w:sz w:val="24"/>
              <w:szCs w:val="20"/>
            </w:rPr>
          </w:rPrChange>
        </w:rPr>
        <w:t>以</w:t>
      </w:r>
      <w:r w:rsidR="00785BD1" w:rsidRPr="006C0267">
        <w:rPr>
          <w:rFonts w:asciiTheme="minorEastAsia" w:hAnsiTheme="minorEastAsia" w:cs="Times New Roman" w:hint="eastAsia"/>
          <w:spacing w:val="10"/>
          <w:kern w:val="0"/>
          <w:sz w:val="24"/>
          <w:szCs w:val="24"/>
          <w:rPrChange w:id="3299" w:author="JY0225" w:date="2017-08-24T11:14:00Z">
            <w:rPr>
              <w:rFonts w:ascii="Times New Roman" w:hAnsi="Times New Roman" w:cs="Times New Roman" w:hint="eastAsia"/>
              <w:spacing w:val="10"/>
              <w:kern w:val="0"/>
              <w:sz w:val="24"/>
              <w:szCs w:val="20"/>
            </w:rPr>
          </w:rPrChange>
        </w:rPr>
        <w:t>支撑更多</w:t>
      </w:r>
      <w:r w:rsidR="00CA4F62" w:rsidRPr="006C0267">
        <w:rPr>
          <w:rFonts w:asciiTheme="minorEastAsia" w:hAnsiTheme="minorEastAsia" w:cs="Times New Roman" w:hint="eastAsia"/>
          <w:spacing w:val="10"/>
          <w:kern w:val="0"/>
          <w:sz w:val="24"/>
          <w:szCs w:val="24"/>
          <w:rPrChange w:id="3300" w:author="JY0225" w:date="2017-08-24T11:14:00Z">
            <w:rPr>
              <w:rFonts w:ascii="Times New Roman" w:hAnsi="Times New Roman" w:cs="Times New Roman" w:hint="eastAsia"/>
              <w:spacing w:val="10"/>
              <w:kern w:val="0"/>
              <w:sz w:val="24"/>
              <w:szCs w:val="20"/>
            </w:rPr>
          </w:rPrChange>
        </w:rPr>
        <w:t>的</w:t>
      </w:r>
      <w:r w:rsidR="00156120" w:rsidRPr="006C0267">
        <w:rPr>
          <w:rFonts w:asciiTheme="minorEastAsia" w:hAnsiTheme="minorEastAsia" w:cs="Times New Roman" w:hint="eastAsia"/>
          <w:spacing w:val="10"/>
          <w:kern w:val="0"/>
          <w:sz w:val="24"/>
          <w:szCs w:val="24"/>
          <w:rPrChange w:id="3301" w:author="JY0225" w:date="2017-08-24T11:14:00Z">
            <w:rPr>
              <w:rFonts w:ascii="Times New Roman" w:hAnsi="Times New Roman" w:cs="Times New Roman" w:hint="eastAsia"/>
              <w:spacing w:val="10"/>
              <w:kern w:val="0"/>
              <w:sz w:val="24"/>
              <w:szCs w:val="20"/>
            </w:rPr>
          </w:rPrChange>
        </w:rPr>
        <w:t>客户端类型</w:t>
      </w:r>
      <w:r w:rsidR="00785BD1" w:rsidRPr="006C0267">
        <w:rPr>
          <w:rFonts w:asciiTheme="minorEastAsia" w:hAnsiTheme="minorEastAsia" w:cs="Times New Roman" w:hint="eastAsia"/>
          <w:spacing w:val="10"/>
          <w:kern w:val="0"/>
          <w:sz w:val="24"/>
          <w:szCs w:val="24"/>
          <w:rPrChange w:id="3302" w:author="JY0225" w:date="2017-08-24T11:14:00Z">
            <w:rPr>
              <w:rFonts w:ascii="Times New Roman" w:hAnsi="Times New Roman" w:cs="Times New Roman" w:hint="eastAsia"/>
              <w:spacing w:val="10"/>
              <w:kern w:val="0"/>
              <w:sz w:val="24"/>
              <w:szCs w:val="20"/>
            </w:rPr>
          </w:rPrChange>
        </w:rPr>
        <w:t>。</w:t>
      </w:r>
    </w:p>
    <w:p w14:paraId="0BE31CD3" w14:textId="1FABAE8E" w:rsidR="00C825DD" w:rsidRDefault="00217498">
      <w:pPr>
        <w:pStyle w:val="21"/>
        <w:spacing w:line="240" w:lineRule="auto"/>
        <w:pPrChange w:id="3303" w:author="微软用户" w:date="2017-08-18T22:51:00Z">
          <w:pPr>
            <w:pStyle w:val="21"/>
          </w:pPr>
        </w:pPrChange>
      </w:pPr>
      <w:bookmarkStart w:id="3304" w:name="_Toc491351994"/>
      <w:r>
        <w:t>3</w:t>
      </w:r>
      <w:r w:rsidR="008F0111" w:rsidRPr="00B87EE1">
        <w:t>.</w:t>
      </w:r>
      <w:ins w:id="3305" w:author="JY0225" w:date="2017-08-23T14:05:00Z">
        <w:r w:rsidR="003F08AF">
          <w:t>2</w:t>
        </w:r>
      </w:ins>
      <w:del w:id="3306" w:author="JY0225" w:date="2017-08-23T14:05:00Z">
        <w:r w:rsidR="009C6AD7" w:rsidDel="003F08AF">
          <w:delText>3</w:delText>
        </w:r>
      </w:del>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3304"/>
    </w:p>
    <w:p w14:paraId="22D5810D" w14:textId="64CFF8D9"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sidR="00C02492">
        <w:rPr>
          <w:rFonts w:ascii="Times New Roman" w:hAnsi="Times New Roman" w:cs="Times New Roman" w:hint="eastAsia"/>
          <w:spacing w:val="10"/>
          <w:sz w:val="24"/>
        </w:rPr>
        <w:t>系统不足之处的</w:t>
      </w:r>
      <w:r>
        <w:rPr>
          <w:rFonts w:ascii="Times New Roman" w:hAnsi="Times New Roman" w:cs="Times New Roman" w:hint="eastAsia"/>
          <w:spacing w:val="10"/>
          <w:sz w:val="24"/>
        </w:rPr>
        <w:t>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w:t>
      </w:r>
      <w:r w:rsidR="00C51731">
        <w:rPr>
          <w:rFonts w:ascii="Times New Roman" w:hAnsi="Times New Roman" w:cs="Times New Roman" w:hint="eastAsia"/>
          <w:sz w:val="24"/>
        </w:rPr>
        <w:t>关键技术</w:t>
      </w:r>
      <w:r w:rsidR="00600485">
        <w:rPr>
          <w:rFonts w:ascii="Times New Roman" w:hAnsi="Times New Roman" w:cs="Times New Roman" w:hint="eastAsia"/>
          <w:sz w:val="24"/>
        </w:rPr>
        <w:t>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54CC9A68" w:rsidR="001054A6" w:rsidRDefault="00326F03" w:rsidP="001054A6">
      <w:pPr>
        <w:pStyle w:val="31"/>
      </w:pPr>
      <w:bookmarkStart w:id="3307" w:name="_Toc491351995"/>
      <w:r>
        <w:t>3</w:t>
      </w:r>
      <w:r w:rsidR="006E3397">
        <w:t>.</w:t>
      </w:r>
      <w:ins w:id="3308" w:author="JY0225" w:date="2017-08-23T14:05:00Z">
        <w:r w:rsidR="00A916D2">
          <w:t>2</w:t>
        </w:r>
      </w:ins>
      <w:del w:id="3309" w:author="JY0225" w:date="2017-08-23T14:05:00Z">
        <w:r w:rsidR="006E3397" w:rsidDel="00A916D2">
          <w:delText>3</w:delText>
        </w:r>
      </w:del>
      <w:r w:rsidR="001054A6" w:rsidRPr="006637A1">
        <w:t xml:space="preserve">.1 </w:t>
      </w:r>
      <w:r w:rsidR="00094907">
        <w:rPr>
          <w:rFonts w:hint="eastAsia"/>
        </w:rPr>
        <w:t>持久会话</w:t>
      </w:r>
      <w:r w:rsidR="00094907">
        <w:t>管理</w:t>
      </w:r>
      <w:bookmarkEnd w:id="3307"/>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Pr="00384051" w:rsidRDefault="00FB43E4">
      <w:pPr>
        <w:numPr>
          <w:ilvl w:val="0"/>
          <w:numId w:val="18"/>
        </w:numPr>
        <w:spacing w:line="400" w:lineRule="exact"/>
        <w:rPr>
          <w:color w:val="000000" w:themeColor="text1"/>
          <w:sz w:val="24"/>
          <w:szCs w:val="24"/>
          <w:rPrChange w:id="3310" w:author="JY0225" w:date="2017-08-24T10:52:00Z">
            <w:rPr>
              <w:rFonts w:ascii="Times New Roman" w:hAnsi="Times New Roman" w:cs="Times New Roman"/>
              <w:sz w:val="24"/>
            </w:rPr>
          </w:rPrChange>
        </w:rPr>
        <w:pPrChange w:id="3311" w:author="JY0225" w:date="2017-08-24T10:52:00Z">
          <w:pPr>
            <w:pStyle w:val="a5"/>
            <w:numPr>
              <w:numId w:val="15"/>
            </w:numPr>
            <w:spacing w:line="400" w:lineRule="exact"/>
            <w:ind w:left="780" w:firstLineChars="0" w:hanging="360"/>
          </w:pPr>
        </w:pPrChange>
      </w:pPr>
      <w:r w:rsidRPr="00384051">
        <w:rPr>
          <w:rFonts w:hint="eastAsia"/>
          <w:color w:val="000000" w:themeColor="text1"/>
          <w:sz w:val="24"/>
          <w:szCs w:val="24"/>
          <w:rPrChange w:id="3312" w:author="JY0225" w:date="2017-08-24T10:52:00Z">
            <w:rPr>
              <w:rFonts w:ascii="Times New Roman" w:hAnsi="Times New Roman" w:cs="Times New Roman" w:hint="eastAsia"/>
              <w:sz w:val="24"/>
            </w:rPr>
          </w:rPrChange>
        </w:rPr>
        <w:t>不同用户的数据，按照会话进行逻辑隔离，</w:t>
      </w:r>
      <w:r w:rsidR="00BF6E3B" w:rsidRPr="00384051">
        <w:rPr>
          <w:rFonts w:hint="eastAsia"/>
          <w:color w:val="000000" w:themeColor="text1"/>
          <w:sz w:val="24"/>
          <w:szCs w:val="24"/>
          <w:rPrChange w:id="3313" w:author="JY0225" w:date="2017-08-24T10:52:00Z">
            <w:rPr>
              <w:rFonts w:ascii="Times New Roman" w:hAnsi="Times New Roman" w:cs="Times New Roman" w:hint="eastAsia"/>
              <w:sz w:val="24"/>
            </w:rPr>
          </w:rPrChange>
        </w:rPr>
        <w:t>一个用户只能访问自己所属会话的数据。</w:t>
      </w:r>
    </w:p>
    <w:p w14:paraId="65805E07" w14:textId="77777777" w:rsidR="007511FF" w:rsidRPr="00384051" w:rsidRDefault="00FB4606">
      <w:pPr>
        <w:numPr>
          <w:ilvl w:val="0"/>
          <w:numId w:val="18"/>
        </w:numPr>
        <w:spacing w:line="400" w:lineRule="exact"/>
        <w:rPr>
          <w:color w:val="000000" w:themeColor="text1"/>
          <w:sz w:val="24"/>
          <w:szCs w:val="24"/>
          <w:rPrChange w:id="3314" w:author="JY0225" w:date="2017-08-24T10:52:00Z">
            <w:rPr>
              <w:rFonts w:ascii="Times New Roman" w:hAnsi="Times New Roman" w:cs="Times New Roman"/>
              <w:sz w:val="24"/>
            </w:rPr>
          </w:rPrChange>
        </w:rPr>
        <w:pPrChange w:id="3315" w:author="JY0225" w:date="2017-08-24T10:52:00Z">
          <w:pPr>
            <w:pStyle w:val="a5"/>
            <w:numPr>
              <w:numId w:val="15"/>
            </w:numPr>
            <w:spacing w:line="400" w:lineRule="exact"/>
            <w:ind w:left="780" w:firstLineChars="0" w:hanging="360"/>
          </w:pPr>
        </w:pPrChange>
      </w:pPr>
      <w:r w:rsidRPr="00384051">
        <w:rPr>
          <w:rFonts w:hint="eastAsia"/>
          <w:color w:val="000000" w:themeColor="text1"/>
          <w:sz w:val="24"/>
          <w:szCs w:val="24"/>
          <w:rPrChange w:id="3316" w:author="JY0225" w:date="2017-08-24T10:52:00Z">
            <w:rPr>
              <w:rFonts w:ascii="Times New Roman" w:hAnsi="Times New Roman" w:cs="Times New Roman" w:hint="eastAsia"/>
              <w:sz w:val="24"/>
            </w:rPr>
          </w:rPrChange>
        </w:rPr>
        <w:t>明文形式的秘密信息，只能作为会话数据在内存中存在。</w:t>
      </w:r>
    </w:p>
    <w:p w14:paraId="08A426E9" w14:textId="5BDE54D1" w:rsidR="00A62359" w:rsidRPr="00384051" w:rsidRDefault="00A62359">
      <w:pPr>
        <w:numPr>
          <w:ilvl w:val="0"/>
          <w:numId w:val="18"/>
        </w:numPr>
        <w:spacing w:line="400" w:lineRule="exact"/>
        <w:rPr>
          <w:color w:val="000000" w:themeColor="text1"/>
          <w:sz w:val="24"/>
          <w:szCs w:val="24"/>
          <w:rPrChange w:id="3317" w:author="JY0225" w:date="2017-08-24T10:52:00Z">
            <w:rPr>
              <w:rFonts w:ascii="Times New Roman" w:hAnsi="Times New Roman" w:cs="Times New Roman"/>
              <w:sz w:val="24"/>
            </w:rPr>
          </w:rPrChange>
        </w:rPr>
        <w:pPrChange w:id="3318" w:author="JY0225" w:date="2017-08-24T10:52:00Z">
          <w:pPr>
            <w:pStyle w:val="a5"/>
            <w:numPr>
              <w:numId w:val="15"/>
            </w:numPr>
            <w:spacing w:line="400" w:lineRule="exact"/>
            <w:ind w:left="780" w:firstLineChars="0" w:hanging="360"/>
          </w:pPr>
        </w:pPrChange>
      </w:pPr>
      <w:r w:rsidRPr="00384051">
        <w:rPr>
          <w:rFonts w:hint="eastAsia"/>
          <w:color w:val="000000" w:themeColor="text1"/>
          <w:sz w:val="24"/>
          <w:szCs w:val="24"/>
          <w:rPrChange w:id="3319" w:author="JY0225" w:date="2017-08-24T10:52:00Z">
            <w:rPr>
              <w:rFonts w:ascii="Times New Roman" w:hAnsi="Times New Roman" w:cs="Times New Roman" w:hint="eastAsia"/>
              <w:sz w:val="24"/>
            </w:rPr>
          </w:rPrChange>
        </w:rPr>
        <w:t>用户的持久私密信息以加密的形式</w:t>
      </w:r>
      <w:r w:rsidR="00476838" w:rsidRPr="00384051">
        <w:rPr>
          <w:rFonts w:hint="eastAsia"/>
          <w:color w:val="000000" w:themeColor="text1"/>
          <w:sz w:val="24"/>
          <w:szCs w:val="24"/>
          <w:rPrChange w:id="3320" w:author="JY0225" w:date="2017-08-24T10:52:00Z">
            <w:rPr>
              <w:rFonts w:ascii="Times New Roman" w:hAnsi="Times New Roman" w:cs="Times New Roman" w:hint="eastAsia"/>
              <w:sz w:val="24"/>
            </w:rPr>
          </w:rPrChange>
        </w:rPr>
        <w:t>备份</w:t>
      </w:r>
      <w:r w:rsidRPr="00384051">
        <w:rPr>
          <w:rFonts w:hint="eastAsia"/>
          <w:color w:val="000000" w:themeColor="text1"/>
          <w:sz w:val="24"/>
          <w:szCs w:val="24"/>
          <w:rPrChange w:id="3321" w:author="JY0225" w:date="2017-08-24T10:52:00Z">
            <w:rPr>
              <w:rFonts w:ascii="Times New Roman" w:hAnsi="Times New Roman" w:cs="Times New Roman" w:hint="eastAsia"/>
              <w:sz w:val="24"/>
            </w:rPr>
          </w:rPrChange>
        </w:rPr>
        <w:t>，通过会话管理模块只能获取到加密形式的数据。</w:t>
      </w:r>
    </w:p>
    <w:p w14:paraId="7B68AA38" w14:textId="7AF5F74B" w:rsidR="001B2115" w:rsidRPr="001B2115" w:rsidRDefault="00313120">
      <w:pPr>
        <w:jc w:val="center"/>
      </w:pPr>
      <w:ins w:id="3322" w:author="微软用户" w:date="2017-08-19T21:26:00Z">
        <w:r>
          <w:object w:dxaOrig="12856" w:dyaOrig="11131" w14:anchorId="79181BEE">
            <v:shape id="_x0000_i1029" type="#_x0000_t75" style="width:385.25pt;height:333.8pt" o:ole="">
              <v:imagedata r:id="rId32" o:title=""/>
            </v:shape>
            <o:OLEObject Type="Embed" ProgID="Visio.Drawing.15" ShapeID="_x0000_i1029" DrawAspect="Content" ObjectID="_1565100473" r:id="rId33"/>
          </w:object>
        </w:r>
      </w:ins>
      <w:del w:id="3323" w:author="微软用户" w:date="2017-08-19T21:26:00Z">
        <w:r w:rsidR="001B2115" w:rsidDel="00313120">
          <w:rPr>
            <w:rFonts w:hint="eastAsia"/>
            <w:noProof/>
          </w:rPr>
          <w:drawing>
            <wp:inline distT="0" distB="0" distL="0" distR="0" wp14:anchorId="74B23732" wp14:editId="3CA09F9D">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2C8271E4" w14:textId="01AE9D6A" w:rsidR="0095257E" w:rsidRPr="006C0267" w:rsidRDefault="0095257E" w:rsidP="0095257E">
      <w:pPr>
        <w:pStyle w:val="a5"/>
        <w:spacing w:line="400" w:lineRule="exact"/>
        <w:ind w:left="420" w:firstLineChars="0" w:firstLine="360"/>
        <w:jc w:val="center"/>
        <w:rPr>
          <w:rFonts w:asciiTheme="minorEastAsia" w:hAnsiTheme="minorEastAsia" w:cs="Times New Roman"/>
          <w:spacing w:val="10"/>
          <w:kern w:val="0"/>
          <w:sz w:val="24"/>
          <w:szCs w:val="24"/>
          <w:rPrChange w:id="3324" w:author="JY0225" w:date="2017-08-24T11:14:00Z">
            <w:rPr>
              <w:rFonts w:ascii="Times New Roman" w:hAnsi="Times New Roman" w:cs="Times New Roman"/>
              <w:spacing w:val="10"/>
              <w:kern w:val="0"/>
              <w:sz w:val="24"/>
              <w:szCs w:val="24"/>
            </w:rPr>
          </w:rPrChange>
        </w:rPr>
      </w:pPr>
      <w:r w:rsidRPr="006C0267">
        <w:rPr>
          <w:rFonts w:asciiTheme="minorEastAsia" w:hAnsiTheme="minorEastAsia" w:cs="Times New Roman" w:hint="eastAsia"/>
          <w:spacing w:val="10"/>
          <w:kern w:val="0"/>
          <w:sz w:val="24"/>
          <w:szCs w:val="24"/>
          <w:rPrChange w:id="3325" w:author="JY0225" w:date="2017-08-24T11:14:00Z">
            <w:rPr>
              <w:rFonts w:ascii="Times New Roman" w:hAnsi="Times New Roman" w:cs="Times New Roman" w:hint="eastAsia"/>
              <w:spacing w:val="10"/>
              <w:kern w:val="0"/>
              <w:sz w:val="24"/>
              <w:szCs w:val="24"/>
            </w:rPr>
          </w:rPrChange>
        </w:rPr>
        <w:t>图</w:t>
      </w:r>
      <w:r w:rsidRPr="006C0267">
        <w:rPr>
          <w:rFonts w:asciiTheme="minorEastAsia" w:hAnsiTheme="minorEastAsia" w:cs="Times New Roman"/>
          <w:spacing w:val="10"/>
          <w:kern w:val="0"/>
          <w:sz w:val="24"/>
          <w:szCs w:val="24"/>
          <w:rPrChange w:id="3326" w:author="JY0225" w:date="2017-08-24T11:14:00Z">
            <w:rPr>
              <w:rFonts w:ascii="Times New Roman" w:hAnsi="Times New Roman" w:cs="Times New Roman"/>
              <w:spacing w:val="10"/>
              <w:kern w:val="0"/>
              <w:sz w:val="24"/>
              <w:szCs w:val="24"/>
            </w:rPr>
          </w:rPrChange>
        </w:rPr>
        <w:t xml:space="preserve">3-1 </w:t>
      </w:r>
      <w:r w:rsidR="00DC1C51" w:rsidRPr="006C0267">
        <w:rPr>
          <w:rFonts w:asciiTheme="minorEastAsia" w:hAnsiTheme="minorEastAsia" w:cs="Times New Roman" w:hint="eastAsia"/>
          <w:spacing w:val="10"/>
          <w:kern w:val="0"/>
          <w:sz w:val="24"/>
          <w:szCs w:val="24"/>
          <w:rPrChange w:id="3327" w:author="JY0225" w:date="2017-08-24T11:14:00Z">
            <w:rPr>
              <w:rFonts w:ascii="Times New Roman" w:hAnsi="Times New Roman" w:cs="Times New Roman" w:hint="eastAsia"/>
              <w:spacing w:val="10"/>
              <w:kern w:val="0"/>
              <w:sz w:val="24"/>
              <w:szCs w:val="24"/>
            </w:rPr>
          </w:rPrChange>
        </w:rPr>
        <w:t>持久会话管理</w:t>
      </w:r>
      <w:r w:rsidRPr="006C0267">
        <w:rPr>
          <w:rFonts w:asciiTheme="minorEastAsia" w:hAnsiTheme="minorEastAsia" w:cs="Times New Roman" w:hint="eastAsia"/>
          <w:spacing w:val="10"/>
          <w:kern w:val="0"/>
          <w:sz w:val="24"/>
          <w:szCs w:val="24"/>
          <w:rPrChange w:id="3328" w:author="JY0225" w:date="2017-08-24T11:14:00Z">
            <w:rPr>
              <w:rFonts w:ascii="Times New Roman" w:hAnsi="Times New Roman" w:cs="Times New Roman" w:hint="eastAsia"/>
              <w:spacing w:val="10"/>
              <w:kern w:val="0"/>
              <w:sz w:val="24"/>
              <w:szCs w:val="24"/>
            </w:rPr>
          </w:rPrChange>
        </w:rPr>
        <w:t>过程分析图</w:t>
      </w:r>
    </w:p>
    <w:p w14:paraId="1C756F7F" w14:textId="4B4874C8" w:rsidR="00D66628" w:rsidRPr="006C0267" w:rsidRDefault="0090653F" w:rsidP="009A5F62">
      <w:pPr>
        <w:spacing w:line="400" w:lineRule="exact"/>
        <w:ind w:firstLine="420"/>
        <w:rPr>
          <w:rFonts w:asciiTheme="minorEastAsia" w:hAnsiTheme="minorEastAsia" w:cs="Times New Roman"/>
          <w:sz w:val="24"/>
          <w:rPrChange w:id="3329" w:author="JY0225" w:date="2017-08-24T11:14:00Z">
            <w:rPr>
              <w:rFonts w:ascii="Times New Roman" w:hAnsi="Times New Roman" w:cs="Times New Roman"/>
              <w:sz w:val="24"/>
            </w:rPr>
          </w:rPrChange>
        </w:rPr>
      </w:pPr>
      <w:r w:rsidRPr="006C0267">
        <w:rPr>
          <w:rFonts w:asciiTheme="minorEastAsia" w:hAnsiTheme="minorEastAsia" w:cs="Times New Roman" w:hint="eastAsia"/>
          <w:sz w:val="24"/>
          <w:rPrChange w:id="3330" w:author="JY0225" w:date="2017-08-24T11:14:00Z">
            <w:rPr>
              <w:rFonts w:ascii="Times New Roman" w:hAnsi="Times New Roman" w:cs="Times New Roman" w:hint="eastAsia"/>
              <w:sz w:val="24"/>
            </w:rPr>
          </w:rPrChange>
        </w:rPr>
        <w:t>此外</w:t>
      </w:r>
      <w:r w:rsidR="00974F24" w:rsidRPr="006C0267">
        <w:rPr>
          <w:rFonts w:asciiTheme="minorEastAsia" w:hAnsiTheme="minorEastAsia" w:cs="Times New Roman" w:hint="eastAsia"/>
          <w:sz w:val="24"/>
          <w:rPrChange w:id="3331" w:author="JY0225" w:date="2017-08-24T11:14:00Z">
            <w:rPr>
              <w:rFonts w:ascii="Times New Roman" w:hAnsi="Times New Roman" w:cs="Times New Roman" w:hint="eastAsia"/>
              <w:sz w:val="24"/>
            </w:rPr>
          </w:rPrChange>
        </w:rPr>
        <w:t>，客户端可以批量提交任务给中间件，</w:t>
      </w:r>
      <w:r w:rsidR="00C15758" w:rsidRPr="006C0267">
        <w:rPr>
          <w:rFonts w:asciiTheme="minorEastAsia" w:hAnsiTheme="minorEastAsia" w:cs="Times New Roman" w:hint="eastAsia"/>
          <w:sz w:val="24"/>
          <w:rPrChange w:id="3332" w:author="JY0225" w:date="2017-08-24T11:14:00Z">
            <w:rPr>
              <w:rFonts w:ascii="Times New Roman" w:hAnsi="Times New Roman" w:cs="Times New Roman" w:hint="eastAsia"/>
              <w:sz w:val="24"/>
            </w:rPr>
          </w:rPrChange>
        </w:rPr>
        <w:t>即使用户注销后，中间件仍要在后台继续执行任务。更进一步，</w:t>
      </w:r>
      <w:r w:rsidR="00D66628" w:rsidRPr="006C0267">
        <w:rPr>
          <w:rFonts w:asciiTheme="minorEastAsia" w:hAnsiTheme="minorEastAsia" w:cs="Times New Roman" w:hint="eastAsia"/>
          <w:sz w:val="24"/>
          <w:rPrChange w:id="3333" w:author="JY0225" w:date="2017-08-24T11:14:00Z">
            <w:rPr>
              <w:rFonts w:ascii="Times New Roman" w:hAnsi="Times New Roman" w:cs="Times New Roman" w:hint="eastAsia"/>
              <w:sz w:val="24"/>
            </w:rPr>
          </w:rPrChange>
        </w:rPr>
        <w:t>在</w:t>
      </w:r>
      <w:r w:rsidR="00C15758" w:rsidRPr="006C0267">
        <w:rPr>
          <w:rFonts w:asciiTheme="minorEastAsia" w:hAnsiTheme="minorEastAsia" w:cs="Times New Roman" w:hint="eastAsia"/>
          <w:sz w:val="24"/>
          <w:rPrChange w:id="3334" w:author="JY0225" w:date="2017-08-24T11:14:00Z">
            <w:rPr>
              <w:rFonts w:ascii="Times New Roman" w:hAnsi="Times New Roman" w:cs="Times New Roman" w:hint="eastAsia"/>
              <w:sz w:val="24"/>
            </w:rPr>
          </w:rPrChange>
        </w:rPr>
        <w:t>中间件系统</w:t>
      </w:r>
      <w:r w:rsidR="00D66628" w:rsidRPr="006C0267">
        <w:rPr>
          <w:rFonts w:asciiTheme="minorEastAsia" w:hAnsiTheme="minorEastAsia" w:cs="Times New Roman" w:hint="eastAsia"/>
          <w:sz w:val="24"/>
          <w:rPrChange w:id="3335" w:author="JY0225" w:date="2017-08-24T11:14:00Z">
            <w:rPr>
              <w:rFonts w:ascii="Times New Roman" w:hAnsi="Times New Roman" w:cs="Times New Roman" w:hint="eastAsia"/>
              <w:sz w:val="24"/>
            </w:rPr>
          </w:rPrChange>
        </w:rPr>
        <w:t>重启后，中间件</w:t>
      </w:r>
      <w:r w:rsidR="00877A56" w:rsidRPr="006C0267">
        <w:rPr>
          <w:rFonts w:asciiTheme="minorEastAsia" w:hAnsiTheme="minorEastAsia" w:cs="Times New Roman" w:hint="eastAsia"/>
          <w:sz w:val="24"/>
          <w:rPrChange w:id="3336" w:author="JY0225" w:date="2017-08-24T11:14:00Z">
            <w:rPr>
              <w:rFonts w:ascii="Times New Roman" w:hAnsi="Times New Roman" w:cs="Times New Roman" w:hint="eastAsia"/>
              <w:sz w:val="24"/>
            </w:rPr>
          </w:rPrChange>
        </w:rPr>
        <w:t>也需要</w:t>
      </w:r>
      <w:r w:rsidR="00D66628" w:rsidRPr="006C0267">
        <w:rPr>
          <w:rFonts w:asciiTheme="minorEastAsia" w:hAnsiTheme="minorEastAsia" w:cs="Times New Roman" w:hint="eastAsia"/>
          <w:sz w:val="24"/>
          <w:rPrChange w:id="3337" w:author="JY0225" w:date="2017-08-24T11:14:00Z">
            <w:rPr>
              <w:rFonts w:ascii="Times New Roman" w:hAnsi="Times New Roman" w:cs="Times New Roman" w:hint="eastAsia"/>
              <w:sz w:val="24"/>
            </w:rPr>
          </w:rPrChange>
        </w:rPr>
        <w:t>自动执行未完成的任务。因此，中间件需要持久化保存多个客户端的请求，以可靠地执行客户端提交的任务。</w:t>
      </w:r>
      <w:r w:rsidR="008C1B4A" w:rsidRPr="006C0267">
        <w:rPr>
          <w:rFonts w:asciiTheme="minorEastAsia" w:hAnsiTheme="minorEastAsia" w:cs="Times New Roman" w:hint="eastAsia"/>
          <w:sz w:val="24"/>
          <w:rPrChange w:id="3338" w:author="JY0225" w:date="2017-08-24T11:14:00Z">
            <w:rPr>
              <w:rFonts w:ascii="Times New Roman" w:hAnsi="Times New Roman" w:cs="Times New Roman" w:hint="eastAsia"/>
              <w:sz w:val="24"/>
            </w:rPr>
          </w:rPrChange>
        </w:rPr>
        <w:t>同时，本文</w:t>
      </w:r>
      <w:r w:rsidR="00BE3DE7" w:rsidRPr="006C0267">
        <w:rPr>
          <w:rFonts w:asciiTheme="minorEastAsia" w:hAnsiTheme="minorEastAsia" w:cs="Times New Roman" w:hint="eastAsia"/>
          <w:sz w:val="24"/>
          <w:rPrChange w:id="3339" w:author="JY0225" w:date="2017-08-24T11:14:00Z">
            <w:rPr>
              <w:rFonts w:ascii="Times New Roman" w:hAnsi="Times New Roman" w:cs="Times New Roman" w:hint="eastAsia"/>
              <w:sz w:val="24"/>
            </w:rPr>
          </w:rPrChange>
        </w:rPr>
        <w:t>需要设计一套基于会话信息的接口，便于用户</w:t>
      </w:r>
      <w:r w:rsidR="007A18B3" w:rsidRPr="006C0267">
        <w:rPr>
          <w:rFonts w:asciiTheme="minorEastAsia" w:hAnsiTheme="minorEastAsia" w:cs="Times New Roman" w:hint="eastAsia"/>
          <w:sz w:val="24"/>
          <w:rPrChange w:id="3340" w:author="JY0225" w:date="2017-08-24T11:14:00Z">
            <w:rPr>
              <w:rFonts w:ascii="Times New Roman" w:hAnsi="Times New Roman" w:cs="Times New Roman" w:hint="eastAsia"/>
              <w:sz w:val="24"/>
            </w:rPr>
          </w:rPrChange>
        </w:rPr>
        <w:t>查询</w:t>
      </w:r>
      <w:r w:rsidR="00DF4E54" w:rsidRPr="006C0267">
        <w:rPr>
          <w:rFonts w:asciiTheme="minorEastAsia" w:hAnsiTheme="minorEastAsia" w:cs="Times New Roman" w:hint="eastAsia"/>
          <w:sz w:val="24"/>
          <w:rPrChange w:id="3341" w:author="JY0225" w:date="2017-08-24T11:14:00Z">
            <w:rPr>
              <w:rFonts w:ascii="Times New Roman" w:hAnsi="Times New Roman" w:cs="Times New Roman" w:hint="eastAsia"/>
              <w:sz w:val="24"/>
            </w:rPr>
          </w:rPrChange>
        </w:rPr>
        <w:t>已</w:t>
      </w:r>
      <w:r w:rsidR="007A18B3" w:rsidRPr="006C0267">
        <w:rPr>
          <w:rFonts w:asciiTheme="minorEastAsia" w:hAnsiTheme="minorEastAsia" w:cs="Times New Roman" w:hint="eastAsia"/>
          <w:sz w:val="24"/>
          <w:rPrChange w:id="3342" w:author="JY0225" w:date="2017-08-24T11:14:00Z">
            <w:rPr>
              <w:rFonts w:ascii="Times New Roman" w:hAnsi="Times New Roman" w:cs="Times New Roman" w:hint="eastAsia"/>
              <w:sz w:val="24"/>
            </w:rPr>
          </w:rPrChange>
        </w:rPr>
        <w:t>提交的请求，如果请求没有执行，用户可以撤销该任务。</w:t>
      </w:r>
      <w:r w:rsidR="009E4B26" w:rsidRPr="006C0267">
        <w:rPr>
          <w:rFonts w:asciiTheme="minorEastAsia" w:hAnsiTheme="minorEastAsia" w:cs="Times New Roman" w:hint="eastAsia"/>
          <w:sz w:val="24"/>
          <w:rPrChange w:id="3343" w:author="JY0225" w:date="2017-08-24T11:14:00Z">
            <w:rPr>
              <w:rFonts w:ascii="Times New Roman" w:hAnsi="Times New Roman" w:cs="Times New Roman" w:hint="eastAsia"/>
              <w:sz w:val="24"/>
            </w:rPr>
          </w:rPrChange>
        </w:rPr>
        <w:t>图</w:t>
      </w:r>
      <w:r w:rsidR="009E4B26" w:rsidRPr="006C0267">
        <w:rPr>
          <w:rFonts w:asciiTheme="minorEastAsia" w:hAnsiTheme="minorEastAsia" w:cs="Times New Roman"/>
          <w:sz w:val="24"/>
          <w:rPrChange w:id="3344" w:author="JY0225" w:date="2017-08-24T11:14:00Z">
            <w:rPr>
              <w:rFonts w:ascii="Times New Roman" w:hAnsi="Times New Roman" w:cs="Times New Roman"/>
              <w:sz w:val="24"/>
            </w:rPr>
          </w:rPrChange>
        </w:rPr>
        <w:t>3-1</w:t>
      </w:r>
      <w:r w:rsidR="009E4B26" w:rsidRPr="006C0267">
        <w:rPr>
          <w:rFonts w:asciiTheme="minorEastAsia" w:hAnsiTheme="minorEastAsia" w:cs="Times New Roman" w:hint="eastAsia"/>
          <w:sz w:val="24"/>
          <w:rPrChange w:id="3345" w:author="JY0225" w:date="2017-08-24T11:14:00Z">
            <w:rPr>
              <w:rFonts w:ascii="Times New Roman" w:hAnsi="Times New Roman" w:cs="Times New Roman" w:hint="eastAsia"/>
              <w:sz w:val="24"/>
            </w:rPr>
          </w:rPrChange>
        </w:rPr>
        <w:t>详细描述了持久会话管理的过程。</w:t>
      </w:r>
    </w:p>
    <w:p w14:paraId="3293E8BE" w14:textId="3D6D2373" w:rsidR="002D43A8" w:rsidRPr="002D43A8" w:rsidRDefault="00C11E4A" w:rsidP="00BA73AE">
      <w:pPr>
        <w:pStyle w:val="31"/>
      </w:pPr>
      <w:bookmarkStart w:id="3346" w:name="_Toc491351996"/>
      <w:r>
        <w:t>3</w:t>
      </w:r>
      <w:r w:rsidR="000F7FC9">
        <w:t>.</w:t>
      </w:r>
      <w:ins w:id="3347" w:author="JY0225" w:date="2017-08-23T14:05:00Z">
        <w:r w:rsidR="0001602B">
          <w:t>2</w:t>
        </w:r>
      </w:ins>
      <w:del w:id="3348" w:author="JY0225" w:date="2017-08-23T14:05:00Z">
        <w:r w:rsidR="000F7FC9" w:rsidDel="0001602B">
          <w:delText>3</w:delText>
        </w:r>
      </w:del>
      <w:r w:rsidR="00530B31">
        <w:t>.2</w:t>
      </w:r>
      <w:r w:rsidR="001054A6" w:rsidRPr="006637A1">
        <w:t xml:space="preserve"> </w:t>
      </w:r>
      <w:r w:rsidR="000A52F4">
        <w:rPr>
          <w:rFonts w:hint="eastAsia"/>
        </w:rPr>
        <w:t>大文件上传</w:t>
      </w:r>
      <w:bookmarkEnd w:id="3346"/>
    </w:p>
    <w:p w14:paraId="37830511" w14:textId="0B090535" w:rsidR="007E7548" w:rsidRPr="006C0267" w:rsidRDefault="00154F13" w:rsidP="007E7548">
      <w:pPr>
        <w:spacing w:line="400" w:lineRule="exact"/>
        <w:ind w:firstLine="420"/>
        <w:rPr>
          <w:rFonts w:asciiTheme="minorEastAsia" w:hAnsiTheme="minorEastAsia" w:cs="Times New Roman"/>
          <w:sz w:val="24"/>
          <w:rPrChange w:id="3349"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350" w:author="JY0225" w:date="2017-08-24T11:15:00Z">
            <w:rPr>
              <w:rFonts w:ascii="Times New Roman" w:hAnsi="Times New Roman" w:cs="Times New Roman" w:hint="eastAsia"/>
              <w:sz w:val="24"/>
            </w:rPr>
          </w:rPrChange>
        </w:rPr>
        <w:t>在很多情况下，客户端和云备份服务器分布在不同的地域，网络传输速度受各种条件制约。</w:t>
      </w:r>
      <w:r w:rsidR="00F278EE" w:rsidRPr="006C0267">
        <w:rPr>
          <w:rFonts w:asciiTheme="minorEastAsia" w:hAnsiTheme="minorEastAsia" w:cs="Times New Roman" w:hint="eastAsia"/>
          <w:sz w:val="24"/>
          <w:rPrChange w:id="3351" w:author="JY0225" w:date="2017-08-24T11:15:00Z">
            <w:rPr>
              <w:rFonts w:ascii="Times New Roman" w:hAnsi="Times New Roman" w:cs="Times New Roman" w:hint="eastAsia"/>
              <w:sz w:val="24"/>
            </w:rPr>
          </w:rPrChange>
        </w:rPr>
        <w:t>在现有的中间件系统中</w:t>
      </w:r>
      <w:r w:rsidRPr="006C0267">
        <w:rPr>
          <w:rFonts w:asciiTheme="minorEastAsia" w:hAnsiTheme="minorEastAsia" w:cs="Times New Roman" w:hint="eastAsia"/>
          <w:sz w:val="24"/>
          <w:rPrChange w:id="3352" w:author="JY0225" w:date="2017-08-24T11:15:00Z">
            <w:rPr>
              <w:rFonts w:ascii="Times New Roman" w:hAnsi="Times New Roman" w:cs="Times New Roman" w:hint="eastAsia"/>
              <w:sz w:val="24"/>
            </w:rPr>
          </w:rPrChange>
        </w:rPr>
        <w:t>，一个文件如果传输不成功，下一次只能重传，这浪费了</w:t>
      </w:r>
      <w:r w:rsidR="00D2797B" w:rsidRPr="006C0267">
        <w:rPr>
          <w:rFonts w:asciiTheme="minorEastAsia" w:hAnsiTheme="minorEastAsia" w:cs="Times New Roman" w:hint="eastAsia"/>
          <w:sz w:val="24"/>
          <w:rPrChange w:id="3353" w:author="JY0225" w:date="2017-08-24T11:15:00Z">
            <w:rPr>
              <w:rFonts w:ascii="Times New Roman" w:hAnsi="Times New Roman" w:cs="Times New Roman" w:hint="eastAsia"/>
              <w:sz w:val="24"/>
            </w:rPr>
          </w:rPrChange>
        </w:rPr>
        <w:t>大量的</w:t>
      </w:r>
      <w:r w:rsidR="00FD55ED" w:rsidRPr="006C0267">
        <w:rPr>
          <w:rFonts w:asciiTheme="minorEastAsia" w:hAnsiTheme="minorEastAsia" w:cs="Times New Roman" w:hint="eastAsia"/>
          <w:sz w:val="24"/>
          <w:rPrChange w:id="3354" w:author="JY0225" w:date="2017-08-24T11:15:00Z">
            <w:rPr>
              <w:rFonts w:ascii="Times New Roman" w:hAnsi="Times New Roman" w:cs="Times New Roman" w:hint="eastAsia"/>
              <w:sz w:val="24"/>
            </w:rPr>
          </w:rPrChange>
        </w:rPr>
        <w:t>网络</w:t>
      </w:r>
      <w:r w:rsidR="003A64BE" w:rsidRPr="006C0267">
        <w:rPr>
          <w:rFonts w:asciiTheme="minorEastAsia" w:hAnsiTheme="minorEastAsia" w:cs="Times New Roman" w:hint="eastAsia"/>
          <w:sz w:val="24"/>
          <w:rPrChange w:id="3355" w:author="JY0225" w:date="2017-08-24T11:15:00Z">
            <w:rPr>
              <w:rFonts w:ascii="Times New Roman" w:hAnsi="Times New Roman" w:cs="Times New Roman" w:hint="eastAsia"/>
              <w:sz w:val="24"/>
            </w:rPr>
          </w:rPrChange>
        </w:rPr>
        <w:t>带宽和时间。事实上，服务器</w:t>
      </w:r>
      <w:r w:rsidRPr="006C0267">
        <w:rPr>
          <w:rFonts w:asciiTheme="minorEastAsia" w:hAnsiTheme="minorEastAsia" w:cs="Times New Roman" w:hint="eastAsia"/>
          <w:sz w:val="24"/>
          <w:rPrChange w:id="3356" w:author="JY0225" w:date="2017-08-24T11:15:00Z">
            <w:rPr>
              <w:rFonts w:ascii="Times New Roman" w:hAnsi="Times New Roman" w:cs="Times New Roman" w:hint="eastAsia"/>
              <w:sz w:val="24"/>
            </w:rPr>
          </w:rPrChange>
        </w:rPr>
        <w:t>支持</w:t>
      </w:r>
      <w:r w:rsidR="00A2114E" w:rsidRPr="006C0267">
        <w:rPr>
          <w:rFonts w:asciiTheme="minorEastAsia" w:hAnsiTheme="minorEastAsia" w:cs="Times New Roman" w:hint="eastAsia"/>
          <w:sz w:val="24"/>
          <w:rPrChange w:id="3357" w:author="JY0225" w:date="2017-08-24T11:15:00Z">
            <w:rPr>
              <w:rFonts w:ascii="Times New Roman" w:hAnsi="Times New Roman" w:cs="Times New Roman" w:hint="eastAsia"/>
              <w:sz w:val="24"/>
            </w:rPr>
          </w:rPrChange>
        </w:rPr>
        <w:t>大</w:t>
      </w:r>
      <w:r w:rsidR="0072757C" w:rsidRPr="006C0267">
        <w:rPr>
          <w:rFonts w:asciiTheme="minorEastAsia" w:hAnsiTheme="minorEastAsia" w:cs="Times New Roman" w:hint="eastAsia"/>
          <w:sz w:val="24"/>
          <w:rPrChange w:id="3358" w:author="JY0225" w:date="2017-08-24T11:15:00Z">
            <w:rPr>
              <w:rFonts w:ascii="Times New Roman" w:hAnsi="Times New Roman" w:cs="Times New Roman" w:hint="eastAsia"/>
              <w:sz w:val="24"/>
            </w:rPr>
          </w:rPrChange>
        </w:rPr>
        <w:t>文件</w:t>
      </w:r>
      <w:r w:rsidRPr="006C0267">
        <w:rPr>
          <w:rFonts w:asciiTheme="minorEastAsia" w:hAnsiTheme="minorEastAsia" w:cs="Times New Roman" w:hint="eastAsia"/>
          <w:sz w:val="24"/>
          <w:rPrChange w:id="3359" w:author="JY0225" w:date="2017-08-24T11:15:00Z">
            <w:rPr>
              <w:rFonts w:ascii="Times New Roman" w:hAnsi="Times New Roman" w:cs="Times New Roman" w:hint="eastAsia"/>
              <w:sz w:val="24"/>
            </w:rPr>
          </w:rPrChange>
        </w:rPr>
        <w:t>分块传输的功能，也就是说客户端可以传输指定大小的文件数据。因此，中间件可以根据网络数据传输的质量，确定文件分块传输的大小，</w:t>
      </w:r>
      <w:r w:rsidR="005C3CB6" w:rsidRPr="006C0267">
        <w:rPr>
          <w:rFonts w:asciiTheme="minorEastAsia" w:hAnsiTheme="minorEastAsia" w:cs="Times New Roman" w:hint="eastAsia"/>
          <w:sz w:val="24"/>
          <w:rPrChange w:id="3360" w:author="JY0225" w:date="2017-08-24T11:15:00Z">
            <w:rPr>
              <w:rFonts w:ascii="Times New Roman" w:hAnsi="Times New Roman" w:cs="Times New Roman" w:hint="eastAsia"/>
              <w:sz w:val="24"/>
            </w:rPr>
          </w:rPrChange>
        </w:rPr>
        <w:t>并在每次上传时记录文件以上传的块数，即已上传文件的偏移量。</w:t>
      </w:r>
      <w:r w:rsidR="00F278EE" w:rsidRPr="006C0267">
        <w:rPr>
          <w:rFonts w:asciiTheme="minorEastAsia" w:hAnsiTheme="minorEastAsia" w:cs="Times New Roman" w:hint="eastAsia"/>
          <w:sz w:val="24"/>
          <w:rPrChange w:id="3361" w:author="JY0225" w:date="2017-08-24T11:15:00Z">
            <w:rPr>
              <w:rFonts w:ascii="Times New Roman" w:hAnsi="Times New Roman" w:cs="Times New Roman" w:hint="eastAsia"/>
              <w:sz w:val="24"/>
            </w:rPr>
          </w:rPrChange>
        </w:rPr>
        <w:t>如果遇到网络故障，</w:t>
      </w:r>
      <w:r w:rsidR="00044A34" w:rsidRPr="006C0267">
        <w:rPr>
          <w:rFonts w:asciiTheme="minorEastAsia" w:hAnsiTheme="minorEastAsia" w:cs="Times New Roman" w:hint="eastAsia"/>
          <w:sz w:val="24"/>
          <w:rPrChange w:id="3362" w:author="JY0225" w:date="2017-08-24T11:15:00Z">
            <w:rPr>
              <w:rFonts w:ascii="Times New Roman" w:hAnsi="Times New Roman" w:cs="Times New Roman" w:hint="eastAsia"/>
              <w:sz w:val="24"/>
            </w:rPr>
          </w:rPrChange>
        </w:rPr>
        <w:t>可以根据偏移量实现断点续传的功能。</w:t>
      </w:r>
      <w:r w:rsidR="00301376" w:rsidRPr="006C0267">
        <w:rPr>
          <w:rFonts w:asciiTheme="minorEastAsia" w:hAnsiTheme="minorEastAsia" w:cs="Times New Roman" w:hint="eastAsia"/>
          <w:sz w:val="24"/>
          <w:rPrChange w:id="3363" w:author="JY0225" w:date="2017-08-24T11:15:00Z">
            <w:rPr>
              <w:rFonts w:ascii="Times New Roman" w:hAnsi="Times New Roman" w:cs="Times New Roman" w:hint="eastAsia"/>
              <w:sz w:val="24"/>
            </w:rPr>
          </w:rPrChange>
        </w:rPr>
        <w:t>这样做能够</w:t>
      </w:r>
      <w:r w:rsidR="00CF2CF6" w:rsidRPr="006C0267">
        <w:rPr>
          <w:rFonts w:asciiTheme="minorEastAsia" w:hAnsiTheme="minorEastAsia" w:cs="Times New Roman" w:hint="eastAsia"/>
          <w:sz w:val="24"/>
          <w:rPrChange w:id="3364" w:author="JY0225" w:date="2017-08-24T11:15:00Z">
            <w:rPr>
              <w:rFonts w:ascii="Times New Roman" w:hAnsi="Times New Roman" w:cs="Times New Roman" w:hint="eastAsia"/>
              <w:sz w:val="24"/>
            </w:rPr>
          </w:rPrChange>
        </w:rPr>
        <w:t>很大程度上地</w:t>
      </w:r>
      <w:r w:rsidR="00301376" w:rsidRPr="006C0267">
        <w:rPr>
          <w:rFonts w:asciiTheme="minorEastAsia" w:hAnsiTheme="minorEastAsia" w:cs="Times New Roman" w:hint="eastAsia"/>
          <w:sz w:val="24"/>
          <w:rPrChange w:id="3365" w:author="JY0225" w:date="2017-08-24T11:15:00Z">
            <w:rPr>
              <w:rFonts w:ascii="Times New Roman" w:hAnsi="Times New Roman" w:cs="Times New Roman" w:hint="eastAsia"/>
              <w:sz w:val="24"/>
            </w:rPr>
          </w:rPrChange>
        </w:rPr>
        <w:t>减少因网络因素导致的</w:t>
      </w:r>
      <w:r w:rsidR="00ED7111" w:rsidRPr="006C0267">
        <w:rPr>
          <w:rFonts w:asciiTheme="minorEastAsia" w:hAnsiTheme="minorEastAsia" w:cs="Times New Roman" w:hint="eastAsia"/>
          <w:sz w:val="24"/>
          <w:rPrChange w:id="3366" w:author="JY0225" w:date="2017-08-24T11:15:00Z">
            <w:rPr>
              <w:rFonts w:ascii="Times New Roman" w:hAnsi="Times New Roman" w:cs="Times New Roman" w:hint="eastAsia"/>
              <w:sz w:val="24"/>
            </w:rPr>
          </w:rPrChange>
        </w:rPr>
        <w:t>数据重传问题</w:t>
      </w:r>
      <w:r w:rsidR="00301376" w:rsidRPr="006C0267">
        <w:rPr>
          <w:rFonts w:asciiTheme="minorEastAsia" w:hAnsiTheme="minorEastAsia" w:cs="Times New Roman" w:hint="eastAsia"/>
          <w:sz w:val="24"/>
          <w:rPrChange w:id="3367" w:author="JY0225" w:date="2017-08-24T11:15:00Z">
            <w:rPr>
              <w:rFonts w:ascii="Times New Roman" w:hAnsi="Times New Roman" w:cs="Times New Roman" w:hint="eastAsia"/>
              <w:sz w:val="24"/>
            </w:rPr>
          </w:rPrChange>
        </w:rPr>
        <w:t>，</w:t>
      </w:r>
      <w:r w:rsidRPr="006C0267">
        <w:rPr>
          <w:rFonts w:asciiTheme="minorEastAsia" w:hAnsiTheme="minorEastAsia" w:cs="Times New Roman" w:hint="eastAsia"/>
          <w:sz w:val="24"/>
          <w:rPrChange w:id="3368" w:author="JY0225" w:date="2017-08-24T11:15:00Z">
            <w:rPr>
              <w:rFonts w:ascii="Times New Roman" w:hAnsi="Times New Roman" w:cs="Times New Roman" w:hint="eastAsia"/>
              <w:sz w:val="24"/>
            </w:rPr>
          </w:rPrChange>
        </w:rPr>
        <w:t>提高大文件的传输成功率。</w:t>
      </w:r>
      <w:r w:rsidR="007E7548" w:rsidRPr="006C0267">
        <w:rPr>
          <w:rFonts w:asciiTheme="minorEastAsia" w:hAnsiTheme="minorEastAsia" w:cs="Times New Roman" w:hint="eastAsia"/>
          <w:sz w:val="24"/>
          <w:rPrChange w:id="3369" w:author="JY0225" w:date="2017-08-24T11:15:00Z">
            <w:rPr>
              <w:rFonts w:ascii="Times New Roman" w:hAnsi="Times New Roman" w:cs="Times New Roman" w:hint="eastAsia"/>
              <w:sz w:val="24"/>
            </w:rPr>
          </w:rPrChange>
        </w:rPr>
        <w:t>图</w:t>
      </w:r>
      <w:r w:rsidR="007E7548" w:rsidRPr="006C0267">
        <w:rPr>
          <w:rFonts w:asciiTheme="minorEastAsia" w:hAnsiTheme="minorEastAsia" w:cs="Times New Roman"/>
          <w:sz w:val="24"/>
          <w:rPrChange w:id="3370" w:author="JY0225" w:date="2017-08-24T11:15:00Z">
            <w:rPr>
              <w:rFonts w:ascii="Times New Roman" w:hAnsi="Times New Roman" w:cs="Times New Roman"/>
              <w:sz w:val="24"/>
            </w:rPr>
          </w:rPrChange>
        </w:rPr>
        <w:t>3-1</w:t>
      </w:r>
      <w:r w:rsidR="007E7548" w:rsidRPr="006C0267">
        <w:rPr>
          <w:rFonts w:asciiTheme="minorEastAsia" w:hAnsiTheme="minorEastAsia" w:cs="Times New Roman" w:hint="eastAsia"/>
          <w:sz w:val="24"/>
          <w:rPrChange w:id="3371" w:author="JY0225" w:date="2017-08-24T11:15:00Z">
            <w:rPr>
              <w:rFonts w:ascii="Times New Roman" w:hAnsi="Times New Roman" w:cs="Times New Roman" w:hint="eastAsia"/>
              <w:sz w:val="24"/>
            </w:rPr>
          </w:rPrChange>
        </w:rPr>
        <w:t>详细描述了大文件上传的过程。</w:t>
      </w:r>
    </w:p>
    <w:p w14:paraId="1761061D" w14:textId="65C959CF" w:rsidR="00F87DDF" w:rsidRDefault="00BA73AE">
      <w:pPr>
        <w:jc w:val="center"/>
        <w:rPr>
          <w:rFonts w:ascii="Times New Roman" w:hAnsi="Times New Roman" w:cs="Times New Roman"/>
          <w:sz w:val="24"/>
        </w:rPr>
      </w:pPr>
      <w:del w:id="3372" w:author="微软用户" w:date="2017-08-19T21:20:00Z">
        <w:r w:rsidDel="00F87DDF">
          <w:rPr>
            <w:rFonts w:hint="eastAsia"/>
            <w:noProof/>
          </w:rPr>
          <w:lastRenderedPageBreak/>
          <w:drawing>
            <wp:inline distT="0" distB="0" distL="0" distR="0" wp14:anchorId="543EAB60" wp14:editId="6D99E2A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3373" w:author="微软用户" w:date="2017-08-19T21:20:00Z">
        <w:r w:rsidR="00313120">
          <w:rPr>
            <w:rFonts w:ascii="Times New Roman" w:hAnsi="Times New Roman" w:cs="Times New Roman"/>
            <w:sz w:val="24"/>
          </w:rPr>
          <w:object w:dxaOrig="15255" w:dyaOrig="9676" w14:anchorId="6990F177">
            <v:shape id="_x0000_i1030" type="#_x0000_t75" style="width:387.1pt;height:246.85pt" o:ole="">
              <v:imagedata r:id="rId36" o:title=""/>
            </v:shape>
            <o:OLEObject Type="Embed" ProgID="Visio.Drawing.15" ShapeID="_x0000_i1030" DrawAspect="Content" ObjectID="_1565100474" r:id="rId37"/>
          </w:object>
        </w:r>
      </w:ins>
    </w:p>
    <w:p w14:paraId="691FBF3D" w14:textId="773F36F8" w:rsidR="00BA73AE" w:rsidRPr="006C0267" w:rsidRDefault="00BA73AE" w:rsidP="00BA73AE">
      <w:pPr>
        <w:pStyle w:val="a5"/>
        <w:spacing w:line="400" w:lineRule="exact"/>
        <w:ind w:left="420" w:firstLineChars="0" w:firstLine="360"/>
        <w:jc w:val="center"/>
        <w:rPr>
          <w:rFonts w:asciiTheme="minorEastAsia" w:hAnsiTheme="minorEastAsia" w:cs="Times New Roman"/>
          <w:spacing w:val="10"/>
          <w:kern w:val="0"/>
          <w:sz w:val="24"/>
          <w:szCs w:val="24"/>
          <w:rPrChange w:id="3374" w:author="JY0225" w:date="2017-08-24T11:15:00Z">
            <w:rPr>
              <w:rFonts w:ascii="Times New Roman" w:hAnsi="Times New Roman" w:cs="Times New Roman"/>
              <w:spacing w:val="10"/>
              <w:kern w:val="0"/>
              <w:sz w:val="24"/>
              <w:szCs w:val="24"/>
            </w:rPr>
          </w:rPrChange>
        </w:rPr>
      </w:pPr>
      <w:r w:rsidRPr="006C0267">
        <w:rPr>
          <w:rFonts w:asciiTheme="minorEastAsia" w:hAnsiTheme="minorEastAsia" w:cs="Times New Roman" w:hint="eastAsia"/>
          <w:spacing w:val="10"/>
          <w:kern w:val="0"/>
          <w:sz w:val="24"/>
          <w:szCs w:val="24"/>
          <w:rPrChange w:id="3375" w:author="JY0225" w:date="2017-08-24T11:15:00Z">
            <w:rPr>
              <w:rFonts w:ascii="Times New Roman" w:hAnsi="Times New Roman" w:cs="Times New Roman" w:hint="eastAsia"/>
              <w:spacing w:val="10"/>
              <w:kern w:val="0"/>
              <w:sz w:val="24"/>
              <w:szCs w:val="24"/>
            </w:rPr>
          </w:rPrChange>
        </w:rPr>
        <w:t>图</w:t>
      </w:r>
      <w:r w:rsidRPr="006C0267">
        <w:rPr>
          <w:rFonts w:asciiTheme="minorEastAsia" w:hAnsiTheme="minorEastAsia" w:cs="Times New Roman"/>
          <w:spacing w:val="10"/>
          <w:kern w:val="0"/>
          <w:sz w:val="24"/>
          <w:szCs w:val="24"/>
          <w:rPrChange w:id="3376" w:author="JY0225" w:date="2017-08-24T11:15:00Z">
            <w:rPr>
              <w:rFonts w:ascii="Times New Roman" w:hAnsi="Times New Roman" w:cs="Times New Roman"/>
              <w:spacing w:val="10"/>
              <w:kern w:val="0"/>
              <w:sz w:val="24"/>
              <w:szCs w:val="24"/>
            </w:rPr>
          </w:rPrChange>
        </w:rPr>
        <w:t xml:space="preserve">3-2 </w:t>
      </w:r>
      <w:r w:rsidRPr="006C0267">
        <w:rPr>
          <w:rFonts w:asciiTheme="minorEastAsia" w:hAnsiTheme="minorEastAsia" w:cs="Times New Roman" w:hint="eastAsia"/>
          <w:spacing w:val="10"/>
          <w:kern w:val="0"/>
          <w:sz w:val="24"/>
          <w:szCs w:val="24"/>
          <w:rPrChange w:id="3377" w:author="JY0225" w:date="2017-08-24T11:15:00Z">
            <w:rPr>
              <w:rFonts w:ascii="Times New Roman" w:hAnsi="Times New Roman" w:cs="Times New Roman" w:hint="eastAsia"/>
              <w:spacing w:val="10"/>
              <w:kern w:val="0"/>
              <w:sz w:val="24"/>
              <w:szCs w:val="24"/>
            </w:rPr>
          </w:rPrChange>
        </w:rPr>
        <w:t>大文件上传及断点续传过程分析图</w:t>
      </w:r>
    </w:p>
    <w:p w14:paraId="34B4BD10" w14:textId="009F964A" w:rsidR="00425E7A" w:rsidRPr="00425E7A" w:rsidRDefault="00DD1B13" w:rsidP="001B2115">
      <w:pPr>
        <w:pStyle w:val="31"/>
      </w:pPr>
      <w:bookmarkStart w:id="3378" w:name="_Toc491351997"/>
      <w:r>
        <w:t>3</w:t>
      </w:r>
      <w:r w:rsidR="00146877">
        <w:t>.</w:t>
      </w:r>
      <w:ins w:id="3379" w:author="JY0225" w:date="2017-08-23T14:05:00Z">
        <w:r w:rsidR="00066CD7">
          <w:t>2</w:t>
        </w:r>
      </w:ins>
      <w:del w:id="3380" w:author="JY0225" w:date="2017-08-23T14:05:00Z">
        <w:r w:rsidR="00146877" w:rsidDel="00066CD7">
          <w:delText>3</w:delText>
        </w:r>
      </w:del>
      <w:r w:rsidR="0006434C">
        <w:t>.3</w:t>
      </w:r>
      <w:r w:rsidR="001054A6" w:rsidRPr="006637A1">
        <w:t xml:space="preserve"> </w:t>
      </w:r>
      <w:r w:rsidR="00B9126F">
        <w:rPr>
          <w:rFonts w:hint="eastAsia"/>
        </w:rPr>
        <w:t>本地缓存</w:t>
      </w:r>
      <w:bookmarkEnd w:id="3378"/>
    </w:p>
    <w:p w14:paraId="28326CB3" w14:textId="7BA2BCC5" w:rsidR="00A20A1C" w:rsidRPr="006C0267" w:rsidRDefault="00A20A1C" w:rsidP="00A20A1C">
      <w:pPr>
        <w:spacing w:line="400" w:lineRule="exact"/>
        <w:ind w:firstLine="420"/>
        <w:rPr>
          <w:rFonts w:asciiTheme="minorEastAsia" w:hAnsiTheme="minorEastAsia" w:cs="Times New Roman"/>
          <w:sz w:val="24"/>
          <w:szCs w:val="24"/>
          <w:rPrChange w:id="3381"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3382" w:author="JY0225" w:date="2017-08-24T11:15:00Z">
            <w:rPr>
              <w:rFonts w:ascii="Times New Roman" w:hAnsi="Times New Roman" w:cs="Times New Roman" w:hint="eastAsia"/>
              <w:sz w:val="24"/>
            </w:rPr>
          </w:rPrChange>
        </w:rPr>
        <w:t>云</w:t>
      </w:r>
      <w:r w:rsidR="00476838" w:rsidRPr="006C0267">
        <w:rPr>
          <w:rFonts w:asciiTheme="minorEastAsia" w:hAnsiTheme="minorEastAsia" w:cs="Times New Roman" w:hint="eastAsia"/>
          <w:sz w:val="24"/>
          <w:szCs w:val="24"/>
          <w:rPrChange w:id="3383"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384" w:author="JY0225" w:date="2017-08-24T11:15:00Z">
            <w:rPr>
              <w:rFonts w:ascii="Times New Roman" w:hAnsi="Times New Roman" w:cs="Times New Roman" w:hint="eastAsia"/>
              <w:sz w:val="24"/>
            </w:rPr>
          </w:rPrChange>
        </w:rPr>
        <w:t>是</w:t>
      </w:r>
      <w:r w:rsidR="00476838" w:rsidRPr="006C0267">
        <w:rPr>
          <w:rFonts w:asciiTheme="minorEastAsia" w:hAnsiTheme="minorEastAsia" w:cs="Times New Roman" w:hint="eastAsia"/>
          <w:sz w:val="24"/>
          <w:szCs w:val="24"/>
          <w:rPrChange w:id="3385"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386" w:author="JY0225" w:date="2017-08-24T11:15:00Z">
            <w:rPr>
              <w:rFonts w:ascii="Times New Roman" w:hAnsi="Times New Roman" w:cs="Times New Roman" w:hint="eastAsia"/>
              <w:sz w:val="24"/>
            </w:rPr>
          </w:rPrChange>
        </w:rPr>
        <w:t>和网络</w:t>
      </w:r>
      <w:r w:rsidRPr="006C0267">
        <w:rPr>
          <w:rFonts w:asciiTheme="minorEastAsia" w:hAnsiTheme="minorEastAsia" w:cs="Times New Roman"/>
          <w:sz w:val="24"/>
          <w:szCs w:val="24"/>
          <w:rPrChange w:id="3387" w:author="JY0225" w:date="2017-08-24T11:15:00Z">
            <w:rPr>
              <w:rFonts w:ascii="Times New Roman" w:hAnsi="Times New Roman" w:cs="Times New Roman"/>
              <w:sz w:val="24"/>
            </w:rPr>
          </w:rPrChange>
        </w:rPr>
        <w:t>I/O</w:t>
      </w:r>
      <w:r w:rsidRPr="006C0267">
        <w:rPr>
          <w:rFonts w:asciiTheme="minorEastAsia" w:hAnsiTheme="minorEastAsia" w:cs="Times New Roman" w:hint="eastAsia"/>
          <w:sz w:val="24"/>
          <w:szCs w:val="24"/>
          <w:rPrChange w:id="3388" w:author="JY0225" w:date="2017-08-24T11:15:00Z">
            <w:rPr>
              <w:rFonts w:ascii="Times New Roman" w:hAnsi="Times New Roman" w:cs="Times New Roman" w:hint="eastAsia"/>
              <w:sz w:val="24"/>
            </w:rPr>
          </w:rPrChange>
        </w:rPr>
        <w:t>密集的服务</w:t>
      </w:r>
      <w:r w:rsidR="00225142" w:rsidRPr="006C0267">
        <w:rPr>
          <w:rFonts w:asciiTheme="minorEastAsia" w:hAnsiTheme="minorEastAsia"/>
          <w:sz w:val="24"/>
          <w:szCs w:val="24"/>
          <w:vertAlign w:val="superscript"/>
          <w:rPrChange w:id="3389" w:author="JY0225" w:date="2017-08-24T11:15:00Z">
            <w:rPr>
              <w:vertAlign w:val="superscript"/>
            </w:rPr>
          </w:rPrChange>
        </w:rPr>
        <w:t>[10]</w:t>
      </w:r>
      <w:r w:rsidRPr="006C0267">
        <w:rPr>
          <w:rFonts w:asciiTheme="minorEastAsia" w:hAnsiTheme="minorEastAsia" w:cs="Times New Roman" w:hint="eastAsia"/>
          <w:sz w:val="24"/>
          <w:szCs w:val="24"/>
          <w:rPrChange w:id="3390" w:author="JY0225" w:date="2017-08-24T11:15:00Z">
            <w:rPr>
              <w:rFonts w:ascii="Times New Roman" w:hAnsi="Times New Roman" w:cs="Times New Roman" w:hint="eastAsia"/>
              <w:sz w:val="24"/>
            </w:rPr>
          </w:rPrChange>
        </w:rPr>
        <w:t>，大量的</w:t>
      </w:r>
      <w:r w:rsidRPr="006C0267">
        <w:rPr>
          <w:rFonts w:asciiTheme="minorEastAsia" w:hAnsiTheme="minorEastAsia" w:cs="Times New Roman"/>
          <w:sz w:val="24"/>
          <w:szCs w:val="24"/>
          <w:rPrChange w:id="3391" w:author="JY0225" w:date="2017-08-24T11:15:00Z">
            <w:rPr>
              <w:rFonts w:ascii="Times New Roman" w:hAnsi="Times New Roman" w:cs="Times New Roman"/>
              <w:sz w:val="24"/>
            </w:rPr>
          </w:rPrChange>
        </w:rPr>
        <w:t>I/O</w:t>
      </w:r>
      <w:r w:rsidRPr="006C0267">
        <w:rPr>
          <w:rFonts w:asciiTheme="minorEastAsia" w:hAnsiTheme="minorEastAsia" w:cs="Times New Roman" w:hint="eastAsia"/>
          <w:sz w:val="24"/>
          <w:szCs w:val="24"/>
          <w:rPrChange w:id="3392" w:author="JY0225" w:date="2017-08-24T11:15:00Z">
            <w:rPr>
              <w:rFonts w:ascii="Times New Roman" w:hAnsi="Times New Roman" w:cs="Times New Roman" w:hint="eastAsia"/>
              <w:sz w:val="24"/>
            </w:rPr>
          </w:rPrChange>
        </w:rPr>
        <w:t>会引起机器性能下降，也可能会干扰其它的应用。现代计算机通常有很大的本地</w:t>
      </w:r>
      <w:r w:rsidR="00476838" w:rsidRPr="006C0267">
        <w:rPr>
          <w:rFonts w:asciiTheme="minorEastAsia" w:hAnsiTheme="minorEastAsia" w:cs="Times New Roman" w:hint="eastAsia"/>
          <w:sz w:val="24"/>
          <w:szCs w:val="24"/>
          <w:rPrChange w:id="3393"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394" w:author="JY0225" w:date="2017-08-24T11:15:00Z">
            <w:rPr>
              <w:rFonts w:ascii="Times New Roman" w:hAnsi="Times New Roman" w:cs="Times New Roman" w:hint="eastAsia"/>
              <w:sz w:val="24"/>
            </w:rPr>
          </w:rPrChange>
        </w:rPr>
        <w:t>空间，并且计算能力普遍过剩。因此，可以通过利用本地</w:t>
      </w:r>
      <w:r w:rsidR="00476838" w:rsidRPr="006C0267">
        <w:rPr>
          <w:rFonts w:asciiTheme="minorEastAsia" w:hAnsiTheme="minorEastAsia" w:cs="Times New Roman" w:hint="eastAsia"/>
          <w:sz w:val="24"/>
          <w:szCs w:val="24"/>
          <w:rPrChange w:id="3395"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396" w:author="JY0225" w:date="2017-08-24T11:15:00Z">
            <w:rPr>
              <w:rFonts w:ascii="Times New Roman" w:hAnsi="Times New Roman" w:cs="Times New Roman" w:hint="eastAsia"/>
              <w:sz w:val="24"/>
            </w:rPr>
          </w:rPrChange>
        </w:rPr>
        <w:t>和计算能力，如优化本地缓存的利用，进一步减少</w:t>
      </w:r>
      <w:r w:rsidRPr="006C0267">
        <w:rPr>
          <w:rFonts w:asciiTheme="minorEastAsia" w:hAnsiTheme="minorEastAsia" w:cs="Times New Roman"/>
          <w:sz w:val="24"/>
          <w:szCs w:val="24"/>
          <w:rPrChange w:id="3397" w:author="JY0225" w:date="2017-08-24T11:15:00Z">
            <w:rPr>
              <w:rFonts w:ascii="Times New Roman" w:hAnsi="Times New Roman" w:cs="Times New Roman"/>
              <w:sz w:val="24"/>
            </w:rPr>
          </w:rPrChange>
        </w:rPr>
        <w:t>I/O</w:t>
      </w:r>
      <w:r w:rsidRPr="006C0267">
        <w:rPr>
          <w:rFonts w:asciiTheme="minorEastAsia" w:hAnsiTheme="minorEastAsia" w:cs="Times New Roman" w:hint="eastAsia"/>
          <w:sz w:val="24"/>
          <w:szCs w:val="24"/>
          <w:rPrChange w:id="3398" w:author="JY0225" w:date="2017-08-24T11:15:00Z">
            <w:rPr>
              <w:rFonts w:ascii="Times New Roman" w:hAnsi="Times New Roman" w:cs="Times New Roman" w:hint="eastAsia"/>
              <w:sz w:val="24"/>
            </w:rPr>
          </w:rPrChange>
        </w:rPr>
        <w:t>，提高服务性能。</w:t>
      </w:r>
    </w:p>
    <w:p w14:paraId="3180D04B" w14:textId="350AD350" w:rsidR="005634B5" w:rsidRPr="006C0267" w:rsidRDefault="0052579C" w:rsidP="00C05591">
      <w:pPr>
        <w:spacing w:line="400" w:lineRule="exact"/>
        <w:ind w:firstLine="420"/>
        <w:rPr>
          <w:rFonts w:asciiTheme="minorEastAsia" w:hAnsiTheme="minorEastAsia" w:cs="Times New Roman"/>
          <w:sz w:val="24"/>
          <w:szCs w:val="24"/>
          <w:rPrChange w:id="3399"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3400" w:author="JY0225" w:date="2017-08-24T11:15:00Z">
            <w:rPr>
              <w:rFonts w:ascii="Times New Roman" w:hAnsi="Times New Roman" w:cs="Times New Roman" w:hint="eastAsia"/>
              <w:sz w:val="24"/>
            </w:rPr>
          </w:rPrChange>
        </w:rPr>
        <w:t>现有的中间件系统在接受到用户</w:t>
      </w:r>
      <w:r w:rsidR="00135189" w:rsidRPr="006C0267">
        <w:rPr>
          <w:rFonts w:asciiTheme="minorEastAsia" w:hAnsiTheme="minorEastAsia" w:cs="Times New Roman" w:hint="eastAsia"/>
          <w:sz w:val="24"/>
          <w:szCs w:val="24"/>
          <w:rPrChange w:id="3401" w:author="JY0225" w:date="2017-08-24T11:15:00Z">
            <w:rPr>
              <w:rFonts w:ascii="Times New Roman" w:hAnsi="Times New Roman" w:cs="Times New Roman" w:hint="eastAsia"/>
              <w:sz w:val="24"/>
            </w:rPr>
          </w:rPrChange>
        </w:rPr>
        <w:t>文件上传和下载时，</w:t>
      </w:r>
      <w:r w:rsidR="00E13C5C" w:rsidRPr="006C0267">
        <w:rPr>
          <w:rFonts w:asciiTheme="minorEastAsia" w:hAnsiTheme="minorEastAsia" w:cs="Times New Roman" w:hint="eastAsia"/>
          <w:sz w:val="24"/>
          <w:szCs w:val="24"/>
          <w:rPrChange w:id="3402" w:author="JY0225" w:date="2017-08-24T11:15:00Z">
            <w:rPr>
              <w:rFonts w:ascii="Times New Roman" w:hAnsi="Times New Roman" w:cs="Times New Roman" w:hint="eastAsia"/>
              <w:sz w:val="24"/>
            </w:rPr>
          </w:rPrChange>
        </w:rPr>
        <w:t>首先</w:t>
      </w:r>
      <w:r w:rsidR="005634B5" w:rsidRPr="006C0267">
        <w:rPr>
          <w:rFonts w:asciiTheme="minorEastAsia" w:hAnsiTheme="minorEastAsia" w:cs="Times New Roman" w:hint="eastAsia"/>
          <w:sz w:val="24"/>
          <w:szCs w:val="24"/>
          <w:rPrChange w:id="3403" w:author="JY0225" w:date="2017-08-24T11:15:00Z">
            <w:rPr>
              <w:rFonts w:ascii="Times New Roman" w:hAnsi="Times New Roman" w:cs="Times New Roman" w:hint="eastAsia"/>
              <w:sz w:val="24"/>
            </w:rPr>
          </w:rPrChange>
        </w:rPr>
        <w:t>将文件</w:t>
      </w:r>
      <w:r w:rsidR="00476838" w:rsidRPr="006C0267">
        <w:rPr>
          <w:rFonts w:asciiTheme="minorEastAsia" w:hAnsiTheme="minorEastAsia" w:cs="Times New Roman" w:hint="eastAsia"/>
          <w:sz w:val="24"/>
          <w:szCs w:val="24"/>
          <w:rPrChange w:id="3404" w:author="JY0225" w:date="2017-08-24T11:15:00Z">
            <w:rPr>
              <w:rFonts w:ascii="Times New Roman" w:hAnsi="Times New Roman" w:cs="Times New Roman" w:hint="eastAsia"/>
              <w:sz w:val="24"/>
            </w:rPr>
          </w:rPrChange>
        </w:rPr>
        <w:t>备份</w:t>
      </w:r>
      <w:r w:rsidR="005634B5" w:rsidRPr="006C0267">
        <w:rPr>
          <w:rFonts w:asciiTheme="minorEastAsia" w:hAnsiTheme="minorEastAsia" w:cs="Times New Roman" w:hint="eastAsia"/>
          <w:sz w:val="24"/>
          <w:szCs w:val="24"/>
          <w:rPrChange w:id="3405" w:author="JY0225" w:date="2017-08-24T11:15:00Z">
            <w:rPr>
              <w:rFonts w:ascii="Times New Roman" w:hAnsi="Times New Roman" w:cs="Times New Roman" w:hint="eastAsia"/>
              <w:sz w:val="24"/>
            </w:rPr>
          </w:rPrChange>
        </w:rPr>
        <w:t>在临时区域，该区域只能被中间件访问。</w:t>
      </w:r>
      <w:r w:rsidR="003E7BED" w:rsidRPr="006C0267">
        <w:rPr>
          <w:rFonts w:asciiTheme="minorEastAsia" w:hAnsiTheme="minorEastAsia" w:cs="Times New Roman" w:hint="eastAsia"/>
          <w:sz w:val="24"/>
          <w:szCs w:val="24"/>
          <w:rPrChange w:id="3406" w:author="JY0225" w:date="2017-08-24T11:15:00Z">
            <w:rPr>
              <w:rFonts w:ascii="Times New Roman" w:hAnsi="Times New Roman" w:cs="Times New Roman" w:hint="eastAsia"/>
              <w:sz w:val="24"/>
            </w:rPr>
          </w:rPrChange>
        </w:rPr>
        <w:t>由于客户端</w:t>
      </w:r>
      <w:r w:rsidR="00803F2D" w:rsidRPr="006C0267">
        <w:rPr>
          <w:rFonts w:asciiTheme="minorEastAsia" w:hAnsiTheme="minorEastAsia" w:cs="Times New Roman" w:hint="eastAsia"/>
          <w:sz w:val="24"/>
          <w:szCs w:val="24"/>
          <w:rPrChange w:id="3407" w:author="JY0225" w:date="2017-08-24T11:15:00Z">
            <w:rPr>
              <w:rFonts w:ascii="Times New Roman" w:hAnsi="Times New Roman" w:cs="Times New Roman" w:hint="eastAsia"/>
              <w:sz w:val="24"/>
            </w:rPr>
          </w:rPrChange>
        </w:rPr>
        <w:t>有</w:t>
      </w:r>
      <w:r w:rsidR="003E7BED" w:rsidRPr="006C0267">
        <w:rPr>
          <w:rFonts w:asciiTheme="minorEastAsia" w:hAnsiTheme="minorEastAsia" w:cs="Times New Roman" w:hint="eastAsia"/>
          <w:sz w:val="24"/>
          <w:szCs w:val="24"/>
          <w:rPrChange w:id="3408" w:author="JY0225" w:date="2017-08-24T11:15:00Z">
            <w:rPr>
              <w:rFonts w:ascii="Times New Roman" w:hAnsi="Times New Roman" w:cs="Times New Roman" w:hint="eastAsia"/>
              <w:sz w:val="24"/>
            </w:rPr>
          </w:rPrChange>
        </w:rPr>
        <w:t>远程访问</w:t>
      </w:r>
      <w:r w:rsidR="005634B5" w:rsidRPr="006C0267">
        <w:rPr>
          <w:rFonts w:asciiTheme="minorEastAsia" w:hAnsiTheme="minorEastAsia" w:cs="Times New Roman" w:hint="eastAsia"/>
          <w:sz w:val="24"/>
          <w:szCs w:val="24"/>
          <w:rPrChange w:id="3409" w:author="JY0225" w:date="2017-08-24T11:15:00Z">
            <w:rPr>
              <w:rFonts w:ascii="Times New Roman" w:hAnsi="Times New Roman" w:cs="Times New Roman" w:hint="eastAsia"/>
              <w:sz w:val="24"/>
            </w:rPr>
          </w:rPrChange>
        </w:rPr>
        <w:t>文件的功能，</w:t>
      </w:r>
      <w:r w:rsidR="00742C27" w:rsidRPr="006C0267">
        <w:rPr>
          <w:rFonts w:asciiTheme="minorEastAsia" w:hAnsiTheme="minorEastAsia" w:cs="Times New Roman" w:hint="eastAsia"/>
          <w:sz w:val="24"/>
          <w:szCs w:val="24"/>
          <w:rPrChange w:id="3410" w:author="JY0225" w:date="2017-08-24T11:15:00Z">
            <w:rPr>
              <w:rFonts w:ascii="Times New Roman" w:hAnsi="Times New Roman" w:cs="Times New Roman" w:hint="eastAsia"/>
              <w:sz w:val="24"/>
            </w:rPr>
          </w:rPrChange>
        </w:rPr>
        <w:t>所以</w:t>
      </w:r>
      <w:r w:rsidR="00294AA1" w:rsidRPr="006C0267">
        <w:rPr>
          <w:rFonts w:asciiTheme="minorEastAsia" w:hAnsiTheme="minorEastAsia" w:cs="Times New Roman" w:hint="eastAsia"/>
          <w:sz w:val="24"/>
          <w:szCs w:val="24"/>
          <w:rPrChange w:id="3411" w:author="JY0225" w:date="2017-08-24T11:15:00Z">
            <w:rPr>
              <w:rFonts w:ascii="Times New Roman" w:hAnsi="Times New Roman" w:cs="Times New Roman" w:hint="eastAsia"/>
              <w:sz w:val="24"/>
            </w:rPr>
          </w:rPrChange>
        </w:rPr>
        <w:t>用户</w:t>
      </w:r>
      <w:r w:rsidR="004062FB" w:rsidRPr="006C0267">
        <w:rPr>
          <w:rFonts w:asciiTheme="minorEastAsia" w:hAnsiTheme="minorEastAsia" w:cs="Times New Roman" w:hint="eastAsia"/>
          <w:sz w:val="24"/>
          <w:szCs w:val="24"/>
          <w:rPrChange w:id="3412" w:author="JY0225" w:date="2017-08-24T11:15:00Z">
            <w:rPr>
              <w:rFonts w:ascii="Times New Roman" w:hAnsi="Times New Roman" w:cs="Times New Roman" w:hint="eastAsia"/>
              <w:sz w:val="24"/>
            </w:rPr>
          </w:rPrChange>
        </w:rPr>
        <w:t>可能</w:t>
      </w:r>
      <w:r w:rsidR="005634B5" w:rsidRPr="006C0267">
        <w:rPr>
          <w:rFonts w:asciiTheme="minorEastAsia" w:hAnsiTheme="minorEastAsia" w:cs="Times New Roman" w:hint="eastAsia"/>
          <w:sz w:val="24"/>
          <w:szCs w:val="24"/>
          <w:rPrChange w:id="3413" w:author="JY0225" w:date="2017-08-24T11:15:00Z">
            <w:rPr>
              <w:rFonts w:ascii="Times New Roman" w:hAnsi="Times New Roman" w:cs="Times New Roman" w:hint="eastAsia"/>
              <w:sz w:val="24"/>
            </w:rPr>
          </w:rPrChange>
        </w:rPr>
        <w:t>会反复访问同一个文件，如果每次都从远程下载</w:t>
      </w:r>
      <w:r w:rsidR="008245EE" w:rsidRPr="006C0267">
        <w:rPr>
          <w:rFonts w:asciiTheme="minorEastAsia" w:hAnsiTheme="minorEastAsia" w:cs="Times New Roman" w:hint="eastAsia"/>
          <w:sz w:val="24"/>
          <w:szCs w:val="24"/>
          <w:rPrChange w:id="3414" w:author="JY0225" w:date="2017-08-24T11:15:00Z">
            <w:rPr>
              <w:rFonts w:ascii="Times New Roman" w:hAnsi="Times New Roman" w:cs="Times New Roman" w:hint="eastAsia"/>
              <w:sz w:val="24"/>
            </w:rPr>
          </w:rPrChange>
        </w:rPr>
        <w:t>该</w:t>
      </w:r>
      <w:r w:rsidR="005634B5" w:rsidRPr="006C0267">
        <w:rPr>
          <w:rFonts w:asciiTheme="minorEastAsia" w:hAnsiTheme="minorEastAsia" w:cs="Times New Roman" w:hint="eastAsia"/>
          <w:sz w:val="24"/>
          <w:szCs w:val="24"/>
          <w:rPrChange w:id="3415" w:author="JY0225" w:date="2017-08-24T11:15:00Z">
            <w:rPr>
              <w:rFonts w:ascii="Times New Roman" w:hAnsi="Times New Roman" w:cs="Times New Roman" w:hint="eastAsia"/>
              <w:sz w:val="24"/>
            </w:rPr>
          </w:rPrChange>
        </w:rPr>
        <w:t>文件，则是对</w:t>
      </w:r>
      <w:r w:rsidR="001264A1" w:rsidRPr="006C0267">
        <w:rPr>
          <w:rFonts w:asciiTheme="minorEastAsia" w:hAnsiTheme="minorEastAsia" w:cs="Times New Roman" w:hint="eastAsia"/>
          <w:sz w:val="24"/>
          <w:szCs w:val="24"/>
          <w:rPrChange w:id="3416" w:author="JY0225" w:date="2017-08-24T11:15:00Z">
            <w:rPr>
              <w:rFonts w:ascii="Times New Roman" w:hAnsi="Times New Roman" w:cs="Times New Roman" w:hint="eastAsia"/>
              <w:sz w:val="24"/>
            </w:rPr>
          </w:rPrChange>
        </w:rPr>
        <w:t>网络带宽</w:t>
      </w:r>
      <w:r w:rsidR="005E3E3F" w:rsidRPr="006C0267">
        <w:rPr>
          <w:rFonts w:asciiTheme="minorEastAsia" w:hAnsiTheme="minorEastAsia" w:cs="Times New Roman" w:hint="eastAsia"/>
          <w:sz w:val="24"/>
          <w:szCs w:val="24"/>
          <w:rPrChange w:id="3417" w:author="JY0225" w:date="2017-08-24T11:15:00Z">
            <w:rPr>
              <w:rFonts w:ascii="Times New Roman" w:hAnsi="Times New Roman" w:cs="Times New Roman" w:hint="eastAsia"/>
              <w:sz w:val="24"/>
            </w:rPr>
          </w:rPrChange>
        </w:rPr>
        <w:t>资源的浪费。因此，</w:t>
      </w:r>
      <w:r w:rsidR="005634B5" w:rsidRPr="006C0267">
        <w:rPr>
          <w:rFonts w:asciiTheme="minorEastAsia" w:hAnsiTheme="minorEastAsia" w:cs="Times New Roman" w:hint="eastAsia"/>
          <w:sz w:val="24"/>
          <w:szCs w:val="24"/>
          <w:rPrChange w:id="3418" w:author="JY0225" w:date="2017-08-24T11:15:00Z">
            <w:rPr>
              <w:rFonts w:ascii="Times New Roman" w:hAnsi="Times New Roman" w:cs="Times New Roman" w:hint="eastAsia"/>
              <w:sz w:val="24"/>
            </w:rPr>
          </w:rPrChange>
        </w:rPr>
        <w:t>需要高效</w:t>
      </w:r>
      <w:r w:rsidR="001C5B23" w:rsidRPr="006C0267">
        <w:rPr>
          <w:rFonts w:asciiTheme="minorEastAsia" w:hAnsiTheme="minorEastAsia" w:cs="Times New Roman" w:hint="eastAsia"/>
          <w:sz w:val="24"/>
          <w:szCs w:val="24"/>
          <w:rPrChange w:id="3419" w:author="JY0225" w:date="2017-08-24T11:15:00Z">
            <w:rPr>
              <w:rFonts w:ascii="Times New Roman" w:hAnsi="Times New Roman" w:cs="Times New Roman" w:hint="eastAsia"/>
              <w:sz w:val="24"/>
            </w:rPr>
          </w:rPrChange>
        </w:rPr>
        <w:t>的</w:t>
      </w:r>
      <w:r w:rsidR="005634B5" w:rsidRPr="006C0267">
        <w:rPr>
          <w:rFonts w:asciiTheme="minorEastAsia" w:hAnsiTheme="minorEastAsia" w:cs="Times New Roman" w:hint="eastAsia"/>
          <w:sz w:val="24"/>
          <w:szCs w:val="24"/>
          <w:rPrChange w:id="3420" w:author="JY0225" w:date="2017-08-24T11:15:00Z">
            <w:rPr>
              <w:rFonts w:ascii="Times New Roman" w:hAnsi="Times New Roman" w:cs="Times New Roman" w:hint="eastAsia"/>
              <w:sz w:val="24"/>
            </w:rPr>
          </w:rPrChange>
        </w:rPr>
        <w:t>临时</w:t>
      </w:r>
      <w:r w:rsidR="00476838" w:rsidRPr="006C0267">
        <w:rPr>
          <w:rFonts w:asciiTheme="minorEastAsia" w:hAnsiTheme="minorEastAsia" w:cs="Times New Roman" w:hint="eastAsia"/>
          <w:sz w:val="24"/>
          <w:szCs w:val="24"/>
          <w:rPrChange w:id="3421" w:author="JY0225" w:date="2017-08-24T11:15:00Z">
            <w:rPr>
              <w:rFonts w:ascii="Times New Roman" w:hAnsi="Times New Roman" w:cs="Times New Roman" w:hint="eastAsia"/>
              <w:sz w:val="24"/>
            </w:rPr>
          </w:rPrChange>
        </w:rPr>
        <w:t>备份</w:t>
      </w:r>
      <w:r w:rsidR="005634B5" w:rsidRPr="006C0267">
        <w:rPr>
          <w:rFonts w:asciiTheme="minorEastAsia" w:hAnsiTheme="minorEastAsia" w:cs="Times New Roman" w:hint="eastAsia"/>
          <w:sz w:val="24"/>
          <w:szCs w:val="24"/>
          <w:rPrChange w:id="3422" w:author="JY0225" w:date="2017-08-24T11:15:00Z">
            <w:rPr>
              <w:rFonts w:ascii="Times New Roman" w:hAnsi="Times New Roman" w:cs="Times New Roman" w:hint="eastAsia"/>
              <w:sz w:val="24"/>
            </w:rPr>
          </w:rPrChange>
        </w:rPr>
        <w:t>区域，以降低</w:t>
      </w:r>
      <w:r w:rsidR="00F35525" w:rsidRPr="006C0267">
        <w:rPr>
          <w:rFonts w:asciiTheme="minorEastAsia" w:hAnsiTheme="minorEastAsia" w:cs="Times New Roman" w:hint="eastAsia"/>
          <w:sz w:val="24"/>
          <w:szCs w:val="24"/>
          <w:rPrChange w:id="3423" w:author="JY0225" w:date="2017-08-24T11:15:00Z">
            <w:rPr>
              <w:rFonts w:ascii="Times New Roman" w:hAnsi="Times New Roman" w:cs="Times New Roman" w:hint="eastAsia"/>
              <w:sz w:val="24"/>
            </w:rPr>
          </w:rPrChange>
        </w:rPr>
        <w:t>下载文件时所需要的</w:t>
      </w:r>
      <w:r w:rsidR="00F35525" w:rsidRPr="006C0267">
        <w:rPr>
          <w:rFonts w:asciiTheme="minorEastAsia" w:hAnsiTheme="minorEastAsia" w:cs="Times New Roman"/>
          <w:sz w:val="24"/>
          <w:szCs w:val="24"/>
          <w:rPrChange w:id="3424" w:author="JY0225" w:date="2017-08-24T11:15:00Z">
            <w:rPr>
              <w:rFonts w:ascii="Times New Roman" w:hAnsi="Times New Roman" w:cs="Times New Roman"/>
              <w:sz w:val="24"/>
            </w:rPr>
          </w:rPrChange>
        </w:rPr>
        <w:t>I/O</w:t>
      </w:r>
      <w:r w:rsidR="00F35525" w:rsidRPr="006C0267">
        <w:rPr>
          <w:rFonts w:asciiTheme="minorEastAsia" w:hAnsiTheme="minorEastAsia" w:cs="Times New Roman" w:hint="eastAsia"/>
          <w:sz w:val="24"/>
          <w:szCs w:val="24"/>
          <w:rPrChange w:id="3425" w:author="JY0225" w:date="2017-08-24T11:15:00Z">
            <w:rPr>
              <w:rFonts w:ascii="Times New Roman" w:hAnsi="Times New Roman" w:cs="Times New Roman" w:hint="eastAsia"/>
              <w:sz w:val="24"/>
            </w:rPr>
          </w:rPrChange>
        </w:rPr>
        <w:t>请求</w:t>
      </w:r>
      <w:r w:rsidR="005634B5" w:rsidRPr="006C0267">
        <w:rPr>
          <w:rFonts w:asciiTheme="minorEastAsia" w:hAnsiTheme="minorEastAsia" w:cs="Times New Roman" w:hint="eastAsia"/>
          <w:sz w:val="24"/>
          <w:szCs w:val="24"/>
          <w:rPrChange w:id="3426" w:author="JY0225" w:date="2017-08-24T11:15:00Z">
            <w:rPr>
              <w:rFonts w:ascii="Times New Roman" w:hAnsi="Times New Roman" w:cs="Times New Roman" w:hint="eastAsia"/>
              <w:sz w:val="24"/>
            </w:rPr>
          </w:rPrChange>
        </w:rPr>
        <w:t>。</w:t>
      </w:r>
      <w:r w:rsidR="008D20B1" w:rsidRPr="006C0267">
        <w:rPr>
          <w:rFonts w:asciiTheme="minorEastAsia" w:hAnsiTheme="minorEastAsia" w:cs="Times New Roman" w:hint="eastAsia"/>
          <w:sz w:val="24"/>
          <w:szCs w:val="24"/>
          <w:rPrChange w:id="3427" w:author="JY0225" w:date="2017-08-24T11:15:00Z">
            <w:rPr>
              <w:rFonts w:ascii="Times New Roman" w:hAnsi="Times New Roman" w:cs="Times New Roman" w:hint="eastAsia"/>
              <w:sz w:val="24"/>
            </w:rPr>
          </w:rPrChange>
        </w:rPr>
        <w:t>考虑到本地缓存的具有一定的容量限制，当缓存容量达到上限时，可以采用</w:t>
      </w:r>
      <w:r w:rsidR="008D20B1" w:rsidRPr="006C0267">
        <w:rPr>
          <w:rFonts w:asciiTheme="minorEastAsia" w:hAnsiTheme="minorEastAsia" w:cs="Times New Roman"/>
          <w:sz w:val="24"/>
          <w:szCs w:val="24"/>
          <w:rPrChange w:id="3428" w:author="JY0225" w:date="2017-08-24T11:15:00Z">
            <w:rPr>
              <w:rFonts w:ascii="Times New Roman" w:hAnsi="Times New Roman" w:cs="Times New Roman"/>
              <w:sz w:val="24"/>
            </w:rPr>
          </w:rPrChange>
        </w:rPr>
        <w:t>LRU</w:t>
      </w:r>
      <w:r w:rsidR="008D20B1" w:rsidRPr="006C0267">
        <w:rPr>
          <w:rFonts w:asciiTheme="minorEastAsia" w:hAnsiTheme="minorEastAsia" w:cs="Times New Roman" w:hint="eastAsia"/>
          <w:sz w:val="24"/>
          <w:szCs w:val="24"/>
          <w:rPrChange w:id="3429" w:author="JY0225" w:date="2017-08-24T11:15:00Z">
            <w:rPr>
              <w:rFonts w:ascii="Times New Roman" w:hAnsi="Times New Roman" w:cs="Times New Roman" w:hint="eastAsia"/>
              <w:sz w:val="24"/>
            </w:rPr>
          </w:rPrChange>
        </w:rPr>
        <w:t>替换策略</w:t>
      </w:r>
      <w:r w:rsidR="008B212C" w:rsidRPr="006C0267">
        <w:rPr>
          <w:rFonts w:asciiTheme="minorEastAsia" w:hAnsiTheme="minorEastAsia"/>
          <w:sz w:val="24"/>
          <w:szCs w:val="24"/>
          <w:vertAlign w:val="superscript"/>
          <w:rPrChange w:id="3430" w:author="JY0225" w:date="2017-08-24T11:15:00Z">
            <w:rPr>
              <w:vertAlign w:val="superscript"/>
            </w:rPr>
          </w:rPrChange>
        </w:rPr>
        <w:t>[11</w:t>
      </w:r>
      <w:r w:rsidR="008D20B1" w:rsidRPr="006C0267">
        <w:rPr>
          <w:rFonts w:asciiTheme="minorEastAsia" w:hAnsiTheme="minorEastAsia"/>
          <w:sz w:val="24"/>
          <w:szCs w:val="24"/>
          <w:vertAlign w:val="superscript"/>
          <w:rPrChange w:id="3431" w:author="JY0225" w:date="2017-08-24T11:15:00Z">
            <w:rPr>
              <w:vertAlign w:val="superscript"/>
            </w:rPr>
          </w:rPrChange>
        </w:rPr>
        <w:t>]</w:t>
      </w:r>
      <w:r w:rsidR="009D5871" w:rsidRPr="006C0267">
        <w:rPr>
          <w:rFonts w:asciiTheme="minorEastAsia" w:hAnsiTheme="minorEastAsia" w:cs="Times New Roman" w:hint="eastAsia"/>
          <w:sz w:val="24"/>
          <w:szCs w:val="24"/>
          <w:rPrChange w:id="3432" w:author="JY0225" w:date="2017-08-24T11:15:00Z">
            <w:rPr>
              <w:rFonts w:ascii="Times New Roman" w:hAnsi="Times New Roman" w:cs="Times New Roman" w:hint="eastAsia"/>
              <w:sz w:val="24"/>
            </w:rPr>
          </w:rPrChange>
        </w:rPr>
        <w:t>以保证缓存文件的时效性。</w:t>
      </w:r>
    </w:p>
    <w:p w14:paraId="35C388BD" w14:textId="65508A19" w:rsidR="005634B5" w:rsidRPr="006C0267" w:rsidRDefault="00285C7C" w:rsidP="00E75C33">
      <w:pPr>
        <w:spacing w:line="400" w:lineRule="exact"/>
        <w:ind w:firstLine="420"/>
        <w:rPr>
          <w:rFonts w:asciiTheme="minorEastAsia" w:hAnsiTheme="minorEastAsia" w:cs="Times New Roman"/>
          <w:sz w:val="24"/>
          <w:szCs w:val="24"/>
          <w:rPrChange w:id="3433"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3434" w:author="JY0225" w:date="2017-08-24T11:15:00Z">
            <w:rPr>
              <w:rFonts w:ascii="Times New Roman" w:hAnsi="Times New Roman" w:cs="Times New Roman" w:hint="eastAsia"/>
              <w:sz w:val="24"/>
            </w:rPr>
          </w:rPrChange>
        </w:rPr>
        <w:t>此外，</w:t>
      </w:r>
      <w:r w:rsidR="00E75C33" w:rsidRPr="006C0267">
        <w:rPr>
          <w:rFonts w:asciiTheme="minorEastAsia" w:hAnsiTheme="minorEastAsia" w:cs="Times New Roman"/>
          <w:sz w:val="24"/>
          <w:szCs w:val="24"/>
          <w:rPrChange w:id="3435" w:author="JY0225" w:date="2017-08-24T11:15:00Z">
            <w:rPr>
              <w:rFonts w:ascii="Times New Roman" w:hAnsi="Times New Roman" w:cs="Times New Roman"/>
              <w:sz w:val="24"/>
            </w:rPr>
          </w:rPrChange>
        </w:rPr>
        <w:t xml:space="preserve"> </w:t>
      </w:r>
      <w:r w:rsidR="00117E62" w:rsidRPr="006C0267">
        <w:rPr>
          <w:rFonts w:asciiTheme="minorEastAsia" w:hAnsiTheme="minorEastAsia" w:cs="Times New Roman" w:hint="eastAsia"/>
          <w:sz w:val="24"/>
          <w:szCs w:val="24"/>
          <w:rPrChange w:id="3436" w:author="JY0225" w:date="2017-08-24T11:15:00Z">
            <w:rPr>
              <w:rFonts w:ascii="Times New Roman" w:hAnsi="Times New Roman" w:cs="Times New Roman" w:hint="eastAsia"/>
              <w:sz w:val="24"/>
            </w:rPr>
          </w:rPrChange>
        </w:rPr>
        <w:t>同一个用户</w:t>
      </w:r>
      <w:r w:rsidR="00370758" w:rsidRPr="006C0267">
        <w:rPr>
          <w:rFonts w:asciiTheme="minorEastAsia" w:hAnsiTheme="minorEastAsia" w:cs="Times New Roman" w:hint="eastAsia"/>
          <w:sz w:val="24"/>
          <w:szCs w:val="24"/>
          <w:rPrChange w:id="3437" w:author="JY0225" w:date="2017-08-24T11:15:00Z">
            <w:rPr>
              <w:rFonts w:ascii="Times New Roman" w:hAnsi="Times New Roman" w:cs="Times New Roman" w:hint="eastAsia"/>
              <w:sz w:val="24"/>
            </w:rPr>
          </w:rPrChange>
        </w:rPr>
        <w:t>备份数据时会有相同的文件。</w:t>
      </w:r>
      <w:r w:rsidR="005634B5" w:rsidRPr="006C0267">
        <w:rPr>
          <w:rFonts w:asciiTheme="minorEastAsia" w:hAnsiTheme="minorEastAsia" w:cs="Times New Roman" w:hint="eastAsia"/>
          <w:sz w:val="24"/>
          <w:szCs w:val="24"/>
          <w:rPrChange w:id="3438" w:author="JY0225" w:date="2017-08-24T11:15:00Z">
            <w:rPr>
              <w:rFonts w:ascii="Times New Roman" w:hAnsi="Times New Roman" w:cs="Times New Roman" w:hint="eastAsia"/>
              <w:sz w:val="24"/>
            </w:rPr>
          </w:rPrChange>
        </w:rPr>
        <w:t>在上传文件时，</w:t>
      </w:r>
      <w:r w:rsidR="00E75C33" w:rsidRPr="006C0267">
        <w:rPr>
          <w:rFonts w:asciiTheme="minorEastAsia" w:hAnsiTheme="minorEastAsia" w:cs="Times New Roman" w:hint="eastAsia"/>
          <w:sz w:val="24"/>
          <w:szCs w:val="24"/>
          <w:rPrChange w:id="3439" w:author="JY0225" w:date="2017-08-24T11:15:00Z">
            <w:rPr>
              <w:rFonts w:ascii="Times New Roman" w:hAnsi="Times New Roman" w:cs="Times New Roman" w:hint="eastAsia"/>
              <w:sz w:val="24"/>
            </w:rPr>
          </w:rPrChange>
        </w:rPr>
        <w:t>同一用户的相同文件</w:t>
      </w:r>
      <w:r w:rsidR="00FC3668" w:rsidRPr="006C0267">
        <w:rPr>
          <w:rFonts w:asciiTheme="minorEastAsia" w:hAnsiTheme="minorEastAsia" w:cs="Times New Roman" w:hint="eastAsia"/>
          <w:sz w:val="24"/>
          <w:szCs w:val="24"/>
          <w:rPrChange w:id="3440" w:author="JY0225" w:date="2017-08-24T11:15:00Z">
            <w:rPr>
              <w:rFonts w:ascii="Times New Roman" w:hAnsi="Times New Roman" w:cs="Times New Roman" w:hint="eastAsia"/>
              <w:sz w:val="24"/>
            </w:rPr>
          </w:rPrChange>
        </w:rPr>
        <w:t>是</w:t>
      </w:r>
      <w:r w:rsidR="00E75C33" w:rsidRPr="006C0267">
        <w:rPr>
          <w:rFonts w:asciiTheme="minorEastAsia" w:hAnsiTheme="minorEastAsia" w:cs="Times New Roman" w:hint="eastAsia"/>
          <w:sz w:val="24"/>
          <w:szCs w:val="24"/>
          <w:rPrChange w:id="3441" w:author="JY0225" w:date="2017-08-24T11:15:00Z">
            <w:rPr>
              <w:rFonts w:ascii="Times New Roman" w:hAnsi="Times New Roman" w:cs="Times New Roman" w:hint="eastAsia"/>
              <w:sz w:val="24"/>
            </w:rPr>
          </w:rPrChange>
        </w:rPr>
        <w:t>可以复用的，</w:t>
      </w:r>
      <w:r w:rsidR="005F132B" w:rsidRPr="006C0267">
        <w:rPr>
          <w:rFonts w:asciiTheme="minorEastAsia" w:hAnsiTheme="minorEastAsia" w:cs="Times New Roman" w:hint="eastAsia"/>
          <w:sz w:val="24"/>
          <w:szCs w:val="24"/>
          <w:rPrChange w:id="3442" w:author="JY0225" w:date="2017-08-24T11:15:00Z">
            <w:rPr>
              <w:rFonts w:ascii="Times New Roman" w:hAnsi="Times New Roman" w:cs="Times New Roman" w:hint="eastAsia"/>
              <w:sz w:val="24"/>
            </w:rPr>
          </w:rPrChange>
        </w:rPr>
        <w:t>可以利用服务器提供的复制文件接口，</w:t>
      </w:r>
      <w:r w:rsidR="005634B5" w:rsidRPr="006C0267">
        <w:rPr>
          <w:rFonts w:asciiTheme="minorEastAsia" w:hAnsiTheme="minorEastAsia" w:cs="Times New Roman" w:hint="eastAsia"/>
          <w:sz w:val="24"/>
          <w:szCs w:val="24"/>
          <w:rPrChange w:id="3443" w:author="JY0225" w:date="2017-08-24T11:15:00Z">
            <w:rPr>
              <w:rFonts w:ascii="Times New Roman" w:hAnsi="Times New Roman" w:cs="Times New Roman" w:hint="eastAsia"/>
              <w:sz w:val="24"/>
            </w:rPr>
          </w:rPrChange>
        </w:rPr>
        <w:t>直接在服务器操作，</w:t>
      </w:r>
      <w:r w:rsidR="00A6719A" w:rsidRPr="006C0267">
        <w:rPr>
          <w:rFonts w:asciiTheme="minorEastAsia" w:hAnsiTheme="minorEastAsia" w:cs="Times New Roman" w:hint="eastAsia"/>
          <w:sz w:val="24"/>
          <w:szCs w:val="24"/>
          <w:rPrChange w:id="3444" w:author="JY0225" w:date="2017-08-24T11:15:00Z">
            <w:rPr>
              <w:rFonts w:ascii="Times New Roman" w:hAnsi="Times New Roman" w:cs="Times New Roman" w:hint="eastAsia"/>
              <w:sz w:val="24"/>
            </w:rPr>
          </w:rPrChange>
        </w:rPr>
        <w:t>以减少上传文件所需的网络带宽，从而实现</w:t>
      </w:r>
      <w:r w:rsidR="00B0053E" w:rsidRPr="006C0267">
        <w:rPr>
          <w:rFonts w:asciiTheme="minorEastAsia" w:hAnsiTheme="minorEastAsia" w:cs="Times New Roman" w:hint="eastAsia"/>
          <w:sz w:val="24"/>
          <w:szCs w:val="24"/>
          <w:rPrChange w:id="3445" w:author="JY0225" w:date="2017-08-24T11:15:00Z">
            <w:rPr>
              <w:rFonts w:ascii="Times New Roman" w:hAnsi="Times New Roman" w:cs="Times New Roman" w:hint="eastAsia"/>
              <w:sz w:val="24"/>
            </w:rPr>
          </w:rPrChange>
        </w:rPr>
        <w:t>“</w:t>
      </w:r>
      <w:r w:rsidR="00A6719A" w:rsidRPr="006C0267">
        <w:rPr>
          <w:rFonts w:asciiTheme="minorEastAsia" w:hAnsiTheme="minorEastAsia" w:cs="Times New Roman" w:hint="eastAsia"/>
          <w:sz w:val="24"/>
          <w:szCs w:val="24"/>
          <w:rPrChange w:id="3446" w:author="JY0225" w:date="2017-08-24T11:15:00Z">
            <w:rPr>
              <w:rFonts w:ascii="Times New Roman" w:hAnsi="Times New Roman" w:cs="Times New Roman" w:hint="eastAsia"/>
              <w:sz w:val="24"/>
            </w:rPr>
          </w:rPrChange>
        </w:rPr>
        <w:t>秒传</w:t>
      </w:r>
      <w:r w:rsidR="00B0053E" w:rsidRPr="006C0267">
        <w:rPr>
          <w:rFonts w:asciiTheme="minorEastAsia" w:hAnsiTheme="minorEastAsia" w:cs="Times New Roman" w:hint="eastAsia"/>
          <w:sz w:val="24"/>
          <w:szCs w:val="24"/>
          <w:rPrChange w:id="3447" w:author="JY0225" w:date="2017-08-24T11:15:00Z">
            <w:rPr>
              <w:rFonts w:ascii="Times New Roman" w:hAnsi="Times New Roman" w:cs="Times New Roman" w:hint="eastAsia"/>
              <w:sz w:val="24"/>
            </w:rPr>
          </w:rPrChange>
        </w:rPr>
        <w:t>”</w:t>
      </w:r>
      <w:r w:rsidR="00A6719A" w:rsidRPr="006C0267">
        <w:rPr>
          <w:rFonts w:asciiTheme="minorEastAsia" w:hAnsiTheme="minorEastAsia" w:cs="Times New Roman" w:hint="eastAsia"/>
          <w:sz w:val="24"/>
          <w:szCs w:val="24"/>
          <w:rPrChange w:id="3448" w:author="JY0225" w:date="2017-08-24T11:15:00Z">
            <w:rPr>
              <w:rFonts w:ascii="Times New Roman" w:hAnsi="Times New Roman" w:cs="Times New Roman" w:hint="eastAsia"/>
              <w:sz w:val="24"/>
            </w:rPr>
          </w:rPrChange>
        </w:rPr>
        <w:t>功能</w:t>
      </w:r>
      <w:r w:rsidR="005634B5" w:rsidRPr="006C0267">
        <w:rPr>
          <w:rFonts w:asciiTheme="minorEastAsia" w:hAnsiTheme="minorEastAsia" w:cs="Times New Roman" w:hint="eastAsia"/>
          <w:sz w:val="24"/>
          <w:szCs w:val="24"/>
          <w:rPrChange w:id="3449" w:author="JY0225" w:date="2017-08-24T11:15:00Z">
            <w:rPr>
              <w:rFonts w:ascii="Times New Roman" w:hAnsi="Times New Roman" w:cs="Times New Roman" w:hint="eastAsia"/>
              <w:sz w:val="24"/>
            </w:rPr>
          </w:rPrChange>
        </w:rPr>
        <w:t>。</w:t>
      </w:r>
    </w:p>
    <w:p w14:paraId="29619D0B" w14:textId="4BDA3A63" w:rsidR="003F1845" w:rsidRPr="006C0267" w:rsidDel="00636DC8" w:rsidRDefault="002854D1" w:rsidP="00C8782B">
      <w:pPr>
        <w:spacing w:line="400" w:lineRule="exact"/>
        <w:ind w:firstLine="420"/>
        <w:rPr>
          <w:del w:id="3450" w:author="微软用户" w:date="2017-08-19T21:11:00Z"/>
          <w:rFonts w:asciiTheme="minorEastAsia" w:hAnsiTheme="minorEastAsia" w:cs="Times New Roman"/>
          <w:sz w:val="24"/>
          <w:szCs w:val="24"/>
          <w:rPrChange w:id="3451" w:author="JY0225" w:date="2017-08-24T11:15:00Z">
            <w:rPr>
              <w:del w:id="3452" w:author="微软用户" w:date="2017-08-19T21:11:00Z"/>
              <w:rFonts w:ascii="Times New Roman" w:hAnsi="Times New Roman" w:cs="Times New Roman"/>
              <w:sz w:val="24"/>
            </w:rPr>
          </w:rPrChange>
        </w:rPr>
      </w:pPr>
      <w:r w:rsidRPr="006C0267">
        <w:rPr>
          <w:rFonts w:asciiTheme="minorEastAsia" w:hAnsiTheme="minorEastAsia" w:cs="Times New Roman" w:hint="eastAsia"/>
          <w:sz w:val="24"/>
          <w:szCs w:val="24"/>
          <w:rPrChange w:id="3453" w:author="JY0225" w:date="2017-08-24T11:15:00Z">
            <w:rPr>
              <w:rFonts w:ascii="Times New Roman" w:hAnsi="Times New Roman" w:cs="Times New Roman" w:hint="eastAsia"/>
              <w:sz w:val="24"/>
            </w:rPr>
          </w:rPrChange>
        </w:rPr>
        <w:t>图</w:t>
      </w:r>
      <w:r w:rsidRPr="006C0267">
        <w:rPr>
          <w:rFonts w:asciiTheme="minorEastAsia" w:hAnsiTheme="minorEastAsia" w:cs="Times New Roman"/>
          <w:sz w:val="24"/>
          <w:szCs w:val="24"/>
          <w:rPrChange w:id="3454" w:author="JY0225" w:date="2017-08-24T11:15:00Z">
            <w:rPr>
              <w:rFonts w:ascii="Times New Roman" w:hAnsi="Times New Roman" w:cs="Times New Roman"/>
              <w:sz w:val="24"/>
            </w:rPr>
          </w:rPrChange>
        </w:rPr>
        <w:t xml:space="preserve">3-2 </w:t>
      </w:r>
      <w:r w:rsidR="003D3942" w:rsidRPr="006C0267">
        <w:rPr>
          <w:rFonts w:asciiTheme="minorEastAsia" w:hAnsiTheme="minorEastAsia" w:cs="Times New Roman" w:hint="eastAsia"/>
          <w:sz w:val="24"/>
          <w:szCs w:val="24"/>
          <w:rPrChange w:id="3455" w:author="JY0225" w:date="2017-08-24T11:15:00Z">
            <w:rPr>
              <w:rFonts w:ascii="Times New Roman" w:hAnsi="Times New Roman" w:cs="Times New Roman" w:hint="eastAsia"/>
              <w:sz w:val="24"/>
            </w:rPr>
          </w:rPrChange>
        </w:rPr>
        <w:t>详细</w:t>
      </w:r>
      <w:r w:rsidRPr="006C0267">
        <w:rPr>
          <w:rFonts w:asciiTheme="minorEastAsia" w:hAnsiTheme="minorEastAsia" w:cs="Times New Roman" w:hint="eastAsia"/>
          <w:sz w:val="24"/>
          <w:szCs w:val="24"/>
          <w:rPrChange w:id="3456" w:author="JY0225" w:date="2017-08-24T11:15:00Z">
            <w:rPr>
              <w:rFonts w:ascii="Times New Roman" w:hAnsi="Times New Roman" w:cs="Times New Roman" w:hint="eastAsia"/>
              <w:sz w:val="24"/>
            </w:rPr>
          </w:rPrChange>
        </w:rPr>
        <w:t>描述了本地缓存的过程。</w:t>
      </w:r>
    </w:p>
    <w:p w14:paraId="0DFECE18" w14:textId="090E1D34" w:rsidR="001B2115" w:rsidRPr="006C0267" w:rsidRDefault="001B2115">
      <w:pPr>
        <w:spacing w:line="400" w:lineRule="exact"/>
        <w:ind w:firstLine="420"/>
        <w:rPr>
          <w:ins w:id="3457" w:author="微软用户" w:date="2017-08-19T21:10:00Z"/>
          <w:rFonts w:asciiTheme="minorEastAsia" w:hAnsiTheme="minorEastAsia" w:cs="Times New Roman"/>
          <w:sz w:val="24"/>
          <w:szCs w:val="24"/>
          <w:rPrChange w:id="3458" w:author="JY0225" w:date="2017-08-24T11:15:00Z">
            <w:rPr>
              <w:ins w:id="3459" w:author="微软用户" w:date="2017-08-19T21:10:00Z"/>
              <w:rFonts w:ascii="Times New Roman" w:hAnsi="Times New Roman" w:cs="Times New Roman"/>
              <w:sz w:val="24"/>
            </w:rPr>
          </w:rPrChange>
        </w:rPr>
        <w:pPrChange w:id="3460" w:author="微软用户" w:date="2017-08-19T21:11:00Z">
          <w:pPr>
            <w:jc w:val="center"/>
          </w:pPr>
        </w:pPrChange>
      </w:pPr>
      <w:del w:id="3461" w:author="微软用户" w:date="2017-08-19T21:10:00Z">
        <w:r w:rsidRPr="006C0267" w:rsidDel="00636DC8">
          <w:rPr>
            <w:rFonts w:asciiTheme="minorEastAsia" w:hAnsiTheme="minorEastAsia"/>
            <w:noProof/>
            <w:sz w:val="24"/>
            <w:szCs w:val="24"/>
            <w:rPrChange w:id="3462" w:author="JY0225" w:date="2017-08-24T11:15:00Z">
              <w:rPr>
                <w:noProof/>
              </w:rPr>
            </w:rPrChange>
          </w:rPr>
          <w:drawing>
            <wp:inline distT="0" distB="0" distL="0" distR="0" wp14:anchorId="584F90D9" wp14:editId="7D82F90D">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38">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06AFD69B" w14:textId="796DAC90" w:rsidR="00636DC8" w:rsidRDefault="00313120">
      <w:pPr>
        <w:jc w:val="center"/>
        <w:rPr>
          <w:rFonts w:ascii="Times New Roman" w:hAnsi="Times New Roman" w:cs="Times New Roman"/>
          <w:sz w:val="24"/>
        </w:rPr>
      </w:pPr>
      <w:ins w:id="3463" w:author="微软用户" w:date="2017-08-19T21:10:00Z">
        <w:r>
          <w:rPr>
            <w:rFonts w:ascii="Times New Roman" w:hAnsi="Times New Roman" w:cs="Times New Roman"/>
            <w:sz w:val="24"/>
          </w:rPr>
          <w:object w:dxaOrig="12150" w:dyaOrig="10875" w14:anchorId="22C8B680">
            <v:shape id="_x0000_i1031" type="#_x0000_t75" style="width:5in;height:322.6pt" o:ole="">
              <v:imagedata r:id="rId39" o:title=""/>
            </v:shape>
            <o:OLEObject Type="Embed" ProgID="Visio.Drawing.15" ShapeID="_x0000_i1031" DrawAspect="Content" ObjectID="_1565100475" r:id="rId40"/>
          </w:object>
        </w:r>
      </w:ins>
    </w:p>
    <w:p w14:paraId="7CD15E6B" w14:textId="3CF516AA" w:rsidR="001B2115" w:rsidRPr="006C0267" w:rsidRDefault="001B2115" w:rsidP="00D1571C">
      <w:pPr>
        <w:pStyle w:val="a5"/>
        <w:spacing w:line="400" w:lineRule="exact"/>
        <w:ind w:left="420" w:firstLineChars="0" w:firstLine="360"/>
        <w:jc w:val="center"/>
        <w:rPr>
          <w:rFonts w:asciiTheme="minorEastAsia" w:hAnsiTheme="minorEastAsia" w:cs="Times New Roman"/>
          <w:spacing w:val="10"/>
          <w:kern w:val="0"/>
          <w:sz w:val="24"/>
          <w:szCs w:val="24"/>
          <w:rPrChange w:id="3464" w:author="JY0225" w:date="2017-08-24T11:15:00Z">
            <w:rPr>
              <w:rFonts w:ascii="Times New Roman" w:hAnsi="Times New Roman" w:cs="Times New Roman"/>
              <w:spacing w:val="10"/>
              <w:kern w:val="0"/>
              <w:sz w:val="24"/>
              <w:szCs w:val="24"/>
            </w:rPr>
          </w:rPrChange>
        </w:rPr>
      </w:pPr>
      <w:r w:rsidRPr="006C0267">
        <w:rPr>
          <w:rFonts w:asciiTheme="minorEastAsia" w:hAnsiTheme="minorEastAsia" w:cs="Times New Roman" w:hint="eastAsia"/>
          <w:spacing w:val="10"/>
          <w:kern w:val="0"/>
          <w:sz w:val="24"/>
          <w:szCs w:val="24"/>
          <w:rPrChange w:id="3465" w:author="JY0225" w:date="2017-08-24T11:15:00Z">
            <w:rPr>
              <w:rFonts w:ascii="Times New Roman" w:hAnsi="Times New Roman" w:cs="Times New Roman" w:hint="eastAsia"/>
              <w:spacing w:val="10"/>
              <w:kern w:val="0"/>
              <w:sz w:val="24"/>
              <w:szCs w:val="24"/>
            </w:rPr>
          </w:rPrChange>
        </w:rPr>
        <w:t>图</w:t>
      </w:r>
      <w:r w:rsidRPr="006C0267">
        <w:rPr>
          <w:rFonts w:asciiTheme="minorEastAsia" w:hAnsiTheme="minorEastAsia" w:cs="Times New Roman"/>
          <w:spacing w:val="10"/>
          <w:kern w:val="0"/>
          <w:sz w:val="24"/>
          <w:szCs w:val="24"/>
          <w:rPrChange w:id="3466" w:author="JY0225" w:date="2017-08-24T11:15:00Z">
            <w:rPr>
              <w:rFonts w:ascii="Times New Roman" w:hAnsi="Times New Roman" w:cs="Times New Roman"/>
              <w:spacing w:val="10"/>
              <w:kern w:val="0"/>
              <w:sz w:val="24"/>
              <w:szCs w:val="24"/>
            </w:rPr>
          </w:rPrChange>
        </w:rPr>
        <w:t>3</w:t>
      </w:r>
      <w:r w:rsidR="008B372C" w:rsidRPr="006C0267">
        <w:rPr>
          <w:rFonts w:asciiTheme="minorEastAsia" w:hAnsiTheme="minorEastAsia" w:cs="Times New Roman"/>
          <w:spacing w:val="10"/>
          <w:kern w:val="0"/>
          <w:sz w:val="24"/>
          <w:szCs w:val="24"/>
          <w:rPrChange w:id="3467" w:author="JY0225" w:date="2017-08-24T11:15:00Z">
            <w:rPr>
              <w:rFonts w:ascii="Times New Roman" w:hAnsi="Times New Roman" w:cs="Times New Roman"/>
              <w:spacing w:val="10"/>
              <w:kern w:val="0"/>
              <w:sz w:val="24"/>
              <w:szCs w:val="24"/>
            </w:rPr>
          </w:rPrChange>
        </w:rPr>
        <w:t>-3</w:t>
      </w:r>
      <w:r w:rsidRPr="006C0267">
        <w:rPr>
          <w:rFonts w:asciiTheme="minorEastAsia" w:hAnsiTheme="minorEastAsia" w:cs="Times New Roman"/>
          <w:spacing w:val="10"/>
          <w:kern w:val="0"/>
          <w:sz w:val="24"/>
          <w:szCs w:val="24"/>
          <w:rPrChange w:id="3468" w:author="JY0225" w:date="2017-08-24T11:15:00Z">
            <w:rPr>
              <w:rFonts w:ascii="Times New Roman" w:hAnsi="Times New Roman" w:cs="Times New Roman"/>
              <w:spacing w:val="10"/>
              <w:kern w:val="0"/>
              <w:sz w:val="24"/>
              <w:szCs w:val="24"/>
            </w:rPr>
          </w:rPrChange>
        </w:rPr>
        <w:t xml:space="preserve"> </w:t>
      </w:r>
      <w:r w:rsidRPr="006C0267">
        <w:rPr>
          <w:rFonts w:asciiTheme="minorEastAsia" w:hAnsiTheme="minorEastAsia" w:cs="Times New Roman" w:hint="eastAsia"/>
          <w:spacing w:val="10"/>
          <w:kern w:val="0"/>
          <w:sz w:val="24"/>
          <w:szCs w:val="24"/>
          <w:rPrChange w:id="3469" w:author="JY0225" w:date="2017-08-24T11:15:00Z">
            <w:rPr>
              <w:rFonts w:ascii="Times New Roman" w:hAnsi="Times New Roman" w:cs="Times New Roman" w:hint="eastAsia"/>
              <w:spacing w:val="10"/>
              <w:kern w:val="0"/>
              <w:sz w:val="24"/>
              <w:szCs w:val="24"/>
            </w:rPr>
          </w:rPrChange>
        </w:rPr>
        <w:t>本地缓存示意图</w:t>
      </w:r>
    </w:p>
    <w:p w14:paraId="74C01A5A" w14:textId="438BA8BE" w:rsidR="00086856" w:rsidRPr="00086856" w:rsidRDefault="004A0E6F" w:rsidP="00ED1F88">
      <w:pPr>
        <w:pStyle w:val="31"/>
      </w:pPr>
      <w:bookmarkStart w:id="3470" w:name="_Toc491351998"/>
      <w:r>
        <w:t>3</w:t>
      </w:r>
      <w:r w:rsidR="00CB54DF">
        <w:t>.</w:t>
      </w:r>
      <w:ins w:id="3471" w:author="JY0225" w:date="2017-08-23T14:05:00Z">
        <w:r w:rsidR="001E3CF9">
          <w:t>2</w:t>
        </w:r>
      </w:ins>
      <w:del w:id="3472" w:author="JY0225" w:date="2017-08-23T14:05:00Z">
        <w:r w:rsidR="00CB54DF" w:rsidDel="001E3CF9">
          <w:delText>3</w:delText>
        </w:r>
      </w:del>
      <w:r w:rsidR="00ED20E3">
        <w:t>.4</w:t>
      </w:r>
      <w:r w:rsidR="00194BD3" w:rsidRPr="006637A1">
        <w:t xml:space="preserve"> </w:t>
      </w:r>
      <w:r w:rsidR="00194BD3">
        <w:rPr>
          <w:rFonts w:hint="eastAsia"/>
        </w:rPr>
        <w:t>多应用适配</w:t>
      </w:r>
      <w:bookmarkEnd w:id="3470"/>
    </w:p>
    <w:p w14:paraId="08BFDD25" w14:textId="77777777" w:rsidR="0047763E" w:rsidRPr="006C0267" w:rsidRDefault="0047763E" w:rsidP="000C4D66">
      <w:pPr>
        <w:spacing w:line="400" w:lineRule="exact"/>
        <w:ind w:firstLine="420"/>
        <w:rPr>
          <w:rFonts w:asciiTheme="minorEastAsia" w:hAnsiTheme="minorEastAsia" w:cs="Times New Roman"/>
          <w:sz w:val="24"/>
          <w:rPrChange w:id="3473"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474" w:author="JY0225" w:date="2017-08-24T11:15:00Z">
            <w:rPr>
              <w:rFonts w:ascii="Times New Roman" w:hAnsi="Times New Roman" w:cs="Times New Roman" w:hint="eastAsia"/>
              <w:sz w:val="24"/>
            </w:rPr>
          </w:rPrChange>
        </w:rPr>
        <w:t>作为中间件，其主要的目标</w:t>
      </w:r>
      <w:r w:rsidR="00C00056" w:rsidRPr="006C0267">
        <w:rPr>
          <w:rFonts w:asciiTheme="minorEastAsia" w:hAnsiTheme="minorEastAsia" w:cs="Times New Roman" w:hint="eastAsia"/>
          <w:sz w:val="24"/>
          <w:rPrChange w:id="3475" w:author="JY0225" w:date="2017-08-24T11:15:00Z">
            <w:rPr>
              <w:rFonts w:ascii="Times New Roman" w:hAnsi="Times New Roman" w:cs="Times New Roman" w:hint="eastAsia"/>
              <w:sz w:val="24"/>
            </w:rPr>
          </w:rPrChange>
        </w:rPr>
        <w:t>之一</w:t>
      </w:r>
      <w:r w:rsidRPr="006C0267">
        <w:rPr>
          <w:rFonts w:asciiTheme="minorEastAsia" w:hAnsiTheme="minorEastAsia" w:cs="Times New Roman" w:hint="eastAsia"/>
          <w:sz w:val="24"/>
          <w:rPrChange w:id="3476" w:author="JY0225" w:date="2017-08-24T11:15:00Z">
            <w:rPr>
              <w:rFonts w:ascii="Times New Roman" w:hAnsi="Times New Roman" w:cs="Times New Roman" w:hint="eastAsia"/>
              <w:sz w:val="24"/>
            </w:rPr>
          </w:rPrChange>
        </w:rPr>
        <w:t>是完成不同客户端和服务</w:t>
      </w:r>
      <w:r w:rsidR="00280BC0" w:rsidRPr="006C0267">
        <w:rPr>
          <w:rFonts w:asciiTheme="minorEastAsia" w:hAnsiTheme="minorEastAsia" w:cs="Times New Roman" w:hint="eastAsia"/>
          <w:sz w:val="24"/>
          <w:rPrChange w:id="3477" w:author="JY0225" w:date="2017-08-24T11:15:00Z">
            <w:rPr>
              <w:rFonts w:ascii="Times New Roman" w:hAnsi="Times New Roman" w:cs="Times New Roman" w:hint="eastAsia"/>
              <w:sz w:val="24"/>
            </w:rPr>
          </w:rPrChange>
        </w:rPr>
        <w:t>器</w:t>
      </w:r>
      <w:r w:rsidRPr="006C0267">
        <w:rPr>
          <w:rFonts w:asciiTheme="minorEastAsia" w:hAnsiTheme="minorEastAsia" w:cs="Times New Roman" w:hint="eastAsia"/>
          <w:sz w:val="24"/>
          <w:rPrChange w:id="3478" w:author="JY0225" w:date="2017-08-24T11:15:00Z">
            <w:rPr>
              <w:rFonts w:ascii="Times New Roman" w:hAnsi="Times New Roman" w:cs="Times New Roman" w:hint="eastAsia"/>
              <w:sz w:val="24"/>
            </w:rPr>
          </w:rPrChange>
        </w:rPr>
        <w:t>之间的适配</w:t>
      </w:r>
      <w:r w:rsidR="007534DB" w:rsidRPr="006C0267">
        <w:rPr>
          <w:rFonts w:asciiTheme="minorEastAsia" w:hAnsiTheme="minorEastAsia" w:cs="Times New Roman" w:hint="eastAsia"/>
          <w:sz w:val="24"/>
          <w:rPrChange w:id="3479" w:author="JY0225" w:date="2017-08-24T11:15:00Z">
            <w:rPr>
              <w:rFonts w:ascii="Times New Roman" w:hAnsi="Times New Roman" w:cs="Times New Roman" w:hint="eastAsia"/>
              <w:sz w:val="24"/>
            </w:rPr>
          </w:rPrChange>
        </w:rPr>
        <w:t>，以使平台具备一定的可扩展性</w:t>
      </w:r>
      <w:r w:rsidRPr="006C0267">
        <w:rPr>
          <w:rFonts w:asciiTheme="minorEastAsia" w:hAnsiTheme="minorEastAsia" w:cs="Times New Roman" w:hint="eastAsia"/>
          <w:sz w:val="24"/>
          <w:rPrChange w:id="3480" w:author="JY0225" w:date="2017-08-24T11:15:00Z">
            <w:rPr>
              <w:rFonts w:ascii="Times New Roman" w:hAnsi="Times New Roman" w:cs="Times New Roman" w:hint="eastAsia"/>
              <w:sz w:val="24"/>
            </w:rPr>
          </w:rPrChange>
        </w:rPr>
        <w:t>。由于</w:t>
      </w:r>
      <w:r w:rsidR="007D0F04" w:rsidRPr="006C0267">
        <w:rPr>
          <w:rFonts w:asciiTheme="minorEastAsia" w:hAnsiTheme="minorEastAsia" w:cs="Times New Roman" w:hint="eastAsia"/>
          <w:sz w:val="24"/>
          <w:rPrChange w:id="3481" w:author="JY0225" w:date="2017-08-24T11:15:00Z">
            <w:rPr>
              <w:rFonts w:ascii="Times New Roman" w:hAnsi="Times New Roman" w:cs="Times New Roman" w:hint="eastAsia"/>
              <w:sz w:val="24"/>
            </w:rPr>
          </w:rPrChange>
        </w:rPr>
        <w:t>平台和操作系统之间的差异性，加上</w:t>
      </w:r>
      <w:r w:rsidR="00542FE2" w:rsidRPr="006C0267">
        <w:rPr>
          <w:rFonts w:asciiTheme="minorEastAsia" w:hAnsiTheme="minorEastAsia" w:cs="Times New Roman" w:hint="eastAsia"/>
          <w:sz w:val="24"/>
          <w:rPrChange w:id="3482" w:author="JY0225" w:date="2017-08-24T11:15:00Z">
            <w:rPr>
              <w:rFonts w:ascii="Times New Roman" w:hAnsi="Times New Roman" w:cs="Times New Roman" w:hint="eastAsia"/>
              <w:sz w:val="24"/>
            </w:rPr>
          </w:rPrChange>
        </w:rPr>
        <w:t>不同客户端在</w:t>
      </w:r>
      <w:r w:rsidRPr="006C0267">
        <w:rPr>
          <w:rFonts w:asciiTheme="minorEastAsia" w:hAnsiTheme="minorEastAsia" w:cs="Times New Roman" w:hint="eastAsia"/>
          <w:sz w:val="24"/>
          <w:rPrChange w:id="3483" w:author="JY0225" w:date="2017-08-24T11:15:00Z">
            <w:rPr>
              <w:rFonts w:ascii="Times New Roman" w:hAnsi="Times New Roman" w:cs="Times New Roman" w:hint="eastAsia"/>
              <w:sz w:val="24"/>
            </w:rPr>
          </w:rPrChange>
        </w:rPr>
        <w:t>设计时考虑的情形和目标不一样，客户端和服务端通常会定义不同的接口，导致服务器和客户端不匹配。</w:t>
      </w:r>
    </w:p>
    <w:p w14:paraId="439394F4" w14:textId="77777777" w:rsidR="00D47036" w:rsidRPr="006C0267" w:rsidRDefault="0047763E" w:rsidP="000C4D66">
      <w:pPr>
        <w:spacing w:line="400" w:lineRule="exact"/>
        <w:ind w:firstLine="420"/>
        <w:rPr>
          <w:rFonts w:asciiTheme="minorEastAsia" w:hAnsiTheme="minorEastAsia" w:cs="Times New Roman"/>
          <w:sz w:val="24"/>
          <w:rPrChange w:id="3484"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485" w:author="JY0225" w:date="2017-08-24T11:15:00Z">
            <w:rPr>
              <w:rFonts w:ascii="Times New Roman" w:hAnsi="Times New Roman" w:cs="Times New Roman" w:hint="eastAsia"/>
              <w:sz w:val="24"/>
            </w:rPr>
          </w:rPrChange>
        </w:rPr>
        <w:t>为了减少客户端和服务端之间的差异，可以</w:t>
      </w:r>
      <w:r w:rsidR="004549A4" w:rsidRPr="006C0267">
        <w:rPr>
          <w:rFonts w:asciiTheme="minorEastAsia" w:hAnsiTheme="minorEastAsia" w:cs="Times New Roman" w:hint="eastAsia"/>
          <w:sz w:val="24"/>
          <w:rPrChange w:id="3486" w:author="JY0225" w:date="2017-08-24T11:15:00Z">
            <w:rPr>
              <w:rFonts w:ascii="Times New Roman" w:hAnsi="Times New Roman" w:cs="Times New Roman" w:hint="eastAsia"/>
              <w:sz w:val="24"/>
            </w:rPr>
          </w:rPrChange>
        </w:rPr>
        <w:t>通过中间件</w:t>
      </w:r>
      <w:r w:rsidR="00B50F28" w:rsidRPr="006C0267">
        <w:rPr>
          <w:rFonts w:asciiTheme="minorEastAsia" w:hAnsiTheme="minorEastAsia" w:cs="Times New Roman" w:hint="eastAsia"/>
          <w:sz w:val="24"/>
          <w:rPrChange w:id="3487" w:author="JY0225" w:date="2017-08-24T11:15:00Z">
            <w:rPr>
              <w:rFonts w:ascii="Times New Roman" w:hAnsi="Times New Roman" w:cs="Times New Roman" w:hint="eastAsia"/>
              <w:sz w:val="24"/>
            </w:rPr>
          </w:rPrChange>
        </w:rPr>
        <w:t>来对双方的调用方式进行转换，</w:t>
      </w:r>
      <w:r w:rsidRPr="006C0267">
        <w:rPr>
          <w:rFonts w:asciiTheme="minorEastAsia" w:hAnsiTheme="minorEastAsia" w:cs="Times New Roman" w:hint="eastAsia"/>
          <w:sz w:val="24"/>
          <w:rPrChange w:id="3488" w:author="JY0225" w:date="2017-08-24T11:15:00Z">
            <w:rPr>
              <w:rFonts w:ascii="Times New Roman" w:hAnsi="Times New Roman" w:cs="Times New Roman" w:hint="eastAsia"/>
              <w:sz w:val="24"/>
            </w:rPr>
          </w:rPrChange>
        </w:rPr>
        <w:t>适配分为两种情况：</w:t>
      </w:r>
    </w:p>
    <w:p w14:paraId="0FC63D8B" w14:textId="77777777" w:rsidR="00EA04F9" w:rsidRPr="006C0267" w:rsidRDefault="0047763E">
      <w:pPr>
        <w:numPr>
          <w:ilvl w:val="0"/>
          <w:numId w:val="18"/>
        </w:numPr>
        <w:spacing w:line="400" w:lineRule="exact"/>
        <w:rPr>
          <w:rFonts w:asciiTheme="minorEastAsia" w:hAnsiTheme="minorEastAsia"/>
          <w:color w:val="000000" w:themeColor="text1"/>
          <w:sz w:val="24"/>
          <w:szCs w:val="24"/>
          <w:rPrChange w:id="3489" w:author="JY0225" w:date="2017-08-24T11:15:00Z">
            <w:rPr>
              <w:rFonts w:ascii="Times New Roman" w:hAnsi="Times New Roman" w:cs="Times New Roman"/>
              <w:sz w:val="24"/>
            </w:rPr>
          </w:rPrChange>
        </w:rPr>
        <w:pPrChange w:id="3490" w:author="JY0225" w:date="2017-08-24T10:53:00Z">
          <w:pPr>
            <w:pStyle w:val="a5"/>
            <w:numPr>
              <w:numId w:val="16"/>
            </w:numPr>
            <w:spacing w:line="400" w:lineRule="exact"/>
            <w:ind w:left="780" w:firstLineChars="0" w:hanging="360"/>
          </w:pPr>
        </w:pPrChange>
      </w:pPr>
      <w:r w:rsidRPr="006C0267">
        <w:rPr>
          <w:rFonts w:asciiTheme="minorEastAsia" w:hAnsiTheme="minorEastAsia" w:hint="eastAsia"/>
          <w:color w:val="000000" w:themeColor="text1"/>
          <w:sz w:val="24"/>
          <w:szCs w:val="24"/>
          <w:rPrChange w:id="3491" w:author="JY0225" w:date="2017-08-24T11:15:00Z">
            <w:rPr>
              <w:rFonts w:ascii="Times New Roman" w:hAnsi="Times New Roman" w:cs="Times New Roman" w:hint="eastAsia"/>
              <w:sz w:val="24"/>
            </w:rPr>
          </w:rPrChange>
        </w:rPr>
        <w:t>提供一个标准的接口，客户端调用中间件给出的接口；</w:t>
      </w:r>
    </w:p>
    <w:p w14:paraId="4333BC5C" w14:textId="77777777" w:rsidR="0047763E" w:rsidRPr="006C0267" w:rsidRDefault="00A0471C">
      <w:pPr>
        <w:numPr>
          <w:ilvl w:val="0"/>
          <w:numId w:val="18"/>
        </w:numPr>
        <w:spacing w:line="400" w:lineRule="exact"/>
        <w:rPr>
          <w:rFonts w:asciiTheme="minorEastAsia" w:hAnsiTheme="minorEastAsia"/>
          <w:color w:val="000000" w:themeColor="text1"/>
          <w:sz w:val="24"/>
          <w:szCs w:val="24"/>
          <w:rPrChange w:id="3492" w:author="JY0225" w:date="2017-08-24T11:15:00Z">
            <w:rPr>
              <w:rFonts w:ascii="Times New Roman" w:hAnsi="Times New Roman" w:cs="Times New Roman"/>
              <w:sz w:val="24"/>
            </w:rPr>
          </w:rPrChange>
        </w:rPr>
        <w:pPrChange w:id="3493" w:author="JY0225" w:date="2017-08-24T10:53:00Z">
          <w:pPr>
            <w:pStyle w:val="a5"/>
            <w:numPr>
              <w:numId w:val="16"/>
            </w:numPr>
            <w:spacing w:line="400" w:lineRule="exact"/>
            <w:ind w:left="780" w:firstLineChars="0" w:hanging="360"/>
          </w:pPr>
        </w:pPrChange>
      </w:pPr>
      <w:r w:rsidRPr="006C0267">
        <w:rPr>
          <w:rFonts w:asciiTheme="minorEastAsia" w:hAnsiTheme="minorEastAsia" w:hint="eastAsia"/>
          <w:color w:val="000000" w:themeColor="text1"/>
          <w:sz w:val="24"/>
          <w:szCs w:val="24"/>
          <w:rPrChange w:id="3494" w:author="JY0225" w:date="2017-08-24T11:15:00Z">
            <w:rPr>
              <w:rFonts w:ascii="Times New Roman" w:hAnsi="Times New Roman" w:cs="Times New Roman" w:hint="eastAsia"/>
              <w:sz w:val="24"/>
            </w:rPr>
          </w:rPrChange>
        </w:rPr>
        <w:t>在中间件中引入新的适配模块</w:t>
      </w:r>
      <w:r w:rsidR="0047763E" w:rsidRPr="006C0267">
        <w:rPr>
          <w:rFonts w:asciiTheme="minorEastAsia" w:hAnsiTheme="minorEastAsia" w:hint="eastAsia"/>
          <w:color w:val="000000" w:themeColor="text1"/>
          <w:sz w:val="24"/>
          <w:szCs w:val="24"/>
          <w:rPrChange w:id="3495" w:author="JY0225" w:date="2017-08-24T11:15:00Z">
            <w:rPr>
              <w:rFonts w:ascii="Times New Roman" w:hAnsi="Times New Roman" w:cs="Times New Roman" w:hint="eastAsia"/>
              <w:sz w:val="24"/>
            </w:rPr>
          </w:rPrChange>
        </w:rPr>
        <w:t>，以较小的代价将不同的客户端和服务端整合在一起。</w:t>
      </w:r>
    </w:p>
    <w:p w14:paraId="32CDFE79" w14:textId="745E6C22" w:rsidR="0047763E" w:rsidRPr="006C0267" w:rsidRDefault="0047763E" w:rsidP="000C4D66">
      <w:pPr>
        <w:spacing w:line="400" w:lineRule="exact"/>
        <w:ind w:firstLine="420"/>
        <w:rPr>
          <w:rFonts w:asciiTheme="minorEastAsia" w:hAnsiTheme="minorEastAsia" w:cs="Times New Roman"/>
          <w:sz w:val="24"/>
          <w:rPrChange w:id="3496"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497" w:author="JY0225" w:date="2017-08-24T11:15:00Z">
            <w:rPr>
              <w:rFonts w:ascii="Times New Roman" w:hAnsi="Times New Roman" w:cs="Times New Roman" w:hint="eastAsia"/>
              <w:sz w:val="24"/>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6C0267">
        <w:rPr>
          <w:rFonts w:asciiTheme="minorEastAsia" w:hAnsiTheme="minorEastAsia" w:cs="Times New Roman" w:hint="eastAsia"/>
          <w:sz w:val="24"/>
          <w:rPrChange w:id="3498" w:author="JY0225" w:date="2017-08-24T11:15:00Z">
            <w:rPr>
              <w:rFonts w:ascii="Times New Roman" w:hAnsi="Times New Roman" w:cs="Times New Roman" w:hint="eastAsia"/>
              <w:sz w:val="24"/>
            </w:rPr>
          </w:rPrChange>
        </w:rPr>
        <w:t>在这里，本文</w:t>
      </w:r>
      <w:r w:rsidR="003F7731" w:rsidRPr="006C0267">
        <w:rPr>
          <w:rFonts w:asciiTheme="minorEastAsia" w:hAnsiTheme="minorEastAsia" w:cs="Times New Roman" w:hint="eastAsia"/>
          <w:sz w:val="24"/>
          <w:rPrChange w:id="3499" w:author="JY0225" w:date="2017-08-24T11:15:00Z">
            <w:rPr>
              <w:rFonts w:ascii="Times New Roman" w:hAnsi="Times New Roman" w:cs="Times New Roman" w:hint="eastAsia"/>
              <w:sz w:val="24"/>
            </w:rPr>
          </w:rPrChange>
        </w:rPr>
        <w:t>选择了第二种方式作为中间件多应用适配的方案。</w:t>
      </w:r>
    </w:p>
    <w:p w14:paraId="23A834C3" w14:textId="1820B802" w:rsidR="0047763E" w:rsidRPr="006C0267" w:rsidDel="00CC774B" w:rsidRDefault="0047763E" w:rsidP="000C4D66">
      <w:pPr>
        <w:spacing w:line="400" w:lineRule="exact"/>
        <w:ind w:firstLine="420"/>
        <w:rPr>
          <w:del w:id="3500" w:author="微软用户" w:date="2017-08-19T21:01:00Z"/>
          <w:rFonts w:asciiTheme="minorEastAsia" w:hAnsiTheme="minorEastAsia" w:cs="Times New Roman"/>
          <w:sz w:val="24"/>
          <w:rPrChange w:id="3501" w:author="JY0225" w:date="2017-08-24T11:15:00Z">
            <w:rPr>
              <w:del w:id="3502" w:author="微软用户" w:date="2017-08-19T21:01:00Z"/>
              <w:rFonts w:ascii="Times New Roman" w:hAnsi="Times New Roman" w:cs="Times New Roman"/>
              <w:sz w:val="24"/>
            </w:rPr>
          </w:rPrChange>
        </w:rPr>
      </w:pPr>
      <w:r w:rsidRPr="006C0267">
        <w:rPr>
          <w:rFonts w:asciiTheme="minorEastAsia" w:hAnsiTheme="minorEastAsia" w:cs="Times New Roman" w:hint="eastAsia"/>
          <w:sz w:val="24"/>
          <w:rPrChange w:id="3503" w:author="JY0225" w:date="2017-08-24T11:15:00Z">
            <w:rPr>
              <w:rFonts w:ascii="Times New Roman" w:hAnsi="Times New Roman" w:cs="Times New Roman" w:hint="eastAsia"/>
              <w:sz w:val="24"/>
            </w:rPr>
          </w:rPrChange>
        </w:rPr>
        <w:t>为了适配客户端发出的请求（输出形式）和服务端的接收请求（输入形式）之间的差异，</w:t>
      </w:r>
      <w:r w:rsidR="00EA04F9" w:rsidRPr="006C0267">
        <w:rPr>
          <w:rFonts w:asciiTheme="minorEastAsia" w:hAnsiTheme="minorEastAsia" w:cs="Times New Roman" w:hint="eastAsia"/>
          <w:sz w:val="24"/>
          <w:rPrChange w:id="3504" w:author="JY0225" w:date="2017-08-24T11:15:00Z">
            <w:rPr>
              <w:rFonts w:ascii="Times New Roman" w:hAnsi="Times New Roman" w:cs="Times New Roman" w:hint="eastAsia"/>
              <w:sz w:val="24"/>
            </w:rPr>
          </w:rPrChange>
        </w:rPr>
        <w:t>中间件需要对来自不同客户端的请求进行适配，以服务器的标准接</w:t>
      </w:r>
      <w:r w:rsidR="00EA04F9" w:rsidRPr="006C0267">
        <w:rPr>
          <w:rFonts w:asciiTheme="minorEastAsia" w:hAnsiTheme="minorEastAsia" w:cs="Times New Roman" w:hint="eastAsia"/>
          <w:sz w:val="24"/>
          <w:rPrChange w:id="3505" w:author="JY0225" w:date="2017-08-24T11:15:00Z">
            <w:rPr>
              <w:rFonts w:ascii="Times New Roman" w:hAnsi="Times New Roman" w:cs="Times New Roman" w:hint="eastAsia"/>
              <w:sz w:val="24"/>
            </w:rPr>
          </w:rPrChange>
        </w:rPr>
        <w:lastRenderedPageBreak/>
        <w:t>口规范作为基准，转化为统一的、服务器可识别的形式</w:t>
      </w:r>
      <w:r w:rsidRPr="006C0267">
        <w:rPr>
          <w:rFonts w:asciiTheme="minorEastAsia" w:hAnsiTheme="minorEastAsia" w:cs="Times New Roman" w:hint="eastAsia"/>
          <w:sz w:val="24"/>
          <w:rPrChange w:id="3506" w:author="JY0225" w:date="2017-08-24T11:15:00Z">
            <w:rPr>
              <w:rFonts w:ascii="Times New Roman" w:hAnsi="Times New Roman" w:cs="Times New Roman" w:hint="eastAsia"/>
              <w:sz w:val="24"/>
            </w:rPr>
          </w:rPrChange>
        </w:rPr>
        <w:t>。</w:t>
      </w:r>
      <w:r w:rsidR="00EA04F9" w:rsidRPr="006C0267">
        <w:rPr>
          <w:rFonts w:asciiTheme="minorEastAsia" w:hAnsiTheme="minorEastAsia" w:cs="Times New Roman" w:hint="eastAsia"/>
          <w:sz w:val="24"/>
          <w:rPrChange w:id="3507" w:author="JY0225" w:date="2017-08-24T11:15:00Z">
            <w:rPr>
              <w:rFonts w:ascii="Times New Roman" w:hAnsi="Times New Roman" w:cs="Times New Roman" w:hint="eastAsia"/>
              <w:sz w:val="24"/>
            </w:rPr>
          </w:rPrChange>
        </w:rPr>
        <w:t>同时，由于目前版本的中间件只有</w:t>
      </w:r>
      <w:r w:rsidR="00EA04F9" w:rsidRPr="006C0267">
        <w:rPr>
          <w:rFonts w:asciiTheme="minorEastAsia" w:hAnsiTheme="minorEastAsia" w:cs="Times New Roman"/>
          <w:sz w:val="24"/>
          <w:rPrChange w:id="3508" w:author="JY0225" w:date="2017-08-24T11:15:00Z">
            <w:rPr>
              <w:rFonts w:ascii="Times New Roman" w:hAnsi="Times New Roman" w:cs="Times New Roman"/>
              <w:sz w:val="24"/>
            </w:rPr>
          </w:rPrChange>
        </w:rPr>
        <w:t>CLI</w:t>
      </w:r>
      <w:r w:rsidR="00D711C2" w:rsidRPr="006C0267">
        <w:rPr>
          <w:rFonts w:asciiTheme="minorEastAsia" w:hAnsiTheme="minorEastAsia" w:cs="Times New Roman" w:hint="eastAsia"/>
          <w:sz w:val="24"/>
          <w:rPrChange w:id="3509" w:author="JY0225" w:date="2017-08-24T11:15:00Z">
            <w:rPr>
              <w:rFonts w:ascii="Times New Roman" w:hAnsi="Times New Roman" w:cs="Times New Roman" w:hint="eastAsia"/>
              <w:sz w:val="24"/>
            </w:rPr>
          </w:rPrChange>
        </w:rPr>
        <w:t>一个客户端，因此还</w:t>
      </w:r>
      <w:r w:rsidR="00EA04F9" w:rsidRPr="006C0267">
        <w:rPr>
          <w:rFonts w:asciiTheme="minorEastAsia" w:hAnsiTheme="minorEastAsia" w:cs="Times New Roman" w:hint="eastAsia"/>
          <w:sz w:val="24"/>
          <w:rPrChange w:id="3510" w:author="JY0225" w:date="2017-08-24T11:15:00Z">
            <w:rPr>
              <w:rFonts w:ascii="Times New Roman" w:hAnsi="Times New Roman" w:cs="Times New Roman" w:hint="eastAsia"/>
              <w:sz w:val="24"/>
            </w:rPr>
          </w:rPrChange>
        </w:rPr>
        <w:t>需要开发</w:t>
      </w:r>
      <w:r w:rsidR="004B7DBE" w:rsidRPr="006C0267">
        <w:rPr>
          <w:rFonts w:asciiTheme="minorEastAsia" w:hAnsiTheme="minorEastAsia" w:cs="Times New Roman" w:hint="eastAsia"/>
          <w:sz w:val="24"/>
          <w:rPrChange w:id="3511" w:author="JY0225" w:date="2017-08-24T11:15:00Z">
            <w:rPr>
              <w:rFonts w:ascii="Times New Roman" w:hAnsi="Times New Roman" w:cs="Times New Roman" w:hint="eastAsia"/>
              <w:sz w:val="24"/>
            </w:rPr>
          </w:rPrChange>
        </w:rPr>
        <w:t>其他类型的客户端</w:t>
      </w:r>
      <w:r w:rsidR="00555D53" w:rsidRPr="006C0267">
        <w:rPr>
          <w:rFonts w:asciiTheme="minorEastAsia" w:hAnsiTheme="minorEastAsia" w:cs="Times New Roman" w:hint="eastAsia"/>
          <w:sz w:val="24"/>
          <w:rPrChange w:id="3512" w:author="JY0225" w:date="2017-08-24T11:15:00Z">
            <w:rPr>
              <w:rFonts w:ascii="Times New Roman" w:hAnsi="Times New Roman" w:cs="Times New Roman" w:hint="eastAsia"/>
              <w:sz w:val="24"/>
            </w:rPr>
          </w:rPrChange>
        </w:rPr>
        <w:t>来</w:t>
      </w:r>
      <w:r w:rsidR="004B7DBE" w:rsidRPr="006C0267">
        <w:rPr>
          <w:rFonts w:asciiTheme="minorEastAsia" w:hAnsiTheme="minorEastAsia" w:cs="Times New Roman" w:hint="eastAsia"/>
          <w:sz w:val="24"/>
          <w:rPrChange w:id="3513" w:author="JY0225" w:date="2017-08-24T11:15:00Z">
            <w:rPr>
              <w:rFonts w:ascii="Times New Roman" w:hAnsi="Times New Roman" w:cs="Times New Roman" w:hint="eastAsia"/>
              <w:sz w:val="24"/>
            </w:rPr>
          </w:rPrChange>
        </w:rPr>
        <w:t>支撑多应用适配</w:t>
      </w:r>
      <w:r w:rsidR="008D61A3" w:rsidRPr="006C0267">
        <w:rPr>
          <w:rFonts w:asciiTheme="minorEastAsia" w:hAnsiTheme="minorEastAsia" w:cs="Times New Roman" w:hint="eastAsia"/>
          <w:sz w:val="24"/>
          <w:rPrChange w:id="3514" w:author="JY0225" w:date="2017-08-24T11:15:00Z">
            <w:rPr>
              <w:rFonts w:ascii="Times New Roman" w:hAnsi="Times New Roman" w:cs="Times New Roman" w:hint="eastAsia"/>
              <w:sz w:val="24"/>
            </w:rPr>
          </w:rPrChange>
        </w:rPr>
        <w:t>，</w:t>
      </w:r>
      <w:r w:rsidR="00F534CC" w:rsidRPr="006C0267">
        <w:rPr>
          <w:rFonts w:asciiTheme="minorEastAsia" w:hAnsiTheme="minorEastAsia" w:cs="Times New Roman" w:hint="eastAsia"/>
          <w:sz w:val="24"/>
          <w:rPrChange w:id="3515" w:author="JY0225" w:date="2017-08-24T11:15:00Z">
            <w:rPr>
              <w:rFonts w:ascii="Times New Roman" w:hAnsi="Times New Roman" w:cs="Times New Roman" w:hint="eastAsia"/>
              <w:sz w:val="24"/>
            </w:rPr>
          </w:rPrChange>
        </w:rPr>
        <w:t>本文</w:t>
      </w:r>
      <w:r w:rsidR="00F715AE" w:rsidRPr="006C0267">
        <w:rPr>
          <w:rFonts w:asciiTheme="minorEastAsia" w:hAnsiTheme="minorEastAsia" w:cs="Times New Roman" w:hint="eastAsia"/>
          <w:sz w:val="24"/>
          <w:rPrChange w:id="3516" w:author="JY0225" w:date="2017-08-24T11:15:00Z">
            <w:rPr>
              <w:rFonts w:ascii="Times New Roman" w:hAnsi="Times New Roman" w:cs="Times New Roman" w:hint="eastAsia"/>
              <w:sz w:val="24"/>
            </w:rPr>
          </w:rPrChange>
        </w:rPr>
        <w:t>选择了开发基于</w:t>
      </w:r>
      <w:r w:rsidR="006707F9" w:rsidRPr="006C0267">
        <w:rPr>
          <w:rFonts w:asciiTheme="minorEastAsia" w:hAnsiTheme="minorEastAsia" w:cs="Times New Roman"/>
          <w:sz w:val="24"/>
          <w:rPrChange w:id="3517" w:author="JY0225" w:date="2017-08-24T11:15:00Z">
            <w:rPr>
              <w:rFonts w:ascii="Times New Roman" w:hAnsi="Times New Roman" w:cs="Times New Roman"/>
              <w:sz w:val="24"/>
            </w:rPr>
          </w:rPrChange>
        </w:rPr>
        <w:t>Firefox</w:t>
      </w:r>
      <w:r w:rsidR="00F715AE" w:rsidRPr="006C0267">
        <w:rPr>
          <w:rFonts w:asciiTheme="minorEastAsia" w:hAnsiTheme="minorEastAsia" w:cs="Times New Roman" w:hint="eastAsia"/>
          <w:sz w:val="24"/>
          <w:rPrChange w:id="3518" w:author="JY0225" w:date="2017-08-24T11:15:00Z">
            <w:rPr>
              <w:rFonts w:ascii="Times New Roman" w:hAnsi="Times New Roman" w:cs="Times New Roman" w:hint="eastAsia"/>
              <w:sz w:val="24"/>
            </w:rPr>
          </w:rPrChange>
        </w:rPr>
        <w:t>浏览器的</w:t>
      </w:r>
      <w:r w:rsidR="002E5718" w:rsidRPr="006C0267">
        <w:rPr>
          <w:rFonts w:asciiTheme="minorEastAsia" w:hAnsiTheme="minorEastAsia" w:cs="Times New Roman" w:hint="eastAsia"/>
          <w:sz w:val="24"/>
          <w:rPrChange w:id="3519" w:author="JY0225" w:date="2017-08-24T11:15:00Z">
            <w:rPr>
              <w:rFonts w:ascii="Times New Roman" w:hAnsi="Times New Roman" w:cs="Times New Roman" w:hint="eastAsia"/>
              <w:sz w:val="24"/>
            </w:rPr>
          </w:rPrChange>
        </w:rPr>
        <w:t>扩展</w:t>
      </w:r>
      <w:r w:rsidR="00F715AE" w:rsidRPr="006C0267">
        <w:rPr>
          <w:rFonts w:asciiTheme="minorEastAsia" w:hAnsiTheme="minorEastAsia" w:cs="Times New Roman" w:hint="eastAsia"/>
          <w:sz w:val="24"/>
          <w:rPrChange w:id="3520" w:author="JY0225" w:date="2017-08-24T11:15:00Z">
            <w:rPr>
              <w:rFonts w:ascii="Times New Roman" w:hAnsi="Times New Roman" w:cs="Times New Roman" w:hint="eastAsia"/>
              <w:sz w:val="24"/>
            </w:rPr>
          </w:rPrChange>
        </w:rPr>
        <w:t>和</w:t>
      </w:r>
      <w:r w:rsidR="00F715AE" w:rsidRPr="006C0267">
        <w:rPr>
          <w:rFonts w:asciiTheme="minorEastAsia" w:hAnsiTheme="minorEastAsia" w:cs="Times New Roman"/>
          <w:sz w:val="24"/>
          <w:rPrChange w:id="3521" w:author="JY0225" w:date="2017-08-24T11:15:00Z">
            <w:rPr>
              <w:rFonts w:ascii="Times New Roman" w:hAnsi="Times New Roman" w:cs="Times New Roman"/>
              <w:sz w:val="24"/>
            </w:rPr>
          </w:rPrChange>
        </w:rPr>
        <w:t>Java SDK</w:t>
      </w:r>
      <w:r w:rsidR="009C0290" w:rsidRPr="006C0267">
        <w:rPr>
          <w:rFonts w:asciiTheme="minorEastAsia" w:hAnsiTheme="minorEastAsia" w:cs="Times New Roman" w:hint="eastAsia"/>
          <w:sz w:val="24"/>
          <w:rPrChange w:id="3522" w:author="JY0225" w:date="2017-08-24T11:15:00Z">
            <w:rPr>
              <w:rFonts w:ascii="Times New Roman" w:hAnsi="Times New Roman" w:cs="Times New Roman" w:hint="eastAsia"/>
              <w:sz w:val="24"/>
            </w:rPr>
          </w:rPrChange>
        </w:rPr>
        <w:t>开发工具。</w:t>
      </w:r>
      <w:r w:rsidR="00A075A7" w:rsidRPr="006C0267">
        <w:rPr>
          <w:rFonts w:asciiTheme="minorEastAsia" w:hAnsiTheme="minorEastAsia" w:cs="Times New Roman" w:hint="eastAsia"/>
          <w:sz w:val="24"/>
          <w:rPrChange w:id="3523" w:author="JY0225" w:date="2017-08-24T11:15:00Z">
            <w:rPr>
              <w:rFonts w:ascii="Times New Roman" w:hAnsi="Times New Roman" w:cs="Times New Roman" w:hint="eastAsia"/>
              <w:sz w:val="24"/>
            </w:rPr>
          </w:rPrChange>
        </w:rPr>
        <w:t>图</w:t>
      </w:r>
      <w:r w:rsidR="00A075A7" w:rsidRPr="006C0267">
        <w:rPr>
          <w:rFonts w:asciiTheme="minorEastAsia" w:hAnsiTheme="minorEastAsia" w:cs="Times New Roman"/>
          <w:sz w:val="24"/>
          <w:rPrChange w:id="3524" w:author="JY0225" w:date="2017-08-24T11:15:00Z">
            <w:rPr>
              <w:rFonts w:ascii="Times New Roman" w:hAnsi="Times New Roman" w:cs="Times New Roman"/>
              <w:sz w:val="24"/>
            </w:rPr>
          </w:rPrChange>
        </w:rPr>
        <w:t>3-4</w:t>
      </w:r>
      <w:r w:rsidR="00A075A7" w:rsidRPr="006C0267">
        <w:rPr>
          <w:rFonts w:asciiTheme="minorEastAsia" w:hAnsiTheme="minorEastAsia" w:cs="Times New Roman" w:hint="eastAsia"/>
          <w:sz w:val="24"/>
          <w:rPrChange w:id="3525" w:author="JY0225" w:date="2017-08-24T11:15:00Z">
            <w:rPr>
              <w:rFonts w:ascii="Times New Roman" w:hAnsi="Times New Roman" w:cs="Times New Roman" w:hint="eastAsia"/>
              <w:sz w:val="24"/>
            </w:rPr>
          </w:rPrChange>
        </w:rPr>
        <w:t>详细描述了</w:t>
      </w:r>
      <w:r w:rsidR="00813DB1" w:rsidRPr="006C0267">
        <w:rPr>
          <w:rFonts w:asciiTheme="minorEastAsia" w:hAnsiTheme="minorEastAsia" w:cs="Times New Roman" w:hint="eastAsia"/>
          <w:sz w:val="24"/>
          <w:rPrChange w:id="3526" w:author="JY0225" w:date="2017-08-24T11:15:00Z">
            <w:rPr>
              <w:rFonts w:ascii="Times New Roman" w:hAnsi="Times New Roman" w:cs="Times New Roman" w:hint="eastAsia"/>
              <w:sz w:val="24"/>
            </w:rPr>
          </w:rPrChange>
        </w:rPr>
        <w:t>多应用适配</w:t>
      </w:r>
      <w:r w:rsidR="00A075A7" w:rsidRPr="006C0267">
        <w:rPr>
          <w:rFonts w:asciiTheme="minorEastAsia" w:hAnsiTheme="minorEastAsia" w:cs="Times New Roman" w:hint="eastAsia"/>
          <w:sz w:val="24"/>
          <w:rPrChange w:id="3527" w:author="JY0225" w:date="2017-08-24T11:15:00Z">
            <w:rPr>
              <w:rFonts w:ascii="Times New Roman" w:hAnsi="Times New Roman" w:cs="Times New Roman" w:hint="eastAsia"/>
              <w:sz w:val="24"/>
            </w:rPr>
          </w:rPrChange>
        </w:rPr>
        <w:t>的过程。</w:t>
      </w:r>
    </w:p>
    <w:p w14:paraId="5D600DA9" w14:textId="3C0FDBB6" w:rsidR="008C223A" w:rsidRPr="006C0267" w:rsidRDefault="008C223A">
      <w:pPr>
        <w:spacing w:line="400" w:lineRule="exact"/>
        <w:ind w:firstLine="420"/>
        <w:rPr>
          <w:ins w:id="3528" w:author="微软用户" w:date="2017-08-19T21:00:00Z"/>
          <w:rFonts w:asciiTheme="minorEastAsia" w:hAnsiTheme="minorEastAsia"/>
          <w:rPrChange w:id="3529" w:author="JY0225" w:date="2017-08-24T11:15:00Z">
            <w:rPr>
              <w:ins w:id="3530" w:author="微软用户" w:date="2017-08-19T21:00:00Z"/>
            </w:rPr>
          </w:rPrChange>
        </w:rPr>
        <w:pPrChange w:id="3531" w:author="微软用户" w:date="2017-08-19T21:01:00Z">
          <w:pPr>
            <w:jc w:val="center"/>
          </w:pPr>
        </w:pPrChange>
      </w:pPr>
      <w:del w:id="3532" w:author="微软用户" w:date="2017-08-19T21:01:00Z">
        <w:r w:rsidRPr="006C0267" w:rsidDel="00CC774B">
          <w:rPr>
            <w:rFonts w:asciiTheme="minorEastAsia" w:hAnsiTheme="minorEastAsia"/>
            <w:noProof/>
            <w:rPrChange w:id="3533" w:author="JY0225" w:date="2017-08-24T11:15:00Z">
              <w:rPr>
                <w:noProof/>
              </w:rPr>
            </w:rPrChange>
          </w:rPr>
          <w:drawing>
            <wp:inline distT="0" distB="0" distL="0" distR="0" wp14:anchorId="17F92784" wp14:editId="476CA9F0">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1">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689DBB27" w14:textId="064EE4FB" w:rsidR="00CC774B" w:rsidRPr="001F6710" w:rsidRDefault="00145F02">
      <w:pPr>
        <w:jc w:val="center"/>
      </w:pPr>
      <w:ins w:id="3534" w:author="微软用户" w:date="2017-08-19T21:01:00Z">
        <w:r>
          <w:object w:dxaOrig="14445" w:dyaOrig="8806" w14:anchorId="1AE9F152">
            <v:shape id="_x0000_i1032" type="#_x0000_t75" style="width:420.75pt;height:257.25pt" o:ole="">
              <v:imagedata r:id="rId42" o:title=""/>
            </v:shape>
            <o:OLEObject Type="Embed" ProgID="Visio.Drawing.15" ShapeID="_x0000_i1032" DrawAspect="Content" ObjectID="_1565100476" r:id="rId43"/>
          </w:object>
        </w:r>
      </w:ins>
    </w:p>
    <w:p w14:paraId="6E67D26E" w14:textId="0D1DF0D9" w:rsidR="008C223A" w:rsidRPr="00D1571C" w:rsidRDefault="008C223A" w:rsidP="006465B5">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1"/>
        <w:rPr>
          <w:rFonts w:ascii="Times New Roman" w:hAnsi="Times New Roman" w:cs="Times New Roman"/>
        </w:rPr>
      </w:pPr>
      <w:bookmarkStart w:id="3535" w:name="_Toc491351999"/>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3535"/>
    </w:p>
    <w:p w14:paraId="2D58B80A" w14:textId="77777777" w:rsidR="00492CC0" w:rsidDel="00184EB1" w:rsidRDefault="00566028">
      <w:pPr>
        <w:pStyle w:val="21"/>
        <w:spacing w:line="240" w:lineRule="auto"/>
        <w:rPr>
          <w:del w:id="3536" w:author="微软用户" w:date="2017-08-19T20:42:00Z"/>
        </w:rPr>
        <w:pPrChange w:id="3537" w:author="微软用户" w:date="2017-08-18T22:51:00Z">
          <w:pPr>
            <w:pStyle w:val="21"/>
          </w:pPr>
        </w:pPrChange>
      </w:pPr>
      <w:bookmarkStart w:id="3538" w:name="_Toc491352000"/>
      <w:r>
        <w:t>4</w:t>
      </w:r>
      <w:r w:rsidR="00311D33">
        <w:t>.1</w:t>
      </w:r>
      <w:r w:rsidR="00492CC0" w:rsidRPr="00B87EE1">
        <w:t xml:space="preserve"> </w:t>
      </w:r>
      <w:r w:rsidR="004D6A4B">
        <w:t>中间件优化</w:t>
      </w:r>
      <w:r w:rsidR="00492CC0">
        <w:t>系统</w:t>
      </w:r>
      <w:r w:rsidR="0075350E">
        <w:t>框架设计</w:t>
      </w:r>
      <w:bookmarkEnd w:id="3538"/>
    </w:p>
    <w:p w14:paraId="3F993525" w14:textId="410FE9F1" w:rsidR="00F94F19" w:rsidRDefault="00E4327E">
      <w:pPr>
        <w:pStyle w:val="21"/>
        <w:spacing w:line="240" w:lineRule="auto"/>
        <w:rPr>
          <w:ins w:id="3539" w:author="微软用户" w:date="2017-08-19T20:41:00Z"/>
        </w:rPr>
        <w:pPrChange w:id="3540" w:author="微软用户" w:date="2017-08-19T20:42:00Z">
          <w:pPr/>
        </w:pPrChange>
      </w:pPr>
      <w:del w:id="3541" w:author="微软用户" w:date="2017-08-19T20:42:00Z">
        <w:r w:rsidDel="00184EB1">
          <w:rPr>
            <w:noProof/>
          </w:rPr>
          <w:drawing>
            <wp:inline distT="0" distB="0" distL="0" distR="0" wp14:anchorId="5FF44461" wp14:editId="1A8EA41C">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102C8CCD" w14:textId="2C3F23CE" w:rsidR="00184EB1" w:rsidRPr="00F94F19" w:rsidRDefault="00E2584C">
      <w:pPr>
        <w:jc w:val="center"/>
        <w:pPrChange w:id="3542" w:author="微软用户" w:date="2017-08-19T20:42:00Z">
          <w:pPr/>
        </w:pPrChange>
      </w:pPr>
      <w:ins w:id="3543" w:author="微软用户" w:date="2017-08-19T20:42:00Z">
        <w:r>
          <w:object w:dxaOrig="18555" w:dyaOrig="12270" w14:anchorId="1822507E">
            <v:shape id="_x0000_i1033" type="#_x0000_t75" style="width:360.75pt;height:238.5pt" o:ole="">
              <v:imagedata r:id="rId45" o:title=""/>
            </v:shape>
            <o:OLEObject Type="Embed" ProgID="Visio.Drawing.15" ShapeID="_x0000_i1033" DrawAspect="Content" ObjectID="_1565100477" r:id="rId46"/>
          </w:object>
        </w:r>
      </w:ins>
    </w:p>
    <w:p w14:paraId="73989A4A" w14:textId="770086F8" w:rsidR="00B41FAA" w:rsidRPr="00987564" w:rsidRDefault="00A3725F">
      <w:pPr>
        <w:spacing w:line="400" w:lineRule="exact"/>
        <w:ind w:firstLine="420"/>
        <w:jc w:val="center"/>
        <w:rPr>
          <w:rFonts w:asciiTheme="minorEastAsia" w:hAnsiTheme="minorEastAsia" w:cs="Times New Roman"/>
          <w:spacing w:val="10"/>
          <w:kern w:val="0"/>
          <w:sz w:val="24"/>
          <w:szCs w:val="24"/>
          <w:rPrChange w:id="3544" w:author="JY0225" w:date="2017-08-24T11:16:00Z">
            <w:rPr>
              <w:rFonts w:ascii="Times New Roman" w:hAnsi="Times New Roman" w:cs="Times New Roman"/>
              <w:spacing w:val="10"/>
              <w:kern w:val="0"/>
              <w:sz w:val="24"/>
              <w:szCs w:val="24"/>
            </w:rPr>
          </w:rPrChange>
        </w:rPr>
        <w:pPrChange w:id="3545" w:author="JY0225" w:date="2017-08-24T11:16:00Z">
          <w:pPr>
            <w:spacing w:line="360" w:lineRule="auto"/>
            <w:ind w:firstLine="420"/>
            <w:jc w:val="center"/>
          </w:pPr>
        </w:pPrChange>
      </w:pPr>
      <w:del w:id="3546" w:author="JY0225" w:date="2017-08-14T12:38:00Z">
        <w:r w:rsidRPr="00987564" w:rsidDel="00856A51">
          <w:rPr>
            <w:rFonts w:asciiTheme="minorEastAsia" w:hAnsiTheme="minorEastAsia"/>
            <w:rPrChange w:id="3547" w:author="JY0225" w:date="2017-08-24T11:16:00Z">
              <w:rPr/>
            </w:rPrChange>
          </w:rPr>
          <w:tab/>
        </w:r>
      </w:del>
      <w:r w:rsidRPr="00987564">
        <w:rPr>
          <w:rFonts w:asciiTheme="minorEastAsia" w:hAnsiTheme="minorEastAsia" w:cs="Times New Roman" w:hint="eastAsia"/>
          <w:spacing w:val="10"/>
          <w:kern w:val="0"/>
          <w:sz w:val="24"/>
          <w:szCs w:val="24"/>
          <w:rPrChange w:id="3548" w:author="JY0225" w:date="2017-08-24T11:16:00Z">
            <w:rPr>
              <w:rFonts w:ascii="Times New Roman" w:hAnsi="Times New Roman" w:cs="Times New Roman" w:hint="eastAsia"/>
              <w:spacing w:val="10"/>
              <w:kern w:val="0"/>
              <w:sz w:val="24"/>
              <w:szCs w:val="24"/>
            </w:rPr>
          </w:rPrChange>
        </w:rPr>
        <w:t>图</w:t>
      </w:r>
      <w:r w:rsidR="00AD1CEF" w:rsidRPr="00987564">
        <w:rPr>
          <w:rFonts w:asciiTheme="minorEastAsia" w:hAnsiTheme="minorEastAsia" w:cs="Times New Roman"/>
          <w:spacing w:val="10"/>
          <w:kern w:val="0"/>
          <w:sz w:val="24"/>
          <w:szCs w:val="24"/>
          <w:rPrChange w:id="3549" w:author="JY0225" w:date="2017-08-24T11:16:00Z">
            <w:rPr>
              <w:rFonts w:ascii="Times New Roman" w:hAnsi="Times New Roman" w:cs="Times New Roman"/>
              <w:spacing w:val="10"/>
              <w:kern w:val="0"/>
              <w:sz w:val="24"/>
              <w:szCs w:val="24"/>
            </w:rPr>
          </w:rPrChange>
        </w:rPr>
        <w:t>4-1</w:t>
      </w:r>
      <w:r w:rsidR="002B49ED" w:rsidRPr="00987564">
        <w:rPr>
          <w:rFonts w:asciiTheme="minorEastAsia" w:hAnsiTheme="minorEastAsia" w:cs="Times New Roman"/>
          <w:spacing w:val="10"/>
          <w:kern w:val="0"/>
          <w:sz w:val="24"/>
          <w:szCs w:val="24"/>
          <w:rPrChange w:id="3550" w:author="JY0225" w:date="2017-08-24T11:16:00Z">
            <w:rPr>
              <w:rFonts w:ascii="Times New Roman" w:hAnsi="Times New Roman" w:cs="Times New Roman"/>
              <w:spacing w:val="10"/>
              <w:kern w:val="0"/>
              <w:sz w:val="24"/>
              <w:szCs w:val="24"/>
            </w:rPr>
          </w:rPrChange>
        </w:rPr>
        <w:t xml:space="preserve"> </w:t>
      </w:r>
      <w:r w:rsidRPr="00987564">
        <w:rPr>
          <w:rFonts w:asciiTheme="minorEastAsia" w:hAnsiTheme="minorEastAsia" w:cs="Times New Roman" w:hint="eastAsia"/>
          <w:spacing w:val="10"/>
          <w:kern w:val="0"/>
          <w:sz w:val="24"/>
          <w:szCs w:val="24"/>
          <w:rPrChange w:id="3551" w:author="JY0225" w:date="2017-08-24T11:16:00Z">
            <w:rPr>
              <w:rFonts w:ascii="Times New Roman" w:hAnsi="Times New Roman" w:cs="Times New Roman" w:hint="eastAsia"/>
              <w:spacing w:val="10"/>
              <w:kern w:val="0"/>
              <w:sz w:val="24"/>
              <w:szCs w:val="24"/>
            </w:rPr>
          </w:rPrChange>
        </w:rPr>
        <w:t>云</w:t>
      </w:r>
      <w:r w:rsidR="00476838" w:rsidRPr="00987564">
        <w:rPr>
          <w:rFonts w:asciiTheme="minorEastAsia" w:hAnsiTheme="minorEastAsia" w:cs="Times New Roman" w:hint="eastAsia"/>
          <w:spacing w:val="10"/>
          <w:kern w:val="0"/>
          <w:sz w:val="24"/>
          <w:szCs w:val="24"/>
          <w:rPrChange w:id="3552" w:author="JY0225" w:date="2017-08-24T11:16:00Z">
            <w:rPr>
              <w:rFonts w:ascii="Times New Roman" w:hAnsi="Times New Roman" w:cs="Times New Roman" w:hint="eastAsia"/>
              <w:spacing w:val="10"/>
              <w:kern w:val="0"/>
              <w:sz w:val="24"/>
              <w:szCs w:val="24"/>
            </w:rPr>
          </w:rPrChange>
        </w:rPr>
        <w:t>备份</w:t>
      </w:r>
      <w:r w:rsidRPr="00987564">
        <w:rPr>
          <w:rFonts w:asciiTheme="minorEastAsia" w:hAnsiTheme="minorEastAsia" w:cs="Times New Roman" w:hint="eastAsia"/>
          <w:spacing w:val="10"/>
          <w:kern w:val="0"/>
          <w:sz w:val="24"/>
          <w:szCs w:val="24"/>
          <w:rPrChange w:id="3553" w:author="JY0225" w:date="2017-08-24T11:16:00Z">
            <w:rPr>
              <w:rFonts w:ascii="Times New Roman" w:hAnsi="Times New Roman" w:cs="Times New Roman" w:hint="eastAsia"/>
              <w:spacing w:val="10"/>
              <w:kern w:val="0"/>
              <w:sz w:val="24"/>
              <w:szCs w:val="24"/>
            </w:rPr>
          </w:rPrChange>
        </w:rPr>
        <w:t>中间件系统结构图</w:t>
      </w:r>
    </w:p>
    <w:p w14:paraId="4063FE85" w14:textId="560F9DD7" w:rsidR="00432971" w:rsidRPr="00987564" w:rsidRDefault="00DA448B">
      <w:pPr>
        <w:spacing w:line="400" w:lineRule="exact"/>
        <w:rPr>
          <w:rFonts w:asciiTheme="minorEastAsia" w:hAnsiTheme="minorEastAsia" w:cs="Times New Roman"/>
          <w:sz w:val="24"/>
          <w:rPrChange w:id="3554" w:author="JY0225" w:date="2017-08-24T11:16:00Z">
            <w:rPr>
              <w:rFonts w:ascii="Times New Roman" w:hAnsi="Times New Roman" w:cs="Times New Roman"/>
              <w:sz w:val="24"/>
            </w:rPr>
          </w:rPrChange>
        </w:rPr>
      </w:pPr>
      <w:r w:rsidRPr="00987564">
        <w:rPr>
          <w:rFonts w:asciiTheme="minorEastAsia" w:hAnsiTheme="minorEastAsia" w:cs="Times New Roman"/>
          <w:spacing w:val="10"/>
          <w:kern w:val="0"/>
          <w:sz w:val="24"/>
          <w:szCs w:val="24"/>
          <w:rPrChange w:id="3555" w:author="JY0225" w:date="2017-08-24T11:16:00Z">
            <w:rPr>
              <w:rFonts w:ascii="Times New Roman" w:hAnsi="Times New Roman" w:cs="Times New Roman"/>
              <w:spacing w:val="10"/>
              <w:kern w:val="0"/>
              <w:sz w:val="24"/>
              <w:szCs w:val="24"/>
            </w:rPr>
          </w:rPrChange>
        </w:rPr>
        <w:tab/>
      </w:r>
      <w:commentRangeStart w:id="3556"/>
      <w:r w:rsidR="006A04B6" w:rsidRPr="00987564">
        <w:rPr>
          <w:rFonts w:asciiTheme="minorEastAsia" w:hAnsiTheme="minorEastAsia" w:cs="Times New Roman" w:hint="eastAsia"/>
          <w:sz w:val="24"/>
          <w:rPrChange w:id="3557" w:author="JY0225" w:date="2017-08-24T11:16:00Z">
            <w:rPr>
              <w:rFonts w:ascii="Times New Roman" w:hAnsi="Times New Roman" w:cs="Times New Roman" w:hint="eastAsia"/>
              <w:sz w:val="24"/>
            </w:rPr>
          </w:rPrChange>
        </w:rPr>
        <w:t>图</w:t>
      </w:r>
      <w:r w:rsidR="006A04B6" w:rsidRPr="00987564">
        <w:rPr>
          <w:rFonts w:asciiTheme="minorEastAsia" w:hAnsiTheme="minorEastAsia" w:cs="Times New Roman"/>
          <w:sz w:val="24"/>
          <w:rPrChange w:id="3558" w:author="JY0225" w:date="2017-08-24T11:16:00Z">
            <w:rPr>
              <w:rFonts w:ascii="Times New Roman" w:hAnsi="Times New Roman" w:cs="Times New Roman"/>
              <w:sz w:val="24"/>
            </w:rPr>
          </w:rPrChange>
        </w:rPr>
        <w:t>4-1</w:t>
      </w:r>
      <w:r w:rsidR="006A04B6" w:rsidRPr="00987564">
        <w:rPr>
          <w:rFonts w:asciiTheme="minorEastAsia" w:hAnsiTheme="minorEastAsia" w:cs="Times New Roman" w:hint="eastAsia"/>
          <w:sz w:val="24"/>
          <w:rPrChange w:id="3559" w:author="JY0225" w:date="2017-08-24T11:16:00Z">
            <w:rPr>
              <w:rFonts w:ascii="Times New Roman" w:hAnsi="Times New Roman" w:cs="Times New Roman" w:hint="eastAsia"/>
              <w:sz w:val="24"/>
            </w:rPr>
          </w:rPrChange>
        </w:rPr>
        <w:t>展示了优化后的中间件系统框架设计图，</w:t>
      </w:r>
      <w:r w:rsidR="00412E6C" w:rsidRPr="00987564">
        <w:rPr>
          <w:rFonts w:asciiTheme="minorEastAsia" w:hAnsiTheme="minorEastAsia" w:cs="Times New Roman" w:hint="eastAsia"/>
          <w:sz w:val="24"/>
          <w:rPrChange w:id="3560" w:author="JY0225" w:date="2017-08-24T11:16:00Z">
            <w:rPr>
              <w:rFonts w:ascii="Times New Roman" w:hAnsi="Times New Roman" w:cs="Times New Roman" w:hint="eastAsia"/>
              <w:sz w:val="24"/>
            </w:rPr>
          </w:rPrChange>
        </w:rPr>
        <w:t>在</w:t>
      </w:r>
      <w:r w:rsidR="00E4327E" w:rsidRPr="00987564">
        <w:rPr>
          <w:rFonts w:asciiTheme="minorEastAsia" w:hAnsiTheme="minorEastAsia" w:cs="Times New Roman" w:hint="eastAsia"/>
          <w:sz w:val="24"/>
          <w:rPrChange w:id="3561" w:author="JY0225" w:date="2017-08-24T11:16:00Z">
            <w:rPr>
              <w:rFonts w:ascii="Times New Roman" w:hAnsi="Times New Roman" w:cs="Times New Roman" w:hint="eastAsia"/>
              <w:sz w:val="24"/>
            </w:rPr>
          </w:rPrChange>
        </w:rPr>
        <w:t>现有</w:t>
      </w:r>
      <w:r w:rsidR="00412E6C" w:rsidRPr="00987564">
        <w:rPr>
          <w:rFonts w:asciiTheme="minorEastAsia" w:hAnsiTheme="minorEastAsia" w:cs="Times New Roman" w:hint="eastAsia"/>
          <w:sz w:val="24"/>
          <w:rPrChange w:id="3562" w:author="JY0225" w:date="2017-08-24T11:16:00Z">
            <w:rPr>
              <w:rFonts w:ascii="Times New Roman" w:hAnsi="Times New Roman" w:cs="Times New Roman" w:hint="eastAsia"/>
              <w:sz w:val="24"/>
            </w:rPr>
          </w:rPrChange>
        </w:rPr>
        <w:t>系统的基础上，主要针对</w:t>
      </w:r>
      <w:r w:rsidR="001B01FF" w:rsidRPr="00987564">
        <w:rPr>
          <w:rFonts w:asciiTheme="minorEastAsia" w:hAnsiTheme="minorEastAsia" w:cs="Times New Roman" w:hint="eastAsia"/>
          <w:sz w:val="24"/>
          <w:rPrChange w:id="3563" w:author="JY0225" w:date="2017-08-24T11:16:00Z">
            <w:rPr>
              <w:rFonts w:ascii="Times New Roman" w:hAnsi="Times New Roman" w:cs="Times New Roman" w:hint="eastAsia"/>
              <w:sz w:val="24"/>
            </w:rPr>
          </w:rPrChange>
        </w:rPr>
        <w:t>第二层架构进行重构，新增了持久会话模块、大文件上传模块、本地缓存模块</w:t>
      </w:r>
      <w:r w:rsidR="00DA41A2" w:rsidRPr="00987564">
        <w:rPr>
          <w:rFonts w:asciiTheme="minorEastAsia" w:hAnsiTheme="minorEastAsia" w:cs="Times New Roman" w:hint="eastAsia"/>
          <w:sz w:val="24"/>
          <w:rPrChange w:id="3564" w:author="JY0225" w:date="2017-08-24T11:16:00Z">
            <w:rPr>
              <w:rFonts w:ascii="Times New Roman" w:hAnsi="Times New Roman" w:cs="Times New Roman" w:hint="eastAsia"/>
              <w:sz w:val="24"/>
            </w:rPr>
          </w:rPrChange>
        </w:rPr>
        <w:t>以及</w:t>
      </w:r>
      <w:r w:rsidR="00D67D9E" w:rsidRPr="00987564">
        <w:rPr>
          <w:rFonts w:asciiTheme="minorEastAsia" w:hAnsiTheme="minorEastAsia" w:cs="Times New Roman" w:hint="eastAsia"/>
          <w:sz w:val="24"/>
          <w:rPrChange w:id="3565" w:author="JY0225" w:date="2017-08-24T11:16:00Z">
            <w:rPr>
              <w:rFonts w:ascii="Times New Roman" w:hAnsi="Times New Roman" w:cs="Times New Roman" w:hint="eastAsia"/>
              <w:sz w:val="24"/>
            </w:rPr>
          </w:rPrChange>
        </w:rPr>
        <w:t>多应用</w:t>
      </w:r>
      <w:r w:rsidR="001B01FF" w:rsidRPr="00987564">
        <w:rPr>
          <w:rFonts w:asciiTheme="minorEastAsia" w:hAnsiTheme="minorEastAsia" w:cs="Times New Roman" w:hint="eastAsia"/>
          <w:sz w:val="24"/>
          <w:rPrChange w:id="3566" w:author="JY0225" w:date="2017-08-24T11:16:00Z">
            <w:rPr>
              <w:rFonts w:ascii="Times New Roman" w:hAnsi="Times New Roman" w:cs="Times New Roman" w:hint="eastAsia"/>
              <w:sz w:val="24"/>
            </w:rPr>
          </w:rPrChange>
        </w:rPr>
        <w:t>适配模块</w:t>
      </w:r>
      <w:r w:rsidR="00E90D47" w:rsidRPr="00987564">
        <w:rPr>
          <w:rFonts w:asciiTheme="minorEastAsia" w:hAnsiTheme="minorEastAsia" w:cs="Times New Roman" w:hint="eastAsia"/>
          <w:sz w:val="24"/>
          <w:rPrChange w:id="3567" w:author="JY0225" w:date="2017-08-24T11:16:00Z">
            <w:rPr>
              <w:rFonts w:ascii="Times New Roman" w:hAnsi="Times New Roman" w:cs="Times New Roman" w:hint="eastAsia"/>
              <w:sz w:val="24"/>
            </w:rPr>
          </w:rPrChange>
        </w:rPr>
        <w:t>。</w:t>
      </w:r>
      <w:commentRangeEnd w:id="3556"/>
      <w:r w:rsidR="00B72601" w:rsidRPr="00987564">
        <w:rPr>
          <w:rFonts w:asciiTheme="minorEastAsia" w:hAnsiTheme="minorEastAsia"/>
          <w:sz w:val="24"/>
          <w:rPrChange w:id="3568" w:author="JY0225" w:date="2017-08-24T11:16:00Z">
            <w:rPr>
              <w:rFonts w:ascii="Times New Roman" w:hAnsi="Times New Roman"/>
              <w:sz w:val="24"/>
            </w:rPr>
          </w:rPrChange>
        </w:rPr>
        <w:commentReference w:id="3556"/>
      </w:r>
    </w:p>
    <w:p w14:paraId="5728150C" w14:textId="77777777" w:rsidR="00142390" w:rsidRDefault="00CD5A7F">
      <w:pPr>
        <w:pStyle w:val="21"/>
        <w:spacing w:line="240" w:lineRule="auto"/>
        <w:pPrChange w:id="3569" w:author="微软用户" w:date="2017-08-18T22:51:00Z">
          <w:pPr>
            <w:pStyle w:val="21"/>
          </w:pPr>
        </w:pPrChange>
      </w:pPr>
      <w:bookmarkStart w:id="3570" w:name="_Toc491352001"/>
      <w:r>
        <w:t>4</w:t>
      </w:r>
      <w:r w:rsidR="00B0430C">
        <w:t>.2</w:t>
      </w:r>
      <w:r w:rsidR="00142390" w:rsidRPr="00B87EE1">
        <w:t xml:space="preserve"> </w:t>
      </w:r>
      <w:commentRangeStart w:id="3571"/>
      <w:r w:rsidR="006C56E9">
        <w:t>类图设计</w:t>
      </w:r>
      <w:commentRangeEnd w:id="3571"/>
      <w:r w:rsidR="00172D61" w:rsidRPr="0067145D">
        <w:rPr>
          <w:rPrChange w:id="3572" w:author="微软用户" w:date="2017-08-18T22:51:00Z">
            <w:rPr>
              <w:rStyle w:val="ad"/>
              <w:rFonts w:ascii="Calibri" w:eastAsia="宋体" w:hAnsi="Calibri"/>
              <w:b w:val="0"/>
              <w:bCs w:val="0"/>
            </w:rPr>
          </w:rPrChange>
        </w:rPr>
        <w:commentReference w:id="3571"/>
      </w:r>
      <w:bookmarkEnd w:id="3570"/>
    </w:p>
    <w:p w14:paraId="37BC5A4E" w14:textId="76F2DEA6" w:rsidR="007A5014" w:rsidRPr="00987564" w:rsidRDefault="00D65A03">
      <w:pPr>
        <w:spacing w:line="400" w:lineRule="exact"/>
        <w:rPr>
          <w:rFonts w:asciiTheme="minorEastAsia" w:hAnsiTheme="minorEastAsia" w:cs="Times New Roman"/>
          <w:sz w:val="24"/>
          <w:szCs w:val="24"/>
          <w:rPrChange w:id="3573" w:author="JY0225" w:date="2017-08-24T11:17:00Z">
            <w:rPr>
              <w:rFonts w:ascii="Times New Roman" w:hAnsi="Times New Roman" w:cs="Times New Roman"/>
              <w:sz w:val="24"/>
            </w:rPr>
          </w:rPrChange>
        </w:rPr>
      </w:pPr>
      <w:r>
        <w:rPr>
          <w:rFonts w:ascii="Times New Roman" w:hAnsi="Times New Roman" w:cs="Times New Roman"/>
          <w:sz w:val="24"/>
        </w:rPr>
        <w:tab/>
      </w:r>
      <w:r w:rsidR="00C80077" w:rsidRPr="00987564">
        <w:rPr>
          <w:rFonts w:asciiTheme="minorEastAsia" w:hAnsiTheme="minorEastAsia" w:cs="Times New Roman" w:hint="eastAsia"/>
          <w:sz w:val="24"/>
          <w:szCs w:val="24"/>
          <w:rPrChange w:id="3574" w:author="JY0225" w:date="2017-08-24T11:17:00Z">
            <w:rPr>
              <w:rFonts w:ascii="Times New Roman" w:hAnsi="Times New Roman" w:cs="Times New Roman" w:hint="eastAsia"/>
              <w:sz w:val="24"/>
            </w:rPr>
          </w:rPrChange>
        </w:rPr>
        <w:t>本文</w:t>
      </w:r>
      <w:r w:rsidRPr="00987564">
        <w:rPr>
          <w:rFonts w:asciiTheme="minorEastAsia" w:hAnsiTheme="minorEastAsia" w:cs="Times New Roman" w:hint="eastAsia"/>
          <w:sz w:val="24"/>
          <w:szCs w:val="24"/>
          <w:rPrChange w:id="3575" w:author="JY0225" w:date="2017-08-24T11:17:00Z">
            <w:rPr>
              <w:rFonts w:ascii="Times New Roman" w:hAnsi="Times New Roman" w:cs="Times New Roman" w:hint="eastAsia"/>
              <w:sz w:val="24"/>
            </w:rPr>
          </w:rPrChange>
        </w:rPr>
        <w:t>对</w:t>
      </w:r>
      <w:r w:rsidR="00E4327E" w:rsidRPr="00987564">
        <w:rPr>
          <w:rFonts w:asciiTheme="minorEastAsia" w:hAnsiTheme="minorEastAsia" w:cs="Times New Roman" w:hint="eastAsia"/>
          <w:sz w:val="24"/>
          <w:szCs w:val="24"/>
          <w:rPrChange w:id="3576" w:author="JY0225" w:date="2017-08-24T11:17:00Z">
            <w:rPr>
              <w:rFonts w:ascii="Times New Roman" w:hAnsi="Times New Roman" w:cs="Times New Roman" w:hint="eastAsia"/>
              <w:sz w:val="24"/>
            </w:rPr>
          </w:rPrChange>
        </w:rPr>
        <w:t>现有</w:t>
      </w:r>
      <w:r w:rsidRPr="00987564">
        <w:rPr>
          <w:rFonts w:asciiTheme="minorEastAsia" w:hAnsiTheme="minorEastAsia" w:cs="Times New Roman" w:hint="eastAsia"/>
          <w:sz w:val="24"/>
          <w:szCs w:val="24"/>
          <w:rPrChange w:id="3577" w:author="JY0225" w:date="2017-08-24T11:17:00Z">
            <w:rPr>
              <w:rFonts w:ascii="Times New Roman" w:hAnsi="Times New Roman" w:cs="Times New Roman" w:hint="eastAsia"/>
              <w:sz w:val="24"/>
            </w:rPr>
          </w:rPrChange>
        </w:rPr>
        <w:t>的中间件系统源代码进行了重构</w:t>
      </w:r>
      <w:r w:rsidR="00EF5188" w:rsidRPr="00987564">
        <w:rPr>
          <w:rFonts w:asciiTheme="minorEastAsia" w:hAnsiTheme="minorEastAsia"/>
          <w:color w:val="000000" w:themeColor="text1"/>
          <w:sz w:val="24"/>
          <w:szCs w:val="24"/>
          <w:vertAlign w:val="superscript"/>
          <w:rPrChange w:id="3578" w:author="JY0225" w:date="2017-08-24T11:17:00Z">
            <w:rPr>
              <w:color w:val="000000" w:themeColor="text1"/>
              <w:vertAlign w:val="superscript"/>
            </w:rPr>
          </w:rPrChange>
        </w:rPr>
        <w:fldChar w:fldCharType="begin"/>
      </w:r>
      <w:r w:rsidR="00EF5188" w:rsidRPr="00987564">
        <w:rPr>
          <w:rFonts w:asciiTheme="minorEastAsia" w:hAnsiTheme="minorEastAsia"/>
          <w:color w:val="000000" w:themeColor="text1"/>
          <w:sz w:val="24"/>
          <w:szCs w:val="24"/>
          <w:vertAlign w:val="superscript"/>
          <w:rPrChange w:id="3579" w:author="JY0225" w:date="2017-08-24T11:17:00Z">
            <w:rPr>
              <w:color w:val="000000" w:themeColor="text1"/>
              <w:vertAlign w:val="superscript"/>
            </w:rPr>
          </w:rPrChange>
        </w:rPr>
        <w:instrText xml:space="preserve"> REF _Ref489794793 \r \h </w:instrText>
      </w:r>
      <w:r w:rsidR="00987564" w:rsidRPr="00987564">
        <w:rPr>
          <w:rFonts w:asciiTheme="minorEastAsia" w:hAnsiTheme="minorEastAsia"/>
          <w:color w:val="000000" w:themeColor="text1"/>
          <w:sz w:val="24"/>
          <w:szCs w:val="24"/>
          <w:vertAlign w:val="superscript"/>
          <w:rPrChange w:id="3580" w:author="JY0225" w:date="2017-08-24T11:17:00Z">
            <w:rPr>
              <w:color w:val="000000" w:themeColor="text1"/>
              <w:sz w:val="24"/>
              <w:szCs w:val="24"/>
              <w:vertAlign w:val="superscript"/>
            </w:rPr>
          </w:rPrChange>
        </w:rPr>
        <w:instrText xml:space="preserve"> \* MERGEFORMAT </w:instrText>
      </w:r>
      <w:r w:rsidR="00EF5188" w:rsidRPr="00987564">
        <w:rPr>
          <w:rFonts w:asciiTheme="minorEastAsia" w:hAnsiTheme="minorEastAsia"/>
          <w:color w:val="000000" w:themeColor="text1"/>
          <w:sz w:val="24"/>
          <w:szCs w:val="24"/>
          <w:vertAlign w:val="superscript"/>
          <w:rPrChange w:id="3581" w:author="JY0225" w:date="2017-08-24T11:17:00Z">
            <w:rPr>
              <w:rFonts w:asciiTheme="minorEastAsia" w:hAnsiTheme="minorEastAsia"/>
              <w:color w:val="000000" w:themeColor="text1"/>
              <w:sz w:val="24"/>
              <w:szCs w:val="24"/>
              <w:vertAlign w:val="superscript"/>
            </w:rPr>
          </w:rPrChange>
        </w:rPr>
      </w:r>
      <w:r w:rsidR="00EF5188" w:rsidRPr="00987564">
        <w:rPr>
          <w:rFonts w:asciiTheme="minorEastAsia" w:hAnsiTheme="minorEastAsia"/>
          <w:color w:val="000000" w:themeColor="text1"/>
          <w:sz w:val="24"/>
          <w:szCs w:val="24"/>
          <w:vertAlign w:val="superscript"/>
          <w:rPrChange w:id="3582" w:author="JY0225" w:date="2017-08-24T11:17:00Z">
            <w:rPr>
              <w:color w:val="000000" w:themeColor="text1"/>
              <w:vertAlign w:val="superscript"/>
            </w:rPr>
          </w:rPrChange>
        </w:rPr>
        <w:fldChar w:fldCharType="separate"/>
      </w:r>
      <w:r w:rsidR="008E2759" w:rsidRPr="00987564">
        <w:rPr>
          <w:rFonts w:asciiTheme="minorEastAsia" w:hAnsiTheme="minorEastAsia"/>
          <w:color w:val="000000" w:themeColor="text1"/>
          <w:sz w:val="24"/>
          <w:szCs w:val="24"/>
          <w:vertAlign w:val="superscript"/>
          <w:rPrChange w:id="3583" w:author="JY0225" w:date="2017-08-24T11:17:00Z">
            <w:rPr>
              <w:color w:val="000000" w:themeColor="text1"/>
              <w:vertAlign w:val="superscript"/>
            </w:rPr>
          </w:rPrChange>
        </w:rPr>
        <w:t>[32]</w:t>
      </w:r>
      <w:r w:rsidR="00EF5188" w:rsidRPr="00987564">
        <w:rPr>
          <w:rFonts w:asciiTheme="minorEastAsia" w:hAnsiTheme="minorEastAsia"/>
          <w:color w:val="000000" w:themeColor="text1"/>
          <w:sz w:val="24"/>
          <w:szCs w:val="24"/>
          <w:vertAlign w:val="superscript"/>
          <w:rPrChange w:id="3584" w:author="JY0225" w:date="2017-08-24T11:17:00Z">
            <w:rPr>
              <w:color w:val="000000" w:themeColor="text1"/>
              <w:vertAlign w:val="superscript"/>
            </w:rPr>
          </w:rPrChange>
        </w:rPr>
        <w:fldChar w:fldCharType="end"/>
      </w:r>
      <w:r w:rsidR="00EF5188" w:rsidRPr="00987564">
        <w:rPr>
          <w:rFonts w:asciiTheme="minorEastAsia" w:hAnsiTheme="minorEastAsia"/>
          <w:color w:val="000000" w:themeColor="text1"/>
          <w:sz w:val="24"/>
          <w:szCs w:val="24"/>
          <w:vertAlign w:val="superscript"/>
          <w:rPrChange w:id="3585" w:author="JY0225" w:date="2017-08-24T11:17:00Z">
            <w:rPr>
              <w:color w:val="000000" w:themeColor="text1"/>
              <w:vertAlign w:val="superscript"/>
            </w:rPr>
          </w:rPrChange>
        </w:rPr>
        <w:fldChar w:fldCharType="begin"/>
      </w:r>
      <w:r w:rsidR="00EF5188" w:rsidRPr="00987564">
        <w:rPr>
          <w:rFonts w:asciiTheme="minorEastAsia" w:hAnsiTheme="minorEastAsia"/>
          <w:color w:val="000000" w:themeColor="text1"/>
          <w:sz w:val="24"/>
          <w:szCs w:val="24"/>
          <w:vertAlign w:val="superscript"/>
          <w:rPrChange w:id="3586" w:author="JY0225" w:date="2017-08-24T11:17:00Z">
            <w:rPr>
              <w:color w:val="000000" w:themeColor="text1"/>
              <w:vertAlign w:val="superscript"/>
            </w:rPr>
          </w:rPrChange>
        </w:rPr>
        <w:instrText xml:space="preserve"> REF _Ref489794794 \r \h </w:instrText>
      </w:r>
      <w:r w:rsidR="00987564" w:rsidRPr="00987564">
        <w:rPr>
          <w:rFonts w:asciiTheme="minorEastAsia" w:hAnsiTheme="minorEastAsia"/>
          <w:color w:val="000000" w:themeColor="text1"/>
          <w:sz w:val="24"/>
          <w:szCs w:val="24"/>
          <w:vertAlign w:val="superscript"/>
          <w:rPrChange w:id="3587" w:author="JY0225" w:date="2017-08-24T11:17:00Z">
            <w:rPr>
              <w:color w:val="000000" w:themeColor="text1"/>
              <w:sz w:val="24"/>
              <w:szCs w:val="24"/>
              <w:vertAlign w:val="superscript"/>
            </w:rPr>
          </w:rPrChange>
        </w:rPr>
        <w:instrText xml:space="preserve"> \* MERGEFORMAT </w:instrText>
      </w:r>
      <w:r w:rsidR="00EF5188" w:rsidRPr="00987564">
        <w:rPr>
          <w:rFonts w:asciiTheme="minorEastAsia" w:hAnsiTheme="minorEastAsia"/>
          <w:color w:val="000000" w:themeColor="text1"/>
          <w:sz w:val="24"/>
          <w:szCs w:val="24"/>
          <w:vertAlign w:val="superscript"/>
          <w:rPrChange w:id="3588" w:author="JY0225" w:date="2017-08-24T11:17:00Z">
            <w:rPr>
              <w:rFonts w:asciiTheme="minorEastAsia" w:hAnsiTheme="minorEastAsia"/>
              <w:color w:val="000000" w:themeColor="text1"/>
              <w:sz w:val="24"/>
              <w:szCs w:val="24"/>
              <w:vertAlign w:val="superscript"/>
            </w:rPr>
          </w:rPrChange>
        </w:rPr>
      </w:r>
      <w:r w:rsidR="00EF5188" w:rsidRPr="00987564">
        <w:rPr>
          <w:rFonts w:asciiTheme="minorEastAsia" w:hAnsiTheme="minorEastAsia"/>
          <w:color w:val="000000" w:themeColor="text1"/>
          <w:sz w:val="24"/>
          <w:szCs w:val="24"/>
          <w:vertAlign w:val="superscript"/>
          <w:rPrChange w:id="3589" w:author="JY0225" w:date="2017-08-24T11:17:00Z">
            <w:rPr>
              <w:color w:val="000000" w:themeColor="text1"/>
              <w:vertAlign w:val="superscript"/>
            </w:rPr>
          </w:rPrChange>
        </w:rPr>
        <w:fldChar w:fldCharType="separate"/>
      </w:r>
      <w:r w:rsidR="008E2759" w:rsidRPr="00987564">
        <w:rPr>
          <w:rFonts w:asciiTheme="minorEastAsia" w:hAnsiTheme="minorEastAsia"/>
          <w:color w:val="000000" w:themeColor="text1"/>
          <w:sz w:val="24"/>
          <w:szCs w:val="24"/>
          <w:vertAlign w:val="superscript"/>
          <w:rPrChange w:id="3590" w:author="JY0225" w:date="2017-08-24T11:17:00Z">
            <w:rPr>
              <w:color w:val="000000" w:themeColor="text1"/>
              <w:vertAlign w:val="superscript"/>
            </w:rPr>
          </w:rPrChange>
        </w:rPr>
        <w:t>[33]</w:t>
      </w:r>
      <w:r w:rsidR="00EF5188" w:rsidRPr="00987564">
        <w:rPr>
          <w:rFonts w:asciiTheme="minorEastAsia" w:hAnsiTheme="minorEastAsia"/>
          <w:color w:val="000000" w:themeColor="text1"/>
          <w:sz w:val="24"/>
          <w:szCs w:val="24"/>
          <w:vertAlign w:val="superscript"/>
          <w:rPrChange w:id="3591" w:author="JY0225" w:date="2017-08-24T11:17:00Z">
            <w:rPr>
              <w:color w:val="000000" w:themeColor="text1"/>
              <w:vertAlign w:val="superscript"/>
            </w:rPr>
          </w:rPrChange>
        </w:rPr>
        <w:fldChar w:fldCharType="end"/>
      </w:r>
      <w:r w:rsidRPr="00987564">
        <w:rPr>
          <w:rFonts w:asciiTheme="minorEastAsia" w:hAnsiTheme="minorEastAsia" w:cs="Times New Roman" w:hint="eastAsia"/>
          <w:sz w:val="24"/>
          <w:szCs w:val="24"/>
          <w:rPrChange w:id="3592" w:author="JY0225" w:date="2017-08-24T11:17:00Z">
            <w:rPr>
              <w:rFonts w:ascii="Times New Roman" w:hAnsi="Times New Roman" w:cs="Times New Roman" w:hint="eastAsia"/>
              <w:sz w:val="24"/>
            </w:rPr>
          </w:rPrChange>
        </w:rPr>
        <w:t>，因此，在类图的设计上也做了很大了改变。</w:t>
      </w:r>
      <w:r w:rsidR="0000244A" w:rsidRPr="00987564">
        <w:rPr>
          <w:rFonts w:asciiTheme="minorEastAsia" w:hAnsiTheme="minorEastAsia" w:cs="Times New Roman" w:hint="eastAsia"/>
          <w:sz w:val="24"/>
          <w:szCs w:val="24"/>
          <w:rPrChange w:id="3593" w:author="JY0225" w:date="2017-08-24T11:17:00Z">
            <w:rPr>
              <w:rFonts w:ascii="Times New Roman" w:hAnsi="Times New Roman" w:cs="Times New Roman" w:hint="eastAsia"/>
              <w:sz w:val="24"/>
            </w:rPr>
          </w:rPrChange>
        </w:rPr>
        <w:t>由于</w:t>
      </w:r>
      <w:r w:rsidR="00E4327E" w:rsidRPr="00987564">
        <w:rPr>
          <w:rFonts w:asciiTheme="minorEastAsia" w:hAnsiTheme="minorEastAsia" w:cs="Times New Roman" w:hint="eastAsia"/>
          <w:sz w:val="24"/>
          <w:szCs w:val="24"/>
          <w:rPrChange w:id="3594" w:author="JY0225" w:date="2017-08-24T11:17:00Z">
            <w:rPr>
              <w:rFonts w:ascii="Times New Roman" w:hAnsi="Times New Roman" w:cs="Times New Roman" w:hint="eastAsia"/>
              <w:sz w:val="24"/>
            </w:rPr>
          </w:rPrChange>
        </w:rPr>
        <w:t>现有</w:t>
      </w:r>
      <w:r w:rsidR="0000244A" w:rsidRPr="00987564">
        <w:rPr>
          <w:rFonts w:asciiTheme="minorEastAsia" w:hAnsiTheme="minorEastAsia" w:cs="Times New Roman" w:hint="eastAsia"/>
          <w:sz w:val="24"/>
          <w:szCs w:val="24"/>
          <w:rPrChange w:id="3595" w:author="JY0225" w:date="2017-08-24T11:17:00Z">
            <w:rPr>
              <w:rFonts w:ascii="Times New Roman" w:hAnsi="Times New Roman" w:cs="Times New Roman" w:hint="eastAsia"/>
              <w:sz w:val="24"/>
            </w:rPr>
          </w:rPrChange>
        </w:rPr>
        <w:t>的中间件系统只实现了数据上传、加密、压缩这三项功能，因此类图设计相对比较简单，由</w:t>
      </w:r>
      <w:r w:rsidR="0000244A" w:rsidRPr="00987564">
        <w:rPr>
          <w:rFonts w:asciiTheme="minorEastAsia" w:hAnsiTheme="minorEastAsia" w:cs="Times New Roman"/>
          <w:sz w:val="24"/>
          <w:szCs w:val="24"/>
          <w:rPrChange w:id="3596" w:author="JY0225" w:date="2017-08-24T11:17:00Z">
            <w:rPr>
              <w:rFonts w:ascii="Times New Roman" w:hAnsi="Times New Roman" w:cs="Times New Roman"/>
              <w:sz w:val="24"/>
            </w:rPr>
          </w:rPrChange>
        </w:rPr>
        <w:t>mwServer</w:t>
      </w:r>
      <w:r w:rsidR="0000244A" w:rsidRPr="00987564">
        <w:rPr>
          <w:rFonts w:asciiTheme="minorEastAsia" w:hAnsiTheme="minorEastAsia" w:cs="Times New Roman" w:hint="eastAsia"/>
          <w:sz w:val="24"/>
          <w:szCs w:val="24"/>
          <w:rPrChange w:id="3597" w:author="JY0225" w:date="2017-08-24T11:17:00Z">
            <w:rPr>
              <w:rFonts w:ascii="Times New Roman" w:hAnsi="Times New Roman" w:cs="Times New Roman" w:hint="eastAsia"/>
              <w:sz w:val="24"/>
            </w:rPr>
          </w:rPrChange>
        </w:rPr>
        <w:t>类接收用户的请求，该类的主要作用是启动系统的配置文件，并在接收到用户请求后为其分配一个线程，该线程通过调用</w:t>
      </w:r>
      <w:r w:rsidR="0000244A" w:rsidRPr="00987564">
        <w:rPr>
          <w:rFonts w:asciiTheme="minorEastAsia" w:hAnsiTheme="minorEastAsia" w:cs="Times New Roman"/>
          <w:sz w:val="24"/>
          <w:szCs w:val="24"/>
          <w:rPrChange w:id="3598" w:author="JY0225" w:date="2017-08-24T11:17:00Z">
            <w:rPr>
              <w:rFonts w:ascii="Times New Roman" w:hAnsi="Times New Roman" w:cs="Times New Roman"/>
              <w:sz w:val="24"/>
            </w:rPr>
          </w:rPrChange>
        </w:rPr>
        <w:t>mwController</w:t>
      </w:r>
      <w:r w:rsidR="00412799" w:rsidRPr="00987564">
        <w:rPr>
          <w:rFonts w:asciiTheme="minorEastAsia" w:hAnsiTheme="minorEastAsia" w:cs="Times New Roman" w:hint="eastAsia"/>
          <w:sz w:val="24"/>
          <w:szCs w:val="24"/>
          <w:rPrChange w:id="3599" w:author="JY0225" w:date="2017-08-24T11:17:00Z">
            <w:rPr>
              <w:rFonts w:ascii="Times New Roman" w:hAnsi="Times New Roman" w:cs="Times New Roman" w:hint="eastAsia"/>
              <w:sz w:val="24"/>
            </w:rPr>
          </w:rPrChange>
        </w:rPr>
        <w:t>类</w:t>
      </w:r>
      <w:r w:rsidR="0000244A" w:rsidRPr="00987564">
        <w:rPr>
          <w:rFonts w:asciiTheme="minorEastAsia" w:hAnsiTheme="minorEastAsia" w:cs="Times New Roman" w:hint="eastAsia"/>
          <w:sz w:val="24"/>
          <w:szCs w:val="24"/>
          <w:rPrChange w:id="3600" w:author="JY0225" w:date="2017-08-24T11:17:00Z">
            <w:rPr>
              <w:rFonts w:ascii="Times New Roman" w:hAnsi="Times New Roman" w:cs="Times New Roman" w:hint="eastAsia"/>
              <w:sz w:val="24"/>
            </w:rPr>
          </w:rPrChange>
        </w:rPr>
        <w:t>将用户请求发送给服务器，并将服务器返回的结果返回给</w:t>
      </w:r>
      <w:r w:rsidR="0000244A" w:rsidRPr="00987564">
        <w:rPr>
          <w:rFonts w:asciiTheme="minorEastAsia" w:hAnsiTheme="minorEastAsia" w:cs="Times New Roman"/>
          <w:sz w:val="24"/>
          <w:szCs w:val="24"/>
          <w:rPrChange w:id="3601" w:author="JY0225" w:date="2017-08-24T11:17:00Z">
            <w:rPr>
              <w:rFonts w:ascii="Times New Roman" w:hAnsi="Times New Roman" w:cs="Times New Roman"/>
              <w:sz w:val="24"/>
            </w:rPr>
          </w:rPrChange>
        </w:rPr>
        <w:t>mwServer</w:t>
      </w:r>
      <w:r w:rsidR="0000244A" w:rsidRPr="00987564">
        <w:rPr>
          <w:rFonts w:asciiTheme="minorEastAsia" w:hAnsiTheme="minorEastAsia" w:cs="Times New Roman" w:hint="eastAsia"/>
          <w:sz w:val="24"/>
          <w:szCs w:val="24"/>
          <w:rPrChange w:id="3602" w:author="JY0225" w:date="2017-08-24T11:17:00Z">
            <w:rPr>
              <w:rFonts w:ascii="Times New Roman" w:hAnsi="Times New Roman" w:cs="Times New Roman" w:hint="eastAsia"/>
              <w:sz w:val="24"/>
            </w:rPr>
          </w:rPrChange>
        </w:rPr>
        <w:t>类，最终由</w:t>
      </w:r>
      <w:r w:rsidR="0000244A" w:rsidRPr="00987564">
        <w:rPr>
          <w:rFonts w:asciiTheme="minorEastAsia" w:hAnsiTheme="minorEastAsia" w:cs="Times New Roman"/>
          <w:sz w:val="24"/>
          <w:szCs w:val="24"/>
          <w:rPrChange w:id="3603" w:author="JY0225" w:date="2017-08-24T11:17:00Z">
            <w:rPr>
              <w:rFonts w:ascii="Times New Roman" w:hAnsi="Times New Roman" w:cs="Times New Roman"/>
              <w:sz w:val="24"/>
            </w:rPr>
          </w:rPrChange>
        </w:rPr>
        <w:t>mwServer</w:t>
      </w:r>
      <w:r w:rsidR="0000244A" w:rsidRPr="00987564">
        <w:rPr>
          <w:rFonts w:asciiTheme="minorEastAsia" w:hAnsiTheme="minorEastAsia" w:cs="Times New Roman" w:hint="eastAsia"/>
          <w:sz w:val="24"/>
          <w:szCs w:val="24"/>
          <w:rPrChange w:id="3604" w:author="JY0225" w:date="2017-08-24T11:17:00Z">
            <w:rPr>
              <w:rFonts w:ascii="Times New Roman" w:hAnsi="Times New Roman" w:cs="Times New Roman" w:hint="eastAsia"/>
              <w:sz w:val="24"/>
            </w:rPr>
          </w:rPrChange>
        </w:rPr>
        <w:t>类将结果返回给客户端。</w:t>
      </w:r>
      <w:r w:rsidR="00E756FE" w:rsidRPr="00987564">
        <w:rPr>
          <w:rFonts w:asciiTheme="minorEastAsia" w:hAnsiTheme="minorEastAsia" w:cs="Times New Roman" w:hint="eastAsia"/>
          <w:sz w:val="24"/>
          <w:szCs w:val="24"/>
          <w:rPrChange w:id="3605" w:author="JY0225" w:date="2017-08-24T11:17:00Z">
            <w:rPr>
              <w:rFonts w:ascii="Times New Roman" w:hAnsi="Times New Roman" w:cs="Times New Roman" w:hint="eastAsia"/>
              <w:sz w:val="24"/>
            </w:rPr>
          </w:rPrChange>
        </w:rPr>
        <w:t>此外，</w:t>
      </w:r>
      <w:r w:rsidR="00E4327E" w:rsidRPr="00987564">
        <w:rPr>
          <w:rFonts w:asciiTheme="minorEastAsia" w:hAnsiTheme="minorEastAsia" w:cs="Times New Roman" w:hint="eastAsia"/>
          <w:sz w:val="24"/>
          <w:szCs w:val="24"/>
          <w:rPrChange w:id="3606" w:author="JY0225" w:date="2017-08-24T11:17:00Z">
            <w:rPr>
              <w:rFonts w:ascii="Times New Roman" w:hAnsi="Times New Roman" w:cs="Times New Roman" w:hint="eastAsia"/>
              <w:sz w:val="24"/>
            </w:rPr>
          </w:rPrChange>
        </w:rPr>
        <w:t>现有</w:t>
      </w:r>
      <w:r w:rsidR="00E756FE" w:rsidRPr="00987564">
        <w:rPr>
          <w:rFonts w:asciiTheme="minorEastAsia" w:hAnsiTheme="minorEastAsia" w:cs="Times New Roman" w:hint="eastAsia"/>
          <w:sz w:val="24"/>
          <w:szCs w:val="24"/>
          <w:rPrChange w:id="3607" w:author="JY0225" w:date="2017-08-24T11:17:00Z">
            <w:rPr>
              <w:rFonts w:ascii="Times New Roman" w:hAnsi="Times New Roman" w:cs="Times New Roman" w:hint="eastAsia"/>
              <w:sz w:val="24"/>
            </w:rPr>
          </w:rPrChange>
        </w:rPr>
        <w:t>的中间件系统提供对数据的加密和压缩功能，这两个功能分别由</w:t>
      </w:r>
      <w:r w:rsidR="00E756FE" w:rsidRPr="00987564">
        <w:rPr>
          <w:rFonts w:asciiTheme="minorEastAsia" w:hAnsiTheme="minorEastAsia" w:cs="Times New Roman"/>
          <w:sz w:val="24"/>
          <w:szCs w:val="24"/>
          <w:rPrChange w:id="3608" w:author="JY0225" w:date="2017-08-24T11:17:00Z">
            <w:rPr>
              <w:rFonts w:ascii="Times New Roman" w:hAnsi="Times New Roman" w:cs="Times New Roman"/>
              <w:sz w:val="24"/>
            </w:rPr>
          </w:rPrChange>
        </w:rPr>
        <w:t>mwEncrypter</w:t>
      </w:r>
      <w:r w:rsidR="00E756FE" w:rsidRPr="00987564">
        <w:rPr>
          <w:rFonts w:asciiTheme="minorEastAsia" w:hAnsiTheme="minorEastAsia" w:cs="Times New Roman" w:hint="eastAsia"/>
          <w:sz w:val="24"/>
          <w:szCs w:val="24"/>
          <w:rPrChange w:id="3609" w:author="JY0225" w:date="2017-08-24T11:17:00Z">
            <w:rPr>
              <w:rFonts w:ascii="Times New Roman" w:hAnsi="Times New Roman" w:cs="Times New Roman" w:hint="eastAsia"/>
              <w:sz w:val="24"/>
            </w:rPr>
          </w:rPrChange>
        </w:rPr>
        <w:t>类和</w:t>
      </w:r>
      <w:r w:rsidR="00E756FE" w:rsidRPr="00987564">
        <w:rPr>
          <w:rFonts w:asciiTheme="minorEastAsia" w:hAnsiTheme="minorEastAsia" w:cs="Times New Roman"/>
          <w:sz w:val="24"/>
          <w:szCs w:val="24"/>
          <w:rPrChange w:id="3610" w:author="JY0225" w:date="2017-08-24T11:17:00Z">
            <w:rPr>
              <w:rFonts w:ascii="Times New Roman" w:hAnsi="Times New Roman" w:cs="Times New Roman"/>
              <w:sz w:val="24"/>
            </w:rPr>
          </w:rPrChange>
        </w:rPr>
        <w:t>mwCompresser</w:t>
      </w:r>
      <w:r w:rsidR="00E756FE" w:rsidRPr="00987564">
        <w:rPr>
          <w:rFonts w:asciiTheme="minorEastAsia" w:hAnsiTheme="minorEastAsia" w:cs="Times New Roman" w:hint="eastAsia"/>
          <w:sz w:val="24"/>
          <w:szCs w:val="24"/>
          <w:rPrChange w:id="3611" w:author="JY0225" w:date="2017-08-24T11:17:00Z">
            <w:rPr>
              <w:rFonts w:ascii="Times New Roman" w:hAnsi="Times New Roman" w:cs="Times New Roman" w:hint="eastAsia"/>
              <w:sz w:val="24"/>
            </w:rPr>
          </w:rPrChange>
        </w:rPr>
        <w:t>类实现。</w:t>
      </w:r>
    </w:p>
    <w:p w14:paraId="2C259856" w14:textId="4A3FFA6B" w:rsidR="00B33DB4" w:rsidRPr="00987564" w:rsidDel="000A287A" w:rsidRDefault="00B04760" w:rsidP="000E4D98">
      <w:pPr>
        <w:spacing w:line="400" w:lineRule="exact"/>
        <w:jc w:val="left"/>
        <w:rPr>
          <w:del w:id="3612" w:author="微软用户" w:date="2017-08-19T20:00:00Z"/>
          <w:rFonts w:asciiTheme="minorEastAsia" w:hAnsiTheme="minorEastAsia" w:cs="Times New Roman"/>
          <w:spacing w:val="10"/>
          <w:kern w:val="0"/>
          <w:sz w:val="24"/>
          <w:szCs w:val="24"/>
          <w:rPrChange w:id="3613" w:author="JY0225" w:date="2017-08-24T11:17:00Z">
            <w:rPr>
              <w:del w:id="3614" w:author="微软用户" w:date="2017-08-19T20:00:00Z"/>
              <w:rFonts w:ascii="Times New Roman" w:hAnsi="Times New Roman" w:cs="Times New Roman"/>
              <w:spacing w:val="10"/>
              <w:kern w:val="0"/>
              <w:sz w:val="24"/>
              <w:szCs w:val="24"/>
            </w:rPr>
          </w:rPrChange>
        </w:rPr>
      </w:pPr>
      <w:r w:rsidRPr="00987564">
        <w:rPr>
          <w:rFonts w:asciiTheme="minorEastAsia" w:hAnsiTheme="minorEastAsia" w:cs="Times New Roman"/>
          <w:sz w:val="24"/>
          <w:szCs w:val="24"/>
          <w:rPrChange w:id="3615" w:author="JY0225" w:date="2017-08-24T11:17:00Z">
            <w:rPr>
              <w:rFonts w:ascii="Times New Roman" w:hAnsi="Times New Roman" w:cs="Times New Roman"/>
              <w:sz w:val="24"/>
            </w:rPr>
          </w:rPrChange>
        </w:rPr>
        <w:tab/>
      </w:r>
      <w:r w:rsidRPr="00987564">
        <w:rPr>
          <w:rFonts w:asciiTheme="minorEastAsia" w:hAnsiTheme="minorEastAsia" w:cs="Times New Roman" w:hint="eastAsia"/>
          <w:sz w:val="24"/>
          <w:szCs w:val="24"/>
          <w:rPrChange w:id="3616" w:author="JY0225" w:date="2017-08-24T11:17:00Z">
            <w:rPr>
              <w:rFonts w:ascii="Times New Roman" w:hAnsi="Times New Roman" w:cs="Times New Roman" w:hint="eastAsia"/>
              <w:sz w:val="24"/>
            </w:rPr>
          </w:rPrChange>
        </w:rPr>
        <w:t>图</w:t>
      </w:r>
      <w:r w:rsidRPr="00987564">
        <w:rPr>
          <w:rFonts w:asciiTheme="minorEastAsia" w:hAnsiTheme="minorEastAsia" w:cs="Times New Roman"/>
          <w:sz w:val="24"/>
          <w:szCs w:val="24"/>
          <w:rPrChange w:id="3617" w:author="JY0225" w:date="2017-08-24T11:17:00Z">
            <w:rPr>
              <w:rFonts w:ascii="Times New Roman" w:hAnsi="Times New Roman" w:cs="Times New Roman"/>
              <w:sz w:val="24"/>
            </w:rPr>
          </w:rPrChange>
        </w:rPr>
        <w:t>4-2</w:t>
      </w:r>
      <w:r w:rsidRPr="00987564">
        <w:rPr>
          <w:rFonts w:asciiTheme="minorEastAsia" w:hAnsiTheme="minorEastAsia" w:cs="Times New Roman" w:hint="eastAsia"/>
          <w:sz w:val="24"/>
          <w:szCs w:val="24"/>
          <w:rPrChange w:id="3618" w:author="JY0225" w:date="2017-08-24T11:17:00Z">
            <w:rPr>
              <w:rFonts w:ascii="Times New Roman" w:hAnsi="Times New Roman" w:cs="Times New Roman" w:hint="eastAsia"/>
              <w:sz w:val="24"/>
            </w:rPr>
          </w:rPrChange>
        </w:rPr>
        <w:t>展示的是优化后的</w:t>
      </w:r>
      <w:r w:rsidRPr="00987564">
        <w:rPr>
          <w:rFonts w:asciiTheme="minorEastAsia" w:hAnsiTheme="minorEastAsia" w:cs="Times New Roman" w:hint="eastAsia"/>
          <w:spacing w:val="10"/>
          <w:kern w:val="0"/>
          <w:sz w:val="24"/>
          <w:szCs w:val="24"/>
          <w:rPrChange w:id="3619" w:author="JY0225" w:date="2017-08-24T11:17:00Z">
            <w:rPr>
              <w:rFonts w:ascii="Times New Roman" w:hAnsi="Times New Roman" w:cs="Times New Roman" w:hint="eastAsia"/>
              <w:spacing w:val="10"/>
              <w:kern w:val="0"/>
              <w:sz w:val="24"/>
              <w:szCs w:val="24"/>
            </w:rPr>
          </w:rPrChange>
        </w:rPr>
        <w:t>云</w:t>
      </w:r>
      <w:r w:rsidR="00476838" w:rsidRPr="00987564">
        <w:rPr>
          <w:rFonts w:asciiTheme="minorEastAsia" w:hAnsiTheme="minorEastAsia" w:cs="Times New Roman" w:hint="eastAsia"/>
          <w:spacing w:val="10"/>
          <w:kern w:val="0"/>
          <w:sz w:val="24"/>
          <w:szCs w:val="24"/>
          <w:rPrChange w:id="3620" w:author="JY0225" w:date="2017-08-24T11:17:00Z">
            <w:rPr>
              <w:rFonts w:ascii="Times New Roman" w:hAnsi="Times New Roman" w:cs="Times New Roman" w:hint="eastAsia"/>
              <w:spacing w:val="10"/>
              <w:kern w:val="0"/>
              <w:sz w:val="24"/>
              <w:szCs w:val="24"/>
            </w:rPr>
          </w:rPrChange>
        </w:rPr>
        <w:t>备份</w:t>
      </w:r>
      <w:r w:rsidRPr="00987564">
        <w:rPr>
          <w:rFonts w:asciiTheme="minorEastAsia" w:hAnsiTheme="minorEastAsia" w:cs="Times New Roman" w:hint="eastAsia"/>
          <w:spacing w:val="10"/>
          <w:kern w:val="0"/>
          <w:sz w:val="24"/>
          <w:szCs w:val="24"/>
          <w:rPrChange w:id="3621" w:author="JY0225" w:date="2017-08-24T11:17:00Z">
            <w:rPr>
              <w:rFonts w:ascii="Times New Roman" w:hAnsi="Times New Roman" w:cs="Times New Roman" w:hint="eastAsia"/>
              <w:spacing w:val="10"/>
              <w:kern w:val="0"/>
              <w:sz w:val="24"/>
              <w:szCs w:val="24"/>
            </w:rPr>
          </w:rPrChange>
        </w:rPr>
        <w:t>中间件系统</w:t>
      </w:r>
      <w:r w:rsidRPr="00987564">
        <w:rPr>
          <w:rFonts w:asciiTheme="minorEastAsia" w:hAnsiTheme="minorEastAsia" w:cs="Times New Roman"/>
          <w:spacing w:val="10"/>
          <w:kern w:val="0"/>
          <w:sz w:val="24"/>
          <w:szCs w:val="24"/>
          <w:rPrChange w:id="3622" w:author="JY0225" w:date="2017-08-24T11:17:00Z">
            <w:rPr>
              <w:rFonts w:ascii="Times New Roman" w:hAnsi="Times New Roman" w:cs="Times New Roman"/>
              <w:spacing w:val="10"/>
              <w:kern w:val="0"/>
              <w:sz w:val="24"/>
              <w:szCs w:val="24"/>
            </w:rPr>
          </w:rPrChange>
        </w:rPr>
        <w:t>UML</w:t>
      </w:r>
      <w:r w:rsidRPr="00987564">
        <w:rPr>
          <w:rFonts w:asciiTheme="minorEastAsia" w:hAnsiTheme="minorEastAsia" w:cs="Times New Roman" w:hint="eastAsia"/>
          <w:spacing w:val="10"/>
          <w:kern w:val="0"/>
          <w:sz w:val="24"/>
          <w:szCs w:val="24"/>
          <w:rPrChange w:id="3623" w:author="JY0225" w:date="2017-08-24T11:17:00Z">
            <w:rPr>
              <w:rFonts w:ascii="Times New Roman" w:hAnsi="Times New Roman" w:cs="Times New Roman" w:hint="eastAsia"/>
              <w:spacing w:val="10"/>
              <w:kern w:val="0"/>
              <w:sz w:val="24"/>
              <w:szCs w:val="24"/>
            </w:rPr>
          </w:rPrChange>
        </w:rPr>
        <w:t>类图</w:t>
      </w:r>
      <w:r w:rsidR="00BD455D" w:rsidRPr="00987564">
        <w:rPr>
          <w:rFonts w:asciiTheme="minorEastAsia" w:hAnsiTheme="minorEastAsia" w:cs="Times New Roman" w:hint="eastAsia"/>
          <w:spacing w:val="10"/>
          <w:kern w:val="0"/>
          <w:sz w:val="24"/>
          <w:szCs w:val="24"/>
          <w:rPrChange w:id="3624" w:author="JY0225" w:date="2017-08-24T11:17:00Z">
            <w:rPr>
              <w:rFonts w:ascii="Times New Roman" w:hAnsi="Times New Roman" w:cs="Times New Roman" w:hint="eastAsia"/>
              <w:spacing w:val="10"/>
              <w:kern w:val="0"/>
              <w:sz w:val="24"/>
              <w:szCs w:val="24"/>
            </w:rPr>
          </w:rPrChange>
        </w:rPr>
        <w:t>及他们之间的关联关系</w:t>
      </w:r>
      <w:r w:rsidR="00A120D0" w:rsidRPr="00987564">
        <w:rPr>
          <w:rFonts w:asciiTheme="minorEastAsia" w:hAnsiTheme="minorEastAsia"/>
          <w:color w:val="000000" w:themeColor="text1"/>
          <w:sz w:val="24"/>
          <w:szCs w:val="24"/>
          <w:vertAlign w:val="superscript"/>
          <w:rPrChange w:id="3625" w:author="JY0225" w:date="2017-08-24T11:17:00Z">
            <w:rPr>
              <w:color w:val="000000" w:themeColor="text1"/>
              <w:vertAlign w:val="superscript"/>
            </w:rPr>
          </w:rPrChange>
        </w:rPr>
        <w:fldChar w:fldCharType="begin"/>
      </w:r>
      <w:r w:rsidR="00A120D0" w:rsidRPr="00987564">
        <w:rPr>
          <w:rFonts w:asciiTheme="minorEastAsia" w:hAnsiTheme="minorEastAsia"/>
          <w:color w:val="000000" w:themeColor="text1"/>
          <w:sz w:val="24"/>
          <w:szCs w:val="24"/>
          <w:vertAlign w:val="superscript"/>
          <w:rPrChange w:id="3626" w:author="JY0225" w:date="2017-08-24T11:17:00Z">
            <w:rPr>
              <w:color w:val="000000" w:themeColor="text1"/>
              <w:vertAlign w:val="superscript"/>
            </w:rPr>
          </w:rPrChange>
        </w:rPr>
        <w:instrText xml:space="preserve"> REF _Ref489794817 \r \h </w:instrText>
      </w:r>
      <w:r w:rsidR="00F46630" w:rsidRPr="00987564">
        <w:rPr>
          <w:rFonts w:asciiTheme="minorEastAsia" w:hAnsiTheme="minorEastAsia"/>
          <w:color w:val="000000" w:themeColor="text1"/>
          <w:sz w:val="24"/>
          <w:szCs w:val="24"/>
          <w:vertAlign w:val="superscript"/>
          <w:rPrChange w:id="3627" w:author="JY0225" w:date="2017-08-24T11:17:00Z">
            <w:rPr>
              <w:color w:val="000000" w:themeColor="text1"/>
              <w:vertAlign w:val="superscript"/>
            </w:rPr>
          </w:rPrChange>
        </w:rPr>
        <w:instrText xml:space="preserve"> \* MERGEFORMAT </w:instrText>
      </w:r>
      <w:r w:rsidR="00A120D0" w:rsidRPr="00987564">
        <w:rPr>
          <w:rFonts w:asciiTheme="minorEastAsia" w:hAnsiTheme="minorEastAsia"/>
          <w:color w:val="000000" w:themeColor="text1"/>
          <w:sz w:val="24"/>
          <w:szCs w:val="24"/>
          <w:vertAlign w:val="superscript"/>
          <w:rPrChange w:id="3628" w:author="JY0225" w:date="2017-08-24T11:17:00Z">
            <w:rPr>
              <w:rFonts w:asciiTheme="minorEastAsia" w:hAnsiTheme="minorEastAsia"/>
              <w:color w:val="000000" w:themeColor="text1"/>
              <w:sz w:val="24"/>
              <w:szCs w:val="24"/>
              <w:vertAlign w:val="superscript"/>
            </w:rPr>
          </w:rPrChange>
        </w:rPr>
      </w:r>
      <w:r w:rsidR="00A120D0" w:rsidRPr="00987564">
        <w:rPr>
          <w:rFonts w:asciiTheme="minorEastAsia" w:hAnsiTheme="minorEastAsia"/>
          <w:color w:val="000000" w:themeColor="text1"/>
          <w:sz w:val="24"/>
          <w:szCs w:val="24"/>
          <w:vertAlign w:val="superscript"/>
          <w:rPrChange w:id="3629" w:author="JY0225" w:date="2017-08-24T11:17:00Z">
            <w:rPr>
              <w:color w:val="000000" w:themeColor="text1"/>
              <w:vertAlign w:val="superscript"/>
            </w:rPr>
          </w:rPrChange>
        </w:rPr>
        <w:fldChar w:fldCharType="separate"/>
      </w:r>
      <w:r w:rsidR="008E2759" w:rsidRPr="00987564">
        <w:rPr>
          <w:rFonts w:asciiTheme="minorEastAsia" w:hAnsiTheme="minorEastAsia"/>
          <w:color w:val="000000" w:themeColor="text1"/>
          <w:sz w:val="24"/>
          <w:szCs w:val="24"/>
          <w:vertAlign w:val="superscript"/>
          <w:rPrChange w:id="3630" w:author="JY0225" w:date="2017-08-24T11:17:00Z">
            <w:rPr>
              <w:color w:val="000000" w:themeColor="text1"/>
              <w:vertAlign w:val="superscript"/>
            </w:rPr>
          </w:rPrChange>
        </w:rPr>
        <w:t>[34]</w:t>
      </w:r>
      <w:r w:rsidR="00A120D0" w:rsidRPr="00987564">
        <w:rPr>
          <w:rFonts w:asciiTheme="minorEastAsia" w:hAnsiTheme="minorEastAsia"/>
          <w:color w:val="000000" w:themeColor="text1"/>
          <w:sz w:val="24"/>
          <w:szCs w:val="24"/>
          <w:vertAlign w:val="superscript"/>
          <w:rPrChange w:id="3631" w:author="JY0225" w:date="2017-08-24T11:17:00Z">
            <w:rPr>
              <w:color w:val="000000" w:themeColor="text1"/>
              <w:vertAlign w:val="superscript"/>
            </w:rPr>
          </w:rPrChange>
        </w:rPr>
        <w:fldChar w:fldCharType="end"/>
      </w:r>
      <w:r w:rsidR="00412799" w:rsidRPr="00987564">
        <w:rPr>
          <w:rFonts w:asciiTheme="minorEastAsia" w:hAnsiTheme="minorEastAsia" w:cs="Times New Roman" w:hint="eastAsia"/>
          <w:spacing w:val="10"/>
          <w:kern w:val="0"/>
          <w:sz w:val="24"/>
          <w:szCs w:val="24"/>
          <w:rPrChange w:id="3632" w:author="JY0225" w:date="2017-08-24T11:17:00Z">
            <w:rPr>
              <w:rFonts w:ascii="Times New Roman" w:hAnsi="Times New Roman" w:cs="Times New Roman" w:hint="eastAsia"/>
              <w:spacing w:val="10"/>
              <w:kern w:val="0"/>
              <w:sz w:val="24"/>
              <w:szCs w:val="24"/>
            </w:rPr>
          </w:rPrChange>
        </w:rPr>
        <w:t>，</w:t>
      </w:r>
      <w:r w:rsidR="00BD455D" w:rsidRPr="00987564">
        <w:rPr>
          <w:rFonts w:asciiTheme="minorEastAsia" w:hAnsiTheme="minorEastAsia" w:cs="Times New Roman" w:hint="eastAsia"/>
          <w:spacing w:val="10"/>
          <w:kern w:val="0"/>
          <w:sz w:val="24"/>
          <w:szCs w:val="24"/>
          <w:rPrChange w:id="3633" w:author="JY0225" w:date="2017-08-24T11:17:00Z">
            <w:rPr>
              <w:rFonts w:ascii="Times New Roman" w:hAnsi="Times New Roman" w:cs="Times New Roman" w:hint="eastAsia"/>
              <w:spacing w:val="10"/>
              <w:kern w:val="0"/>
              <w:sz w:val="24"/>
              <w:szCs w:val="24"/>
            </w:rPr>
          </w:rPrChange>
        </w:rPr>
        <w:t>相对于</w:t>
      </w:r>
      <w:r w:rsidR="00E4327E" w:rsidRPr="00987564">
        <w:rPr>
          <w:rFonts w:asciiTheme="minorEastAsia" w:hAnsiTheme="minorEastAsia" w:cs="Times New Roman" w:hint="eastAsia"/>
          <w:spacing w:val="10"/>
          <w:kern w:val="0"/>
          <w:sz w:val="24"/>
          <w:szCs w:val="24"/>
          <w:rPrChange w:id="3634" w:author="JY0225" w:date="2017-08-24T11:17:00Z">
            <w:rPr>
              <w:rFonts w:ascii="Times New Roman" w:hAnsi="Times New Roman" w:cs="Times New Roman" w:hint="eastAsia"/>
              <w:spacing w:val="10"/>
              <w:kern w:val="0"/>
              <w:sz w:val="24"/>
              <w:szCs w:val="24"/>
            </w:rPr>
          </w:rPrChange>
        </w:rPr>
        <w:t>现有</w:t>
      </w:r>
      <w:r w:rsidR="00BD455D" w:rsidRPr="00987564">
        <w:rPr>
          <w:rFonts w:asciiTheme="minorEastAsia" w:hAnsiTheme="minorEastAsia" w:cs="Times New Roman" w:hint="eastAsia"/>
          <w:spacing w:val="10"/>
          <w:kern w:val="0"/>
          <w:sz w:val="24"/>
          <w:szCs w:val="24"/>
          <w:rPrChange w:id="3635" w:author="JY0225" w:date="2017-08-24T11:17:00Z">
            <w:rPr>
              <w:rFonts w:ascii="Times New Roman" w:hAnsi="Times New Roman" w:cs="Times New Roman" w:hint="eastAsia"/>
              <w:spacing w:val="10"/>
              <w:kern w:val="0"/>
              <w:sz w:val="24"/>
              <w:szCs w:val="24"/>
            </w:rPr>
          </w:rPrChange>
        </w:rPr>
        <w:t>的中间件系统类图，增加了许多类</w:t>
      </w:r>
      <w:r w:rsidR="005F614F" w:rsidRPr="00987564">
        <w:rPr>
          <w:rFonts w:asciiTheme="minorEastAsia" w:hAnsiTheme="minorEastAsia" w:cs="Times New Roman" w:hint="eastAsia"/>
          <w:spacing w:val="10"/>
          <w:kern w:val="0"/>
          <w:sz w:val="24"/>
          <w:szCs w:val="24"/>
          <w:rPrChange w:id="3636" w:author="JY0225" w:date="2017-08-24T11:17:00Z">
            <w:rPr>
              <w:rFonts w:ascii="Times New Roman" w:hAnsi="Times New Roman" w:cs="Times New Roman" w:hint="eastAsia"/>
              <w:spacing w:val="10"/>
              <w:kern w:val="0"/>
              <w:sz w:val="24"/>
              <w:szCs w:val="24"/>
            </w:rPr>
          </w:rPrChange>
        </w:rPr>
        <w:t>，</w:t>
      </w:r>
      <w:r w:rsidR="00A343AA" w:rsidRPr="00987564">
        <w:rPr>
          <w:rFonts w:asciiTheme="minorEastAsia" w:hAnsiTheme="minorEastAsia" w:cs="Times New Roman" w:hint="eastAsia"/>
          <w:spacing w:val="10"/>
          <w:kern w:val="0"/>
          <w:sz w:val="24"/>
          <w:szCs w:val="24"/>
          <w:rPrChange w:id="3637" w:author="JY0225" w:date="2017-08-24T11:17:00Z">
            <w:rPr>
              <w:rFonts w:ascii="Times New Roman" w:hAnsi="Times New Roman" w:cs="Times New Roman" w:hint="eastAsia"/>
              <w:spacing w:val="10"/>
              <w:kern w:val="0"/>
              <w:sz w:val="24"/>
              <w:szCs w:val="24"/>
            </w:rPr>
          </w:rPrChange>
        </w:rPr>
        <w:t>具体来说有以下几个类：</w:t>
      </w:r>
    </w:p>
    <w:p w14:paraId="41F3E007" w14:textId="37F1EADB" w:rsidR="00912023" w:rsidRPr="00987564" w:rsidDel="000A287A" w:rsidRDefault="00912023">
      <w:pPr>
        <w:spacing w:line="400" w:lineRule="exact"/>
        <w:jc w:val="left"/>
        <w:rPr>
          <w:del w:id="3638" w:author="微软用户" w:date="2017-08-19T20:00:00Z"/>
          <w:rFonts w:asciiTheme="minorEastAsia" w:hAnsiTheme="minorEastAsia"/>
          <w:sz w:val="24"/>
          <w:szCs w:val="24"/>
          <w:rPrChange w:id="3639" w:author="JY0225" w:date="2017-08-24T11:17:00Z">
            <w:rPr>
              <w:del w:id="3640" w:author="微软用户" w:date="2017-08-19T20:00:00Z"/>
            </w:rPr>
          </w:rPrChange>
        </w:rPr>
        <w:pPrChange w:id="3641" w:author="微软用户" w:date="2017-08-19T20:44:00Z">
          <w:pPr/>
        </w:pPrChange>
      </w:pPr>
      <w:del w:id="3642" w:author="微软用户" w:date="2017-08-19T20:00:00Z">
        <w:r w:rsidRPr="00987564" w:rsidDel="000A287A">
          <w:rPr>
            <w:rFonts w:asciiTheme="minorEastAsia" w:hAnsiTheme="minorEastAsia"/>
            <w:noProof/>
            <w:sz w:val="24"/>
            <w:szCs w:val="24"/>
            <w:rPrChange w:id="3643" w:author="JY0225" w:date="2017-08-24T11:17:00Z">
              <w:rPr>
                <w:noProof/>
              </w:rPr>
            </w:rPrChange>
          </w:rPr>
          <w:drawing>
            <wp:inline distT="0" distB="0" distL="0" distR="0" wp14:anchorId="179CCAA7" wp14:editId="56CBA1B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7">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0F69950A" w14:textId="2B2CBB6F" w:rsidR="007A49BE" w:rsidRPr="00987564" w:rsidDel="000A287A" w:rsidRDefault="007A49BE">
      <w:pPr>
        <w:spacing w:line="400" w:lineRule="exact"/>
        <w:jc w:val="left"/>
        <w:rPr>
          <w:del w:id="3644" w:author="微软用户" w:date="2017-08-19T20:00:00Z"/>
          <w:rFonts w:asciiTheme="minorEastAsia" w:hAnsiTheme="minorEastAsia" w:cs="Times New Roman"/>
          <w:spacing w:val="10"/>
          <w:kern w:val="0"/>
          <w:sz w:val="24"/>
          <w:szCs w:val="24"/>
          <w:rPrChange w:id="3645" w:author="JY0225" w:date="2017-08-24T11:17:00Z">
            <w:rPr>
              <w:del w:id="3646" w:author="微软用户" w:date="2017-08-19T20:00:00Z"/>
              <w:rFonts w:ascii="Times New Roman" w:hAnsi="Times New Roman" w:cs="Times New Roman"/>
              <w:spacing w:val="10"/>
              <w:kern w:val="0"/>
              <w:sz w:val="24"/>
              <w:szCs w:val="24"/>
            </w:rPr>
          </w:rPrChange>
        </w:rPr>
        <w:pPrChange w:id="3647" w:author="微软用户" w:date="2017-08-19T20:44:00Z">
          <w:pPr>
            <w:spacing w:line="400" w:lineRule="exact"/>
            <w:jc w:val="center"/>
          </w:pPr>
        </w:pPrChange>
      </w:pPr>
      <w:del w:id="3648" w:author="微软用户" w:date="2017-08-19T20:00:00Z">
        <w:r w:rsidRPr="00987564" w:rsidDel="000A287A">
          <w:rPr>
            <w:rFonts w:asciiTheme="minorEastAsia" w:hAnsiTheme="minorEastAsia" w:cs="Times New Roman" w:hint="eastAsia"/>
            <w:spacing w:val="10"/>
            <w:kern w:val="0"/>
            <w:sz w:val="24"/>
            <w:szCs w:val="24"/>
            <w:rPrChange w:id="3649" w:author="JY0225" w:date="2017-08-24T11:17:00Z">
              <w:rPr>
                <w:rFonts w:ascii="Times New Roman" w:hAnsi="Times New Roman" w:cs="Times New Roman" w:hint="eastAsia"/>
                <w:spacing w:val="10"/>
                <w:kern w:val="0"/>
                <w:sz w:val="24"/>
                <w:szCs w:val="24"/>
              </w:rPr>
            </w:rPrChange>
          </w:rPr>
          <w:delText>图</w:delText>
        </w:r>
        <w:r w:rsidRPr="00987564" w:rsidDel="000A287A">
          <w:rPr>
            <w:rFonts w:asciiTheme="minorEastAsia" w:hAnsiTheme="minorEastAsia" w:cs="Times New Roman"/>
            <w:spacing w:val="10"/>
            <w:kern w:val="0"/>
            <w:sz w:val="24"/>
            <w:szCs w:val="24"/>
            <w:rPrChange w:id="3650" w:author="JY0225" w:date="2017-08-24T11:17:00Z">
              <w:rPr>
                <w:rFonts w:ascii="Times New Roman" w:hAnsi="Times New Roman" w:cs="Times New Roman"/>
                <w:spacing w:val="10"/>
                <w:kern w:val="0"/>
                <w:sz w:val="24"/>
                <w:szCs w:val="24"/>
              </w:rPr>
            </w:rPrChange>
          </w:rPr>
          <w:delText xml:space="preserve">4-2 </w:delText>
        </w:r>
        <w:r w:rsidRPr="00987564" w:rsidDel="000A287A">
          <w:rPr>
            <w:rFonts w:asciiTheme="minorEastAsia" w:hAnsiTheme="minorEastAsia" w:cs="Times New Roman" w:hint="eastAsia"/>
            <w:spacing w:val="10"/>
            <w:kern w:val="0"/>
            <w:sz w:val="24"/>
            <w:szCs w:val="24"/>
            <w:rPrChange w:id="3651" w:author="JY0225" w:date="2017-08-24T11:17:00Z">
              <w:rPr>
                <w:rFonts w:ascii="Times New Roman" w:hAnsi="Times New Roman" w:cs="Times New Roman" w:hint="eastAsia"/>
                <w:spacing w:val="10"/>
                <w:kern w:val="0"/>
                <w:sz w:val="24"/>
                <w:szCs w:val="24"/>
              </w:rPr>
            </w:rPrChange>
          </w:rPr>
          <w:delText>云</w:delText>
        </w:r>
        <w:r w:rsidR="00476838" w:rsidRPr="00987564" w:rsidDel="000A287A">
          <w:rPr>
            <w:rFonts w:asciiTheme="minorEastAsia" w:hAnsiTheme="minorEastAsia" w:cs="Times New Roman" w:hint="eastAsia"/>
            <w:spacing w:val="10"/>
            <w:kern w:val="0"/>
            <w:sz w:val="24"/>
            <w:szCs w:val="24"/>
            <w:rPrChange w:id="3652" w:author="JY0225" w:date="2017-08-24T11:17:00Z">
              <w:rPr>
                <w:rFonts w:ascii="Times New Roman" w:hAnsi="Times New Roman" w:cs="Times New Roman" w:hint="eastAsia"/>
                <w:spacing w:val="10"/>
                <w:kern w:val="0"/>
                <w:sz w:val="24"/>
                <w:szCs w:val="24"/>
              </w:rPr>
            </w:rPrChange>
          </w:rPr>
          <w:delText>备份</w:delText>
        </w:r>
        <w:r w:rsidRPr="00987564" w:rsidDel="000A287A">
          <w:rPr>
            <w:rFonts w:asciiTheme="minorEastAsia" w:hAnsiTheme="minorEastAsia" w:cs="Times New Roman" w:hint="eastAsia"/>
            <w:spacing w:val="10"/>
            <w:kern w:val="0"/>
            <w:sz w:val="24"/>
            <w:szCs w:val="24"/>
            <w:rPrChange w:id="3653" w:author="JY0225" w:date="2017-08-24T11:17:00Z">
              <w:rPr>
                <w:rFonts w:ascii="Times New Roman" w:hAnsi="Times New Roman" w:cs="Times New Roman" w:hint="eastAsia"/>
                <w:spacing w:val="10"/>
                <w:kern w:val="0"/>
                <w:sz w:val="24"/>
                <w:szCs w:val="24"/>
              </w:rPr>
            </w:rPrChange>
          </w:rPr>
          <w:delText>中间件</w:delText>
        </w:r>
        <w:r w:rsidR="000D77C5" w:rsidRPr="00987564" w:rsidDel="000A287A">
          <w:rPr>
            <w:rFonts w:asciiTheme="minorEastAsia" w:hAnsiTheme="minorEastAsia" w:cs="Times New Roman" w:hint="eastAsia"/>
            <w:spacing w:val="10"/>
            <w:kern w:val="0"/>
            <w:sz w:val="24"/>
            <w:szCs w:val="24"/>
            <w:rPrChange w:id="3654" w:author="JY0225" w:date="2017-08-24T11:17:00Z">
              <w:rPr>
                <w:rFonts w:ascii="Times New Roman" w:hAnsi="Times New Roman" w:cs="Times New Roman" w:hint="eastAsia"/>
                <w:spacing w:val="10"/>
                <w:kern w:val="0"/>
                <w:sz w:val="24"/>
                <w:szCs w:val="24"/>
              </w:rPr>
            </w:rPrChange>
          </w:rPr>
          <w:delText>优化</w:delText>
        </w:r>
        <w:r w:rsidRPr="00987564" w:rsidDel="000A287A">
          <w:rPr>
            <w:rFonts w:asciiTheme="minorEastAsia" w:hAnsiTheme="minorEastAsia" w:cs="Times New Roman" w:hint="eastAsia"/>
            <w:spacing w:val="10"/>
            <w:kern w:val="0"/>
            <w:sz w:val="24"/>
            <w:szCs w:val="24"/>
            <w:rPrChange w:id="3655" w:author="JY0225" w:date="2017-08-24T11:17:00Z">
              <w:rPr>
                <w:rFonts w:ascii="Times New Roman" w:hAnsi="Times New Roman" w:cs="Times New Roman" w:hint="eastAsia"/>
                <w:spacing w:val="10"/>
                <w:kern w:val="0"/>
                <w:sz w:val="24"/>
                <w:szCs w:val="24"/>
              </w:rPr>
            </w:rPrChange>
          </w:rPr>
          <w:delText>系统</w:delText>
        </w:r>
        <w:r w:rsidRPr="00987564" w:rsidDel="000A287A">
          <w:rPr>
            <w:rFonts w:asciiTheme="minorEastAsia" w:hAnsiTheme="minorEastAsia" w:cs="Times New Roman"/>
            <w:spacing w:val="10"/>
            <w:kern w:val="0"/>
            <w:sz w:val="24"/>
            <w:szCs w:val="24"/>
            <w:rPrChange w:id="3656" w:author="JY0225" w:date="2017-08-24T11:17:00Z">
              <w:rPr>
                <w:rFonts w:ascii="Times New Roman" w:hAnsi="Times New Roman" w:cs="Times New Roman"/>
                <w:spacing w:val="10"/>
                <w:kern w:val="0"/>
                <w:sz w:val="24"/>
                <w:szCs w:val="24"/>
              </w:rPr>
            </w:rPrChange>
          </w:rPr>
          <w:delText>UML</w:delText>
        </w:r>
        <w:r w:rsidRPr="00987564" w:rsidDel="000A287A">
          <w:rPr>
            <w:rFonts w:asciiTheme="minorEastAsia" w:hAnsiTheme="minorEastAsia" w:cs="Times New Roman" w:hint="eastAsia"/>
            <w:spacing w:val="10"/>
            <w:kern w:val="0"/>
            <w:sz w:val="24"/>
            <w:szCs w:val="24"/>
            <w:rPrChange w:id="3657" w:author="JY0225" w:date="2017-08-24T11:17:00Z">
              <w:rPr>
                <w:rFonts w:ascii="Times New Roman" w:hAnsi="Times New Roman" w:cs="Times New Roman" w:hint="eastAsia"/>
                <w:spacing w:val="10"/>
                <w:kern w:val="0"/>
                <w:sz w:val="24"/>
                <w:szCs w:val="24"/>
              </w:rPr>
            </w:rPrChange>
          </w:rPr>
          <w:delText>类图</w:delText>
        </w:r>
      </w:del>
    </w:p>
    <w:p w14:paraId="1C0A6B34" w14:textId="77777777" w:rsidR="00F46630" w:rsidRPr="00987564" w:rsidRDefault="00F46630">
      <w:pPr>
        <w:spacing w:line="400" w:lineRule="exact"/>
        <w:jc w:val="left"/>
        <w:rPr>
          <w:ins w:id="3658" w:author="微软用户" w:date="2017-08-19T20:08:00Z"/>
          <w:rFonts w:asciiTheme="minorEastAsia" w:hAnsiTheme="minorEastAsia"/>
          <w:sz w:val="24"/>
          <w:szCs w:val="24"/>
          <w:rPrChange w:id="3659" w:author="JY0225" w:date="2017-08-24T11:17:00Z">
            <w:rPr>
              <w:ins w:id="3660" w:author="微软用户" w:date="2017-08-19T20:08:00Z"/>
            </w:rPr>
          </w:rPrChange>
        </w:rPr>
        <w:pPrChange w:id="3661" w:author="微软用户" w:date="2017-08-19T20:44:00Z">
          <w:pPr>
            <w:spacing w:line="400" w:lineRule="exact"/>
            <w:ind w:firstLine="420"/>
          </w:pPr>
        </w:pPrChange>
      </w:pPr>
    </w:p>
    <w:p w14:paraId="12ECCF07" w14:textId="77777777" w:rsidR="00274705" w:rsidRDefault="00274705">
      <w:pPr>
        <w:jc w:val="center"/>
        <w:rPr>
          <w:ins w:id="3662" w:author="微软用户" w:date="2017-08-19T20:25:00Z"/>
        </w:rPr>
        <w:pPrChange w:id="3663" w:author="微软用户" w:date="2017-08-19T20:01:00Z">
          <w:pPr>
            <w:spacing w:line="400" w:lineRule="exact"/>
            <w:ind w:firstLine="420"/>
          </w:pPr>
        </w:pPrChange>
      </w:pPr>
    </w:p>
    <w:p w14:paraId="697EC787" w14:textId="5CA86112" w:rsidR="00453251" w:rsidRDefault="00114324">
      <w:pPr>
        <w:jc w:val="center"/>
        <w:rPr>
          <w:ins w:id="3664" w:author="微软用户" w:date="2017-08-19T20:39:00Z"/>
          <w:rFonts w:ascii="Times New Roman" w:hAnsi="Times New Roman" w:cs="Times New Roman"/>
          <w:spacing w:val="10"/>
          <w:kern w:val="0"/>
          <w:sz w:val="24"/>
          <w:szCs w:val="24"/>
        </w:rPr>
        <w:pPrChange w:id="3665" w:author="微软用户" w:date="2017-08-19T20:43:00Z">
          <w:pPr>
            <w:spacing w:line="400" w:lineRule="exact"/>
            <w:ind w:firstLine="420"/>
          </w:pPr>
        </w:pPrChange>
      </w:pPr>
      <w:ins w:id="3666" w:author="微软用户" w:date="2017-08-19T20:39:00Z">
        <w:r>
          <w:rPr>
            <w:rFonts w:ascii="Times New Roman" w:hAnsi="Times New Roman" w:cs="Times New Roman"/>
            <w:spacing w:val="10"/>
            <w:kern w:val="0"/>
            <w:sz w:val="24"/>
            <w:szCs w:val="24"/>
          </w:rPr>
          <w:object w:dxaOrig="15180" w:dyaOrig="10950" w14:anchorId="3FB98353">
            <v:shape id="_x0000_i1034" type="#_x0000_t75" style="width:402.75pt;height:291pt" o:ole="">
              <v:imagedata r:id="rId48" o:title=""/>
            </v:shape>
            <o:OLEObject Type="Embed" ProgID="Visio.Drawing.15" ShapeID="_x0000_i1034" DrawAspect="Content" ObjectID="_1565100478" r:id="rId49"/>
          </w:object>
        </w:r>
      </w:ins>
    </w:p>
    <w:p w14:paraId="21CEFB30" w14:textId="564328BD" w:rsidR="00274705" w:rsidRPr="00562A88" w:rsidRDefault="00562A88">
      <w:pPr>
        <w:ind w:firstLine="420"/>
        <w:jc w:val="center"/>
        <w:rPr>
          <w:ins w:id="3667" w:author="微软用户" w:date="2017-08-19T20:25:00Z"/>
          <w:rFonts w:ascii="Times New Roman" w:hAnsi="Times New Roman" w:cs="Times New Roman"/>
          <w:spacing w:val="10"/>
          <w:kern w:val="0"/>
          <w:sz w:val="24"/>
          <w:szCs w:val="24"/>
          <w:rPrChange w:id="3668" w:author="微软用户" w:date="2017-08-19T20:32:00Z">
            <w:rPr>
              <w:ins w:id="3669" w:author="微软用户" w:date="2017-08-19T20:25:00Z"/>
            </w:rPr>
          </w:rPrChange>
        </w:rPr>
        <w:pPrChange w:id="3670" w:author="微软用户" w:date="2017-08-19T20:41:00Z">
          <w:pPr>
            <w:spacing w:line="400" w:lineRule="exact"/>
            <w:ind w:firstLine="420"/>
          </w:pPr>
        </w:pPrChange>
      </w:pPr>
      <w:ins w:id="3671" w:author="微软用户" w:date="2017-08-19T20:32:00Z">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优化系统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ins>
    </w:p>
    <w:p w14:paraId="60875B4D" w14:textId="7B6CFEA6" w:rsidR="00B91E7C" w:rsidRPr="00987564" w:rsidRDefault="000A287A" w:rsidP="000A287A">
      <w:pPr>
        <w:spacing w:line="400" w:lineRule="exact"/>
        <w:ind w:firstLine="420"/>
        <w:rPr>
          <w:rFonts w:asciiTheme="minorEastAsia" w:hAnsiTheme="minorEastAsia" w:cs="Times New Roman"/>
          <w:spacing w:val="10"/>
          <w:kern w:val="0"/>
          <w:sz w:val="24"/>
          <w:szCs w:val="24"/>
          <w:rPrChange w:id="3672" w:author="JY0225" w:date="2017-08-24T11:17:00Z">
            <w:rPr/>
          </w:rPrChange>
        </w:rPr>
      </w:pPr>
      <w:del w:id="3673" w:author="微软用户" w:date="2017-08-19T20:08:00Z">
        <w:r w:rsidRPr="00987564" w:rsidDel="00F46630">
          <w:rPr>
            <w:rFonts w:asciiTheme="minorEastAsia" w:hAnsiTheme="minorEastAsia"/>
            <w:sz w:val="24"/>
            <w:szCs w:val="24"/>
            <w:rPrChange w:id="3674" w:author="JY0225" w:date="2017-08-24T11:17:00Z">
              <w:rPr/>
            </w:rPrChange>
          </w:rPr>
          <w:fldChar w:fldCharType="begin"/>
        </w:r>
        <w:r w:rsidRPr="00987564" w:rsidDel="00F46630">
          <w:rPr>
            <w:rFonts w:asciiTheme="minorEastAsia" w:hAnsiTheme="minorEastAsia"/>
            <w:sz w:val="24"/>
            <w:szCs w:val="24"/>
            <w:rPrChange w:id="3675" w:author="JY0225" w:date="2017-08-24T11:17:00Z">
              <w:rPr/>
            </w:rPrChange>
          </w:rPr>
          <w:fldChar w:fldCharType="end"/>
        </w:r>
      </w:del>
      <w:r w:rsidR="004A50FA" w:rsidRPr="00987564">
        <w:rPr>
          <w:rFonts w:asciiTheme="minorEastAsia" w:hAnsiTheme="minorEastAsia" w:cs="Times New Roman" w:hint="eastAsia"/>
          <w:spacing w:val="10"/>
          <w:kern w:val="0"/>
          <w:sz w:val="24"/>
          <w:szCs w:val="24"/>
          <w:rPrChange w:id="3676" w:author="JY0225" w:date="2017-08-24T11:17:00Z">
            <w:rPr>
              <w:rFonts w:hint="eastAsia"/>
            </w:rPr>
          </w:rPrChange>
        </w:rPr>
        <w:t>优化后的中间件模块类的设计主要分为四大模块，</w:t>
      </w:r>
      <w:r w:rsidR="00B91E7C" w:rsidRPr="00987564">
        <w:rPr>
          <w:rFonts w:asciiTheme="minorEastAsia" w:hAnsiTheme="minorEastAsia" w:cs="Times New Roman"/>
          <w:spacing w:val="10"/>
          <w:kern w:val="0"/>
          <w:sz w:val="24"/>
          <w:szCs w:val="24"/>
          <w:rPrChange w:id="3677" w:author="JY0225" w:date="2017-08-24T11:17:00Z">
            <w:rPr/>
          </w:rPrChange>
        </w:rPr>
        <w:t>Core</w:t>
      </w:r>
      <w:r w:rsidR="00B91E7C" w:rsidRPr="00987564">
        <w:rPr>
          <w:rFonts w:asciiTheme="minorEastAsia" w:hAnsiTheme="minorEastAsia" w:cs="Times New Roman" w:hint="eastAsia"/>
          <w:spacing w:val="10"/>
          <w:kern w:val="0"/>
          <w:sz w:val="24"/>
          <w:szCs w:val="24"/>
          <w:rPrChange w:id="3678" w:author="JY0225" w:date="2017-08-24T11:17:00Z">
            <w:rPr>
              <w:rFonts w:hint="eastAsia"/>
            </w:rPr>
          </w:rPrChange>
        </w:rPr>
        <w:t>模块</w:t>
      </w:r>
      <w:r w:rsidR="00F22076" w:rsidRPr="00987564">
        <w:rPr>
          <w:rFonts w:asciiTheme="minorEastAsia" w:hAnsiTheme="minorEastAsia" w:cs="Times New Roman" w:hint="eastAsia"/>
          <w:spacing w:val="10"/>
          <w:kern w:val="0"/>
          <w:sz w:val="24"/>
          <w:szCs w:val="24"/>
          <w:rPrChange w:id="3679" w:author="JY0225" w:date="2017-08-24T11:17:00Z">
            <w:rPr>
              <w:rFonts w:hint="eastAsia"/>
            </w:rPr>
          </w:rPrChange>
        </w:rPr>
        <w:t>的类</w:t>
      </w:r>
      <w:r w:rsidR="00B91E7C" w:rsidRPr="00987564">
        <w:rPr>
          <w:rFonts w:asciiTheme="minorEastAsia" w:hAnsiTheme="minorEastAsia" w:cs="Times New Roman" w:hint="eastAsia"/>
          <w:spacing w:val="10"/>
          <w:kern w:val="0"/>
          <w:sz w:val="24"/>
          <w:szCs w:val="24"/>
          <w:rPrChange w:id="3680" w:author="JY0225" w:date="2017-08-24T11:17:00Z">
            <w:rPr>
              <w:rFonts w:hint="eastAsia"/>
            </w:rPr>
          </w:rPrChange>
        </w:rPr>
        <w:t>是中间件系统的核心</w:t>
      </w:r>
      <w:r w:rsidR="00721989" w:rsidRPr="00987564">
        <w:rPr>
          <w:rFonts w:asciiTheme="minorEastAsia" w:hAnsiTheme="minorEastAsia" w:cs="Times New Roman" w:hint="eastAsia"/>
          <w:spacing w:val="10"/>
          <w:kern w:val="0"/>
          <w:sz w:val="24"/>
          <w:szCs w:val="24"/>
          <w:rPrChange w:id="3681" w:author="JY0225" w:date="2017-08-24T11:17:00Z">
            <w:rPr>
              <w:rFonts w:hint="eastAsia"/>
            </w:rPr>
          </w:rPrChange>
        </w:rPr>
        <w:t>，负责接收和处理用户的请求。通过调用其他模块的类方法，</w:t>
      </w:r>
      <w:r w:rsidR="00BC1DCF" w:rsidRPr="00987564">
        <w:rPr>
          <w:rFonts w:asciiTheme="minorEastAsia" w:hAnsiTheme="minorEastAsia" w:cs="Times New Roman" w:hint="eastAsia"/>
          <w:spacing w:val="10"/>
          <w:kern w:val="0"/>
          <w:sz w:val="24"/>
          <w:szCs w:val="24"/>
          <w:rPrChange w:id="3682" w:author="JY0225" w:date="2017-08-24T11:17:00Z">
            <w:rPr>
              <w:rFonts w:hint="eastAsia"/>
            </w:rPr>
          </w:rPrChange>
        </w:rPr>
        <w:t>将用户的请求做格式化处理，并将预处理后的数据传输至服务器</w:t>
      </w:r>
      <w:r w:rsidR="0052309B" w:rsidRPr="00987564">
        <w:rPr>
          <w:rFonts w:asciiTheme="minorEastAsia" w:hAnsiTheme="minorEastAsia" w:cs="Times New Roman" w:hint="eastAsia"/>
          <w:spacing w:val="10"/>
          <w:kern w:val="0"/>
          <w:sz w:val="24"/>
          <w:szCs w:val="24"/>
          <w:rPrChange w:id="3683" w:author="JY0225" w:date="2017-08-24T11:17:00Z">
            <w:rPr>
              <w:rFonts w:hint="eastAsia"/>
            </w:rPr>
          </w:rPrChange>
        </w:rPr>
        <w:t>；</w:t>
      </w:r>
      <w:r w:rsidR="004A50FA" w:rsidRPr="00987564">
        <w:rPr>
          <w:rFonts w:asciiTheme="minorEastAsia" w:hAnsiTheme="minorEastAsia" w:cs="Times New Roman"/>
          <w:spacing w:val="10"/>
          <w:kern w:val="0"/>
          <w:sz w:val="24"/>
          <w:szCs w:val="24"/>
          <w:rPrChange w:id="3684" w:author="JY0225" w:date="2017-08-24T11:17:00Z">
            <w:rPr/>
          </w:rPrChange>
        </w:rPr>
        <w:t>Features</w:t>
      </w:r>
      <w:r w:rsidR="004A50FA" w:rsidRPr="00987564">
        <w:rPr>
          <w:rFonts w:asciiTheme="minorEastAsia" w:hAnsiTheme="minorEastAsia" w:cs="Times New Roman" w:hint="eastAsia"/>
          <w:spacing w:val="10"/>
          <w:kern w:val="0"/>
          <w:sz w:val="24"/>
          <w:szCs w:val="24"/>
          <w:rPrChange w:id="3685" w:author="JY0225" w:date="2017-08-24T11:17:00Z">
            <w:rPr>
              <w:rFonts w:hint="eastAsia"/>
            </w:rPr>
          </w:rPrChange>
        </w:rPr>
        <w:t>模块</w:t>
      </w:r>
      <w:r w:rsidR="009B1E44" w:rsidRPr="00987564">
        <w:rPr>
          <w:rFonts w:asciiTheme="minorEastAsia" w:hAnsiTheme="minorEastAsia" w:cs="Times New Roman" w:hint="eastAsia"/>
          <w:spacing w:val="10"/>
          <w:kern w:val="0"/>
          <w:sz w:val="24"/>
          <w:szCs w:val="24"/>
          <w:rPrChange w:id="3686" w:author="JY0225" w:date="2017-08-24T11:17:00Z">
            <w:rPr>
              <w:rFonts w:hint="eastAsia"/>
            </w:rPr>
          </w:rPrChange>
        </w:rPr>
        <w:t>的类</w:t>
      </w:r>
      <w:r w:rsidR="004A50FA" w:rsidRPr="00987564">
        <w:rPr>
          <w:rFonts w:asciiTheme="minorEastAsia" w:hAnsiTheme="minorEastAsia" w:cs="Times New Roman" w:hint="eastAsia"/>
          <w:spacing w:val="10"/>
          <w:kern w:val="0"/>
          <w:sz w:val="24"/>
          <w:szCs w:val="24"/>
          <w:rPrChange w:id="3687" w:author="JY0225" w:date="2017-08-24T11:17:00Z">
            <w:rPr>
              <w:rFonts w:hint="eastAsia"/>
            </w:rPr>
          </w:rPrChange>
        </w:rPr>
        <w:t>负责主要优化功能的实现；</w:t>
      </w:r>
      <w:r w:rsidR="00D10CF2" w:rsidRPr="00987564">
        <w:rPr>
          <w:rFonts w:asciiTheme="minorEastAsia" w:hAnsiTheme="minorEastAsia" w:cs="Times New Roman"/>
          <w:spacing w:val="10"/>
          <w:kern w:val="0"/>
          <w:sz w:val="24"/>
          <w:szCs w:val="24"/>
          <w:rPrChange w:id="3688" w:author="JY0225" w:date="2017-08-24T11:17:00Z">
            <w:rPr/>
          </w:rPrChange>
        </w:rPr>
        <w:t>Utils</w:t>
      </w:r>
      <w:r w:rsidR="00D10CF2" w:rsidRPr="00987564">
        <w:rPr>
          <w:rFonts w:asciiTheme="minorEastAsia" w:hAnsiTheme="minorEastAsia" w:cs="Times New Roman" w:hint="eastAsia"/>
          <w:spacing w:val="10"/>
          <w:kern w:val="0"/>
          <w:sz w:val="24"/>
          <w:szCs w:val="24"/>
          <w:rPrChange w:id="3689" w:author="JY0225" w:date="2017-08-24T11:17:00Z">
            <w:rPr>
              <w:rFonts w:hint="eastAsia"/>
            </w:rPr>
          </w:rPrChange>
        </w:rPr>
        <w:t>模块</w:t>
      </w:r>
      <w:r w:rsidR="00427E73" w:rsidRPr="00987564">
        <w:rPr>
          <w:rFonts w:asciiTheme="minorEastAsia" w:hAnsiTheme="minorEastAsia" w:cs="Times New Roman" w:hint="eastAsia"/>
          <w:spacing w:val="10"/>
          <w:kern w:val="0"/>
          <w:sz w:val="24"/>
          <w:szCs w:val="24"/>
          <w:rPrChange w:id="3690" w:author="JY0225" w:date="2017-08-24T11:17:00Z">
            <w:rPr>
              <w:rFonts w:hint="eastAsia"/>
            </w:rPr>
          </w:rPrChange>
        </w:rPr>
        <w:t>的类</w:t>
      </w:r>
      <w:r w:rsidR="00D10CF2" w:rsidRPr="00987564">
        <w:rPr>
          <w:rFonts w:asciiTheme="minorEastAsia" w:hAnsiTheme="minorEastAsia" w:cs="Times New Roman" w:hint="eastAsia"/>
          <w:spacing w:val="10"/>
          <w:kern w:val="0"/>
          <w:sz w:val="24"/>
          <w:szCs w:val="24"/>
          <w:rPrChange w:id="3691" w:author="JY0225" w:date="2017-08-24T11:17:00Z">
            <w:rPr>
              <w:rFonts w:hint="eastAsia"/>
            </w:rPr>
          </w:rPrChange>
        </w:rPr>
        <w:t>提供开发所需的常用工具和信息</w:t>
      </w:r>
      <w:r w:rsidR="001C46F3" w:rsidRPr="00987564">
        <w:rPr>
          <w:rFonts w:asciiTheme="minorEastAsia" w:hAnsiTheme="minorEastAsia" w:cs="Times New Roman" w:hint="eastAsia"/>
          <w:spacing w:val="10"/>
          <w:kern w:val="0"/>
          <w:sz w:val="24"/>
          <w:szCs w:val="24"/>
          <w:rPrChange w:id="3692" w:author="JY0225" w:date="2017-08-24T11:17:00Z">
            <w:rPr>
              <w:rFonts w:hint="eastAsia"/>
            </w:rPr>
          </w:rPrChange>
        </w:rPr>
        <w:t>；</w:t>
      </w:r>
      <w:r w:rsidR="00EC1525" w:rsidRPr="00987564">
        <w:rPr>
          <w:rFonts w:asciiTheme="minorEastAsia" w:hAnsiTheme="minorEastAsia" w:cs="Times New Roman"/>
          <w:spacing w:val="10"/>
          <w:kern w:val="0"/>
          <w:sz w:val="24"/>
          <w:szCs w:val="24"/>
          <w:rPrChange w:id="3693" w:author="JY0225" w:date="2017-08-24T11:17:00Z">
            <w:rPr/>
          </w:rPrChange>
        </w:rPr>
        <w:t>Database</w:t>
      </w:r>
      <w:r w:rsidR="00D6162D" w:rsidRPr="00987564">
        <w:rPr>
          <w:rFonts w:asciiTheme="minorEastAsia" w:hAnsiTheme="minorEastAsia" w:cs="Times New Roman" w:hint="eastAsia"/>
          <w:spacing w:val="10"/>
          <w:kern w:val="0"/>
          <w:sz w:val="24"/>
          <w:szCs w:val="24"/>
          <w:rPrChange w:id="3694" w:author="JY0225" w:date="2017-08-24T11:17:00Z">
            <w:rPr>
              <w:rFonts w:hint="eastAsia"/>
            </w:rPr>
          </w:rPrChange>
        </w:rPr>
        <w:t>模块</w:t>
      </w:r>
      <w:r w:rsidR="00677ECE" w:rsidRPr="00987564">
        <w:rPr>
          <w:rFonts w:asciiTheme="minorEastAsia" w:hAnsiTheme="minorEastAsia" w:cs="Times New Roman" w:hint="eastAsia"/>
          <w:spacing w:val="10"/>
          <w:kern w:val="0"/>
          <w:sz w:val="24"/>
          <w:szCs w:val="24"/>
          <w:rPrChange w:id="3695" w:author="JY0225" w:date="2017-08-24T11:17:00Z">
            <w:rPr>
              <w:rFonts w:hint="eastAsia"/>
            </w:rPr>
          </w:rPrChange>
        </w:rPr>
        <w:t>的类</w:t>
      </w:r>
      <w:r w:rsidR="00EC1525" w:rsidRPr="00987564">
        <w:rPr>
          <w:rFonts w:asciiTheme="minorEastAsia" w:hAnsiTheme="minorEastAsia" w:cs="Times New Roman" w:hint="eastAsia"/>
          <w:spacing w:val="10"/>
          <w:kern w:val="0"/>
          <w:sz w:val="24"/>
          <w:szCs w:val="24"/>
          <w:rPrChange w:id="3696" w:author="JY0225" w:date="2017-08-24T11:17:00Z">
            <w:rPr>
              <w:rFonts w:hint="eastAsia"/>
            </w:rPr>
          </w:rPrChange>
        </w:rPr>
        <w:t>负责与数据库的交互。</w:t>
      </w:r>
      <w:r w:rsidR="00177489" w:rsidRPr="00987564">
        <w:rPr>
          <w:rFonts w:asciiTheme="minorEastAsia" w:hAnsiTheme="minorEastAsia" w:cs="Times New Roman" w:hint="eastAsia"/>
          <w:spacing w:val="10"/>
          <w:kern w:val="0"/>
          <w:sz w:val="24"/>
          <w:szCs w:val="24"/>
          <w:rPrChange w:id="3697" w:author="JY0225" w:date="2017-08-24T11:17:00Z">
            <w:rPr>
              <w:rFonts w:hint="eastAsia"/>
            </w:rPr>
          </w:rPrChange>
        </w:rPr>
        <w:t>具体</w:t>
      </w:r>
      <w:r w:rsidR="00D84061" w:rsidRPr="00987564">
        <w:rPr>
          <w:rFonts w:asciiTheme="minorEastAsia" w:hAnsiTheme="minorEastAsia" w:cs="Times New Roman" w:hint="eastAsia"/>
          <w:spacing w:val="10"/>
          <w:kern w:val="0"/>
          <w:sz w:val="24"/>
          <w:szCs w:val="24"/>
          <w:rPrChange w:id="3698" w:author="JY0225" w:date="2017-08-24T11:17:00Z">
            <w:rPr>
              <w:rFonts w:hint="eastAsia"/>
            </w:rPr>
          </w:rPrChange>
        </w:rPr>
        <w:t>类的功能如下：</w:t>
      </w:r>
    </w:p>
    <w:p w14:paraId="43C67B6E" w14:textId="77777777" w:rsidR="00067CEC" w:rsidRPr="00987564" w:rsidRDefault="004223AE" w:rsidP="007A49BE">
      <w:pPr>
        <w:spacing w:line="400" w:lineRule="exact"/>
        <w:ind w:firstLine="420"/>
        <w:rPr>
          <w:rFonts w:asciiTheme="minorEastAsia" w:hAnsiTheme="minorEastAsia" w:cs="Times New Roman"/>
          <w:spacing w:val="10"/>
          <w:kern w:val="0"/>
          <w:sz w:val="24"/>
          <w:szCs w:val="24"/>
          <w:rPrChange w:id="3699"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700" w:author="JY0225" w:date="2017-08-24T11:17:00Z">
            <w:rPr>
              <w:rFonts w:ascii="Times New Roman" w:hAnsi="Times New Roman" w:cs="Times New Roman"/>
              <w:spacing w:val="10"/>
              <w:kern w:val="0"/>
              <w:sz w:val="24"/>
              <w:szCs w:val="24"/>
            </w:rPr>
          </w:rPrChange>
        </w:rPr>
        <w:t>mwChunk</w:t>
      </w:r>
      <w:r w:rsidR="00177489" w:rsidRPr="00987564">
        <w:rPr>
          <w:rFonts w:asciiTheme="minorEastAsia" w:hAnsiTheme="minorEastAsia" w:cs="Times New Roman"/>
          <w:spacing w:val="10"/>
          <w:kern w:val="0"/>
          <w:sz w:val="24"/>
          <w:szCs w:val="24"/>
          <w:rPrChange w:id="3701" w:author="JY0225" w:date="2017-08-24T11:17:00Z">
            <w:rPr>
              <w:rFonts w:ascii="Times New Roman" w:hAnsi="Times New Roman" w:cs="Times New Roman"/>
              <w:spacing w:val="10"/>
              <w:kern w:val="0"/>
              <w:sz w:val="24"/>
              <w:szCs w:val="24"/>
            </w:rPr>
          </w:rPrChange>
        </w:rPr>
        <w:t>er</w:t>
      </w:r>
      <w:r w:rsidRPr="00987564">
        <w:rPr>
          <w:rFonts w:asciiTheme="minorEastAsia" w:hAnsiTheme="minorEastAsia" w:cs="Times New Roman"/>
          <w:spacing w:val="10"/>
          <w:kern w:val="0"/>
          <w:sz w:val="24"/>
          <w:szCs w:val="24"/>
          <w:rPrChange w:id="3702" w:author="JY0225" w:date="2017-08-24T11:17:00Z">
            <w:rPr>
              <w:rFonts w:ascii="Times New Roman" w:hAnsi="Times New Roman" w:cs="Times New Roman"/>
              <w:spacing w:val="10"/>
              <w:kern w:val="0"/>
              <w:sz w:val="24"/>
              <w:szCs w:val="24"/>
            </w:rPr>
          </w:rPrChange>
        </w:rPr>
        <w:t xml:space="preserve">: </w:t>
      </w:r>
      <w:r w:rsidRPr="00987564">
        <w:rPr>
          <w:rFonts w:asciiTheme="minorEastAsia" w:hAnsiTheme="minorEastAsia" w:cs="Times New Roman" w:hint="eastAsia"/>
          <w:spacing w:val="10"/>
          <w:kern w:val="0"/>
          <w:sz w:val="24"/>
          <w:szCs w:val="24"/>
          <w:rPrChange w:id="3703" w:author="JY0225" w:date="2017-08-24T11:17:00Z">
            <w:rPr>
              <w:rFonts w:ascii="Times New Roman" w:hAnsi="Times New Roman" w:cs="Times New Roman" w:hint="eastAsia"/>
              <w:spacing w:val="10"/>
              <w:kern w:val="0"/>
              <w:sz w:val="24"/>
              <w:szCs w:val="24"/>
            </w:rPr>
          </w:rPrChange>
        </w:rPr>
        <w:t>该类主要用与大文件传输，将超过规定大小的文件拆分为固定大小的文件块，并将按当前用户的信息以及</w:t>
      </w:r>
      <w:r w:rsidR="005A7188" w:rsidRPr="00987564">
        <w:rPr>
          <w:rFonts w:asciiTheme="minorEastAsia" w:hAnsiTheme="minorEastAsia" w:cs="Times New Roman" w:hint="eastAsia"/>
          <w:spacing w:val="10"/>
          <w:kern w:val="0"/>
          <w:sz w:val="24"/>
          <w:szCs w:val="24"/>
          <w:rPrChange w:id="3704" w:author="JY0225" w:date="2017-08-24T11:17:00Z">
            <w:rPr>
              <w:rFonts w:ascii="Times New Roman" w:hAnsi="Times New Roman" w:cs="Times New Roman" w:hint="eastAsia"/>
              <w:spacing w:val="10"/>
              <w:kern w:val="0"/>
              <w:sz w:val="24"/>
              <w:szCs w:val="24"/>
            </w:rPr>
          </w:rPrChange>
        </w:rPr>
        <w:t>时间戳信息自动命名，保存在本地的缓存文件中。</w:t>
      </w:r>
      <w:r w:rsidR="00592C90" w:rsidRPr="00987564">
        <w:rPr>
          <w:rFonts w:asciiTheme="minorEastAsia" w:hAnsiTheme="minorEastAsia" w:cs="Times New Roman" w:hint="eastAsia"/>
          <w:spacing w:val="10"/>
          <w:kern w:val="0"/>
          <w:sz w:val="24"/>
          <w:szCs w:val="24"/>
          <w:rPrChange w:id="3705" w:author="JY0225" w:date="2017-08-24T11:17:00Z">
            <w:rPr>
              <w:rFonts w:ascii="Times New Roman" w:hAnsi="Times New Roman" w:cs="Times New Roman" w:hint="eastAsia"/>
              <w:spacing w:val="10"/>
              <w:kern w:val="0"/>
              <w:sz w:val="24"/>
              <w:szCs w:val="24"/>
            </w:rPr>
          </w:rPrChange>
        </w:rPr>
        <w:t>此外，该类还需记录上传文件的上传状态信息，如</w:t>
      </w:r>
      <w:r w:rsidR="00944266" w:rsidRPr="00987564">
        <w:rPr>
          <w:rFonts w:asciiTheme="minorEastAsia" w:hAnsiTheme="minorEastAsia" w:cs="Times New Roman" w:hint="eastAsia"/>
          <w:spacing w:val="10"/>
          <w:kern w:val="0"/>
          <w:sz w:val="24"/>
          <w:szCs w:val="24"/>
          <w:rPrChange w:id="3706" w:author="JY0225" w:date="2017-08-24T11:17:00Z">
            <w:rPr>
              <w:rFonts w:ascii="Times New Roman" w:hAnsi="Times New Roman" w:cs="Times New Roman" w:hint="eastAsia"/>
              <w:spacing w:val="10"/>
              <w:kern w:val="0"/>
              <w:sz w:val="24"/>
              <w:szCs w:val="24"/>
            </w:rPr>
          </w:rPrChange>
        </w:rPr>
        <w:t>断点信息，为后续的断点续传技术实现提供支持。</w:t>
      </w:r>
    </w:p>
    <w:p w14:paraId="3079F85D" w14:textId="1BC0F4D2" w:rsidR="004D0E4C" w:rsidRPr="00987564" w:rsidRDefault="004D0E4C" w:rsidP="00067CEC">
      <w:pPr>
        <w:spacing w:line="400" w:lineRule="exact"/>
        <w:ind w:firstLine="420"/>
        <w:rPr>
          <w:rFonts w:asciiTheme="minorEastAsia" w:hAnsiTheme="minorEastAsia" w:cs="Times New Roman"/>
          <w:spacing w:val="10"/>
          <w:kern w:val="0"/>
          <w:sz w:val="24"/>
          <w:szCs w:val="24"/>
          <w:rPrChange w:id="3707"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708" w:author="JY0225" w:date="2017-08-24T11:17:00Z">
            <w:rPr>
              <w:rFonts w:ascii="Times New Roman" w:hAnsi="Times New Roman" w:cs="Times New Roman"/>
              <w:spacing w:val="10"/>
              <w:kern w:val="0"/>
              <w:sz w:val="24"/>
              <w:szCs w:val="24"/>
            </w:rPr>
          </w:rPrChange>
        </w:rPr>
        <w:t xml:space="preserve">mwConstant: </w:t>
      </w:r>
      <w:r w:rsidRPr="00987564">
        <w:rPr>
          <w:rFonts w:asciiTheme="minorEastAsia" w:hAnsiTheme="minorEastAsia" w:cs="Times New Roman" w:hint="eastAsia"/>
          <w:spacing w:val="10"/>
          <w:kern w:val="0"/>
          <w:sz w:val="24"/>
          <w:szCs w:val="24"/>
          <w:rPrChange w:id="3709" w:author="JY0225" w:date="2017-08-24T11:17:00Z">
            <w:rPr>
              <w:rFonts w:ascii="Times New Roman" w:hAnsi="Times New Roman" w:cs="Times New Roman" w:hint="eastAsia"/>
              <w:spacing w:val="10"/>
              <w:kern w:val="0"/>
              <w:sz w:val="24"/>
              <w:szCs w:val="24"/>
            </w:rPr>
          </w:rPrChange>
        </w:rPr>
        <w:t>该类的主要作用的为系统提供全局的常量</w:t>
      </w:r>
      <w:r w:rsidR="00182EC2" w:rsidRPr="00987564">
        <w:rPr>
          <w:rFonts w:asciiTheme="minorEastAsia" w:hAnsiTheme="minorEastAsia" w:cs="Times New Roman" w:hint="eastAsia"/>
          <w:spacing w:val="10"/>
          <w:kern w:val="0"/>
          <w:sz w:val="24"/>
          <w:szCs w:val="24"/>
          <w:rPrChange w:id="3710" w:author="JY0225" w:date="2017-08-24T11:17:00Z">
            <w:rPr>
              <w:rFonts w:ascii="Times New Roman" w:hAnsi="Times New Roman" w:cs="Times New Roman" w:hint="eastAsia"/>
              <w:spacing w:val="10"/>
              <w:kern w:val="0"/>
              <w:sz w:val="24"/>
              <w:szCs w:val="24"/>
            </w:rPr>
          </w:rPrChange>
        </w:rPr>
        <w:t>，如字符串常量、整型的数字常量（主要用来标识状态或异常信息）</w:t>
      </w:r>
      <w:r w:rsidR="00095DD8" w:rsidRPr="00987564">
        <w:rPr>
          <w:rFonts w:asciiTheme="minorEastAsia" w:hAnsiTheme="minorEastAsia" w:cs="Times New Roman" w:hint="eastAsia"/>
          <w:spacing w:val="10"/>
          <w:kern w:val="0"/>
          <w:sz w:val="24"/>
          <w:szCs w:val="24"/>
          <w:rPrChange w:id="3711" w:author="JY0225" w:date="2017-08-24T11:17:00Z">
            <w:rPr>
              <w:rFonts w:ascii="Times New Roman" w:hAnsi="Times New Roman" w:cs="Times New Roman" w:hint="eastAsia"/>
              <w:spacing w:val="10"/>
              <w:kern w:val="0"/>
              <w:sz w:val="24"/>
              <w:szCs w:val="24"/>
            </w:rPr>
          </w:rPrChange>
        </w:rPr>
        <w:t>，并对这些常量进行统一管理</w:t>
      </w:r>
      <w:r w:rsidRPr="00987564">
        <w:rPr>
          <w:rFonts w:asciiTheme="minorEastAsia" w:hAnsiTheme="minorEastAsia" w:cs="Times New Roman" w:hint="eastAsia"/>
          <w:spacing w:val="10"/>
          <w:kern w:val="0"/>
          <w:sz w:val="24"/>
          <w:szCs w:val="24"/>
          <w:rPrChange w:id="3712" w:author="JY0225" w:date="2017-08-24T11:17:00Z">
            <w:rPr>
              <w:rFonts w:ascii="Times New Roman" w:hAnsi="Times New Roman" w:cs="Times New Roman" w:hint="eastAsia"/>
              <w:spacing w:val="10"/>
              <w:kern w:val="0"/>
              <w:sz w:val="24"/>
              <w:szCs w:val="24"/>
            </w:rPr>
          </w:rPrChange>
        </w:rPr>
        <w:t>。</w:t>
      </w:r>
      <w:r w:rsidR="00182EC2" w:rsidRPr="00987564">
        <w:rPr>
          <w:rFonts w:asciiTheme="minorEastAsia" w:hAnsiTheme="minorEastAsia" w:cs="Times New Roman" w:hint="eastAsia"/>
          <w:spacing w:val="10"/>
          <w:kern w:val="0"/>
          <w:sz w:val="24"/>
          <w:szCs w:val="24"/>
          <w:rPrChange w:id="3713" w:author="JY0225" w:date="2017-08-24T11:17:00Z">
            <w:rPr>
              <w:rFonts w:ascii="Times New Roman" w:hAnsi="Times New Roman" w:cs="Times New Roman" w:hint="eastAsia"/>
              <w:spacing w:val="10"/>
              <w:kern w:val="0"/>
              <w:sz w:val="24"/>
              <w:szCs w:val="24"/>
            </w:rPr>
          </w:rPrChange>
        </w:rPr>
        <w:t>在</w:t>
      </w:r>
      <w:r w:rsidR="00E4327E" w:rsidRPr="00987564">
        <w:rPr>
          <w:rFonts w:asciiTheme="minorEastAsia" w:hAnsiTheme="minorEastAsia" w:cs="Times New Roman" w:hint="eastAsia"/>
          <w:spacing w:val="10"/>
          <w:kern w:val="0"/>
          <w:sz w:val="24"/>
          <w:szCs w:val="24"/>
          <w:rPrChange w:id="3714" w:author="JY0225" w:date="2017-08-24T11:17:00Z">
            <w:rPr>
              <w:rFonts w:ascii="Times New Roman" w:hAnsi="Times New Roman" w:cs="Times New Roman" w:hint="eastAsia"/>
              <w:spacing w:val="10"/>
              <w:kern w:val="0"/>
              <w:sz w:val="24"/>
              <w:szCs w:val="24"/>
            </w:rPr>
          </w:rPrChange>
        </w:rPr>
        <w:t>现有</w:t>
      </w:r>
      <w:r w:rsidR="00182EC2" w:rsidRPr="00987564">
        <w:rPr>
          <w:rFonts w:asciiTheme="minorEastAsia" w:hAnsiTheme="minorEastAsia" w:cs="Times New Roman" w:hint="eastAsia"/>
          <w:spacing w:val="10"/>
          <w:kern w:val="0"/>
          <w:sz w:val="24"/>
          <w:szCs w:val="24"/>
          <w:rPrChange w:id="3715" w:author="JY0225" w:date="2017-08-24T11:17:00Z">
            <w:rPr>
              <w:rFonts w:ascii="Times New Roman" w:hAnsi="Times New Roman" w:cs="Times New Roman" w:hint="eastAsia"/>
              <w:spacing w:val="10"/>
              <w:kern w:val="0"/>
              <w:sz w:val="24"/>
              <w:szCs w:val="24"/>
            </w:rPr>
          </w:rPrChange>
        </w:rPr>
        <w:t>的中间件系统中，</w:t>
      </w:r>
      <w:r w:rsidR="00485C4C" w:rsidRPr="00987564">
        <w:rPr>
          <w:rFonts w:asciiTheme="minorEastAsia" w:hAnsiTheme="minorEastAsia" w:cs="Times New Roman" w:hint="eastAsia"/>
          <w:spacing w:val="10"/>
          <w:kern w:val="0"/>
          <w:sz w:val="24"/>
          <w:szCs w:val="24"/>
          <w:rPrChange w:id="3716" w:author="JY0225" w:date="2017-08-24T11:17:00Z">
            <w:rPr>
              <w:rFonts w:ascii="Times New Roman" w:hAnsi="Times New Roman" w:cs="Times New Roman" w:hint="eastAsia"/>
              <w:spacing w:val="10"/>
              <w:kern w:val="0"/>
              <w:sz w:val="24"/>
              <w:szCs w:val="24"/>
            </w:rPr>
          </w:rPrChange>
        </w:rPr>
        <w:t>常量都是以单独的形式存在于各个类中，这样存在大量重复重复冗余的常量信息，且对源码进行维护时，难以</w:t>
      </w:r>
      <w:r w:rsidR="00664AF7" w:rsidRPr="00987564">
        <w:rPr>
          <w:rFonts w:asciiTheme="minorEastAsia" w:hAnsiTheme="minorEastAsia" w:cs="Times New Roman" w:hint="eastAsia"/>
          <w:spacing w:val="10"/>
          <w:kern w:val="0"/>
          <w:sz w:val="24"/>
          <w:szCs w:val="24"/>
          <w:rPrChange w:id="3717" w:author="JY0225" w:date="2017-08-24T11:17:00Z">
            <w:rPr>
              <w:rFonts w:ascii="Times New Roman" w:hAnsi="Times New Roman" w:cs="Times New Roman" w:hint="eastAsia"/>
              <w:spacing w:val="10"/>
              <w:kern w:val="0"/>
              <w:sz w:val="24"/>
              <w:szCs w:val="24"/>
            </w:rPr>
          </w:rPrChange>
        </w:rPr>
        <w:t>找全所有的常量进行统一修改</w:t>
      </w:r>
      <w:r w:rsidR="00F8442C" w:rsidRPr="00987564">
        <w:rPr>
          <w:rFonts w:asciiTheme="minorEastAsia" w:hAnsiTheme="minorEastAsia" w:cs="Times New Roman" w:hint="eastAsia"/>
          <w:spacing w:val="10"/>
          <w:kern w:val="0"/>
          <w:sz w:val="24"/>
          <w:szCs w:val="24"/>
          <w:rPrChange w:id="3718" w:author="JY0225" w:date="2017-08-24T11:17:00Z">
            <w:rPr>
              <w:rFonts w:ascii="Times New Roman" w:hAnsi="Times New Roman" w:cs="Times New Roman" w:hint="eastAsia"/>
              <w:spacing w:val="10"/>
              <w:kern w:val="0"/>
              <w:sz w:val="24"/>
              <w:szCs w:val="24"/>
            </w:rPr>
          </w:rPrChange>
        </w:rPr>
        <w:t>，这对开发和维护工作带来了很大的困扰</w:t>
      </w:r>
      <w:r w:rsidR="00664AF7" w:rsidRPr="00987564">
        <w:rPr>
          <w:rFonts w:asciiTheme="minorEastAsia" w:hAnsiTheme="minorEastAsia" w:cs="Times New Roman" w:hint="eastAsia"/>
          <w:spacing w:val="10"/>
          <w:kern w:val="0"/>
          <w:sz w:val="24"/>
          <w:szCs w:val="24"/>
          <w:rPrChange w:id="3719" w:author="JY0225" w:date="2017-08-24T11:17:00Z">
            <w:rPr>
              <w:rFonts w:ascii="Times New Roman" w:hAnsi="Times New Roman" w:cs="Times New Roman" w:hint="eastAsia"/>
              <w:spacing w:val="10"/>
              <w:kern w:val="0"/>
              <w:sz w:val="24"/>
              <w:szCs w:val="24"/>
            </w:rPr>
          </w:rPrChange>
        </w:rPr>
        <w:t>。</w:t>
      </w:r>
    </w:p>
    <w:p w14:paraId="5239D39D" w14:textId="1593F796" w:rsidR="000C0A09" w:rsidRPr="00987564" w:rsidRDefault="00844323" w:rsidP="00D65A03">
      <w:pPr>
        <w:spacing w:line="400" w:lineRule="exact"/>
        <w:rPr>
          <w:rFonts w:asciiTheme="minorEastAsia" w:hAnsiTheme="minorEastAsia" w:cs="Times New Roman"/>
          <w:spacing w:val="10"/>
          <w:kern w:val="0"/>
          <w:sz w:val="24"/>
          <w:szCs w:val="24"/>
          <w:rPrChange w:id="3720"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721" w:author="JY0225" w:date="2017-08-24T11:17:00Z">
            <w:rPr>
              <w:rFonts w:ascii="Times New Roman" w:hAnsi="Times New Roman" w:cs="Times New Roman"/>
              <w:spacing w:val="10"/>
              <w:kern w:val="0"/>
              <w:sz w:val="24"/>
              <w:szCs w:val="24"/>
            </w:rPr>
          </w:rPrChange>
        </w:rPr>
        <w:tab/>
      </w:r>
      <w:r w:rsidR="008D3122" w:rsidRPr="00987564">
        <w:rPr>
          <w:rFonts w:asciiTheme="minorEastAsia" w:hAnsiTheme="minorEastAsia" w:cs="Times New Roman"/>
          <w:spacing w:val="10"/>
          <w:kern w:val="0"/>
          <w:sz w:val="24"/>
          <w:szCs w:val="24"/>
          <w:rPrChange w:id="3722" w:author="JY0225" w:date="2017-08-24T11:17:00Z">
            <w:rPr>
              <w:rFonts w:ascii="Times New Roman" w:hAnsi="Times New Roman" w:cs="Times New Roman"/>
              <w:spacing w:val="10"/>
              <w:kern w:val="0"/>
              <w:sz w:val="24"/>
              <w:szCs w:val="24"/>
            </w:rPr>
          </w:rPrChange>
        </w:rPr>
        <w:t xml:space="preserve">mwDao: </w:t>
      </w:r>
      <w:r w:rsidR="008D3122" w:rsidRPr="00987564">
        <w:rPr>
          <w:rFonts w:asciiTheme="minorEastAsia" w:hAnsiTheme="minorEastAsia" w:cs="Times New Roman" w:hint="eastAsia"/>
          <w:spacing w:val="10"/>
          <w:kern w:val="0"/>
          <w:sz w:val="24"/>
          <w:szCs w:val="24"/>
          <w:rPrChange w:id="3723" w:author="JY0225" w:date="2017-08-24T11:17:00Z">
            <w:rPr>
              <w:rFonts w:ascii="Times New Roman" w:hAnsi="Times New Roman" w:cs="Times New Roman" w:hint="eastAsia"/>
              <w:spacing w:val="10"/>
              <w:kern w:val="0"/>
              <w:sz w:val="24"/>
              <w:szCs w:val="24"/>
            </w:rPr>
          </w:rPrChange>
        </w:rPr>
        <w:t>该类主要负责数据库层接口的定义与实现，实现业务逻辑与数据库操作的分离。</w:t>
      </w:r>
      <w:r w:rsidR="007521D2" w:rsidRPr="00987564">
        <w:rPr>
          <w:rFonts w:asciiTheme="minorEastAsia" w:hAnsiTheme="minorEastAsia" w:cs="Times New Roman" w:hint="eastAsia"/>
          <w:spacing w:val="10"/>
          <w:kern w:val="0"/>
          <w:sz w:val="24"/>
          <w:szCs w:val="24"/>
          <w:rPrChange w:id="3724" w:author="JY0225" w:date="2017-08-24T11:17:00Z">
            <w:rPr>
              <w:rFonts w:ascii="Times New Roman" w:hAnsi="Times New Roman" w:cs="Times New Roman" w:hint="eastAsia"/>
              <w:spacing w:val="10"/>
              <w:kern w:val="0"/>
              <w:sz w:val="24"/>
              <w:szCs w:val="24"/>
            </w:rPr>
          </w:rPrChange>
        </w:rPr>
        <w:t>在</w:t>
      </w:r>
      <w:r w:rsidR="00E4327E" w:rsidRPr="00987564">
        <w:rPr>
          <w:rFonts w:asciiTheme="minorEastAsia" w:hAnsiTheme="minorEastAsia" w:cs="Times New Roman" w:hint="eastAsia"/>
          <w:spacing w:val="10"/>
          <w:kern w:val="0"/>
          <w:sz w:val="24"/>
          <w:szCs w:val="24"/>
          <w:rPrChange w:id="3725" w:author="JY0225" w:date="2017-08-24T11:17:00Z">
            <w:rPr>
              <w:rFonts w:ascii="Times New Roman" w:hAnsi="Times New Roman" w:cs="Times New Roman" w:hint="eastAsia"/>
              <w:spacing w:val="10"/>
              <w:kern w:val="0"/>
              <w:sz w:val="24"/>
              <w:szCs w:val="24"/>
            </w:rPr>
          </w:rPrChange>
        </w:rPr>
        <w:t>现有</w:t>
      </w:r>
      <w:r w:rsidR="007521D2" w:rsidRPr="00987564">
        <w:rPr>
          <w:rFonts w:asciiTheme="minorEastAsia" w:hAnsiTheme="minorEastAsia" w:cs="Times New Roman" w:hint="eastAsia"/>
          <w:spacing w:val="10"/>
          <w:kern w:val="0"/>
          <w:sz w:val="24"/>
          <w:szCs w:val="24"/>
          <w:rPrChange w:id="3726" w:author="JY0225" w:date="2017-08-24T11:17:00Z">
            <w:rPr>
              <w:rFonts w:ascii="Times New Roman" w:hAnsi="Times New Roman" w:cs="Times New Roman" w:hint="eastAsia"/>
              <w:spacing w:val="10"/>
              <w:kern w:val="0"/>
              <w:sz w:val="24"/>
              <w:szCs w:val="24"/>
            </w:rPr>
          </w:rPrChange>
        </w:rPr>
        <w:t>的中间件系统中，数据库操作都是在需要的时候创建连接，并执行所需的操作。</w:t>
      </w:r>
      <w:r w:rsidR="000C0A09" w:rsidRPr="00987564">
        <w:rPr>
          <w:rFonts w:asciiTheme="minorEastAsia" w:hAnsiTheme="minorEastAsia" w:cs="Times New Roman" w:hint="eastAsia"/>
          <w:spacing w:val="10"/>
          <w:kern w:val="0"/>
          <w:sz w:val="24"/>
          <w:szCs w:val="24"/>
          <w:rPrChange w:id="3727" w:author="JY0225" w:date="2017-08-24T11:17:00Z">
            <w:rPr>
              <w:rFonts w:ascii="Times New Roman" w:hAnsi="Times New Roman" w:cs="Times New Roman" w:hint="eastAsia"/>
              <w:spacing w:val="10"/>
              <w:kern w:val="0"/>
              <w:sz w:val="24"/>
              <w:szCs w:val="24"/>
            </w:rPr>
          </w:rPrChange>
        </w:rPr>
        <w:t>这样的做法使</w:t>
      </w:r>
      <w:r w:rsidR="00CA1DDC" w:rsidRPr="00987564">
        <w:rPr>
          <w:rFonts w:asciiTheme="minorEastAsia" w:hAnsiTheme="minorEastAsia" w:cs="Times New Roman" w:hint="eastAsia"/>
          <w:spacing w:val="10"/>
          <w:kern w:val="0"/>
          <w:sz w:val="24"/>
          <w:szCs w:val="24"/>
          <w:rPrChange w:id="3728" w:author="JY0225" w:date="2017-08-24T11:17:00Z">
            <w:rPr>
              <w:rFonts w:ascii="Times New Roman" w:hAnsi="Times New Roman" w:cs="Times New Roman" w:hint="eastAsia"/>
              <w:spacing w:val="10"/>
              <w:kern w:val="0"/>
              <w:sz w:val="24"/>
              <w:szCs w:val="24"/>
            </w:rPr>
          </w:rPrChange>
        </w:rPr>
        <w:t>得对数据库的操作十分混乱，并且难于管理，因此在优化的过程中，本文</w:t>
      </w:r>
      <w:r w:rsidR="000C0A09" w:rsidRPr="00987564">
        <w:rPr>
          <w:rFonts w:asciiTheme="minorEastAsia" w:hAnsiTheme="minorEastAsia" w:cs="Times New Roman" w:hint="eastAsia"/>
          <w:spacing w:val="10"/>
          <w:kern w:val="0"/>
          <w:sz w:val="24"/>
          <w:szCs w:val="24"/>
          <w:rPrChange w:id="3729" w:author="JY0225" w:date="2017-08-24T11:17:00Z">
            <w:rPr>
              <w:rFonts w:ascii="Times New Roman" w:hAnsi="Times New Roman" w:cs="Times New Roman" w:hint="eastAsia"/>
              <w:spacing w:val="10"/>
              <w:kern w:val="0"/>
              <w:sz w:val="24"/>
              <w:szCs w:val="24"/>
            </w:rPr>
          </w:rPrChange>
        </w:rPr>
        <w:t>将数据库层的操作与业务层的</w:t>
      </w:r>
      <w:r w:rsidR="000C0A09" w:rsidRPr="00987564">
        <w:rPr>
          <w:rFonts w:asciiTheme="minorEastAsia" w:hAnsiTheme="minorEastAsia" w:cs="Times New Roman" w:hint="eastAsia"/>
          <w:spacing w:val="10"/>
          <w:kern w:val="0"/>
          <w:sz w:val="24"/>
          <w:szCs w:val="24"/>
          <w:rPrChange w:id="3730" w:author="JY0225" w:date="2017-08-24T11:17:00Z">
            <w:rPr>
              <w:rFonts w:ascii="Times New Roman" w:hAnsi="Times New Roman" w:cs="Times New Roman" w:hint="eastAsia"/>
              <w:spacing w:val="10"/>
              <w:kern w:val="0"/>
              <w:sz w:val="24"/>
              <w:szCs w:val="24"/>
            </w:rPr>
          </w:rPrChange>
        </w:rPr>
        <w:lastRenderedPageBreak/>
        <w:t>操作进行了分离。在</w:t>
      </w:r>
      <w:r w:rsidR="000C0A09" w:rsidRPr="00987564">
        <w:rPr>
          <w:rFonts w:asciiTheme="minorEastAsia" w:hAnsiTheme="minorEastAsia" w:cs="Times New Roman"/>
          <w:spacing w:val="10"/>
          <w:kern w:val="0"/>
          <w:sz w:val="24"/>
          <w:szCs w:val="24"/>
          <w:rPrChange w:id="3731" w:author="JY0225" w:date="2017-08-24T11:17:00Z">
            <w:rPr>
              <w:rFonts w:ascii="Times New Roman" w:hAnsi="Times New Roman" w:cs="Times New Roman"/>
              <w:spacing w:val="10"/>
              <w:kern w:val="0"/>
              <w:sz w:val="24"/>
              <w:szCs w:val="24"/>
            </w:rPr>
          </w:rPrChange>
        </w:rPr>
        <w:t>nwDao</w:t>
      </w:r>
      <w:r w:rsidR="000C0A09" w:rsidRPr="00987564">
        <w:rPr>
          <w:rFonts w:asciiTheme="minorEastAsia" w:hAnsiTheme="minorEastAsia" w:cs="Times New Roman" w:hint="eastAsia"/>
          <w:spacing w:val="10"/>
          <w:kern w:val="0"/>
          <w:sz w:val="24"/>
          <w:szCs w:val="24"/>
          <w:rPrChange w:id="3732" w:author="JY0225" w:date="2017-08-24T11:17:00Z">
            <w:rPr>
              <w:rFonts w:ascii="Times New Roman" w:hAnsi="Times New Roman" w:cs="Times New Roman" w:hint="eastAsia"/>
              <w:spacing w:val="10"/>
              <w:kern w:val="0"/>
              <w:sz w:val="24"/>
              <w:szCs w:val="24"/>
            </w:rPr>
          </w:rPrChange>
        </w:rPr>
        <w:t>类中，提供了大量的接口如</w:t>
      </w:r>
      <w:r w:rsidR="000C0A09" w:rsidRPr="00987564">
        <w:rPr>
          <w:rFonts w:asciiTheme="minorEastAsia" w:hAnsiTheme="minorEastAsia" w:cs="Times New Roman"/>
          <w:spacing w:val="10"/>
          <w:kern w:val="0"/>
          <w:sz w:val="24"/>
          <w:szCs w:val="24"/>
          <w:rPrChange w:id="3733" w:author="JY0225" w:date="2017-08-24T11:17:00Z">
            <w:rPr>
              <w:rFonts w:ascii="Times New Roman" w:hAnsi="Times New Roman" w:cs="Times New Roman"/>
              <w:spacing w:val="10"/>
              <w:kern w:val="0"/>
              <w:sz w:val="24"/>
              <w:szCs w:val="24"/>
            </w:rPr>
          </w:rPrChange>
        </w:rPr>
        <w:t>add</w:t>
      </w:r>
      <w:r w:rsidR="000C0A09" w:rsidRPr="00987564">
        <w:rPr>
          <w:rFonts w:asciiTheme="minorEastAsia" w:hAnsiTheme="minorEastAsia" w:cs="Times New Roman" w:hint="eastAsia"/>
          <w:spacing w:val="10"/>
          <w:kern w:val="0"/>
          <w:sz w:val="24"/>
          <w:szCs w:val="24"/>
          <w:rPrChange w:id="3734"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spacing w:val="10"/>
          <w:kern w:val="0"/>
          <w:sz w:val="24"/>
          <w:szCs w:val="24"/>
          <w:rPrChange w:id="3735" w:author="JY0225" w:date="2017-08-24T11:17:00Z">
            <w:rPr>
              <w:rFonts w:ascii="Times New Roman" w:hAnsi="Times New Roman" w:cs="Times New Roman"/>
              <w:spacing w:val="10"/>
              <w:kern w:val="0"/>
              <w:sz w:val="24"/>
              <w:szCs w:val="24"/>
            </w:rPr>
          </w:rPrChange>
        </w:rPr>
        <w:t>delete</w:t>
      </w:r>
      <w:r w:rsidR="000C0A09" w:rsidRPr="00987564">
        <w:rPr>
          <w:rFonts w:asciiTheme="minorEastAsia" w:hAnsiTheme="minorEastAsia" w:cs="Times New Roman" w:hint="eastAsia"/>
          <w:spacing w:val="10"/>
          <w:kern w:val="0"/>
          <w:sz w:val="24"/>
          <w:szCs w:val="24"/>
          <w:rPrChange w:id="3736"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spacing w:val="10"/>
          <w:kern w:val="0"/>
          <w:sz w:val="24"/>
          <w:szCs w:val="24"/>
          <w:rPrChange w:id="3737" w:author="JY0225" w:date="2017-08-24T11:17:00Z">
            <w:rPr>
              <w:rFonts w:ascii="Times New Roman" w:hAnsi="Times New Roman" w:cs="Times New Roman"/>
              <w:spacing w:val="10"/>
              <w:kern w:val="0"/>
              <w:sz w:val="24"/>
              <w:szCs w:val="24"/>
            </w:rPr>
          </w:rPrChange>
        </w:rPr>
        <w:t>update</w:t>
      </w:r>
      <w:r w:rsidR="000C0A09" w:rsidRPr="00987564">
        <w:rPr>
          <w:rFonts w:asciiTheme="minorEastAsia" w:hAnsiTheme="minorEastAsia" w:cs="Times New Roman" w:hint="eastAsia"/>
          <w:spacing w:val="10"/>
          <w:kern w:val="0"/>
          <w:sz w:val="24"/>
          <w:szCs w:val="24"/>
          <w:rPrChange w:id="3738"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spacing w:val="10"/>
          <w:kern w:val="0"/>
          <w:sz w:val="24"/>
          <w:szCs w:val="24"/>
          <w:rPrChange w:id="3739" w:author="JY0225" w:date="2017-08-24T11:17:00Z">
            <w:rPr>
              <w:rFonts w:ascii="Times New Roman" w:hAnsi="Times New Roman" w:cs="Times New Roman"/>
              <w:spacing w:val="10"/>
              <w:kern w:val="0"/>
              <w:sz w:val="24"/>
              <w:szCs w:val="24"/>
            </w:rPr>
          </w:rPrChange>
        </w:rPr>
        <w:t>query</w:t>
      </w:r>
      <w:r w:rsidR="000C0A09" w:rsidRPr="00987564">
        <w:rPr>
          <w:rFonts w:asciiTheme="minorEastAsia" w:hAnsiTheme="minorEastAsia" w:cs="Times New Roman" w:hint="eastAsia"/>
          <w:spacing w:val="10"/>
          <w:kern w:val="0"/>
          <w:sz w:val="24"/>
          <w:szCs w:val="24"/>
          <w:rPrChange w:id="3740" w:author="JY0225" w:date="2017-08-24T11:17:00Z">
            <w:rPr>
              <w:rFonts w:ascii="Times New Roman" w:hAnsi="Times New Roman" w:cs="Times New Roman" w:hint="eastAsia"/>
              <w:spacing w:val="10"/>
              <w:kern w:val="0"/>
              <w:sz w:val="24"/>
              <w:szCs w:val="24"/>
            </w:rPr>
          </w:rPrChange>
        </w:rPr>
        <w:t>等，这些接口使得系统的实现层次更加清晰，并且便于修改和管理。</w:t>
      </w:r>
    </w:p>
    <w:p w14:paraId="0F7800FC" w14:textId="074E452E" w:rsidR="00604116" w:rsidRPr="00987564" w:rsidRDefault="00140914" w:rsidP="00E03440">
      <w:pPr>
        <w:spacing w:line="400" w:lineRule="exact"/>
        <w:rPr>
          <w:rFonts w:asciiTheme="minorEastAsia" w:hAnsiTheme="minorEastAsia" w:cs="Times New Roman"/>
          <w:spacing w:val="10"/>
          <w:kern w:val="0"/>
          <w:sz w:val="24"/>
          <w:szCs w:val="24"/>
          <w:rPrChange w:id="3741"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742" w:author="JY0225" w:date="2017-08-24T11:17:00Z">
            <w:rPr>
              <w:rFonts w:ascii="Times New Roman" w:hAnsi="Times New Roman" w:cs="Times New Roman"/>
              <w:spacing w:val="10"/>
              <w:kern w:val="0"/>
              <w:sz w:val="24"/>
              <w:szCs w:val="24"/>
            </w:rPr>
          </w:rPrChange>
        </w:rPr>
        <w:tab/>
        <w:t xml:space="preserve">mwFileUtil: </w:t>
      </w:r>
      <w:r w:rsidRPr="00987564">
        <w:rPr>
          <w:rFonts w:asciiTheme="minorEastAsia" w:hAnsiTheme="minorEastAsia" w:cs="Times New Roman" w:hint="eastAsia"/>
          <w:spacing w:val="10"/>
          <w:kern w:val="0"/>
          <w:sz w:val="24"/>
          <w:szCs w:val="24"/>
          <w:rPrChange w:id="3743" w:author="JY0225" w:date="2017-08-24T11:17:00Z">
            <w:rPr>
              <w:rFonts w:ascii="Times New Roman" w:hAnsi="Times New Roman" w:cs="Times New Roman" w:hint="eastAsia"/>
              <w:spacing w:val="10"/>
              <w:kern w:val="0"/>
              <w:sz w:val="24"/>
              <w:szCs w:val="24"/>
            </w:rPr>
          </w:rPrChange>
        </w:rPr>
        <w:t>该类的作用是处理与文件相关的请求</w:t>
      </w:r>
      <w:r w:rsidR="0087158A" w:rsidRPr="00987564">
        <w:rPr>
          <w:rFonts w:asciiTheme="minorEastAsia" w:hAnsiTheme="minorEastAsia" w:cs="Times New Roman" w:hint="eastAsia"/>
          <w:spacing w:val="10"/>
          <w:kern w:val="0"/>
          <w:sz w:val="24"/>
          <w:szCs w:val="24"/>
          <w:rPrChange w:id="3744" w:author="JY0225" w:date="2017-08-24T11:17:00Z">
            <w:rPr>
              <w:rFonts w:ascii="Times New Roman" w:hAnsi="Times New Roman" w:cs="Times New Roman" w:hint="eastAsia"/>
              <w:spacing w:val="10"/>
              <w:kern w:val="0"/>
              <w:sz w:val="24"/>
              <w:szCs w:val="24"/>
            </w:rPr>
          </w:rPrChange>
        </w:rPr>
        <w:t>，如获取文件的大小、</w:t>
      </w:r>
      <w:r w:rsidR="0087158A" w:rsidRPr="00987564">
        <w:rPr>
          <w:rFonts w:asciiTheme="minorEastAsia" w:hAnsiTheme="minorEastAsia" w:cs="Times New Roman"/>
          <w:spacing w:val="10"/>
          <w:kern w:val="0"/>
          <w:sz w:val="24"/>
          <w:szCs w:val="24"/>
          <w:rPrChange w:id="3745" w:author="JY0225" w:date="2017-08-24T11:17:00Z">
            <w:rPr>
              <w:rFonts w:ascii="Times New Roman" w:hAnsi="Times New Roman" w:cs="Times New Roman"/>
              <w:spacing w:val="10"/>
              <w:kern w:val="0"/>
              <w:sz w:val="24"/>
              <w:szCs w:val="24"/>
            </w:rPr>
          </w:rPrChange>
        </w:rPr>
        <w:t>MD5</w:t>
      </w:r>
      <w:r w:rsidR="0027521F" w:rsidRPr="00987564">
        <w:rPr>
          <w:rFonts w:asciiTheme="minorEastAsia" w:hAnsiTheme="minorEastAsia" w:cs="Times New Roman" w:hint="eastAsia"/>
          <w:spacing w:val="10"/>
          <w:kern w:val="0"/>
          <w:sz w:val="24"/>
          <w:szCs w:val="24"/>
          <w:rPrChange w:id="3746" w:author="JY0225" w:date="2017-08-24T11:17:00Z">
            <w:rPr>
              <w:rFonts w:ascii="Times New Roman" w:hAnsi="Times New Roman" w:cs="Times New Roman" w:hint="eastAsia"/>
              <w:spacing w:val="10"/>
              <w:kern w:val="0"/>
              <w:sz w:val="24"/>
              <w:szCs w:val="24"/>
            </w:rPr>
          </w:rPrChange>
        </w:rPr>
        <w:t>值、复制文件等。</w:t>
      </w:r>
      <w:r w:rsidR="00E03440" w:rsidRPr="00987564">
        <w:rPr>
          <w:rFonts w:asciiTheme="minorEastAsia" w:hAnsiTheme="minorEastAsia" w:cs="Times New Roman" w:hint="eastAsia"/>
          <w:spacing w:val="10"/>
          <w:kern w:val="0"/>
          <w:sz w:val="24"/>
          <w:szCs w:val="24"/>
          <w:rPrChange w:id="3747" w:author="JY0225" w:date="2017-08-24T11:17:00Z">
            <w:rPr>
              <w:rFonts w:ascii="Times New Roman" w:hAnsi="Times New Roman" w:cs="Times New Roman" w:hint="eastAsia"/>
              <w:spacing w:val="10"/>
              <w:kern w:val="0"/>
              <w:sz w:val="24"/>
              <w:szCs w:val="24"/>
            </w:rPr>
          </w:rPrChange>
        </w:rPr>
        <w:t>这些操作对于云</w:t>
      </w:r>
      <w:r w:rsidR="00476838" w:rsidRPr="00987564">
        <w:rPr>
          <w:rFonts w:asciiTheme="minorEastAsia" w:hAnsiTheme="minorEastAsia" w:cs="Times New Roman" w:hint="eastAsia"/>
          <w:spacing w:val="10"/>
          <w:kern w:val="0"/>
          <w:sz w:val="24"/>
          <w:szCs w:val="24"/>
          <w:rPrChange w:id="3748" w:author="JY0225" w:date="2017-08-24T11:17:00Z">
            <w:rPr>
              <w:rFonts w:ascii="Times New Roman" w:hAnsi="Times New Roman" w:cs="Times New Roman" w:hint="eastAsia"/>
              <w:spacing w:val="10"/>
              <w:kern w:val="0"/>
              <w:sz w:val="24"/>
              <w:szCs w:val="24"/>
            </w:rPr>
          </w:rPrChange>
        </w:rPr>
        <w:t>备份</w:t>
      </w:r>
      <w:r w:rsidR="00B72D7A" w:rsidRPr="00987564">
        <w:rPr>
          <w:rFonts w:asciiTheme="minorEastAsia" w:hAnsiTheme="minorEastAsia" w:cs="Times New Roman" w:hint="eastAsia"/>
          <w:spacing w:val="10"/>
          <w:kern w:val="0"/>
          <w:sz w:val="24"/>
          <w:szCs w:val="24"/>
          <w:rPrChange w:id="3749" w:author="JY0225" w:date="2017-08-24T11:17:00Z">
            <w:rPr>
              <w:rFonts w:ascii="Times New Roman" w:hAnsi="Times New Roman" w:cs="Times New Roman" w:hint="eastAsia"/>
              <w:spacing w:val="10"/>
              <w:kern w:val="0"/>
              <w:sz w:val="24"/>
              <w:szCs w:val="24"/>
            </w:rPr>
          </w:rPrChange>
        </w:rPr>
        <w:t>服务来说十分常见的，因此本文</w:t>
      </w:r>
      <w:r w:rsidR="00E03440" w:rsidRPr="00987564">
        <w:rPr>
          <w:rFonts w:asciiTheme="minorEastAsia" w:hAnsiTheme="minorEastAsia" w:cs="Times New Roman" w:hint="eastAsia"/>
          <w:spacing w:val="10"/>
          <w:kern w:val="0"/>
          <w:sz w:val="24"/>
          <w:szCs w:val="24"/>
          <w:rPrChange w:id="3750" w:author="JY0225" w:date="2017-08-24T11:17:00Z">
            <w:rPr>
              <w:rFonts w:ascii="Times New Roman" w:hAnsi="Times New Roman" w:cs="Times New Roman" w:hint="eastAsia"/>
              <w:spacing w:val="10"/>
              <w:kern w:val="0"/>
              <w:sz w:val="24"/>
              <w:szCs w:val="24"/>
            </w:rPr>
          </w:rPrChange>
        </w:rPr>
        <w:t>单独此类方法统一封装在</w:t>
      </w:r>
      <w:r w:rsidR="00E03440" w:rsidRPr="00987564">
        <w:rPr>
          <w:rFonts w:asciiTheme="minorEastAsia" w:hAnsiTheme="minorEastAsia" w:cs="Times New Roman"/>
          <w:spacing w:val="10"/>
          <w:kern w:val="0"/>
          <w:sz w:val="24"/>
          <w:szCs w:val="24"/>
          <w:rPrChange w:id="3751" w:author="JY0225" w:date="2017-08-24T11:17:00Z">
            <w:rPr>
              <w:rFonts w:ascii="Times New Roman" w:hAnsi="Times New Roman" w:cs="Times New Roman"/>
              <w:spacing w:val="10"/>
              <w:kern w:val="0"/>
              <w:sz w:val="24"/>
              <w:szCs w:val="24"/>
            </w:rPr>
          </w:rPrChange>
        </w:rPr>
        <w:t>mwFileUtil</w:t>
      </w:r>
      <w:r w:rsidR="00E03440" w:rsidRPr="00987564">
        <w:rPr>
          <w:rFonts w:asciiTheme="minorEastAsia" w:hAnsiTheme="minorEastAsia" w:cs="Times New Roman" w:hint="eastAsia"/>
          <w:spacing w:val="10"/>
          <w:kern w:val="0"/>
          <w:sz w:val="24"/>
          <w:szCs w:val="24"/>
          <w:rPrChange w:id="3752" w:author="JY0225" w:date="2017-08-24T11:17:00Z">
            <w:rPr>
              <w:rFonts w:ascii="Times New Roman" w:hAnsi="Times New Roman" w:cs="Times New Roman" w:hint="eastAsia"/>
              <w:spacing w:val="10"/>
              <w:kern w:val="0"/>
              <w:sz w:val="24"/>
              <w:szCs w:val="24"/>
            </w:rPr>
          </w:rPrChange>
        </w:rPr>
        <w:t>类中，以方便在后续的开发过程中使用。</w:t>
      </w:r>
    </w:p>
    <w:p w14:paraId="09CA79F3" w14:textId="4DAF39A3" w:rsidR="004D718D" w:rsidRPr="00987564" w:rsidRDefault="004D718D" w:rsidP="00E03440">
      <w:pPr>
        <w:spacing w:line="400" w:lineRule="exact"/>
        <w:rPr>
          <w:rFonts w:asciiTheme="minorEastAsia" w:hAnsiTheme="minorEastAsia" w:cs="Times New Roman"/>
          <w:spacing w:val="10"/>
          <w:kern w:val="0"/>
          <w:sz w:val="24"/>
          <w:szCs w:val="24"/>
          <w:rPrChange w:id="3753"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754" w:author="JY0225" w:date="2017-08-24T11:17:00Z">
            <w:rPr>
              <w:rFonts w:ascii="Times New Roman" w:hAnsi="Times New Roman" w:cs="Times New Roman"/>
              <w:spacing w:val="10"/>
              <w:kern w:val="0"/>
              <w:sz w:val="24"/>
              <w:szCs w:val="24"/>
            </w:rPr>
          </w:rPrChange>
        </w:rPr>
        <w:tab/>
        <w:t xml:space="preserve">mwUserUtil: </w:t>
      </w:r>
      <w:r w:rsidRPr="00987564">
        <w:rPr>
          <w:rFonts w:asciiTheme="minorEastAsia" w:hAnsiTheme="minorEastAsia" w:cs="Times New Roman" w:hint="eastAsia"/>
          <w:spacing w:val="10"/>
          <w:kern w:val="0"/>
          <w:sz w:val="24"/>
          <w:szCs w:val="24"/>
          <w:rPrChange w:id="3755" w:author="JY0225" w:date="2017-08-24T11:17:00Z">
            <w:rPr>
              <w:rFonts w:ascii="Times New Roman" w:hAnsi="Times New Roman" w:cs="Times New Roman" w:hint="eastAsia"/>
              <w:spacing w:val="10"/>
              <w:kern w:val="0"/>
              <w:sz w:val="24"/>
              <w:szCs w:val="24"/>
            </w:rPr>
          </w:rPrChange>
        </w:rPr>
        <w:t>该类的主要作用是</w:t>
      </w:r>
      <w:r w:rsidR="001672D0" w:rsidRPr="00987564">
        <w:rPr>
          <w:rFonts w:asciiTheme="minorEastAsia" w:hAnsiTheme="minorEastAsia" w:cs="Times New Roman" w:hint="eastAsia"/>
          <w:spacing w:val="10"/>
          <w:kern w:val="0"/>
          <w:sz w:val="24"/>
          <w:szCs w:val="24"/>
          <w:rPrChange w:id="3756" w:author="JY0225" w:date="2017-08-24T11:17:00Z">
            <w:rPr>
              <w:rFonts w:ascii="Times New Roman" w:hAnsi="Times New Roman" w:cs="Times New Roman" w:hint="eastAsia"/>
              <w:spacing w:val="10"/>
              <w:kern w:val="0"/>
              <w:sz w:val="24"/>
              <w:szCs w:val="24"/>
            </w:rPr>
          </w:rPrChange>
        </w:rPr>
        <w:t>获取用户的信息，如用户的</w:t>
      </w:r>
      <w:r w:rsidR="001672D0" w:rsidRPr="00987564">
        <w:rPr>
          <w:rFonts w:asciiTheme="minorEastAsia" w:hAnsiTheme="minorEastAsia" w:cs="Times New Roman"/>
          <w:spacing w:val="10"/>
          <w:kern w:val="0"/>
          <w:sz w:val="24"/>
          <w:szCs w:val="24"/>
          <w:rPrChange w:id="3757" w:author="JY0225" w:date="2017-08-24T11:17:00Z">
            <w:rPr>
              <w:rFonts w:ascii="Times New Roman" w:hAnsi="Times New Roman" w:cs="Times New Roman"/>
              <w:spacing w:val="10"/>
              <w:kern w:val="0"/>
              <w:sz w:val="24"/>
              <w:szCs w:val="24"/>
            </w:rPr>
          </w:rPrChange>
        </w:rPr>
        <w:t>id</w:t>
      </w:r>
      <w:r w:rsidR="001672D0" w:rsidRPr="00987564">
        <w:rPr>
          <w:rFonts w:asciiTheme="minorEastAsia" w:hAnsiTheme="minorEastAsia" w:cs="Times New Roman" w:hint="eastAsia"/>
          <w:spacing w:val="10"/>
          <w:kern w:val="0"/>
          <w:sz w:val="24"/>
          <w:szCs w:val="24"/>
          <w:rPrChange w:id="3758" w:author="JY0225" w:date="2017-08-24T11:17:00Z">
            <w:rPr>
              <w:rFonts w:ascii="Times New Roman" w:hAnsi="Times New Roman" w:cs="Times New Roman" w:hint="eastAsia"/>
              <w:spacing w:val="10"/>
              <w:kern w:val="0"/>
              <w:sz w:val="24"/>
              <w:szCs w:val="24"/>
            </w:rPr>
          </w:rPrChange>
        </w:rPr>
        <w:t>、用户的</w:t>
      </w:r>
      <w:r w:rsidR="001672D0" w:rsidRPr="00987564">
        <w:rPr>
          <w:rFonts w:asciiTheme="minorEastAsia" w:hAnsiTheme="minorEastAsia" w:cs="Times New Roman"/>
          <w:spacing w:val="10"/>
          <w:kern w:val="0"/>
          <w:sz w:val="24"/>
          <w:szCs w:val="24"/>
          <w:rPrChange w:id="3759" w:author="JY0225" w:date="2017-08-24T11:17:00Z">
            <w:rPr>
              <w:rFonts w:ascii="Times New Roman" w:hAnsi="Times New Roman" w:cs="Times New Roman"/>
              <w:spacing w:val="10"/>
              <w:kern w:val="0"/>
              <w:sz w:val="24"/>
              <w:szCs w:val="24"/>
            </w:rPr>
          </w:rPrChange>
        </w:rPr>
        <w:t>token</w:t>
      </w:r>
      <w:r w:rsidR="001672D0" w:rsidRPr="00987564">
        <w:rPr>
          <w:rFonts w:asciiTheme="minorEastAsia" w:hAnsiTheme="minorEastAsia" w:cs="Times New Roman" w:hint="eastAsia"/>
          <w:spacing w:val="10"/>
          <w:kern w:val="0"/>
          <w:sz w:val="24"/>
          <w:szCs w:val="24"/>
          <w:rPrChange w:id="3760" w:author="JY0225" w:date="2017-08-24T11:17:00Z">
            <w:rPr>
              <w:rFonts w:ascii="Times New Roman" w:hAnsi="Times New Roman" w:cs="Times New Roman" w:hint="eastAsia"/>
              <w:spacing w:val="10"/>
              <w:kern w:val="0"/>
              <w:sz w:val="24"/>
              <w:szCs w:val="24"/>
            </w:rPr>
          </w:rPrChange>
        </w:rPr>
        <w:t>、查询用户登录状态是否过期。</w:t>
      </w:r>
      <w:r w:rsidR="00327DC2" w:rsidRPr="00987564">
        <w:rPr>
          <w:rFonts w:asciiTheme="minorEastAsia" w:hAnsiTheme="minorEastAsia" w:cs="Times New Roman" w:hint="eastAsia"/>
          <w:spacing w:val="10"/>
          <w:kern w:val="0"/>
          <w:sz w:val="24"/>
          <w:szCs w:val="24"/>
          <w:rPrChange w:id="3761" w:author="JY0225" w:date="2017-08-24T11:17:00Z">
            <w:rPr>
              <w:rFonts w:ascii="Times New Roman" w:hAnsi="Times New Roman" w:cs="Times New Roman" w:hint="eastAsia"/>
              <w:spacing w:val="10"/>
              <w:kern w:val="0"/>
              <w:sz w:val="24"/>
              <w:szCs w:val="24"/>
            </w:rPr>
          </w:rPrChange>
        </w:rPr>
        <w:t>这些在</w:t>
      </w:r>
      <w:r w:rsidR="00327DC2" w:rsidRPr="00987564">
        <w:rPr>
          <w:rFonts w:asciiTheme="minorEastAsia" w:hAnsiTheme="minorEastAsia" w:cs="Times New Roman"/>
          <w:spacing w:val="10"/>
          <w:kern w:val="0"/>
          <w:sz w:val="24"/>
          <w:szCs w:val="24"/>
          <w:rPrChange w:id="3762" w:author="JY0225" w:date="2017-08-24T11:17:00Z">
            <w:rPr>
              <w:rFonts w:ascii="Times New Roman" w:hAnsi="Times New Roman" w:cs="Times New Roman"/>
              <w:spacing w:val="10"/>
              <w:kern w:val="0"/>
              <w:sz w:val="24"/>
              <w:szCs w:val="24"/>
            </w:rPr>
          </w:rPrChange>
        </w:rPr>
        <w:t>service</w:t>
      </w:r>
      <w:r w:rsidR="00327DC2" w:rsidRPr="00987564">
        <w:rPr>
          <w:rFonts w:asciiTheme="minorEastAsia" w:hAnsiTheme="minorEastAsia" w:cs="Times New Roman" w:hint="eastAsia"/>
          <w:spacing w:val="10"/>
          <w:kern w:val="0"/>
          <w:sz w:val="24"/>
          <w:szCs w:val="24"/>
          <w:rPrChange w:id="3763" w:author="JY0225" w:date="2017-08-24T11:17:00Z">
            <w:rPr>
              <w:rFonts w:ascii="Times New Roman" w:hAnsi="Times New Roman" w:cs="Times New Roman" w:hint="eastAsia"/>
              <w:spacing w:val="10"/>
              <w:kern w:val="0"/>
              <w:sz w:val="24"/>
              <w:szCs w:val="24"/>
            </w:rPr>
          </w:rPrChange>
        </w:rPr>
        <w:t>层中都是</w:t>
      </w:r>
      <w:r w:rsidR="00DE4CB0" w:rsidRPr="00987564">
        <w:rPr>
          <w:rFonts w:asciiTheme="minorEastAsia" w:hAnsiTheme="minorEastAsia" w:cs="Times New Roman" w:hint="eastAsia"/>
          <w:spacing w:val="10"/>
          <w:kern w:val="0"/>
          <w:sz w:val="24"/>
          <w:szCs w:val="24"/>
          <w:rPrChange w:id="3764" w:author="JY0225" w:date="2017-08-24T11:17:00Z">
            <w:rPr>
              <w:rFonts w:ascii="Times New Roman" w:hAnsi="Times New Roman" w:cs="Times New Roman" w:hint="eastAsia"/>
              <w:spacing w:val="10"/>
              <w:kern w:val="0"/>
              <w:sz w:val="24"/>
              <w:szCs w:val="24"/>
            </w:rPr>
          </w:rPrChange>
        </w:rPr>
        <w:t>经常使用到</w:t>
      </w:r>
      <w:r w:rsidR="00327DC2" w:rsidRPr="00987564">
        <w:rPr>
          <w:rFonts w:asciiTheme="minorEastAsia" w:hAnsiTheme="minorEastAsia" w:cs="Times New Roman" w:hint="eastAsia"/>
          <w:spacing w:val="10"/>
          <w:kern w:val="0"/>
          <w:sz w:val="24"/>
          <w:szCs w:val="24"/>
          <w:rPrChange w:id="3765" w:author="JY0225" w:date="2017-08-24T11:17:00Z">
            <w:rPr>
              <w:rFonts w:ascii="Times New Roman" w:hAnsi="Times New Roman" w:cs="Times New Roman" w:hint="eastAsia"/>
              <w:spacing w:val="10"/>
              <w:kern w:val="0"/>
              <w:sz w:val="24"/>
              <w:szCs w:val="24"/>
            </w:rPr>
          </w:rPrChange>
        </w:rPr>
        <w:t>的信息，</w:t>
      </w:r>
      <w:r w:rsidR="005F0AF8" w:rsidRPr="00987564">
        <w:rPr>
          <w:rFonts w:asciiTheme="minorEastAsia" w:hAnsiTheme="minorEastAsia" w:cs="Times New Roman" w:hint="eastAsia"/>
          <w:spacing w:val="10"/>
          <w:kern w:val="0"/>
          <w:sz w:val="24"/>
          <w:szCs w:val="24"/>
          <w:rPrChange w:id="3766" w:author="JY0225" w:date="2017-08-24T11:17:00Z">
            <w:rPr>
              <w:rFonts w:ascii="Times New Roman" w:hAnsi="Times New Roman" w:cs="Times New Roman" w:hint="eastAsia"/>
              <w:spacing w:val="10"/>
              <w:kern w:val="0"/>
              <w:sz w:val="24"/>
              <w:szCs w:val="24"/>
            </w:rPr>
          </w:rPrChange>
        </w:rPr>
        <w:t>因此本文</w:t>
      </w:r>
      <w:r w:rsidR="00327DC2" w:rsidRPr="00987564">
        <w:rPr>
          <w:rFonts w:asciiTheme="minorEastAsia" w:hAnsiTheme="minorEastAsia" w:cs="Times New Roman" w:hint="eastAsia"/>
          <w:spacing w:val="10"/>
          <w:kern w:val="0"/>
          <w:sz w:val="24"/>
          <w:szCs w:val="24"/>
          <w:rPrChange w:id="3767" w:author="JY0225" w:date="2017-08-24T11:17:00Z">
            <w:rPr>
              <w:rFonts w:ascii="Times New Roman" w:hAnsi="Times New Roman" w:cs="Times New Roman" w:hint="eastAsia"/>
              <w:spacing w:val="10"/>
              <w:kern w:val="0"/>
              <w:sz w:val="24"/>
              <w:szCs w:val="24"/>
            </w:rPr>
          </w:rPrChange>
        </w:rPr>
        <w:t>也对这些功能进行了封装。</w:t>
      </w:r>
    </w:p>
    <w:p w14:paraId="37B50DCF" w14:textId="445D4FC2" w:rsidR="001B4DE4" w:rsidRPr="00987564" w:rsidRDefault="001B4DE4" w:rsidP="00E03440">
      <w:pPr>
        <w:spacing w:line="400" w:lineRule="exact"/>
        <w:rPr>
          <w:rFonts w:asciiTheme="minorEastAsia" w:hAnsiTheme="minorEastAsia" w:cs="Times New Roman"/>
          <w:spacing w:val="10"/>
          <w:kern w:val="0"/>
          <w:sz w:val="24"/>
          <w:szCs w:val="24"/>
          <w:rPrChange w:id="3768"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769" w:author="JY0225" w:date="2017-08-24T11:17:00Z">
            <w:rPr>
              <w:rFonts w:ascii="Times New Roman" w:hAnsi="Times New Roman" w:cs="Times New Roman"/>
              <w:spacing w:val="10"/>
              <w:kern w:val="0"/>
              <w:sz w:val="24"/>
              <w:szCs w:val="24"/>
            </w:rPr>
          </w:rPrChange>
        </w:rPr>
        <w:tab/>
      </w:r>
      <w:r w:rsidR="00CF2ACF" w:rsidRPr="00987564">
        <w:rPr>
          <w:rFonts w:asciiTheme="minorEastAsia" w:hAnsiTheme="minorEastAsia" w:cs="Times New Roman"/>
          <w:spacing w:val="10"/>
          <w:kern w:val="0"/>
          <w:sz w:val="24"/>
          <w:szCs w:val="24"/>
          <w:rPrChange w:id="3770" w:author="JY0225" w:date="2017-08-24T11:17:00Z">
            <w:rPr>
              <w:rFonts w:ascii="Times New Roman" w:hAnsi="Times New Roman" w:cs="Times New Roman"/>
              <w:spacing w:val="10"/>
              <w:kern w:val="0"/>
              <w:sz w:val="24"/>
              <w:szCs w:val="24"/>
            </w:rPr>
          </w:rPrChange>
        </w:rPr>
        <w:t xml:space="preserve">mwFirefoxHelper: </w:t>
      </w:r>
      <w:r w:rsidR="00CF2ACF" w:rsidRPr="00987564">
        <w:rPr>
          <w:rFonts w:asciiTheme="minorEastAsia" w:hAnsiTheme="minorEastAsia" w:cs="Times New Roman" w:hint="eastAsia"/>
          <w:spacing w:val="10"/>
          <w:kern w:val="0"/>
          <w:sz w:val="24"/>
          <w:szCs w:val="24"/>
          <w:rPrChange w:id="3771" w:author="JY0225" w:date="2017-08-24T11:17:00Z">
            <w:rPr>
              <w:rFonts w:ascii="Times New Roman" w:hAnsi="Times New Roman" w:cs="Times New Roman" w:hint="eastAsia"/>
              <w:spacing w:val="10"/>
              <w:kern w:val="0"/>
              <w:sz w:val="24"/>
              <w:szCs w:val="24"/>
            </w:rPr>
          </w:rPrChange>
        </w:rPr>
        <w:t>该类的主要作用是处理来自</w:t>
      </w:r>
      <w:r w:rsidR="00CF2ACF" w:rsidRPr="00987564">
        <w:rPr>
          <w:rFonts w:asciiTheme="minorEastAsia" w:hAnsiTheme="minorEastAsia" w:cs="Times New Roman"/>
          <w:spacing w:val="10"/>
          <w:kern w:val="0"/>
          <w:sz w:val="24"/>
          <w:szCs w:val="24"/>
          <w:rPrChange w:id="3772" w:author="JY0225" w:date="2017-08-24T11:17:00Z">
            <w:rPr>
              <w:rFonts w:ascii="Times New Roman" w:hAnsi="Times New Roman" w:cs="Times New Roman"/>
              <w:spacing w:val="10"/>
              <w:kern w:val="0"/>
              <w:sz w:val="24"/>
              <w:szCs w:val="24"/>
            </w:rPr>
          </w:rPrChange>
        </w:rPr>
        <w:t>firefox</w:t>
      </w:r>
      <w:r w:rsidR="002E5718" w:rsidRPr="00987564">
        <w:rPr>
          <w:rFonts w:asciiTheme="minorEastAsia" w:hAnsiTheme="minorEastAsia" w:cs="Times New Roman" w:hint="eastAsia"/>
          <w:spacing w:val="10"/>
          <w:kern w:val="0"/>
          <w:sz w:val="24"/>
          <w:szCs w:val="24"/>
          <w:rPrChange w:id="3773" w:author="JY0225" w:date="2017-08-24T11:17:00Z">
            <w:rPr>
              <w:rFonts w:ascii="Times New Roman" w:hAnsi="Times New Roman" w:cs="Times New Roman" w:hint="eastAsia"/>
              <w:spacing w:val="10"/>
              <w:kern w:val="0"/>
              <w:sz w:val="24"/>
              <w:szCs w:val="24"/>
            </w:rPr>
          </w:rPrChange>
        </w:rPr>
        <w:t>扩展</w:t>
      </w:r>
      <w:r w:rsidR="00CF2ACF" w:rsidRPr="00987564">
        <w:rPr>
          <w:rFonts w:asciiTheme="minorEastAsia" w:hAnsiTheme="minorEastAsia" w:cs="Times New Roman" w:hint="eastAsia"/>
          <w:spacing w:val="10"/>
          <w:kern w:val="0"/>
          <w:sz w:val="24"/>
          <w:szCs w:val="24"/>
          <w:rPrChange w:id="3774" w:author="JY0225" w:date="2017-08-24T11:17:00Z">
            <w:rPr>
              <w:rFonts w:ascii="Times New Roman" w:hAnsi="Times New Roman" w:cs="Times New Roman" w:hint="eastAsia"/>
              <w:spacing w:val="10"/>
              <w:kern w:val="0"/>
              <w:sz w:val="24"/>
              <w:szCs w:val="24"/>
            </w:rPr>
          </w:rPrChange>
        </w:rPr>
        <w:t>的请求。</w:t>
      </w:r>
      <w:r w:rsidR="00ED6ED6" w:rsidRPr="00987564">
        <w:rPr>
          <w:rFonts w:asciiTheme="minorEastAsia" w:hAnsiTheme="minorEastAsia" w:cs="Times New Roman" w:hint="eastAsia"/>
          <w:spacing w:val="10"/>
          <w:kern w:val="0"/>
          <w:sz w:val="24"/>
          <w:szCs w:val="24"/>
          <w:rPrChange w:id="3775" w:author="JY0225" w:date="2017-08-24T11:17:00Z">
            <w:rPr>
              <w:rFonts w:ascii="Times New Roman" w:hAnsi="Times New Roman" w:cs="Times New Roman" w:hint="eastAsia"/>
              <w:spacing w:val="10"/>
              <w:kern w:val="0"/>
              <w:sz w:val="24"/>
              <w:szCs w:val="24"/>
            </w:rPr>
          </w:rPrChange>
        </w:rPr>
        <w:t>由于</w:t>
      </w:r>
      <w:r w:rsidR="00ED6ED6" w:rsidRPr="00987564">
        <w:rPr>
          <w:rFonts w:asciiTheme="minorEastAsia" w:hAnsiTheme="minorEastAsia" w:cs="Times New Roman"/>
          <w:spacing w:val="10"/>
          <w:kern w:val="0"/>
          <w:sz w:val="24"/>
          <w:szCs w:val="24"/>
          <w:rPrChange w:id="3776" w:author="JY0225" w:date="2017-08-24T11:17:00Z">
            <w:rPr>
              <w:rFonts w:ascii="Times New Roman" w:hAnsi="Times New Roman" w:cs="Times New Roman"/>
              <w:spacing w:val="10"/>
              <w:kern w:val="0"/>
              <w:sz w:val="24"/>
              <w:szCs w:val="24"/>
            </w:rPr>
          </w:rPrChange>
        </w:rPr>
        <w:t>Firefox</w:t>
      </w:r>
      <w:r w:rsidR="002E5718" w:rsidRPr="00987564">
        <w:rPr>
          <w:rFonts w:asciiTheme="minorEastAsia" w:hAnsiTheme="minorEastAsia" w:cs="Times New Roman" w:hint="eastAsia"/>
          <w:spacing w:val="10"/>
          <w:kern w:val="0"/>
          <w:sz w:val="24"/>
          <w:szCs w:val="24"/>
          <w:rPrChange w:id="3777" w:author="JY0225" w:date="2017-08-24T11:17:00Z">
            <w:rPr>
              <w:rFonts w:ascii="Times New Roman" w:hAnsi="Times New Roman" w:cs="Times New Roman" w:hint="eastAsia"/>
              <w:spacing w:val="10"/>
              <w:kern w:val="0"/>
              <w:sz w:val="24"/>
              <w:szCs w:val="24"/>
            </w:rPr>
          </w:rPrChange>
        </w:rPr>
        <w:t>扩展</w:t>
      </w:r>
      <w:r w:rsidR="00ED6ED6" w:rsidRPr="00987564">
        <w:rPr>
          <w:rFonts w:asciiTheme="minorEastAsia" w:hAnsiTheme="minorEastAsia" w:cs="Times New Roman" w:hint="eastAsia"/>
          <w:spacing w:val="10"/>
          <w:kern w:val="0"/>
          <w:sz w:val="24"/>
          <w:szCs w:val="24"/>
          <w:rPrChange w:id="3778" w:author="JY0225" w:date="2017-08-24T11:17:00Z">
            <w:rPr>
              <w:rFonts w:ascii="Times New Roman" w:hAnsi="Times New Roman" w:cs="Times New Roman" w:hint="eastAsia"/>
              <w:spacing w:val="10"/>
              <w:kern w:val="0"/>
              <w:sz w:val="24"/>
              <w:szCs w:val="24"/>
            </w:rPr>
          </w:rPrChange>
        </w:rPr>
        <w:t>请求的特殊性，使用到了</w:t>
      </w:r>
      <w:r w:rsidR="00ED6ED6" w:rsidRPr="00987564">
        <w:rPr>
          <w:rFonts w:asciiTheme="minorEastAsia" w:hAnsiTheme="minorEastAsia" w:cs="Times New Roman"/>
          <w:spacing w:val="10"/>
          <w:kern w:val="0"/>
          <w:sz w:val="24"/>
          <w:szCs w:val="24"/>
          <w:rPrChange w:id="3779" w:author="JY0225" w:date="2017-08-24T11:17:00Z">
            <w:rPr>
              <w:rFonts w:ascii="Times New Roman" w:hAnsi="Times New Roman" w:cs="Times New Roman"/>
              <w:spacing w:val="10"/>
              <w:kern w:val="0"/>
              <w:sz w:val="24"/>
              <w:szCs w:val="24"/>
            </w:rPr>
          </w:rPrChange>
        </w:rPr>
        <w:t>WebSocket</w:t>
      </w:r>
      <w:r w:rsidR="00ED6ED6" w:rsidRPr="00987564">
        <w:rPr>
          <w:rFonts w:asciiTheme="minorEastAsia" w:hAnsiTheme="minorEastAsia" w:cs="Times New Roman" w:hint="eastAsia"/>
          <w:spacing w:val="10"/>
          <w:kern w:val="0"/>
          <w:sz w:val="24"/>
          <w:szCs w:val="24"/>
          <w:rPrChange w:id="3780" w:author="JY0225" w:date="2017-08-24T11:17:00Z">
            <w:rPr>
              <w:rFonts w:ascii="Times New Roman" w:hAnsi="Times New Roman" w:cs="Times New Roman" w:hint="eastAsia"/>
              <w:spacing w:val="10"/>
              <w:kern w:val="0"/>
              <w:sz w:val="24"/>
              <w:szCs w:val="24"/>
            </w:rPr>
          </w:rPrChange>
        </w:rPr>
        <w:t>作为服务器与客户端之间的通行方式，与</w:t>
      </w:r>
      <w:r w:rsidR="00ED6ED6" w:rsidRPr="00987564">
        <w:rPr>
          <w:rFonts w:asciiTheme="minorEastAsia" w:hAnsiTheme="minorEastAsia" w:cs="Times New Roman"/>
          <w:spacing w:val="10"/>
          <w:kern w:val="0"/>
          <w:sz w:val="24"/>
          <w:szCs w:val="24"/>
          <w:rPrChange w:id="3781" w:author="JY0225" w:date="2017-08-24T11:17:00Z">
            <w:rPr>
              <w:rFonts w:ascii="Times New Roman" w:hAnsi="Times New Roman" w:cs="Times New Roman"/>
              <w:spacing w:val="10"/>
              <w:kern w:val="0"/>
              <w:sz w:val="24"/>
              <w:szCs w:val="24"/>
            </w:rPr>
          </w:rPrChange>
        </w:rPr>
        <w:t>Socket</w:t>
      </w:r>
      <w:r w:rsidR="003753E4" w:rsidRPr="00987564">
        <w:rPr>
          <w:rFonts w:asciiTheme="minorEastAsia" w:hAnsiTheme="minorEastAsia" w:cs="Times New Roman" w:hint="eastAsia"/>
          <w:spacing w:val="10"/>
          <w:kern w:val="0"/>
          <w:sz w:val="24"/>
          <w:szCs w:val="24"/>
          <w:rPrChange w:id="3782" w:author="JY0225" w:date="2017-08-24T11:17:00Z">
            <w:rPr>
              <w:rFonts w:ascii="Times New Roman" w:hAnsi="Times New Roman" w:cs="Times New Roman" w:hint="eastAsia"/>
              <w:spacing w:val="10"/>
              <w:kern w:val="0"/>
              <w:sz w:val="24"/>
              <w:szCs w:val="24"/>
            </w:rPr>
          </w:rPrChange>
        </w:rPr>
        <w:t>通信方式不同的是，它需要进行一次握手协议，因此，</w:t>
      </w:r>
      <w:r w:rsidR="00ED6ED6" w:rsidRPr="00987564">
        <w:rPr>
          <w:rFonts w:asciiTheme="minorEastAsia" w:hAnsiTheme="minorEastAsia" w:cs="Times New Roman" w:hint="eastAsia"/>
          <w:spacing w:val="10"/>
          <w:kern w:val="0"/>
          <w:sz w:val="24"/>
          <w:szCs w:val="24"/>
          <w:rPrChange w:id="3783" w:author="JY0225" w:date="2017-08-24T11:17:00Z">
            <w:rPr>
              <w:rFonts w:ascii="Times New Roman" w:hAnsi="Times New Roman" w:cs="Times New Roman" w:hint="eastAsia"/>
              <w:spacing w:val="10"/>
              <w:kern w:val="0"/>
              <w:sz w:val="24"/>
              <w:szCs w:val="24"/>
            </w:rPr>
          </w:rPrChange>
        </w:rPr>
        <w:t>需要对来</w:t>
      </w:r>
      <w:r w:rsidR="00ED6ED6" w:rsidRPr="00987564">
        <w:rPr>
          <w:rFonts w:asciiTheme="minorEastAsia" w:hAnsiTheme="minorEastAsia" w:cs="Times New Roman"/>
          <w:spacing w:val="10"/>
          <w:kern w:val="0"/>
          <w:sz w:val="24"/>
          <w:szCs w:val="24"/>
          <w:rPrChange w:id="3784" w:author="JY0225" w:date="2017-08-24T11:17:00Z">
            <w:rPr>
              <w:rFonts w:ascii="Times New Roman" w:hAnsi="Times New Roman" w:cs="Times New Roman"/>
              <w:spacing w:val="10"/>
              <w:kern w:val="0"/>
              <w:sz w:val="24"/>
              <w:szCs w:val="24"/>
            </w:rPr>
          </w:rPrChange>
        </w:rPr>
        <w:t>Firefox</w:t>
      </w:r>
      <w:r w:rsidR="00ED6ED6" w:rsidRPr="00987564">
        <w:rPr>
          <w:rFonts w:asciiTheme="minorEastAsia" w:hAnsiTheme="minorEastAsia" w:cs="Times New Roman" w:hint="eastAsia"/>
          <w:spacing w:val="10"/>
          <w:kern w:val="0"/>
          <w:sz w:val="24"/>
          <w:szCs w:val="24"/>
          <w:rPrChange w:id="3785" w:author="JY0225" w:date="2017-08-24T11:17:00Z">
            <w:rPr>
              <w:rFonts w:ascii="Times New Roman" w:hAnsi="Times New Roman" w:cs="Times New Roman" w:hint="eastAsia"/>
              <w:spacing w:val="10"/>
              <w:kern w:val="0"/>
              <w:sz w:val="24"/>
              <w:szCs w:val="24"/>
            </w:rPr>
          </w:rPrChange>
        </w:rPr>
        <w:t>的请求进行单独处理。</w:t>
      </w:r>
    </w:p>
    <w:p w14:paraId="37DF9052" w14:textId="47A3D17C" w:rsidR="00C43064" w:rsidRPr="00987564" w:rsidRDefault="007B2E19" w:rsidP="00067CEC">
      <w:pPr>
        <w:spacing w:line="400" w:lineRule="exact"/>
        <w:rPr>
          <w:rFonts w:asciiTheme="minorEastAsia" w:hAnsiTheme="minorEastAsia" w:cs="Times New Roman"/>
          <w:spacing w:val="10"/>
          <w:kern w:val="0"/>
          <w:sz w:val="24"/>
          <w:szCs w:val="24"/>
          <w:rPrChange w:id="3786"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787" w:author="JY0225" w:date="2017-08-24T11:17:00Z">
            <w:rPr>
              <w:rFonts w:ascii="Times New Roman" w:hAnsi="Times New Roman" w:cs="Times New Roman"/>
              <w:spacing w:val="10"/>
              <w:kern w:val="0"/>
              <w:sz w:val="24"/>
              <w:szCs w:val="24"/>
            </w:rPr>
          </w:rPrChange>
        </w:rPr>
        <w:tab/>
        <w:t xml:space="preserve">mwParser: </w:t>
      </w:r>
      <w:r w:rsidRPr="00987564">
        <w:rPr>
          <w:rFonts w:asciiTheme="minorEastAsia" w:hAnsiTheme="minorEastAsia" w:cs="Times New Roman" w:hint="eastAsia"/>
          <w:spacing w:val="10"/>
          <w:kern w:val="0"/>
          <w:sz w:val="24"/>
          <w:szCs w:val="24"/>
          <w:rPrChange w:id="3788" w:author="JY0225" w:date="2017-08-24T11:17:00Z">
            <w:rPr>
              <w:rFonts w:ascii="Times New Roman" w:hAnsi="Times New Roman" w:cs="Times New Roman" w:hint="eastAsia"/>
              <w:spacing w:val="10"/>
              <w:kern w:val="0"/>
              <w:sz w:val="24"/>
              <w:szCs w:val="24"/>
            </w:rPr>
          </w:rPrChange>
        </w:rPr>
        <w:t>该类的主要目的是适配来自不同客户端的请求，并将请求转化为了服务器</w:t>
      </w:r>
      <w:r w:rsidR="0022704A" w:rsidRPr="00987564">
        <w:rPr>
          <w:rFonts w:asciiTheme="minorEastAsia" w:hAnsiTheme="minorEastAsia" w:cs="Times New Roman" w:hint="eastAsia"/>
          <w:spacing w:val="10"/>
          <w:kern w:val="0"/>
          <w:sz w:val="24"/>
          <w:szCs w:val="24"/>
          <w:rPrChange w:id="3789" w:author="JY0225" w:date="2017-08-24T11:17:00Z">
            <w:rPr>
              <w:rFonts w:ascii="Times New Roman" w:hAnsi="Times New Roman" w:cs="Times New Roman" w:hint="eastAsia"/>
              <w:spacing w:val="10"/>
              <w:kern w:val="0"/>
              <w:sz w:val="24"/>
              <w:szCs w:val="24"/>
            </w:rPr>
          </w:rPrChange>
        </w:rPr>
        <w:t>可识别</w:t>
      </w:r>
      <w:r w:rsidRPr="00987564">
        <w:rPr>
          <w:rFonts w:asciiTheme="minorEastAsia" w:hAnsiTheme="minorEastAsia" w:cs="Times New Roman" w:hint="eastAsia"/>
          <w:spacing w:val="10"/>
          <w:kern w:val="0"/>
          <w:sz w:val="24"/>
          <w:szCs w:val="24"/>
          <w:rPrChange w:id="3790" w:author="JY0225" w:date="2017-08-24T11:17:00Z">
            <w:rPr>
              <w:rFonts w:ascii="Times New Roman" w:hAnsi="Times New Roman" w:cs="Times New Roman" w:hint="eastAsia"/>
              <w:spacing w:val="10"/>
              <w:kern w:val="0"/>
              <w:sz w:val="24"/>
              <w:szCs w:val="24"/>
            </w:rPr>
          </w:rPrChange>
        </w:rPr>
        <w:t>的标准形式</w:t>
      </w:r>
      <w:r w:rsidR="009C3BFA" w:rsidRPr="00987564">
        <w:rPr>
          <w:rFonts w:asciiTheme="minorEastAsia" w:hAnsiTheme="minorEastAsia" w:cs="Times New Roman" w:hint="eastAsia"/>
          <w:spacing w:val="10"/>
          <w:kern w:val="0"/>
          <w:sz w:val="24"/>
          <w:szCs w:val="24"/>
          <w:rPrChange w:id="3791" w:author="JY0225" w:date="2017-08-24T11:17:00Z">
            <w:rPr>
              <w:rFonts w:ascii="Times New Roman" w:hAnsi="Times New Roman" w:cs="Times New Roman" w:hint="eastAsia"/>
              <w:spacing w:val="10"/>
              <w:kern w:val="0"/>
              <w:sz w:val="24"/>
              <w:szCs w:val="24"/>
            </w:rPr>
          </w:rPrChange>
        </w:rPr>
        <w:t>。此外</w:t>
      </w:r>
      <w:r w:rsidR="006413BB" w:rsidRPr="00987564">
        <w:rPr>
          <w:rFonts w:asciiTheme="minorEastAsia" w:hAnsiTheme="minorEastAsia" w:cs="Times New Roman" w:hint="eastAsia"/>
          <w:spacing w:val="10"/>
          <w:kern w:val="0"/>
          <w:sz w:val="24"/>
          <w:szCs w:val="24"/>
          <w:rPrChange w:id="3792" w:author="JY0225" w:date="2017-08-24T11:17:00Z">
            <w:rPr>
              <w:rFonts w:ascii="Times New Roman" w:hAnsi="Times New Roman" w:cs="Times New Roman" w:hint="eastAsia"/>
              <w:spacing w:val="10"/>
              <w:kern w:val="0"/>
              <w:sz w:val="24"/>
              <w:szCs w:val="24"/>
            </w:rPr>
          </w:rPrChange>
        </w:rPr>
        <w:t>该类预留了一定的接口，使得中间件系统具备一定的可扩展性，为以后开发更多种类的云</w:t>
      </w:r>
      <w:r w:rsidR="00476838" w:rsidRPr="00987564">
        <w:rPr>
          <w:rFonts w:asciiTheme="minorEastAsia" w:hAnsiTheme="minorEastAsia" w:cs="Times New Roman" w:hint="eastAsia"/>
          <w:spacing w:val="10"/>
          <w:kern w:val="0"/>
          <w:sz w:val="24"/>
          <w:szCs w:val="24"/>
          <w:rPrChange w:id="3793" w:author="JY0225" w:date="2017-08-24T11:17:00Z">
            <w:rPr>
              <w:rFonts w:ascii="Times New Roman" w:hAnsi="Times New Roman" w:cs="Times New Roman" w:hint="eastAsia"/>
              <w:spacing w:val="10"/>
              <w:kern w:val="0"/>
              <w:sz w:val="24"/>
              <w:szCs w:val="24"/>
            </w:rPr>
          </w:rPrChange>
        </w:rPr>
        <w:t>备份</w:t>
      </w:r>
      <w:r w:rsidR="006413BB" w:rsidRPr="00987564">
        <w:rPr>
          <w:rFonts w:asciiTheme="minorEastAsia" w:hAnsiTheme="minorEastAsia" w:cs="Times New Roman" w:hint="eastAsia"/>
          <w:spacing w:val="10"/>
          <w:kern w:val="0"/>
          <w:sz w:val="24"/>
          <w:szCs w:val="24"/>
          <w:rPrChange w:id="3794" w:author="JY0225" w:date="2017-08-24T11:17:00Z">
            <w:rPr>
              <w:rFonts w:ascii="Times New Roman" w:hAnsi="Times New Roman" w:cs="Times New Roman" w:hint="eastAsia"/>
              <w:spacing w:val="10"/>
              <w:kern w:val="0"/>
              <w:sz w:val="24"/>
              <w:szCs w:val="24"/>
            </w:rPr>
          </w:rPrChange>
        </w:rPr>
        <w:t>客户端奠定基础。</w:t>
      </w:r>
    </w:p>
    <w:p w14:paraId="16B076A1" w14:textId="77777777" w:rsidR="00604116" w:rsidRDefault="00F8555A">
      <w:pPr>
        <w:pStyle w:val="21"/>
        <w:spacing w:line="240" w:lineRule="auto"/>
        <w:pPrChange w:id="3795" w:author="微软用户" w:date="2017-08-18T22:51:00Z">
          <w:pPr>
            <w:pStyle w:val="21"/>
          </w:pPr>
        </w:pPrChange>
      </w:pPr>
      <w:bookmarkStart w:id="3796" w:name="_Toc491352002"/>
      <w:r>
        <w:t>4</w:t>
      </w:r>
      <w:r w:rsidR="00C07592">
        <w:t>.3</w:t>
      </w:r>
      <w:r w:rsidR="004D07A7" w:rsidRPr="00B87EE1">
        <w:t xml:space="preserve"> </w:t>
      </w:r>
      <w:r w:rsidR="00C3103D">
        <w:t>关键</w:t>
      </w:r>
      <w:r w:rsidR="00D34183">
        <w:t>流程</w:t>
      </w:r>
      <w:r w:rsidR="004D07A7">
        <w:t>设计</w:t>
      </w:r>
      <w:bookmarkEnd w:id="3796"/>
    </w:p>
    <w:p w14:paraId="2519BED7" w14:textId="371DD50F" w:rsidR="008A4E59" w:rsidRPr="00987564" w:rsidRDefault="008A4E59" w:rsidP="00F32326">
      <w:pPr>
        <w:spacing w:line="400" w:lineRule="exact"/>
        <w:ind w:firstLine="420"/>
        <w:rPr>
          <w:rFonts w:asciiTheme="minorEastAsia" w:hAnsiTheme="minorEastAsia" w:cs="Times New Roman"/>
          <w:color w:val="000000" w:themeColor="text1"/>
          <w:sz w:val="24"/>
          <w:rPrChange w:id="3797"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hint="eastAsia"/>
          <w:color w:val="000000" w:themeColor="text1"/>
          <w:sz w:val="24"/>
          <w:rPrChange w:id="3798" w:author="JY0225" w:date="2017-08-24T11:17:00Z">
            <w:rPr>
              <w:rFonts w:ascii="Times New Roman" w:hAnsi="Times New Roman" w:cs="Times New Roman" w:hint="eastAsia"/>
              <w:color w:val="000000" w:themeColor="text1"/>
              <w:sz w:val="24"/>
            </w:rPr>
          </w:rPrChange>
        </w:rPr>
        <w:t>从系统的总流程上来看，优化后的中间件系统并未改变现有的系统的整体流程，</w:t>
      </w:r>
      <w:r w:rsidR="00A80AD8" w:rsidRPr="00987564">
        <w:rPr>
          <w:rFonts w:asciiTheme="minorEastAsia" w:hAnsiTheme="minorEastAsia" w:cs="Times New Roman" w:hint="eastAsia"/>
          <w:color w:val="000000" w:themeColor="text1"/>
          <w:sz w:val="24"/>
          <w:rPrChange w:id="3799" w:author="JY0225" w:date="2017-08-24T11:17:00Z">
            <w:rPr>
              <w:rFonts w:ascii="Times New Roman" w:hAnsi="Times New Roman" w:cs="Times New Roman" w:hint="eastAsia"/>
              <w:color w:val="000000" w:themeColor="text1"/>
              <w:sz w:val="24"/>
            </w:rPr>
          </w:rPrChange>
        </w:rPr>
        <w:t>本文</w:t>
      </w:r>
      <w:r w:rsidRPr="00987564">
        <w:rPr>
          <w:rFonts w:asciiTheme="minorEastAsia" w:hAnsiTheme="minorEastAsia" w:cs="Times New Roman" w:hint="eastAsia"/>
          <w:color w:val="000000" w:themeColor="text1"/>
          <w:sz w:val="24"/>
          <w:rPrChange w:id="3800" w:author="JY0225" w:date="2017-08-24T11:17:00Z">
            <w:rPr>
              <w:rFonts w:ascii="Times New Roman" w:hAnsi="Times New Roman" w:cs="Times New Roman" w:hint="eastAsia"/>
              <w:color w:val="000000" w:themeColor="text1"/>
              <w:sz w:val="24"/>
            </w:rPr>
          </w:rPrChange>
        </w:rPr>
        <w:t>只是通过对关键技术的优化，对每个步骤进行了细化。</w:t>
      </w:r>
    </w:p>
    <w:p w14:paraId="67BB079C" w14:textId="69BC798F" w:rsidR="008A4E59" w:rsidRPr="00987564" w:rsidRDefault="008A4E59" w:rsidP="008A4E59">
      <w:pPr>
        <w:spacing w:line="400" w:lineRule="exact"/>
        <w:ind w:firstLine="420"/>
        <w:rPr>
          <w:rFonts w:asciiTheme="minorEastAsia" w:hAnsiTheme="minorEastAsia" w:cs="Times New Roman"/>
          <w:color w:val="000000" w:themeColor="text1"/>
          <w:sz w:val="24"/>
          <w:rPrChange w:id="3801"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hint="eastAsia"/>
          <w:color w:val="000000" w:themeColor="text1"/>
          <w:sz w:val="24"/>
          <w:rPrChange w:id="3802" w:author="JY0225" w:date="2017-08-24T11:17:00Z">
            <w:rPr>
              <w:rFonts w:ascii="Times New Roman" w:hAnsi="Times New Roman" w:cs="Times New Roman" w:hint="eastAsia"/>
              <w:color w:val="000000" w:themeColor="text1"/>
              <w:sz w:val="24"/>
            </w:rPr>
          </w:rPrChange>
        </w:rPr>
        <w:t>客户端向中间件发送请求，在现有的中间件系统中，</w:t>
      </w:r>
      <w:r w:rsidR="005B3CC2" w:rsidRPr="00987564">
        <w:rPr>
          <w:rFonts w:asciiTheme="minorEastAsia" w:hAnsiTheme="minorEastAsia" w:cs="Times New Roman" w:hint="eastAsia"/>
          <w:color w:val="000000" w:themeColor="text1"/>
          <w:sz w:val="24"/>
          <w:rPrChange w:id="3803" w:author="JY0225" w:date="2017-08-24T11:17:00Z">
            <w:rPr>
              <w:rFonts w:ascii="Times New Roman" w:hAnsi="Times New Roman" w:cs="Times New Roman" w:hint="eastAsia"/>
              <w:color w:val="000000" w:themeColor="text1"/>
              <w:sz w:val="24"/>
            </w:rPr>
          </w:rPrChange>
        </w:rPr>
        <w:t>只需将用户的请求通过解析类</w:t>
      </w:r>
      <w:r w:rsidRPr="00987564">
        <w:rPr>
          <w:rFonts w:asciiTheme="minorEastAsia" w:hAnsiTheme="minorEastAsia" w:cs="Times New Roman" w:hint="eastAsia"/>
          <w:color w:val="000000" w:themeColor="text1"/>
          <w:sz w:val="24"/>
          <w:rPrChange w:id="3804" w:author="JY0225" w:date="2017-08-24T11:17:00Z">
            <w:rPr>
              <w:rFonts w:ascii="Times New Roman" w:hAnsi="Times New Roman" w:cs="Times New Roman" w:hint="eastAsia"/>
              <w:color w:val="000000" w:themeColor="text1"/>
              <w:sz w:val="24"/>
            </w:rPr>
          </w:rPrChange>
        </w:rPr>
        <w:t>进行格式化操作，即可传递给服务器。而在优化后的中间件系统中，将进行持久会话管理操作，当用户的请求到达中间件后，首先会将用户的登录信息</w:t>
      </w:r>
      <w:r w:rsidRPr="00987564">
        <w:rPr>
          <w:rFonts w:asciiTheme="minorEastAsia" w:hAnsiTheme="minorEastAsia" w:cs="Times New Roman"/>
          <w:color w:val="000000" w:themeColor="text1"/>
          <w:sz w:val="24"/>
          <w:rPrChange w:id="3805" w:author="JY0225" w:date="2017-08-24T11:17:00Z">
            <w:rPr>
              <w:rFonts w:ascii="Times New Roman" w:hAnsi="Times New Roman" w:cs="Times New Roman"/>
              <w:color w:val="000000" w:themeColor="text1"/>
              <w:sz w:val="24"/>
            </w:rPr>
          </w:rPrChange>
        </w:rPr>
        <w:t>id</w:t>
      </w:r>
      <w:r w:rsidRPr="00987564">
        <w:rPr>
          <w:rFonts w:asciiTheme="minorEastAsia" w:hAnsiTheme="minorEastAsia" w:cs="Times New Roman" w:hint="eastAsia"/>
          <w:color w:val="000000" w:themeColor="text1"/>
          <w:sz w:val="24"/>
          <w:rPrChange w:id="3806" w:author="JY0225" w:date="2017-08-24T11:17:00Z">
            <w:rPr>
              <w:rFonts w:ascii="Times New Roman" w:hAnsi="Times New Roman" w:cs="Times New Roman" w:hint="eastAsia"/>
              <w:color w:val="000000" w:themeColor="text1"/>
              <w:sz w:val="24"/>
            </w:rPr>
          </w:rPrChange>
        </w:rPr>
        <w:t>、</w:t>
      </w:r>
      <w:r w:rsidRPr="00987564">
        <w:rPr>
          <w:rFonts w:asciiTheme="minorEastAsia" w:hAnsiTheme="minorEastAsia" w:cs="Times New Roman"/>
          <w:color w:val="000000" w:themeColor="text1"/>
          <w:sz w:val="24"/>
          <w:rPrChange w:id="3807" w:author="JY0225" w:date="2017-08-24T11:17:00Z">
            <w:rPr>
              <w:rFonts w:ascii="Times New Roman" w:hAnsi="Times New Roman" w:cs="Times New Roman"/>
              <w:color w:val="000000" w:themeColor="text1"/>
              <w:sz w:val="24"/>
            </w:rPr>
          </w:rPrChange>
        </w:rPr>
        <w:t>token</w:t>
      </w:r>
      <w:r w:rsidRPr="00987564">
        <w:rPr>
          <w:rFonts w:asciiTheme="minorEastAsia" w:hAnsiTheme="minorEastAsia" w:cs="Times New Roman" w:hint="eastAsia"/>
          <w:color w:val="000000" w:themeColor="text1"/>
          <w:sz w:val="24"/>
          <w:rPrChange w:id="3808" w:author="JY0225" w:date="2017-08-24T11:17:00Z">
            <w:rPr>
              <w:rFonts w:ascii="Times New Roman" w:hAnsi="Times New Roman" w:cs="Times New Roman" w:hint="eastAsia"/>
              <w:color w:val="000000" w:themeColor="text1"/>
              <w:sz w:val="24"/>
            </w:rPr>
          </w:rPrChange>
        </w:rPr>
        <w:t>等以及请求的详细信息保存在</w:t>
      </w:r>
      <w:r w:rsidRPr="00987564">
        <w:rPr>
          <w:rFonts w:asciiTheme="minorEastAsia" w:hAnsiTheme="minorEastAsia" w:cs="Times New Roman"/>
          <w:color w:val="000000" w:themeColor="text1"/>
          <w:sz w:val="24"/>
          <w:rPrChange w:id="3809" w:author="JY0225" w:date="2017-08-24T11:17:00Z">
            <w:rPr>
              <w:rFonts w:ascii="Times New Roman" w:hAnsi="Times New Roman" w:cs="Times New Roman"/>
              <w:color w:val="000000" w:themeColor="text1"/>
              <w:sz w:val="24"/>
            </w:rPr>
          </w:rPrChange>
        </w:rPr>
        <w:t>SQLite</w:t>
      </w:r>
      <w:r w:rsidR="00334441" w:rsidRPr="00987564">
        <w:rPr>
          <w:rFonts w:asciiTheme="minorEastAsia" w:hAnsiTheme="minorEastAsia" w:cs="Times New Roman" w:hint="eastAsia"/>
          <w:color w:val="000000" w:themeColor="text1"/>
          <w:sz w:val="24"/>
          <w:rPrChange w:id="3810" w:author="JY0225" w:date="2017-08-24T11:17:00Z">
            <w:rPr>
              <w:rFonts w:ascii="Times New Roman" w:hAnsi="Times New Roman" w:cs="Times New Roman" w:hint="eastAsia"/>
              <w:color w:val="000000" w:themeColor="text1"/>
              <w:sz w:val="24"/>
            </w:rPr>
          </w:rPrChange>
        </w:rPr>
        <w:t>数据库中，同时由于这些信息中包含用户的隐私，因此</w:t>
      </w:r>
      <w:r w:rsidRPr="00987564">
        <w:rPr>
          <w:rFonts w:asciiTheme="minorEastAsia" w:hAnsiTheme="minorEastAsia" w:cs="Times New Roman" w:hint="eastAsia"/>
          <w:color w:val="000000" w:themeColor="text1"/>
          <w:sz w:val="24"/>
          <w:rPrChange w:id="3811" w:author="JY0225" w:date="2017-08-24T11:17:00Z">
            <w:rPr>
              <w:rFonts w:ascii="Times New Roman" w:hAnsi="Times New Roman" w:cs="Times New Roman" w:hint="eastAsia"/>
              <w:color w:val="000000" w:themeColor="text1"/>
              <w:sz w:val="24"/>
            </w:rPr>
          </w:rPrChange>
        </w:rPr>
        <w:t>会首先对这些信息加密，然后再存入</w:t>
      </w:r>
      <w:r w:rsidR="00454DFF" w:rsidRPr="00987564">
        <w:rPr>
          <w:rFonts w:asciiTheme="minorEastAsia" w:hAnsiTheme="minorEastAsia" w:cs="Times New Roman" w:hint="eastAsia"/>
          <w:color w:val="000000" w:themeColor="text1"/>
          <w:sz w:val="24"/>
          <w:rPrChange w:id="3812" w:author="JY0225" w:date="2017-08-24T11:17:00Z">
            <w:rPr>
              <w:rFonts w:ascii="Times New Roman" w:hAnsi="Times New Roman" w:cs="Times New Roman" w:hint="eastAsia"/>
              <w:color w:val="000000" w:themeColor="text1"/>
              <w:sz w:val="24"/>
            </w:rPr>
          </w:rPrChange>
        </w:rPr>
        <w:t>数据库中。此外，</w:t>
      </w:r>
      <w:r w:rsidRPr="00987564">
        <w:rPr>
          <w:rFonts w:asciiTheme="minorEastAsia" w:hAnsiTheme="minorEastAsia" w:cs="Times New Roman" w:hint="eastAsia"/>
          <w:color w:val="000000" w:themeColor="text1"/>
          <w:sz w:val="24"/>
          <w:rPrChange w:id="3813" w:author="JY0225" w:date="2017-08-24T11:17:00Z">
            <w:rPr>
              <w:rFonts w:ascii="Times New Roman" w:hAnsi="Times New Roman" w:cs="Times New Roman" w:hint="eastAsia"/>
              <w:color w:val="000000" w:themeColor="text1"/>
              <w:sz w:val="24"/>
            </w:rPr>
          </w:rPrChange>
        </w:rPr>
        <w:t>用户的请求可能来自不同</w:t>
      </w:r>
      <w:r w:rsidR="00A2575C" w:rsidRPr="00987564">
        <w:rPr>
          <w:rFonts w:asciiTheme="minorEastAsia" w:hAnsiTheme="minorEastAsia" w:cs="Times New Roman" w:hint="eastAsia"/>
          <w:color w:val="000000" w:themeColor="text1"/>
          <w:sz w:val="24"/>
          <w:rPrChange w:id="3814" w:author="JY0225" w:date="2017-08-24T11:17:00Z">
            <w:rPr>
              <w:rFonts w:ascii="Times New Roman" w:hAnsi="Times New Roman" w:cs="Times New Roman" w:hint="eastAsia"/>
              <w:color w:val="000000" w:themeColor="text1"/>
              <w:sz w:val="24"/>
            </w:rPr>
          </w:rPrChange>
        </w:rPr>
        <w:t>的客户端，它们可能使用不同的通信协议，不同的请求信息，因此</w:t>
      </w:r>
      <w:r w:rsidRPr="00987564">
        <w:rPr>
          <w:rFonts w:asciiTheme="minorEastAsia" w:hAnsiTheme="minorEastAsia" w:cs="Times New Roman" w:hint="eastAsia"/>
          <w:color w:val="000000" w:themeColor="text1"/>
          <w:sz w:val="24"/>
          <w:rPrChange w:id="3815" w:author="JY0225" w:date="2017-08-24T11:17:00Z">
            <w:rPr>
              <w:rFonts w:ascii="Times New Roman" w:hAnsi="Times New Roman" w:cs="Times New Roman" w:hint="eastAsia"/>
              <w:color w:val="000000" w:themeColor="text1"/>
              <w:sz w:val="24"/>
            </w:rPr>
          </w:rPrChange>
        </w:rPr>
        <w:t>需要对来自不同客户</w:t>
      </w:r>
      <w:r w:rsidR="007E3581" w:rsidRPr="00987564">
        <w:rPr>
          <w:rFonts w:asciiTheme="minorEastAsia" w:hAnsiTheme="minorEastAsia" w:cs="Times New Roman" w:hint="eastAsia"/>
          <w:color w:val="000000" w:themeColor="text1"/>
          <w:sz w:val="24"/>
          <w:rPrChange w:id="3816" w:author="JY0225" w:date="2017-08-24T11:17:00Z">
            <w:rPr>
              <w:rFonts w:ascii="Times New Roman" w:hAnsi="Times New Roman" w:cs="Times New Roman" w:hint="eastAsia"/>
              <w:color w:val="000000" w:themeColor="text1"/>
              <w:sz w:val="24"/>
            </w:rPr>
          </w:rPrChange>
        </w:rPr>
        <w:t>端的用户请求进行适配。此外，当用户的请求为上传或下载文件时，</w:t>
      </w:r>
      <w:r w:rsidRPr="00987564">
        <w:rPr>
          <w:rFonts w:asciiTheme="minorEastAsia" w:hAnsiTheme="minorEastAsia" w:cs="Times New Roman" w:hint="eastAsia"/>
          <w:color w:val="000000" w:themeColor="text1"/>
          <w:sz w:val="24"/>
          <w:rPrChange w:id="3817" w:author="JY0225" w:date="2017-08-24T11:17:00Z">
            <w:rPr>
              <w:rFonts w:ascii="Times New Roman" w:hAnsi="Times New Roman" w:cs="Times New Roman" w:hint="eastAsia"/>
              <w:color w:val="000000" w:themeColor="text1"/>
              <w:sz w:val="24"/>
            </w:rPr>
          </w:rPrChange>
        </w:rPr>
        <w:t>需要首先判断本地缓存中或者服务器端有没有当前文件，如果存在，那么执行</w:t>
      </w:r>
      <w:r w:rsidR="00474B3A" w:rsidRPr="00987564">
        <w:rPr>
          <w:rFonts w:asciiTheme="minorEastAsia" w:hAnsiTheme="minorEastAsia" w:cs="Times New Roman" w:hint="eastAsia"/>
          <w:color w:val="000000" w:themeColor="text1"/>
          <w:sz w:val="24"/>
          <w:rPrChange w:id="3818" w:author="JY0225" w:date="2017-08-24T11:17:00Z">
            <w:rPr>
              <w:rFonts w:ascii="Times New Roman" w:hAnsi="Times New Roman" w:cs="Times New Roman" w:hint="eastAsia"/>
              <w:color w:val="000000" w:themeColor="text1"/>
              <w:sz w:val="24"/>
            </w:rPr>
          </w:rPrChange>
        </w:rPr>
        <w:t>文件复制操作，若不存在，则执行正常的文件长传下载操作。同时，</w:t>
      </w:r>
      <w:r w:rsidRPr="00987564">
        <w:rPr>
          <w:rFonts w:asciiTheme="minorEastAsia" w:hAnsiTheme="minorEastAsia" w:cs="Times New Roman" w:hint="eastAsia"/>
          <w:color w:val="000000" w:themeColor="text1"/>
          <w:sz w:val="24"/>
          <w:rPrChange w:id="3819" w:author="JY0225" w:date="2017-08-24T11:17:00Z">
            <w:rPr>
              <w:rFonts w:ascii="Times New Roman" w:hAnsi="Times New Roman" w:cs="Times New Roman" w:hint="eastAsia"/>
              <w:color w:val="000000" w:themeColor="text1"/>
              <w:sz w:val="24"/>
            </w:rPr>
          </w:rPrChange>
        </w:rPr>
        <w:t>需要判断上传文件的大小，如果超过规定的文件块大小，那么需要执行大文件分块传输。</w:t>
      </w:r>
    </w:p>
    <w:p w14:paraId="0C2C9340" w14:textId="0DC0F5E5" w:rsidR="008A4E59" w:rsidRPr="00987564" w:rsidRDefault="008A4E59" w:rsidP="008A4E59">
      <w:pPr>
        <w:spacing w:line="400" w:lineRule="exact"/>
        <w:ind w:firstLine="420"/>
        <w:rPr>
          <w:rFonts w:asciiTheme="minorEastAsia" w:hAnsiTheme="minorEastAsia" w:cs="Times New Roman"/>
          <w:color w:val="000000" w:themeColor="text1"/>
          <w:sz w:val="24"/>
          <w:rPrChange w:id="3820"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hint="eastAsia"/>
          <w:color w:val="000000" w:themeColor="text1"/>
          <w:sz w:val="24"/>
          <w:rPrChange w:id="3821" w:author="JY0225" w:date="2017-08-24T11:17:00Z">
            <w:rPr>
              <w:rFonts w:ascii="Times New Roman" w:hAnsi="Times New Roman" w:cs="Times New Roman" w:hint="eastAsia"/>
              <w:color w:val="000000" w:themeColor="text1"/>
              <w:sz w:val="24"/>
            </w:rPr>
          </w:rPrChange>
        </w:rPr>
        <w:t>中间件系统优化</w:t>
      </w:r>
      <w:r w:rsidR="000F4A3D" w:rsidRPr="00987564">
        <w:rPr>
          <w:rFonts w:asciiTheme="minorEastAsia" w:hAnsiTheme="minorEastAsia" w:cs="Times New Roman" w:hint="eastAsia"/>
          <w:color w:val="000000" w:themeColor="text1"/>
          <w:sz w:val="24"/>
          <w:rPrChange w:id="3822" w:author="JY0225" w:date="2017-08-24T11:17:00Z">
            <w:rPr>
              <w:rFonts w:ascii="Times New Roman" w:hAnsi="Times New Roman" w:cs="Times New Roman" w:hint="eastAsia"/>
              <w:color w:val="000000" w:themeColor="text1"/>
              <w:sz w:val="24"/>
            </w:rPr>
          </w:rPrChange>
        </w:rPr>
        <w:t>后总</w:t>
      </w:r>
      <w:r w:rsidRPr="00987564">
        <w:rPr>
          <w:rFonts w:asciiTheme="minorEastAsia" w:hAnsiTheme="minorEastAsia" w:cs="Times New Roman" w:hint="eastAsia"/>
          <w:color w:val="000000" w:themeColor="text1"/>
          <w:sz w:val="24"/>
          <w:rPrChange w:id="3823" w:author="JY0225" w:date="2017-08-24T11:17:00Z">
            <w:rPr>
              <w:rFonts w:ascii="Times New Roman" w:hAnsi="Times New Roman" w:cs="Times New Roman" w:hint="eastAsia"/>
              <w:color w:val="000000" w:themeColor="text1"/>
              <w:sz w:val="24"/>
            </w:rPr>
          </w:rPrChange>
        </w:rPr>
        <w:t>流程如下：</w:t>
      </w:r>
    </w:p>
    <w:p w14:paraId="0AC3B3FE" w14:textId="77777777" w:rsidR="00BA41EC" w:rsidRDefault="004519CB" w:rsidP="00BA41EC">
      <w:pPr>
        <w:pStyle w:val="31"/>
      </w:pPr>
      <w:bookmarkStart w:id="3824" w:name="_Toc491352003"/>
      <w:r>
        <w:lastRenderedPageBreak/>
        <w:t>4</w:t>
      </w:r>
      <w:r w:rsidR="006647F0">
        <w:t>.3</w:t>
      </w:r>
      <w:r w:rsidR="00BA41EC" w:rsidRPr="006637A1">
        <w:t xml:space="preserve">.1 </w:t>
      </w:r>
      <w:r w:rsidR="00DD747A">
        <w:t>系统总流程设计</w:t>
      </w:r>
      <w:bookmarkEnd w:id="3824"/>
    </w:p>
    <w:p w14:paraId="10DCBEEA" w14:textId="03D13C57" w:rsidR="005C4B84" w:rsidRDefault="008A4E59">
      <w:pPr>
        <w:pPrChange w:id="3825" w:author="JY0225" w:date="2017-08-23T11:26:00Z">
          <w:pPr>
            <w:jc w:val="center"/>
          </w:pPr>
        </w:pPrChange>
      </w:pPr>
      <w:del w:id="3826" w:author="JY0225" w:date="2017-08-23T11:20:00Z">
        <w:r w:rsidDel="006D560D">
          <w:rPr>
            <w:noProof/>
          </w:rPr>
          <w:drawing>
            <wp:inline distT="0" distB="0" distL="0" distR="0" wp14:anchorId="49EB9AFB" wp14:editId="69C5801B">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0">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3827" w:author="JY0225" w:date="2017-08-23T11:21:00Z">
        <w:r w:rsidR="006D560D">
          <w:object w:dxaOrig="21637" w:dyaOrig="26897" w14:anchorId="1B2882F1">
            <v:shape id="_x0000_i1035" type="#_x0000_t75" style="width:424.5pt;height:525.5pt" o:ole="">
              <v:imagedata r:id="rId51" o:title=""/>
            </v:shape>
            <o:OLEObject Type="Embed" ProgID="Visio.Drawing.15" ShapeID="_x0000_i1035" DrawAspect="Content" ObjectID="_1565100479" r:id="rId52"/>
          </w:object>
        </w:r>
      </w:ins>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31"/>
      </w:pPr>
      <w:bookmarkStart w:id="3828" w:name="_Toc491352004"/>
      <w:r>
        <w:t>4</w:t>
      </w:r>
      <w:r w:rsidR="0089266B">
        <w:t>.3</w:t>
      </w:r>
      <w:r w:rsidR="007E4F1D">
        <w:t>.2</w:t>
      </w:r>
      <w:r w:rsidR="008B2918" w:rsidRPr="006637A1">
        <w:t xml:space="preserve"> </w:t>
      </w:r>
      <w:r w:rsidR="004D334F">
        <w:t>持久会话管理流程设计</w:t>
      </w:r>
      <w:bookmarkEnd w:id="3828"/>
    </w:p>
    <w:p w14:paraId="185C8CCC" w14:textId="77777777" w:rsidR="006948E4" w:rsidRPr="00987564" w:rsidRDefault="006948E4" w:rsidP="007240A8">
      <w:pPr>
        <w:spacing w:line="400" w:lineRule="exact"/>
        <w:ind w:left="420"/>
        <w:rPr>
          <w:rFonts w:asciiTheme="minorEastAsia" w:hAnsiTheme="minorEastAsia"/>
          <w:sz w:val="24"/>
          <w:rPrChange w:id="3829" w:author="JY0225" w:date="2017-08-24T11:17:00Z">
            <w:rPr>
              <w:sz w:val="24"/>
            </w:rPr>
          </w:rPrChange>
        </w:rPr>
      </w:pPr>
      <w:r w:rsidRPr="00987564">
        <w:rPr>
          <w:rFonts w:asciiTheme="minorEastAsia" w:hAnsiTheme="minorEastAsia" w:hint="eastAsia"/>
          <w:sz w:val="24"/>
          <w:rPrChange w:id="3830" w:author="JY0225" w:date="2017-08-24T11:17:00Z">
            <w:rPr>
              <w:rFonts w:hint="eastAsia"/>
              <w:sz w:val="24"/>
            </w:rPr>
          </w:rPrChange>
        </w:rPr>
        <w:t>云备份中间件在客户端和服务器之间工作，多个客户端的命令通过中间件</w:t>
      </w:r>
    </w:p>
    <w:p w14:paraId="31922CAD" w14:textId="02951739" w:rsidR="006948E4" w:rsidRPr="00987564" w:rsidRDefault="006948E4" w:rsidP="007240A8">
      <w:pPr>
        <w:spacing w:line="400" w:lineRule="exact"/>
        <w:rPr>
          <w:rFonts w:asciiTheme="minorEastAsia" w:hAnsiTheme="minorEastAsia"/>
          <w:sz w:val="24"/>
          <w:rPrChange w:id="3831" w:author="JY0225" w:date="2017-08-24T11:17:00Z">
            <w:rPr>
              <w:sz w:val="24"/>
            </w:rPr>
          </w:rPrChange>
        </w:rPr>
      </w:pPr>
      <w:r w:rsidRPr="00987564">
        <w:rPr>
          <w:rFonts w:asciiTheme="minorEastAsia" w:hAnsiTheme="minorEastAsia" w:hint="eastAsia"/>
          <w:sz w:val="24"/>
          <w:rPrChange w:id="3832" w:author="JY0225" w:date="2017-08-24T11:17:00Z">
            <w:rPr>
              <w:rFonts w:hint="eastAsia"/>
              <w:sz w:val="24"/>
            </w:rPr>
          </w:rPrChange>
        </w:rPr>
        <w:t>提交给服务器。当用户注销或者在机器重启的情况下，仍然需要中间件执行未完成的任务。因此，中间件需要持久化保存多个客户端的请求，以可靠地执行客户</w:t>
      </w:r>
      <w:r w:rsidRPr="00987564">
        <w:rPr>
          <w:rFonts w:asciiTheme="minorEastAsia" w:hAnsiTheme="minorEastAsia" w:hint="eastAsia"/>
          <w:sz w:val="24"/>
          <w:rPrChange w:id="3833" w:author="JY0225" w:date="2017-08-24T11:17:00Z">
            <w:rPr>
              <w:rFonts w:hint="eastAsia"/>
              <w:sz w:val="24"/>
            </w:rPr>
          </w:rPrChange>
        </w:rPr>
        <w:lastRenderedPageBreak/>
        <w:t>端提交的任务。同时，用户在访问</w:t>
      </w:r>
      <w:r w:rsidR="00476838" w:rsidRPr="00987564">
        <w:rPr>
          <w:rFonts w:asciiTheme="minorEastAsia" w:hAnsiTheme="minorEastAsia" w:hint="eastAsia"/>
          <w:sz w:val="24"/>
          <w:rPrChange w:id="3834" w:author="JY0225" w:date="2017-08-24T11:17:00Z">
            <w:rPr>
              <w:rFonts w:hint="eastAsia"/>
              <w:sz w:val="24"/>
            </w:rPr>
          </w:rPrChange>
        </w:rPr>
        <w:t>备份</w:t>
      </w:r>
      <w:r w:rsidRPr="00987564">
        <w:rPr>
          <w:rFonts w:asciiTheme="minorEastAsia" w:hAnsiTheme="minorEastAsia" w:hint="eastAsia"/>
          <w:sz w:val="24"/>
          <w:rPrChange w:id="3835" w:author="JY0225" w:date="2017-08-24T11:17:00Z">
            <w:rPr>
              <w:rFonts w:hint="eastAsia"/>
              <w:sz w:val="24"/>
            </w:rPr>
          </w:rPrChange>
        </w:rPr>
        <w:t>服务器上的资源时，需要提供身份和授权信息，因此中间件也需要保存用户的相关私密信息。以下展示的是会话持久化管理的流程设计，包括会话持久化与会话加密管理流程设计。</w:t>
      </w:r>
    </w:p>
    <w:p w14:paraId="4FC8B606" w14:textId="77777777" w:rsidR="009A5BD3" w:rsidRPr="00987564" w:rsidDel="00A35D1C" w:rsidRDefault="0000160D" w:rsidP="007240A8">
      <w:pPr>
        <w:spacing w:line="400" w:lineRule="exact"/>
        <w:ind w:firstLine="420"/>
        <w:rPr>
          <w:del w:id="3836" w:author="JY0225" w:date="2017-08-22T19:06:00Z"/>
          <w:rFonts w:asciiTheme="minorEastAsia" w:hAnsiTheme="minorEastAsia"/>
          <w:bCs/>
          <w:sz w:val="24"/>
          <w:rPrChange w:id="3837" w:author="JY0225" w:date="2017-08-24T11:17:00Z">
            <w:rPr>
              <w:del w:id="3838" w:author="JY0225" w:date="2017-08-22T19:06:00Z"/>
              <w:bCs/>
              <w:sz w:val="24"/>
            </w:rPr>
          </w:rPrChange>
        </w:rPr>
      </w:pPr>
      <w:r w:rsidRPr="00987564">
        <w:rPr>
          <w:rFonts w:asciiTheme="minorEastAsia" w:hAnsiTheme="minorEastAsia"/>
          <w:bCs/>
          <w:sz w:val="24"/>
          <w:rPrChange w:id="3839" w:author="JY0225" w:date="2017-08-24T11:17:00Z">
            <w:rPr>
              <w:bCs/>
              <w:sz w:val="24"/>
            </w:rPr>
          </w:rPrChange>
        </w:rPr>
        <w:t>1</w:t>
      </w:r>
      <w:r w:rsidRPr="00987564">
        <w:rPr>
          <w:rFonts w:asciiTheme="minorEastAsia" w:hAnsiTheme="minorEastAsia" w:hint="eastAsia"/>
          <w:bCs/>
          <w:sz w:val="24"/>
          <w:rPrChange w:id="3840" w:author="JY0225" w:date="2017-08-24T11:17:00Z">
            <w:rPr>
              <w:rFonts w:hint="eastAsia"/>
              <w:bCs/>
              <w:sz w:val="24"/>
            </w:rPr>
          </w:rPrChange>
        </w:rPr>
        <w:t>）</w:t>
      </w:r>
      <w:r w:rsidR="009A5BD3" w:rsidRPr="00987564">
        <w:rPr>
          <w:rFonts w:asciiTheme="minorEastAsia" w:hAnsiTheme="minorEastAsia" w:hint="eastAsia"/>
          <w:bCs/>
          <w:sz w:val="24"/>
          <w:rPrChange w:id="3841" w:author="JY0225" w:date="2017-08-24T11:17:00Z">
            <w:rPr>
              <w:rFonts w:hint="eastAsia"/>
              <w:bCs/>
              <w:sz w:val="24"/>
            </w:rPr>
          </w:rPrChange>
        </w:rPr>
        <w:t>会话持久化流程设计</w:t>
      </w:r>
    </w:p>
    <w:p w14:paraId="4E5A9A10" w14:textId="1A2CD74D" w:rsidR="00A35D1C" w:rsidRPr="00987564" w:rsidRDefault="003A7F99">
      <w:pPr>
        <w:spacing w:line="400" w:lineRule="exact"/>
        <w:ind w:firstLine="420"/>
        <w:rPr>
          <w:ins w:id="3842" w:author="JY0225" w:date="2017-08-22T19:08:00Z"/>
          <w:rFonts w:asciiTheme="minorEastAsia" w:hAnsiTheme="minorEastAsia"/>
          <w:sz w:val="24"/>
          <w:rPrChange w:id="3843" w:author="JY0225" w:date="2017-08-24T11:17:00Z">
            <w:rPr>
              <w:ins w:id="3844" w:author="JY0225" w:date="2017-08-22T19:08:00Z"/>
            </w:rPr>
          </w:rPrChange>
        </w:rPr>
        <w:pPrChange w:id="3845" w:author="JY0225" w:date="2017-08-22T19:12:00Z">
          <w:pPr>
            <w:jc w:val="center"/>
          </w:pPr>
        </w:pPrChange>
      </w:pPr>
      <w:del w:id="3846" w:author="JY0225" w:date="2017-08-22T19:04:00Z">
        <w:r w:rsidRPr="00987564" w:rsidDel="00A35D1C">
          <w:rPr>
            <w:rFonts w:asciiTheme="minorEastAsia" w:hAnsiTheme="minorEastAsia"/>
            <w:noProof/>
            <w:sz w:val="24"/>
            <w:rPrChange w:id="3847" w:author="JY0225" w:date="2017-08-24T11:17:00Z">
              <w:rPr>
                <w:noProof/>
                <w:sz w:val="24"/>
              </w:rPr>
            </w:rPrChange>
          </w:rPr>
          <w:drawing>
            <wp:inline distT="0" distB="0" distL="0" distR="0" wp14:anchorId="3FB8C6D1" wp14:editId="7D583D0C">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3">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8734C8A" w14:textId="20813232" w:rsidR="007B2645" w:rsidRPr="00894938" w:rsidRDefault="00C0530C" w:rsidP="000E4D98">
      <w:pPr>
        <w:jc w:val="center"/>
      </w:pPr>
      <w:ins w:id="3848" w:author="JY0225" w:date="2017-08-22T19:10:00Z">
        <w:r>
          <w:object w:dxaOrig="9703" w:dyaOrig="5680" w14:anchorId="521DCD1E">
            <v:shape id="_x0000_i1036" type="#_x0000_t75" style="width:387.1pt;height:226.3pt" o:ole="">
              <v:imagedata r:id="rId54" o:title=""/>
            </v:shape>
            <o:OLEObject Type="Embed" ProgID="Visio.Drawing.15" ShapeID="_x0000_i1036" DrawAspect="Content" ObjectID="_1565100480" r:id="rId55"/>
          </w:object>
        </w:r>
      </w:ins>
    </w:p>
    <w:p w14:paraId="1705718B" w14:textId="286C4B43" w:rsidR="00C0122F" w:rsidRPr="00987564" w:rsidRDefault="00C0122F">
      <w:pPr>
        <w:spacing w:line="400" w:lineRule="exact"/>
        <w:ind w:firstLine="420"/>
        <w:jc w:val="center"/>
        <w:rPr>
          <w:rFonts w:asciiTheme="minorEastAsia" w:hAnsiTheme="minorEastAsia"/>
          <w:sz w:val="24"/>
          <w:rPrChange w:id="3849" w:author="JY0225" w:date="2017-08-24T11:18:00Z">
            <w:rPr>
              <w:sz w:val="24"/>
            </w:rPr>
          </w:rPrChange>
        </w:rPr>
        <w:pPrChange w:id="3850" w:author="JY0225" w:date="2017-08-24T11:18:00Z">
          <w:pPr>
            <w:spacing w:line="360" w:lineRule="auto"/>
            <w:ind w:firstLine="420"/>
            <w:jc w:val="center"/>
          </w:pPr>
        </w:pPrChange>
      </w:pPr>
      <w:r w:rsidRPr="00987564">
        <w:rPr>
          <w:rFonts w:asciiTheme="minorEastAsia" w:hAnsiTheme="minorEastAsia" w:hint="eastAsia"/>
          <w:sz w:val="24"/>
          <w:rPrChange w:id="3851" w:author="JY0225" w:date="2017-08-24T11:18:00Z">
            <w:rPr>
              <w:rFonts w:hint="eastAsia"/>
              <w:sz w:val="24"/>
            </w:rPr>
          </w:rPrChange>
        </w:rPr>
        <w:t>图</w:t>
      </w:r>
      <w:r w:rsidR="00894938" w:rsidRPr="00987564">
        <w:rPr>
          <w:rFonts w:asciiTheme="minorEastAsia" w:hAnsiTheme="minorEastAsia"/>
          <w:sz w:val="24"/>
          <w:rPrChange w:id="3852" w:author="JY0225" w:date="2017-08-24T11:18:00Z">
            <w:rPr>
              <w:sz w:val="24"/>
            </w:rPr>
          </w:rPrChange>
        </w:rPr>
        <w:t xml:space="preserve">4-4 </w:t>
      </w:r>
      <w:r w:rsidRPr="00987564">
        <w:rPr>
          <w:rFonts w:asciiTheme="minorEastAsia" w:hAnsiTheme="minorEastAsia" w:hint="eastAsia"/>
          <w:sz w:val="24"/>
          <w:rPrChange w:id="3853" w:author="JY0225" w:date="2017-08-24T11:18:00Z">
            <w:rPr>
              <w:rFonts w:hint="eastAsia"/>
              <w:sz w:val="24"/>
            </w:rPr>
          </w:rPrChange>
        </w:rPr>
        <w:t>云</w:t>
      </w:r>
      <w:r w:rsidR="00476838" w:rsidRPr="00987564">
        <w:rPr>
          <w:rFonts w:asciiTheme="minorEastAsia" w:hAnsiTheme="minorEastAsia" w:hint="eastAsia"/>
          <w:sz w:val="24"/>
          <w:rPrChange w:id="3854" w:author="JY0225" w:date="2017-08-24T11:18:00Z">
            <w:rPr>
              <w:rFonts w:hint="eastAsia"/>
              <w:sz w:val="24"/>
            </w:rPr>
          </w:rPrChange>
        </w:rPr>
        <w:t>备份</w:t>
      </w:r>
      <w:r w:rsidR="00746545" w:rsidRPr="00987564">
        <w:rPr>
          <w:rFonts w:asciiTheme="minorEastAsia" w:hAnsiTheme="minorEastAsia" w:hint="eastAsia"/>
          <w:sz w:val="24"/>
          <w:rPrChange w:id="3855" w:author="JY0225" w:date="2017-08-24T11:18:00Z">
            <w:rPr>
              <w:rFonts w:hint="eastAsia"/>
              <w:sz w:val="24"/>
            </w:rPr>
          </w:rPrChange>
        </w:rPr>
        <w:t>中</w:t>
      </w:r>
      <w:r w:rsidRPr="00987564">
        <w:rPr>
          <w:rFonts w:asciiTheme="minorEastAsia" w:hAnsiTheme="minorEastAsia" w:hint="eastAsia"/>
          <w:sz w:val="24"/>
          <w:rPrChange w:id="3856" w:author="JY0225" w:date="2017-08-24T11:18:00Z">
            <w:rPr>
              <w:rFonts w:hint="eastAsia"/>
              <w:sz w:val="24"/>
            </w:rPr>
          </w:rPrChange>
        </w:rPr>
        <w:t>间件</w:t>
      </w:r>
      <w:r w:rsidR="00746545" w:rsidRPr="00987564">
        <w:rPr>
          <w:rFonts w:asciiTheme="minorEastAsia" w:hAnsiTheme="minorEastAsia" w:hint="eastAsia"/>
          <w:sz w:val="24"/>
          <w:rPrChange w:id="3857" w:author="JY0225" w:date="2017-08-24T11:18:00Z">
            <w:rPr>
              <w:rFonts w:hint="eastAsia"/>
              <w:sz w:val="24"/>
            </w:rPr>
          </w:rPrChange>
        </w:rPr>
        <w:t>系统</w:t>
      </w:r>
      <w:r w:rsidRPr="00987564">
        <w:rPr>
          <w:rFonts w:asciiTheme="minorEastAsia" w:hAnsiTheme="minorEastAsia" w:hint="eastAsia"/>
          <w:sz w:val="24"/>
          <w:rPrChange w:id="3858" w:author="JY0225" w:date="2017-08-24T11:18:00Z">
            <w:rPr>
              <w:rFonts w:hint="eastAsia"/>
              <w:sz w:val="24"/>
            </w:rPr>
          </w:rPrChange>
        </w:rPr>
        <w:t>会话持久化流程图</w:t>
      </w:r>
    </w:p>
    <w:p w14:paraId="5761E306" w14:textId="4D58FB3A" w:rsidR="00C0122F" w:rsidRPr="00987564" w:rsidRDefault="004E58D2">
      <w:pPr>
        <w:spacing w:line="400" w:lineRule="exact"/>
        <w:ind w:firstLine="420"/>
        <w:jc w:val="left"/>
        <w:rPr>
          <w:rFonts w:asciiTheme="minorEastAsia" w:hAnsiTheme="minorEastAsia"/>
          <w:sz w:val="24"/>
          <w:rPrChange w:id="3859" w:author="JY0225" w:date="2017-08-24T11:18:00Z">
            <w:rPr>
              <w:sz w:val="24"/>
            </w:rPr>
          </w:rPrChange>
        </w:rPr>
      </w:pPr>
      <w:ins w:id="3860" w:author="JY0225" w:date="2017-08-23T15:34:00Z">
        <w:r w:rsidRPr="00987564">
          <w:rPr>
            <w:rFonts w:asciiTheme="minorEastAsia" w:hAnsiTheme="minorEastAsia" w:hint="eastAsia"/>
            <w:sz w:val="24"/>
            <w:rPrChange w:id="3861" w:author="JY0225" w:date="2017-08-24T11:18:00Z">
              <w:rPr>
                <w:rFonts w:hint="eastAsia"/>
                <w:sz w:val="24"/>
              </w:rPr>
            </w:rPrChange>
          </w:rPr>
          <w:t>如图</w:t>
        </w:r>
        <w:r w:rsidRPr="00987564">
          <w:rPr>
            <w:rFonts w:asciiTheme="minorEastAsia" w:hAnsiTheme="minorEastAsia"/>
            <w:sz w:val="24"/>
            <w:rPrChange w:id="3862" w:author="JY0225" w:date="2017-08-24T11:18:00Z">
              <w:rPr>
                <w:sz w:val="24"/>
              </w:rPr>
            </w:rPrChange>
          </w:rPr>
          <w:t>4-4</w:t>
        </w:r>
        <w:r w:rsidRPr="00987564">
          <w:rPr>
            <w:rFonts w:asciiTheme="minorEastAsia" w:hAnsiTheme="minorEastAsia" w:hint="eastAsia"/>
            <w:sz w:val="24"/>
            <w:rPrChange w:id="3863" w:author="JY0225" w:date="2017-08-24T11:18:00Z">
              <w:rPr>
                <w:rFonts w:hint="eastAsia"/>
                <w:sz w:val="24"/>
              </w:rPr>
            </w:rPrChange>
          </w:rPr>
          <w:t>所示，</w:t>
        </w:r>
      </w:ins>
      <w:r w:rsidR="0085667D" w:rsidRPr="00987564">
        <w:rPr>
          <w:rFonts w:asciiTheme="minorEastAsia" w:hAnsiTheme="minorEastAsia" w:hint="eastAsia"/>
          <w:sz w:val="24"/>
          <w:rPrChange w:id="3864" w:author="JY0225" w:date="2017-08-24T11:18:00Z">
            <w:rPr>
              <w:rFonts w:hint="eastAsia"/>
              <w:sz w:val="24"/>
            </w:rPr>
          </w:rPrChange>
        </w:rPr>
        <w:t>中间件</w:t>
      </w:r>
      <w:r w:rsidR="008E7DCE" w:rsidRPr="00987564">
        <w:rPr>
          <w:rFonts w:asciiTheme="minorEastAsia" w:hAnsiTheme="minorEastAsia" w:hint="eastAsia"/>
          <w:sz w:val="24"/>
          <w:rPrChange w:id="3865" w:author="JY0225" w:date="2017-08-24T11:18:00Z">
            <w:rPr>
              <w:rFonts w:hint="eastAsia"/>
              <w:sz w:val="24"/>
            </w:rPr>
          </w:rPrChange>
        </w:rPr>
        <w:t>接收到客户端</w:t>
      </w:r>
      <w:r w:rsidR="004039BB" w:rsidRPr="00987564">
        <w:rPr>
          <w:rFonts w:asciiTheme="minorEastAsia" w:hAnsiTheme="minorEastAsia" w:hint="eastAsia"/>
          <w:sz w:val="24"/>
          <w:rPrChange w:id="3866" w:author="JY0225" w:date="2017-08-24T11:18:00Z">
            <w:rPr>
              <w:rFonts w:hint="eastAsia"/>
              <w:sz w:val="24"/>
            </w:rPr>
          </w:rPrChange>
        </w:rPr>
        <w:t>的请求后，首先将请求</w:t>
      </w:r>
      <w:r w:rsidR="008E7DCE" w:rsidRPr="00987564">
        <w:rPr>
          <w:rFonts w:asciiTheme="minorEastAsia" w:hAnsiTheme="minorEastAsia" w:hint="eastAsia"/>
          <w:sz w:val="24"/>
          <w:rPrChange w:id="3867" w:author="JY0225" w:date="2017-08-24T11:18:00Z">
            <w:rPr>
              <w:rFonts w:hint="eastAsia"/>
              <w:sz w:val="24"/>
            </w:rPr>
          </w:rPrChange>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sidRPr="00987564">
        <w:rPr>
          <w:rFonts w:asciiTheme="minorEastAsia" w:hAnsiTheme="minorEastAsia" w:hint="eastAsia"/>
          <w:sz w:val="24"/>
          <w:rPrChange w:id="3868" w:author="JY0225" w:date="2017-08-24T11:18:00Z">
            <w:rPr>
              <w:rFonts w:hint="eastAsia"/>
              <w:sz w:val="24"/>
            </w:rPr>
          </w:rPrChange>
        </w:rPr>
        <w:t>的指令，则直接在数据库中将相应的会话删除，并将删除结果返回给客</w:t>
      </w:r>
      <w:r w:rsidR="008E7DCE" w:rsidRPr="00987564">
        <w:rPr>
          <w:rFonts w:asciiTheme="minorEastAsia" w:hAnsiTheme="minorEastAsia" w:hint="eastAsia"/>
          <w:sz w:val="24"/>
          <w:rPrChange w:id="3869" w:author="JY0225" w:date="2017-08-24T11:18:00Z">
            <w:rPr>
              <w:rFonts w:hint="eastAsia"/>
              <w:sz w:val="24"/>
            </w:rPr>
          </w:rPrChange>
        </w:rPr>
        <w:t>端。</w:t>
      </w:r>
    </w:p>
    <w:p w14:paraId="614F46C0" w14:textId="454E9C7A" w:rsidR="00983C59" w:rsidRPr="00987564" w:rsidRDefault="00555860">
      <w:pPr>
        <w:spacing w:line="400" w:lineRule="exact"/>
        <w:ind w:firstLine="420"/>
        <w:rPr>
          <w:ins w:id="3870" w:author="JY0225" w:date="2017-08-23T14:24:00Z"/>
          <w:rFonts w:asciiTheme="minorEastAsia" w:hAnsiTheme="minorEastAsia"/>
          <w:bCs/>
          <w:sz w:val="24"/>
          <w:rPrChange w:id="3871" w:author="JY0225" w:date="2017-08-24T11:18:00Z">
            <w:rPr>
              <w:ins w:id="3872" w:author="JY0225" w:date="2017-08-23T14:24:00Z"/>
              <w:bCs/>
              <w:sz w:val="24"/>
            </w:rPr>
          </w:rPrChange>
        </w:rPr>
      </w:pPr>
      <w:r w:rsidRPr="00987564">
        <w:rPr>
          <w:rFonts w:asciiTheme="minorEastAsia" w:hAnsiTheme="minorEastAsia"/>
          <w:bCs/>
          <w:sz w:val="24"/>
          <w:rPrChange w:id="3873" w:author="JY0225" w:date="2017-08-24T11:18:00Z">
            <w:rPr>
              <w:bCs/>
              <w:sz w:val="24"/>
            </w:rPr>
          </w:rPrChange>
        </w:rPr>
        <w:t>2</w:t>
      </w:r>
      <w:r w:rsidRPr="00987564">
        <w:rPr>
          <w:rFonts w:asciiTheme="minorEastAsia" w:hAnsiTheme="minorEastAsia" w:hint="eastAsia"/>
          <w:bCs/>
          <w:sz w:val="24"/>
          <w:rPrChange w:id="3874" w:author="JY0225" w:date="2017-08-24T11:18:00Z">
            <w:rPr>
              <w:rFonts w:hint="eastAsia"/>
              <w:bCs/>
              <w:sz w:val="24"/>
            </w:rPr>
          </w:rPrChange>
        </w:rPr>
        <w:t>）</w:t>
      </w:r>
      <w:r w:rsidR="00983C59" w:rsidRPr="00987564">
        <w:rPr>
          <w:rFonts w:asciiTheme="minorEastAsia" w:hAnsiTheme="minorEastAsia"/>
          <w:bCs/>
          <w:sz w:val="24"/>
          <w:rPrChange w:id="3875" w:author="JY0225" w:date="2017-08-24T11:18:00Z">
            <w:rPr>
              <w:bCs/>
              <w:sz w:val="24"/>
            </w:rPr>
          </w:rPrChange>
        </w:rPr>
        <w:t xml:space="preserve"> </w:t>
      </w:r>
      <w:r w:rsidR="009F5D2C" w:rsidRPr="00987564">
        <w:rPr>
          <w:rFonts w:asciiTheme="minorEastAsia" w:hAnsiTheme="minorEastAsia" w:hint="eastAsia"/>
          <w:bCs/>
          <w:sz w:val="24"/>
          <w:rPrChange w:id="3876" w:author="JY0225" w:date="2017-08-24T11:18:00Z">
            <w:rPr>
              <w:rFonts w:hint="eastAsia"/>
              <w:bCs/>
              <w:sz w:val="24"/>
            </w:rPr>
          </w:rPrChange>
        </w:rPr>
        <w:t>会话加密</w:t>
      </w:r>
      <w:r w:rsidR="00983C59" w:rsidRPr="00987564">
        <w:rPr>
          <w:rFonts w:asciiTheme="minorEastAsia" w:hAnsiTheme="minorEastAsia" w:hint="eastAsia"/>
          <w:bCs/>
          <w:sz w:val="24"/>
          <w:rPrChange w:id="3877" w:author="JY0225" w:date="2017-08-24T11:18:00Z">
            <w:rPr>
              <w:rFonts w:hint="eastAsia"/>
              <w:bCs/>
              <w:sz w:val="24"/>
            </w:rPr>
          </w:rPrChange>
        </w:rPr>
        <w:t>流程设计</w:t>
      </w:r>
    </w:p>
    <w:p w14:paraId="73D5BF2C" w14:textId="4C62176C" w:rsidR="001D6877" w:rsidRDefault="001D6877">
      <w:pPr>
        <w:rPr>
          <w:ins w:id="3878" w:author="JY0225" w:date="2017-08-23T14:24:00Z"/>
        </w:rPr>
        <w:pPrChange w:id="3879" w:author="JY0225" w:date="2017-08-23T14:24:00Z">
          <w:pPr>
            <w:spacing w:line="400" w:lineRule="exact"/>
            <w:ind w:firstLine="420"/>
          </w:pPr>
        </w:pPrChange>
      </w:pPr>
      <w:ins w:id="3880" w:author="JY0225" w:date="2017-08-23T14:24:00Z">
        <w:r>
          <w:object w:dxaOrig="12778" w:dyaOrig="6474" w14:anchorId="0BB204A0">
            <v:shape id="_x0000_i1037" type="#_x0000_t75" style="width:429.2pt;height:216.95pt" o:ole="">
              <v:imagedata r:id="rId56" o:title=""/>
            </v:shape>
            <o:OLEObject Type="Embed" ProgID="Visio.Drawing.15" ShapeID="_x0000_i1037" DrawAspect="Content" ObjectID="_1565100481" r:id="rId57"/>
          </w:object>
        </w:r>
      </w:ins>
    </w:p>
    <w:p w14:paraId="416BFDDB" w14:textId="77777777" w:rsidR="001D6877" w:rsidRPr="00987564" w:rsidDel="001D6877" w:rsidRDefault="001D6877">
      <w:pPr>
        <w:spacing w:line="400" w:lineRule="exact"/>
        <w:ind w:firstLine="420"/>
        <w:jc w:val="center"/>
        <w:rPr>
          <w:del w:id="3881" w:author="JY0225" w:date="2017-08-23T14:24:00Z"/>
          <w:moveTo w:id="3882" w:author="JY0225" w:date="2017-08-23T14:24:00Z"/>
          <w:rFonts w:asciiTheme="minorEastAsia" w:hAnsiTheme="minorEastAsia"/>
          <w:sz w:val="24"/>
          <w:rPrChange w:id="3883" w:author="JY0225" w:date="2017-08-24T11:18:00Z">
            <w:rPr>
              <w:del w:id="3884" w:author="JY0225" w:date="2017-08-23T14:24:00Z"/>
              <w:moveTo w:id="3885" w:author="JY0225" w:date="2017-08-23T14:24:00Z"/>
              <w:sz w:val="24"/>
            </w:rPr>
          </w:rPrChange>
        </w:rPr>
        <w:pPrChange w:id="3886" w:author="JY0225" w:date="2017-08-24T11:18:00Z">
          <w:pPr>
            <w:spacing w:line="360" w:lineRule="auto"/>
            <w:ind w:firstLine="420"/>
            <w:jc w:val="center"/>
          </w:pPr>
        </w:pPrChange>
      </w:pPr>
      <w:moveToRangeStart w:id="3887" w:author="JY0225" w:date="2017-08-23T14:24:00Z" w:name="move491261601"/>
      <w:moveTo w:id="3888" w:author="JY0225" w:date="2017-08-23T14:24:00Z">
        <w:r w:rsidRPr="00987564">
          <w:rPr>
            <w:rFonts w:asciiTheme="minorEastAsia" w:hAnsiTheme="minorEastAsia" w:hint="eastAsia"/>
            <w:sz w:val="24"/>
            <w:rPrChange w:id="3889" w:author="JY0225" w:date="2017-08-24T11:18:00Z">
              <w:rPr>
                <w:rFonts w:hint="eastAsia"/>
                <w:sz w:val="24"/>
              </w:rPr>
            </w:rPrChange>
          </w:rPr>
          <w:lastRenderedPageBreak/>
          <w:t>图</w:t>
        </w:r>
        <w:r w:rsidRPr="00987564">
          <w:rPr>
            <w:rFonts w:asciiTheme="minorEastAsia" w:hAnsiTheme="minorEastAsia"/>
            <w:sz w:val="24"/>
            <w:rPrChange w:id="3890" w:author="JY0225" w:date="2017-08-24T11:18:00Z">
              <w:rPr>
                <w:sz w:val="24"/>
              </w:rPr>
            </w:rPrChange>
          </w:rPr>
          <w:t>4-5</w:t>
        </w:r>
        <w:r w:rsidRPr="00987564">
          <w:rPr>
            <w:rFonts w:asciiTheme="minorEastAsia" w:hAnsiTheme="minorEastAsia" w:hint="eastAsia"/>
            <w:sz w:val="24"/>
            <w:rPrChange w:id="3891" w:author="JY0225" w:date="2017-08-24T11:18:00Z">
              <w:rPr>
                <w:rFonts w:hint="eastAsia"/>
                <w:sz w:val="24"/>
              </w:rPr>
            </w:rPrChange>
          </w:rPr>
          <w:t>云备份中间件系统会话加密流程图</w:t>
        </w:r>
      </w:moveTo>
    </w:p>
    <w:moveToRangeEnd w:id="3887"/>
    <w:p w14:paraId="24671C13" w14:textId="77777777" w:rsidR="001D6877" w:rsidRPr="00987564" w:rsidRDefault="001D6877">
      <w:pPr>
        <w:spacing w:line="400" w:lineRule="exact"/>
        <w:ind w:firstLine="420"/>
        <w:jc w:val="center"/>
        <w:rPr>
          <w:rFonts w:asciiTheme="minorEastAsia" w:hAnsiTheme="minorEastAsia"/>
          <w:rPrChange w:id="3892" w:author="JY0225" w:date="2017-08-24T11:18:00Z">
            <w:rPr/>
          </w:rPrChange>
        </w:rPr>
        <w:pPrChange w:id="3893" w:author="JY0225" w:date="2017-08-24T11:18:00Z">
          <w:pPr>
            <w:spacing w:line="400" w:lineRule="exact"/>
            <w:ind w:firstLine="420"/>
          </w:pPr>
        </w:pPrChange>
      </w:pPr>
    </w:p>
    <w:p w14:paraId="7C47B87E" w14:textId="4AE839A7" w:rsidR="00694313" w:rsidRPr="00987564" w:rsidDel="001D6877" w:rsidRDefault="00630F6A">
      <w:pPr>
        <w:spacing w:line="400" w:lineRule="exact"/>
        <w:ind w:firstLine="420"/>
        <w:rPr>
          <w:del w:id="3894" w:author="JY0225" w:date="2017-08-23T14:24:00Z"/>
          <w:rFonts w:asciiTheme="minorEastAsia" w:hAnsiTheme="minorEastAsia"/>
          <w:sz w:val="24"/>
          <w:rPrChange w:id="3895" w:author="JY0225" w:date="2017-08-24T11:18:00Z">
            <w:rPr>
              <w:del w:id="3896" w:author="JY0225" w:date="2017-08-23T14:24:00Z"/>
              <w:sz w:val="24"/>
            </w:rPr>
          </w:rPrChange>
        </w:rPr>
      </w:pPr>
      <w:ins w:id="3897" w:author="JY0225" w:date="2017-08-23T15:34:00Z">
        <w:r w:rsidRPr="00987564">
          <w:rPr>
            <w:rFonts w:asciiTheme="minorEastAsia" w:hAnsiTheme="minorEastAsia" w:hint="eastAsia"/>
            <w:sz w:val="24"/>
            <w:rPrChange w:id="3898" w:author="JY0225" w:date="2017-08-24T11:18:00Z">
              <w:rPr>
                <w:rFonts w:hint="eastAsia"/>
                <w:sz w:val="24"/>
              </w:rPr>
            </w:rPrChange>
          </w:rPr>
          <w:t>如图</w:t>
        </w:r>
        <w:r w:rsidRPr="00987564">
          <w:rPr>
            <w:rFonts w:asciiTheme="minorEastAsia" w:hAnsiTheme="minorEastAsia"/>
            <w:sz w:val="24"/>
            <w:rPrChange w:id="3899" w:author="JY0225" w:date="2017-08-24T11:18:00Z">
              <w:rPr>
                <w:sz w:val="24"/>
              </w:rPr>
            </w:rPrChange>
          </w:rPr>
          <w:t>4-4</w:t>
        </w:r>
        <w:r w:rsidRPr="00987564">
          <w:rPr>
            <w:rFonts w:asciiTheme="minorEastAsia" w:hAnsiTheme="minorEastAsia" w:hint="eastAsia"/>
            <w:sz w:val="24"/>
            <w:rPrChange w:id="3900" w:author="JY0225" w:date="2017-08-24T11:18:00Z">
              <w:rPr>
                <w:rFonts w:hint="eastAsia"/>
                <w:sz w:val="24"/>
              </w:rPr>
            </w:rPrChange>
          </w:rPr>
          <w:t>所示，</w:t>
        </w:r>
      </w:ins>
      <w:r w:rsidR="00157F03" w:rsidRPr="00987564">
        <w:rPr>
          <w:rFonts w:asciiTheme="minorEastAsia" w:hAnsiTheme="minorEastAsia" w:hint="eastAsia"/>
          <w:sz w:val="24"/>
          <w:rPrChange w:id="3901" w:author="JY0225" w:date="2017-08-24T11:18:00Z">
            <w:rPr>
              <w:rFonts w:hint="eastAsia"/>
              <w:sz w:val="24"/>
            </w:rPr>
          </w:rPrChange>
        </w:rPr>
        <w:t>中间件</w:t>
      </w:r>
      <w:r w:rsidR="00694313" w:rsidRPr="00987564">
        <w:rPr>
          <w:rFonts w:asciiTheme="minorEastAsia" w:hAnsiTheme="minorEastAsia" w:hint="eastAsia"/>
          <w:sz w:val="24"/>
          <w:rPrChange w:id="3902" w:author="JY0225" w:date="2017-08-24T11:18:00Z">
            <w:rPr>
              <w:rFonts w:hint="eastAsia"/>
              <w:sz w:val="24"/>
            </w:rPr>
          </w:rPrChange>
        </w:rPr>
        <w:t>接收到客户端</w:t>
      </w:r>
      <w:r w:rsidR="005A29C0" w:rsidRPr="00987564">
        <w:rPr>
          <w:rFonts w:asciiTheme="minorEastAsia" w:hAnsiTheme="minorEastAsia" w:hint="eastAsia"/>
          <w:sz w:val="24"/>
          <w:rPrChange w:id="3903" w:author="JY0225" w:date="2017-08-24T11:18:00Z">
            <w:rPr>
              <w:rFonts w:hint="eastAsia"/>
              <w:sz w:val="24"/>
            </w:rPr>
          </w:rPrChange>
        </w:rPr>
        <w:t>的请求</w:t>
      </w:r>
      <w:r w:rsidR="00694313" w:rsidRPr="00987564">
        <w:rPr>
          <w:rFonts w:asciiTheme="minorEastAsia" w:hAnsiTheme="minorEastAsia" w:hint="eastAsia"/>
          <w:sz w:val="24"/>
          <w:rPrChange w:id="3904" w:author="JY0225" w:date="2017-08-24T11:18:00Z">
            <w:rPr>
              <w:rFonts w:hint="eastAsia"/>
              <w:sz w:val="24"/>
            </w:rPr>
          </w:rPrChange>
        </w:rPr>
        <w:t>后，需要对会话进行备份。</w:t>
      </w:r>
      <w:r w:rsidR="00324604" w:rsidRPr="00987564">
        <w:rPr>
          <w:rFonts w:asciiTheme="minorEastAsia" w:hAnsiTheme="minorEastAsia" w:hint="eastAsia"/>
          <w:sz w:val="24"/>
          <w:rPrChange w:id="3905" w:author="JY0225" w:date="2017-08-24T11:18:00Z">
            <w:rPr>
              <w:rFonts w:hint="eastAsia"/>
              <w:sz w:val="24"/>
            </w:rPr>
          </w:rPrChange>
        </w:rPr>
        <w:t>若将会话以明文</w:t>
      </w:r>
      <w:r w:rsidR="0050706A" w:rsidRPr="00987564">
        <w:rPr>
          <w:rFonts w:asciiTheme="minorEastAsia" w:hAnsiTheme="minorEastAsia" w:hint="eastAsia"/>
          <w:sz w:val="24"/>
          <w:rPrChange w:id="3906" w:author="JY0225" w:date="2017-08-24T11:18:00Z">
            <w:rPr>
              <w:rFonts w:hint="eastAsia"/>
              <w:sz w:val="24"/>
            </w:rPr>
          </w:rPrChange>
        </w:rPr>
        <w:t>的</w:t>
      </w:r>
      <w:r w:rsidR="0071350E" w:rsidRPr="00987564">
        <w:rPr>
          <w:rFonts w:asciiTheme="minorEastAsia" w:hAnsiTheme="minorEastAsia" w:hint="eastAsia"/>
          <w:sz w:val="24"/>
          <w:rPrChange w:id="3907" w:author="JY0225" w:date="2017-08-24T11:18:00Z">
            <w:rPr>
              <w:rFonts w:hint="eastAsia"/>
              <w:sz w:val="24"/>
            </w:rPr>
          </w:rPrChange>
        </w:rPr>
        <w:t>形式</w:t>
      </w:r>
      <w:r w:rsidR="0050706A" w:rsidRPr="00987564">
        <w:rPr>
          <w:rFonts w:asciiTheme="minorEastAsia" w:hAnsiTheme="minorEastAsia" w:hint="eastAsia"/>
          <w:sz w:val="24"/>
          <w:rPrChange w:id="3908" w:author="JY0225" w:date="2017-08-24T11:18:00Z">
            <w:rPr>
              <w:rFonts w:hint="eastAsia"/>
              <w:sz w:val="24"/>
            </w:rPr>
          </w:rPrChange>
        </w:rPr>
        <w:t>保存在数据库中，</w:t>
      </w:r>
      <w:r w:rsidR="00694313" w:rsidRPr="00987564">
        <w:rPr>
          <w:rFonts w:asciiTheme="minorEastAsia" w:hAnsiTheme="minorEastAsia" w:hint="eastAsia"/>
          <w:sz w:val="24"/>
          <w:rPrChange w:id="3909" w:author="JY0225" w:date="2017-08-24T11:18:00Z">
            <w:rPr>
              <w:rFonts w:hint="eastAsia"/>
              <w:sz w:val="24"/>
            </w:rPr>
          </w:rPrChange>
        </w:rPr>
        <w:t>可能会导致用户信息泄露，因此在对会话进行备份</w:t>
      </w:r>
      <w:r w:rsidR="000469DC" w:rsidRPr="00987564">
        <w:rPr>
          <w:rFonts w:asciiTheme="minorEastAsia" w:hAnsiTheme="minorEastAsia" w:hint="eastAsia"/>
          <w:sz w:val="24"/>
          <w:rPrChange w:id="3910" w:author="JY0225" w:date="2017-08-24T11:18:00Z">
            <w:rPr>
              <w:rFonts w:hint="eastAsia"/>
              <w:sz w:val="24"/>
            </w:rPr>
          </w:rPrChange>
        </w:rPr>
        <w:t>之前，中间件首先</w:t>
      </w:r>
      <w:r w:rsidR="00694313" w:rsidRPr="00987564">
        <w:rPr>
          <w:rFonts w:asciiTheme="minorEastAsia" w:hAnsiTheme="minorEastAsia" w:hint="eastAsia"/>
          <w:sz w:val="24"/>
          <w:rPrChange w:id="3911" w:author="JY0225" w:date="2017-08-24T11:18:00Z">
            <w:rPr>
              <w:rFonts w:hint="eastAsia"/>
              <w:sz w:val="24"/>
            </w:rPr>
          </w:rPrChange>
        </w:rPr>
        <w:t>调用数据加密模块对用户会话进行加密，然后再存入数据库，并将结果返回给客户端。</w:t>
      </w:r>
    </w:p>
    <w:p w14:paraId="21FFCCC0" w14:textId="73A3A179" w:rsidR="00114324" w:rsidRPr="00987564" w:rsidRDefault="00D5110E">
      <w:pPr>
        <w:spacing w:line="400" w:lineRule="exact"/>
        <w:ind w:firstLine="420"/>
        <w:rPr>
          <w:rFonts w:asciiTheme="minorEastAsia" w:hAnsiTheme="minorEastAsia"/>
          <w:bCs/>
          <w:sz w:val="24"/>
          <w:rPrChange w:id="3912" w:author="JY0225" w:date="2017-08-24T11:18:00Z">
            <w:rPr>
              <w:bCs/>
              <w:sz w:val="24"/>
            </w:rPr>
          </w:rPrChange>
        </w:rPr>
        <w:pPrChange w:id="3913" w:author="JY0225" w:date="2017-08-24T11:18:00Z">
          <w:pPr>
            <w:jc w:val="center"/>
          </w:pPr>
        </w:pPrChange>
      </w:pPr>
      <w:del w:id="3914" w:author="JY0225" w:date="2017-08-22T19:18:00Z">
        <w:r w:rsidRPr="00987564" w:rsidDel="00114324">
          <w:rPr>
            <w:rFonts w:asciiTheme="minorEastAsia" w:hAnsiTheme="minorEastAsia"/>
            <w:bCs/>
            <w:noProof/>
            <w:sz w:val="24"/>
            <w:rPrChange w:id="3915" w:author="JY0225" w:date="2017-08-24T11:18:00Z">
              <w:rPr>
                <w:bCs/>
                <w:noProof/>
                <w:sz w:val="24"/>
              </w:rPr>
            </w:rPrChange>
          </w:rPr>
          <w:drawing>
            <wp:inline distT="0" distB="0" distL="0" distR="0" wp14:anchorId="31FB4C4E" wp14:editId="4C3634BB">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8">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916" w:author="JY0225" w:date="2017-08-23T14:24:00Z">
        <w:r w:rsidR="003D15D7" w:rsidRPr="00987564" w:rsidDel="001D6877">
          <w:rPr>
            <w:rFonts w:asciiTheme="minorEastAsia" w:hAnsiTheme="minorEastAsia"/>
            <w:bCs/>
            <w:sz w:val="24"/>
            <w:rPrChange w:id="3917" w:author="JY0225" w:date="2017-08-24T11:18:00Z">
              <w:rPr>
                <w:bCs/>
                <w:sz w:val="24"/>
              </w:rPr>
            </w:rPrChange>
          </w:rPr>
          <w:fldChar w:fldCharType="begin"/>
        </w:r>
        <w:r w:rsidR="003D15D7" w:rsidRPr="00987564" w:rsidDel="001D6877">
          <w:rPr>
            <w:rFonts w:asciiTheme="minorEastAsia" w:hAnsiTheme="minorEastAsia"/>
            <w:bCs/>
            <w:sz w:val="24"/>
            <w:rPrChange w:id="3918" w:author="JY0225" w:date="2017-08-24T11:18:00Z">
              <w:rPr>
                <w:bCs/>
                <w:sz w:val="24"/>
              </w:rPr>
            </w:rPrChange>
          </w:rPr>
          <w:fldChar w:fldCharType="end"/>
        </w:r>
      </w:del>
    </w:p>
    <w:p w14:paraId="54234DD7" w14:textId="2CA85B41" w:rsidR="00B57F86" w:rsidRPr="00474528" w:rsidDel="001D6877" w:rsidRDefault="00B57F86" w:rsidP="008718D4">
      <w:pPr>
        <w:spacing w:line="360" w:lineRule="auto"/>
        <w:ind w:firstLine="420"/>
        <w:jc w:val="center"/>
        <w:rPr>
          <w:moveFrom w:id="3919" w:author="JY0225" w:date="2017-08-23T14:24:00Z"/>
          <w:sz w:val="24"/>
        </w:rPr>
      </w:pPr>
      <w:moveFromRangeStart w:id="3920" w:author="JY0225" w:date="2017-08-23T14:24:00Z" w:name="move491261601"/>
      <w:moveFrom w:id="3921" w:author="JY0225" w:date="2017-08-23T14:24:00Z">
        <w:r w:rsidRPr="00474528" w:rsidDel="001D6877">
          <w:rPr>
            <w:rFonts w:hint="eastAsia"/>
            <w:sz w:val="24"/>
          </w:rPr>
          <w:t>图</w:t>
        </w:r>
        <w:r w:rsidR="00474528" w:rsidDel="001D6877">
          <w:rPr>
            <w:sz w:val="24"/>
          </w:rPr>
          <w:t>4-5</w:t>
        </w:r>
        <w:r w:rsidRPr="00474528" w:rsidDel="001D6877">
          <w:rPr>
            <w:sz w:val="24"/>
          </w:rPr>
          <w:t>云</w:t>
        </w:r>
        <w:r w:rsidR="00476838" w:rsidDel="001D6877">
          <w:rPr>
            <w:sz w:val="24"/>
          </w:rPr>
          <w:t>备份</w:t>
        </w:r>
        <w:r w:rsidRPr="00474528" w:rsidDel="001D6877">
          <w:rPr>
            <w:sz w:val="24"/>
          </w:rPr>
          <w:t>中间件</w:t>
        </w:r>
        <w:r w:rsidR="00FB4349" w:rsidDel="001D6877">
          <w:rPr>
            <w:rFonts w:hint="eastAsia"/>
            <w:sz w:val="24"/>
          </w:rPr>
          <w:t>系统</w:t>
        </w:r>
        <w:r w:rsidRPr="00474528" w:rsidDel="001D6877">
          <w:rPr>
            <w:rFonts w:hint="eastAsia"/>
            <w:sz w:val="24"/>
          </w:rPr>
          <w:t>会话加密</w:t>
        </w:r>
        <w:r w:rsidRPr="00474528" w:rsidDel="001D6877">
          <w:rPr>
            <w:sz w:val="24"/>
          </w:rPr>
          <w:t>流程图</w:t>
        </w:r>
      </w:moveFrom>
    </w:p>
    <w:p w14:paraId="3C33E845" w14:textId="28D54414" w:rsidR="008B2918" w:rsidRDefault="00F91BA0" w:rsidP="008B2918">
      <w:pPr>
        <w:pStyle w:val="31"/>
      </w:pPr>
      <w:bookmarkStart w:id="3922" w:name="_Toc488351941"/>
      <w:bookmarkStart w:id="3923" w:name="_Toc488412527"/>
      <w:bookmarkStart w:id="3924" w:name="_Toc488421364"/>
      <w:bookmarkStart w:id="3925" w:name="_Toc488422521"/>
      <w:bookmarkStart w:id="3926" w:name="_Toc488477592"/>
      <w:bookmarkStart w:id="3927" w:name="_Toc488485825"/>
      <w:bookmarkStart w:id="3928" w:name="_Toc488493970"/>
      <w:bookmarkStart w:id="3929" w:name="_Toc488502785"/>
      <w:bookmarkStart w:id="3930" w:name="_Toc488503363"/>
      <w:bookmarkStart w:id="3931" w:name="_Toc488566475"/>
      <w:bookmarkStart w:id="3932" w:name="_Toc488567298"/>
      <w:bookmarkStart w:id="3933" w:name="_Toc488664336"/>
      <w:bookmarkStart w:id="3934" w:name="_Toc488744776"/>
      <w:bookmarkStart w:id="3935" w:name="_Toc491352005"/>
      <w:bookmarkEnd w:id="3922"/>
      <w:bookmarkEnd w:id="3923"/>
      <w:bookmarkEnd w:id="3924"/>
      <w:bookmarkEnd w:id="3925"/>
      <w:bookmarkEnd w:id="3926"/>
      <w:bookmarkEnd w:id="3927"/>
      <w:bookmarkEnd w:id="3928"/>
      <w:bookmarkEnd w:id="3929"/>
      <w:bookmarkEnd w:id="3930"/>
      <w:bookmarkEnd w:id="3931"/>
      <w:bookmarkEnd w:id="3932"/>
      <w:bookmarkEnd w:id="3933"/>
      <w:bookmarkEnd w:id="3934"/>
      <w:moveFromRangeEnd w:id="3920"/>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3935"/>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3368727D" w:rsidR="0059384B" w:rsidRPr="00D70FFC" w:rsidDel="00C0530C" w:rsidRDefault="005647A7" w:rsidP="007240A8">
      <w:pPr>
        <w:pStyle w:val="a5"/>
        <w:numPr>
          <w:ilvl w:val="0"/>
          <w:numId w:val="19"/>
        </w:numPr>
        <w:spacing w:line="400" w:lineRule="exact"/>
        <w:ind w:firstLineChars="0"/>
        <w:rPr>
          <w:del w:id="3936" w:author="JY0225" w:date="2017-08-22T19:32:00Z"/>
          <w:bCs/>
          <w:sz w:val="24"/>
        </w:rPr>
      </w:pPr>
      <w:r>
        <w:rPr>
          <w:rFonts w:hint="eastAsia"/>
          <w:bCs/>
          <w:sz w:val="24"/>
        </w:rPr>
        <w:t>大文件上传</w:t>
      </w:r>
      <w:r w:rsidR="0059384B" w:rsidRPr="00D70FFC">
        <w:rPr>
          <w:rFonts w:hint="eastAsia"/>
          <w:bCs/>
          <w:sz w:val="24"/>
        </w:rPr>
        <w:t>流程设计</w:t>
      </w:r>
    </w:p>
    <w:p w14:paraId="2F3A181D" w14:textId="6265709B" w:rsidR="00DF1740" w:rsidRDefault="00CF2693">
      <w:pPr>
        <w:pStyle w:val="a5"/>
        <w:numPr>
          <w:ilvl w:val="0"/>
          <w:numId w:val="19"/>
        </w:numPr>
        <w:spacing w:line="400" w:lineRule="exact"/>
        <w:ind w:firstLineChars="0"/>
        <w:rPr>
          <w:ins w:id="3937" w:author="JY0225" w:date="2017-08-22T19:30:00Z"/>
        </w:rPr>
        <w:pPrChange w:id="3938" w:author="JY0225" w:date="2017-08-22T19:32:00Z">
          <w:pPr>
            <w:jc w:val="center"/>
          </w:pPr>
        </w:pPrChange>
      </w:pPr>
      <w:del w:id="3939" w:author="JY0225" w:date="2017-08-22T19:32:00Z">
        <w:r w:rsidDel="00C0530C">
          <w:rPr>
            <w:rFonts w:hint="eastAsia"/>
            <w:noProof/>
          </w:rPr>
          <w:drawing>
            <wp:inline distT="0" distB="0" distL="0" distR="0" wp14:anchorId="57EEA603" wp14:editId="689DCC16">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9">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79671ABC" w14:textId="48651FB7" w:rsidR="00C0530C" w:rsidRPr="00AF0620" w:rsidRDefault="003D15D7" w:rsidP="000E4D98">
      <w:pPr>
        <w:jc w:val="center"/>
      </w:pPr>
      <w:ins w:id="3940" w:author="JY0225" w:date="2017-08-22T19:34:00Z">
        <w:r>
          <w:object w:dxaOrig="8059" w:dyaOrig="5808" w14:anchorId="5220F36C">
            <v:shape id="_x0000_i1038" type="#_x0000_t75" style="width:345.05pt;height:248.75pt" o:ole="">
              <v:imagedata r:id="rId60" o:title=""/>
            </v:shape>
            <o:OLEObject Type="Embed" ProgID="Visio.Drawing.15" ShapeID="_x0000_i1038" DrawAspect="Content" ObjectID="_1565100482" r:id="rId61"/>
          </w:object>
        </w:r>
      </w:ins>
    </w:p>
    <w:p w14:paraId="62BBE5F4" w14:textId="31592E6C" w:rsidR="004B262F" w:rsidRPr="00987564" w:rsidRDefault="004B262F" w:rsidP="00B15AD9">
      <w:pPr>
        <w:spacing w:line="400" w:lineRule="exact"/>
        <w:ind w:firstLine="420"/>
        <w:jc w:val="center"/>
        <w:rPr>
          <w:rFonts w:asciiTheme="minorEastAsia" w:hAnsiTheme="minorEastAsia"/>
          <w:sz w:val="24"/>
          <w:rPrChange w:id="3941" w:author="JY0225" w:date="2017-08-24T11:18:00Z">
            <w:rPr>
              <w:sz w:val="24"/>
            </w:rPr>
          </w:rPrChange>
        </w:rPr>
      </w:pPr>
      <w:r w:rsidRPr="00987564">
        <w:rPr>
          <w:rFonts w:asciiTheme="minorEastAsia" w:hAnsiTheme="minorEastAsia" w:hint="eastAsia"/>
          <w:sz w:val="24"/>
          <w:rPrChange w:id="3942" w:author="JY0225" w:date="2017-08-24T11:18:00Z">
            <w:rPr>
              <w:rFonts w:hint="eastAsia"/>
              <w:sz w:val="24"/>
            </w:rPr>
          </w:rPrChange>
        </w:rPr>
        <w:t>图</w:t>
      </w:r>
      <w:r w:rsidR="00E95CBE" w:rsidRPr="00987564">
        <w:rPr>
          <w:rFonts w:asciiTheme="minorEastAsia" w:hAnsiTheme="minorEastAsia"/>
          <w:sz w:val="24"/>
          <w:rPrChange w:id="3943" w:author="JY0225" w:date="2017-08-24T11:18:00Z">
            <w:rPr>
              <w:sz w:val="24"/>
            </w:rPr>
          </w:rPrChange>
        </w:rPr>
        <w:t xml:space="preserve">4-6 </w:t>
      </w:r>
      <w:r w:rsidRPr="00987564">
        <w:rPr>
          <w:rFonts w:asciiTheme="minorEastAsia" w:hAnsiTheme="minorEastAsia" w:hint="eastAsia"/>
          <w:sz w:val="24"/>
          <w:rPrChange w:id="3944" w:author="JY0225" w:date="2017-08-24T11:18:00Z">
            <w:rPr>
              <w:rFonts w:hint="eastAsia"/>
              <w:sz w:val="24"/>
            </w:rPr>
          </w:rPrChange>
        </w:rPr>
        <w:t>云</w:t>
      </w:r>
      <w:r w:rsidR="00476838" w:rsidRPr="00987564">
        <w:rPr>
          <w:rFonts w:asciiTheme="minorEastAsia" w:hAnsiTheme="minorEastAsia" w:hint="eastAsia"/>
          <w:sz w:val="24"/>
          <w:rPrChange w:id="3945" w:author="JY0225" w:date="2017-08-24T11:18:00Z">
            <w:rPr>
              <w:rFonts w:hint="eastAsia"/>
              <w:sz w:val="24"/>
            </w:rPr>
          </w:rPrChange>
        </w:rPr>
        <w:t>备份</w:t>
      </w:r>
      <w:r w:rsidRPr="00987564">
        <w:rPr>
          <w:rFonts w:asciiTheme="minorEastAsia" w:hAnsiTheme="minorEastAsia" w:hint="eastAsia"/>
          <w:sz w:val="24"/>
          <w:rPrChange w:id="3946" w:author="JY0225" w:date="2017-08-24T11:18:00Z">
            <w:rPr>
              <w:rFonts w:hint="eastAsia"/>
              <w:sz w:val="24"/>
            </w:rPr>
          </w:rPrChange>
        </w:rPr>
        <w:t>中间件</w:t>
      </w:r>
      <w:r w:rsidR="004D06DF" w:rsidRPr="00987564">
        <w:rPr>
          <w:rFonts w:asciiTheme="minorEastAsia" w:hAnsiTheme="minorEastAsia" w:hint="eastAsia"/>
          <w:sz w:val="24"/>
          <w:rPrChange w:id="3947" w:author="JY0225" w:date="2017-08-24T11:18:00Z">
            <w:rPr>
              <w:rFonts w:hint="eastAsia"/>
              <w:sz w:val="24"/>
            </w:rPr>
          </w:rPrChange>
        </w:rPr>
        <w:t>系统</w:t>
      </w:r>
      <w:r w:rsidRPr="00987564">
        <w:rPr>
          <w:rFonts w:asciiTheme="minorEastAsia" w:hAnsiTheme="minorEastAsia" w:hint="eastAsia"/>
          <w:sz w:val="24"/>
          <w:rPrChange w:id="3948" w:author="JY0225" w:date="2017-08-24T11:18:00Z">
            <w:rPr>
              <w:rFonts w:hint="eastAsia"/>
              <w:sz w:val="24"/>
            </w:rPr>
          </w:rPrChange>
        </w:rPr>
        <w:t>大文件上传流程图</w:t>
      </w:r>
    </w:p>
    <w:p w14:paraId="05BA6A80" w14:textId="2D0AC87F" w:rsidR="00BD1224" w:rsidRPr="00987564" w:rsidRDefault="002C6EAF" w:rsidP="00B15AD9">
      <w:pPr>
        <w:spacing w:line="400" w:lineRule="exact"/>
        <w:ind w:firstLine="420"/>
        <w:rPr>
          <w:rFonts w:asciiTheme="minorEastAsia" w:hAnsiTheme="minorEastAsia"/>
          <w:sz w:val="24"/>
          <w:rPrChange w:id="3949" w:author="JY0225" w:date="2017-08-24T11:18:00Z">
            <w:rPr>
              <w:sz w:val="24"/>
            </w:rPr>
          </w:rPrChange>
        </w:rPr>
      </w:pPr>
      <w:ins w:id="3950" w:author="JY0225" w:date="2017-08-23T15:34:00Z">
        <w:r w:rsidRPr="00987564">
          <w:rPr>
            <w:rFonts w:asciiTheme="minorEastAsia" w:hAnsiTheme="minorEastAsia" w:hint="eastAsia"/>
            <w:sz w:val="24"/>
            <w:rPrChange w:id="3951" w:author="JY0225" w:date="2017-08-24T11:18:00Z">
              <w:rPr>
                <w:rFonts w:hint="eastAsia"/>
                <w:sz w:val="24"/>
              </w:rPr>
            </w:rPrChange>
          </w:rPr>
          <w:t>如图</w:t>
        </w:r>
        <w:r w:rsidRPr="00987564">
          <w:rPr>
            <w:rFonts w:asciiTheme="minorEastAsia" w:hAnsiTheme="minorEastAsia"/>
            <w:sz w:val="24"/>
            <w:rPrChange w:id="3952" w:author="JY0225" w:date="2017-08-24T11:18:00Z">
              <w:rPr>
                <w:sz w:val="24"/>
              </w:rPr>
            </w:rPrChange>
          </w:rPr>
          <w:t>4-6</w:t>
        </w:r>
        <w:r w:rsidRPr="00987564">
          <w:rPr>
            <w:rFonts w:asciiTheme="minorEastAsia" w:hAnsiTheme="minorEastAsia" w:hint="eastAsia"/>
            <w:sz w:val="24"/>
            <w:rPrChange w:id="3953" w:author="JY0225" w:date="2017-08-24T11:18:00Z">
              <w:rPr>
                <w:rFonts w:hint="eastAsia"/>
                <w:sz w:val="24"/>
              </w:rPr>
            </w:rPrChange>
          </w:rPr>
          <w:t>所示，</w:t>
        </w:r>
      </w:ins>
      <w:r w:rsidR="0067125F" w:rsidRPr="00987564">
        <w:rPr>
          <w:rFonts w:asciiTheme="minorEastAsia" w:hAnsiTheme="minorEastAsia" w:hint="eastAsia"/>
          <w:sz w:val="24"/>
          <w:rPrChange w:id="3954" w:author="JY0225" w:date="2017-08-24T11:18:00Z">
            <w:rPr>
              <w:rFonts w:hint="eastAsia"/>
              <w:sz w:val="24"/>
            </w:rPr>
          </w:rPrChange>
        </w:rPr>
        <w:t>中间件</w:t>
      </w:r>
      <w:r w:rsidR="0072110A" w:rsidRPr="00987564">
        <w:rPr>
          <w:rFonts w:asciiTheme="minorEastAsia" w:hAnsiTheme="minorEastAsia" w:hint="eastAsia"/>
          <w:sz w:val="24"/>
          <w:rPrChange w:id="3955" w:author="JY0225" w:date="2017-08-24T11:18:00Z">
            <w:rPr>
              <w:rFonts w:hint="eastAsia"/>
              <w:sz w:val="24"/>
            </w:rPr>
          </w:rPrChange>
        </w:rPr>
        <w:t>接收到数据上传的指令后，首先会对文件大小进行判断。若是大文件则调用分片上传函数，将大文件分成固定大小的临时小文件后逐一分片上传，并将上传结果返回。由于服务器不会自动将分片的文件进行整合，而是提供一个整合分片文件的接口，所以在文件上传完毕之后需要向服务器发送文</w:t>
      </w:r>
      <w:r w:rsidR="00CE3CF8" w:rsidRPr="00987564">
        <w:rPr>
          <w:rFonts w:asciiTheme="minorEastAsia" w:hAnsiTheme="minorEastAsia" w:hint="eastAsia"/>
          <w:sz w:val="24"/>
          <w:rPrChange w:id="3956" w:author="JY0225" w:date="2017-08-24T11:18:00Z">
            <w:rPr>
              <w:rFonts w:hint="eastAsia"/>
              <w:sz w:val="24"/>
            </w:rPr>
          </w:rPrChange>
        </w:rPr>
        <w:t>件整合的命令将分片上传的文件进行整合，并将执行结果返回给控制类</w:t>
      </w:r>
      <w:r w:rsidR="0072110A" w:rsidRPr="00987564">
        <w:rPr>
          <w:rFonts w:asciiTheme="minorEastAsia" w:hAnsiTheme="minorEastAsia" w:hint="eastAsia"/>
          <w:sz w:val="24"/>
          <w:rPrChange w:id="3957" w:author="JY0225" w:date="2017-08-24T11:18:00Z">
            <w:rPr>
              <w:rFonts w:hint="eastAsia"/>
              <w:sz w:val="24"/>
            </w:rPr>
          </w:rPrChange>
        </w:rPr>
        <w:t>。</w:t>
      </w:r>
    </w:p>
    <w:p w14:paraId="7D7D5382" w14:textId="43381BC4" w:rsidR="00D74B5C" w:rsidRPr="00987564" w:rsidDel="00924F30" w:rsidRDefault="008B1360">
      <w:pPr>
        <w:spacing w:line="400" w:lineRule="exact"/>
        <w:ind w:firstLine="420"/>
        <w:rPr>
          <w:del w:id="3958" w:author="JY0225" w:date="2017-08-22T19:37:00Z"/>
          <w:rFonts w:asciiTheme="minorEastAsia" w:hAnsiTheme="minorEastAsia"/>
          <w:bCs/>
          <w:sz w:val="24"/>
          <w:rPrChange w:id="3959" w:author="JY0225" w:date="2017-08-24T11:18:00Z">
            <w:rPr>
              <w:del w:id="3960" w:author="JY0225" w:date="2017-08-22T19:37:00Z"/>
              <w:bCs/>
              <w:sz w:val="24"/>
            </w:rPr>
          </w:rPrChange>
        </w:rPr>
        <w:pPrChange w:id="3961" w:author="JY0225" w:date="2017-08-22T19:37:00Z">
          <w:pPr>
            <w:jc w:val="center"/>
          </w:pPr>
        </w:pPrChange>
      </w:pPr>
      <w:r w:rsidRPr="00987564">
        <w:rPr>
          <w:rFonts w:asciiTheme="minorEastAsia" w:hAnsiTheme="minorEastAsia"/>
          <w:bCs/>
          <w:sz w:val="24"/>
          <w:rPrChange w:id="3962" w:author="JY0225" w:date="2017-08-24T11:18:00Z">
            <w:rPr>
              <w:bCs/>
              <w:sz w:val="24"/>
            </w:rPr>
          </w:rPrChange>
        </w:rPr>
        <w:t>2</w:t>
      </w:r>
      <w:r w:rsidRPr="00987564">
        <w:rPr>
          <w:rFonts w:asciiTheme="minorEastAsia" w:hAnsiTheme="minorEastAsia" w:hint="eastAsia"/>
          <w:bCs/>
          <w:sz w:val="24"/>
          <w:rPrChange w:id="3963" w:author="JY0225" w:date="2017-08-24T11:18:00Z">
            <w:rPr>
              <w:rFonts w:hint="eastAsia"/>
              <w:bCs/>
              <w:sz w:val="24"/>
            </w:rPr>
          </w:rPrChange>
        </w:rPr>
        <w:t>）</w:t>
      </w:r>
      <w:r w:rsidR="00D74B5C" w:rsidRPr="00987564">
        <w:rPr>
          <w:rFonts w:asciiTheme="minorEastAsia" w:hAnsiTheme="minorEastAsia"/>
          <w:bCs/>
          <w:sz w:val="24"/>
          <w:rPrChange w:id="3964" w:author="JY0225" w:date="2017-08-24T11:18:00Z">
            <w:rPr>
              <w:bCs/>
              <w:sz w:val="24"/>
            </w:rPr>
          </w:rPrChange>
        </w:rPr>
        <w:t xml:space="preserve"> </w:t>
      </w:r>
      <w:r w:rsidR="001E774C" w:rsidRPr="00987564">
        <w:rPr>
          <w:rFonts w:asciiTheme="minorEastAsia" w:hAnsiTheme="minorEastAsia" w:hint="eastAsia"/>
          <w:bCs/>
          <w:sz w:val="24"/>
          <w:rPrChange w:id="3965" w:author="JY0225" w:date="2017-08-24T11:18:00Z">
            <w:rPr>
              <w:rFonts w:hint="eastAsia"/>
              <w:bCs/>
              <w:sz w:val="24"/>
            </w:rPr>
          </w:rPrChange>
        </w:rPr>
        <w:t>大文件下载</w:t>
      </w:r>
      <w:r w:rsidR="00D74B5C" w:rsidRPr="00987564">
        <w:rPr>
          <w:rFonts w:asciiTheme="minorEastAsia" w:hAnsiTheme="minorEastAsia" w:hint="eastAsia"/>
          <w:bCs/>
          <w:sz w:val="24"/>
          <w:rPrChange w:id="3966" w:author="JY0225" w:date="2017-08-24T11:18:00Z">
            <w:rPr>
              <w:rFonts w:hint="eastAsia"/>
              <w:bCs/>
              <w:sz w:val="24"/>
            </w:rPr>
          </w:rPrChange>
        </w:rPr>
        <w:t>流程设计</w:t>
      </w:r>
    </w:p>
    <w:p w14:paraId="5A8DF47C" w14:textId="43E0E963" w:rsidR="00924F30" w:rsidRPr="00987564" w:rsidRDefault="00924F30" w:rsidP="00B15AD9">
      <w:pPr>
        <w:spacing w:line="400" w:lineRule="exact"/>
        <w:ind w:firstLine="420"/>
        <w:rPr>
          <w:ins w:id="3967" w:author="JY0225" w:date="2017-08-23T14:25:00Z"/>
          <w:rFonts w:asciiTheme="minorEastAsia" w:hAnsiTheme="minorEastAsia"/>
          <w:bCs/>
          <w:sz w:val="24"/>
          <w:rPrChange w:id="3968" w:author="JY0225" w:date="2017-08-24T11:18:00Z">
            <w:rPr>
              <w:ins w:id="3969" w:author="JY0225" w:date="2017-08-23T14:25:00Z"/>
              <w:bCs/>
              <w:sz w:val="24"/>
            </w:rPr>
          </w:rPrChange>
        </w:rPr>
      </w:pPr>
    </w:p>
    <w:p w14:paraId="26664F09" w14:textId="09AD3338" w:rsidR="00924F30" w:rsidRPr="00987564" w:rsidRDefault="000D278D" w:rsidP="00B15AD9">
      <w:pPr>
        <w:spacing w:line="400" w:lineRule="exact"/>
        <w:ind w:firstLine="420"/>
        <w:rPr>
          <w:ins w:id="3970" w:author="JY0225" w:date="2017-08-23T14:25:00Z"/>
          <w:rFonts w:asciiTheme="minorEastAsia" w:hAnsiTheme="minorEastAsia"/>
          <w:bCs/>
          <w:sz w:val="24"/>
          <w:rPrChange w:id="3971" w:author="JY0225" w:date="2017-08-24T11:18:00Z">
            <w:rPr>
              <w:ins w:id="3972" w:author="JY0225" w:date="2017-08-23T14:25:00Z"/>
              <w:bCs/>
              <w:sz w:val="24"/>
            </w:rPr>
          </w:rPrChange>
        </w:rPr>
      </w:pPr>
      <w:ins w:id="3973" w:author="JY0225" w:date="2017-08-23T15:35:00Z">
        <w:r w:rsidRPr="00987564">
          <w:rPr>
            <w:rFonts w:asciiTheme="minorEastAsia" w:hAnsiTheme="minorEastAsia" w:hint="eastAsia"/>
            <w:sz w:val="24"/>
            <w:rPrChange w:id="3974" w:author="JY0225" w:date="2017-08-24T11:18:00Z">
              <w:rPr>
                <w:rFonts w:hint="eastAsia"/>
                <w:sz w:val="24"/>
              </w:rPr>
            </w:rPrChange>
          </w:rPr>
          <w:t>如图</w:t>
        </w:r>
        <w:r w:rsidRPr="00987564">
          <w:rPr>
            <w:rFonts w:asciiTheme="minorEastAsia" w:hAnsiTheme="minorEastAsia"/>
            <w:sz w:val="24"/>
            <w:rPrChange w:id="3975" w:author="JY0225" w:date="2017-08-24T11:18:00Z">
              <w:rPr>
                <w:sz w:val="24"/>
              </w:rPr>
            </w:rPrChange>
          </w:rPr>
          <w:t>4-7</w:t>
        </w:r>
        <w:r w:rsidRPr="00987564">
          <w:rPr>
            <w:rFonts w:asciiTheme="minorEastAsia" w:hAnsiTheme="minorEastAsia" w:hint="eastAsia"/>
            <w:sz w:val="24"/>
            <w:rPrChange w:id="3976" w:author="JY0225" w:date="2017-08-24T11:18:00Z">
              <w:rPr>
                <w:rFonts w:hint="eastAsia"/>
                <w:sz w:val="24"/>
              </w:rPr>
            </w:rPrChange>
          </w:rPr>
          <w:t>所示，</w:t>
        </w:r>
      </w:ins>
      <w:ins w:id="3977" w:author="JY0225" w:date="2017-08-23T14:25:00Z">
        <w:r w:rsidR="00924F30" w:rsidRPr="00987564">
          <w:rPr>
            <w:rFonts w:asciiTheme="minorEastAsia" w:hAnsiTheme="minorEastAsia" w:cs="Times New Roman" w:hint="eastAsia"/>
            <w:sz w:val="24"/>
            <w:szCs w:val="24"/>
            <w:rPrChange w:id="3978" w:author="JY0225" w:date="2017-08-24T11:18:00Z">
              <w:rPr>
                <w:rFonts w:ascii="Times New Roman" w:hAnsi="Times New Roman" w:cs="Times New Roman" w:hint="eastAsia"/>
                <w:sz w:val="24"/>
                <w:szCs w:val="24"/>
              </w:rPr>
            </w:rPrChange>
          </w:rPr>
          <w:t>中间件接收到数据下载的指令后，首先会对文件大小进行判断。若是大文件则调用分片下载函数，每次请求包含分片文件的起止索引和大小，通过多次下载请求任务完成大文件的下载。将所有分片文件下载完成后，对分片</w:t>
        </w:r>
        <w:r w:rsidR="00924F30" w:rsidRPr="00987564">
          <w:rPr>
            <w:rFonts w:asciiTheme="minorEastAsia" w:hAnsiTheme="minorEastAsia" w:cs="Times New Roman" w:hint="eastAsia"/>
            <w:sz w:val="24"/>
            <w:szCs w:val="24"/>
            <w:rPrChange w:id="3979" w:author="JY0225" w:date="2017-08-24T11:18:00Z">
              <w:rPr>
                <w:rFonts w:ascii="Times New Roman" w:hAnsi="Times New Roman" w:cs="Times New Roman" w:hint="eastAsia"/>
                <w:sz w:val="24"/>
                <w:szCs w:val="24"/>
              </w:rPr>
            </w:rPrChange>
          </w:rPr>
          <w:lastRenderedPageBreak/>
          <w:t>文件进行组合并返回给控制类。</w:t>
        </w:r>
      </w:ins>
    </w:p>
    <w:p w14:paraId="4BF9A460" w14:textId="7FFDFE79" w:rsidR="00D74B5C" w:rsidRDefault="00CF2693">
      <w:pPr>
        <w:spacing w:line="400" w:lineRule="exact"/>
        <w:ind w:firstLine="420"/>
        <w:rPr>
          <w:ins w:id="3980" w:author="JY0225" w:date="2017-08-22T19:37:00Z"/>
        </w:rPr>
        <w:pPrChange w:id="3981" w:author="JY0225" w:date="2017-08-22T19:37:00Z">
          <w:pPr>
            <w:jc w:val="center"/>
          </w:pPr>
        </w:pPrChange>
      </w:pPr>
      <w:del w:id="3982" w:author="JY0225" w:date="2017-08-22T19:37:00Z">
        <w:r w:rsidDel="004963A8">
          <w:rPr>
            <w:noProof/>
          </w:rPr>
          <w:drawing>
            <wp:inline distT="0" distB="0" distL="0" distR="0" wp14:anchorId="6D3E9C0E" wp14:editId="4E1873EC">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62">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del>
    </w:p>
    <w:p w14:paraId="0920769C" w14:textId="5A8CE296" w:rsidR="005B5F57" w:rsidRPr="00D74B5C" w:rsidRDefault="000E185E" w:rsidP="000E4D98">
      <w:pPr>
        <w:jc w:val="center"/>
      </w:pPr>
      <w:ins w:id="3983" w:author="JY0225" w:date="2017-08-22T19:37:00Z">
        <w:r>
          <w:object w:dxaOrig="7249" w:dyaOrig="7226" w14:anchorId="50CA8A3C">
            <v:shape id="_x0000_i1039" type="#_x0000_t75" style="width:304.85pt;height:303.9pt" o:ole="">
              <v:imagedata r:id="rId63" o:title=""/>
            </v:shape>
            <o:OLEObject Type="Embed" ProgID="Visio.Drawing.15" ShapeID="_x0000_i1039" DrawAspect="Content" ObjectID="_1565100483" r:id="rId64"/>
          </w:object>
        </w:r>
      </w:ins>
    </w:p>
    <w:p w14:paraId="4323E458" w14:textId="69517989" w:rsidR="00432E71" w:rsidRPr="00987564" w:rsidRDefault="00AA057A" w:rsidP="00B15AD9">
      <w:pPr>
        <w:spacing w:line="400" w:lineRule="exact"/>
        <w:ind w:firstLineChars="200" w:firstLine="480"/>
        <w:jc w:val="center"/>
        <w:rPr>
          <w:rFonts w:asciiTheme="minorEastAsia" w:hAnsiTheme="minorEastAsia" w:cs="Times New Roman"/>
          <w:sz w:val="24"/>
          <w:szCs w:val="24"/>
          <w:rPrChange w:id="3984" w:author="JY0225" w:date="2017-08-24T11:18:00Z">
            <w:rPr>
              <w:rFonts w:ascii="Times New Roman" w:hAnsi="Times New Roman" w:cs="Times New Roman"/>
              <w:sz w:val="24"/>
              <w:szCs w:val="24"/>
            </w:rPr>
          </w:rPrChange>
        </w:rPr>
      </w:pPr>
      <w:r w:rsidRPr="00987564">
        <w:rPr>
          <w:rFonts w:asciiTheme="minorEastAsia" w:hAnsiTheme="minorEastAsia" w:cs="Times New Roman" w:hint="eastAsia"/>
          <w:sz w:val="24"/>
          <w:szCs w:val="24"/>
          <w:rPrChange w:id="3985" w:author="JY0225" w:date="2017-08-24T11:18:00Z">
            <w:rPr>
              <w:rFonts w:ascii="Times New Roman" w:hAnsi="Times New Roman" w:cs="Times New Roman" w:hint="eastAsia"/>
              <w:sz w:val="24"/>
              <w:szCs w:val="24"/>
            </w:rPr>
          </w:rPrChange>
        </w:rPr>
        <w:t>图</w:t>
      </w:r>
      <w:r w:rsidR="005F7588" w:rsidRPr="00987564">
        <w:rPr>
          <w:rFonts w:asciiTheme="minorEastAsia" w:hAnsiTheme="minorEastAsia" w:cs="Times New Roman"/>
          <w:sz w:val="24"/>
          <w:szCs w:val="24"/>
          <w:rPrChange w:id="3986" w:author="JY0225" w:date="2017-08-24T11:18:00Z">
            <w:rPr>
              <w:rFonts w:ascii="Times New Roman" w:hAnsi="Times New Roman" w:cs="Times New Roman"/>
              <w:sz w:val="24"/>
              <w:szCs w:val="24"/>
            </w:rPr>
          </w:rPrChange>
        </w:rPr>
        <w:t xml:space="preserve">4-7 </w:t>
      </w:r>
      <w:r w:rsidRPr="00987564">
        <w:rPr>
          <w:rFonts w:asciiTheme="minorEastAsia" w:hAnsiTheme="minorEastAsia" w:cs="Times New Roman" w:hint="eastAsia"/>
          <w:sz w:val="24"/>
          <w:szCs w:val="24"/>
          <w:rPrChange w:id="3987" w:author="JY0225" w:date="2017-08-24T11:18:00Z">
            <w:rPr>
              <w:rFonts w:ascii="Times New Roman" w:hAnsi="Times New Roman" w:cs="Times New Roman" w:hint="eastAsia"/>
              <w:sz w:val="24"/>
              <w:szCs w:val="24"/>
            </w:rPr>
          </w:rPrChange>
        </w:rPr>
        <w:t>云</w:t>
      </w:r>
      <w:r w:rsidR="00476838" w:rsidRPr="00987564">
        <w:rPr>
          <w:rFonts w:asciiTheme="minorEastAsia" w:hAnsiTheme="minorEastAsia" w:cs="Times New Roman" w:hint="eastAsia"/>
          <w:sz w:val="24"/>
          <w:szCs w:val="24"/>
          <w:rPrChange w:id="3988" w:author="JY0225" w:date="2017-08-24T11:18:00Z">
            <w:rPr>
              <w:rFonts w:ascii="Times New Roman" w:hAnsi="Times New Roman" w:cs="Times New Roman" w:hint="eastAsia"/>
              <w:sz w:val="24"/>
              <w:szCs w:val="24"/>
            </w:rPr>
          </w:rPrChange>
        </w:rPr>
        <w:t>备份</w:t>
      </w:r>
      <w:r w:rsidRPr="00987564">
        <w:rPr>
          <w:rFonts w:asciiTheme="minorEastAsia" w:hAnsiTheme="minorEastAsia" w:cs="Times New Roman" w:hint="eastAsia"/>
          <w:sz w:val="24"/>
          <w:szCs w:val="24"/>
          <w:rPrChange w:id="3989" w:author="JY0225" w:date="2017-08-24T11:18:00Z">
            <w:rPr>
              <w:rFonts w:ascii="Times New Roman" w:hAnsi="Times New Roman" w:cs="Times New Roman" w:hint="eastAsia"/>
              <w:sz w:val="24"/>
              <w:szCs w:val="24"/>
            </w:rPr>
          </w:rPrChange>
        </w:rPr>
        <w:t>与云备份系统中间件大文件下载流程图</w:t>
      </w:r>
    </w:p>
    <w:p w14:paraId="21E2ADF2" w14:textId="77777777" w:rsidR="00720935" w:rsidDel="00720935" w:rsidRDefault="00720935" w:rsidP="00720935">
      <w:pPr>
        <w:pStyle w:val="31"/>
        <w:rPr>
          <w:del w:id="3990" w:author="JY0225" w:date="2017-08-23T14:25:00Z"/>
          <w:moveTo w:id="3991" w:author="JY0225" w:date="2017-08-23T14:25:00Z"/>
        </w:rPr>
      </w:pPr>
      <w:bookmarkStart w:id="3992" w:name="_Toc491352006"/>
      <w:moveToRangeStart w:id="3993" w:author="JY0225" w:date="2017-08-23T14:25:00Z" w:name="move491261659"/>
      <w:moveTo w:id="3994" w:author="JY0225" w:date="2017-08-23T14:25:00Z">
        <w:r>
          <w:t>4.3.4</w:t>
        </w:r>
        <w:r w:rsidRPr="006637A1">
          <w:t xml:space="preserve"> </w:t>
        </w:r>
        <w:r>
          <w:t>本地缓存流程设计</w:t>
        </w:r>
        <w:bookmarkEnd w:id="3992"/>
      </w:moveTo>
    </w:p>
    <w:moveToRangeEnd w:id="3993"/>
    <w:p w14:paraId="52FBEC45" w14:textId="1A83F944" w:rsidR="0046547F" w:rsidRPr="008C5FF2" w:rsidRDefault="00573F0A">
      <w:pPr>
        <w:pStyle w:val="31"/>
        <w:pPrChange w:id="3995" w:author="JY0225" w:date="2017-08-23T14:25:00Z">
          <w:pPr>
            <w:spacing w:line="400" w:lineRule="exact"/>
            <w:ind w:firstLine="420"/>
          </w:pPr>
        </w:pPrChange>
      </w:pPr>
      <w:del w:id="3996" w:author="JY0225" w:date="2017-08-23T14:25:00Z">
        <w:r w:rsidDel="00924F30">
          <w:rPr>
            <w:rFonts w:hint="eastAsia"/>
          </w:rPr>
          <w:delText>中间件</w:delText>
        </w:r>
        <w:r w:rsidR="0046547F" w:rsidDel="00924F30">
          <w:rPr>
            <w:rFonts w:hint="eastAsia"/>
          </w:rPr>
          <w:delText>接收到数据下载的指令后，首先会对文件大小进行判断。</w:delText>
        </w:r>
        <w:r w:rsidR="0046547F" w:rsidDel="00924F30">
          <w:delText>若是大文件则调用分片</w:delText>
        </w:r>
        <w:r w:rsidR="0046547F" w:rsidDel="00924F30">
          <w:rPr>
            <w:rFonts w:hint="eastAsia"/>
          </w:rPr>
          <w:delText>下载</w:delText>
        </w:r>
        <w:r w:rsidR="0046547F" w:rsidRPr="00B87EE1" w:rsidDel="00924F30">
          <w:delText>函数，</w:delText>
        </w:r>
        <w:r w:rsidR="00960EF0" w:rsidDel="00924F30">
          <w:rPr>
            <w:rFonts w:hint="eastAsia"/>
          </w:rPr>
          <w:delText>每次请求包含分片文件的起止索引和大小，通过多次下载请求任务</w:delText>
        </w:r>
        <w:r w:rsidR="0046547F" w:rsidDel="00924F30">
          <w:rPr>
            <w:rFonts w:hint="eastAsia"/>
          </w:rPr>
          <w:delText>完成大文件的下</w:delText>
        </w:r>
        <w:r w:rsidR="0000095F" w:rsidDel="00924F30">
          <w:rPr>
            <w:rFonts w:hint="eastAsia"/>
          </w:rPr>
          <w:delText>载。将所有分片文件下载完成后，对分片文件进行组合并返回给控制类</w:delText>
        </w:r>
        <w:r w:rsidR="0046547F" w:rsidDel="00924F30">
          <w:rPr>
            <w:rFonts w:hint="eastAsia"/>
          </w:rPr>
          <w:delText>。</w:delText>
        </w:r>
      </w:del>
    </w:p>
    <w:p w14:paraId="25A3E6EA" w14:textId="2AC2F125" w:rsidR="005F0610" w:rsidRPr="00987564" w:rsidDel="00720935" w:rsidRDefault="009536F3" w:rsidP="00CB27EF">
      <w:pPr>
        <w:pStyle w:val="31"/>
        <w:rPr>
          <w:moveFrom w:id="3997" w:author="JY0225" w:date="2017-08-23T14:25:00Z"/>
          <w:rFonts w:asciiTheme="minorEastAsia" w:hAnsiTheme="minorEastAsia"/>
          <w:sz w:val="24"/>
          <w:szCs w:val="24"/>
          <w:rPrChange w:id="3998" w:author="JY0225" w:date="2017-08-24T11:18:00Z">
            <w:rPr>
              <w:moveFrom w:id="3999" w:author="JY0225" w:date="2017-08-23T14:25:00Z"/>
            </w:rPr>
          </w:rPrChange>
        </w:rPr>
      </w:pPr>
      <w:moveFromRangeStart w:id="4000" w:author="JY0225" w:date="2017-08-23T14:25:00Z" w:name="move491261659"/>
      <w:moveFrom w:id="4001" w:author="JY0225" w:date="2017-08-23T14:25:00Z">
        <w:r w:rsidRPr="00987564" w:rsidDel="00720935">
          <w:rPr>
            <w:rFonts w:asciiTheme="minorEastAsia" w:hAnsiTheme="minorEastAsia"/>
            <w:b w:val="0"/>
            <w:bCs w:val="0"/>
            <w:sz w:val="24"/>
            <w:szCs w:val="24"/>
            <w:rPrChange w:id="4002" w:author="JY0225" w:date="2017-08-24T11:18:00Z">
              <w:rPr>
                <w:b w:val="0"/>
                <w:bCs w:val="0"/>
              </w:rPr>
            </w:rPrChange>
          </w:rPr>
          <w:t>4</w:t>
        </w:r>
        <w:r w:rsidR="00200FEA" w:rsidRPr="00987564" w:rsidDel="00720935">
          <w:rPr>
            <w:rFonts w:asciiTheme="minorEastAsia" w:hAnsiTheme="minorEastAsia"/>
            <w:b w:val="0"/>
            <w:bCs w:val="0"/>
            <w:sz w:val="24"/>
            <w:szCs w:val="24"/>
            <w:rPrChange w:id="4003" w:author="JY0225" w:date="2017-08-24T11:18:00Z">
              <w:rPr>
                <w:b w:val="0"/>
                <w:bCs w:val="0"/>
              </w:rPr>
            </w:rPrChange>
          </w:rPr>
          <w:t>.3</w:t>
        </w:r>
        <w:r w:rsidR="0099077E" w:rsidRPr="00987564" w:rsidDel="00720935">
          <w:rPr>
            <w:rFonts w:asciiTheme="minorEastAsia" w:hAnsiTheme="minorEastAsia"/>
            <w:b w:val="0"/>
            <w:bCs w:val="0"/>
            <w:sz w:val="24"/>
            <w:szCs w:val="24"/>
            <w:rPrChange w:id="4004" w:author="JY0225" w:date="2017-08-24T11:18:00Z">
              <w:rPr>
                <w:b w:val="0"/>
                <w:bCs w:val="0"/>
              </w:rPr>
            </w:rPrChange>
          </w:rPr>
          <w:t>.4</w:t>
        </w:r>
        <w:r w:rsidR="008B2918" w:rsidRPr="00987564" w:rsidDel="00720935">
          <w:rPr>
            <w:rFonts w:asciiTheme="minorEastAsia" w:hAnsiTheme="minorEastAsia"/>
            <w:b w:val="0"/>
            <w:bCs w:val="0"/>
            <w:sz w:val="24"/>
            <w:szCs w:val="24"/>
            <w:rPrChange w:id="4005" w:author="JY0225" w:date="2017-08-24T11:18:00Z">
              <w:rPr>
                <w:b w:val="0"/>
                <w:bCs w:val="0"/>
              </w:rPr>
            </w:rPrChange>
          </w:rPr>
          <w:t xml:space="preserve"> </w:t>
        </w:r>
        <w:r w:rsidR="00B12EAC" w:rsidRPr="00987564" w:rsidDel="00720935">
          <w:rPr>
            <w:rFonts w:asciiTheme="minorEastAsia" w:hAnsiTheme="minorEastAsia" w:hint="eastAsia"/>
            <w:b w:val="0"/>
            <w:bCs w:val="0"/>
            <w:sz w:val="24"/>
            <w:szCs w:val="24"/>
            <w:rPrChange w:id="4006" w:author="JY0225" w:date="2017-08-24T11:18:00Z">
              <w:rPr>
                <w:rFonts w:hint="eastAsia"/>
                <w:b w:val="0"/>
                <w:bCs w:val="0"/>
              </w:rPr>
            </w:rPrChange>
          </w:rPr>
          <w:t>本地缓存</w:t>
        </w:r>
        <w:r w:rsidR="008B2918" w:rsidRPr="00987564" w:rsidDel="00720935">
          <w:rPr>
            <w:rFonts w:asciiTheme="minorEastAsia" w:hAnsiTheme="minorEastAsia" w:hint="eastAsia"/>
            <w:b w:val="0"/>
            <w:bCs w:val="0"/>
            <w:sz w:val="24"/>
            <w:szCs w:val="24"/>
            <w:rPrChange w:id="4007" w:author="JY0225" w:date="2017-08-24T11:18:00Z">
              <w:rPr>
                <w:rFonts w:hint="eastAsia"/>
                <w:b w:val="0"/>
                <w:bCs w:val="0"/>
              </w:rPr>
            </w:rPrChange>
          </w:rPr>
          <w:t>流程设计</w:t>
        </w:r>
      </w:moveFrom>
    </w:p>
    <w:moveFromRangeEnd w:id="4000"/>
    <w:p w14:paraId="3C87BFC7" w14:textId="4DBBCDA5" w:rsidR="00BA0D8F" w:rsidRPr="00987564" w:rsidRDefault="00BA0D8F" w:rsidP="00B15AD9">
      <w:pPr>
        <w:spacing w:line="400" w:lineRule="exact"/>
        <w:ind w:firstLine="420"/>
        <w:rPr>
          <w:rFonts w:asciiTheme="minorEastAsia" w:hAnsiTheme="minorEastAsia"/>
          <w:sz w:val="24"/>
          <w:szCs w:val="24"/>
          <w:rPrChange w:id="4008" w:author="JY0225" w:date="2017-08-24T11:18:00Z">
            <w:rPr>
              <w:sz w:val="24"/>
            </w:rPr>
          </w:rPrChange>
        </w:rPr>
      </w:pPr>
      <w:r w:rsidRPr="00987564">
        <w:rPr>
          <w:rFonts w:asciiTheme="minorEastAsia" w:hAnsiTheme="minorEastAsia" w:hint="eastAsia"/>
          <w:sz w:val="24"/>
          <w:szCs w:val="24"/>
          <w:rPrChange w:id="4009" w:author="JY0225" w:date="2017-08-24T11:18:00Z">
            <w:rPr>
              <w:rFonts w:hint="eastAsia"/>
              <w:sz w:val="24"/>
            </w:rPr>
          </w:rPrChange>
        </w:rPr>
        <w:t>用户在文件上传和下载时，可能会反复访问同一文件，这时可用充分利用临时</w:t>
      </w:r>
      <w:r w:rsidR="00476838" w:rsidRPr="00987564">
        <w:rPr>
          <w:rFonts w:asciiTheme="minorEastAsia" w:hAnsiTheme="minorEastAsia" w:hint="eastAsia"/>
          <w:sz w:val="24"/>
          <w:szCs w:val="24"/>
          <w:rPrChange w:id="4010" w:author="JY0225" w:date="2017-08-24T11:18:00Z">
            <w:rPr>
              <w:rFonts w:hint="eastAsia"/>
              <w:sz w:val="24"/>
            </w:rPr>
          </w:rPrChange>
        </w:rPr>
        <w:t>备份</w:t>
      </w:r>
      <w:r w:rsidRPr="00987564">
        <w:rPr>
          <w:rFonts w:asciiTheme="minorEastAsia" w:hAnsiTheme="minorEastAsia" w:hint="eastAsia"/>
          <w:sz w:val="24"/>
          <w:szCs w:val="24"/>
          <w:rPrChange w:id="4011" w:author="JY0225" w:date="2017-08-24T11:18:00Z">
            <w:rPr>
              <w:rFonts w:hint="eastAsia"/>
              <w:sz w:val="24"/>
            </w:rPr>
          </w:rPrChange>
        </w:rPr>
        <w:t>区域</w:t>
      </w:r>
      <w:r w:rsidR="007752BE" w:rsidRPr="00987564">
        <w:rPr>
          <w:rFonts w:asciiTheme="minorEastAsia" w:hAnsiTheme="minorEastAsia" w:hint="eastAsia"/>
          <w:sz w:val="24"/>
          <w:szCs w:val="24"/>
          <w:rPrChange w:id="4012" w:author="JY0225" w:date="2017-08-24T11:18:00Z">
            <w:rPr>
              <w:rFonts w:hint="eastAsia"/>
              <w:sz w:val="24"/>
            </w:rPr>
          </w:rPrChange>
        </w:rPr>
        <w:t>以及存储在服务器端的文件信息</w:t>
      </w:r>
      <w:r w:rsidRPr="00987564">
        <w:rPr>
          <w:rFonts w:asciiTheme="minorEastAsia" w:hAnsiTheme="minorEastAsia" w:hint="eastAsia"/>
          <w:sz w:val="24"/>
          <w:szCs w:val="24"/>
          <w:rPrChange w:id="4013" w:author="JY0225" w:date="2017-08-24T11:18:00Z">
            <w:rPr>
              <w:rFonts w:hint="eastAsia"/>
              <w:sz w:val="24"/>
            </w:rPr>
          </w:rPrChange>
        </w:rPr>
        <w:t>，将反复访问的文件保存在临时</w:t>
      </w:r>
      <w:r w:rsidR="00476838" w:rsidRPr="00987564">
        <w:rPr>
          <w:rFonts w:asciiTheme="minorEastAsia" w:hAnsiTheme="minorEastAsia" w:hint="eastAsia"/>
          <w:sz w:val="24"/>
          <w:szCs w:val="24"/>
          <w:rPrChange w:id="4014" w:author="JY0225" w:date="2017-08-24T11:18:00Z">
            <w:rPr>
              <w:rFonts w:hint="eastAsia"/>
              <w:sz w:val="24"/>
            </w:rPr>
          </w:rPrChange>
        </w:rPr>
        <w:t>备份</w:t>
      </w:r>
      <w:r w:rsidRPr="00987564">
        <w:rPr>
          <w:rFonts w:asciiTheme="minorEastAsia" w:hAnsiTheme="minorEastAsia" w:hint="eastAsia"/>
          <w:sz w:val="24"/>
          <w:szCs w:val="24"/>
          <w:rPrChange w:id="4015" w:author="JY0225" w:date="2017-08-24T11:18:00Z">
            <w:rPr>
              <w:rFonts w:hint="eastAsia"/>
              <w:sz w:val="24"/>
            </w:rPr>
          </w:rPrChange>
        </w:rPr>
        <w:t>区域。通过分析请求和文件内容，可以进一步在客户端和服务器端上降低系统</w:t>
      </w:r>
      <w:r w:rsidRPr="00987564">
        <w:rPr>
          <w:rFonts w:asciiTheme="minorEastAsia" w:hAnsiTheme="minorEastAsia"/>
          <w:sz w:val="24"/>
          <w:szCs w:val="24"/>
          <w:rPrChange w:id="4016" w:author="JY0225" w:date="2017-08-24T11:18:00Z">
            <w:rPr>
              <w:sz w:val="24"/>
            </w:rPr>
          </w:rPrChange>
        </w:rPr>
        <w:t>I/O</w:t>
      </w:r>
      <w:r w:rsidRPr="00987564">
        <w:rPr>
          <w:rFonts w:asciiTheme="minorEastAsia" w:hAnsiTheme="minorEastAsia" w:hint="eastAsia"/>
          <w:sz w:val="24"/>
          <w:szCs w:val="24"/>
          <w:rPrChange w:id="4017" w:author="JY0225" w:date="2017-08-24T11:18:00Z">
            <w:rPr>
              <w:rFonts w:hint="eastAsia"/>
              <w:sz w:val="24"/>
            </w:rPr>
          </w:rPrChange>
        </w:rPr>
        <w:t>。以下展示的是本地缓存管理模块的流程设计，包括数据上传和下载缓存管理流程设计。</w:t>
      </w:r>
    </w:p>
    <w:p w14:paraId="3ED50BE9" w14:textId="77777777" w:rsidR="00BA0D8F" w:rsidRPr="00987564" w:rsidRDefault="00864BDF" w:rsidP="00B15AD9">
      <w:pPr>
        <w:spacing w:line="400" w:lineRule="exact"/>
        <w:ind w:firstLine="420"/>
        <w:rPr>
          <w:rFonts w:asciiTheme="minorEastAsia" w:hAnsiTheme="minorEastAsia"/>
          <w:bCs/>
          <w:sz w:val="24"/>
          <w:szCs w:val="24"/>
          <w:rPrChange w:id="4018" w:author="JY0225" w:date="2017-08-24T11:18:00Z">
            <w:rPr>
              <w:bCs/>
              <w:sz w:val="24"/>
            </w:rPr>
          </w:rPrChange>
        </w:rPr>
      </w:pPr>
      <w:r w:rsidRPr="00987564">
        <w:rPr>
          <w:rFonts w:asciiTheme="minorEastAsia" w:hAnsiTheme="minorEastAsia"/>
          <w:bCs/>
          <w:sz w:val="24"/>
          <w:szCs w:val="24"/>
          <w:rPrChange w:id="4019" w:author="JY0225" w:date="2017-08-24T11:18:00Z">
            <w:rPr>
              <w:bCs/>
              <w:sz w:val="24"/>
            </w:rPr>
          </w:rPrChange>
        </w:rPr>
        <w:t>1</w:t>
      </w:r>
      <w:r w:rsidRPr="00987564">
        <w:rPr>
          <w:rFonts w:asciiTheme="minorEastAsia" w:hAnsiTheme="minorEastAsia" w:hint="eastAsia"/>
          <w:bCs/>
          <w:sz w:val="24"/>
          <w:szCs w:val="24"/>
          <w:rPrChange w:id="4020" w:author="JY0225" w:date="2017-08-24T11:18:00Z">
            <w:rPr>
              <w:rFonts w:hint="eastAsia"/>
              <w:bCs/>
              <w:sz w:val="24"/>
            </w:rPr>
          </w:rPrChange>
        </w:rPr>
        <w:t>）</w:t>
      </w:r>
      <w:r w:rsidR="00BA0D8F" w:rsidRPr="00987564">
        <w:rPr>
          <w:rFonts w:asciiTheme="minorEastAsia" w:hAnsiTheme="minorEastAsia"/>
          <w:bCs/>
          <w:sz w:val="24"/>
          <w:szCs w:val="24"/>
          <w:rPrChange w:id="4021" w:author="JY0225" w:date="2017-08-24T11:18:00Z">
            <w:rPr>
              <w:bCs/>
              <w:sz w:val="24"/>
            </w:rPr>
          </w:rPrChange>
        </w:rPr>
        <w:t xml:space="preserve"> </w:t>
      </w:r>
      <w:r w:rsidR="00BA0D8F" w:rsidRPr="00987564">
        <w:rPr>
          <w:rFonts w:asciiTheme="minorEastAsia" w:hAnsiTheme="minorEastAsia" w:hint="eastAsia"/>
          <w:bCs/>
          <w:sz w:val="24"/>
          <w:szCs w:val="24"/>
          <w:rPrChange w:id="4022" w:author="JY0225" w:date="2017-08-24T11:18:00Z">
            <w:rPr>
              <w:rFonts w:hint="eastAsia"/>
              <w:bCs/>
              <w:sz w:val="24"/>
            </w:rPr>
          </w:rPrChange>
        </w:rPr>
        <w:t>数据上传本地缓存流程设计</w:t>
      </w:r>
    </w:p>
    <w:p w14:paraId="0E36C296" w14:textId="1D5D3BCF" w:rsidR="007E3BC9" w:rsidRPr="00987564" w:rsidDel="00282407" w:rsidRDefault="00792327" w:rsidP="00B15AD9">
      <w:pPr>
        <w:spacing w:line="400" w:lineRule="exact"/>
        <w:ind w:firstLine="420"/>
        <w:rPr>
          <w:del w:id="4023" w:author="JY0225" w:date="2017-08-22T19:42:00Z"/>
          <w:rFonts w:asciiTheme="minorEastAsia" w:hAnsiTheme="minorEastAsia"/>
          <w:sz w:val="24"/>
          <w:szCs w:val="24"/>
          <w:rPrChange w:id="4024" w:author="JY0225" w:date="2017-08-24T11:18:00Z">
            <w:rPr>
              <w:del w:id="4025" w:author="JY0225" w:date="2017-08-22T19:42:00Z"/>
              <w:sz w:val="24"/>
            </w:rPr>
          </w:rPrChange>
        </w:rPr>
      </w:pPr>
      <w:ins w:id="4026" w:author="JY0225" w:date="2017-08-23T15:35:00Z">
        <w:r w:rsidRPr="00987564">
          <w:rPr>
            <w:rFonts w:asciiTheme="minorEastAsia" w:hAnsiTheme="minorEastAsia" w:hint="eastAsia"/>
            <w:sz w:val="24"/>
            <w:szCs w:val="24"/>
            <w:rPrChange w:id="4027" w:author="JY0225" w:date="2017-08-24T11:18:00Z">
              <w:rPr>
                <w:rFonts w:hint="eastAsia"/>
                <w:sz w:val="24"/>
              </w:rPr>
            </w:rPrChange>
          </w:rPr>
          <w:t>如图</w:t>
        </w:r>
        <w:r w:rsidRPr="00987564">
          <w:rPr>
            <w:rFonts w:asciiTheme="minorEastAsia" w:hAnsiTheme="minorEastAsia"/>
            <w:sz w:val="24"/>
            <w:szCs w:val="24"/>
            <w:rPrChange w:id="4028" w:author="JY0225" w:date="2017-08-24T11:18:00Z">
              <w:rPr>
                <w:sz w:val="24"/>
              </w:rPr>
            </w:rPrChange>
          </w:rPr>
          <w:t>4-8</w:t>
        </w:r>
        <w:r w:rsidRPr="00987564">
          <w:rPr>
            <w:rFonts w:asciiTheme="minorEastAsia" w:hAnsiTheme="minorEastAsia" w:hint="eastAsia"/>
            <w:sz w:val="24"/>
            <w:szCs w:val="24"/>
            <w:rPrChange w:id="4029" w:author="JY0225" w:date="2017-08-24T11:18:00Z">
              <w:rPr>
                <w:rFonts w:hint="eastAsia"/>
                <w:sz w:val="24"/>
              </w:rPr>
            </w:rPrChange>
          </w:rPr>
          <w:t>所示，</w:t>
        </w:r>
      </w:ins>
      <w:r w:rsidR="00400312" w:rsidRPr="00987564">
        <w:rPr>
          <w:rFonts w:asciiTheme="minorEastAsia" w:hAnsiTheme="minorEastAsia" w:hint="eastAsia"/>
          <w:sz w:val="24"/>
          <w:szCs w:val="24"/>
          <w:rPrChange w:id="4030" w:author="JY0225" w:date="2017-08-24T11:18:00Z">
            <w:rPr>
              <w:rFonts w:hint="eastAsia"/>
              <w:sz w:val="24"/>
            </w:rPr>
          </w:rPrChange>
        </w:rPr>
        <w:t>中间件</w:t>
      </w:r>
      <w:r w:rsidR="007E3BC9" w:rsidRPr="00987564">
        <w:rPr>
          <w:rFonts w:asciiTheme="minorEastAsia" w:hAnsiTheme="minorEastAsia" w:hint="eastAsia"/>
          <w:sz w:val="24"/>
          <w:szCs w:val="24"/>
          <w:rPrChange w:id="4031" w:author="JY0225" w:date="2017-08-24T11:18:00Z">
            <w:rPr>
              <w:rFonts w:hint="eastAsia"/>
              <w:sz w:val="24"/>
            </w:rPr>
          </w:rPrChange>
        </w:rPr>
        <w:t>接收到用户上传文件的指令时，首先获取待上传文件的信息，包括文件大小和</w:t>
      </w:r>
      <w:r w:rsidR="007E3BC9" w:rsidRPr="00987564">
        <w:rPr>
          <w:rFonts w:asciiTheme="minorEastAsia" w:hAnsiTheme="minorEastAsia"/>
          <w:sz w:val="24"/>
          <w:szCs w:val="24"/>
          <w:rPrChange w:id="4032" w:author="JY0225" w:date="2017-08-24T11:18:00Z">
            <w:rPr>
              <w:sz w:val="24"/>
            </w:rPr>
          </w:rPrChange>
        </w:rPr>
        <w:t>MD5</w:t>
      </w:r>
      <w:r w:rsidR="007E3BC9" w:rsidRPr="00987564">
        <w:rPr>
          <w:rFonts w:asciiTheme="minorEastAsia" w:hAnsiTheme="minorEastAsia" w:hint="eastAsia"/>
          <w:sz w:val="24"/>
          <w:szCs w:val="24"/>
          <w:rPrChange w:id="4033" w:author="JY0225" w:date="2017-08-24T11:18:00Z">
            <w:rPr>
              <w:rFonts w:hint="eastAsia"/>
              <w:sz w:val="24"/>
            </w:rPr>
          </w:rPrChange>
        </w:rPr>
        <w:t>值等信息，</w:t>
      </w:r>
      <w:r w:rsidR="00A953B5" w:rsidRPr="00987564">
        <w:rPr>
          <w:rFonts w:asciiTheme="minorEastAsia" w:hAnsiTheme="minorEastAsia" w:hint="eastAsia"/>
          <w:sz w:val="24"/>
          <w:szCs w:val="24"/>
          <w:rPrChange w:id="4034" w:author="JY0225" w:date="2017-08-24T11:18:00Z">
            <w:rPr>
              <w:rFonts w:hint="eastAsia"/>
              <w:sz w:val="24"/>
            </w:rPr>
          </w:rPrChange>
        </w:rPr>
        <w:t>根据数据库中记录的服务器端的文件信息，通过</w:t>
      </w:r>
      <w:r w:rsidR="00A953B5" w:rsidRPr="00987564">
        <w:rPr>
          <w:rFonts w:asciiTheme="minorEastAsia" w:hAnsiTheme="minorEastAsia"/>
          <w:sz w:val="24"/>
          <w:szCs w:val="24"/>
          <w:rPrChange w:id="4035" w:author="JY0225" w:date="2017-08-24T11:18:00Z">
            <w:rPr>
              <w:sz w:val="24"/>
            </w:rPr>
          </w:rPrChange>
        </w:rPr>
        <w:t>MD5</w:t>
      </w:r>
      <w:r w:rsidR="00A953B5" w:rsidRPr="00987564">
        <w:rPr>
          <w:rFonts w:asciiTheme="minorEastAsia" w:hAnsiTheme="minorEastAsia" w:hint="eastAsia"/>
          <w:sz w:val="24"/>
          <w:szCs w:val="24"/>
          <w:rPrChange w:id="4036" w:author="JY0225" w:date="2017-08-24T11:18:00Z">
            <w:rPr>
              <w:rFonts w:hint="eastAsia"/>
              <w:sz w:val="24"/>
            </w:rPr>
          </w:rPrChange>
        </w:rPr>
        <w:t>值校验，判断服务器中是否存在该文件。</w:t>
      </w:r>
      <w:r w:rsidR="00CF2693" w:rsidRPr="00987564">
        <w:rPr>
          <w:rFonts w:asciiTheme="minorEastAsia" w:hAnsiTheme="minorEastAsia" w:hint="eastAsia"/>
          <w:sz w:val="24"/>
          <w:szCs w:val="24"/>
          <w:rPrChange w:id="4037" w:author="JY0225" w:date="2017-08-24T11:18:00Z">
            <w:rPr>
              <w:rFonts w:hint="eastAsia"/>
              <w:sz w:val="24"/>
            </w:rPr>
          </w:rPrChange>
        </w:rPr>
        <w:t>若服务器中存在该文件，</w:t>
      </w:r>
      <w:r w:rsidR="00700552" w:rsidRPr="00987564">
        <w:rPr>
          <w:rFonts w:asciiTheme="minorEastAsia" w:hAnsiTheme="minorEastAsia"/>
          <w:sz w:val="24"/>
          <w:szCs w:val="24"/>
          <w:rPrChange w:id="4038" w:author="JY0225" w:date="2017-08-24T11:18:00Z">
            <w:rPr>
              <w:sz w:val="24"/>
            </w:rPr>
          </w:rPrChange>
        </w:rPr>
        <w:t xml:space="preserve"> </w:t>
      </w:r>
      <w:r w:rsidR="006F5905" w:rsidRPr="00987564">
        <w:rPr>
          <w:rFonts w:asciiTheme="minorEastAsia" w:hAnsiTheme="minorEastAsia" w:hint="eastAsia"/>
          <w:sz w:val="24"/>
          <w:szCs w:val="24"/>
          <w:rPrChange w:id="4039" w:author="JY0225" w:date="2017-08-24T11:18:00Z">
            <w:rPr>
              <w:rFonts w:hint="eastAsia"/>
              <w:sz w:val="24"/>
            </w:rPr>
          </w:rPrChange>
        </w:rPr>
        <w:t>则调用服务器提供的复制文件接口，将目标文件复制到上传路径；如服务器不存在该文件则</w:t>
      </w:r>
      <w:r w:rsidR="00CF52EC" w:rsidRPr="00987564">
        <w:rPr>
          <w:rFonts w:asciiTheme="minorEastAsia" w:hAnsiTheme="minorEastAsia" w:hint="eastAsia"/>
          <w:sz w:val="24"/>
          <w:szCs w:val="24"/>
          <w:rPrChange w:id="4040" w:author="JY0225" w:date="2017-08-24T11:18:00Z">
            <w:rPr>
              <w:rFonts w:hint="eastAsia"/>
              <w:sz w:val="24"/>
            </w:rPr>
          </w:rPrChange>
        </w:rPr>
        <w:t>执行</w:t>
      </w:r>
      <w:r w:rsidR="006F5905" w:rsidRPr="00987564">
        <w:rPr>
          <w:rFonts w:asciiTheme="minorEastAsia" w:hAnsiTheme="minorEastAsia" w:hint="eastAsia"/>
          <w:sz w:val="24"/>
          <w:szCs w:val="24"/>
          <w:rPrChange w:id="4041" w:author="JY0225" w:date="2017-08-24T11:18:00Z">
            <w:rPr>
              <w:rFonts w:hint="eastAsia"/>
              <w:sz w:val="24"/>
            </w:rPr>
          </w:rPrChange>
        </w:rPr>
        <w:t>正常</w:t>
      </w:r>
      <w:r w:rsidR="00CF52EC" w:rsidRPr="00987564">
        <w:rPr>
          <w:rFonts w:asciiTheme="minorEastAsia" w:hAnsiTheme="minorEastAsia" w:hint="eastAsia"/>
          <w:sz w:val="24"/>
          <w:szCs w:val="24"/>
          <w:rPrChange w:id="4042" w:author="JY0225" w:date="2017-08-24T11:18:00Z">
            <w:rPr>
              <w:rFonts w:hint="eastAsia"/>
              <w:sz w:val="24"/>
            </w:rPr>
          </w:rPrChange>
        </w:rPr>
        <w:t>的</w:t>
      </w:r>
      <w:r w:rsidR="006F5905" w:rsidRPr="00987564">
        <w:rPr>
          <w:rFonts w:asciiTheme="minorEastAsia" w:hAnsiTheme="minorEastAsia" w:hint="eastAsia"/>
          <w:sz w:val="24"/>
          <w:szCs w:val="24"/>
          <w:rPrChange w:id="4043" w:author="JY0225" w:date="2017-08-24T11:18:00Z">
            <w:rPr>
              <w:rFonts w:hint="eastAsia"/>
              <w:sz w:val="24"/>
            </w:rPr>
          </w:rPrChange>
        </w:rPr>
        <w:t>上传</w:t>
      </w:r>
      <w:r w:rsidR="00CF52EC" w:rsidRPr="00987564">
        <w:rPr>
          <w:rFonts w:asciiTheme="minorEastAsia" w:hAnsiTheme="minorEastAsia" w:hint="eastAsia"/>
          <w:sz w:val="24"/>
          <w:szCs w:val="24"/>
          <w:rPrChange w:id="4044" w:author="JY0225" w:date="2017-08-24T11:18:00Z">
            <w:rPr>
              <w:rFonts w:hint="eastAsia"/>
              <w:sz w:val="24"/>
            </w:rPr>
          </w:rPrChange>
        </w:rPr>
        <w:t>任务</w:t>
      </w:r>
      <w:r w:rsidR="006F5905" w:rsidRPr="00987564">
        <w:rPr>
          <w:rFonts w:asciiTheme="minorEastAsia" w:hAnsiTheme="minorEastAsia" w:hint="eastAsia"/>
          <w:sz w:val="24"/>
          <w:szCs w:val="24"/>
          <w:rPrChange w:id="4045" w:author="JY0225" w:date="2017-08-24T11:18:00Z">
            <w:rPr>
              <w:rFonts w:hint="eastAsia"/>
              <w:sz w:val="24"/>
            </w:rPr>
          </w:rPrChange>
        </w:rPr>
        <w:t>。</w:t>
      </w:r>
    </w:p>
    <w:p w14:paraId="65D3BF45" w14:textId="7FEE7752" w:rsidR="007E3BC9" w:rsidRPr="00987564" w:rsidRDefault="00044595">
      <w:pPr>
        <w:spacing w:line="400" w:lineRule="exact"/>
        <w:ind w:firstLine="420"/>
        <w:rPr>
          <w:ins w:id="4046" w:author="JY0225" w:date="2017-08-22T19:38:00Z"/>
          <w:rFonts w:asciiTheme="minorEastAsia" w:hAnsiTheme="minorEastAsia"/>
          <w:sz w:val="24"/>
          <w:szCs w:val="24"/>
          <w:rPrChange w:id="4047" w:author="JY0225" w:date="2017-08-24T11:18:00Z">
            <w:rPr>
              <w:ins w:id="4048" w:author="JY0225" w:date="2017-08-22T19:38:00Z"/>
            </w:rPr>
          </w:rPrChange>
        </w:rPr>
        <w:pPrChange w:id="4049" w:author="JY0225" w:date="2017-08-22T19:42:00Z">
          <w:pPr>
            <w:jc w:val="center"/>
          </w:pPr>
        </w:pPrChange>
      </w:pPr>
      <w:del w:id="4050" w:author="JY0225" w:date="2017-08-22T19:42:00Z">
        <w:r w:rsidRPr="00987564" w:rsidDel="00282407">
          <w:rPr>
            <w:rFonts w:asciiTheme="minorEastAsia" w:hAnsiTheme="minorEastAsia"/>
            <w:noProof/>
            <w:sz w:val="24"/>
            <w:szCs w:val="24"/>
            <w:rPrChange w:id="4051" w:author="JY0225" w:date="2017-08-24T11:18:00Z">
              <w:rPr>
                <w:noProof/>
              </w:rPr>
            </w:rPrChange>
          </w:rPr>
          <w:drawing>
            <wp:inline distT="0" distB="0" distL="0" distR="0" wp14:anchorId="1EBA788E" wp14:editId="7A648211">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5">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741F85F9" w14:textId="3F56BE11" w:rsidR="00282407" w:rsidRPr="007E3BC9" w:rsidRDefault="002576C8" w:rsidP="007E3BC9">
      <w:pPr>
        <w:jc w:val="center"/>
      </w:pPr>
      <w:ins w:id="4052" w:author="JY0225" w:date="2017-08-22T19:41:00Z">
        <w:r>
          <w:object w:dxaOrig="9363" w:dyaOrig="5666" w14:anchorId="572F5485">
            <v:shape id="_x0000_i1040" type="#_x0000_t75" style="width:366pt;height:220.5pt" o:ole="">
              <v:imagedata r:id="rId66" o:title=""/>
            </v:shape>
            <o:OLEObject Type="Embed" ProgID="Visio.Drawing.15" ShapeID="_x0000_i1040" DrawAspect="Content" ObjectID="_1565100484" r:id="rId67"/>
          </w:object>
        </w:r>
      </w:ins>
    </w:p>
    <w:p w14:paraId="075D9E8D" w14:textId="7193D00E" w:rsidR="00BA0D8F" w:rsidRPr="00987564" w:rsidRDefault="007E3BC9">
      <w:pPr>
        <w:spacing w:line="400" w:lineRule="exact"/>
        <w:ind w:firstLine="420"/>
        <w:jc w:val="center"/>
        <w:rPr>
          <w:rFonts w:asciiTheme="minorEastAsia" w:hAnsiTheme="minorEastAsia"/>
          <w:sz w:val="24"/>
          <w:rPrChange w:id="4053" w:author="JY0225" w:date="2017-08-24T11:19:00Z">
            <w:rPr>
              <w:sz w:val="24"/>
            </w:rPr>
          </w:rPrChange>
        </w:rPr>
        <w:pPrChange w:id="4054" w:author="JY0225" w:date="2017-08-24T11:19:00Z">
          <w:pPr>
            <w:spacing w:line="360" w:lineRule="auto"/>
            <w:ind w:firstLine="420"/>
            <w:jc w:val="center"/>
          </w:pPr>
        </w:pPrChange>
      </w:pPr>
      <w:r w:rsidRPr="00987564">
        <w:rPr>
          <w:rFonts w:asciiTheme="minorEastAsia" w:hAnsiTheme="minorEastAsia" w:hint="eastAsia"/>
          <w:sz w:val="24"/>
          <w:rPrChange w:id="4055" w:author="JY0225" w:date="2017-08-24T11:19:00Z">
            <w:rPr>
              <w:rFonts w:hint="eastAsia"/>
              <w:sz w:val="24"/>
            </w:rPr>
          </w:rPrChange>
        </w:rPr>
        <w:t>图</w:t>
      </w:r>
      <w:r w:rsidR="007C380E" w:rsidRPr="00987564">
        <w:rPr>
          <w:rFonts w:asciiTheme="minorEastAsia" w:hAnsiTheme="minorEastAsia"/>
          <w:sz w:val="24"/>
          <w:rPrChange w:id="4056" w:author="JY0225" w:date="2017-08-24T11:19:00Z">
            <w:rPr>
              <w:sz w:val="24"/>
            </w:rPr>
          </w:rPrChange>
        </w:rPr>
        <w:t xml:space="preserve">4-8 </w:t>
      </w:r>
      <w:r w:rsidRPr="00987564">
        <w:rPr>
          <w:rFonts w:asciiTheme="minorEastAsia" w:hAnsiTheme="minorEastAsia" w:hint="eastAsia"/>
          <w:sz w:val="24"/>
          <w:rPrChange w:id="4057" w:author="JY0225" w:date="2017-08-24T11:19:00Z">
            <w:rPr>
              <w:rFonts w:hint="eastAsia"/>
              <w:sz w:val="24"/>
            </w:rPr>
          </w:rPrChange>
        </w:rPr>
        <w:t>云</w:t>
      </w:r>
      <w:r w:rsidR="00476838" w:rsidRPr="00987564">
        <w:rPr>
          <w:rFonts w:asciiTheme="minorEastAsia" w:hAnsiTheme="minorEastAsia" w:hint="eastAsia"/>
          <w:sz w:val="24"/>
          <w:rPrChange w:id="4058" w:author="JY0225" w:date="2017-08-24T11:19:00Z">
            <w:rPr>
              <w:rFonts w:hint="eastAsia"/>
              <w:sz w:val="24"/>
            </w:rPr>
          </w:rPrChange>
        </w:rPr>
        <w:t>备份</w:t>
      </w:r>
      <w:r w:rsidRPr="00987564">
        <w:rPr>
          <w:rFonts w:asciiTheme="minorEastAsia" w:hAnsiTheme="minorEastAsia" w:hint="eastAsia"/>
          <w:sz w:val="24"/>
          <w:rPrChange w:id="4059" w:author="JY0225" w:date="2017-08-24T11:19:00Z">
            <w:rPr>
              <w:rFonts w:hint="eastAsia"/>
              <w:sz w:val="24"/>
            </w:rPr>
          </w:rPrChange>
        </w:rPr>
        <w:t>中间件</w:t>
      </w:r>
      <w:r w:rsidR="00044595" w:rsidRPr="00987564">
        <w:rPr>
          <w:rFonts w:asciiTheme="minorEastAsia" w:hAnsiTheme="minorEastAsia" w:hint="eastAsia"/>
          <w:sz w:val="24"/>
          <w:rPrChange w:id="4060" w:author="JY0225" w:date="2017-08-24T11:19:00Z">
            <w:rPr>
              <w:rFonts w:hint="eastAsia"/>
              <w:sz w:val="24"/>
            </w:rPr>
          </w:rPrChange>
        </w:rPr>
        <w:t>系统</w:t>
      </w:r>
      <w:r w:rsidRPr="00987564">
        <w:rPr>
          <w:rFonts w:asciiTheme="minorEastAsia" w:hAnsiTheme="minorEastAsia" w:hint="eastAsia"/>
          <w:sz w:val="24"/>
          <w:rPrChange w:id="4061" w:author="JY0225" w:date="2017-08-24T11:19:00Z">
            <w:rPr>
              <w:rFonts w:hint="eastAsia"/>
              <w:sz w:val="24"/>
            </w:rPr>
          </w:rPrChange>
        </w:rPr>
        <w:t>数据上传缓存管理流程图</w:t>
      </w:r>
    </w:p>
    <w:p w14:paraId="2D982A97" w14:textId="21106CED" w:rsidR="007E3BC9" w:rsidRPr="00987564" w:rsidRDefault="009E0EE7">
      <w:pPr>
        <w:spacing w:line="400" w:lineRule="exact"/>
        <w:ind w:firstLine="420"/>
        <w:rPr>
          <w:rFonts w:asciiTheme="minorEastAsia" w:hAnsiTheme="minorEastAsia"/>
          <w:bCs/>
          <w:sz w:val="24"/>
          <w:rPrChange w:id="4062" w:author="JY0225" w:date="2017-08-24T11:19:00Z">
            <w:rPr>
              <w:bCs/>
              <w:sz w:val="24"/>
            </w:rPr>
          </w:rPrChange>
        </w:rPr>
        <w:pPrChange w:id="4063" w:author="JY0225" w:date="2017-08-24T11:19:00Z">
          <w:pPr>
            <w:ind w:firstLine="420"/>
          </w:pPr>
        </w:pPrChange>
      </w:pPr>
      <w:r w:rsidRPr="00987564">
        <w:rPr>
          <w:rFonts w:asciiTheme="minorEastAsia" w:hAnsiTheme="minorEastAsia"/>
          <w:bCs/>
          <w:sz w:val="24"/>
          <w:rPrChange w:id="4064" w:author="JY0225" w:date="2017-08-24T11:19:00Z">
            <w:rPr>
              <w:bCs/>
              <w:sz w:val="24"/>
            </w:rPr>
          </w:rPrChange>
        </w:rPr>
        <w:t>2</w:t>
      </w:r>
      <w:r w:rsidRPr="00987564">
        <w:rPr>
          <w:rFonts w:asciiTheme="minorEastAsia" w:hAnsiTheme="minorEastAsia" w:hint="eastAsia"/>
          <w:bCs/>
          <w:sz w:val="24"/>
          <w:rPrChange w:id="4065" w:author="JY0225" w:date="2017-08-24T11:19:00Z">
            <w:rPr>
              <w:rFonts w:hint="eastAsia"/>
              <w:bCs/>
              <w:sz w:val="24"/>
            </w:rPr>
          </w:rPrChange>
        </w:rPr>
        <w:t>）</w:t>
      </w:r>
      <w:r w:rsidR="007E3BC9" w:rsidRPr="00987564">
        <w:rPr>
          <w:rFonts w:asciiTheme="minorEastAsia" w:hAnsiTheme="minorEastAsia"/>
          <w:bCs/>
          <w:sz w:val="24"/>
          <w:rPrChange w:id="4066" w:author="JY0225" w:date="2017-08-24T11:19:00Z">
            <w:rPr>
              <w:bCs/>
              <w:sz w:val="24"/>
            </w:rPr>
          </w:rPrChange>
        </w:rPr>
        <w:t xml:space="preserve"> </w:t>
      </w:r>
      <w:r w:rsidR="007E3BC9" w:rsidRPr="00987564">
        <w:rPr>
          <w:rFonts w:asciiTheme="minorEastAsia" w:hAnsiTheme="minorEastAsia" w:hint="eastAsia"/>
          <w:bCs/>
          <w:sz w:val="24"/>
          <w:rPrChange w:id="4067" w:author="JY0225" w:date="2017-08-24T11:19:00Z">
            <w:rPr>
              <w:rFonts w:hint="eastAsia"/>
              <w:bCs/>
              <w:sz w:val="24"/>
            </w:rPr>
          </w:rPrChange>
        </w:rPr>
        <w:t>数据下载缓存流程设计</w:t>
      </w:r>
    </w:p>
    <w:p w14:paraId="0E2F8170" w14:textId="079E7E3D" w:rsidR="008C6E13" w:rsidRPr="00987564" w:rsidRDefault="00460B6A">
      <w:pPr>
        <w:spacing w:line="400" w:lineRule="exact"/>
        <w:ind w:firstLine="420"/>
        <w:rPr>
          <w:rFonts w:asciiTheme="minorEastAsia" w:hAnsiTheme="minorEastAsia" w:cs="Times New Roman"/>
          <w:sz w:val="24"/>
          <w:szCs w:val="24"/>
          <w:rPrChange w:id="4068" w:author="JY0225" w:date="2017-08-24T11:19:00Z">
            <w:rPr>
              <w:rFonts w:ascii="Times New Roman" w:hAnsi="Times New Roman" w:cs="Times New Roman"/>
              <w:sz w:val="24"/>
              <w:szCs w:val="24"/>
            </w:rPr>
          </w:rPrChange>
        </w:rPr>
        <w:pPrChange w:id="4069" w:author="JY0225" w:date="2017-08-24T11:19:00Z">
          <w:pPr>
            <w:spacing w:line="360" w:lineRule="auto"/>
            <w:ind w:firstLine="420"/>
          </w:pPr>
        </w:pPrChange>
      </w:pPr>
      <w:ins w:id="4070" w:author="JY0225" w:date="2017-08-23T15:35:00Z">
        <w:r w:rsidRPr="00987564">
          <w:rPr>
            <w:rFonts w:asciiTheme="minorEastAsia" w:hAnsiTheme="minorEastAsia" w:hint="eastAsia"/>
            <w:sz w:val="24"/>
            <w:rPrChange w:id="4071" w:author="JY0225" w:date="2017-08-24T11:19:00Z">
              <w:rPr>
                <w:rFonts w:hint="eastAsia"/>
                <w:sz w:val="24"/>
              </w:rPr>
            </w:rPrChange>
          </w:rPr>
          <w:t>如图</w:t>
        </w:r>
        <w:r w:rsidRPr="00987564">
          <w:rPr>
            <w:rFonts w:asciiTheme="minorEastAsia" w:hAnsiTheme="minorEastAsia"/>
            <w:sz w:val="24"/>
            <w:rPrChange w:id="4072" w:author="JY0225" w:date="2017-08-24T11:19:00Z">
              <w:rPr>
                <w:sz w:val="24"/>
              </w:rPr>
            </w:rPrChange>
          </w:rPr>
          <w:t>4-9</w:t>
        </w:r>
        <w:r w:rsidRPr="00987564">
          <w:rPr>
            <w:rFonts w:asciiTheme="minorEastAsia" w:hAnsiTheme="minorEastAsia" w:hint="eastAsia"/>
            <w:sz w:val="24"/>
            <w:rPrChange w:id="4073" w:author="JY0225" w:date="2017-08-24T11:19:00Z">
              <w:rPr>
                <w:rFonts w:hint="eastAsia"/>
                <w:sz w:val="24"/>
              </w:rPr>
            </w:rPrChange>
          </w:rPr>
          <w:t>所示，</w:t>
        </w:r>
      </w:ins>
      <w:r w:rsidR="008C6E13" w:rsidRPr="00987564">
        <w:rPr>
          <w:rFonts w:asciiTheme="minorEastAsia" w:hAnsiTheme="minorEastAsia" w:cs="Times New Roman" w:hint="eastAsia"/>
          <w:sz w:val="24"/>
          <w:szCs w:val="24"/>
          <w:rPrChange w:id="4074" w:author="JY0225" w:date="2017-08-24T11:19:00Z">
            <w:rPr>
              <w:rFonts w:ascii="Times New Roman" w:hAnsi="Times New Roman" w:cs="Times New Roman" w:hint="eastAsia"/>
              <w:sz w:val="24"/>
              <w:szCs w:val="24"/>
            </w:rPr>
          </w:rPrChange>
        </w:rPr>
        <w:t>中间件</w:t>
      </w:r>
      <w:r w:rsidR="0072169E" w:rsidRPr="00987564">
        <w:rPr>
          <w:rFonts w:asciiTheme="minorEastAsia" w:hAnsiTheme="minorEastAsia" w:cs="Times New Roman" w:hint="eastAsia"/>
          <w:sz w:val="24"/>
          <w:szCs w:val="24"/>
          <w:rPrChange w:id="4075" w:author="JY0225" w:date="2017-08-24T11:19:00Z">
            <w:rPr>
              <w:rFonts w:ascii="Times New Roman" w:hAnsi="Times New Roman" w:cs="Times New Roman" w:hint="eastAsia"/>
              <w:sz w:val="24"/>
              <w:szCs w:val="24"/>
            </w:rPr>
          </w:rPrChange>
        </w:rPr>
        <w:t>接收</w:t>
      </w:r>
      <w:r w:rsidR="008C6E13" w:rsidRPr="00987564">
        <w:rPr>
          <w:rFonts w:asciiTheme="minorEastAsia" w:hAnsiTheme="minorEastAsia" w:cs="Times New Roman" w:hint="eastAsia"/>
          <w:sz w:val="24"/>
          <w:szCs w:val="24"/>
          <w:rPrChange w:id="4076" w:author="JY0225" w:date="2017-08-24T11:19:00Z">
            <w:rPr>
              <w:rFonts w:ascii="Times New Roman" w:hAnsi="Times New Roman" w:cs="Times New Roman" w:hint="eastAsia"/>
              <w:sz w:val="24"/>
              <w:szCs w:val="24"/>
            </w:rPr>
          </w:rPrChange>
        </w:rPr>
        <w:t>到用户下载文件的请求后，首先会查询数据库</w:t>
      </w:r>
      <w:r w:rsidR="0072169E" w:rsidRPr="00987564">
        <w:rPr>
          <w:rFonts w:asciiTheme="minorEastAsia" w:hAnsiTheme="minorEastAsia" w:cs="Times New Roman" w:hint="eastAsia"/>
          <w:sz w:val="24"/>
          <w:szCs w:val="24"/>
          <w:rPrChange w:id="4077" w:author="JY0225" w:date="2017-08-24T11:19:00Z">
            <w:rPr>
              <w:rFonts w:ascii="Times New Roman" w:hAnsi="Times New Roman" w:cs="Times New Roman" w:hint="eastAsia"/>
              <w:sz w:val="24"/>
              <w:szCs w:val="24"/>
            </w:rPr>
          </w:rPrChange>
        </w:rPr>
        <w:t>中的本地缓存文件的信息，根据</w:t>
      </w:r>
      <w:r w:rsidR="0072169E" w:rsidRPr="00987564">
        <w:rPr>
          <w:rFonts w:asciiTheme="minorEastAsia" w:hAnsiTheme="minorEastAsia" w:cs="Times New Roman"/>
          <w:sz w:val="24"/>
          <w:szCs w:val="24"/>
          <w:rPrChange w:id="4078" w:author="JY0225" w:date="2017-08-24T11:19:00Z">
            <w:rPr>
              <w:rFonts w:ascii="Times New Roman" w:hAnsi="Times New Roman" w:cs="Times New Roman"/>
              <w:sz w:val="24"/>
              <w:szCs w:val="24"/>
            </w:rPr>
          </w:rPrChange>
        </w:rPr>
        <w:t>MD5</w:t>
      </w:r>
      <w:r w:rsidR="0072169E" w:rsidRPr="00987564">
        <w:rPr>
          <w:rFonts w:asciiTheme="minorEastAsia" w:hAnsiTheme="minorEastAsia" w:cs="Times New Roman" w:hint="eastAsia"/>
          <w:sz w:val="24"/>
          <w:szCs w:val="24"/>
          <w:rPrChange w:id="4079" w:author="JY0225" w:date="2017-08-24T11:19:00Z">
            <w:rPr>
              <w:rFonts w:ascii="Times New Roman" w:hAnsi="Times New Roman" w:cs="Times New Roman" w:hint="eastAsia"/>
              <w:sz w:val="24"/>
              <w:szCs w:val="24"/>
            </w:rPr>
          </w:rPrChange>
        </w:rPr>
        <w:t>值校验是否存在待下载的文件。若存在</w:t>
      </w:r>
      <w:r w:rsidR="00C014E6" w:rsidRPr="00987564">
        <w:rPr>
          <w:rFonts w:asciiTheme="minorEastAsia" w:hAnsiTheme="minorEastAsia" w:cs="Times New Roman" w:hint="eastAsia"/>
          <w:sz w:val="24"/>
          <w:szCs w:val="24"/>
          <w:rPrChange w:id="4080" w:author="JY0225" w:date="2017-08-24T11:19:00Z">
            <w:rPr>
              <w:rFonts w:ascii="Times New Roman" w:hAnsi="Times New Roman" w:cs="Times New Roman" w:hint="eastAsia"/>
              <w:sz w:val="24"/>
              <w:szCs w:val="24"/>
            </w:rPr>
          </w:rPrChange>
        </w:rPr>
        <w:t>该文件，则直接从本地缓存中将该文件复制到下载路径；若不存在该文件，则从服务器端下载该文件。</w:t>
      </w:r>
    </w:p>
    <w:p w14:paraId="41A6B281" w14:textId="606A0A98" w:rsidR="007E3BC9" w:rsidRDefault="00780429" w:rsidP="00780429">
      <w:pPr>
        <w:jc w:val="center"/>
      </w:pPr>
      <w:del w:id="4081" w:author="JY0225" w:date="2017-08-22T19:43:00Z">
        <w:r w:rsidDel="002576C8">
          <w:rPr>
            <w:noProof/>
          </w:rPr>
          <w:drawing>
            <wp:inline distT="0" distB="0" distL="0" distR="0" wp14:anchorId="33DB6D9B" wp14:editId="6E4F24EC">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8">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4082" w:author="JY0225" w:date="2017-08-22T19:45:00Z">
        <w:r w:rsidR="002576C8">
          <w:object w:dxaOrig="9363" w:dyaOrig="5666" w14:anchorId="5488F1B2">
            <v:shape id="_x0000_i1041" type="#_x0000_t75" style="width:368.25pt;height:222.75pt" o:ole="">
              <v:imagedata r:id="rId69" o:title=""/>
            </v:shape>
            <o:OLEObject Type="Embed" ProgID="Visio.Drawing.15" ShapeID="_x0000_i1041" DrawAspect="Content" ObjectID="_1565100485" r:id="rId70"/>
          </w:object>
        </w:r>
      </w:ins>
    </w:p>
    <w:p w14:paraId="331ADBED" w14:textId="10885FBD" w:rsidR="004E7101" w:rsidRPr="00987564" w:rsidRDefault="004E7101">
      <w:pPr>
        <w:spacing w:line="400" w:lineRule="exact"/>
        <w:ind w:firstLineChars="200" w:firstLine="480"/>
        <w:jc w:val="center"/>
        <w:rPr>
          <w:rFonts w:asciiTheme="minorEastAsia" w:hAnsiTheme="minorEastAsia" w:cs="Times New Roman"/>
          <w:sz w:val="24"/>
          <w:szCs w:val="24"/>
          <w:rPrChange w:id="4083" w:author="JY0225" w:date="2017-08-24T11:19:00Z">
            <w:rPr>
              <w:rFonts w:ascii="Times New Roman" w:hAnsi="Times New Roman" w:cs="Times New Roman"/>
              <w:sz w:val="24"/>
              <w:szCs w:val="24"/>
            </w:rPr>
          </w:rPrChange>
        </w:rPr>
        <w:pPrChange w:id="4084" w:author="JY0225" w:date="2017-08-24T11:19:00Z">
          <w:pPr>
            <w:spacing w:line="360" w:lineRule="auto"/>
            <w:ind w:firstLineChars="200" w:firstLine="480"/>
            <w:jc w:val="center"/>
          </w:pPr>
        </w:pPrChange>
      </w:pPr>
      <w:r w:rsidRPr="00987564">
        <w:rPr>
          <w:rFonts w:asciiTheme="minorEastAsia" w:hAnsiTheme="minorEastAsia" w:cs="Times New Roman" w:hint="eastAsia"/>
          <w:sz w:val="24"/>
          <w:szCs w:val="24"/>
          <w:rPrChange w:id="4085" w:author="JY0225" w:date="2017-08-24T11:19:00Z">
            <w:rPr>
              <w:rFonts w:ascii="Times New Roman" w:hAnsi="Times New Roman" w:cs="Times New Roman" w:hint="eastAsia"/>
              <w:sz w:val="24"/>
              <w:szCs w:val="24"/>
            </w:rPr>
          </w:rPrChange>
        </w:rPr>
        <w:t>图</w:t>
      </w:r>
      <w:r w:rsidR="00401E29" w:rsidRPr="00987564">
        <w:rPr>
          <w:rFonts w:asciiTheme="minorEastAsia" w:hAnsiTheme="minorEastAsia" w:cs="Times New Roman"/>
          <w:sz w:val="24"/>
          <w:szCs w:val="24"/>
          <w:rPrChange w:id="4086" w:author="JY0225" w:date="2017-08-24T11:19:00Z">
            <w:rPr>
              <w:rFonts w:ascii="Times New Roman" w:hAnsi="Times New Roman" w:cs="Times New Roman"/>
              <w:sz w:val="24"/>
              <w:szCs w:val="24"/>
            </w:rPr>
          </w:rPrChange>
        </w:rPr>
        <w:t>4-9</w:t>
      </w:r>
      <w:r w:rsidRPr="00987564">
        <w:rPr>
          <w:rFonts w:asciiTheme="minorEastAsia" w:hAnsiTheme="minorEastAsia" w:cs="Times New Roman" w:hint="eastAsia"/>
          <w:sz w:val="24"/>
          <w:szCs w:val="24"/>
          <w:rPrChange w:id="4087" w:author="JY0225" w:date="2017-08-24T11:19:00Z">
            <w:rPr>
              <w:rFonts w:ascii="Times New Roman" w:hAnsi="Times New Roman" w:cs="Times New Roman" w:hint="eastAsia"/>
              <w:sz w:val="24"/>
              <w:szCs w:val="24"/>
            </w:rPr>
          </w:rPrChange>
        </w:rPr>
        <w:t>云</w:t>
      </w:r>
      <w:r w:rsidR="00476838" w:rsidRPr="00987564">
        <w:rPr>
          <w:rFonts w:asciiTheme="minorEastAsia" w:hAnsiTheme="minorEastAsia" w:cs="Times New Roman" w:hint="eastAsia"/>
          <w:sz w:val="24"/>
          <w:szCs w:val="24"/>
          <w:rPrChange w:id="4088" w:author="JY0225" w:date="2017-08-24T11:19:00Z">
            <w:rPr>
              <w:rFonts w:ascii="Times New Roman" w:hAnsi="Times New Roman" w:cs="Times New Roman" w:hint="eastAsia"/>
              <w:sz w:val="24"/>
              <w:szCs w:val="24"/>
            </w:rPr>
          </w:rPrChange>
        </w:rPr>
        <w:t>备份</w:t>
      </w:r>
      <w:r w:rsidRPr="00987564">
        <w:rPr>
          <w:rFonts w:asciiTheme="minorEastAsia" w:hAnsiTheme="minorEastAsia" w:cs="Times New Roman" w:hint="eastAsia"/>
          <w:sz w:val="24"/>
          <w:szCs w:val="24"/>
          <w:rPrChange w:id="4089" w:author="JY0225" w:date="2017-08-24T11:19:00Z">
            <w:rPr>
              <w:rFonts w:ascii="Times New Roman" w:hAnsi="Times New Roman" w:cs="Times New Roman" w:hint="eastAsia"/>
              <w:sz w:val="24"/>
              <w:szCs w:val="24"/>
            </w:rPr>
          </w:rPrChange>
        </w:rPr>
        <w:t>与云备份系统中间件大文件下载流程图</w:t>
      </w:r>
    </w:p>
    <w:p w14:paraId="00055F81" w14:textId="77777777" w:rsidR="007E4F1D" w:rsidRDefault="00B2530F" w:rsidP="007E4F1D">
      <w:pPr>
        <w:pStyle w:val="31"/>
      </w:pPr>
      <w:bookmarkStart w:id="4090" w:name="_Toc491352007"/>
      <w:r>
        <w:t>4.3</w:t>
      </w:r>
      <w:r w:rsidR="002126C0">
        <w:t>.5</w:t>
      </w:r>
      <w:r w:rsidR="007E4F1D" w:rsidRPr="006637A1">
        <w:t xml:space="preserve"> </w:t>
      </w:r>
      <w:r w:rsidR="009776FB">
        <w:rPr>
          <w:rFonts w:hint="eastAsia"/>
        </w:rPr>
        <w:t>多应用适配</w:t>
      </w:r>
      <w:r w:rsidR="007E4F1D">
        <w:t>流程设计</w:t>
      </w:r>
      <w:bookmarkEnd w:id="4090"/>
    </w:p>
    <w:p w14:paraId="692D8FD5" w14:textId="62BBA2C1" w:rsidR="006617BB" w:rsidRPr="000A6C54" w:rsidRDefault="006617BB">
      <w:pPr>
        <w:spacing w:line="400" w:lineRule="exact"/>
        <w:ind w:firstLineChars="200" w:firstLine="480"/>
        <w:rPr>
          <w:sz w:val="24"/>
        </w:rPr>
        <w:pPrChange w:id="4091" w:author="JY0225" w:date="2017-08-24T11:19:00Z">
          <w:pPr>
            <w:spacing w:line="360" w:lineRule="auto"/>
            <w:ind w:firstLineChars="200" w:firstLine="480"/>
          </w:pPr>
        </w:pPrChange>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设计时考虑的情形和目标不一样，客户端和服务端通常会定义不同的接口，导致服务器和客户端不匹配。交互适配模</w:t>
      </w:r>
      <w:r w:rsidRPr="000A6C54">
        <w:rPr>
          <w:rFonts w:hint="eastAsia"/>
          <w:sz w:val="24"/>
        </w:rPr>
        <w:lastRenderedPageBreak/>
        <w:t>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160F4C20" w:rsidR="006617BB" w:rsidRDefault="000E4D98" w:rsidP="00762481">
      <w:pPr>
        <w:jc w:val="center"/>
      </w:pPr>
      <w:ins w:id="4092" w:author="JY0225" w:date="2017-08-22T19:50:00Z">
        <w:r>
          <w:object w:dxaOrig="6234" w:dyaOrig="7389" w14:anchorId="14481875">
            <v:shape id="_x0000_i1042" type="#_x0000_t75" style="width:249pt;height:294.75pt" o:ole="">
              <v:imagedata r:id="rId71" o:title=""/>
            </v:shape>
            <o:OLEObject Type="Embed" ProgID="Visio.Drawing.15" ShapeID="_x0000_i1042" DrawAspect="Content" ObjectID="_1565100486" r:id="rId72"/>
          </w:object>
        </w:r>
      </w:ins>
      <w:del w:id="4093" w:author="JY0225" w:date="2017-08-22T19:48:00Z">
        <w:r w:rsidR="00EA3181" w:rsidDel="000E4D98">
          <w:rPr>
            <w:noProof/>
          </w:rPr>
          <w:drawing>
            <wp:inline distT="0" distB="0" distL="0" distR="0" wp14:anchorId="348DECE1" wp14:editId="3AB32D1C">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3">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BE00E7D" w14:textId="18E7E2D7" w:rsidR="00762481" w:rsidRPr="00987564" w:rsidRDefault="00762481">
      <w:pPr>
        <w:spacing w:line="400" w:lineRule="exact"/>
        <w:ind w:left="420"/>
        <w:jc w:val="center"/>
        <w:rPr>
          <w:rFonts w:asciiTheme="minorEastAsia" w:hAnsiTheme="minorEastAsia"/>
          <w:color w:val="000000" w:themeColor="text1"/>
          <w:sz w:val="24"/>
          <w:rPrChange w:id="4094" w:author="JY0225" w:date="2017-08-24T11:20:00Z">
            <w:rPr>
              <w:color w:val="000000" w:themeColor="text1"/>
              <w:sz w:val="24"/>
            </w:rPr>
          </w:rPrChange>
        </w:rPr>
        <w:pPrChange w:id="4095" w:author="JY0225" w:date="2017-08-24T11:20:00Z">
          <w:pPr>
            <w:spacing w:line="360" w:lineRule="auto"/>
            <w:ind w:left="420"/>
            <w:jc w:val="center"/>
          </w:pPr>
        </w:pPrChange>
      </w:pPr>
      <w:r w:rsidRPr="00987564">
        <w:rPr>
          <w:rFonts w:asciiTheme="minorEastAsia" w:hAnsiTheme="minorEastAsia" w:hint="eastAsia"/>
          <w:color w:val="000000" w:themeColor="text1"/>
          <w:sz w:val="24"/>
          <w:rPrChange w:id="4096" w:author="JY0225" w:date="2017-08-24T11:20:00Z">
            <w:rPr>
              <w:rFonts w:hint="eastAsia"/>
              <w:color w:val="000000" w:themeColor="text1"/>
              <w:sz w:val="24"/>
            </w:rPr>
          </w:rPrChange>
        </w:rPr>
        <w:t>图</w:t>
      </w:r>
      <w:r w:rsidR="00773488" w:rsidRPr="00987564">
        <w:rPr>
          <w:rFonts w:asciiTheme="minorEastAsia" w:hAnsiTheme="minorEastAsia"/>
          <w:color w:val="000000" w:themeColor="text1"/>
          <w:sz w:val="24"/>
          <w:rPrChange w:id="4097" w:author="JY0225" w:date="2017-08-24T11:20:00Z">
            <w:rPr>
              <w:color w:val="000000" w:themeColor="text1"/>
              <w:sz w:val="24"/>
            </w:rPr>
          </w:rPrChange>
        </w:rPr>
        <w:t>4-10</w:t>
      </w:r>
      <w:r w:rsidR="00243CC7" w:rsidRPr="00987564">
        <w:rPr>
          <w:rFonts w:asciiTheme="minorEastAsia" w:hAnsiTheme="minorEastAsia"/>
          <w:color w:val="000000" w:themeColor="text1"/>
          <w:sz w:val="24"/>
          <w:rPrChange w:id="4098" w:author="JY0225" w:date="2017-08-24T11:20:00Z">
            <w:rPr>
              <w:color w:val="000000" w:themeColor="text1"/>
              <w:sz w:val="24"/>
            </w:rPr>
          </w:rPrChange>
        </w:rPr>
        <w:t xml:space="preserve"> </w:t>
      </w:r>
      <w:r w:rsidRPr="00987564">
        <w:rPr>
          <w:rFonts w:asciiTheme="minorEastAsia" w:hAnsiTheme="minorEastAsia" w:hint="eastAsia"/>
          <w:color w:val="000000" w:themeColor="text1"/>
          <w:sz w:val="24"/>
          <w:rPrChange w:id="4099" w:author="JY0225" w:date="2017-08-24T11:20:00Z">
            <w:rPr>
              <w:rFonts w:hint="eastAsia"/>
              <w:color w:val="000000" w:themeColor="text1"/>
              <w:sz w:val="24"/>
            </w:rPr>
          </w:rPrChange>
        </w:rPr>
        <w:t>云</w:t>
      </w:r>
      <w:r w:rsidR="00476838" w:rsidRPr="00987564">
        <w:rPr>
          <w:rFonts w:asciiTheme="minorEastAsia" w:hAnsiTheme="minorEastAsia" w:hint="eastAsia"/>
          <w:color w:val="000000" w:themeColor="text1"/>
          <w:sz w:val="24"/>
          <w:rPrChange w:id="4100" w:author="JY0225" w:date="2017-08-24T11:20:00Z">
            <w:rPr>
              <w:rFonts w:hint="eastAsia"/>
              <w:color w:val="000000" w:themeColor="text1"/>
              <w:sz w:val="24"/>
            </w:rPr>
          </w:rPrChange>
        </w:rPr>
        <w:t>备份</w:t>
      </w:r>
      <w:r w:rsidRPr="00987564">
        <w:rPr>
          <w:rFonts w:asciiTheme="minorEastAsia" w:hAnsiTheme="minorEastAsia" w:hint="eastAsia"/>
          <w:color w:val="000000" w:themeColor="text1"/>
          <w:sz w:val="24"/>
          <w:rPrChange w:id="4101" w:author="JY0225" w:date="2017-08-24T11:20:00Z">
            <w:rPr>
              <w:rFonts w:hint="eastAsia"/>
              <w:color w:val="000000" w:themeColor="text1"/>
              <w:sz w:val="24"/>
            </w:rPr>
          </w:rPrChange>
        </w:rPr>
        <w:t>与云备份系统中间件交互适配模块流程图</w:t>
      </w:r>
    </w:p>
    <w:p w14:paraId="2D98808B" w14:textId="739061C5" w:rsidR="008924BE" w:rsidRPr="00987564" w:rsidDel="00B32D59" w:rsidRDefault="00B32D59">
      <w:pPr>
        <w:spacing w:line="400" w:lineRule="exact"/>
        <w:ind w:firstLine="420"/>
        <w:rPr>
          <w:del w:id="4102" w:author="JY0225" w:date="2017-08-23T15:36:00Z"/>
          <w:rFonts w:asciiTheme="minorEastAsia" w:hAnsiTheme="minorEastAsia"/>
          <w:color w:val="000000" w:themeColor="text1"/>
          <w:sz w:val="24"/>
          <w:rPrChange w:id="4103" w:author="JY0225" w:date="2017-08-24T11:20:00Z">
            <w:rPr>
              <w:del w:id="4104" w:author="JY0225" w:date="2017-08-23T15:36:00Z"/>
              <w:color w:val="000000" w:themeColor="text1"/>
              <w:sz w:val="24"/>
            </w:rPr>
          </w:rPrChange>
        </w:rPr>
        <w:pPrChange w:id="4105" w:author="JY0225" w:date="2017-08-24T11:20:00Z">
          <w:pPr>
            <w:spacing w:line="360" w:lineRule="auto"/>
            <w:ind w:firstLine="420"/>
          </w:pPr>
        </w:pPrChange>
      </w:pPr>
      <w:ins w:id="4106" w:author="JY0225" w:date="2017-08-23T15:35:00Z">
        <w:r w:rsidRPr="00987564">
          <w:rPr>
            <w:rFonts w:asciiTheme="minorEastAsia" w:hAnsiTheme="minorEastAsia" w:hint="eastAsia"/>
            <w:sz w:val="24"/>
            <w:rPrChange w:id="4107" w:author="JY0225" w:date="2017-08-24T11:20:00Z">
              <w:rPr>
                <w:rFonts w:hint="eastAsia"/>
                <w:sz w:val="24"/>
              </w:rPr>
            </w:rPrChange>
          </w:rPr>
          <w:t>如图</w:t>
        </w:r>
        <w:r w:rsidRPr="00987564">
          <w:rPr>
            <w:rFonts w:asciiTheme="minorEastAsia" w:hAnsiTheme="minorEastAsia"/>
            <w:sz w:val="24"/>
            <w:rPrChange w:id="4108" w:author="JY0225" w:date="2017-08-24T11:20:00Z">
              <w:rPr>
                <w:sz w:val="24"/>
              </w:rPr>
            </w:rPrChange>
          </w:rPr>
          <w:t>4-10</w:t>
        </w:r>
        <w:r w:rsidRPr="00987564">
          <w:rPr>
            <w:rFonts w:asciiTheme="minorEastAsia" w:hAnsiTheme="minorEastAsia" w:hint="eastAsia"/>
            <w:sz w:val="24"/>
            <w:rPrChange w:id="4109" w:author="JY0225" w:date="2017-08-24T11:20:00Z">
              <w:rPr>
                <w:rFonts w:hint="eastAsia"/>
                <w:sz w:val="24"/>
              </w:rPr>
            </w:rPrChange>
          </w:rPr>
          <w:t>所示，</w:t>
        </w:r>
      </w:ins>
      <w:r w:rsidR="008924BE" w:rsidRPr="00987564">
        <w:rPr>
          <w:rFonts w:asciiTheme="minorEastAsia" w:hAnsiTheme="minorEastAsia" w:hint="eastAsia"/>
          <w:color w:val="000000" w:themeColor="text1"/>
          <w:sz w:val="24"/>
          <w:rPrChange w:id="4110" w:author="JY0225" w:date="2017-08-24T11:20:00Z">
            <w:rPr>
              <w:rFonts w:hint="eastAsia"/>
              <w:color w:val="000000" w:themeColor="text1"/>
              <w:sz w:val="24"/>
            </w:rPr>
          </w:rPrChange>
        </w:rPr>
        <w:t>交互适配模块接收到客户端交互模块发送的指令后，首先判断该指令中</w:t>
      </w:r>
      <w:ins w:id="4111" w:author="JY0225" w:date="2017-08-23T15:36:00Z">
        <w:r w:rsidRPr="00987564">
          <w:rPr>
            <w:rFonts w:asciiTheme="minorEastAsia" w:hAnsiTheme="minorEastAsia" w:hint="eastAsia"/>
            <w:color w:val="000000" w:themeColor="text1"/>
            <w:sz w:val="24"/>
            <w:rPrChange w:id="4112" w:author="JY0225" w:date="2017-08-24T11:20:00Z">
              <w:rPr>
                <w:rFonts w:hint="eastAsia"/>
                <w:color w:val="000000" w:themeColor="text1"/>
                <w:sz w:val="24"/>
              </w:rPr>
            </w:rPrChange>
          </w:rPr>
          <w:t>的</w:t>
        </w:r>
      </w:ins>
      <w:del w:id="4113" w:author="JY0225" w:date="2017-08-23T15:36:00Z">
        <w:r w:rsidR="008924BE" w:rsidRPr="00987564" w:rsidDel="00B32D59">
          <w:rPr>
            <w:rFonts w:asciiTheme="minorEastAsia" w:hAnsiTheme="minorEastAsia" w:hint="eastAsia"/>
            <w:color w:val="000000" w:themeColor="text1"/>
            <w:sz w:val="24"/>
            <w:rPrChange w:id="4114" w:author="JY0225" w:date="2017-08-24T11:20:00Z">
              <w:rPr>
                <w:rFonts w:hint="eastAsia"/>
                <w:color w:val="000000" w:themeColor="text1"/>
                <w:sz w:val="24"/>
              </w:rPr>
            </w:rPrChange>
          </w:rPr>
          <w:delText>所</w:delText>
        </w:r>
      </w:del>
    </w:p>
    <w:p w14:paraId="4E8811A3" w14:textId="77777777" w:rsidR="00212E62" w:rsidRPr="00987564" w:rsidRDefault="008924BE">
      <w:pPr>
        <w:spacing w:line="400" w:lineRule="exact"/>
        <w:ind w:firstLine="420"/>
        <w:rPr>
          <w:rFonts w:asciiTheme="minorEastAsia" w:hAnsiTheme="minorEastAsia"/>
          <w:color w:val="000000" w:themeColor="text1"/>
          <w:sz w:val="24"/>
          <w:rPrChange w:id="4115" w:author="JY0225" w:date="2017-08-24T11:20:00Z">
            <w:rPr>
              <w:color w:val="000000" w:themeColor="text1"/>
              <w:sz w:val="24"/>
            </w:rPr>
          </w:rPrChange>
        </w:rPr>
        <w:pPrChange w:id="4116" w:author="JY0225" w:date="2017-08-24T11:20:00Z">
          <w:pPr>
            <w:spacing w:line="360" w:lineRule="auto"/>
          </w:pPr>
        </w:pPrChange>
      </w:pPr>
      <w:r w:rsidRPr="00987564">
        <w:rPr>
          <w:rFonts w:asciiTheme="minorEastAsia" w:hAnsiTheme="minorEastAsia" w:hint="eastAsia"/>
          <w:color w:val="FF0000"/>
          <w:sz w:val="24"/>
          <w:rPrChange w:id="4117" w:author="JY0225" w:date="2017-08-24T11:20:00Z">
            <w:rPr>
              <w:rFonts w:hint="eastAsia"/>
              <w:color w:val="000000" w:themeColor="text1"/>
              <w:sz w:val="24"/>
            </w:rPr>
          </w:rPrChange>
        </w:rPr>
        <w:t>请求</w:t>
      </w:r>
      <w:del w:id="4118" w:author="JY0225" w:date="2017-08-23T15:36:00Z">
        <w:r w:rsidRPr="00987564" w:rsidDel="00B32D59">
          <w:rPr>
            <w:rFonts w:asciiTheme="minorEastAsia" w:hAnsiTheme="minorEastAsia" w:hint="eastAsia"/>
            <w:color w:val="FF0000"/>
            <w:sz w:val="24"/>
            <w:rPrChange w:id="4119" w:author="JY0225" w:date="2017-08-24T11:20:00Z">
              <w:rPr>
                <w:rFonts w:hint="eastAsia"/>
                <w:color w:val="000000" w:themeColor="text1"/>
                <w:sz w:val="24"/>
              </w:rPr>
            </w:rPrChange>
          </w:rPr>
          <w:delText>的功能</w:delText>
        </w:r>
      </w:del>
      <w:r w:rsidRPr="00987564">
        <w:rPr>
          <w:rFonts w:asciiTheme="minorEastAsia" w:hAnsiTheme="minorEastAsia" w:hint="eastAsia"/>
          <w:color w:val="FF0000"/>
          <w:sz w:val="24"/>
          <w:rPrChange w:id="4120" w:author="JY0225" w:date="2017-08-24T11:20:00Z">
            <w:rPr>
              <w:rFonts w:hint="eastAsia"/>
              <w:color w:val="000000" w:themeColor="text1"/>
              <w:sz w:val="24"/>
            </w:rPr>
          </w:rPrChange>
        </w:rPr>
        <w:t>是否可以分解为若干个子功能，若能分解为若干个子功能，则</w:t>
      </w:r>
      <w:r w:rsidRPr="00987564">
        <w:rPr>
          <w:rFonts w:asciiTheme="minorEastAsia" w:hAnsiTheme="minorEastAsia" w:hint="eastAsia"/>
          <w:color w:val="000000" w:themeColor="text1"/>
          <w:sz w:val="24"/>
          <w:rPrChange w:id="4121" w:author="JY0225" w:date="2017-08-24T11:20:00Z">
            <w:rPr>
              <w:rFonts w:hint="eastAsia"/>
              <w:color w:val="000000" w:themeColor="text1"/>
              <w:sz w:val="24"/>
            </w:rPr>
          </w:rPrChange>
        </w:rPr>
        <w:t>先将指令分解然后逐一适配，并将适配后的指令交给控制模块处理，最后将处理后的结果进行整合返回给客户端。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122" w:name="_Toc488833235"/>
      <w:bookmarkStart w:id="4123" w:name="_Toc488850472"/>
      <w:bookmarkStart w:id="4124" w:name="_Toc488874489"/>
      <w:bookmarkStart w:id="4125" w:name="_Toc488874568"/>
      <w:bookmarkStart w:id="4126" w:name="_Toc488874647"/>
      <w:bookmarkStart w:id="4127" w:name="_Toc488874726"/>
      <w:bookmarkStart w:id="4128" w:name="_Toc488875097"/>
      <w:bookmarkStart w:id="4129" w:name="_Toc488916856"/>
      <w:bookmarkStart w:id="4130" w:name="_Toc488916934"/>
      <w:bookmarkStart w:id="4131" w:name="_Toc488926354"/>
      <w:bookmarkStart w:id="4132" w:name="_Toc488926433"/>
      <w:bookmarkStart w:id="4133" w:name="_Toc488926837"/>
      <w:bookmarkStart w:id="4134" w:name="_Toc488927671"/>
      <w:bookmarkStart w:id="4135" w:name="_Toc488927752"/>
      <w:bookmarkStart w:id="4136" w:name="_Toc488948487"/>
      <w:bookmarkStart w:id="4137" w:name="_Toc488956598"/>
      <w:bookmarkStart w:id="4138" w:name="_Toc489026190"/>
      <w:bookmarkStart w:id="4139" w:name="_Toc489032618"/>
      <w:bookmarkStart w:id="4140" w:name="_Toc489103411"/>
      <w:bookmarkStart w:id="4141" w:name="_Toc489195678"/>
      <w:bookmarkStart w:id="4142" w:name="_Toc489215666"/>
      <w:bookmarkStart w:id="4143" w:name="_Toc489217200"/>
      <w:bookmarkStart w:id="4144" w:name="_Toc489298473"/>
      <w:bookmarkStart w:id="4145" w:name="_Toc489446979"/>
      <w:bookmarkStart w:id="4146" w:name="_Toc489518444"/>
      <w:bookmarkStart w:id="4147" w:name="_Toc489543835"/>
      <w:bookmarkStart w:id="4148" w:name="_Toc489689108"/>
      <w:bookmarkStart w:id="4149" w:name="_Toc489707607"/>
      <w:bookmarkStart w:id="4150" w:name="_Toc489712134"/>
      <w:bookmarkStart w:id="4151" w:name="_Toc489780756"/>
      <w:bookmarkStart w:id="4152" w:name="_Toc489795677"/>
      <w:bookmarkStart w:id="4153" w:name="_Toc489820427"/>
      <w:bookmarkStart w:id="4154" w:name="_Toc489899098"/>
      <w:bookmarkStart w:id="4155" w:name="_Toc489907809"/>
      <w:bookmarkStart w:id="4156" w:name="_Toc489991404"/>
      <w:bookmarkStart w:id="4157" w:name="_Toc490056577"/>
      <w:bookmarkStart w:id="4158" w:name="_Toc490467097"/>
      <w:bookmarkStart w:id="4159" w:name="_Toc490470951"/>
      <w:bookmarkStart w:id="4160" w:name="_Toc490474162"/>
      <w:bookmarkStart w:id="4161" w:name="_Toc490477151"/>
      <w:bookmarkStart w:id="4162" w:name="_Toc490860353"/>
      <w:bookmarkStart w:id="4163" w:name="_Toc490860691"/>
      <w:bookmarkStart w:id="4164" w:name="_Toc490943123"/>
      <w:bookmarkStart w:id="4165" w:name="_Toc490994528"/>
      <w:bookmarkStart w:id="4166" w:name="_Toc491202476"/>
      <w:bookmarkStart w:id="4167" w:name="_Toc491260541"/>
      <w:bookmarkStart w:id="4168" w:name="_Toc491268925"/>
      <w:bookmarkStart w:id="4169" w:name="_Toc491334852"/>
      <w:bookmarkStart w:id="4170" w:name="_Toc491335248"/>
      <w:bookmarkStart w:id="4171" w:name="_Toc491352008"/>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172" w:name="_Toc488833236"/>
      <w:bookmarkStart w:id="4173" w:name="_Toc488850473"/>
      <w:bookmarkStart w:id="4174" w:name="_Toc488874490"/>
      <w:bookmarkStart w:id="4175" w:name="_Toc488874569"/>
      <w:bookmarkStart w:id="4176" w:name="_Toc488874648"/>
      <w:bookmarkStart w:id="4177" w:name="_Toc488874727"/>
      <w:bookmarkStart w:id="4178" w:name="_Toc488875098"/>
      <w:bookmarkStart w:id="4179" w:name="_Toc488916857"/>
      <w:bookmarkStart w:id="4180" w:name="_Toc488916935"/>
      <w:bookmarkStart w:id="4181" w:name="_Toc488926355"/>
      <w:bookmarkStart w:id="4182" w:name="_Toc488926434"/>
      <w:bookmarkStart w:id="4183" w:name="_Toc488926838"/>
      <w:bookmarkStart w:id="4184" w:name="_Toc488927672"/>
      <w:bookmarkStart w:id="4185" w:name="_Toc488927753"/>
      <w:bookmarkStart w:id="4186" w:name="_Toc488948488"/>
      <w:bookmarkStart w:id="4187" w:name="_Toc488956599"/>
      <w:bookmarkStart w:id="4188" w:name="_Toc489026191"/>
      <w:bookmarkStart w:id="4189" w:name="_Toc489032619"/>
      <w:bookmarkStart w:id="4190" w:name="_Toc489103412"/>
      <w:bookmarkStart w:id="4191" w:name="_Toc489195679"/>
      <w:bookmarkStart w:id="4192" w:name="_Toc489215667"/>
      <w:bookmarkStart w:id="4193" w:name="_Toc489217201"/>
      <w:bookmarkStart w:id="4194" w:name="_Toc489298474"/>
      <w:bookmarkStart w:id="4195" w:name="_Toc489446980"/>
      <w:bookmarkStart w:id="4196" w:name="_Toc489518445"/>
      <w:bookmarkStart w:id="4197" w:name="_Toc489543836"/>
      <w:bookmarkStart w:id="4198" w:name="_Toc489689109"/>
      <w:bookmarkStart w:id="4199" w:name="_Toc489707608"/>
      <w:bookmarkStart w:id="4200" w:name="_Toc489712135"/>
      <w:bookmarkStart w:id="4201" w:name="_Toc489780757"/>
      <w:bookmarkStart w:id="4202" w:name="_Toc489795678"/>
      <w:bookmarkStart w:id="4203" w:name="_Toc489820428"/>
      <w:bookmarkStart w:id="4204" w:name="_Toc489899099"/>
      <w:bookmarkStart w:id="4205" w:name="_Toc489907810"/>
      <w:bookmarkStart w:id="4206" w:name="_Toc489991405"/>
      <w:bookmarkStart w:id="4207" w:name="_Toc490056578"/>
      <w:bookmarkStart w:id="4208" w:name="_Toc490467098"/>
      <w:bookmarkStart w:id="4209" w:name="_Toc490470952"/>
      <w:bookmarkStart w:id="4210" w:name="_Toc490474163"/>
      <w:bookmarkStart w:id="4211" w:name="_Toc490477152"/>
      <w:bookmarkStart w:id="4212" w:name="_Toc490860354"/>
      <w:bookmarkStart w:id="4213" w:name="_Toc490860692"/>
      <w:bookmarkStart w:id="4214" w:name="_Toc490943124"/>
      <w:bookmarkStart w:id="4215" w:name="_Toc490994529"/>
      <w:bookmarkStart w:id="4216" w:name="_Toc491202477"/>
      <w:bookmarkStart w:id="4217" w:name="_Toc491260542"/>
      <w:bookmarkStart w:id="4218" w:name="_Toc491268926"/>
      <w:bookmarkStart w:id="4219" w:name="_Toc491334853"/>
      <w:bookmarkStart w:id="4220" w:name="_Toc491335249"/>
      <w:bookmarkStart w:id="4221" w:name="_Toc491352009"/>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222" w:name="_Toc488833237"/>
      <w:bookmarkStart w:id="4223" w:name="_Toc488850474"/>
      <w:bookmarkStart w:id="4224" w:name="_Toc488874491"/>
      <w:bookmarkStart w:id="4225" w:name="_Toc488874570"/>
      <w:bookmarkStart w:id="4226" w:name="_Toc488874649"/>
      <w:bookmarkStart w:id="4227" w:name="_Toc488874728"/>
      <w:bookmarkStart w:id="4228" w:name="_Toc488875099"/>
      <w:bookmarkStart w:id="4229" w:name="_Toc488916858"/>
      <w:bookmarkStart w:id="4230" w:name="_Toc488916936"/>
      <w:bookmarkStart w:id="4231" w:name="_Toc488926356"/>
      <w:bookmarkStart w:id="4232" w:name="_Toc488926435"/>
      <w:bookmarkStart w:id="4233" w:name="_Toc488926839"/>
      <w:bookmarkStart w:id="4234" w:name="_Toc488927673"/>
      <w:bookmarkStart w:id="4235" w:name="_Toc488927754"/>
      <w:bookmarkStart w:id="4236" w:name="_Toc488948489"/>
      <w:bookmarkStart w:id="4237" w:name="_Toc488956600"/>
      <w:bookmarkStart w:id="4238" w:name="_Toc489026192"/>
      <w:bookmarkStart w:id="4239" w:name="_Toc489032620"/>
      <w:bookmarkStart w:id="4240" w:name="_Toc489103413"/>
      <w:bookmarkStart w:id="4241" w:name="_Toc489195680"/>
      <w:bookmarkStart w:id="4242" w:name="_Toc489215668"/>
      <w:bookmarkStart w:id="4243" w:name="_Toc489217202"/>
      <w:bookmarkStart w:id="4244" w:name="_Toc489298475"/>
      <w:bookmarkStart w:id="4245" w:name="_Toc489446981"/>
      <w:bookmarkStart w:id="4246" w:name="_Toc489518446"/>
      <w:bookmarkStart w:id="4247" w:name="_Toc489543837"/>
      <w:bookmarkStart w:id="4248" w:name="_Toc489689110"/>
      <w:bookmarkStart w:id="4249" w:name="_Toc489707609"/>
      <w:bookmarkStart w:id="4250" w:name="_Toc489712136"/>
      <w:bookmarkStart w:id="4251" w:name="_Toc489780758"/>
      <w:bookmarkStart w:id="4252" w:name="_Toc489795679"/>
      <w:bookmarkStart w:id="4253" w:name="_Toc489820429"/>
      <w:bookmarkStart w:id="4254" w:name="_Toc489899100"/>
      <w:bookmarkStart w:id="4255" w:name="_Toc489907811"/>
      <w:bookmarkStart w:id="4256" w:name="_Toc489991406"/>
      <w:bookmarkStart w:id="4257" w:name="_Toc490056579"/>
      <w:bookmarkStart w:id="4258" w:name="_Toc490467099"/>
      <w:bookmarkStart w:id="4259" w:name="_Toc490470953"/>
      <w:bookmarkStart w:id="4260" w:name="_Toc490474164"/>
      <w:bookmarkStart w:id="4261" w:name="_Toc490477153"/>
      <w:bookmarkStart w:id="4262" w:name="_Toc490860355"/>
      <w:bookmarkStart w:id="4263" w:name="_Toc490860693"/>
      <w:bookmarkStart w:id="4264" w:name="_Toc490943125"/>
      <w:bookmarkStart w:id="4265" w:name="_Toc490994530"/>
      <w:bookmarkStart w:id="4266" w:name="_Toc491202478"/>
      <w:bookmarkStart w:id="4267" w:name="_Toc491260543"/>
      <w:bookmarkStart w:id="4268" w:name="_Toc491268927"/>
      <w:bookmarkStart w:id="4269" w:name="_Toc491334854"/>
      <w:bookmarkStart w:id="4270" w:name="_Toc491335250"/>
      <w:bookmarkStart w:id="4271" w:name="_Toc491352010"/>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272" w:name="_Toc488833238"/>
      <w:bookmarkStart w:id="4273" w:name="_Toc488850475"/>
      <w:bookmarkStart w:id="4274" w:name="_Toc488874492"/>
      <w:bookmarkStart w:id="4275" w:name="_Toc488874571"/>
      <w:bookmarkStart w:id="4276" w:name="_Toc488874650"/>
      <w:bookmarkStart w:id="4277" w:name="_Toc488874729"/>
      <w:bookmarkStart w:id="4278" w:name="_Toc488875100"/>
      <w:bookmarkStart w:id="4279" w:name="_Toc488916859"/>
      <w:bookmarkStart w:id="4280" w:name="_Toc488916937"/>
      <w:bookmarkStart w:id="4281" w:name="_Toc488926357"/>
      <w:bookmarkStart w:id="4282" w:name="_Toc488926436"/>
      <w:bookmarkStart w:id="4283" w:name="_Toc488926840"/>
      <w:bookmarkStart w:id="4284" w:name="_Toc488927674"/>
      <w:bookmarkStart w:id="4285" w:name="_Toc488927755"/>
      <w:bookmarkStart w:id="4286" w:name="_Toc488948490"/>
      <w:bookmarkStart w:id="4287" w:name="_Toc488956601"/>
      <w:bookmarkStart w:id="4288" w:name="_Toc489026193"/>
      <w:bookmarkStart w:id="4289" w:name="_Toc489032621"/>
      <w:bookmarkStart w:id="4290" w:name="_Toc489103414"/>
      <w:bookmarkStart w:id="4291" w:name="_Toc489195681"/>
      <w:bookmarkStart w:id="4292" w:name="_Toc489215669"/>
      <w:bookmarkStart w:id="4293" w:name="_Toc489217203"/>
      <w:bookmarkStart w:id="4294" w:name="_Toc489298476"/>
      <w:bookmarkStart w:id="4295" w:name="_Toc489446982"/>
      <w:bookmarkStart w:id="4296" w:name="_Toc489518447"/>
      <w:bookmarkStart w:id="4297" w:name="_Toc489543838"/>
      <w:bookmarkStart w:id="4298" w:name="_Toc489689111"/>
      <w:bookmarkStart w:id="4299" w:name="_Toc489707610"/>
      <w:bookmarkStart w:id="4300" w:name="_Toc489712137"/>
      <w:bookmarkStart w:id="4301" w:name="_Toc489780759"/>
      <w:bookmarkStart w:id="4302" w:name="_Toc489795680"/>
      <w:bookmarkStart w:id="4303" w:name="_Toc489820430"/>
      <w:bookmarkStart w:id="4304" w:name="_Toc489899101"/>
      <w:bookmarkStart w:id="4305" w:name="_Toc489907812"/>
      <w:bookmarkStart w:id="4306" w:name="_Toc489991407"/>
      <w:bookmarkStart w:id="4307" w:name="_Toc490056580"/>
      <w:bookmarkStart w:id="4308" w:name="_Toc490467100"/>
      <w:bookmarkStart w:id="4309" w:name="_Toc490470954"/>
      <w:bookmarkStart w:id="4310" w:name="_Toc490474165"/>
      <w:bookmarkStart w:id="4311" w:name="_Toc490477154"/>
      <w:bookmarkStart w:id="4312" w:name="_Toc490860356"/>
      <w:bookmarkStart w:id="4313" w:name="_Toc490860694"/>
      <w:bookmarkStart w:id="4314" w:name="_Toc490943126"/>
      <w:bookmarkStart w:id="4315" w:name="_Toc490994531"/>
      <w:bookmarkStart w:id="4316" w:name="_Toc491202479"/>
      <w:bookmarkStart w:id="4317" w:name="_Toc491260544"/>
      <w:bookmarkStart w:id="4318" w:name="_Toc491268928"/>
      <w:bookmarkStart w:id="4319" w:name="_Toc491334855"/>
      <w:bookmarkStart w:id="4320" w:name="_Toc491335251"/>
      <w:bookmarkStart w:id="4321" w:name="_Toc49135201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322" w:name="_Toc488833239"/>
      <w:bookmarkStart w:id="4323" w:name="_Toc488850476"/>
      <w:bookmarkStart w:id="4324" w:name="_Toc488874493"/>
      <w:bookmarkStart w:id="4325" w:name="_Toc488874572"/>
      <w:bookmarkStart w:id="4326" w:name="_Toc488874651"/>
      <w:bookmarkStart w:id="4327" w:name="_Toc488874730"/>
      <w:bookmarkStart w:id="4328" w:name="_Toc488875101"/>
      <w:bookmarkStart w:id="4329" w:name="_Toc488916860"/>
      <w:bookmarkStart w:id="4330" w:name="_Toc488916938"/>
      <w:bookmarkStart w:id="4331" w:name="_Toc488926358"/>
      <w:bookmarkStart w:id="4332" w:name="_Toc488926437"/>
      <w:bookmarkStart w:id="4333" w:name="_Toc488926841"/>
      <w:bookmarkStart w:id="4334" w:name="_Toc488927675"/>
      <w:bookmarkStart w:id="4335" w:name="_Toc488927756"/>
      <w:bookmarkStart w:id="4336" w:name="_Toc488948491"/>
      <w:bookmarkStart w:id="4337" w:name="_Toc488956602"/>
      <w:bookmarkStart w:id="4338" w:name="_Toc489026194"/>
      <w:bookmarkStart w:id="4339" w:name="_Toc489032622"/>
      <w:bookmarkStart w:id="4340" w:name="_Toc489103415"/>
      <w:bookmarkStart w:id="4341" w:name="_Toc489195682"/>
      <w:bookmarkStart w:id="4342" w:name="_Toc489215670"/>
      <w:bookmarkStart w:id="4343" w:name="_Toc489217204"/>
      <w:bookmarkStart w:id="4344" w:name="_Toc489298477"/>
      <w:bookmarkStart w:id="4345" w:name="_Toc489446983"/>
      <w:bookmarkStart w:id="4346" w:name="_Toc489518448"/>
      <w:bookmarkStart w:id="4347" w:name="_Toc489543839"/>
      <w:bookmarkStart w:id="4348" w:name="_Toc489689112"/>
      <w:bookmarkStart w:id="4349" w:name="_Toc489707611"/>
      <w:bookmarkStart w:id="4350" w:name="_Toc489712138"/>
      <w:bookmarkStart w:id="4351" w:name="_Toc489780760"/>
      <w:bookmarkStart w:id="4352" w:name="_Toc489795681"/>
      <w:bookmarkStart w:id="4353" w:name="_Toc489820431"/>
      <w:bookmarkStart w:id="4354" w:name="_Toc489899102"/>
      <w:bookmarkStart w:id="4355" w:name="_Toc489907813"/>
      <w:bookmarkStart w:id="4356" w:name="_Toc489991408"/>
      <w:bookmarkStart w:id="4357" w:name="_Toc490056581"/>
      <w:bookmarkStart w:id="4358" w:name="_Toc490467101"/>
      <w:bookmarkStart w:id="4359" w:name="_Toc490470955"/>
      <w:bookmarkStart w:id="4360" w:name="_Toc490474166"/>
      <w:bookmarkStart w:id="4361" w:name="_Toc490477155"/>
      <w:bookmarkStart w:id="4362" w:name="_Toc490860357"/>
      <w:bookmarkStart w:id="4363" w:name="_Toc490860695"/>
      <w:bookmarkStart w:id="4364" w:name="_Toc490943127"/>
      <w:bookmarkStart w:id="4365" w:name="_Toc490994532"/>
      <w:bookmarkStart w:id="4366" w:name="_Toc491202480"/>
      <w:bookmarkStart w:id="4367" w:name="_Toc491260545"/>
      <w:bookmarkStart w:id="4368" w:name="_Toc491268929"/>
      <w:bookmarkStart w:id="4369" w:name="_Toc491334856"/>
      <w:bookmarkStart w:id="4370" w:name="_Toc491335252"/>
      <w:bookmarkStart w:id="4371" w:name="_Toc491352012"/>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372" w:name="_Toc488833240"/>
      <w:bookmarkStart w:id="4373" w:name="_Toc488850477"/>
      <w:bookmarkStart w:id="4374" w:name="_Toc488874494"/>
      <w:bookmarkStart w:id="4375" w:name="_Toc488874573"/>
      <w:bookmarkStart w:id="4376" w:name="_Toc488874652"/>
      <w:bookmarkStart w:id="4377" w:name="_Toc488874731"/>
      <w:bookmarkStart w:id="4378" w:name="_Toc488875102"/>
      <w:bookmarkStart w:id="4379" w:name="_Toc488916861"/>
      <w:bookmarkStart w:id="4380" w:name="_Toc488916939"/>
      <w:bookmarkStart w:id="4381" w:name="_Toc488926359"/>
      <w:bookmarkStart w:id="4382" w:name="_Toc488926438"/>
      <w:bookmarkStart w:id="4383" w:name="_Toc488926842"/>
      <w:bookmarkStart w:id="4384" w:name="_Toc488927676"/>
      <w:bookmarkStart w:id="4385" w:name="_Toc488927757"/>
      <w:bookmarkStart w:id="4386" w:name="_Toc488948492"/>
      <w:bookmarkStart w:id="4387" w:name="_Toc488956603"/>
      <w:bookmarkStart w:id="4388" w:name="_Toc489026195"/>
      <w:bookmarkStart w:id="4389" w:name="_Toc489032623"/>
      <w:bookmarkStart w:id="4390" w:name="_Toc489103416"/>
      <w:bookmarkStart w:id="4391" w:name="_Toc489195683"/>
      <w:bookmarkStart w:id="4392" w:name="_Toc489215671"/>
      <w:bookmarkStart w:id="4393" w:name="_Toc489217205"/>
      <w:bookmarkStart w:id="4394" w:name="_Toc489298478"/>
      <w:bookmarkStart w:id="4395" w:name="_Toc489446984"/>
      <w:bookmarkStart w:id="4396" w:name="_Toc489518449"/>
      <w:bookmarkStart w:id="4397" w:name="_Toc489543840"/>
      <w:bookmarkStart w:id="4398" w:name="_Toc489689113"/>
      <w:bookmarkStart w:id="4399" w:name="_Toc489707612"/>
      <w:bookmarkStart w:id="4400" w:name="_Toc489712139"/>
      <w:bookmarkStart w:id="4401" w:name="_Toc489780761"/>
      <w:bookmarkStart w:id="4402" w:name="_Toc489795682"/>
      <w:bookmarkStart w:id="4403" w:name="_Toc489820432"/>
      <w:bookmarkStart w:id="4404" w:name="_Toc489899103"/>
      <w:bookmarkStart w:id="4405" w:name="_Toc489907814"/>
      <w:bookmarkStart w:id="4406" w:name="_Toc489991409"/>
      <w:bookmarkStart w:id="4407" w:name="_Toc490056582"/>
      <w:bookmarkStart w:id="4408" w:name="_Toc490467102"/>
      <w:bookmarkStart w:id="4409" w:name="_Toc490470956"/>
      <w:bookmarkStart w:id="4410" w:name="_Toc490474167"/>
      <w:bookmarkStart w:id="4411" w:name="_Toc490477156"/>
      <w:bookmarkStart w:id="4412" w:name="_Toc490860358"/>
      <w:bookmarkStart w:id="4413" w:name="_Toc490860696"/>
      <w:bookmarkStart w:id="4414" w:name="_Toc490943128"/>
      <w:bookmarkStart w:id="4415" w:name="_Toc490994533"/>
      <w:bookmarkStart w:id="4416" w:name="_Toc491202481"/>
      <w:bookmarkStart w:id="4417" w:name="_Toc491260546"/>
      <w:bookmarkStart w:id="4418" w:name="_Toc491268930"/>
      <w:bookmarkStart w:id="4419" w:name="_Toc491334857"/>
      <w:bookmarkStart w:id="4420" w:name="_Toc491335253"/>
      <w:bookmarkStart w:id="4421" w:name="_Toc491352013"/>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422" w:name="_Toc488833241"/>
      <w:bookmarkStart w:id="4423" w:name="_Toc488850478"/>
      <w:bookmarkStart w:id="4424" w:name="_Toc488874495"/>
      <w:bookmarkStart w:id="4425" w:name="_Toc488874574"/>
      <w:bookmarkStart w:id="4426" w:name="_Toc488874653"/>
      <w:bookmarkStart w:id="4427" w:name="_Toc488874732"/>
      <w:bookmarkStart w:id="4428" w:name="_Toc488875103"/>
      <w:bookmarkStart w:id="4429" w:name="_Toc488916862"/>
      <w:bookmarkStart w:id="4430" w:name="_Toc488916940"/>
      <w:bookmarkStart w:id="4431" w:name="_Toc488926360"/>
      <w:bookmarkStart w:id="4432" w:name="_Toc488926439"/>
      <w:bookmarkStart w:id="4433" w:name="_Toc488926843"/>
      <w:bookmarkStart w:id="4434" w:name="_Toc488927677"/>
      <w:bookmarkStart w:id="4435" w:name="_Toc488927758"/>
      <w:bookmarkStart w:id="4436" w:name="_Toc488948493"/>
      <w:bookmarkStart w:id="4437" w:name="_Toc488956604"/>
      <w:bookmarkStart w:id="4438" w:name="_Toc489026196"/>
      <w:bookmarkStart w:id="4439" w:name="_Toc489032624"/>
      <w:bookmarkStart w:id="4440" w:name="_Toc489103417"/>
      <w:bookmarkStart w:id="4441" w:name="_Toc489195684"/>
      <w:bookmarkStart w:id="4442" w:name="_Toc489215672"/>
      <w:bookmarkStart w:id="4443" w:name="_Toc489217206"/>
      <w:bookmarkStart w:id="4444" w:name="_Toc489298479"/>
      <w:bookmarkStart w:id="4445" w:name="_Toc489446985"/>
      <w:bookmarkStart w:id="4446" w:name="_Toc489518450"/>
      <w:bookmarkStart w:id="4447" w:name="_Toc489543841"/>
      <w:bookmarkStart w:id="4448" w:name="_Toc489689114"/>
      <w:bookmarkStart w:id="4449" w:name="_Toc489707613"/>
      <w:bookmarkStart w:id="4450" w:name="_Toc489712140"/>
      <w:bookmarkStart w:id="4451" w:name="_Toc489780762"/>
      <w:bookmarkStart w:id="4452" w:name="_Toc489795683"/>
      <w:bookmarkStart w:id="4453" w:name="_Toc489820433"/>
      <w:bookmarkStart w:id="4454" w:name="_Toc489899104"/>
      <w:bookmarkStart w:id="4455" w:name="_Toc489907815"/>
      <w:bookmarkStart w:id="4456" w:name="_Toc489991410"/>
      <w:bookmarkStart w:id="4457" w:name="_Toc490056583"/>
      <w:bookmarkStart w:id="4458" w:name="_Toc490467103"/>
      <w:bookmarkStart w:id="4459" w:name="_Toc490470957"/>
      <w:bookmarkStart w:id="4460" w:name="_Toc490474168"/>
      <w:bookmarkStart w:id="4461" w:name="_Toc490477157"/>
      <w:bookmarkStart w:id="4462" w:name="_Toc490860359"/>
      <w:bookmarkStart w:id="4463" w:name="_Toc490860697"/>
      <w:bookmarkStart w:id="4464" w:name="_Toc490943129"/>
      <w:bookmarkStart w:id="4465" w:name="_Toc490994534"/>
      <w:bookmarkStart w:id="4466" w:name="_Toc491202482"/>
      <w:bookmarkStart w:id="4467" w:name="_Toc491260547"/>
      <w:bookmarkStart w:id="4468" w:name="_Toc491268931"/>
      <w:bookmarkStart w:id="4469" w:name="_Toc491334858"/>
      <w:bookmarkStart w:id="4470" w:name="_Toc491335254"/>
      <w:bookmarkStart w:id="4471" w:name="_Toc491352014"/>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p>
    <w:p w14:paraId="4BB2AC04" w14:textId="14101067" w:rsidR="00AE14CE" w:rsidRDefault="0067145D">
      <w:pPr>
        <w:pStyle w:val="21"/>
        <w:spacing w:line="240" w:lineRule="auto"/>
        <w:pPrChange w:id="4472" w:author="微软用户" w:date="2017-08-18T22:52:00Z">
          <w:pPr>
            <w:pStyle w:val="21"/>
            <w:numPr>
              <w:ilvl w:val="1"/>
              <w:numId w:val="13"/>
            </w:numPr>
            <w:ind w:left="567" w:hanging="567"/>
          </w:pPr>
        </w:pPrChange>
      </w:pPr>
      <w:bookmarkStart w:id="4473" w:name="_Toc491352015"/>
      <w:ins w:id="4474" w:author="微软用户" w:date="2017-08-18T22:52:00Z">
        <w:r>
          <w:rPr>
            <w:rFonts w:hint="eastAsia"/>
          </w:rPr>
          <w:t>4.4</w:t>
        </w:r>
      </w:ins>
      <w:r w:rsidR="0015287D">
        <w:rPr>
          <w:rFonts w:hint="eastAsia"/>
        </w:rPr>
        <w:t>数据库</w:t>
      </w:r>
      <w:r w:rsidR="00AE14CE">
        <w:t>设计</w:t>
      </w:r>
      <w:bookmarkEnd w:id="4473"/>
    </w:p>
    <w:p w14:paraId="207DFA89" w14:textId="32155CD2" w:rsidR="006D4ECC" w:rsidRPr="00987564" w:rsidRDefault="001F74B9" w:rsidP="001F74B9">
      <w:pPr>
        <w:spacing w:line="400" w:lineRule="exact"/>
        <w:ind w:firstLine="420"/>
        <w:rPr>
          <w:rFonts w:asciiTheme="minorEastAsia" w:hAnsiTheme="minorEastAsia" w:cs="Times New Roman"/>
          <w:spacing w:val="10"/>
          <w:sz w:val="24"/>
          <w:szCs w:val="24"/>
          <w:rPrChange w:id="4475" w:author="JY0225" w:date="2017-08-24T11:20:00Z">
            <w:rPr>
              <w:rFonts w:ascii="Times New Roman" w:hAnsi="Times New Roman" w:cs="Times New Roman"/>
              <w:spacing w:val="10"/>
              <w:sz w:val="24"/>
            </w:rPr>
          </w:rPrChange>
        </w:rPr>
      </w:pPr>
      <w:r w:rsidRPr="00987564">
        <w:rPr>
          <w:rFonts w:asciiTheme="minorEastAsia" w:hAnsiTheme="minorEastAsia" w:hint="eastAsia"/>
          <w:color w:val="000000" w:themeColor="text1"/>
          <w:sz w:val="24"/>
          <w:szCs w:val="24"/>
          <w:rPrChange w:id="4476" w:author="JY0225" w:date="2017-08-24T11:20:00Z">
            <w:rPr>
              <w:rFonts w:hint="eastAsia"/>
              <w:color w:val="000000" w:themeColor="text1"/>
              <w:sz w:val="24"/>
            </w:rPr>
          </w:rPrChange>
        </w:rPr>
        <w:t>中间件系统优化</w:t>
      </w:r>
      <w:r w:rsidR="0050027F" w:rsidRPr="00987564">
        <w:rPr>
          <w:rFonts w:asciiTheme="minorEastAsia" w:hAnsiTheme="minorEastAsia" w:hint="eastAsia"/>
          <w:color w:val="000000" w:themeColor="text1"/>
          <w:sz w:val="24"/>
          <w:szCs w:val="24"/>
          <w:rPrChange w:id="4477" w:author="JY0225" w:date="2017-08-24T11:20:00Z">
            <w:rPr>
              <w:rFonts w:hint="eastAsia"/>
              <w:color w:val="000000" w:themeColor="text1"/>
              <w:sz w:val="24"/>
            </w:rPr>
          </w:rPrChange>
        </w:rPr>
        <w:t>涉及到许多数据</w:t>
      </w:r>
      <w:r w:rsidR="00476838" w:rsidRPr="00987564">
        <w:rPr>
          <w:rFonts w:asciiTheme="minorEastAsia" w:hAnsiTheme="minorEastAsia" w:hint="eastAsia"/>
          <w:color w:val="000000" w:themeColor="text1"/>
          <w:sz w:val="24"/>
          <w:szCs w:val="24"/>
          <w:rPrChange w:id="4478" w:author="JY0225" w:date="2017-08-24T11:20:00Z">
            <w:rPr>
              <w:rFonts w:hint="eastAsia"/>
              <w:color w:val="000000" w:themeColor="text1"/>
              <w:sz w:val="24"/>
            </w:rPr>
          </w:rPrChange>
        </w:rPr>
        <w:t>备份</w:t>
      </w:r>
      <w:r w:rsidR="0050027F" w:rsidRPr="00987564">
        <w:rPr>
          <w:rFonts w:asciiTheme="minorEastAsia" w:hAnsiTheme="minorEastAsia" w:hint="eastAsia"/>
          <w:color w:val="000000" w:themeColor="text1"/>
          <w:sz w:val="24"/>
          <w:szCs w:val="24"/>
          <w:rPrChange w:id="4479" w:author="JY0225" w:date="2017-08-24T11:20:00Z">
            <w:rPr>
              <w:rFonts w:hint="eastAsia"/>
              <w:color w:val="000000" w:themeColor="text1"/>
              <w:sz w:val="24"/>
            </w:rPr>
          </w:rPrChange>
        </w:rPr>
        <w:t>的问题，如对用户信息加密</w:t>
      </w:r>
      <w:r w:rsidR="00476838" w:rsidRPr="00987564">
        <w:rPr>
          <w:rFonts w:asciiTheme="minorEastAsia" w:hAnsiTheme="minorEastAsia" w:hint="eastAsia"/>
          <w:color w:val="000000" w:themeColor="text1"/>
          <w:sz w:val="24"/>
          <w:szCs w:val="24"/>
          <w:rPrChange w:id="4480" w:author="JY0225" w:date="2017-08-24T11:20:00Z">
            <w:rPr>
              <w:rFonts w:hint="eastAsia"/>
              <w:color w:val="000000" w:themeColor="text1"/>
              <w:sz w:val="24"/>
            </w:rPr>
          </w:rPrChange>
        </w:rPr>
        <w:t>备份</w:t>
      </w:r>
      <w:r w:rsidR="0050027F" w:rsidRPr="00987564">
        <w:rPr>
          <w:rFonts w:asciiTheme="minorEastAsia" w:hAnsiTheme="minorEastAsia" w:hint="eastAsia"/>
          <w:color w:val="000000" w:themeColor="text1"/>
          <w:sz w:val="24"/>
          <w:szCs w:val="24"/>
          <w:rPrChange w:id="4481" w:author="JY0225" w:date="2017-08-24T11:20:00Z">
            <w:rPr>
              <w:rFonts w:hint="eastAsia"/>
              <w:color w:val="000000" w:themeColor="text1"/>
              <w:sz w:val="24"/>
            </w:rPr>
          </w:rPrChange>
        </w:rPr>
        <w:t>、</w:t>
      </w:r>
      <w:r w:rsidR="006544F1" w:rsidRPr="00987564">
        <w:rPr>
          <w:rFonts w:asciiTheme="minorEastAsia" w:hAnsiTheme="minorEastAsia" w:hint="eastAsia"/>
          <w:color w:val="000000" w:themeColor="text1"/>
          <w:sz w:val="24"/>
          <w:szCs w:val="24"/>
          <w:rPrChange w:id="4482" w:author="JY0225" w:date="2017-08-24T11:20:00Z">
            <w:rPr>
              <w:rFonts w:hint="eastAsia"/>
              <w:color w:val="000000" w:themeColor="text1"/>
              <w:sz w:val="24"/>
            </w:rPr>
          </w:rPrChange>
        </w:rPr>
        <w:t>记录大文件上传断点信息、记录本地和服务器文件的缓存信息，这些信息都需要保存在数据库中。</w:t>
      </w:r>
      <w:r w:rsidR="00965C4F" w:rsidRPr="00987564">
        <w:rPr>
          <w:rFonts w:asciiTheme="minorEastAsia" w:hAnsiTheme="minorEastAsia" w:hint="eastAsia"/>
          <w:color w:val="000000" w:themeColor="text1"/>
          <w:sz w:val="24"/>
          <w:szCs w:val="24"/>
          <w:rPrChange w:id="4483" w:author="JY0225" w:date="2017-08-24T11:20:00Z">
            <w:rPr>
              <w:rFonts w:hint="eastAsia"/>
              <w:color w:val="000000" w:themeColor="text1"/>
              <w:sz w:val="24"/>
            </w:rPr>
          </w:rPrChange>
        </w:rPr>
        <w:t>在实现的过程中，本文</w:t>
      </w:r>
      <w:r w:rsidR="00291E4A" w:rsidRPr="00987564">
        <w:rPr>
          <w:rFonts w:asciiTheme="minorEastAsia" w:hAnsiTheme="minorEastAsia" w:hint="eastAsia"/>
          <w:color w:val="000000" w:themeColor="text1"/>
          <w:sz w:val="24"/>
          <w:szCs w:val="24"/>
          <w:rPrChange w:id="4484" w:author="JY0225" w:date="2017-08-24T11:20:00Z">
            <w:rPr>
              <w:rFonts w:hint="eastAsia"/>
              <w:color w:val="000000" w:themeColor="text1"/>
              <w:sz w:val="24"/>
            </w:rPr>
          </w:rPrChange>
        </w:rPr>
        <w:t>使用的是</w:t>
      </w:r>
      <w:r w:rsidR="00291E4A" w:rsidRPr="00987564">
        <w:rPr>
          <w:rFonts w:asciiTheme="minorEastAsia" w:hAnsiTheme="minorEastAsia"/>
          <w:color w:val="000000" w:themeColor="text1"/>
          <w:sz w:val="24"/>
          <w:szCs w:val="24"/>
          <w:rPrChange w:id="4485" w:author="JY0225" w:date="2017-08-24T11:20:00Z">
            <w:rPr>
              <w:color w:val="000000" w:themeColor="text1"/>
              <w:sz w:val="24"/>
            </w:rPr>
          </w:rPrChange>
        </w:rPr>
        <w:t>SQLite</w:t>
      </w:r>
      <w:r w:rsidR="00291E4A" w:rsidRPr="00987564">
        <w:rPr>
          <w:rFonts w:asciiTheme="minorEastAsia" w:hAnsiTheme="minorEastAsia" w:hint="eastAsia"/>
          <w:color w:val="000000" w:themeColor="text1"/>
          <w:sz w:val="24"/>
          <w:szCs w:val="24"/>
          <w:rPrChange w:id="4486" w:author="JY0225" w:date="2017-08-24T11:20:00Z">
            <w:rPr>
              <w:rFonts w:hint="eastAsia"/>
              <w:color w:val="000000" w:themeColor="text1"/>
              <w:sz w:val="24"/>
            </w:rPr>
          </w:rPrChange>
        </w:rPr>
        <w:t>关系型数据库，之所以选择</w:t>
      </w:r>
      <w:r w:rsidR="00291E4A" w:rsidRPr="00987564">
        <w:rPr>
          <w:rFonts w:asciiTheme="minorEastAsia" w:hAnsiTheme="minorEastAsia"/>
          <w:color w:val="000000" w:themeColor="text1"/>
          <w:sz w:val="24"/>
          <w:szCs w:val="24"/>
          <w:rPrChange w:id="4487" w:author="JY0225" w:date="2017-08-24T11:20:00Z">
            <w:rPr>
              <w:color w:val="000000" w:themeColor="text1"/>
              <w:sz w:val="24"/>
            </w:rPr>
          </w:rPrChange>
        </w:rPr>
        <w:t>SQLite</w:t>
      </w:r>
      <w:r w:rsidR="00291E4A" w:rsidRPr="00987564">
        <w:rPr>
          <w:rFonts w:asciiTheme="minorEastAsia" w:hAnsiTheme="minorEastAsia" w:hint="eastAsia"/>
          <w:color w:val="000000" w:themeColor="text1"/>
          <w:sz w:val="24"/>
          <w:szCs w:val="24"/>
          <w:rPrChange w:id="4488" w:author="JY0225" w:date="2017-08-24T11:20:00Z">
            <w:rPr>
              <w:rFonts w:hint="eastAsia"/>
              <w:color w:val="000000" w:themeColor="text1"/>
              <w:sz w:val="24"/>
            </w:rPr>
          </w:rPrChange>
        </w:rPr>
        <w:t>，是因为</w:t>
      </w:r>
      <w:r w:rsidR="00291E4A" w:rsidRPr="00987564">
        <w:rPr>
          <w:rFonts w:asciiTheme="minorEastAsia" w:hAnsiTheme="minorEastAsia" w:cs="Times New Roman" w:hint="eastAsia"/>
          <w:spacing w:val="10"/>
          <w:sz w:val="24"/>
          <w:szCs w:val="24"/>
          <w:rPrChange w:id="4489" w:author="JY0225" w:date="2017-08-24T11:20:00Z">
            <w:rPr>
              <w:rFonts w:ascii="Times New Roman" w:hAnsi="Times New Roman" w:cs="Times New Roman" w:hint="eastAsia"/>
              <w:spacing w:val="10"/>
              <w:sz w:val="24"/>
            </w:rPr>
          </w:rPrChange>
        </w:rPr>
        <w:t>它是一款轻量级的数据库，且可以在几乎所有的主流操作系统上运行，并支持大多数的</w:t>
      </w:r>
      <w:r w:rsidR="00291E4A" w:rsidRPr="00987564">
        <w:rPr>
          <w:rFonts w:asciiTheme="minorEastAsia" w:hAnsiTheme="minorEastAsia" w:cs="Times New Roman"/>
          <w:spacing w:val="10"/>
          <w:sz w:val="24"/>
          <w:szCs w:val="24"/>
          <w:rPrChange w:id="4490" w:author="JY0225" w:date="2017-08-24T11:20:00Z">
            <w:rPr>
              <w:rFonts w:ascii="Times New Roman" w:hAnsi="Times New Roman" w:cs="Times New Roman"/>
              <w:spacing w:val="10"/>
              <w:sz w:val="24"/>
            </w:rPr>
          </w:rPrChange>
        </w:rPr>
        <w:t>SQL92</w:t>
      </w:r>
      <w:r w:rsidR="00291E4A" w:rsidRPr="00987564">
        <w:rPr>
          <w:rFonts w:asciiTheme="minorEastAsia" w:hAnsiTheme="minorEastAsia" w:cs="Times New Roman" w:hint="eastAsia"/>
          <w:spacing w:val="10"/>
          <w:sz w:val="24"/>
          <w:szCs w:val="24"/>
          <w:rPrChange w:id="4491" w:author="JY0225" w:date="2017-08-24T11:20:00Z">
            <w:rPr>
              <w:rFonts w:ascii="Times New Roman" w:hAnsi="Times New Roman" w:cs="Times New Roman" w:hint="eastAsia"/>
              <w:spacing w:val="10"/>
              <w:sz w:val="24"/>
            </w:rPr>
          </w:rPrChange>
        </w:rPr>
        <w:t>标准，源代码不受版权限制。</w:t>
      </w:r>
      <w:r w:rsidR="005E6B79" w:rsidRPr="00987564">
        <w:rPr>
          <w:rFonts w:asciiTheme="minorEastAsia" w:hAnsiTheme="minorEastAsia" w:cs="Times New Roman" w:hint="eastAsia"/>
          <w:spacing w:val="10"/>
          <w:sz w:val="24"/>
          <w:szCs w:val="24"/>
          <w:rPrChange w:id="4492" w:author="JY0225" w:date="2017-08-24T11:20:00Z">
            <w:rPr>
              <w:rFonts w:ascii="Times New Roman" w:hAnsi="Times New Roman" w:cs="Times New Roman" w:hint="eastAsia"/>
              <w:spacing w:val="10"/>
              <w:sz w:val="24"/>
            </w:rPr>
          </w:rPrChange>
        </w:rPr>
        <w:t>此外，最大支持</w:t>
      </w:r>
      <w:r w:rsidR="005E6B79" w:rsidRPr="00987564">
        <w:rPr>
          <w:rFonts w:asciiTheme="minorEastAsia" w:hAnsiTheme="minorEastAsia" w:cs="Times New Roman"/>
          <w:spacing w:val="10"/>
          <w:sz w:val="24"/>
          <w:szCs w:val="24"/>
          <w:rPrChange w:id="4493" w:author="JY0225" w:date="2017-08-24T11:20:00Z">
            <w:rPr>
              <w:rFonts w:ascii="Times New Roman" w:hAnsi="Times New Roman" w:cs="Times New Roman"/>
              <w:spacing w:val="10"/>
              <w:sz w:val="24"/>
            </w:rPr>
          </w:rPrChange>
        </w:rPr>
        <w:t>2TB</w:t>
      </w:r>
      <w:r w:rsidR="005E6B79" w:rsidRPr="00987564">
        <w:rPr>
          <w:rFonts w:asciiTheme="minorEastAsia" w:hAnsiTheme="minorEastAsia" w:cs="Times New Roman" w:hint="eastAsia"/>
          <w:spacing w:val="10"/>
          <w:sz w:val="24"/>
          <w:szCs w:val="24"/>
          <w:rPrChange w:id="4494" w:author="JY0225" w:date="2017-08-24T11:20:00Z">
            <w:rPr>
              <w:rFonts w:ascii="Times New Roman" w:hAnsi="Times New Roman" w:cs="Times New Roman" w:hint="eastAsia"/>
              <w:spacing w:val="10"/>
              <w:sz w:val="24"/>
            </w:rPr>
          </w:rPrChange>
        </w:rPr>
        <w:t>的</w:t>
      </w:r>
      <w:r w:rsidR="00476838" w:rsidRPr="00987564">
        <w:rPr>
          <w:rFonts w:asciiTheme="minorEastAsia" w:hAnsiTheme="minorEastAsia" w:cs="Times New Roman" w:hint="eastAsia"/>
          <w:spacing w:val="10"/>
          <w:sz w:val="24"/>
          <w:szCs w:val="24"/>
          <w:rPrChange w:id="4495" w:author="JY0225" w:date="2017-08-24T11:20:00Z">
            <w:rPr>
              <w:rFonts w:ascii="Times New Roman" w:hAnsi="Times New Roman" w:cs="Times New Roman" w:hint="eastAsia"/>
              <w:spacing w:val="10"/>
              <w:sz w:val="24"/>
            </w:rPr>
          </w:rPrChange>
        </w:rPr>
        <w:t>备份</w:t>
      </w:r>
      <w:r w:rsidR="005E6B79" w:rsidRPr="00987564">
        <w:rPr>
          <w:rFonts w:asciiTheme="minorEastAsia" w:hAnsiTheme="minorEastAsia" w:cs="Times New Roman" w:hint="eastAsia"/>
          <w:spacing w:val="10"/>
          <w:sz w:val="24"/>
          <w:szCs w:val="24"/>
          <w:rPrChange w:id="4496" w:author="JY0225" w:date="2017-08-24T11:20:00Z">
            <w:rPr>
              <w:rFonts w:ascii="Times New Roman" w:hAnsi="Times New Roman" w:cs="Times New Roman" w:hint="eastAsia"/>
              <w:spacing w:val="10"/>
              <w:sz w:val="24"/>
            </w:rPr>
          </w:rPrChange>
        </w:rPr>
        <w:t>空间也足够</w:t>
      </w:r>
      <w:r w:rsidR="00476838" w:rsidRPr="00987564">
        <w:rPr>
          <w:rFonts w:asciiTheme="minorEastAsia" w:hAnsiTheme="minorEastAsia" w:cs="Times New Roman" w:hint="eastAsia"/>
          <w:spacing w:val="10"/>
          <w:sz w:val="24"/>
          <w:szCs w:val="24"/>
          <w:rPrChange w:id="4497" w:author="JY0225" w:date="2017-08-24T11:20:00Z">
            <w:rPr>
              <w:rFonts w:ascii="Times New Roman" w:hAnsi="Times New Roman" w:cs="Times New Roman" w:hint="eastAsia"/>
              <w:spacing w:val="10"/>
              <w:sz w:val="24"/>
            </w:rPr>
          </w:rPrChange>
        </w:rPr>
        <w:t>备份</w:t>
      </w:r>
      <w:r w:rsidR="005E6B79" w:rsidRPr="00987564">
        <w:rPr>
          <w:rFonts w:asciiTheme="minorEastAsia" w:hAnsiTheme="minorEastAsia" w:cs="Times New Roman" w:hint="eastAsia"/>
          <w:spacing w:val="10"/>
          <w:sz w:val="24"/>
          <w:szCs w:val="24"/>
          <w:rPrChange w:id="4498" w:author="JY0225" w:date="2017-08-24T11:20:00Z">
            <w:rPr>
              <w:rFonts w:ascii="Times New Roman" w:hAnsi="Times New Roman" w:cs="Times New Roman" w:hint="eastAsia"/>
              <w:spacing w:val="10"/>
              <w:sz w:val="24"/>
            </w:rPr>
          </w:rPrChange>
        </w:rPr>
        <w:t>缓存信息。在处理事务的能力上，也具备一定的优势。</w:t>
      </w:r>
    </w:p>
    <w:p w14:paraId="1C010E86" w14:textId="4F2B4506" w:rsidR="00C81D79" w:rsidRPr="00987564" w:rsidRDefault="007D6103" w:rsidP="001F74B9">
      <w:pPr>
        <w:spacing w:line="400" w:lineRule="exact"/>
        <w:ind w:firstLine="420"/>
        <w:rPr>
          <w:rFonts w:asciiTheme="minorEastAsia" w:hAnsiTheme="minorEastAsia" w:cs="Times New Roman"/>
          <w:spacing w:val="10"/>
          <w:sz w:val="24"/>
          <w:szCs w:val="24"/>
          <w:rPrChange w:id="4499" w:author="JY0225" w:date="2017-08-24T11:20:00Z">
            <w:rPr>
              <w:rFonts w:ascii="Times New Roman" w:hAnsi="Times New Roman" w:cs="Times New Roman"/>
              <w:spacing w:val="10"/>
              <w:sz w:val="24"/>
            </w:rPr>
          </w:rPrChange>
        </w:rPr>
      </w:pPr>
      <w:r w:rsidRPr="00987564">
        <w:rPr>
          <w:rFonts w:asciiTheme="minorEastAsia" w:hAnsiTheme="minorEastAsia" w:cs="Times New Roman" w:hint="eastAsia"/>
          <w:spacing w:val="10"/>
          <w:sz w:val="24"/>
          <w:szCs w:val="24"/>
          <w:rPrChange w:id="4500" w:author="JY0225" w:date="2017-08-24T11:20:00Z">
            <w:rPr>
              <w:rFonts w:ascii="Times New Roman" w:hAnsi="Times New Roman" w:cs="Times New Roman" w:hint="eastAsia"/>
              <w:spacing w:val="10"/>
              <w:sz w:val="24"/>
            </w:rPr>
          </w:rPrChange>
        </w:rPr>
        <w:t>本文</w:t>
      </w:r>
      <w:r w:rsidR="00C81D79" w:rsidRPr="00987564">
        <w:rPr>
          <w:rFonts w:asciiTheme="minorEastAsia" w:hAnsiTheme="minorEastAsia" w:cs="Times New Roman" w:hint="eastAsia"/>
          <w:spacing w:val="10"/>
          <w:sz w:val="24"/>
          <w:szCs w:val="24"/>
          <w:rPrChange w:id="4501" w:author="JY0225" w:date="2017-08-24T11:20:00Z">
            <w:rPr>
              <w:rFonts w:ascii="Times New Roman" w:hAnsi="Times New Roman" w:cs="Times New Roman" w:hint="eastAsia"/>
              <w:spacing w:val="10"/>
              <w:sz w:val="24"/>
            </w:rPr>
          </w:rPrChange>
        </w:rPr>
        <w:t>在系统的数据库中，一共设计了三张表</w:t>
      </w:r>
      <w:r w:rsidR="009A7BAF" w:rsidRPr="00987564">
        <w:rPr>
          <w:rFonts w:asciiTheme="minorEastAsia" w:hAnsiTheme="minorEastAsia"/>
          <w:color w:val="000000" w:themeColor="text1"/>
          <w:sz w:val="24"/>
          <w:szCs w:val="24"/>
          <w:vertAlign w:val="superscript"/>
          <w:rPrChange w:id="4502" w:author="JY0225" w:date="2017-08-24T11:20:00Z">
            <w:rPr>
              <w:color w:val="000000" w:themeColor="text1"/>
              <w:vertAlign w:val="superscript"/>
            </w:rPr>
          </w:rPrChange>
        </w:rPr>
        <w:fldChar w:fldCharType="begin"/>
      </w:r>
      <w:r w:rsidR="009A7BAF" w:rsidRPr="00987564">
        <w:rPr>
          <w:rFonts w:asciiTheme="minorEastAsia" w:hAnsiTheme="minorEastAsia"/>
          <w:color w:val="000000" w:themeColor="text1"/>
          <w:sz w:val="24"/>
          <w:szCs w:val="24"/>
          <w:vertAlign w:val="superscript"/>
          <w:rPrChange w:id="4503" w:author="JY0225" w:date="2017-08-24T11:20:00Z">
            <w:rPr>
              <w:color w:val="000000" w:themeColor="text1"/>
              <w:vertAlign w:val="superscript"/>
            </w:rPr>
          </w:rPrChange>
        </w:rPr>
        <w:instrText xml:space="preserve"> REF _Ref489794863 \r \h </w:instrText>
      </w:r>
      <w:r w:rsidR="00987564" w:rsidRPr="00987564">
        <w:rPr>
          <w:rFonts w:asciiTheme="minorEastAsia" w:hAnsiTheme="minorEastAsia"/>
          <w:color w:val="000000" w:themeColor="text1"/>
          <w:sz w:val="24"/>
          <w:szCs w:val="24"/>
          <w:vertAlign w:val="superscript"/>
          <w:rPrChange w:id="4504" w:author="JY0225" w:date="2017-08-24T11:20:00Z">
            <w:rPr>
              <w:color w:val="000000" w:themeColor="text1"/>
              <w:sz w:val="24"/>
              <w:szCs w:val="24"/>
              <w:vertAlign w:val="superscript"/>
            </w:rPr>
          </w:rPrChange>
        </w:rPr>
        <w:instrText xml:space="preserve"> \* MERGEFORMAT </w:instrText>
      </w:r>
      <w:r w:rsidR="009A7BAF" w:rsidRPr="00987564">
        <w:rPr>
          <w:rFonts w:asciiTheme="minorEastAsia" w:hAnsiTheme="minorEastAsia"/>
          <w:color w:val="000000" w:themeColor="text1"/>
          <w:sz w:val="24"/>
          <w:szCs w:val="24"/>
          <w:vertAlign w:val="superscript"/>
          <w:rPrChange w:id="4505" w:author="JY0225" w:date="2017-08-24T11:20:00Z">
            <w:rPr>
              <w:rFonts w:asciiTheme="minorEastAsia" w:hAnsiTheme="minorEastAsia"/>
              <w:color w:val="000000" w:themeColor="text1"/>
              <w:sz w:val="24"/>
              <w:szCs w:val="24"/>
              <w:vertAlign w:val="superscript"/>
            </w:rPr>
          </w:rPrChange>
        </w:rPr>
      </w:r>
      <w:r w:rsidR="009A7BAF" w:rsidRPr="00987564">
        <w:rPr>
          <w:rFonts w:asciiTheme="minorEastAsia" w:hAnsiTheme="minorEastAsia"/>
          <w:color w:val="000000" w:themeColor="text1"/>
          <w:sz w:val="24"/>
          <w:szCs w:val="24"/>
          <w:vertAlign w:val="superscript"/>
          <w:rPrChange w:id="4506" w:author="JY0225" w:date="2017-08-24T11:20:00Z">
            <w:rPr>
              <w:color w:val="000000" w:themeColor="text1"/>
              <w:vertAlign w:val="superscript"/>
            </w:rPr>
          </w:rPrChange>
        </w:rPr>
        <w:fldChar w:fldCharType="separate"/>
      </w:r>
      <w:r w:rsidR="008E2759" w:rsidRPr="00987564">
        <w:rPr>
          <w:rFonts w:asciiTheme="minorEastAsia" w:hAnsiTheme="minorEastAsia"/>
          <w:color w:val="000000" w:themeColor="text1"/>
          <w:sz w:val="24"/>
          <w:szCs w:val="24"/>
          <w:vertAlign w:val="superscript"/>
          <w:rPrChange w:id="4507" w:author="JY0225" w:date="2017-08-24T11:20:00Z">
            <w:rPr>
              <w:color w:val="000000" w:themeColor="text1"/>
              <w:vertAlign w:val="superscript"/>
            </w:rPr>
          </w:rPrChange>
        </w:rPr>
        <w:t>[35]</w:t>
      </w:r>
      <w:r w:rsidR="009A7BAF" w:rsidRPr="00987564">
        <w:rPr>
          <w:rFonts w:asciiTheme="minorEastAsia" w:hAnsiTheme="minorEastAsia"/>
          <w:color w:val="000000" w:themeColor="text1"/>
          <w:sz w:val="24"/>
          <w:szCs w:val="24"/>
          <w:vertAlign w:val="superscript"/>
          <w:rPrChange w:id="4508" w:author="JY0225" w:date="2017-08-24T11:20:00Z">
            <w:rPr>
              <w:color w:val="000000" w:themeColor="text1"/>
              <w:vertAlign w:val="superscript"/>
            </w:rPr>
          </w:rPrChange>
        </w:rPr>
        <w:fldChar w:fldCharType="end"/>
      </w:r>
      <w:r w:rsidR="00C81D79" w:rsidRPr="00987564">
        <w:rPr>
          <w:rFonts w:asciiTheme="minorEastAsia" w:hAnsiTheme="minorEastAsia" w:cs="Times New Roman" w:hint="eastAsia"/>
          <w:spacing w:val="10"/>
          <w:sz w:val="24"/>
          <w:szCs w:val="24"/>
          <w:rPrChange w:id="4509" w:author="JY0225" w:date="2017-08-24T11:20:00Z">
            <w:rPr>
              <w:rFonts w:ascii="Times New Roman" w:hAnsi="Times New Roman" w:cs="Times New Roman" w:hint="eastAsia"/>
              <w:spacing w:val="10"/>
              <w:sz w:val="24"/>
            </w:rPr>
          </w:rPrChange>
        </w:rPr>
        <w:t>，分别用来保存用户的请求信息</w:t>
      </w:r>
      <w:r w:rsidR="00DF0AFB" w:rsidRPr="00987564">
        <w:rPr>
          <w:rFonts w:asciiTheme="minorEastAsia" w:hAnsiTheme="minorEastAsia" w:cs="Times New Roman" w:hint="eastAsia"/>
          <w:spacing w:val="10"/>
          <w:sz w:val="24"/>
          <w:szCs w:val="24"/>
          <w:rPrChange w:id="4510" w:author="JY0225" w:date="2017-08-24T11:20:00Z">
            <w:rPr>
              <w:rFonts w:ascii="Times New Roman" w:hAnsi="Times New Roman" w:cs="Times New Roman" w:hint="eastAsia"/>
              <w:spacing w:val="10"/>
              <w:sz w:val="24"/>
            </w:rPr>
          </w:rPrChange>
        </w:rPr>
        <w:t>、</w:t>
      </w:r>
      <w:r w:rsidR="00D35CE6" w:rsidRPr="00987564">
        <w:rPr>
          <w:rFonts w:asciiTheme="minorEastAsia" w:hAnsiTheme="minorEastAsia" w:cs="Times New Roman" w:hint="eastAsia"/>
          <w:spacing w:val="10"/>
          <w:sz w:val="24"/>
          <w:szCs w:val="24"/>
          <w:rPrChange w:id="4511" w:author="JY0225" w:date="2017-08-24T11:20:00Z">
            <w:rPr>
              <w:rFonts w:ascii="Times New Roman" w:hAnsi="Times New Roman" w:cs="Times New Roman" w:hint="eastAsia"/>
              <w:spacing w:val="10"/>
              <w:sz w:val="24"/>
            </w:rPr>
          </w:rPrChange>
        </w:rPr>
        <w:t>缓存信息以及断点信息。</w:t>
      </w:r>
      <w:r w:rsidR="002E5215" w:rsidRPr="00987564">
        <w:rPr>
          <w:rFonts w:asciiTheme="minorEastAsia" w:hAnsiTheme="minorEastAsia" w:cs="Times New Roman" w:hint="eastAsia"/>
          <w:spacing w:val="10"/>
          <w:sz w:val="24"/>
          <w:szCs w:val="24"/>
          <w:rPrChange w:id="4512" w:author="JY0225" w:date="2017-08-24T11:20:00Z">
            <w:rPr>
              <w:rFonts w:ascii="Times New Roman" w:hAnsi="Times New Roman" w:cs="Times New Roman" w:hint="eastAsia"/>
              <w:spacing w:val="10"/>
              <w:sz w:val="24"/>
            </w:rPr>
          </w:rPrChange>
        </w:rPr>
        <w:t>详细信息如下：</w:t>
      </w:r>
    </w:p>
    <w:p w14:paraId="6F96D95C" w14:textId="77777777" w:rsidR="00BB7C8F" w:rsidRPr="00987564" w:rsidRDefault="00A707E4" w:rsidP="001F74B9">
      <w:pPr>
        <w:spacing w:line="400" w:lineRule="exact"/>
        <w:ind w:firstLine="420"/>
        <w:rPr>
          <w:rFonts w:asciiTheme="minorEastAsia" w:hAnsiTheme="minorEastAsia" w:cs="Times New Roman"/>
          <w:spacing w:val="10"/>
          <w:sz w:val="24"/>
          <w:szCs w:val="24"/>
          <w:rPrChange w:id="4513" w:author="JY0225" w:date="2017-08-24T11:20:00Z">
            <w:rPr>
              <w:rFonts w:ascii="Times New Roman" w:hAnsi="Times New Roman" w:cs="Times New Roman"/>
              <w:spacing w:val="10"/>
              <w:sz w:val="24"/>
            </w:rPr>
          </w:rPrChange>
        </w:rPr>
      </w:pPr>
      <w:r w:rsidRPr="00987564">
        <w:rPr>
          <w:rFonts w:asciiTheme="minorEastAsia" w:hAnsiTheme="minorEastAsia" w:cs="Times New Roman" w:hint="eastAsia"/>
          <w:spacing w:val="10"/>
          <w:sz w:val="24"/>
          <w:szCs w:val="24"/>
          <w:rPrChange w:id="4514" w:author="JY0225" w:date="2017-08-24T11:20:00Z">
            <w:rPr>
              <w:rFonts w:ascii="Times New Roman" w:hAnsi="Times New Roman" w:cs="Times New Roman" w:hint="eastAsia"/>
              <w:spacing w:val="10"/>
              <w:sz w:val="24"/>
            </w:rPr>
          </w:rPrChange>
        </w:rPr>
        <w:t>用户请求信息表：</w:t>
      </w:r>
    </w:p>
    <w:tbl>
      <w:tblPr>
        <w:tblStyle w:val="aa"/>
        <w:tblW w:w="0" w:type="auto"/>
        <w:tblInd w:w="445" w:type="dxa"/>
        <w:tblLook w:val="04A0" w:firstRow="1" w:lastRow="0" w:firstColumn="1" w:lastColumn="0" w:noHBand="0" w:noVBand="1"/>
      </w:tblPr>
      <w:tblGrid>
        <w:gridCol w:w="7851"/>
      </w:tblGrid>
      <w:tr w:rsidR="00BB7C8F" w:rsidRPr="00987564" w14:paraId="5A3648D4" w14:textId="77777777" w:rsidTr="00FC5D16">
        <w:tc>
          <w:tcPr>
            <w:tcW w:w="7851" w:type="dxa"/>
          </w:tcPr>
          <w:p w14:paraId="091D7E7C" w14:textId="77777777" w:rsidR="008408F8" w:rsidRPr="00987564" w:rsidRDefault="008408F8" w:rsidP="00FC5D16">
            <w:pPr>
              <w:pStyle w:val="a6"/>
              <w:spacing w:line="400" w:lineRule="exact"/>
              <w:jc w:val="both"/>
              <w:rPr>
                <w:rFonts w:asciiTheme="minorEastAsia" w:eastAsiaTheme="minorEastAsia" w:hAnsiTheme="minorEastAsia"/>
                <w:szCs w:val="24"/>
                <w:rPrChange w:id="4515" w:author="JY0225" w:date="2017-08-24T11:20:00Z">
                  <w:rPr>
                    <w:rFonts w:eastAsiaTheme="minorEastAsia"/>
                  </w:rPr>
                </w:rPrChange>
              </w:rPr>
            </w:pPr>
            <w:r w:rsidRPr="00987564">
              <w:rPr>
                <w:rFonts w:asciiTheme="minorEastAsia" w:eastAsiaTheme="minorEastAsia" w:hAnsiTheme="minorEastAsia"/>
                <w:szCs w:val="24"/>
                <w:rPrChange w:id="4516" w:author="JY0225" w:date="2017-08-24T11:20:00Z">
                  <w:rPr>
                    <w:rFonts w:eastAsiaTheme="minorEastAsia"/>
                  </w:rPr>
                </w:rPrChange>
              </w:rPr>
              <w:t>create table if not exists Log(</w:t>
            </w:r>
          </w:p>
          <w:p w14:paraId="4B8A096D" w14:textId="6554C523"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517" w:author="JY0225" w:date="2017-08-24T11:20:00Z">
                  <w:rPr>
                    <w:rFonts w:eastAsiaTheme="minorEastAsia"/>
                  </w:rPr>
                </w:rPrChange>
              </w:rPr>
            </w:pPr>
            <w:r w:rsidRPr="00987564">
              <w:rPr>
                <w:rFonts w:asciiTheme="minorEastAsia" w:eastAsiaTheme="minorEastAsia" w:hAnsiTheme="minorEastAsia"/>
                <w:szCs w:val="24"/>
                <w:rPrChange w:id="4518" w:author="JY0225" w:date="2017-08-24T11:20:00Z">
                  <w:rPr>
                    <w:rFonts w:eastAsiaTheme="minorEastAsia"/>
                  </w:rPr>
                </w:rPrChange>
              </w:rPr>
              <w:lastRenderedPageBreak/>
              <w:t xml:space="preserve">request text not null, </w:t>
            </w:r>
            <w:r w:rsidR="00D22617" w:rsidRPr="00987564">
              <w:rPr>
                <w:rFonts w:asciiTheme="minorEastAsia" w:eastAsiaTheme="minorEastAsia" w:hAnsiTheme="minorEastAsia"/>
                <w:szCs w:val="24"/>
                <w:rPrChange w:id="4519" w:author="JY0225" w:date="2017-08-24T11:20:00Z">
                  <w:rPr>
                    <w:rFonts w:eastAsiaTheme="minorEastAsia"/>
                  </w:rPr>
                </w:rPrChange>
              </w:rPr>
              <w:t xml:space="preserve">     </w:t>
            </w:r>
            <w:ins w:id="4520"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521" w:author="JY0225" w:date="2017-08-24T11:20:00Z">
                  <w:rPr>
                    <w:rFonts w:eastAsiaTheme="minorEastAsia"/>
                  </w:rPr>
                </w:rPrChange>
              </w:rPr>
              <w:t>//</w:t>
            </w:r>
            <w:r w:rsidR="00D22617" w:rsidRPr="00987564">
              <w:rPr>
                <w:rFonts w:asciiTheme="minorEastAsia" w:eastAsiaTheme="minorEastAsia" w:hAnsiTheme="minorEastAsia" w:hint="eastAsia"/>
                <w:szCs w:val="24"/>
                <w:rPrChange w:id="4522" w:author="JY0225" w:date="2017-08-24T11:20:00Z">
                  <w:rPr>
                    <w:rFonts w:eastAsiaTheme="minorEastAsia" w:hint="eastAsia"/>
                  </w:rPr>
                </w:rPrChange>
              </w:rPr>
              <w:t>请求内容</w:t>
            </w:r>
          </w:p>
          <w:p w14:paraId="09988526" w14:textId="19C0CED6"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523" w:author="JY0225" w:date="2017-08-24T11:20:00Z">
                  <w:rPr>
                    <w:rFonts w:eastAsiaTheme="minorEastAsia"/>
                  </w:rPr>
                </w:rPrChange>
              </w:rPr>
            </w:pPr>
            <w:r w:rsidRPr="00987564">
              <w:rPr>
                <w:rFonts w:asciiTheme="minorEastAsia" w:eastAsiaTheme="minorEastAsia" w:hAnsiTheme="minorEastAsia"/>
                <w:szCs w:val="24"/>
                <w:rPrChange w:id="4524" w:author="JY0225" w:date="2017-08-24T11:20:00Z">
                  <w:rPr>
                    <w:rFonts w:eastAsiaTheme="minorEastAsia"/>
                  </w:rPr>
                </w:rPrChange>
              </w:rPr>
              <w:t>uuid char[33] not null,</w:t>
            </w:r>
            <w:r w:rsidR="00D22617" w:rsidRPr="00987564">
              <w:rPr>
                <w:rFonts w:asciiTheme="minorEastAsia" w:eastAsiaTheme="minorEastAsia" w:hAnsiTheme="minorEastAsia"/>
                <w:szCs w:val="24"/>
                <w:rPrChange w:id="4525" w:author="JY0225" w:date="2017-08-24T11:20:00Z">
                  <w:rPr>
                    <w:rFonts w:eastAsiaTheme="minorEastAsia"/>
                  </w:rPr>
                </w:rPrChange>
              </w:rPr>
              <w:t xml:space="preserve">    </w:t>
            </w:r>
            <w:ins w:id="4526"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527" w:author="JY0225" w:date="2017-08-24T11:20:00Z">
                  <w:rPr>
                    <w:rFonts w:eastAsiaTheme="minorEastAsia"/>
                  </w:rPr>
                </w:rPrChange>
              </w:rPr>
              <w:t>//</w:t>
            </w:r>
            <w:r w:rsidR="00D22617" w:rsidRPr="00987564">
              <w:rPr>
                <w:rFonts w:asciiTheme="minorEastAsia" w:eastAsiaTheme="minorEastAsia" w:hAnsiTheme="minorEastAsia" w:hint="eastAsia"/>
                <w:szCs w:val="24"/>
                <w:rPrChange w:id="4528" w:author="JY0225" w:date="2017-08-24T11:20:00Z">
                  <w:rPr>
                    <w:rFonts w:eastAsiaTheme="minorEastAsia" w:hint="eastAsia"/>
                  </w:rPr>
                </w:rPrChange>
              </w:rPr>
              <w:t>请求标识</w:t>
            </w:r>
          </w:p>
          <w:p w14:paraId="3B38C185" w14:textId="107152F4"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529" w:author="JY0225" w:date="2017-08-24T11:20:00Z">
                  <w:rPr>
                    <w:rFonts w:eastAsiaTheme="minorEastAsia"/>
                  </w:rPr>
                </w:rPrChange>
              </w:rPr>
            </w:pPr>
            <w:r w:rsidRPr="00987564">
              <w:rPr>
                <w:rFonts w:asciiTheme="minorEastAsia" w:eastAsiaTheme="minorEastAsia" w:hAnsiTheme="minorEastAsia"/>
                <w:szCs w:val="24"/>
                <w:rPrChange w:id="4530" w:author="JY0225" w:date="2017-08-24T11:20:00Z">
                  <w:rPr>
                    <w:rFonts w:eastAsiaTheme="minorEastAsia"/>
                  </w:rPr>
                </w:rPrChange>
              </w:rPr>
              <w:t>state char[20] not null,</w:t>
            </w:r>
            <w:r w:rsidR="00D22617" w:rsidRPr="00987564">
              <w:rPr>
                <w:rFonts w:asciiTheme="minorEastAsia" w:eastAsiaTheme="minorEastAsia" w:hAnsiTheme="minorEastAsia"/>
                <w:szCs w:val="24"/>
                <w:rPrChange w:id="4531" w:author="JY0225" w:date="2017-08-24T11:20:00Z">
                  <w:rPr>
                    <w:rFonts w:eastAsiaTheme="minorEastAsia"/>
                  </w:rPr>
                </w:rPrChange>
              </w:rPr>
              <w:t xml:space="preserve">    </w:t>
            </w:r>
            <w:ins w:id="4532"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533" w:author="JY0225" w:date="2017-08-24T11:20:00Z">
                  <w:rPr>
                    <w:rFonts w:eastAsiaTheme="minorEastAsia"/>
                  </w:rPr>
                </w:rPrChange>
              </w:rPr>
              <w:t>//</w:t>
            </w:r>
            <w:r w:rsidR="00D22617" w:rsidRPr="00987564">
              <w:rPr>
                <w:rFonts w:asciiTheme="minorEastAsia" w:eastAsiaTheme="minorEastAsia" w:hAnsiTheme="minorEastAsia" w:hint="eastAsia"/>
                <w:szCs w:val="24"/>
                <w:rPrChange w:id="4534" w:author="JY0225" w:date="2017-08-24T11:20:00Z">
                  <w:rPr>
                    <w:rFonts w:eastAsiaTheme="minorEastAsia" w:hint="eastAsia"/>
                  </w:rPr>
                </w:rPrChange>
              </w:rPr>
              <w:t>请求状态</w:t>
            </w:r>
          </w:p>
          <w:p w14:paraId="0B64E66F" w14:textId="719EEB74"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535" w:author="JY0225" w:date="2017-08-24T11:20:00Z">
                  <w:rPr>
                    <w:rFonts w:eastAsiaTheme="minorEastAsia"/>
                  </w:rPr>
                </w:rPrChange>
              </w:rPr>
            </w:pPr>
            <w:r w:rsidRPr="00987564">
              <w:rPr>
                <w:rFonts w:asciiTheme="minorEastAsia" w:eastAsiaTheme="minorEastAsia" w:hAnsiTheme="minorEastAsia"/>
                <w:szCs w:val="24"/>
                <w:rPrChange w:id="4536" w:author="JY0225" w:date="2017-08-24T11:20:00Z">
                  <w:rPr>
                    <w:rFonts w:eastAsiaTheme="minorEastAsia"/>
                  </w:rPr>
                </w:rPrChange>
              </w:rPr>
              <w:t>time char[20] not null,</w:t>
            </w:r>
            <w:r w:rsidR="00D22617" w:rsidRPr="00987564">
              <w:rPr>
                <w:rFonts w:asciiTheme="minorEastAsia" w:eastAsiaTheme="minorEastAsia" w:hAnsiTheme="minorEastAsia"/>
                <w:szCs w:val="24"/>
                <w:rPrChange w:id="4537" w:author="JY0225" w:date="2017-08-24T11:20:00Z">
                  <w:rPr>
                    <w:rFonts w:eastAsiaTheme="minorEastAsia"/>
                  </w:rPr>
                </w:rPrChange>
              </w:rPr>
              <w:t xml:space="preserve">    </w:t>
            </w:r>
            <w:ins w:id="4538" w:author="JY0225" w:date="2017-08-24T11:21: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539" w:author="JY0225" w:date="2017-08-24T11:20:00Z">
                  <w:rPr>
                    <w:rFonts w:eastAsiaTheme="minorEastAsia"/>
                  </w:rPr>
                </w:rPrChange>
              </w:rPr>
              <w:t>//</w:t>
            </w:r>
            <w:r w:rsidR="00D22617" w:rsidRPr="00987564">
              <w:rPr>
                <w:rFonts w:asciiTheme="minorEastAsia" w:eastAsiaTheme="minorEastAsia" w:hAnsiTheme="minorEastAsia" w:hint="eastAsia"/>
                <w:szCs w:val="24"/>
                <w:rPrChange w:id="4540" w:author="JY0225" w:date="2017-08-24T11:20:00Z">
                  <w:rPr>
                    <w:rFonts w:eastAsiaTheme="minorEastAsia" w:hint="eastAsia"/>
                  </w:rPr>
                </w:rPrChange>
              </w:rPr>
              <w:t>请求时间</w:t>
            </w:r>
          </w:p>
          <w:p w14:paraId="38E8DF01" w14:textId="4585B5CE"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541" w:author="JY0225" w:date="2017-08-24T11:20:00Z">
                  <w:rPr>
                    <w:rFonts w:eastAsiaTheme="minorEastAsia"/>
                  </w:rPr>
                </w:rPrChange>
              </w:rPr>
            </w:pPr>
            <w:r w:rsidRPr="00987564">
              <w:rPr>
                <w:rFonts w:asciiTheme="minorEastAsia" w:eastAsiaTheme="minorEastAsia" w:hAnsiTheme="minorEastAsia"/>
                <w:szCs w:val="24"/>
                <w:rPrChange w:id="4542" w:author="JY0225" w:date="2017-08-24T11:20:00Z">
                  <w:rPr>
                    <w:rFonts w:eastAsiaTheme="minorEastAsia"/>
                  </w:rPr>
                </w:rPrChange>
              </w:rPr>
              <w:t>userid varchar[100] not null,</w:t>
            </w:r>
            <w:r w:rsidR="00D22617" w:rsidRPr="00987564">
              <w:rPr>
                <w:rFonts w:asciiTheme="minorEastAsia" w:eastAsiaTheme="minorEastAsia" w:hAnsiTheme="minorEastAsia"/>
                <w:szCs w:val="24"/>
                <w:rPrChange w:id="4543" w:author="JY0225" w:date="2017-08-24T11:20:00Z">
                  <w:rPr>
                    <w:rFonts w:eastAsiaTheme="minorEastAsia"/>
                  </w:rPr>
                </w:rPrChange>
              </w:rPr>
              <w:t xml:space="preserve">   </w:t>
            </w:r>
            <w:del w:id="4544" w:author="JY0225" w:date="2017-08-24T11:21:00Z">
              <w:r w:rsidR="00D22617" w:rsidRPr="00987564" w:rsidDel="00152EF1">
                <w:rPr>
                  <w:rFonts w:asciiTheme="minorEastAsia" w:eastAsiaTheme="minorEastAsia" w:hAnsiTheme="minorEastAsia"/>
                  <w:szCs w:val="24"/>
                  <w:rPrChange w:id="4545" w:author="JY0225" w:date="2017-08-24T11:20:00Z">
                    <w:rPr>
                      <w:rFonts w:eastAsiaTheme="minorEastAsia"/>
                    </w:rPr>
                  </w:rPrChange>
                </w:rPr>
                <w:delText xml:space="preserve"> </w:delText>
              </w:r>
            </w:del>
            <w:r w:rsidR="00D22617" w:rsidRPr="00987564">
              <w:rPr>
                <w:rFonts w:asciiTheme="minorEastAsia" w:eastAsiaTheme="minorEastAsia" w:hAnsiTheme="minorEastAsia"/>
                <w:szCs w:val="24"/>
                <w:rPrChange w:id="4546" w:author="JY0225" w:date="2017-08-24T11:20:00Z">
                  <w:rPr>
                    <w:rFonts w:eastAsiaTheme="minorEastAsia"/>
                  </w:rPr>
                </w:rPrChange>
              </w:rPr>
              <w:t>//</w:t>
            </w:r>
            <w:r w:rsidR="00D22617" w:rsidRPr="00987564">
              <w:rPr>
                <w:rFonts w:asciiTheme="minorEastAsia" w:eastAsiaTheme="minorEastAsia" w:hAnsiTheme="minorEastAsia" w:hint="eastAsia"/>
                <w:szCs w:val="24"/>
                <w:rPrChange w:id="4547" w:author="JY0225" w:date="2017-08-24T11:20:00Z">
                  <w:rPr>
                    <w:rFonts w:eastAsiaTheme="minorEastAsia" w:hint="eastAsia"/>
                  </w:rPr>
                </w:rPrChange>
              </w:rPr>
              <w:t>请求用户</w:t>
            </w:r>
            <w:r w:rsidR="00D22617" w:rsidRPr="00987564">
              <w:rPr>
                <w:rFonts w:asciiTheme="minorEastAsia" w:eastAsiaTheme="minorEastAsia" w:hAnsiTheme="minorEastAsia"/>
                <w:szCs w:val="24"/>
                <w:rPrChange w:id="4548" w:author="JY0225" w:date="2017-08-24T11:20:00Z">
                  <w:rPr>
                    <w:rFonts w:eastAsiaTheme="minorEastAsia"/>
                  </w:rPr>
                </w:rPrChange>
              </w:rPr>
              <w:t>id</w:t>
            </w:r>
          </w:p>
          <w:p w14:paraId="58C0096C" w14:textId="1E90F1AF" w:rsidR="00BB7C8F" w:rsidRPr="00987564" w:rsidRDefault="008408F8" w:rsidP="00410872">
            <w:pPr>
              <w:pStyle w:val="a6"/>
              <w:spacing w:line="400" w:lineRule="exact"/>
              <w:ind w:firstLineChars="200" w:firstLine="520"/>
              <w:jc w:val="both"/>
              <w:rPr>
                <w:rFonts w:asciiTheme="minorEastAsia" w:eastAsiaTheme="minorEastAsia" w:hAnsiTheme="minorEastAsia"/>
                <w:szCs w:val="24"/>
                <w:rPrChange w:id="4549" w:author="JY0225" w:date="2017-08-24T11:20:00Z">
                  <w:rPr>
                    <w:rFonts w:eastAsiaTheme="minorEastAsia"/>
                  </w:rPr>
                </w:rPrChange>
              </w:rPr>
            </w:pPr>
            <w:r w:rsidRPr="00987564">
              <w:rPr>
                <w:rFonts w:asciiTheme="minorEastAsia" w:eastAsiaTheme="minorEastAsia" w:hAnsiTheme="minorEastAsia"/>
                <w:szCs w:val="24"/>
                <w:rPrChange w:id="4550" w:author="JY0225" w:date="2017-08-24T11:20:00Z">
                  <w:rPr>
                    <w:rFonts w:eastAsiaTheme="minorEastAsia"/>
                  </w:rPr>
                </w:rPrChange>
              </w:rPr>
              <w:t>result text not null);</w:t>
            </w:r>
            <w:r w:rsidR="00D22617" w:rsidRPr="00987564">
              <w:rPr>
                <w:rFonts w:asciiTheme="minorEastAsia" w:eastAsiaTheme="minorEastAsia" w:hAnsiTheme="minorEastAsia"/>
                <w:szCs w:val="24"/>
                <w:rPrChange w:id="4551" w:author="JY0225" w:date="2017-08-24T11:20:00Z">
                  <w:rPr>
                    <w:rFonts w:eastAsiaTheme="minorEastAsia"/>
                  </w:rPr>
                </w:rPrChange>
              </w:rPr>
              <w:t xml:space="preserve">         </w:t>
            </w:r>
            <w:ins w:id="4552" w:author="JY0225" w:date="2017-08-24T11:21:00Z">
              <w:r w:rsidR="00152EF1">
                <w:rPr>
                  <w:rFonts w:asciiTheme="minorEastAsia" w:eastAsiaTheme="minorEastAsia" w:hAnsiTheme="minorEastAsia"/>
                  <w:szCs w:val="24"/>
                </w:rPr>
                <w:t xml:space="preserve"> </w:t>
              </w:r>
            </w:ins>
            <w:del w:id="4553" w:author="JY0225" w:date="2017-08-24T11:21:00Z">
              <w:r w:rsidR="00D22617" w:rsidRPr="00987564" w:rsidDel="00152EF1">
                <w:rPr>
                  <w:rFonts w:asciiTheme="minorEastAsia" w:eastAsiaTheme="minorEastAsia" w:hAnsiTheme="minorEastAsia"/>
                  <w:szCs w:val="24"/>
                  <w:rPrChange w:id="4554" w:author="JY0225" w:date="2017-08-24T11:20:00Z">
                    <w:rPr>
                      <w:rFonts w:eastAsiaTheme="minorEastAsia"/>
                    </w:rPr>
                  </w:rPrChange>
                </w:rPr>
                <w:delText xml:space="preserve"> </w:delText>
              </w:r>
            </w:del>
            <w:r w:rsidR="00D22617" w:rsidRPr="00987564">
              <w:rPr>
                <w:rFonts w:asciiTheme="minorEastAsia" w:eastAsiaTheme="minorEastAsia" w:hAnsiTheme="minorEastAsia"/>
                <w:szCs w:val="24"/>
                <w:rPrChange w:id="4555" w:author="JY0225" w:date="2017-08-24T11:20:00Z">
                  <w:rPr>
                    <w:rFonts w:eastAsiaTheme="minorEastAsia"/>
                  </w:rPr>
                </w:rPrChange>
              </w:rPr>
              <w:t>//</w:t>
            </w:r>
            <w:r w:rsidR="00D22617" w:rsidRPr="00987564">
              <w:rPr>
                <w:rFonts w:asciiTheme="minorEastAsia" w:eastAsiaTheme="minorEastAsia" w:hAnsiTheme="minorEastAsia" w:hint="eastAsia"/>
                <w:szCs w:val="24"/>
                <w:rPrChange w:id="4556" w:author="JY0225" w:date="2017-08-24T11:20:00Z">
                  <w:rPr>
                    <w:rFonts w:eastAsiaTheme="minorEastAsia" w:hint="eastAsia"/>
                  </w:rPr>
                </w:rPrChange>
              </w:rPr>
              <w:t>请求执行结果</w:t>
            </w:r>
          </w:p>
        </w:tc>
      </w:tr>
    </w:tbl>
    <w:p w14:paraId="6F94C9A0" w14:textId="77777777" w:rsidR="00BB7C8F" w:rsidRPr="00987564" w:rsidRDefault="008C0220" w:rsidP="001F74B9">
      <w:pPr>
        <w:spacing w:line="400" w:lineRule="exact"/>
        <w:ind w:firstLine="420"/>
        <w:rPr>
          <w:rFonts w:asciiTheme="minorEastAsia" w:hAnsiTheme="minorEastAsia"/>
          <w:color w:val="000000" w:themeColor="text1"/>
          <w:sz w:val="24"/>
          <w:szCs w:val="24"/>
          <w:rPrChange w:id="4557" w:author="JY0225" w:date="2017-08-24T11:20:00Z">
            <w:rPr>
              <w:color w:val="000000" w:themeColor="text1"/>
              <w:sz w:val="24"/>
            </w:rPr>
          </w:rPrChange>
        </w:rPr>
      </w:pPr>
      <w:r w:rsidRPr="00987564">
        <w:rPr>
          <w:rFonts w:asciiTheme="minorEastAsia" w:hAnsiTheme="minorEastAsia" w:hint="eastAsia"/>
          <w:color w:val="000000" w:themeColor="text1"/>
          <w:sz w:val="24"/>
          <w:szCs w:val="24"/>
          <w:rPrChange w:id="4558" w:author="JY0225" w:date="2017-08-24T11:20:00Z">
            <w:rPr>
              <w:rFonts w:hint="eastAsia"/>
              <w:color w:val="000000" w:themeColor="text1"/>
              <w:sz w:val="24"/>
            </w:rPr>
          </w:rPrChange>
        </w:rPr>
        <w:lastRenderedPageBreak/>
        <w:t>缓存信息表：</w:t>
      </w:r>
    </w:p>
    <w:tbl>
      <w:tblPr>
        <w:tblStyle w:val="aa"/>
        <w:tblW w:w="0" w:type="auto"/>
        <w:tblInd w:w="445" w:type="dxa"/>
        <w:tblLook w:val="04A0" w:firstRow="1" w:lastRow="0" w:firstColumn="1" w:lastColumn="0" w:noHBand="0" w:noVBand="1"/>
      </w:tblPr>
      <w:tblGrid>
        <w:gridCol w:w="7851"/>
      </w:tblGrid>
      <w:tr w:rsidR="008C0220" w:rsidRPr="00987564" w14:paraId="4A0992D4" w14:textId="77777777" w:rsidTr="00FC5D16">
        <w:tc>
          <w:tcPr>
            <w:tcW w:w="7851" w:type="dxa"/>
          </w:tcPr>
          <w:p w14:paraId="3A07EC72" w14:textId="77777777" w:rsidR="008C0220" w:rsidRPr="00987564" w:rsidRDefault="008C0220" w:rsidP="008C0220">
            <w:pPr>
              <w:pStyle w:val="a6"/>
              <w:spacing w:line="400" w:lineRule="exact"/>
              <w:rPr>
                <w:rFonts w:asciiTheme="minorEastAsia" w:eastAsiaTheme="minorEastAsia" w:hAnsiTheme="minorEastAsia"/>
                <w:szCs w:val="24"/>
                <w:rPrChange w:id="4559" w:author="JY0225" w:date="2017-08-24T11:20:00Z">
                  <w:rPr>
                    <w:rFonts w:eastAsiaTheme="minorEastAsia"/>
                  </w:rPr>
                </w:rPrChange>
              </w:rPr>
            </w:pPr>
            <w:r w:rsidRPr="00987564">
              <w:rPr>
                <w:rFonts w:asciiTheme="minorEastAsia" w:eastAsiaTheme="minorEastAsia" w:hAnsiTheme="minorEastAsia"/>
                <w:szCs w:val="24"/>
                <w:rPrChange w:id="4560" w:author="JY0225" w:date="2017-08-24T11:20:00Z">
                  <w:rPr>
                    <w:rFonts w:eastAsiaTheme="minorEastAsia"/>
                  </w:rPr>
                </w:rPrChange>
              </w:rPr>
              <w:t>create table if not exists fileCache(</w:t>
            </w:r>
          </w:p>
          <w:p w14:paraId="5D06ABDA" w14:textId="77777777"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561" w:author="JY0225" w:date="2017-08-24T11:20:00Z">
                  <w:rPr>
                    <w:rFonts w:eastAsiaTheme="minorEastAsia"/>
                  </w:rPr>
                </w:rPrChange>
              </w:rPr>
            </w:pPr>
            <w:r w:rsidRPr="00987564">
              <w:rPr>
                <w:rFonts w:asciiTheme="minorEastAsia" w:eastAsiaTheme="minorEastAsia" w:hAnsiTheme="minorEastAsia"/>
                <w:szCs w:val="24"/>
                <w:rPrChange w:id="4562" w:author="JY0225" w:date="2017-08-24T11:20:00Z">
                  <w:rPr>
                    <w:rFonts w:eastAsiaTheme="minorEastAsia"/>
                  </w:rPr>
                </w:rPrChange>
              </w:rPr>
              <w:t xml:space="preserve">user_id varchar[100] not null, </w:t>
            </w:r>
            <w:r w:rsidR="00EA638B" w:rsidRPr="00987564">
              <w:rPr>
                <w:rFonts w:asciiTheme="minorEastAsia" w:eastAsiaTheme="minorEastAsia" w:hAnsiTheme="minorEastAsia"/>
                <w:szCs w:val="24"/>
                <w:rPrChange w:id="4563"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4564" w:author="JY0225" w:date="2017-08-24T11:20:00Z">
                  <w:rPr>
                    <w:rFonts w:eastAsiaTheme="minorEastAsia" w:hint="eastAsia"/>
                  </w:rPr>
                </w:rPrChange>
              </w:rPr>
              <w:t>用户</w:t>
            </w:r>
            <w:r w:rsidR="00EA638B" w:rsidRPr="00987564">
              <w:rPr>
                <w:rFonts w:asciiTheme="minorEastAsia" w:eastAsiaTheme="minorEastAsia" w:hAnsiTheme="minorEastAsia"/>
                <w:szCs w:val="24"/>
                <w:rPrChange w:id="4565" w:author="JY0225" w:date="2017-08-24T11:20:00Z">
                  <w:rPr>
                    <w:rFonts w:eastAsiaTheme="minorEastAsia"/>
                  </w:rPr>
                </w:rPrChange>
              </w:rPr>
              <w:t>id</w:t>
            </w:r>
          </w:p>
          <w:p w14:paraId="63FBAD40" w14:textId="77777777"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566" w:author="JY0225" w:date="2017-08-24T11:20:00Z">
                  <w:rPr>
                    <w:rFonts w:eastAsiaTheme="minorEastAsia"/>
                  </w:rPr>
                </w:rPrChange>
              </w:rPr>
            </w:pPr>
            <w:r w:rsidRPr="00987564">
              <w:rPr>
                <w:rFonts w:asciiTheme="minorEastAsia" w:eastAsiaTheme="minorEastAsia" w:hAnsiTheme="minorEastAsia"/>
                <w:szCs w:val="24"/>
                <w:rPrChange w:id="4567" w:author="JY0225" w:date="2017-08-24T11:20:00Z">
                  <w:rPr>
                    <w:rFonts w:eastAsiaTheme="minorEastAsia"/>
                  </w:rPr>
                </w:rPrChange>
              </w:rPr>
              <w:t>file_name varchar[100] not null,</w:t>
            </w:r>
            <w:r w:rsidR="00EA638B" w:rsidRPr="00987564">
              <w:rPr>
                <w:rFonts w:asciiTheme="minorEastAsia" w:eastAsiaTheme="minorEastAsia" w:hAnsiTheme="minorEastAsia"/>
                <w:szCs w:val="24"/>
                <w:rPrChange w:id="4568"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4569" w:author="JY0225" w:date="2017-08-24T11:20:00Z">
                  <w:rPr>
                    <w:rFonts w:eastAsiaTheme="minorEastAsia" w:hint="eastAsia"/>
                  </w:rPr>
                </w:rPrChange>
              </w:rPr>
              <w:t>文件名</w:t>
            </w:r>
          </w:p>
          <w:p w14:paraId="49324F09" w14:textId="77777777"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570" w:author="JY0225" w:date="2017-08-24T11:20:00Z">
                  <w:rPr>
                    <w:rFonts w:eastAsiaTheme="minorEastAsia"/>
                  </w:rPr>
                </w:rPrChange>
              </w:rPr>
            </w:pPr>
            <w:r w:rsidRPr="00987564">
              <w:rPr>
                <w:rFonts w:asciiTheme="minorEastAsia" w:eastAsiaTheme="minorEastAsia" w:hAnsiTheme="minorEastAsia"/>
                <w:szCs w:val="24"/>
                <w:rPrChange w:id="4571" w:author="JY0225" w:date="2017-08-24T11:20:00Z">
                  <w:rPr>
                    <w:rFonts w:eastAsiaTheme="minorEastAsia"/>
                  </w:rPr>
                </w:rPrChange>
              </w:rPr>
              <w:t>length bigint not null,</w:t>
            </w:r>
            <w:r w:rsidR="00EA638B" w:rsidRPr="00987564">
              <w:rPr>
                <w:rFonts w:asciiTheme="minorEastAsia" w:eastAsiaTheme="minorEastAsia" w:hAnsiTheme="minorEastAsia"/>
                <w:szCs w:val="24"/>
                <w:rPrChange w:id="4572"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4573" w:author="JY0225" w:date="2017-08-24T11:20:00Z">
                  <w:rPr>
                    <w:rFonts w:eastAsiaTheme="minorEastAsia" w:hint="eastAsia"/>
                  </w:rPr>
                </w:rPrChange>
              </w:rPr>
              <w:t>文件长度</w:t>
            </w:r>
          </w:p>
          <w:p w14:paraId="2A0EDD7E" w14:textId="300D2D82"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574" w:author="JY0225" w:date="2017-08-24T11:20:00Z">
                  <w:rPr>
                    <w:rFonts w:eastAsiaTheme="minorEastAsia"/>
                  </w:rPr>
                </w:rPrChange>
              </w:rPr>
            </w:pPr>
            <w:r w:rsidRPr="00987564">
              <w:rPr>
                <w:rFonts w:asciiTheme="minorEastAsia" w:eastAsiaTheme="minorEastAsia" w:hAnsiTheme="minorEastAsia"/>
                <w:szCs w:val="24"/>
                <w:rPrChange w:id="4575" w:author="JY0225" w:date="2017-08-24T11:20:00Z">
                  <w:rPr>
                    <w:rFonts w:eastAsiaTheme="minorEastAsia"/>
                  </w:rPr>
                </w:rPrChange>
              </w:rPr>
              <w:t>MD5 varchar[100] not null,</w:t>
            </w:r>
            <w:r w:rsidR="00EA638B" w:rsidRPr="00987564">
              <w:rPr>
                <w:rFonts w:asciiTheme="minorEastAsia" w:eastAsiaTheme="minorEastAsia" w:hAnsiTheme="minorEastAsia"/>
                <w:szCs w:val="24"/>
                <w:rPrChange w:id="4576" w:author="JY0225" w:date="2017-08-24T11:20:00Z">
                  <w:rPr>
                    <w:rFonts w:eastAsiaTheme="minorEastAsia"/>
                  </w:rPr>
                </w:rPrChange>
              </w:rPr>
              <w:t xml:space="preserve">             </w:t>
            </w:r>
            <w:ins w:id="4577" w:author="JY0225" w:date="2017-08-24T11:21:00Z">
              <w:r w:rsidR="00E0142F">
                <w:rPr>
                  <w:rFonts w:asciiTheme="minorEastAsia" w:eastAsiaTheme="minorEastAsia" w:hAnsiTheme="minorEastAsia"/>
                  <w:szCs w:val="24"/>
                </w:rPr>
                <w:t xml:space="preserve"> </w:t>
              </w:r>
            </w:ins>
            <w:r w:rsidR="00EA638B" w:rsidRPr="00987564">
              <w:rPr>
                <w:rFonts w:asciiTheme="minorEastAsia" w:eastAsiaTheme="minorEastAsia" w:hAnsiTheme="minorEastAsia"/>
                <w:szCs w:val="24"/>
                <w:rPrChange w:id="4578" w:author="JY0225" w:date="2017-08-24T11:20:00Z">
                  <w:rPr>
                    <w:rFonts w:eastAsiaTheme="minorEastAsia"/>
                  </w:rPr>
                </w:rPrChange>
              </w:rPr>
              <w:t>//</w:t>
            </w:r>
            <w:r w:rsidR="00EA638B" w:rsidRPr="00987564">
              <w:rPr>
                <w:rFonts w:asciiTheme="minorEastAsia" w:eastAsiaTheme="minorEastAsia" w:hAnsiTheme="minorEastAsia" w:hint="eastAsia"/>
                <w:szCs w:val="24"/>
                <w:rPrChange w:id="4579" w:author="JY0225" w:date="2017-08-24T11:20:00Z">
                  <w:rPr>
                    <w:rFonts w:eastAsiaTheme="minorEastAsia" w:hint="eastAsia"/>
                  </w:rPr>
                </w:rPrChange>
              </w:rPr>
              <w:t>文件</w:t>
            </w:r>
            <w:r w:rsidR="00EA638B" w:rsidRPr="00987564">
              <w:rPr>
                <w:rFonts w:asciiTheme="minorEastAsia" w:eastAsiaTheme="minorEastAsia" w:hAnsiTheme="minorEastAsia"/>
                <w:szCs w:val="24"/>
                <w:rPrChange w:id="4580" w:author="JY0225" w:date="2017-08-24T11:20:00Z">
                  <w:rPr>
                    <w:rFonts w:eastAsiaTheme="minorEastAsia"/>
                  </w:rPr>
                </w:rPrChange>
              </w:rPr>
              <w:t>MD5</w:t>
            </w:r>
            <w:r w:rsidR="00EA638B" w:rsidRPr="00987564">
              <w:rPr>
                <w:rFonts w:asciiTheme="minorEastAsia" w:eastAsiaTheme="minorEastAsia" w:hAnsiTheme="minorEastAsia" w:hint="eastAsia"/>
                <w:szCs w:val="24"/>
                <w:rPrChange w:id="4581" w:author="JY0225" w:date="2017-08-24T11:20:00Z">
                  <w:rPr>
                    <w:rFonts w:eastAsiaTheme="minorEastAsia" w:hint="eastAsia"/>
                  </w:rPr>
                </w:rPrChange>
              </w:rPr>
              <w:t>值</w:t>
            </w:r>
          </w:p>
          <w:p w14:paraId="175400B8" w14:textId="4C637553"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582" w:author="JY0225" w:date="2017-08-24T11:20:00Z">
                  <w:rPr>
                    <w:rFonts w:eastAsiaTheme="minorEastAsia"/>
                  </w:rPr>
                </w:rPrChange>
              </w:rPr>
            </w:pPr>
            <w:r w:rsidRPr="00987564">
              <w:rPr>
                <w:rFonts w:asciiTheme="minorEastAsia" w:eastAsiaTheme="minorEastAsia" w:hAnsiTheme="minorEastAsia"/>
                <w:szCs w:val="24"/>
                <w:rPrChange w:id="4583" w:author="JY0225" w:date="2017-08-24T11:20:00Z">
                  <w:rPr>
                    <w:rFonts w:eastAsiaTheme="minorEastAsia"/>
                  </w:rPr>
                </w:rPrChange>
              </w:rPr>
              <w:t>use_time int not null,</w:t>
            </w:r>
            <w:r w:rsidR="00EA638B" w:rsidRPr="00987564">
              <w:rPr>
                <w:rFonts w:asciiTheme="minorEastAsia" w:eastAsiaTheme="minorEastAsia" w:hAnsiTheme="minorEastAsia"/>
                <w:szCs w:val="24"/>
                <w:rPrChange w:id="4584" w:author="JY0225" w:date="2017-08-24T11:20:00Z">
                  <w:rPr>
                    <w:rFonts w:eastAsiaTheme="minorEastAsia"/>
                  </w:rPr>
                </w:rPrChange>
              </w:rPr>
              <w:t xml:space="preserve">                 </w:t>
            </w:r>
            <w:ins w:id="4585" w:author="JY0225" w:date="2017-08-24T11:21:00Z">
              <w:r w:rsidR="00E0142F">
                <w:rPr>
                  <w:rFonts w:asciiTheme="minorEastAsia" w:eastAsiaTheme="minorEastAsia" w:hAnsiTheme="minorEastAsia"/>
                  <w:szCs w:val="24"/>
                </w:rPr>
                <w:t xml:space="preserve"> </w:t>
              </w:r>
            </w:ins>
            <w:r w:rsidR="00EA638B" w:rsidRPr="00987564">
              <w:rPr>
                <w:rFonts w:asciiTheme="minorEastAsia" w:eastAsiaTheme="minorEastAsia" w:hAnsiTheme="minorEastAsia"/>
                <w:szCs w:val="24"/>
                <w:rPrChange w:id="4586" w:author="JY0225" w:date="2017-08-24T11:20:00Z">
                  <w:rPr>
                    <w:rFonts w:eastAsiaTheme="minorEastAsia"/>
                  </w:rPr>
                </w:rPrChange>
              </w:rPr>
              <w:t>//</w:t>
            </w:r>
            <w:r w:rsidR="00EA638B" w:rsidRPr="00987564">
              <w:rPr>
                <w:rFonts w:asciiTheme="minorEastAsia" w:eastAsiaTheme="minorEastAsia" w:hAnsiTheme="minorEastAsia" w:hint="eastAsia"/>
                <w:szCs w:val="24"/>
                <w:rPrChange w:id="4587" w:author="JY0225" w:date="2017-08-24T11:20:00Z">
                  <w:rPr>
                    <w:rFonts w:eastAsiaTheme="minorEastAsia" w:hint="eastAsia"/>
                  </w:rPr>
                </w:rPrChange>
              </w:rPr>
              <w:t>使用次数</w:t>
            </w:r>
            <w:r w:rsidR="00EA638B" w:rsidRPr="00987564">
              <w:rPr>
                <w:rFonts w:asciiTheme="minorEastAsia" w:eastAsiaTheme="minorEastAsia" w:hAnsiTheme="minorEastAsia"/>
                <w:szCs w:val="24"/>
                <w:rPrChange w:id="4588" w:author="JY0225" w:date="2017-08-24T11:20:00Z">
                  <w:rPr>
                    <w:rFonts w:eastAsiaTheme="minorEastAsia"/>
                  </w:rPr>
                </w:rPrChange>
              </w:rPr>
              <w:t xml:space="preserve"> </w:t>
            </w:r>
          </w:p>
          <w:p w14:paraId="0CAC536F" w14:textId="77777777" w:rsidR="008C0220" w:rsidRPr="00987564" w:rsidRDefault="008C0220" w:rsidP="008C0220">
            <w:pPr>
              <w:pStyle w:val="a6"/>
              <w:spacing w:line="400" w:lineRule="exact"/>
              <w:ind w:firstLineChars="200" w:firstLine="520"/>
              <w:jc w:val="both"/>
              <w:rPr>
                <w:rFonts w:asciiTheme="minorEastAsia" w:eastAsiaTheme="minorEastAsia" w:hAnsiTheme="minorEastAsia"/>
                <w:szCs w:val="24"/>
                <w:rPrChange w:id="4589" w:author="JY0225" w:date="2017-08-24T11:20:00Z">
                  <w:rPr>
                    <w:rFonts w:eastAsiaTheme="minorEastAsia"/>
                  </w:rPr>
                </w:rPrChange>
              </w:rPr>
            </w:pPr>
            <w:r w:rsidRPr="00987564">
              <w:rPr>
                <w:rFonts w:asciiTheme="minorEastAsia" w:eastAsiaTheme="minorEastAsia" w:hAnsiTheme="minorEastAsia"/>
                <w:szCs w:val="24"/>
                <w:rPrChange w:id="4590" w:author="JY0225" w:date="2017-08-24T11:20:00Z">
                  <w:rPr>
                    <w:rFonts w:eastAsiaTheme="minorEastAsia"/>
                  </w:rPr>
                </w:rPrChange>
              </w:rPr>
              <w:t>modified_time varchar[100] not null);</w:t>
            </w:r>
            <w:del w:id="4591" w:author="JY0225" w:date="2017-08-24T11:20:00Z">
              <w:r w:rsidR="00EA638B" w:rsidRPr="00987564" w:rsidDel="00987564">
                <w:rPr>
                  <w:rFonts w:asciiTheme="minorEastAsia" w:eastAsiaTheme="minorEastAsia" w:hAnsiTheme="minorEastAsia"/>
                  <w:szCs w:val="24"/>
                  <w:rPrChange w:id="4592" w:author="JY0225" w:date="2017-08-24T11:20:00Z">
                    <w:rPr>
                      <w:rFonts w:eastAsiaTheme="minorEastAsia"/>
                    </w:rPr>
                  </w:rPrChange>
                </w:rPr>
                <w:delText xml:space="preserve">     </w:delText>
              </w:r>
            </w:del>
            <w:r w:rsidR="00EA638B" w:rsidRPr="00987564">
              <w:rPr>
                <w:rFonts w:asciiTheme="minorEastAsia" w:eastAsiaTheme="minorEastAsia" w:hAnsiTheme="minorEastAsia"/>
                <w:szCs w:val="24"/>
                <w:rPrChange w:id="4593" w:author="JY0225" w:date="2017-08-24T11:20:00Z">
                  <w:rPr>
                    <w:rFonts w:eastAsiaTheme="minorEastAsia"/>
                  </w:rPr>
                </w:rPrChange>
              </w:rPr>
              <w:t>//</w:t>
            </w:r>
            <w:r w:rsidR="00EA638B" w:rsidRPr="00987564">
              <w:rPr>
                <w:rFonts w:asciiTheme="minorEastAsia" w:eastAsiaTheme="minorEastAsia" w:hAnsiTheme="minorEastAsia" w:hint="eastAsia"/>
                <w:szCs w:val="24"/>
                <w:rPrChange w:id="4594" w:author="JY0225" w:date="2017-08-24T11:20:00Z">
                  <w:rPr>
                    <w:rFonts w:eastAsiaTheme="minorEastAsia" w:hint="eastAsia"/>
                  </w:rPr>
                </w:rPrChange>
              </w:rPr>
              <w:t>最后一次修改时间</w:t>
            </w:r>
          </w:p>
        </w:tc>
      </w:tr>
    </w:tbl>
    <w:p w14:paraId="6C52B01F" w14:textId="77777777" w:rsidR="008C0220" w:rsidRPr="00987564" w:rsidRDefault="009A791B" w:rsidP="001F74B9">
      <w:pPr>
        <w:spacing w:line="400" w:lineRule="exact"/>
        <w:ind w:firstLine="420"/>
        <w:rPr>
          <w:rFonts w:asciiTheme="minorEastAsia" w:hAnsiTheme="minorEastAsia"/>
          <w:color w:val="000000" w:themeColor="text1"/>
          <w:sz w:val="24"/>
          <w:szCs w:val="24"/>
          <w:rPrChange w:id="4595" w:author="JY0225" w:date="2017-08-24T11:20:00Z">
            <w:rPr>
              <w:color w:val="000000" w:themeColor="text1"/>
              <w:sz w:val="24"/>
            </w:rPr>
          </w:rPrChange>
        </w:rPr>
      </w:pPr>
      <w:r w:rsidRPr="00987564">
        <w:rPr>
          <w:rFonts w:asciiTheme="minorEastAsia" w:hAnsiTheme="minorEastAsia" w:hint="eastAsia"/>
          <w:color w:val="000000" w:themeColor="text1"/>
          <w:sz w:val="24"/>
          <w:szCs w:val="24"/>
          <w:rPrChange w:id="4596" w:author="JY0225" w:date="2017-08-24T11:20:00Z">
            <w:rPr>
              <w:rFonts w:hint="eastAsia"/>
              <w:color w:val="000000" w:themeColor="text1"/>
              <w:sz w:val="24"/>
            </w:rPr>
          </w:rPrChange>
        </w:rPr>
        <w:t>断线信息表：</w:t>
      </w:r>
    </w:p>
    <w:tbl>
      <w:tblPr>
        <w:tblStyle w:val="aa"/>
        <w:tblW w:w="0" w:type="auto"/>
        <w:tblInd w:w="445" w:type="dxa"/>
        <w:tblLook w:val="04A0" w:firstRow="1" w:lastRow="0" w:firstColumn="1" w:lastColumn="0" w:noHBand="0" w:noVBand="1"/>
      </w:tblPr>
      <w:tblGrid>
        <w:gridCol w:w="7851"/>
      </w:tblGrid>
      <w:tr w:rsidR="009A791B" w:rsidRPr="00987564" w14:paraId="7F430538" w14:textId="77777777" w:rsidTr="00FC5D16">
        <w:tc>
          <w:tcPr>
            <w:tcW w:w="7851" w:type="dxa"/>
          </w:tcPr>
          <w:p w14:paraId="3B3B7EB0" w14:textId="77777777" w:rsidR="009A791B" w:rsidRPr="00987564" w:rsidRDefault="009A791B" w:rsidP="009A791B">
            <w:pPr>
              <w:pStyle w:val="a6"/>
              <w:spacing w:line="400" w:lineRule="exact"/>
              <w:rPr>
                <w:rFonts w:asciiTheme="minorEastAsia" w:eastAsiaTheme="minorEastAsia" w:hAnsiTheme="minorEastAsia"/>
                <w:szCs w:val="24"/>
                <w:rPrChange w:id="4597" w:author="JY0225" w:date="2017-08-24T11:20:00Z">
                  <w:rPr>
                    <w:rFonts w:eastAsiaTheme="minorEastAsia"/>
                  </w:rPr>
                </w:rPrChange>
              </w:rPr>
            </w:pPr>
            <w:r w:rsidRPr="00987564">
              <w:rPr>
                <w:rFonts w:asciiTheme="minorEastAsia" w:eastAsiaTheme="minorEastAsia" w:hAnsiTheme="minorEastAsia"/>
                <w:szCs w:val="24"/>
                <w:rPrChange w:id="4598" w:author="JY0225" w:date="2017-08-24T11:20:00Z">
                  <w:rPr>
                    <w:rFonts w:eastAsiaTheme="minorEastAsia"/>
                  </w:rPr>
                </w:rPrChange>
              </w:rPr>
              <w:t>create table if not exists breakpoint(</w:t>
            </w:r>
          </w:p>
          <w:p w14:paraId="7477EF4A" w14:textId="77777777" w:rsidR="009A791B" w:rsidRPr="00987564" w:rsidRDefault="009A791B" w:rsidP="009A791B">
            <w:pPr>
              <w:pStyle w:val="a6"/>
              <w:spacing w:line="400" w:lineRule="exact"/>
              <w:ind w:firstLineChars="200" w:firstLine="520"/>
              <w:rPr>
                <w:rFonts w:asciiTheme="minorEastAsia" w:eastAsiaTheme="minorEastAsia" w:hAnsiTheme="minorEastAsia"/>
                <w:szCs w:val="24"/>
                <w:rPrChange w:id="4599" w:author="JY0225" w:date="2017-08-24T11:20:00Z">
                  <w:rPr>
                    <w:rFonts w:eastAsiaTheme="minorEastAsia"/>
                  </w:rPr>
                </w:rPrChange>
              </w:rPr>
            </w:pPr>
            <w:r w:rsidRPr="00987564">
              <w:rPr>
                <w:rFonts w:asciiTheme="minorEastAsia" w:eastAsiaTheme="minorEastAsia" w:hAnsiTheme="minorEastAsia"/>
                <w:szCs w:val="24"/>
                <w:rPrChange w:id="4600" w:author="JY0225" w:date="2017-08-24T11:20:00Z">
                  <w:rPr>
                    <w:rFonts w:eastAsiaTheme="minorEastAsia"/>
                  </w:rPr>
                </w:rPrChange>
              </w:rPr>
              <w:t xml:space="preserve">user_id varchar[100] not null, </w:t>
            </w:r>
            <w:r w:rsidR="0008759D" w:rsidRPr="00987564">
              <w:rPr>
                <w:rFonts w:asciiTheme="minorEastAsia" w:eastAsiaTheme="minorEastAsia" w:hAnsiTheme="minorEastAsia"/>
                <w:szCs w:val="24"/>
                <w:rPrChange w:id="4601" w:author="JY0225" w:date="2017-08-24T11:20:00Z">
                  <w:rPr>
                    <w:rFonts w:eastAsiaTheme="minorEastAsia"/>
                  </w:rPr>
                </w:rPrChange>
              </w:rPr>
              <w:t xml:space="preserve">       </w:t>
            </w:r>
            <w:del w:id="4602" w:author="JY0225" w:date="2017-08-24T11:20:00Z">
              <w:r w:rsidR="0008759D" w:rsidRPr="00987564" w:rsidDel="00152EF1">
                <w:rPr>
                  <w:rFonts w:asciiTheme="minorEastAsia" w:eastAsiaTheme="minorEastAsia" w:hAnsiTheme="minorEastAsia"/>
                  <w:szCs w:val="24"/>
                  <w:rPrChange w:id="4603"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604" w:author="JY0225" w:date="2017-08-24T11:20:00Z">
                  <w:rPr>
                    <w:rFonts w:eastAsiaTheme="minorEastAsia"/>
                  </w:rPr>
                </w:rPrChange>
              </w:rPr>
              <w:t>//</w:t>
            </w:r>
            <w:r w:rsidR="0008759D" w:rsidRPr="00987564">
              <w:rPr>
                <w:rFonts w:asciiTheme="minorEastAsia" w:eastAsiaTheme="minorEastAsia" w:hAnsiTheme="minorEastAsia" w:hint="eastAsia"/>
                <w:szCs w:val="24"/>
                <w:rPrChange w:id="4605" w:author="JY0225" w:date="2017-08-24T11:20:00Z">
                  <w:rPr>
                    <w:rFonts w:eastAsiaTheme="minorEastAsia" w:hint="eastAsia"/>
                  </w:rPr>
                </w:rPrChange>
              </w:rPr>
              <w:t>用户</w:t>
            </w:r>
            <w:r w:rsidR="0008759D" w:rsidRPr="00987564">
              <w:rPr>
                <w:rFonts w:asciiTheme="minorEastAsia" w:eastAsiaTheme="minorEastAsia" w:hAnsiTheme="minorEastAsia"/>
                <w:szCs w:val="24"/>
                <w:rPrChange w:id="4606" w:author="JY0225" w:date="2017-08-24T11:20:00Z">
                  <w:rPr>
                    <w:rFonts w:eastAsiaTheme="minorEastAsia"/>
                  </w:rPr>
                </w:rPrChange>
              </w:rPr>
              <w:t xml:space="preserve">id </w:t>
            </w:r>
          </w:p>
          <w:p w14:paraId="3823E36B" w14:textId="340D2424" w:rsidR="009A791B" w:rsidRPr="00987564" w:rsidRDefault="009A791B" w:rsidP="009A791B">
            <w:pPr>
              <w:pStyle w:val="a6"/>
              <w:spacing w:line="400" w:lineRule="exact"/>
              <w:ind w:firstLineChars="200" w:firstLine="520"/>
              <w:rPr>
                <w:rFonts w:asciiTheme="minorEastAsia" w:eastAsiaTheme="minorEastAsia" w:hAnsiTheme="minorEastAsia"/>
                <w:szCs w:val="24"/>
                <w:rPrChange w:id="4607" w:author="JY0225" w:date="2017-08-24T11:20:00Z">
                  <w:rPr>
                    <w:rFonts w:eastAsiaTheme="minorEastAsia"/>
                  </w:rPr>
                </w:rPrChange>
              </w:rPr>
            </w:pPr>
            <w:r w:rsidRPr="00987564">
              <w:rPr>
                <w:rFonts w:asciiTheme="minorEastAsia" w:eastAsiaTheme="minorEastAsia" w:hAnsiTheme="minorEastAsia"/>
                <w:szCs w:val="24"/>
                <w:rPrChange w:id="4608" w:author="JY0225" w:date="2017-08-24T11:20:00Z">
                  <w:rPr>
                    <w:rFonts w:eastAsiaTheme="minorEastAsia"/>
                  </w:rPr>
                </w:rPrChange>
              </w:rPr>
              <w:t>MD5 varchar[100] not null,</w:t>
            </w:r>
            <w:r w:rsidR="0008759D" w:rsidRPr="00987564">
              <w:rPr>
                <w:rFonts w:asciiTheme="minorEastAsia" w:eastAsiaTheme="minorEastAsia" w:hAnsiTheme="minorEastAsia"/>
                <w:szCs w:val="24"/>
                <w:rPrChange w:id="4609" w:author="JY0225" w:date="2017-08-24T11:20:00Z">
                  <w:rPr>
                    <w:rFonts w:eastAsiaTheme="minorEastAsia"/>
                  </w:rPr>
                </w:rPrChange>
              </w:rPr>
              <w:t xml:space="preserve">           </w:t>
            </w:r>
            <w:ins w:id="4610" w:author="JY0225" w:date="2017-08-24T11:21:00Z">
              <w:r w:rsidR="000A11E4">
                <w:rPr>
                  <w:rFonts w:asciiTheme="minorEastAsia" w:eastAsiaTheme="minorEastAsia" w:hAnsiTheme="minorEastAsia" w:hint="eastAsia"/>
                  <w:szCs w:val="24"/>
                </w:rPr>
                <w:t xml:space="preserve"> </w:t>
              </w:r>
            </w:ins>
            <w:del w:id="4611" w:author="JY0225" w:date="2017-08-24T11:21:00Z">
              <w:r w:rsidR="0008759D" w:rsidRPr="00987564" w:rsidDel="000A11E4">
                <w:rPr>
                  <w:rFonts w:asciiTheme="minorEastAsia" w:eastAsiaTheme="minorEastAsia" w:hAnsiTheme="minorEastAsia"/>
                  <w:szCs w:val="24"/>
                  <w:rPrChange w:id="4612"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613" w:author="JY0225" w:date="2017-08-24T11:20:00Z">
                  <w:rPr>
                    <w:rFonts w:eastAsiaTheme="minorEastAsia"/>
                  </w:rPr>
                </w:rPrChange>
              </w:rPr>
              <w:t>//</w:t>
            </w:r>
            <w:r w:rsidR="0008759D" w:rsidRPr="00987564">
              <w:rPr>
                <w:rFonts w:asciiTheme="minorEastAsia" w:eastAsiaTheme="minorEastAsia" w:hAnsiTheme="minorEastAsia" w:hint="eastAsia"/>
                <w:szCs w:val="24"/>
                <w:rPrChange w:id="4614" w:author="JY0225" w:date="2017-08-24T11:20:00Z">
                  <w:rPr>
                    <w:rFonts w:eastAsiaTheme="minorEastAsia" w:hint="eastAsia"/>
                  </w:rPr>
                </w:rPrChange>
              </w:rPr>
              <w:t>文件</w:t>
            </w:r>
            <w:r w:rsidR="0008759D" w:rsidRPr="00987564">
              <w:rPr>
                <w:rFonts w:asciiTheme="minorEastAsia" w:eastAsiaTheme="minorEastAsia" w:hAnsiTheme="minorEastAsia"/>
                <w:szCs w:val="24"/>
                <w:rPrChange w:id="4615" w:author="JY0225" w:date="2017-08-24T11:20:00Z">
                  <w:rPr>
                    <w:rFonts w:eastAsiaTheme="minorEastAsia"/>
                  </w:rPr>
                </w:rPrChange>
              </w:rPr>
              <w:t>MD5</w:t>
            </w:r>
            <w:r w:rsidR="0008759D" w:rsidRPr="00987564">
              <w:rPr>
                <w:rFonts w:asciiTheme="minorEastAsia" w:eastAsiaTheme="minorEastAsia" w:hAnsiTheme="minorEastAsia" w:hint="eastAsia"/>
                <w:szCs w:val="24"/>
                <w:rPrChange w:id="4616" w:author="JY0225" w:date="2017-08-24T11:20:00Z">
                  <w:rPr>
                    <w:rFonts w:eastAsiaTheme="minorEastAsia" w:hint="eastAsia"/>
                  </w:rPr>
                </w:rPrChange>
              </w:rPr>
              <w:t>值</w:t>
            </w:r>
            <w:r w:rsidR="0008759D" w:rsidRPr="00987564">
              <w:rPr>
                <w:rFonts w:asciiTheme="minorEastAsia" w:eastAsiaTheme="minorEastAsia" w:hAnsiTheme="minorEastAsia"/>
                <w:szCs w:val="24"/>
                <w:rPrChange w:id="4617" w:author="JY0225" w:date="2017-08-24T11:20:00Z">
                  <w:rPr>
                    <w:rFonts w:eastAsiaTheme="minorEastAsia"/>
                  </w:rPr>
                </w:rPrChange>
              </w:rPr>
              <w:t xml:space="preserve"> </w:t>
            </w:r>
          </w:p>
          <w:p w14:paraId="53D84B53" w14:textId="77777777" w:rsidR="009A791B" w:rsidRPr="00987564" w:rsidRDefault="009A791B" w:rsidP="009A791B">
            <w:pPr>
              <w:pStyle w:val="a6"/>
              <w:spacing w:line="400" w:lineRule="exact"/>
              <w:ind w:firstLineChars="200" w:firstLine="520"/>
              <w:rPr>
                <w:rFonts w:asciiTheme="minorEastAsia" w:eastAsiaTheme="minorEastAsia" w:hAnsiTheme="minorEastAsia"/>
                <w:szCs w:val="24"/>
                <w:rPrChange w:id="4618" w:author="JY0225" w:date="2017-08-24T11:20:00Z">
                  <w:rPr>
                    <w:rFonts w:eastAsiaTheme="minorEastAsia"/>
                  </w:rPr>
                </w:rPrChange>
              </w:rPr>
            </w:pPr>
            <w:r w:rsidRPr="00987564">
              <w:rPr>
                <w:rFonts w:asciiTheme="minorEastAsia" w:eastAsiaTheme="minorEastAsia" w:hAnsiTheme="minorEastAsia"/>
                <w:szCs w:val="24"/>
                <w:rPrChange w:id="4619" w:author="JY0225" w:date="2017-08-24T11:20:00Z">
                  <w:rPr>
                    <w:rFonts w:eastAsiaTheme="minorEastAsia"/>
                  </w:rPr>
                </w:rPrChange>
              </w:rPr>
              <w:t>server_path varchar[100] not null,</w:t>
            </w:r>
            <w:del w:id="4620" w:author="JY0225" w:date="2017-08-24T11:21:00Z">
              <w:r w:rsidR="0008759D" w:rsidRPr="00987564" w:rsidDel="000A11E4">
                <w:rPr>
                  <w:rFonts w:asciiTheme="minorEastAsia" w:eastAsiaTheme="minorEastAsia" w:hAnsiTheme="minorEastAsia"/>
                  <w:szCs w:val="24"/>
                  <w:rPrChange w:id="4621"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622" w:author="JY0225" w:date="2017-08-24T11:20:00Z">
                  <w:rPr>
                    <w:rFonts w:eastAsiaTheme="minorEastAsia"/>
                  </w:rPr>
                </w:rPrChange>
              </w:rPr>
              <w:t>//</w:t>
            </w:r>
            <w:r w:rsidR="0008759D" w:rsidRPr="00987564">
              <w:rPr>
                <w:rFonts w:asciiTheme="minorEastAsia" w:eastAsiaTheme="minorEastAsia" w:hAnsiTheme="minorEastAsia" w:hint="eastAsia"/>
                <w:szCs w:val="24"/>
                <w:rPrChange w:id="4623" w:author="JY0225" w:date="2017-08-24T11:20:00Z">
                  <w:rPr>
                    <w:rFonts w:eastAsiaTheme="minorEastAsia" w:hint="eastAsia"/>
                  </w:rPr>
                </w:rPrChange>
              </w:rPr>
              <w:t>文件在服务器的位置</w:t>
            </w:r>
          </w:p>
          <w:p w14:paraId="2BCE859F" w14:textId="77777777" w:rsidR="009A791B" w:rsidRPr="00987564" w:rsidRDefault="009A791B" w:rsidP="009A791B">
            <w:pPr>
              <w:pStyle w:val="a6"/>
              <w:spacing w:line="400" w:lineRule="exact"/>
              <w:ind w:firstLineChars="200" w:firstLine="520"/>
              <w:rPr>
                <w:rFonts w:asciiTheme="minorEastAsia" w:eastAsiaTheme="minorEastAsia" w:hAnsiTheme="minorEastAsia"/>
                <w:szCs w:val="24"/>
                <w:rPrChange w:id="4624" w:author="JY0225" w:date="2017-08-24T11:20:00Z">
                  <w:rPr>
                    <w:rFonts w:eastAsiaTheme="minorEastAsia"/>
                  </w:rPr>
                </w:rPrChange>
              </w:rPr>
            </w:pPr>
            <w:r w:rsidRPr="00987564">
              <w:rPr>
                <w:rFonts w:asciiTheme="minorEastAsia" w:eastAsiaTheme="minorEastAsia" w:hAnsiTheme="minorEastAsia"/>
                <w:szCs w:val="24"/>
                <w:rPrChange w:id="4625" w:author="JY0225" w:date="2017-08-24T11:20:00Z">
                  <w:rPr>
                    <w:rFonts w:eastAsiaTheme="minorEastAsia"/>
                  </w:rPr>
                </w:rPrChange>
              </w:rPr>
              <w:t>point int not null default 0,</w:t>
            </w:r>
            <w:r w:rsidR="0008759D" w:rsidRPr="00987564">
              <w:rPr>
                <w:rFonts w:asciiTheme="minorEastAsia" w:eastAsiaTheme="minorEastAsia" w:hAnsiTheme="minorEastAsia"/>
                <w:szCs w:val="24"/>
                <w:rPrChange w:id="4626" w:author="JY0225" w:date="2017-08-24T11:20:00Z">
                  <w:rPr>
                    <w:rFonts w:eastAsiaTheme="minorEastAsia"/>
                  </w:rPr>
                </w:rPrChange>
              </w:rPr>
              <w:t xml:space="preserve">         </w:t>
            </w:r>
            <w:del w:id="4627" w:author="JY0225" w:date="2017-08-24T11:21:00Z">
              <w:r w:rsidR="0008759D" w:rsidRPr="00987564" w:rsidDel="000A11E4">
                <w:rPr>
                  <w:rFonts w:asciiTheme="minorEastAsia" w:eastAsiaTheme="minorEastAsia" w:hAnsiTheme="minorEastAsia"/>
                  <w:szCs w:val="24"/>
                  <w:rPrChange w:id="4628"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629" w:author="JY0225" w:date="2017-08-24T11:20:00Z">
                  <w:rPr>
                    <w:rFonts w:eastAsiaTheme="minorEastAsia"/>
                  </w:rPr>
                </w:rPrChange>
              </w:rPr>
              <w:t>//</w:t>
            </w:r>
            <w:r w:rsidR="0008759D" w:rsidRPr="00987564">
              <w:rPr>
                <w:rFonts w:asciiTheme="minorEastAsia" w:eastAsiaTheme="minorEastAsia" w:hAnsiTheme="minorEastAsia" w:hint="eastAsia"/>
                <w:szCs w:val="24"/>
                <w:rPrChange w:id="4630" w:author="JY0225" w:date="2017-08-24T11:20:00Z">
                  <w:rPr>
                    <w:rFonts w:eastAsiaTheme="minorEastAsia" w:hint="eastAsia"/>
                  </w:rPr>
                </w:rPrChange>
              </w:rPr>
              <w:t>断点偏移量</w:t>
            </w:r>
          </w:p>
          <w:p w14:paraId="2CE8EFC4" w14:textId="77777777" w:rsidR="009A791B" w:rsidRPr="00987564" w:rsidRDefault="009A791B" w:rsidP="009A791B">
            <w:pPr>
              <w:pStyle w:val="a6"/>
              <w:spacing w:line="400" w:lineRule="exact"/>
              <w:ind w:firstLineChars="200" w:firstLine="520"/>
              <w:jc w:val="both"/>
              <w:rPr>
                <w:rFonts w:asciiTheme="minorEastAsia" w:eastAsiaTheme="minorEastAsia" w:hAnsiTheme="minorEastAsia"/>
                <w:szCs w:val="24"/>
                <w:rPrChange w:id="4631" w:author="JY0225" w:date="2017-08-24T11:20:00Z">
                  <w:rPr>
                    <w:rFonts w:eastAsiaTheme="minorEastAsia"/>
                  </w:rPr>
                </w:rPrChange>
              </w:rPr>
            </w:pPr>
            <w:r w:rsidRPr="00987564">
              <w:rPr>
                <w:rFonts w:asciiTheme="minorEastAsia" w:eastAsiaTheme="minorEastAsia" w:hAnsiTheme="minorEastAsia"/>
                <w:szCs w:val="24"/>
                <w:rPrChange w:id="4632" w:author="JY0225" w:date="2017-08-24T11:20:00Z">
                  <w:rPr>
                    <w:rFonts w:eastAsiaTheme="minorEastAsia"/>
                  </w:rPr>
                </w:rPrChange>
              </w:rPr>
              <w:t>flag bit not null default 0);</w:t>
            </w:r>
            <w:r w:rsidR="0008759D" w:rsidRPr="00987564">
              <w:rPr>
                <w:rFonts w:asciiTheme="minorEastAsia" w:eastAsiaTheme="minorEastAsia" w:hAnsiTheme="minorEastAsia"/>
                <w:szCs w:val="24"/>
                <w:rPrChange w:id="4633" w:author="JY0225" w:date="2017-08-24T11:20:00Z">
                  <w:rPr>
                    <w:rFonts w:eastAsiaTheme="minorEastAsia"/>
                  </w:rPr>
                </w:rPrChange>
              </w:rPr>
              <w:t xml:space="preserve">       </w:t>
            </w:r>
            <w:del w:id="4634" w:author="JY0225" w:date="2017-08-24T11:21:00Z">
              <w:r w:rsidR="0008759D" w:rsidRPr="00987564" w:rsidDel="000A11E4">
                <w:rPr>
                  <w:rFonts w:asciiTheme="minorEastAsia" w:eastAsiaTheme="minorEastAsia" w:hAnsiTheme="minorEastAsia"/>
                  <w:szCs w:val="24"/>
                  <w:rPrChange w:id="4635"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636" w:author="JY0225" w:date="2017-08-24T11:20:00Z">
                  <w:rPr>
                    <w:rFonts w:eastAsiaTheme="minorEastAsia"/>
                  </w:rPr>
                </w:rPrChange>
              </w:rPr>
              <w:t>//</w:t>
            </w:r>
            <w:r w:rsidR="0008759D" w:rsidRPr="00987564">
              <w:rPr>
                <w:rFonts w:asciiTheme="minorEastAsia" w:eastAsiaTheme="minorEastAsia" w:hAnsiTheme="minorEastAsia" w:hint="eastAsia"/>
                <w:szCs w:val="24"/>
                <w:rPrChange w:id="4637" w:author="JY0225" w:date="2017-08-24T11:20:00Z">
                  <w:rPr>
                    <w:rFonts w:eastAsiaTheme="minorEastAsia" w:hint="eastAsia"/>
                  </w:rPr>
                </w:rPrChange>
              </w:rPr>
              <w:t>标识是否需要断点</w:t>
            </w:r>
          </w:p>
        </w:tc>
      </w:tr>
    </w:tbl>
    <w:p w14:paraId="492C3F70" w14:textId="04B9AAC7" w:rsidR="001B4D5C" w:rsidRDefault="0067145D">
      <w:pPr>
        <w:pStyle w:val="21"/>
        <w:spacing w:line="240" w:lineRule="auto"/>
        <w:pPrChange w:id="4638" w:author="微软用户" w:date="2017-08-18T22:52:00Z">
          <w:pPr>
            <w:pStyle w:val="21"/>
            <w:numPr>
              <w:ilvl w:val="1"/>
              <w:numId w:val="13"/>
            </w:numPr>
            <w:ind w:left="567" w:hanging="567"/>
          </w:pPr>
        </w:pPrChange>
      </w:pPr>
      <w:bookmarkStart w:id="4639" w:name="_Toc491352016"/>
      <w:ins w:id="4640" w:author="微软用户" w:date="2017-08-18T22:52:00Z">
        <w:r>
          <w:rPr>
            <w:rFonts w:hint="eastAsia"/>
          </w:rPr>
          <w:t>4.5</w:t>
        </w:r>
      </w:ins>
      <w:r w:rsidR="001B4D5C">
        <w:rPr>
          <w:rFonts w:hint="eastAsia"/>
        </w:rPr>
        <w:t>系统优化</w:t>
      </w:r>
      <w:ins w:id="4641" w:author="JY0225" w:date="2017-08-23T15:22:00Z">
        <w:r w:rsidR="004A51A1">
          <w:rPr>
            <w:rFonts w:hint="eastAsia"/>
          </w:rPr>
          <w:t>核心</w:t>
        </w:r>
      </w:ins>
      <w:r w:rsidR="001B4D5C">
        <w:rPr>
          <w:rFonts w:hint="eastAsia"/>
        </w:rPr>
        <w:t>接口</w:t>
      </w:r>
      <w:r w:rsidR="001B4D5C">
        <w:t>设计</w:t>
      </w:r>
      <w:bookmarkEnd w:id="4639"/>
    </w:p>
    <w:p w14:paraId="418A7C89" w14:textId="6961DE2E" w:rsidR="000B587C" w:rsidRPr="00CD1C90" w:rsidRDefault="00204C9D" w:rsidP="008D4279">
      <w:pPr>
        <w:spacing w:line="400" w:lineRule="exact"/>
        <w:ind w:firstLine="420"/>
        <w:rPr>
          <w:rFonts w:asciiTheme="minorEastAsia" w:hAnsiTheme="minorEastAsia"/>
          <w:color w:val="000000" w:themeColor="text1"/>
          <w:sz w:val="24"/>
          <w:szCs w:val="24"/>
          <w:rPrChange w:id="4642"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4643" w:author="JY0225" w:date="2017-08-24T11:22:00Z">
            <w:rPr>
              <w:rFonts w:hint="eastAsia"/>
              <w:color w:val="000000" w:themeColor="text1"/>
              <w:sz w:val="24"/>
            </w:rPr>
          </w:rPrChange>
        </w:rPr>
        <w:t>程序接口是操作系统为用户提供的两类接口之一，编程人员在程序中通过程序接口来请求操作系统提供服务</w:t>
      </w:r>
      <w:r w:rsidR="00347F58" w:rsidRPr="00CD1C90">
        <w:rPr>
          <w:rFonts w:asciiTheme="minorEastAsia" w:hAnsiTheme="minorEastAsia"/>
          <w:color w:val="000000" w:themeColor="text1"/>
          <w:sz w:val="24"/>
          <w:szCs w:val="24"/>
          <w:vertAlign w:val="superscript"/>
          <w:rPrChange w:id="4644" w:author="JY0225" w:date="2017-08-24T11:22:00Z">
            <w:rPr>
              <w:color w:val="000000" w:themeColor="text1"/>
              <w:vertAlign w:val="superscript"/>
            </w:rPr>
          </w:rPrChange>
        </w:rPr>
        <w:fldChar w:fldCharType="begin"/>
      </w:r>
      <w:r w:rsidR="00347F58" w:rsidRPr="00CD1C90">
        <w:rPr>
          <w:rFonts w:asciiTheme="minorEastAsia" w:hAnsiTheme="minorEastAsia"/>
          <w:color w:val="000000" w:themeColor="text1"/>
          <w:sz w:val="24"/>
          <w:szCs w:val="24"/>
          <w:vertAlign w:val="superscript"/>
          <w:rPrChange w:id="4645" w:author="JY0225" w:date="2017-08-24T11:22:00Z">
            <w:rPr>
              <w:color w:val="000000" w:themeColor="text1"/>
              <w:vertAlign w:val="superscript"/>
            </w:rPr>
          </w:rPrChange>
        </w:rPr>
        <w:instrText xml:space="preserve"> REF _Ref489794879 \r \h </w:instrText>
      </w:r>
      <w:r w:rsidR="00CD1C90" w:rsidRPr="00CD1C90">
        <w:rPr>
          <w:rFonts w:asciiTheme="minorEastAsia" w:hAnsiTheme="minorEastAsia"/>
          <w:color w:val="000000" w:themeColor="text1"/>
          <w:sz w:val="24"/>
          <w:szCs w:val="24"/>
          <w:vertAlign w:val="superscript"/>
          <w:rPrChange w:id="4646" w:author="JY0225" w:date="2017-08-24T11:22:00Z">
            <w:rPr>
              <w:color w:val="000000" w:themeColor="text1"/>
              <w:sz w:val="24"/>
              <w:szCs w:val="24"/>
              <w:vertAlign w:val="superscript"/>
            </w:rPr>
          </w:rPrChange>
        </w:rPr>
        <w:instrText xml:space="preserve"> \* MERGEFORMAT </w:instrText>
      </w:r>
      <w:r w:rsidR="00347F58" w:rsidRPr="00CD1C90">
        <w:rPr>
          <w:rFonts w:asciiTheme="minorEastAsia" w:hAnsiTheme="minorEastAsia"/>
          <w:color w:val="000000" w:themeColor="text1"/>
          <w:sz w:val="24"/>
          <w:szCs w:val="24"/>
          <w:vertAlign w:val="superscript"/>
          <w:rPrChange w:id="4647" w:author="JY0225" w:date="2017-08-24T11:22:00Z">
            <w:rPr>
              <w:rFonts w:asciiTheme="minorEastAsia" w:hAnsiTheme="minorEastAsia"/>
              <w:color w:val="000000" w:themeColor="text1"/>
              <w:sz w:val="24"/>
              <w:szCs w:val="24"/>
              <w:vertAlign w:val="superscript"/>
            </w:rPr>
          </w:rPrChange>
        </w:rPr>
      </w:r>
      <w:r w:rsidR="00347F58" w:rsidRPr="00CD1C90">
        <w:rPr>
          <w:rFonts w:asciiTheme="minorEastAsia" w:hAnsiTheme="minorEastAsia"/>
          <w:color w:val="000000" w:themeColor="text1"/>
          <w:sz w:val="24"/>
          <w:szCs w:val="24"/>
          <w:vertAlign w:val="superscript"/>
          <w:rPrChange w:id="4648" w:author="JY0225" w:date="2017-08-24T11:22:00Z">
            <w:rPr>
              <w:color w:val="000000" w:themeColor="text1"/>
              <w:vertAlign w:val="superscript"/>
            </w:rPr>
          </w:rPrChange>
        </w:rPr>
        <w:fldChar w:fldCharType="separate"/>
      </w:r>
      <w:r w:rsidR="008E2759" w:rsidRPr="00CD1C90">
        <w:rPr>
          <w:rFonts w:asciiTheme="minorEastAsia" w:hAnsiTheme="minorEastAsia"/>
          <w:color w:val="000000" w:themeColor="text1"/>
          <w:sz w:val="24"/>
          <w:szCs w:val="24"/>
          <w:vertAlign w:val="superscript"/>
          <w:rPrChange w:id="4649" w:author="JY0225" w:date="2017-08-24T11:22:00Z">
            <w:rPr>
              <w:color w:val="000000" w:themeColor="text1"/>
              <w:vertAlign w:val="superscript"/>
            </w:rPr>
          </w:rPrChange>
        </w:rPr>
        <w:t>[36]</w:t>
      </w:r>
      <w:r w:rsidR="00347F58" w:rsidRPr="00CD1C90">
        <w:rPr>
          <w:rFonts w:asciiTheme="minorEastAsia" w:hAnsiTheme="minorEastAsia"/>
          <w:color w:val="000000" w:themeColor="text1"/>
          <w:sz w:val="24"/>
          <w:szCs w:val="24"/>
          <w:vertAlign w:val="superscript"/>
          <w:rPrChange w:id="4650" w:author="JY0225" w:date="2017-08-24T11:22:00Z">
            <w:rPr>
              <w:color w:val="000000" w:themeColor="text1"/>
              <w:vertAlign w:val="superscript"/>
            </w:rPr>
          </w:rPrChange>
        </w:rPr>
        <w:fldChar w:fldCharType="end"/>
      </w:r>
      <w:r w:rsidRPr="00CD1C90">
        <w:rPr>
          <w:rFonts w:asciiTheme="minorEastAsia" w:hAnsiTheme="minorEastAsia" w:hint="eastAsia"/>
          <w:color w:val="000000" w:themeColor="text1"/>
          <w:sz w:val="24"/>
          <w:szCs w:val="24"/>
          <w:rPrChange w:id="4651" w:author="JY0225" w:date="2017-08-24T11:22:00Z">
            <w:rPr>
              <w:rFonts w:hint="eastAsia"/>
              <w:color w:val="000000" w:themeColor="text1"/>
              <w:sz w:val="24"/>
            </w:rPr>
          </w:rPrChange>
        </w:rPr>
        <w:t>。</w:t>
      </w:r>
      <w:r w:rsidR="00E4327E" w:rsidRPr="00CD1C90">
        <w:rPr>
          <w:rFonts w:asciiTheme="minorEastAsia" w:hAnsiTheme="minorEastAsia" w:hint="eastAsia"/>
          <w:color w:val="000000" w:themeColor="text1"/>
          <w:sz w:val="24"/>
          <w:szCs w:val="24"/>
          <w:rPrChange w:id="4652" w:author="JY0225" w:date="2017-08-24T11:22:00Z">
            <w:rPr>
              <w:rFonts w:hint="eastAsia"/>
              <w:color w:val="000000" w:themeColor="text1"/>
              <w:sz w:val="24"/>
            </w:rPr>
          </w:rPrChange>
        </w:rPr>
        <w:t>现有</w:t>
      </w:r>
      <w:r w:rsidR="00223B44" w:rsidRPr="00CD1C90">
        <w:rPr>
          <w:rFonts w:asciiTheme="minorEastAsia" w:hAnsiTheme="minorEastAsia" w:hint="eastAsia"/>
          <w:color w:val="000000" w:themeColor="text1"/>
          <w:sz w:val="24"/>
          <w:szCs w:val="24"/>
          <w:rPrChange w:id="4653" w:author="JY0225" w:date="2017-08-24T11:22:00Z">
            <w:rPr>
              <w:rFonts w:hint="eastAsia"/>
              <w:color w:val="000000" w:themeColor="text1"/>
              <w:sz w:val="24"/>
            </w:rPr>
          </w:rPrChange>
        </w:rPr>
        <w:t>的中间件系统为用户提供了大量的接口，满足了用户使用云</w:t>
      </w:r>
      <w:r w:rsidR="00476838" w:rsidRPr="00CD1C90">
        <w:rPr>
          <w:rFonts w:asciiTheme="minorEastAsia" w:hAnsiTheme="minorEastAsia" w:hint="eastAsia"/>
          <w:color w:val="000000" w:themeColor="text1"/>
          <w:sz w:val="24"/>
          <w:szCs w:val="24"/>
          <w:rPrChange w:id="4654" w:author="JY0225" w:date="2017-08-24T11:22:00Z">
            <w:rPr>
              <w:rFonts w:hint="eastAsia"/>
              <w:color w:val="000000" w:themeColor="text1"/>
              <w:sz w:val="24"/>
            </w:rPr>
          </w:rPrChange>
        </w:rPr>
        <w:t>备份</w:t>
      </w:r>
      <w:r w:rsidR="00223B44" w:rsidRPr="00CD1C90">
        <w:rPr>
          <w:rFonts w:asciiTheme="minorEastAsia" w:hAnsiTheme="minorEastAsia" w:hint="eastAsia"/>
          <w:color w:val="000000" w:themeColor="text1"/>
          <w:sz w:val="24"/>
          <w:szCs w:val="24"/>
          <w:rPrChange w:id="4655" w:author="JY0225" w:date="2017-08-24T11:22:00Z">
            <w:rPr>
              <w:rFonts w:hint="eastAsia"/>
              <w:color w:val="000000" w:themeColor="text1"/>
              <w:sz w:val="24"/>
            </w:rPr>
          </w:rPrChange>
        </w:rPr>
        <w:t>服务的基本功能。</w:t>
      </w:r>
      <w:r w:rsidR="009D7AD0" w:rsidRPr="00CD1C90">
        <w:rPr>
          <w:rFonts w:asciiTheme="minorEastAsia" w:hAnsiTheme="minorEastAsia" w:hint="eastAsia"/>
          <w:color w:val="000000" w:themeColor="text1"/>
          <w:sz w:val="24"/>
          <w:szCs w:val="24"/>
          <w:rPrChange w:id="4656" w:author="JY0225" w:date="2017-08-24T11:22:00Z">
            <w:rPr>
              <w:rFonts w:hint="eastAsia"/>
              <w:color w:val="000000" w:themeColor="text1"/>
              <w:sz w:val="24"/>
            </w:rPr>
          </w:rPrChange>
        </w:rPr>
        <w:t>优化后的中间件系统为用户提供了更多的</w:t>
      </w:r>
      <w:r w:rsidR="00FA3BF8" w:rsidRPr="00CD1C90">
        <w:rPr>
          <w:rFonts w:asciiTheme="minorEastAsia" w:hAnsiTheme="minorEastAsia" w:hint="eastAsia"/>
          <w:color w:val="000000" w:themeColor="text1"/>
          <w:sz w:val="24"/>
          <w:szCs w:val="24"/>
          <w:rPrChange w:id="4657" w:author="JY0225" w:date="2017-08-24T11:22:00Z">
            <w:rPr>
              <w:rFonts w:hint="eastAsia"/>
              <w:color w:val="000000" w:themeColor="text1"/>
              <w:sz w:val="24"/>
            </w:rPr>
          </w:rPrChange>
        </w:rPr>
        <w:t>高级功能，这些功能都是以接口的形式呈现给用户和开发人员，下面</w:t>
      </w:r>
      <w:r w:rsidR="009D7AD0" w:rsidRPr="00CD1C90">
        <w:rPr>
          <w:rFonts w:asciiTheme="minorEastAsia" w:hAnsiTheme="minorEastAsia" w:hint="eastAsia"/>
          <w:color w:val="000000" w:themeColor="text1"/>
          <w:sz w:val="24"/>
          <w:szCs w:val="24"/>
          <w:rPrChange w:id="4658" w:author="JY0225" w:date="2017-08-24T11:22:00Z">
            <w:rPr>
              <w:rFonts w:hint="eastAsia"/>
              <w:color w:val="000000" w:themeColor="text1"/>
              <w:sz w:val="24"/>
            </w:rPr>
          </w:rPrChange>
        </w:rPr>
        <w:t>将从函数原型、功能、参数说明、返回值说明、使用方法这五个方面，对优化后提供的接口进行详细的阐述。</w:t>
      </w:r>
    </w:p>
    <w:p w14:paraId="78D86D3B" w14:textId="77777777" w:rsidR="00F72E11" w:rsidRDefault="00F72E11" w:rsidP="00F72E11">
      <w:pPr>
        <w:pStyle w:val="31"/>
      </w:pPr>
      <w:bookmarkStart w:id="4659" w:name="_Toc491352017"/>
      <w:r>
        <w:t xml:space="preserve">4.5.1 </w:t>
      </w:r>
      <w:r>
        <w:rPr>
          <w:rFonts w:hint="eastAsia"/>
        </w:rPr>
        <w:t>持久会话管理接口设计</w:t>
      </w:r>
      <w:bookmarkEnd w:id="4659"/>
    </w:p>
    <w:p w14:paraId="21E36BFE" w14:textId="77777777" w:rsidR="00F72E11" w:rsidRPr="00CD1C90" w:rsidRDefault="000F0B50">
      <w:pPr>
        <w:spacing w:line="400" w:lineRule="exact"/>
        <w:ind w:firstLine="420"/>
        <w:rPr>
          <w:rFonts w:asciiTheme="minorEastAsia" w:hAnsiTheme="minorEastAsia"/>
          <w:color w:val="000000" w:themeColor="text1"/>
          <w:sz w:val="24"/>
          <w:szCs w:val="24"/>
          <w:rPrChange w:id="4660" w:author="JY0225" w:date="2017-08-24T11:22:00Z">
            <w:rPr>
              <w:color w:val="000000" w:themeColor="text1"/>
              <w:sz w:val="24"/>
            </w:rPr>
          </w:rPrChange>
        </w:rPr>
        <w:pPrChange w:id="4661" w:author="JY0225" w:date="2017-08-23T15:15:00Z">
          <w:pPr>
            <w:spacing w:line="400" w:lineRule="exact"/>
          </w:pPr>
        </w:pPrChange>
      </w:pPr>
      <w:r w:rsidRPr="00CD1C90">
        <w:rPr>
          <w:rFonts w:asciiTheme="minorEastAsia" w:hAnsiTheme="minorEastAsia"/>
          <w:color w:val="000000" w:themeColor="text1"/>
          <w:sz w:val="24"/>
          <w:szCs w:val="24"/>
          <w:rPrChange w:id="4662" w:author="JY0225" w:date="2017-08-24T11:22:00Z">
            <w:rPr>
              <w:color w:val="000000" w:themeColor="text1"/>
              <w:sz w:val="24"/>
            </w:rPr>
          </w:rPrChange>
        </w:rPr>
        <w:t>1</w:t>
      </w:r>
      <w:r w:rsidRPr="00CD1C90">
        <w:rPr>
          <w:rFonts w:asciiTheme="minorEastAsia" w:hAnsiTheme="minorEastAsia" w:hint="eastAsia"/>
          <w:color w:val="000000" w:themeColor="text1"/>
          <w:sz w:val="24"/>
          <w:szCs w:val="24"/>
          <w:rPrChange w:id="4663" w:author="JY0225" w:date="2017-08-24T11:22:00Z">
            <w:rPr>
              <w:rFonts w:hint="eastAsia"/>
              <w:color w:val="000000" w:themeColor="text1"/>
              <w:sz w:val="24"/>
            </w:rPr>
          </w:rPrChange>
        </w:rPr>
        <w:t>）</w:t>
      </w:r>
      <w:r w:rsidR="00903F64" w:rsidRPr="00CD1C90">
        <w:rPr>
          <w:rFonts w:asciiTheme="minorEastAsia" w:hAnsiTheme="minorEastAsia" w:hint="eastAsia"/>
          <w:color w:val="000000" w:themeColor="text1"/>
          <w:sz w:val="24"/>
          <w:szCs w:val="24"/>
          <w:rPrChange w:id="4664" w:author="JY0225" w:date="2017-08-24T11:22:00Z">
            <w:rPr>
              <w:rFonts w:hint="eastAsia"/>
              <w:color w:val="000000" w:themeColor="text1"/>
              <w:sz w:val="24"/>
            </w:rPr>
          </w:rPrChange>
        </w:rPr>
        <w:t>新增会话</w:t>
      </w:r>
    </w:p>
    <w:tbl>
      <w:tblPr>
        <w:tblStyle w:val="aa"/>
        <w:tblW w:w="0" w:type="auto"/>
        <w:tblLook w:val="04A0" w:firstRow="1" w:lastRow="0" w:firstColumn="1" w:lastColumn="0" w:noHBand="0" w:noVBand="1"/>
      </w:tblPr>
      <w:tblGrid>
        <w:gridCol w:w="1660"/>
        <w:gridCol w:w="1660"/>
        <w:gridCol w:w="4982"/>
      </w:tblGrid>
      <w:tr w:rsidR="00376C44" w:rsidRPr="00CD1C90" w14:paraId="638D0018" w14:textId="77777777" w:rsidTr="00EF2128">
        <w:tc>
          <w:tcPr>
            <w:tcW w:w="1660" w:type="dxa"/>
          </w:tcPr>
          <w:p w14:paraId="2CB2B6FB" w14:textId="77777777" w:rsidR="00376C44" w:rsidRPr="005C6C13" w:rsidRDefault="00376C44" w:rsidP="000B587C">
            <w:pPr>
              <w:spacing w:line="400" w:lineRule="exact"/>
              <w:rPr>
                <w:rFonts w:ascii="Times New Roman" w:hAnsi="Times New Roman" w:cs="Times New Roman"/>
                <w:sz w:val="24"/>
                <w:szCs w:val="24"/>
                <w:rPrChange w:id="4665" w:author="微软用户" w:date="2017-08-24T15:32:00Z">
                  <w:rPr>
                    <w:color w:val="000000" w:themeColor="text1"/>
                    <w:sz w:val="24"/>
                  </w:rPr>
                </w:rPrChange>
              </w:rPr>
            </w:pPr>
            <w:r w:rsidRPr="005C6C13">
              <w:rPr>
                <w:rFonts w:ascii="Times New Roman" w:hAnsi="Times New Roman" w:cs="Times New Roman" w:hint="eastAsia"/>
                <w:sz w:val="24"/>
                <w:szCs w:val="24"/>
                <w:rPrChange w:id="4666" w:author="微软用户" w:date="2017-08-24T15:32:00Z">
                  <w:rPr>
                    <w:rFonts w:hint="eastAsia"/>
                    <w:color w:val="000000" w:themeColor="text1"/>
                    <w:sz w:val="24"/>
                  </w:rPr>
                </w:rPrChange>
              </w:rPr>
              <w:t>接口编号</w:t>
            </w:r>
          </w:p>
        </w:tc>
        <w:tc>
          <w:tcPr>
            <w:tcW w:w="1660" w:type="dxa"/>
          </w:tcPr>
          <w:p w14:paraId="5F228E81" w14:textId="77777777" w:rsidR="00376C44" w:rsidRPr="005C6C13" w:rsidRDefault="00376C44" w:rsidP="000B587C">
            <w:pPr>
              <w:spacing w:line="400" w:lineRule="exact"/>
              <w:rPr>
                <w:rFonts w:ascii="Times New Roman" w:hAnsi="Times New Roman" w:cs="Times New Roman"/>
                <w:sz w:val="24"/>
                <w:szCs w:val="24"/>
                <w:rPrChange w:id="4667" w:author="微软用户" w:date="2017-08-24T15:32:00Z">
                  <w:rPr>
                    <w:color w:val="000000" w:themeColor="text1"/>
                    <w:sz w:val="24"/>
                  </w:rPr>
                </w:rPrChange>
              </w:rPr>
            </w:pPr>
            <w:r w:rsidRPr="005C6C13">
              <w:rPr>
                <w:rFonts w:ascii="Times New Roman" w:hAnsi="Times New Roman" w:cs="Times New Roman" w:hint="eastAsia"/>
                <w:sz w:val="24"/>
                <w:szCs w:val="24"/>
                <w:rPrChange w:id="4668" w:author="微软用户" w:date="2017-08-24T15:32:00Z">
                  <w:rPr>
                    <w:rFonts w:hint="eastAsia"/>
                    <w:color w:val="000000" w:themeColor="text1"/>
                    <w:sz w:val="24"/>
                  </w:rPr>
                </w:rPrChange>
              </w:rPr>
              <w:t>接口名称</w:t>
            </w:r>
          </w:p>
        </w:tc>
        <w:tc>
          <w:tcPr>
            <w:tcW w:w="4982" w:type="dxa"/>
          </w:tcPr>
          <w:p w14:paraId="4BC1C41A" w14:textId="77777777" w:rsidR="00376C44" w:rsidRPr="005C6C13" w:rsidRDefault="00376C44" w:rsidP="000B587C">
            <w:pPr>
              <w:spacing w:line="400" w:lineRule="exact"/>
              <w:rPr>
                <w:rFonts w:ascii="Times New Roman" w:hAnsi="Times New Roman" w:cs="Times New Roman"/>
                <w:sz w:val="24"/>
                <w:szCs w:val="24"/>
                <w:rPrChange w:id="4669" w:author="微软用户" w:date="2017-08-24T15:32:00Z">
                  <w:rPr>
                    <w:color w:val="000000" w:themeColor="text1"/>
                    <w:sz w:val="24"/>
                  </w:rPr>
                </w:rPrChange>
              </w:rPr>
            </w:pPr>
            <w:r w:rsidRPr="005C6C13">
              <w:rPr>
                <w:rFonts w:ascii="Times New Roman" w:hAnsi="Times New Roman" w:cs="Times New Roman" w:hint="eastAsia"/>
                <w:sz w:val="24"/>
                <w:szCs w:val="24"/>
                <w:rPrChange w:id="4670" w:author="微软用户" w:date="2017-08-24T15:32:00Z">
                  <w:rPr>
                    <w:rFonts w:hint="eastAsia"/>
                    <w:color w:val="000000" w:themeColor="text1"/>
                    <w:sz w:val="24"/>
                  </w:rPr>
                </w:rPrChange>
              </w:rPr>
              <w:t>新增会话</w:t>
            </w:r>
          </w:p>
        </w:tc>
      </w:tr>
      <w:tr w:rsidR="00376C44" w:rsidRPr="00CD1C90" w14:paraId="6F592864" w14:textId="77777777" w:rsidTr="00EF2128">
        <w:tc>
          <w:tcPr>
            <w:tcW w:w="1660" w:type="dxa"/>
            <w:vMerge w:val="restart"/>
          </w:tcPr>
          <w:p w14:paraId="33499314" w14:textId="77777777" w:rsidR="00376C44" w:rsidRPr="005C6C13" w:rsidRDefault="00376C44" w:rsidP="000B587C">
            <w:pPr>
              <w:spacing w:line="400" w:lineRule="exact"/>
              <w:rPr>
                <w:rFonts w:ascii="Times New Roman" w:hAnsi="Times New Roman" w:cs="Times New Roman"/>
                <w:sz w:val="24"/>
                <w:szCs w:val="24"/>
                <w:rPrChange w:id="4671" w:author="微软用户" w:date="2017-08-24T15:32:00Z">
                  <w:rPr>
                    <w:color w:val="000000" w:themeColor="text1"/>
                    <w:sz w:val="24"/>
                  </w:rPr>
                </w:rPrChange>
              </w:rPr>
            </w:pPr>
            <w:r w:rsidRPr="005C6C13">
              <w:rPr>
                <w:rFonts w:ascii="Times New Roman" w:hAnsi="Times New Roman" w:cs="Times New Roman"/>
                <w:sz w:val="24"/>
                <w:szCs w:val="24"/>
                <w:rPrChange w:id="4672" w:author="微软用户" w:date="2017-08-24T15:32:00Z">
                  <w:rPr>
                    <w:color w:val="000000" w:themeColor="text1"/>
                    <w:sz w:val="24"/>
                  </w:rPr>
                </w:rPrChange>
              </w:rPr>
              <w:t>Cloud-Opt-01</w:t>
            </w:r>
          </w:p>
        </w:tc>
        <w:tc>
          <w:tcPr>
            <w:tcW w:w="1660" w:type="dxa"/>
          </w:tcPr>
          <w:p w14:paraId="289C317F" w14:textId="77777777" w:rsidR="00376C44" w:rsidRPr="005C6C13" w:rsidRDefault="00376C44" w:rsidP="000B587C">
            <w:pPr>
              <w:spacing w:line="400" w:lineRule="exact"/>
              <w:rPr>
                <w:rFonts w:ascii="Times New Roman" w:hAnsi="Times New Roman" w:cs="Times New Roman"/>
                <w:sz w:val="24"/>
                <w:szCs w:val="24"/>
                <w:rPrChange w:id="4673" w:author="微软用户" w:date="2017-08-24T15:32:00Z">
                  <w:rPr>
                    <w:color w:val="000000" w:themeColor="text1"/>
                    <w:sz w:val="24"/>
                  </w:rPr>
                </w:rPrChange>
              </w:rPr>
            </w:pPr>
            <w:r w:rsidRPr="005C6C13">
              <w:rPr>
                <w:rFonts w:ascii="Times New Roman" w:hAnsi="Times New Roman" w:cs="Times New Roman" w:hint="eastAsia"/>
                <w:sz w:val="24"/>
                <w:szCs w:val="24"/>
                <w:rPrChange w:id="4674" w:author="微软用户" w:date="2017-08-24T15:32:00Z">
                  <w:rPr>
                    <w:rFonts w:hint="eastAsia"/>
                    <w:color w:val="000000" w:themeColor="text1"/>
                    <w:sz w:val="24"/>
                  </w:rPr>
                </w:rPrChange>
              </w:rPr>
              <w:t>接口原型</w:t>
            </w:r>
          </w:p>
        </w:tc>
        <w:tc>
          <w:tcPr>
            <w:tcW w:w="4982" w:type="dxa"/>
          </w:tcPr>
          <w:p w14:paraId="0B2396B4" w14:textId="77777777" w:rsidR="00376C44" w:rsidRPr="005C6C13" w:rsidRDefault="00376C44" w:rsidP="000B587C">
            <w:pPr>
              <w:spacing w:line="400" w:lineRule="exact"/>
              <w:rPr>
                <w:rFonts w:ascii="Times New Roman" w:hAnsi="Times New Roman" w:cs="Times New Roman"/>
                <w:sz w:val="24"/>
                <w:szCs w:val="24"/>
                <w:rPrChange w:id="4675" w:author="微软用户" w:date="2017-08-24T15:32:00Z">
                  <w:rPr>
                    <w:color w:val="000000" w:themeColor="text1"/>
                    <w:sz w:val="24"/>
                  </w:rPr>
                </w:rPrChange>
              </w:rPr>
            </w:pPr>
            <w:r w:rsidRPr="005C6C13">
              <w:rPr>
                <w:rFonts w:ascii="Times New Roman" w:hAnsi="Times New Roman" w:cs="Times New Roman"/>
                <w:sz w:val="24"/>
                <w:szCs w:val="24"/>
                <w:rPrChange w:id="4676" w:author="微软用户" w:date="2017-08-24T15:32:00Z">
                  <w:rPr>
                    <w:color w:val="000000" w:themeColor="text1"/>
                    <w:sz w:val="24"/>
                  </w:rPr>
                </w:rPrChange>
              </w:rPr>
              <w:t>bool add_session(String request, String userid)</w:t>
            </w:r>
          </w:p>
        </w:tc>
      </w:tr>
      <w:tr w:rsidR="00376C44" w:rsidRPr="00CD1C90" w14:paraId="1D655CE5" w14:textId="77777777" w:rsidTr="00EF2128">
        <w:tc>
          <w:tcPr>
            <w:tcW w:w="1660" w:type="dxa"/>
            <w:vMerge/>
          </w:tcPr>
          <w:p w14:paraId="4A6F7C96" w14:textId="77777777" w:rsidR="00376C44" w:rsidRPr="005C6C13" w:rsidRDefault="00376C44" w:rsidP="000B587C">
            <w:pPr>
              <w:spacing w:line="400" w:lineRule="exact"/>
              <w:rPr>
                <w:rFonts w:ascii="Times New Roman" w:hAnsi="Times New Roman" w:cs="Times New Roman"/>
                <w:sz w:val="24"/>
                <w:szCs w:val="24"/>
                <w:rPrChange w:id="4677" w:author="微软用户" w:date="2017-08-24T15:32:00Z">
                  <w:rPr>
                    <w:color w:val="000000" w:themeColor="text1"/>
                    <w:sz w:val="24"/>
                  </w:rPr>
                </w:rPrChange>
              </w:rPr>
            </w:pPr>
          </w:p>
        </w:tc>
        <w:tc>
          <w:tcPr>
            <w:tcW w:w="1660" w:type="dxa"/>
          </w:tcPr>
          <w:p w14:paraId="320B74DD" w14:textId="77777777" w:rsidR="00376C44" w:rsidRPr="005C6C13" w:rsidRDefault="00376C44" w:rsidP="000B587C">
            <w:pPr>
              <w:spacing w:line="400" w:lineRule="exact"/>
              <w:rPr>
                <w:rFonts w:ascii="Times New Roman" w:hAnsi="Times New Roman" w:cs="Times New Roman"/>
                <w:sz w:val="24"/>
                <w:szCs w:val="24"/>
                <w:rPrChange w:id="4678" w:author="微软用户" w:date="2017-08-24T15:32:00Z">
                  <w:rPr>
                    <w:color w:val="000000" w:themeColor="text1"/>
                    <w:sz w:val="24"/>
                  </w:rPr>
                </w:rPrChange>
              </w:rPr>
            </w:pPr>
            <w:r w:rsidRPr="005C6C13">
              <w:rPr>
                <w:rFonts w:ascii="Times New Roman" w:hAnsi="Times New Roman" w:cs="Times New Roman" w:hint="eastAsia"/>
                <w:sz w:val="24"/>
                <w:szCs w:val="24"/>
                <w:rPrChange w:id="4679" w:author="微软用户" w:date="2017-08-24T15:32:00Z">
                  <w:rPr>
                    <w:rFonts w:hint="eastAsia"/>
                    <w:color w:val="000000" w:themeColor="text1"/>
                    <w:sz w:val="24"/>
                  </w:rPr>
                </w:rPrChange>
              </w:rPr>
              <w:t>接口参数</w:t>
            </w:r>
          </w:p>
        </w:tc>
        <w:tc>
          <w:tcPr>
            <w:tcW w:w="4982" w:type="dxa"/>
          </w:tcPr>
          <w:p w14:paraId="7C8F0B1D" w14:textId="77777777" w:rsidR="00376C44" w:rsidRPr="005C6C13" w:rsidRDefault="001A7E29" w:rsidP="00376C44">
            <w:pPr>
              <w:spacing w:line="400" w:lineRule="exact"/>
              <w:rPr>
                <w:rFonts w:ascii="Times New Roman" w:hAnsi="Times New Roman" w:cs="Times New Roman"/>
                <w:sz w:val="24"/>
                <w:szCs w:val="24"/>
                <w:rPrChange w:id="4680" w:author="微软用户" w:date="2017-08-24T15:32:00Z">
                  <w:rPr>
                    <w:color w:val="000000" w:themeColor="text1"/>
                    <w:sz w:val="24"/>
                  </w:rPr>
                </w:rPrChange>
              </w:rPr>
            </w:pPr>
            <w:r w:rsidRPr="005C6C13">
              <w:rPr>
                <w:rFonts w:ascii="Times New Roman" w:hAnsi="Times New Roman" w:cs="Times New Roman"/>
                <w:sz w:val="24"/>
                <w:szCs w:val="24"/>
                <w:rPrChange w:id="4681" w:author="微软用户" w:date="2017-08-24T15:32:00Z">
                  <w:rPr>
                    <w:color w:val="000000" w:themeColor="text1"/>
                    <w:sz w:val="24"/>
                  </w:rPr>
                </w:rPrChange>
              </w:rPr>
              <w:t>r</w:t>
            </w:r>
            <w:r w:rsidR="00376C44" w:rsidRPr="005C6C13">
              <w:rPr>
                <w:rFonts w:ascii="Times New Roman" w:hAnsi="Times New Roman" w:cs="Times New Roman"/>
                <w:sz w:val="24"/>
                <w:szCs w:val="24"/>
                <w:rPrChange w:id="4682" w:author="微软用户" w:date="2017-08-24T15:32:00Z">
                  <w:rPr>
                    <w:color w:val="000000" w:themeColor="text1"/>
                    <w:sz w:val="24"/>
                  </w:rPr>
                </w:rPrChange>
              </w:rPr>
              <w:t>equest</w:t>
            </w:r>
            <w:r w:rsidR="00135E07" w:rsidRPr="005C6C13">
              <w:rPr>
                <w:rFonts w:ascii="Times New Roman" w:hAnsi="Times New Roman" w:cs="Times New Roman" w:hint="eastAsia"/>
                <w:sz w:val="24"/>
                <w:szCs w:val="24"/>
                <w:rPrChange w:id="4683" w:author="微软用户" w:date="2017-08-24T15:32:00Z">
                  <w:rPr>
                    <w:rFonts w:hint="eastAsia"/>
                    <w:color w:val="000000" w:themeColor="text1"/>
                    <w:sz w:val="24"/>
                  </w:rPr>
                </w:rPrChange>
              </w:rPr>
              <w:t>：</w:t>
            </w:r>
            <w:r w:rsidR="00376C44" w:rsidRPr="005C6C13">
              <w:rPr>
                <w:rFonts w:ascii="Times New Roman" w:hAnsi="Times New Roman" w:cs="Times New Roman" w:hint="eastAsia"/>
                <w:sz w:val="24"/>
                <w:szCs w:val="24"/>
                <w:rPrChange w:id="4684" w:author="微软用户" w:date="2017-08-24T15:32:00Z">
                  <w:rPr>
                    <w:rFonts w:hint="eastAsia"/>
                    <w:color w:val="000000" w:themeColor="text1"/>
                    <w:sz w:val="24"/>
                  </w:rPr>
                </w:rPrChange>
              </w:rPr>
              <w:t>用户请求</w:t>
            </w:r>
          </w:p>
          <w:p w14:paraId="16AA46A8" w14:textId="77777777" w:rsidR="00376C44" w:rsidRPr="005C6C13" w:rsidRDefault="00376C44" w:rsidP="000B587C">
            <w:pPr>
              <w:spacing w:line="400" w:lineRule="exact"/>
              <w:rPr>
                <w:rFonts w:ascii="Times New Roman" w:hAnsi="Times New Roman" w:cs="Times New Roman"/>
                <w:sz w:val="24"/>
                <w:szCs w:val="24"/>
                <w:rPrChange w:id="4685" w:author="微软用户" w:date="2017-08-24T15:32:00Z">
                  <w:rPr>
                    <w:color w:val="000000" w:themeColor="text1"/>
                    <w:sz w:val="24"/>
                  </w:rPr>
                </w:rPrChange>
              </w:rPr>
            </w:pPr>
            <w:r w:rsidRPr="005C6C13">
              <w:rPr>
                <w:rFonts w:ascii="Times New Roman" w:hAnsi="Times New Roman" w:cs="Times New Roman"/>
                <w:sz w:val="24"/>
                <w:szCs w:val="24"/>
                <w:rPrChange w:id="4686" w:author="微软用户" w:date="2017-08-24T15:32:00Z">
                  <w:rPr>
                    <w:color w:val="000000" w:themeColor="text1"/>
                    <w:sz w:val="24"/>
                  </w:rPr>
                </w:rPrChange>
              </w:rPr>
              <w:t>userid</w:t>
            </w:r>
            <w:r w:rsidR="00135E07" w:rsidRPr="005C6C13">
              <w:rPr>
                <w:rFonts w:ascii="Times New Roman" w:hAnsi="Times New Roman" w:cs="Times New Roman" w:hint="eastAsia"/>
                <w:sz w:val="24"/>
                <w:szCs w:val="24"/>
                <w:rPrChange w:id="4687" w:author="微软用户" w:date="2017-08-24T15:32:00Z">
                  <w:rPr>
                    <w:rFonts w:hint="eastAsia"/>
                    <w:color w:val="000000" w:themeColor="text1"/>
                    <w:sz w:val="24"/>
                  </w:rPr>
                </w:rPrChange>
              </w:rPr>
              <w:t>：</w:t>
            </w:r>
            <w:r w:rsidRPr="005C6C13">
              <w:rPr>
                <w:rFonts w:ascii="Times New Roman" w:hAnsi="Times New Roman" w:cs="Times New Roman" w:hint="eastAsia"/>
                <w:sz w:val="24"/>
                <w:szCs w:val="24"/>
                <w:rPrChange w:id="4688"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4689" w:author="微软用户" w:date="2017-08-24T15:32:00Z">
                  <w:rPr>
                    <w:color w:val="000000" w:themeColor="text1"/>
                    <w:sz w:val="24"/>
                  </w:rPr>
                </w:rPrChange>
              </w:rPr>
              <w:t>id</w:t>
            </w:r>
          </w:p>
        </w:tc>
      </w:tr>
      <w:tr w:rsidR="00376C44" w:rsidRPr="00CD1C90" w14:paraId="24DB4965" w14:textId="77777777" w:rsidTr="00EF2128">
        <w:tc>
          <w:tcPr>
            <w:tcW w:w="1660" w:type="dxa"/>
            <w:vMerge/>
          </w:tcPr>
          <w:p w14:paraId="54A98A11" w14:textId="77777777" w:rsidR="00376C44" w:rsidRPr="005C6C13" w:rsidRDefault="00376C44" w:rsidP="000B587C">
            <w:pPr>
              <w:spacing w:line="400" w:lineRule="exact"/>
              <w:rPr>
                <w:rFonts w:ascii="Times New Roman" w:hAnsi="Times New Roman" w:cs="Times New Roman"/>
                <w:sz w:val="24"/>
                <w:szCs w:val="24"/>
                <w:rPrChange w:id="4690" w:author="微软用户" w:date="2017-08-24T15:32:00Z">
                  <w:rPr>
                    <w:color w:val="000000" w:themeColor="text1"/>
                    <w:sz w:val="24"/>
                  </w:rPr>
                </w:rPrChange>
              </w:rPr>
            </w:pPr>
          </w:p>
        </w:tc>
        <w:tc>
          <w:tcPr>
            <w:tcW w:w="1660" w:type="dxa"/>
          </w:tcPr>
          <w:p w14:paraId="072295F5" w14:textId="77777777" w:rsidR="00376C44" w:rsidRPr="005C6C13" w:rsidRDefault="00376C44" w:rsidP="000B587C">
            <w:pPr>
              <w:spacing w:line="400" w:lineRule="exact"/>
              <w:rPr>
                <w:rFonts w:ascii="Times New Roman" w:hAnsi="Times New Roman" w:cs="Times New Roman"/>
                <w:sz w:val="24"/>
                <w:szCs w:val="24"/>
                <w:rPrChange w:id="4691" w:author="微软用户" w:date="2017-08-24T15:32:00Z">
                  <w:rPr>
                    <w:color w:val="000000" w:themeColor="text1"/>
                    <w:sz w:val="24"/>
                  </w:rPr>
                </w:rPrChange>
              </w:rPr>
            </w:pPr>
            <w:r w:rsidRPr="005C6C13">
              <w:rPr>
                <w:rFonts w:ascii="Times New Roman" w:hAnsi="Times New Roman" w:cs="Times New Roman" w:hint="eastAsia"/>
                <w:sz w:val="24"/>
                <w:szCs w:val="24"/>
                <w:rPrChange w:id="4692" w:author="微软用户" w:date="2017-08-24T15:32:00Z">
                  <w:rPr>
                    <w:rFonts w:hint="eastAsia"/>
                    <w:color w:val="000000" w:themeColor="text1"/>
                    <w:sz w:val="24"/>
                  </w:rPr>
                </w:rPrChange>
              </w:rPr>
              <w:t>返回结果</w:t>
            </w:r>
          </w:p>
        </w:tc>
        <w:tc>
          <w:tcPr>
            <w:tcW w:w="4982" w:type="dxa"/>
          </w:tcPr>
          <w:p w14:paraId="54DF7B12" w14:textId="77777777" w:rsidR="00614A5F" w:rsidRPr="005C6C13" w:rsidRDefault="00614A5F" w:rsidP="00614A5F">
            <w:pPr>
              <w:spacing w:line="400" w:lineRule="exact"/>
              <w:rPr>
                <w:rFonts w:ascii="Times New Roman" w:hAnsi="Times New Roman" w:cs="Times New Roman"/>
                <w:sz w:val="24"/>
                <w:szCs w:val="24"/>
                <w:rPrChange w:id="4693" w:author="微软用户" w:date="2017-08-24T15:32:00Z">
                  <w:rPr>
                    <w:color w:val="000000" w:themeColor="text1"/>
                    <w:sz w:val="24"/>
                  </w:rPr>
                </w:rPrChange>
              </w:rPr>
            </w:pPr>
            <w:r w:rsidRPr="005C6C13">
              <w:rPr>
                <w:rFonts w:ascii="Times New Roman" w:hAnsi="Times New Roman" w:cs="Times New Roman"/>
                <w:sz w:val="24"/>
                <w:szCs w:val="24"/>
                <w:rPrChange w:id="4694" w:author="微软用户" w:date="2017-08-24T15:32:00Z">
                  <w:rPr>
                    <w:color w:val="000000" w:themeColor="text1"/>
                    <w:sz w:val="24"/>
                  </w:rPr>
                </w:rPrChange>
              </w:rPr>
              <w:t>True</w:t>
            </w:r>
            <w:r w:rsidRPr="005C6C13">
              <w:rPr>
                <w:rFonts w:ascii="Times New Roman" w:hAnsi="Times New Roman" w:cs="Times New Roman" w:hint="eastAsia"/>
                <w:sz w:val="24"/>
                <w:szCs w:val="24"/>
                <w:rPrChange w:id="4695" w:author="微软用户" w:date="2017-08-24T15:32:00Z">
                  <w:rPr>
                    <w:rFonts w:hint="eastAsia"/>
                    <w:color w:val="000000" w:themeColor="text1"/>
                    <w:sz w:val="24"/>
                  </w:rPr>
                </w:rPrChange>
              </w:rPr>
              <w:t>：新增会话成功</w:t>
            </w:r>
          </w:p>
          <w:p w14:paraId="1C813BAE" w14:textId="59315318" w:rsidR="00376C44" w:rsidRPr="005C6C13" w:rsidRDefault="00614A5F" w:rsidP="000B587C">
            <w:pPr>
              <w:spacing w:line="400" w:lineRule="exact"/>
              <w:rPr>
                <w:rFonts w:ascii="Times New Roman" w:hAnsi="Times New Roman" w:cs="Times New Roman"/>
                <w:sz w:val="24"/>
                <w:szCs w:val="24"/>
                <w:rPrChange w:id="4696" w:author="微软用户" w:date="2017-08-24T15:32:00Z">
                  <w:rPr>
                    <w:color w:val="000000" w:themeColor="text1"/>
                    <w:sz w:val="24"/>
                  </w:rPr>
                </w:rPrChange>
              </w:rPr>
            </w:pPr>
            <w:r w:rsidRPr="005C6C13">
              <w:rPr>
                <w:rFonts w:ascii="Times New Roman" w:hAnsi="Times New Roman" w:cs="Times New Roman"/>
                <w:sz w:val="24"/>
                <w:szCs w:val="24"/>
                <w:rPrChange w:id="4697" w:author="微软用户" w:date="2017-08-24T15:32:00Z">
                  <w:rPr>
                    <w:color w:val="000000" w:themeColor="text1"/>
                    <w:sz w:val="24"/>
                  </w:rPr>
                </w:rPrChange>
              </w:rPr>
              <w:t>False</w:t>
            </w:r>
            <w:r w:rsidRPr="005C6C13">
              <w:rPr>
                <w:rFonts w:ascii="Times New Roman" w:hAnsi="Times New Roman" w:cs="Times New Roman" w:hint="eastAsia"/>
                <w:sz w:val="24"/>
                <w:szCs w:val="24"/>
                <w:rPrChange w:id="4698" w:author="微软用户" w:date="2017-08-24T15:32:00Z">
                  <w:rPr>
                    <w:rFonts w:hint="eastAsia"/>
                    <w:color w:val="000000" w:themeColor="text1"/>
                    <w:sz w:val="24"/>
                  </w:rPr>
                </w:rPrChange>
              </w:rPr>
              <w:t>：新增会话失败</w:t>
            </w:r>
          </w:p>
        </w:tc>
      </w:tr>
    </w:tbl>
    <w:p w14:paraId="04B7BE17" w14:textId="7577FB84" w:rsidR="0044105B" w:rsidRPr="00CD1C90" w:rsidRDefault="0044105B" w:rsidP="00505F76">
      <w:pPr>
        <w:spacing w:line="400" w:lineRule="exact"/>
        <w:rPr>
          <w:ins w:id="4699" w:author="JY0225" w:date="2017-08-23T14:06:00Z"/>
          <w:rFonts w:asciiTheme="minorEastAsia" w:hAnsiTheme="minorEastAsia"/>
          <w:color w:val="000000" w:themeColor="text1"/>
          <w:sz w:val="24"/>
          <w:szCs w:val="24"/>
          <w:rPrChange w:id="4700" w:author="JY0225" w:date="2017-08-24T11:22:00Z">
            <w:rPr>
              <w:ins w:id="4701" w:author="JY0225" w:date="2017-08-23T14:06:00Z"/>
              <w:color w:val="000000" w:themeColor="text1"/>
              <w:sz w:val="24"/>
            </w:rPr>
          </w:rPrChange>
        </w:rPr>
      </w:pPr>
      <w:ins w:id="4702" w:author="JY0225" w:date="2017-08-23T14:06:00Z">
        <w:r w:rsidRPr="00CD1C90">
          <w:rPr>
            <w:rFonts w:asciiTheme="minorEastAsia" w:hAnsiTheme="minorEastAsia"/>
            <w:color w:val="000000" w:themeColor="text1"/>
            <w:sz w:val="24"/>
            <w:szCs w:val="24"/>
            <w:rPrChange w:id="4703" w:author="JY0225" w:date="2017-08-24T11:22:00Z">
              <w:rPr>
                <w:color w:val="000000" w:themeColor="text1"/>
                <w:sz w:val="24"/>
              </w:rPr>
            </w:rPrChange>
          </w:rPr>
          <w:tab/>
        </w:r>
      </w:ins>
      <w:ins w:id="4704" w:author="JY0225" w:date="2017-08-23T14:12:00Z">
        <w:r w:rsidR="00B17877" w:rsidRPr="00CD1C90">
          <w:rPr>
            <w:rFonts w:asciiTheme="minorEastAsia" w:hAnsiTheme="minorEastAsia" w:hint="eastAsia"/>
            <w:color w:val="000000" w:themeColor="text1"/>
            <w:sz w:val="24"/>
            <w:szCs w:val="24"/>
            <w:rPrChange w:id="4705" w:author="JY0225" w:date="2017-08-24T11:22:00Z">
              <w:rPr>
                <w:rFonts w:hint="eastAsia"/>
                <w:color w:val="000000" w:themeColor="text1"/>
                <w:sz w:val="24"/>
              </w:rPr>
            </w:rPrChange>
          </w:rPr>
          <w:t>新增会话接口由</w:t>
        </w:r>
      </w:ins>
      <w:ins w:id="4706" w:author="JY0225" w:date="2017-08-23T14:13:00Z">
        <w:r w:rsidR="00B17877" w:rsidRPr="00CD1C90">
          <w:rPr>
            <w:rFonts w:asciiTheme="minorEastAsia" w:hAnsiTheme="minorEastAsia" w:hint="eastAsia"/>
            <w:color w:val="000000" w:themeColor="text1"/>
            <w:sz w:val="24"/>
            <w:szCs w:val="24"/>
            <w:rPrChange w:id="4707" w:author="JY0225" w:date="2017-08-24T11:22:00Z">
              <w:rPr>
                <w:rFonts w:hint="eastAsia"/>
                <w:color w:val="000000" w:themeColor="text1"/>
                <w:sz w:val="24"/>
              </w:rPr>
            </w:rPrChange>
          </w:rPr>
          <w:t>控制类在用户请求到达中间件时自动调用，以用户请求作为第一个参数，并从请求中解析出用户的</w:t>
        </w:r>
        <w:r w:rsidR="00B17877" w:rsidRPr="00CD1C90">
          <w:rPr>
            <w:rFonts w:asciiTheme="minorEastAsia" w:hAnsiTheme="minorEastAsia"/>
            <w:color w:val="000000" w:themeColor="text1"/>
            <w:sz w:val="24"/>
            <w:szCs w:val="24"/>
            <w:rPrChange w:id="4708" w:author="JY0225" w:date="2017-08-24T11:22:00Z">
              <w:rPr>
                <w:color w:val="000000" w:themeColor="text1"/>
                <w:sz w:val="24"/>
              </w:rPr>
            </w:rPrChange>
          </w:rPr>
          <w:t>id</w:t>
        </w:r>
        <w:r w:rsidR="00B17877" w:rsidRPr="00CD1C90">
          <w:rPr>
            <w:rFonts w:asciiTheme="minorEastAsia" w:hAnsiTheme="minorEastAsia" w:hint="eastAsia"/>
            <w:color w:val="000000" w:themeColor="text1"/>
            <w:sz w:val="24"/>
            <w:szCs w:val="24"/>
            <w:rPrChange w:id="4709" w:author="JY0225" w:date="2017-08-24T11:22:00Z">
              <w:rPr>
                <w:rFonts w:hint="eastAsia"/>
                <w:color w:val="000000" w:themeColor="text1"/>
                <w:sz w:val="24"/>
              </w:rPr>
            </w:rPrChange>
          </w:rPr>
          <w:t>作为第二个参数。</w:t>
        </w:r>
        <w:r w:rsidR="00B34F82" w:rsidRPr="00CD1C90">
          <w:rPr>
            <w:rFonts w:asciiTheme="minorEastAsia" w:hAnsiTheme="minorEastAsia" w:hint="eastAsia"/>
            <w:color w:val="000000" w:themeColor="text1"/>
            <w:sz w:val="24"/>
            <w:szCs w:val="24"/>
            <w:rPrChange w:id="4710" w:author="JY0225" w:date="2017-08-24T11:22:00Z">
              <w:rPr>
                <w:rFonts w:hint="eastAsia"/>
                <w:color w:val="000000" w:themeColor="text1"/>
                <w:sz w:val="24"/>
              </w:rPr>
            </w:rPrChange>
          </w:rPr>
          <w:t>存储在</w:t>
        </w:r>
      </w:ins>
      <w:ins w:id="4711" w:author="JY0225" w:date="2017-08-23T14:14:00Z">
        <w:r w:rsidR="00B34F82" w:rsidRPr="00CD1C90">
          <w:rPr>
            <w:rFonts w:asciiTheme="minorEastAsia" w:hAnsiTheme="minorEastAsia"/>
            <w:color w:val="000000" w:themeColor="text1"/>
            <w:sz w:val="24"/>
            <w:szCs w:val="24"/>
            <w:rPrChange w:id="4712" w:author="JY0225" w:date="2017-08-24T11:22:00Z">
              <w:rPr>
                <w:color w:val="000000" w:themeColor="text1"/>
                <w:sz w:val="24"/>
              </w:rPr>
            </w:rPrChange>
          </w:rPr>
          <w:t>SQLite</w:t>
        </w:r>
        <w:r w:rsidR="00B34F82" w:rsidRPr="00CD1C90">
          <w:rPr>
            <w:rFonts w:asciiTheme="minorEastAsia" w:hAnsiTheme="minorEastAsia" w:hint="eastAsia"/>
            <w:color w:val="000000" w:themeColor="text1"/>
            <w:sz w:val="24"/>
            <w:szCs w:val="24"/>
            <w:rPrChange w:id="4713" w:author="JY0225" w:date="2017-08-24T11:22:00Z">
              <w:rPr>
                <w:rFonts w:hint="eastAsia"/>
                <w:color w:val="000000" w:themeColor="text1"/>
                <w:sz w:val="24"/>
              </w:rPr>
            </w:rPrChange>
          </w:rPr>
          <w:t>中的用户会话信息除了请求和用户</w:t>
        </w:r>
        <w:r w:rsidR="00B34F82" w:rsidRPr="00CD1C90">
          <w:rPr>
            <w:rFonts w:asciiTheme="minorEastAsia" w:hAnsiTheme="minorEastAsia"/>
            <w:color w:val="000000" w:themeColor="text1"/>
            <w:sz w:val="24"/>
            <w:szCs w:val="24"/>
            <w:rPrChange w:id="4714" w:author="JY0225" w:date="2017-08-24T11:22:00Z">
              <w:rPr>
                <w:color w:val="000000" w:themeColor="text1"/>
                <w:sz w:val="24"/>
              </w:rPr>
            </w:rPrChange>
          </w:rPr>
          <w:t>id</w:t>
        </w:r>
        <w:r w:rsidR="00B34F82" w:rsidRPr="00CD1C90">
          <w:rPr>
            <w:rFonts w:asciiTheme="minorEastAsia" w:hAnsiTheme="minorEastAsia" w:hint="eastAsia"/>
            <w:color w:val="000000" w:themeColor="text1"/>
            <w:sz w:val="24"/>
            <w:szCs w:val="24"/>
            <w:rPrChange w:id="4715" w:author="JY0225" w:date="2017-08-24T11:22:00Z">
              <w:rPr>
                <w:rFonts w:hint="eastAsia"/>
                <w:color w:val="000000" w:themeColor="text1"/>
                <w:sz w:val="24"/>
              </w:rPr>
            </w:rPrChange>
          </w:rPr>
          <w:t>两个</w:t>
        </w:r>
      </w:ins>
      <w:ins w:id="4716" w:author="JY0225" w:date="2017-08-23T14:16:00Z">
        <w:r w:rsidR="00B34F82" w:rsidRPr="00CD1C90">
          <w:rPr>
            <w:rFonts w:asciiTheme="minorEastAsia" w:hAnsiTheme="minorEastAsia" w:hint="eastAsia"/>
            <w:color w:val="000000" w:themeColor="text1"/>
            <w:sz w:val="24"/>
            <w:szCs w:val="24"/>
            <w:rPrChange w:id="4717" w:author="JY0225" w:date="2017-08-24T11:22:00Z">
              <w:rPr>
                <w:rFonts w:hint="eastAsia"/>
                <w:color w:val="000000" w:themeColor="text1"/>
                <w:sz w:val="24"/>
              </w:rPr>
            </w:rPrChange>
          </w:rPr>
          <w:t>属性</w:t>
        </w:r>
      </w:ins>
      <w:ins w:id="4718" w:author="JY0225" w:date="2017-08-23T14:14:00Z">
        <w:r w:rsidR="00B34F82" w:rsidRPr="00CD1C90">
          <w:rPr>
            <w:rFonts w:asciiTheme="minorEastAsia" w:hAnsiTheme="minorEastAsia" w:hint="eastAsia"/>
            <w:color w:val="000000" w:themeColor="text1"/>
            <w:sz w:val="24"/>
            <w:szCs w:val="24"/>
            <w:rPrChange w:id="4719" w:author="JY0225" w:date="2017-08-24T11:22:00Z">
              <w:rPr>
                <w:rFonts w:hint="eastAsia"/>
                <w:color w:val="000000" w:themeColor="text1"/>
                <w:sz w:val="24"/>
              </w:rPr>
            </w:rPrChange>
          </w:rPr>
          <w:t>之外，还有</w:t>
        </w:r>
      </w:ins>
      <w:ins w:id="4720" w:author="JY0225" w:date="2017-08-23T14:15:00Z">
        <w:r w:rsidR="00B34F82" w:rsidRPr="00CD1C90">
          <w:rPr>
            <w:rFonts w:asciiTheme="minorEastAsia" w:hAnsiTheme="minorEastAsia" w:hint="eastAsia"/>
            <w:color w:val="000000" w:themeColor="text1"/>
            <w:sz w:val="24"/>
            <w:szCs w:val="24"/>
            <w:rPrChange w:id="4721" w:author="JY0225" w:date="2017-08-24T11:22:00Z">
              <w:rPr>
                <w:rFonts w:hint="eastAsia"/>
                <w:color w:val="000000" w:themeColor="text1"/>
                <w:sz w:val="24"/>
              </w:rPr>
            </w:rPrChange>
          </w:rPr>
          <w:t>请求标识</w:t>
        </w:r>
        <w:r w:rsidR="00B34F82" w:rsidRPr="00CD1C90">
          <w:rPr>
            <w:rFonts w:asciiTheme="minorEastAsia" w:hAnsiTheme="minorEastAsia"/>
            <w:color w:val="000000" w:themeColor="text1"/>
            <w:sz w:val="24"/>
            <w:szCs w:val="24"/>
            <w:rPrChange w:id="4722" w:author="JY0225" w:date="2017-08-24T11:22:00Z">
              <w:rPr>
                <w:color w:val="000000" w:themeColor="text1"/>
                <w:sz w:val="24"/>
              </w:rPr>
            </w:rPrChange>
          </w:rPr>
          <w:t>uuid</w:t>
        </w:r>
        <w:r w:rsidR="00B34F82" w:rsidRPr="00CD1C90">
          <w:rPr>
            <w:rFonts w:asciiTheme="minorEastAsia" w:hAnsiTheme="minorEastAsia" w:hint="eastAsia"/>
            <w:color w:val="000000" w:themeColor="text1"/>
            <w:sz w:val="24"/>
            <w:szCs w:val="24"/>
            <w:rPrChange w:id="4723" w:author="JY0225" w:date="2017-08-24T11:22:00Z">
              <w:rPr>
                <w:rFonts w:hint="eastAsia"/>
                <w:color w:val="000000" w:themeColor="text1"/>
                <w:sz w:val="24"/>
              </w:rPr>
            </w:rPrChange>
          </w:rPr>
          <w:t>、</w:t>
        </w:r>
      </w:ins>
      <w:ins w:id="4724" w:author="JY0225" w:date="2017-08-23T14:14:00Z">
        <w:r w:rsidR="00B34F82" w:rsidRPr="00CD1C90">
          <w:rPr>
            <w:rFonts w:asciiTheme="minorEastAsia" w:hAnsiTheme="minorEastAsia" w:hint="eastAsia"/>
            <w:color w:val="000000" w:themeColor="text1"/>
            <w:sz w:val="24"/>
            <w:szCs w:val="24"/>
            <w:rPrChange w:id="4725" w:author="JY0225" w:date="2017-08-24T11:22:00Z">
              <w:rPr>
                <w:rFonts w:hint="eastAsia"/>
                <w:color w:val="000000" w:themeColor="text1"/>
                <w:sz w:val="24"/>
              </w:rPr>
            </w:rPrChange>
          </w:rPr>
          <w:t>请求时间</w:t>
        </w:r>
        <w:r w:rsidR="00B34F82" w:rsidRPr="00CD1C90">
          <w:rPr>
            <w:rFonts w:asciiTheme="minorEastAsia" w:hAnsiTheme="minorEastAsia"/>
            <w:color w:val="000000" w:themeColor="text1"/>
            <w:sz w:val="24"/>
            <w:szCs w:val="24"/>
            <w:rPrChange w:id="4726" w:author="JY0225" w:date="2017-08-24T11:22:00Z">
              <w:rPr>
                <w:color w:val="000000" w:themeColor="text1"/>
                <w:sz w:val="24"/>
              </w:rPr>
            </w:rPrChange>
          </w:rPr>
          <w:t>time</w:t>
        </w:r>
        <w:r w:rsidR="00B34F82" w:rsidRPr="00CD1C90">
          <w:rPr>
            <w:rFonts w:asciiTheme="minorEastAsia" w:hAnsiTheme="minorEastAsia" w:hint="eastAsia"/>
            <w:color w:val="000000" w:themeColor="text1"/>
            <w:sz w:val="24"/>
            <w:szCs w:val="24"/>
            <w:rPrChange w:id="4727" w:author="JY0225" w:date="2017-08-24T11:22:00Z">
              <w:rPr>
                <w:rFonts w:hint="eastAsia"/>
                <w:color w:val="000000" w:themeColor="text1"/>
                <w:sz w:val="24"/>
              </w:rPr>
            </w:rPrChange>
          </w:rPr>
          <w:t>、请求状态</w:t>
        </w:r>
        <w:r w:rsidR="00B34F82" w:rsidRPr="00CD1C90">
          <w:rPr>
            <w:rFonts w:asciiTheme="minorEastAsia" w:hAnsiTheme="minorEastAsia"/>
            <w:color w:val="000000" w:themeColor="text1"/>
            <w:sz w:val="24"/>
            <w:szCs w:val="24"/>
            <w:rPrChange w:id="4728" w:author="JY0225" w:date="2017-08-24T11:22:00Z">
              <w:rPr>
                <w:color w:val="000000" w:themeColor="text1"/>
                <w:sz w:val="24"/>
              </w:rPr>
            </w:rPrChange>
          </w:rPr>
          <w:t>status</w:t>
        </w:r>
        <w:r w:rsidR="00B34F82" w:rsidRPr="00CD1C90">
          <w:rPr>
            <w:rFonts w:asciiTheme="minorEastAsia" w:hAnsiTheme="minorEastAsia" w:hint="eastAsia"/>
            <w:color w:val="000000" w:themeColor="text1"/>
            <w:sz w:val="24"/>
            <w:szCs w:val="24"/>
            <w:rPrChange w:id="4729" w:author="JY0225" w:date="2017-08-24T11:22:00Z">
              <w:rPr>
                <w:rFonts w:hint="eastAsia"/>
                <w:color w:val="000000" w:themeColor="text1"/>
                <w:sz w:val="24"/>
              </w:rPr>
            </w:rPrChange>
          </w:rPr>
          <w:t>、</w:t>
        </w:r>
      </w:ins>
      <w:ins w:id="4730" w:author="JY0225" w:date="2017-08-23T14:16:00Z">
        <w:r w:rsidR="00B34F82" w:rsidRPr="00CD1C90">
          <w:rPr>
            <w:rFonts w:asciiTheme="minorEastAsia" w:hAnsiTheme="minorEastAsia" w:hint="eastAsia"/>
            <w:color w:val="000000" w:themeColor="text1"/>
            <w:sz w:val="24"/>
            <w:szCs w:val="24"/>
            <w:rPrChange w:id="4731" w:author="JY0225" w:date="2017-08-24T11:22:00Z">
              <w:rPr>
                <w:rFonts w:hint="eastAsia"/>
                <w:color w:val="000000" w:themeColor="text1"/>
                <w:sz w:val="24"/>
              </w:rPr>
            </w:rPrChange>
          </w:rPr>
          <w:t>请求返回结果</w:t>
        </w:r>
        <w:r w:rsidR="00B34F82" w:rsidRPr="00CD1C90">
          <w:rPr>
            <w:rFonts w:asciiTheme="minorEastAsia" w:hAnsiTheme="minorEastAsia"/>
            <w:color w:val="000000" w:themeColor="text1"/>
            <w:sz w:val="24"/>
            <w:szCs w:val="24"/>
            <w:rPrChange w:id="4732" w:author="JY0225" w:date="2017-08-24T11:22:00Z">
              <w:rPr>
                <w:color w:val="000000" w:themeColor="text1"/>
                <w:sz w:val="24"/>
              </w:rPr>
            </w:rPrChange>
          </w:rPr>
          <w:t>result</w:t>
        </w:r>
        <w:r w:rsidR="00B34F82" w:rsidRPr="00CD1C90">
          <w:rPr>
            <w:rFonts w:asciiTheme="minorEastAsia" w:hAnsiTheme="minorEastAsia" w:hint="eastAsia"/>
            <w:color w:val="000000" w:themeColor="text1"/>
            <w:sz w:val="24"/>
            <w:szCs w:val="24"/>
            <w:rPrChange w:id="4733" w:author="JY0225" w:date="2017-08-24T11:22:00Z">
              <w:rPr>
                <w:rFonts w:hint="eastAsia"/>
                <w:color w:val="000000" w:themeColor="text1"/>
                <w:sz w:val="24"/>
              </w:rPr>
            </w:rPrChange>
          </w:rPr>
          <w:t>等属性，这些信息在接口的实现过程中，根据当前的</w:t>
        </w:r>
      </w:ins>
      <w:ins w:id="4734" w:author="JY0225" w:date="2017-08-23T14:20:00Z">
        <w:r w:rsidR="00CC33A6" w:rsidRPr="00CD1C90">
          <w:rPr>
            <w:rFonts w:asciiTheme="minorEastAsia" w:hAnsiTheme="minorEastAsia" w:hint="eastAsia"/>
            <w:color w:val="000000" w:themeColor="text1"/>
            <w:sz w:val="24"/>
            <w:szCs w:val="24"/>
            <w:rPrChange w:id="4735" w:author="JY0225" w:date="2017-08-24T11:22:00Z">
              <w:rPr>
                <w:rFonts w:hint="eastAsia"/>
                <w:color w:val="000000" w:themeColor="text1"/>
                <w:sz w:val="24"/>
              </w:rPr>
            </w:rPrChange>
          </w:rPr>
          <w:t>系统</w:t>
        </w:r>
      </w:ins>
      <w:ins w:id="4736" w:author="JY0225" w:date="2017-08-23T14:16:00Z">
        <w:r w:rsidR="00B34F82" w:rsidRPr="00CD1C90">
          <w:rPr>
            <w:rFonts w:asciiTheme="minorEastAsia" w:hAnsiTheme="minorEastAsia" w:hint="eastAsia"/>
            <w:color w:val="000000" w:themeColor="text1"/>
            <w:sz w:val="24"/>
            <w:szCs w:val="24"/>
            <w:rPrChange w:id="4737" w:author="JY0225" w:date="2017-08-24T11:22:00Z">
              <w:rPr>
                <w:rFonts w:hint="eastAsia"/>
                <w:color w:val="000000" w:themeColor="text1"/>
                <w:sz w:val="24"/>
              </w:rPr>
            </w:rPrChange>
          </w:rPr>
          <w:t>环境和服务器返回的结果自动生成。</w:t>
        </w:r>
      </w:ins>
      <w:ins w:id="4738" w:author="JY0225" w:date="2017-08-23T14:27:00Z">
        <w:r w:rsidR="005D7046" w:rsidRPr="00CD1C90">
          <w:rPr>
            <w:rFonts w:asciiTheme="minorEastAsia" w:hAnsiTheme="minorEastAsia" w:hint="eastAsia"/>
            <w:color w:val="000000" w:themeColor="text1"/>
            <w:sz w:val="24"/>
            <w:szCs w:val="24"/>
            <w:rPrChange w:id="4739" w:author="JY0225" w:date="2017-08-24T11:22:00Z">
              <w:rPr>
                <w:rFonts w:hint="eastAsia"/>
                <w:color w:val="000000" w:themeColor="text1"/>
                <w:sz w:val="24"/>
              </w:rPr>
            </w:rPrChange>
          </w:rPr>
          <w:t>返回的信息为添加会话信息的结果。</w:t>
        </w:r>
      </w:ins>
    </w:p>
    <w:p w14:paraId="0B9B709A" w14:textId="4678007E" w:rsidR="00505F76" w:rsidRPr="00CD1C90" w:rsidRDefault="00E22796">
      <w:pPr>
        <w:spacing w:line="400" w:lineRule="exact"/>
        <w:ind w:firstLine="420"/>
        <w:rPr>
          <w:rFonts w:asciiTheme="minorEastAsia" w:hAnsiTheme="minorEastAsia"/>
          <w:color w:val="000000" w:themeColor="text1"/>
          <w:sz w:val="24"/>
          <w:szCs w:val="24"/>
          <w:rPrChange w:id="4740" w:author="JY0225" w:date="2017-08-24T11:22:00Z">
            <w:rPr>
              <w:color w:val="000000" w:themeColor="text1"/>
              <w:sz w:val="24"/>
            </w:rPr>
          </w:rPrChange>
        </w:rPr>
        <w:pPrChange w:id="4741" w:author="JY0225" w:date="2017-08-23T15:15:00Z">
          <w:pPr>
            <w:spacing w:line="400" w:lineRule="exact"/>
          </w:pPr>
        </w:pPrChange>
      </w:pPr>
      <w:r w:rsidRPr="00CD1C90">
        <w:rPr>
          <w:rFonts w:asciiTheme="minorEastAsia" w:hAnsiTheme="minorEastAsia"/>
          <w:color w:val="000000" w:themeColor="text1"/>
          <w:sz w:val="24"/>
          <w:szCs w:val="24"/>
          <w:rPrChange w:id="4742" w:author="JY0225" w:date="2017-08-24T11:22:00Z">
            <w:rPr>
              <w:color w:val="000000" w:themeColor="text1"/>
              <w:sz w:val="24"/>
            </w:rPr>
          </w:rPrChange>
        </w:rPr>
        <w:t>2</w:t>
      </w:r>
      <w:r w:rsidR="00505F76" w:rsidRPr="00CD1C90">
        <w:rPr>
          <w:rFonts w:asciiTheme="minorEastAsia" w:hAnsiTheme="minorEastAsia" w:hint="eastAsia"/>
          <w:color w:val="000000" w:themeColor="text1"/>
          <w:sz w:val="24"/>
          <w:szCs w:val="24"/>
          <w:rPrChange w:id="4743" w:author="JY0225" w:date="2017-08-24T11:22:00Z">
            <w:rPr>
              <w:rFonts w:hint="eastAsia"/>
              <w:color w:val="000000" w:themeColor="text1"/>
              <w:sz w:val="24"/>
            </w:rPr>
          </w:rPrChange>
        </w:rPr>
        <w:t>）删除会话</w:t>
      </w:r>
    </w:p>
    <w:tbl>
      <w:tblPr>
        <w:tblStyle w:val="aa"/>
        <w:tblW w:w="0" w:type="auto"/>
        <w:tblLook w:val="04A0" w:firstRow="1" w:lastRow="0" w:firstColumn="1" w:lastColumn="0" w:noHBand="0" w:noVBand="1"/>
      </w:tblPr>
      <w:tblGrid>
        <w:gridCol w:w="1660"/>
        <w:gridCol w:w="1660"/>
        <w:gridCol w:w="4982"/>
      </w:tblGrid>
      <w:tr w:rsidR="00505F76" w:rsidRPr="00CD1C90" w14:paraId="0668A557" w14:textId="77777777" w:rsidTr="00EF2128">
        <w:tc>
          <w:tcPr>
            <w:tcW w:w="1660" w:type="dxa"/>
          </w:tcPr>
          <w:p w14:paraId="653B6D4E" w14:textId="77777777" w:rsidR="00505F76" w:rsidRPr="00CD1C90" w:rsidRDefault="00505F76" w:rsidP="00EF2128">
            <w:pPr>
              <w:spacing w:line="400" w:lineRule="exact"/>
              <w:rPr>
                <w:rFonts w:asciiTheme="minorEastAsia" w:hAnsiTheme="minorEastAsia"/>
                <w:color w:val="000000" w:themeColor="text1"/>
                <w:sz w:val="24"/>
                <w:szCs w:val="24"/>
                <w:rPrChange w:id="4744"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4745" w:author="JY0225" w:date="2017-08-24T11:22:00Z">
                  <w:rPr>
                    <w:rFonts w:hint="eastAsia"/>
                    <w:color w:val="000000" w:themeColor="text1"/>
                    <w:sz w:val="24"/>
                  </w:rPr>
                </w:rPrChange>
              </w:rPr>
              <w:t>接口编号</w:t>
            </w:r>
          </w:p>
        </w:tc>
        <w:tc>
          <w:tcPr>
            <w:tcW w:w="1660" w:type="dxa"/>
          </w:tcPr>
          <w:p w14:paraId="33DD2D5E" w14:textId="77777777" w:rsidR="00505F76" w:rsidRPr="00CD1C90" w:rsidRDefault="00505F76" w:rsidP="00EF2128">
            <w:pPr>
              <w:spacing w:line="400" w:lineRule="exact"/>
              <w:rPr>
                <w:rFonts w:asciiTheme="minorEastAsia" w:hAnsiTheme="minorEastAsia"/>
                <w:color w:val="000000" w:themeColor="text1"/>
                <w:sz w:val="24"/>
                <w:szCs w:val="24"/>
                <w:rPrChange w:id="4746"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4747" w:author="JY0225" w:date="2017-08-24T11:22:00Z">
                  <w:rPr>
                    <w:rFonts w:hint="eastAsia"/>
                    <w:color w:val="000000" w:themeColor="text1"/>
                    <w:sz w:val="24"/>
                  </w:rPr>
                </w:rPrChange>
              </w:rPr>
              <w:t>接口名称</w:t>
            </w:r>
          </w:p>
        </w:tc>
        <w:tc>
          <w:tcPr>
            <w:tcW w:w="4982" w:type="dxa"/>
          </w:tcPr>
          <w:p w14:paraId="4722356E" w14:textId="77777777" w:rsidR="00505F76" w:rsidRPr="00CD1C90" w:rsidRDefault="002D6567" w:rsidP="00EF2128">
            <w:pPr>
              <w:spacing w:line="400" w:lineRule="exact"/>
              <w:rPr>
                <w:rFonts w:asciiTheme="minorEastAsia" w:hAnsiTheme="minorEastAsia"/>
                <w:color w:val="000000" w:themeColor="text1"/>
                <w:sz w:val="24"/>
                <w:szCs w:val="24"/>
                <w:rPrChange w:id="4748"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4749" w:author="JY0225" w:date="2017-08-24T11:22:00Z">
                  <w:rPr>
                    <w:rFonts w:hint="eastAsia"/>
                    <w:color w:val="000000" w:themeColor="text1"/>
                    <w:sz w:val="24"/>
                  </w:rPr>
                </w:rPrChange>
              </w:rPr>
              <w:t>删除会话</w:t>
            </w:r>
          </w:p>
        </w:tc>
      </w:tr>
      <w:tr w:rsidR="00505F76" w:rsidRPr="00CD1C90" w14:paraId="6E69FC84" w14:textId="77777777" w:rsidTr="00EF2128">
        <w:tc>
          <w:tcPr>
            <w:tcW w:w="1660" w:type="dxa"/>
            <w:vMerge w:val="restart"/>
          </w:tcPr>
          <w:p w14:paraId="779BAF0D" w14:textId="77777777" w:rsidR="00505F76" w:rsidRPr="005C6C13" w:rsidRDefault="00505F76" w:rsidP="00EF2128">
            <w:pPr>
              <w:spacing w:line="400" w:lineRule="exact"/>
              <w:rPr>
                <w:rFonts w:ascii="Times New Roman" w:hAnsi="Times New Roman" w:cs="Times New Roman"/>
                <w:sz w:val="24"/>
                <w:szCs w:val="24"/>
                <w:rPrChange w:id="4750" w:author="微软用户" w:date="2017-08-24T15:32:00Z">
                  <w:rPr>
                    <w:color w:val="000000" w:themeColor="text1"/>
                    <w:sz w:val="24"/>
                  </w:rPr>
                </w:rPrChange>
              </w:rPr>
            </w:pPr>
            <w:r w:rsidRPr="005C6C13">
              <w:rPr>
                <w:rFonts w:ascii="Times New Roman" w:hAnsi="Times New Roman" w:cs="Times New Roman"/>
                <w:sz w:val="24"/>
                <w:szCs w:val="24"/>
                <w:rPrChange w:id="4751" w:author="微软用户" w:date="2017-08-24T15:32:00Z">
                  <w:rPr>
                    <w:color w:val="000000" w:themeColor="text1"/>
                    <w:sz w:val="24"/>
                  </w:rPr>
                </w:rPrChange>
              </w:rPr>
              <w:t>Cloud-Op</w:t>
            </w:r>
            <w:r w:rsidR="0026364F" w:rsidRPr="005C6C13">
              <w:rPr>
                <w:rFonts w:ascii="Times New Roman" w:hAnsi="Times New Roman" w:cs="Times New Roman"/>
                <w:sz w:val="24"/>
                <w:szCs w:val="24"/>
                <w:rPrChange w:id="4752" w:author="微软用户" w:date="2017-08-24T15:32:00Z">
                  <w:rPr>
                    <w:color w:val="000000" w:themeColor="text1"/>
                    <w:sz w:val="24"/>
                  </w:rPr>
                </w:rPrChange>
              </w:rPr>
              <w:t>t-02</w:t>
            </w:r>
          </w:p>
        </w:tc>
        <w:tc>
          <w:tcPr>
            <w:tcW w:w="1660" w:type="dxa"/>
          </w:tcPr>
          <w:p w14:paraId="2A978B9F" w14:textId="77777777" w:rsidR="00505F76" w:rsidRPr="005C6C13" w:rsidRDefault="00505F76" w:rsidP="00EF2128">
            <w:pPr>
              <w:spacing w:line="400" w:lineRule="exact"/>
              <w:rPr>
                <w:rFonts w:ascii="Times New Roman" w:hAnsi="Times New Roman" w:cs="Times New Roman"/>
                <w:sz w:val="24"/>
                <w:szCs w:val="24"/>
                <w:rPrChange w:id="4753" w:author="微软用户" w:date="2017-08-24T15:32:00Z">
                  <w:rPr>
                    <w:color w:val="000000" w:themeColor="text1"/>
                    <w:sz w:val="24"/>
                  </w:rPr>
                </w:rPrChange>
              </w:rPr>
            </w:pPr>
            <w:r w:rsidRPr="005C6C13">
              <w:rPr>
                <w:rFonts w:ascii="Times New Roman" w:hAnsi="Times New Roman" w:cs="Times New Roman" w:hint="eastAsia"/>
                <w:sz w:val="24"/>
                <w:szCs w:val="24"/>
                <w:rPrChange w:id="4754" w:author="微软用户" w:date="2017-08-24T15:32:00Z">
                  <w:rPr>
                    <w:rFonts w:hint="eastAsia"/>
                    <w:color w:val="000000" w:themeColor="text1"/>
                    <w:sz w:val="24"/>
                  </w:rPr>
                </w:rPrChange>
              </w:rPr>
              <w:t>接口原型</w:t>
            </w:r>
          </w:p>
        </w:tc>
        <w:tc>
          <w:tcPr>
            <w:tcW w:w="4982" w:type="dxa"/>
          </w:tcPr>
          <w:p w14:paraId="12D41D05" w14:textId="77777777" w:rsidR="00505F76" w:rsidRPr="005C6C13" w:rsidRDefault="00505F76" w:rsidP="00C65BA3">
            <w:pPr>
              <w:spacing w:line="400" w:lineRule="exact"/>
              <w:rPr>
                <w:rFonts w:ascii="Times New Roman" w:hAnsi="Times New Roman" w:cs="Times New Roman"/>
                <w:sz w:val="24"/>
                <w:szCs w:val="24"/>
                <w:rPrChange w:id="4755" w:author="微软用户" w:date="2017-08-24T15:32:00Z">
                  <w:rPr>
                    <w:color w:val="000000" w:themeColor="text1"/>
                    <w:sz w:val="24"/>
                  </w:rPr>
                </w:rPrChange>
              </w:rPr>
            </w:pPr>
            <w:r w:rsidRPr="005C6C13">
              <w:rPr>
                <w:rFonts w:ascii="Times New Roman" w:hAnsi="Times New Roman" w:cs="Times New Roman"/>
                <w:sz w:val="24"/>
                <w:szCs w:val="24"/>
                <w:rPrChange w:id="4756" w:author="微软用户" w:date="2017-08-24T15:32:00Z">
                  <w:rPr>
                    <w:color w:val="000000" w:themeColor="text1"/>
                    <w:sz w:val="24"/>
                  </w:rPr>
                </w:rPrChange>
              </w:rPr>
              <w:t xml:space="preserve">bool </w:t>
            </w:r>
            <w:r w:rsidR="006812D6" w:rsidRPr="005C6C13">
              <w:rPr>
                <w:rFonts w:ascii="Times New Roman" w:hAnsi="Times New Roman" w:cs="Times New Roman"/>
                <w:sz w:val="24"/>
                <w:szCs w:val="24"/>
                <w:rPrChange w:id="4757" w:author="微软用户" w:date="2017-08-24T15:32:00Z">
                  <w:rPr>
                    <w:color w:val="000000" w:themeColor="text1"/>
                    <w:sz w:val="24"/>
                  </w:rPr>
                </w:rPrChange>
              </w:rPr>
              <w:t>delete</w:t>
            </w:r>
            <w:r w:rsidRPr="005C6C13">
              <w:rPr>
                <w:rFonts w:ascii="Times New Roman" w:hAnsi="Times New Roman" w:cs="Times New Roman"/>
                <w:sz w:val="24"/>
                <w:szCs w:val="24"/>
                <w:rPrChange w:id="4758" w:author="微软用户" w:date="2017-08-24T15:32:00Z">
                  <w:rPr>
                    <w:color w:val="000000" w:themeColor="text1"/>
                    <w:sz w:val="24"/>
                  </w:rPr>
                </w:rPrChange>
              </w:rPr>
              <w:t>_session(</w:t>
            </w:r>
            <w:r w:rsidR="006D3AD5" w:rsidRPr="005C6C13">
              <w:rPr>
                <w:rFonts w:ascii="Times New Roman" w:hAnsi="Times New Roman" w:cs="Times New Roman"/>
                <w:sz w:val="24"/>
                <w:szCs w:val="24"/>
                <w:rPrChange w:id="4759" w:author="微软用户" w:date="2017-08-24T15:32:00Z">
                  <w:rPr>
                    <w:color w:val="000000" w:themeColor="text1"/>
                    <w:sz w:val="24"/>
                  </w:rPr>
                </w:rPrChange>
              </w:rPr>
              <w:t xml:space="preserve">String </w:t>
            </w:r>
            <w:r w:rsidR="00C65BA3" w:rsidRPr="005C6C13">
              <w:rPr>
                <w:rFonts w:ascii="Times New Roman" w:hAnsi="Times New Roman" w:cs="Times New Roman"/>
                <w:sz w:val="24"/>
                <w:szCs w:val="24"/>
                <w:rPrChange w:id="4760" w:author="微软用户" w:date="2017-08-24T15:32:00Z">
                  <w:rPr>
                    <w:color w:val="000000" w:themeColor="text1"/>
                    <w:sz w:val="24"/>
                  </w:rPr>
                </w:rPrChange>
              </w:rPr>
              <w:t>sessionid</w:t>
            </w:r>
            <w:r w:rsidRPr="005C6C13">
              <w:rPr>
                <w:rFonts w:ascii="Times New Roman" w:hAnsi="Times New Roman" w:cs="Times New Roman"/>
                <w:sz w:val="24"/>
                <w:szCs w:val="24"/>
                <w:rPrChange w:id="4761" w:author="微软用户" w:date="2017-08-24T15:32:00Z">
                  <w:rPr>
                    <w:color w:val="000000" w:themeColor="text1"/>
                    <w:sz w:val="24"/>
                  </w:rPr>
                </w:rPrChange>
              </w:rPr>
              <w:t>, String userid)</w:t>
            </w:r>
          </w:p>
        </w:tc>
      </w:tr>
      <w:tr w:rsidR="00505F76" w:rsidRPr="00CD1C90" w14:paraId="3B811D40" w14:textId="77777777" w:rsidTr="00EF2128">
        <w:tc>
          <w:tcPr>
            <w:tcW w:w="1660" w:type="dxa"/>
            <w:vMerge/>
          </w:tcPr>
          <w:p w14:paraId="73093A87" w14:textId="77777777" w:rsidR="00505F76" w:rsidRPr="005C6C13" w:rsidRDefault="00505F76" w:rsidP="00EF2128">
            <w:pPr>
              <w:spacing w:line="400" w:lineRule="exact"/>
              <w:rPr>
                <w:rFonts w:ascii="Times New Roman" w:hAnsi="Times New Roman" w:cs="Times New Roman"/>
                <w:sz w:val="24"/>
                <w:szCs w:val="24"/>
                <w:rPrChange w:id="4762" w:author="微软用户" w:date="2017-08-24T15:32:00Z">
                  <w:rPr>
                    <w:color w:val="000000" w:themeColor="text1"/>
                    <w:sz w:val="24"/>
                  </w:rPr>
                </w:rPrChange>
              </w:rPr>
            </w:pPr>
          </w:p>
        </w:tc>
        <w:tc>
          <w:tcPr>
            <w:tcW w:w="1660" w:type="dxa"/>
          </w:tcPr>
          <w:p w14:paraId="44174082" w14:textId="77777777" w:rsidR="00505F76" w:rsidRPr="005C6C13" w:rsidRDefault="00505F76" w:rsidP="00EF2128">
            <w:pPr>
              <w:spacing w:line="400" w:lineRule="exact"/>
              <w:rPr>
                <w:rFonts w:ascii="Times New Roman" w:hAnsi="Times New Roman" w:cs="Times New Roman"/>
                <w:sz w:val="24"/>
                <w:szCs w:val="24"/>
                <w:rPrChange w:id="4763" w:author="微软用户" w:date="2017-08-24T15:32:00Z">
                  <w:rPr>
                    <w:color w:val="000000" w:themeColor="text1"/>
                    <w:sz w:val="24"/>
                  </w:rPr>
                </w:rPrChange>
              </w:rPr>
            </w:pPr>
            <w:r w:rsidRPr="005C6C13">
              <w:rPr>
                <w:rFonts w:ascii="Times New Roman" w:hAnsi="Times New Roman" w:cs="Times New Roman" w:hint="eastAsia"/>
                <w:sz w:val="24"/>
                <w:szCs w:val="24"/>
                <w:rPrChange w:id="4764" w:author="微软用户" w:date="2017-08-24T15:32:00Z">
                  <w:rPr>
                    <w:rFonts w:hint="eastAsia"/>
                    <w:color w:val="000000" w:themeColor="text1"/>
                    <w:sz w:val="24"/>
                  </w:rPr>
                </w:rPrChange>
              </w:rPr>
              <w:t>接口参数</w:t>
            </w:r>
          </w:p>
        </w:tc>
        <w:tc>
          <w:tcPr>
            <w:tcW w:w="4982" w:type="dxa"/>
          </w:tcPr>
          <w:p w14:paraId="4B12919E" w14:textId="77777777" w:rsidR="00505F76" w:rsidRPr="005C6C13" w:rsidRDefault="0014368C" w:rsidP="00EF2128">
            <w:pPr>
              <w:spacing w:line="400" w:lineRule="exact"/>
              <w:rPr>
                <w:rFonts w:ascii="Times New Roman" w:hAnsi="Times New Roman" w:cs="Times New Roman"/>
                <w:sz w:val="24"/>
                <w:szCs w:val="24"/>
                <w:rPrChange w:id="4765" w:author="微软用户" w:date="2017-08-24T15:32:00Z">
                  <w:rPr>
                    <w:color w:val="000000" w:themeColor="text1"/>
                    <w:sz w:val="24"/>
                  </w:rPr>
                </w:rPrChange>
              </w:rPr>
            </w:pPr>
            <w:r w:rsidRPr="005C6C13">
              <w:rPr>
                <w:rFonts w:ascii="Times New Roman" w:hAnsi="Times New Roman" w:cs="Times New Roman"/>
                <w:sz w:val="24"/>
                <w:szCs w:val="24"/>
                <w:rPrChange w:id="4766" w:author="微软用户" w:date="2017-08-24T15:32:00Z">
                  <w:rPr>
                    <w:color w:val="000000" w:themeColor="text1"/>
                    <w:sz w:val="24"/>
                  </w:rPr>
                </w:rPrChange>
              </w:rPr>
              <w:t>sessionid</w:t>
            </w:r>
            <w:r w:rsidR="00505F76" w:rsidRPr="005C6C13">
              <w:rPr>
                <w:rFonts w:ascii="Times New Roman" w:hAnsi="Times New Roman" w:cs="Times New Roman" w:hint="eastAsia"/>
                <w:sz w:val="24"/>
                <w:szCs w:val="24"/>
                <w:rPrChange w:id="4767" w:author="微软用户" w:date="2017-08-24T15:32:00Z">
                  <w:rPr>
                    <w:rFonts w:hint="eastAsia"/>
                    <w:color w:val="000000" w:themeColor="text1"/>
                    <w:sz w:val="24"/>
                  </w:rPr>
                </w:rPrChange>
              </w:rPr>
              <w:t>：</w:t>
            </w:r>
            <w:r w:rsidRPr="005C6C13">
              <w:rPr>
                <w:rFonts w:ascii="Times New Roman" w:hAnsi="Times New Roman" w:cs="Times New Roman" w:hint="eastAsia"/>
                <w:sz w:val="24"/>
                <w:szCs w:val="24"/>
                <w:rPrChange w:id="4768" w:author="微软用户" w:date="2017-08-24T15:32:00Z">
                  <w:rPr>
                    <w:rFonts w:hint="eastAsia"/>
                    <w:color w:val="000000" w:themeColor="text1"/>
                    <w:sz w:val="24"/>
                  </w:rPr>
                </w:rPrChange>
              </w:rPr>
              <w:t>会话</w:t>
            </w:r>
            <w:r w:rsidRPr="005C6C13">
              <w:rPr>
                <w:rFonts w:ascii="Times New Roman" w:hAnsi="Times New Roman" w:cs="Times New Roman"/>
                <w:sz w:val="24"/>
                <w:szCs w:val="24"/>
                <w:rPrChange w:id="4769" w:author="微软用户" w:date="2017-08-24T15:32:00Z">
                  <w:rPr>
                    <w:color w:val="000000" w:themeColor="text1"/>
                    <w:sz w:val="24"/>
                  </w:rPr>
                </w:rPrChange>
              </w:rPr>
              <w:t>id</w:t>
            </w:r>
          </w:p>
          <w:p w14:paraId="226944CC" w14:textId="77777777" w:rsidR="00505F76" w:rsidRPr="005C6C13" w:rsidRDefault="00505F76" w:rsidP="00EF2128">
            <w:pPr>
              <w:spacing w:line="400" w:lineRule="exact"/>
              <w:rPr>
                <w:rFonts w:ascii="Times New Roman" w:hAnsi="Times New Roman" w:cs="Times New Roman"/>
                <w:sz w:val="24"/>
                <w:szCs w:val="24"/>
                <w:rPrChange w:id="4770" w:author="微软用户" w:date="2017-08-24T15:32:00Z">
                  <w:rPr>
                    <w:color w:val="000000" w:themeColor="text1"/>
                    <w:sz w:val="24"/>
                  </w:rPr>
                </w:rPrChange>
              </w:rPr>
            </w:pPr>
            <w:r w:rsidRPr="005C6C13">
              <w:rPr>
                <w:rFonts w:ascii="Times New Roman" w:hAnsi="Times New Roman" w:cs="Times New Roman"/>
                <w:sz w:val="24"/>
                <w:szCs w:val="24"/>
                <w:rPrChange w:id="4771" w:author="微软用户" w:date="2017-08-24T15:32:00Z">
                  <w:rPr>
                    <w:color w:val="000000" w:themeColor="text1"/>
                    <w:sz w:val="24"/>
                  </w:rPr>
                </w:rPrChange>
              </w:rPr>
              <w:t>userid</w:t>
            </w:r>
            <w:r w:rsidRPr="005C6C13">
              <w:rPr>
                <w:rFonts w:ascii="Times New Roman" w:hAnsi="Times New Roman" w:cs="Times New Roman" w:hint="eastAsia"/>
                <w:sz w:val="24"/>
                <w:szCs w:val="24"/>
                <w:rPrChange w:id="4772"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4773" w:author="微软用户" w:date="2017-08-24T15:32:00Z">
                  <w:rPr>
                    <w:color w:val="000000" w:themeColor="text1"/>
                    <w:sz w:val="24"/>
                  </w:rPr>
                </w:rPrChange>
              </w:rPr>
              <w:t>id</w:t>
            </w:r>
          </w:p>
        </w:tc>
      </w:tr>
      <w:tr w:rsidR="00505F76" w:rsidRPr="00CD1C90" w14:paraId="03259457" w14:textId="77777777" w:rsidTr="00EF2128">
        <w:tc>
          <w:tcPr>
            <w:tcW w:w="1660" w:type="dxa"/>
            <w:vMerge/>
          </w:tcPr>
          <w:p w14:paraId="634C039A" w14:textId="77777777" w:rsidR="00505F76" w:rsidRPr="005C6C13" w:rsidRDefault="00505F76" w:rsidP="00EF2128">
            <w:pPr>
              <w:spacing w:line="400" w:lineRule="exact"/>
              <w:rPr>
                <w:rFonts w:ascii="Times New Roman" w:hAnsi="Times New Roman" w:cs="Times New Roman"/>
                <w:sz w:val="24"/>
                <w:szCs w:val="24"/>
                <w:rPrChange w:id="4774" w:author="微软用户" w:date="2017-08-24T15:32:00Z">
                  <w:rPr>
                    <w:color w:val="000000" w:themeColor="text1"/>
                    <w:sz w:val="24"/>
                  </w:rPr>
                </w:rPrChange>
              </w:rPr>
            </w:pPr>
          </w:p>
        </w:tc>
        <w:tc>
          <w:tcPr>
            <w:tcW w:w="1660" w:type="dxa"/>
          </w:tcPr>
          <w:p w14:paraId="7633259A" w14:textId="77777777" w:rsidR="00505F76" w:rsidRPr="005C6C13" w:rsidRDefault="00505F76" w:rsidP="00EF2128">
            <w:pPr>
              <w:spacing w:line="400" w:lineRule="exact"/>
              <w:rPr>
                <w:rFonts w:ascii="Times New Roman" w:hAnsi="Times New Roman" w:cs="Times New Roman"/>
                <w:sz w:val="24"/>
                <w:szCs w:val="24"/>
                <w:rPrChange w:id="4775" w:author="微软用户" w:date="2017-08-24T15:32:00Z">
                  <w:rPr>
                    <w:color w:val="000000" w:themeColor="text1"/>
                    <w:sz w:val="24"/>
                  </w:rPr>
                </w:rPrChange>
              </w:rPr>
            </w:pPr>
            <w:r w:rsidRPr="005C6C13">
              <w:rPr>
                <w:rFonts w:ascii="Times New Roman" w:hAnsi="Times New Roman" w:cs="Times New Roman" w:hint="eastAsia"/>
                <w:sz w:val="24"/>
                <w:szCs w:val="24"/>
                <w:rPrChange w:id="4776" w:author="微软用户" w:date="2017-08-24T15:32:00Z">
                  <w:rPr>
                    <w:rFonts w:hint="eastAsia"/>
                    <w:color w:val="000000" w:themeColor="text1"/>
                    <w:sz w:val="24"/>
                  </w:rPr>
                </w:rPrChange>
              </w:rPr>
              <w:t>返回结果</w:t>
            </w:r>
          </w:p>
        </w:tc>
        <w:tc>
          <w:tcPr>
            <w:tcW w:w="4982" w:type="dxa"/>
          </w:tcPr>
          <w:p w14:paraId="23366C0C" w14:textId="77777777" w:rsidR="00505F76" w:rsidRPr="005C6C13" w:rsidRDefault="00505F76" w:rsidP="00EF2128">
            <w:pPr>
              <w:spacing w:line="400" w:lineRule="exact"/>
              <w:rPr>
                <w:rFonts w:ascii="Times New Roman" w:hAnsi="Times New Roman" w:cs="Times New Roman"/>
                <w:sz w:val="24"/>
                <w:szCs w:val="24"/>
                <w:rPrChange w:id="4777" w:author="微软用户" w:date="2017-08-24T15:32:00Z">
                  <w:rPr>
                    <w:color w:val="000000" w:themeColor="text1"/>
                    <w:sz w:val="24"/>
                  </w:rPr>
                </w:rPrChange>
              </w:rPr>
            </w:pPr>
            <w:r w:rsidRPr="005C6C13">
              <w:rPr>
                <w:rFonts w:ascii="Times New Roman" w:hAnsi="Times New Roman" w:cs="Times New Roman"/>
                <w:sz w:val="24"/>
                <w:szCs w:val="24"/>
                <w:rPrChange w:id="4778" w:author="微软用户" w:date="2017-08-24T15:32:00Z">
                  <w:rPr>
                    <w:color w:val="000000" w:themeColor="text1"/>
                    <w:sz w:val="24"/>
                  </w:rPr>
                </w:rPrChange>
              </w:rPr>
              <w:t>True</w:t>
            </w:r>
            <w:r w:rsidRPr="005C6C13">
              <w:rPr>
                <w:rFonts w:ascii="Times New Roman" w:hAnsi="Times New Roman" w:cs="Times New Roman" w:hint="eastAsia"/>
                <w:sz w:val="24"/>
                <w:szCs w:val="24"/>
                <w:rPrChange w:id="4779" w:author="微软用户" w:date="2017-08-24T15:32:00Z">
                  <w:rPr>
                    <w:rFonts w:hint="eastAsia"/>
                    <w:color w:val="000000" w:themeColor="text1"/>
                    <w:sz w:val="24"/>
                  </w:rPr>
                </w:rPrChange>
              </w:rPr>
              <w:t>：</w:t>
            </w:r>
            <w:r w:rsidR="004C2B1D" w:rsidRPr="005C6C13">
              <w:rPr>
                <w:rFonts w:ascii="Times New Roman" w:hAnsi="Times New Roman" w:cs="Times New Roman" w:hint="eastAsia"/>
                <w:sz w:val="24"/>
                <w:szCs w:val="24"/>
                <w:rPrChange w:id="4780" w:author="微软用户" w:date="2017-08-24T15:32:00Z">
                  <w:rPr>
                    <w:rFonts w:hint="eastAsia"/>
                    <w:color w:val="000000" w:themeColor="text1"/>
                    <w:sz w:val="24"/>
                  </w:rPr>
                </w:rPrChange>
              </w:rPr>
              <w:t>删除</w:t>
            </w:r>
            <w:r w:rsidRPr="005C6C13">
              <w:rPr>
                <w:rFonts w:ascii="Times New Roman" w:hAnsi="Times New Roman" w:cs="Times New Roman" w:hint="eastAsia"/>
                <w:sz w:val="24"/>
                <w:szCs w:val="24"/>
                <w:rPrChange w:id="4781" w:author="微软用户" w:date="2017-08-24T15:32:00Z">
                  <w:rPr>
                    <w:rFonts w:hint="eastAsia"/>
                    <w:color w:val="000000" w:themeColor="text1"/>
                    <w:sz w:val="24"/>
                  </w:rPr>
                </w:rPrChange>
              </w:rPr>
              <w:t>会话成功</w:t>
            </w:r>
          </w:p>
          <w:p w14:paraId="79DBDFCC" w14:textId="77777777" w:rsidR="00505F76" w:rsidRPr="005C6C13" w:rsidRDefault="00505F76" w:rsidP="00EF2128">
            <w:pPr>
              <w:spacing w:line="400" w:lineRule="exact"/>
              <w:rPr>
                <w:rFonts w:ascii="Times New Roman" w:hAnsi="Times New Roman" w:cs="Times New Roman"/>
                <w:sz w:val="24"/>
                <w:szCs w:val="24"/>
                <w:rPrChange w:id="4782" w:author="微软用户" w:date="2017-08-24T15:32:00Z">
                  <w:rPr>
                    <w:color w:val="000000" w:themeColor="text1"/>
                    <w:sz w:val="24"/>
                  </w:rPr>
                </w:rPrChange>
              </w:rPr>
            </w:pPr>
            <w:r w:rsidRPr="005C6C13">
              <w:rPr>
                <w:rFonts w:ascii="Times New Roman" w:hAnsi="Times New Roman" w:cs="Times New Roman"/>
                <w:sz w:val="24"/>
                <w:szCs w:val="24"/>
                <w:rPrChange w:id="4783" w:author="微软用户" w:date="2017-08-24T15:32:00Z">
                  <w:rPr>
                    <w:color w:val="000000" w:themeColor="text1"/>
                    <w:sz w:val="24"/>
                  </w:rPr>
                </w:rPrChange>
              </w:rPr>
              <w:t>False</w:t>
            </w:r>
            <w:r w:rsidRPr="005C6C13">
              <w:rPr>
                <w:rFonts w:ascii="Times New Roman" w:hAnsi="Times New Roman" w:cs="Times New Roman" w:hint="eastAsia"/>
                <w:sz w:val="24"/>
                <w:szCs w:val="24"/>
                <w:rPrChange w:id="4784" w:author="微软用户" w:date="2017-08-24T15:32:00Z">
                  <w:rPr>
                    <w:rFonts w:hint="eastAsia"/>
                    <w:color w:val="000000" w:themeColor="text1"/>
                    <w:sz w:val="24"/>
                  </w:rPr>
                </w:rPrChange>
              </w:rPr>
              <w:t>：</w:t>
            </w:r>
            <w:r w:rsidR="004C2B1D" w:rsidRPr="005C6C13">
              <w:rPr>
                <w:rFonts w:ascii="Times New Roman" w:hAnsi="Times New Roman" w:cs="Times New Roman" w:hint="eastAsia"/>
                <w:sz w:val="24"/>
                <w:szCs w:val="24"/>
                <w:rPrChange w:id="4785" w:author="微软用户" w:date="2017-08-24T15:32:00Z">
                  <w:rPr>
                    <w:rFonts w:hint="eastAsia"/>
                    <w:color w:val="000000" w:themeColor="text1"/>
                    <w:sz w:val="24"/>
                  </w:rPr>
                </w:rPrChange>
              </w:rPr>
              <w:t>删除</w:t>
            </w:r>
            <w:r w:rsidRPr="005C6C13">
              <w:rPr>
                <w:rFonts w:ascii="Times New Roman" w:hAnsi="Times New Roman" w:cs="Times New Roman" w:hint="eastAsia"/>
                <w:sz w:val="24"/>
                <w:szCs w:val="24"/>
                <w:rPrChange w:id="4786" w:author="微软用户" w:date="2017-08-24T15:32:00Z">
                  <w:rPr>
                    <w:rFonts w:hint="eastAsia"/>
                    <w:color w:val="000000" w:themeColor="text1"/>
                    <w:sz w:val="24"/>
                  </w:rPr>
                </w:rPrChange>
              </w:rPr>
              <w:t>会话失败</w:t>
            </w:r>
          </w:p>
        </w:tc>
      </w:tr>
    </w:tbl>
    <w:p w14:paraId="6958613E" w14:textId="5421C816" w:rsidR="000872E0" w:rsidRPr="00CD1C90" w:rsidRDefault="000872E0" w:rsidP="0036113F">
      <w:pPr>
        <w:spacing w:line="400" w:lineRule="exact"/>
        <w:rPr>
          <w:ins w:id="4787" w:author="JY0225" w:date="2017-08-23T14:17:00Z"/>
          <w:rFonts w:asciiTheme="minorEastAsia" w:hAnsiTheme="minorEastAsia"/>
          <w:color w:val="000000" w:themeColor="text1"/>
          <w:sz w:val="24"/>
          <w:szCs w:val="24"/>
          <w:rPrChange w:id="4788" w:author="JY0225" w:date="2017-08-24T11:22:00Z">
            <w:rPr>
              <w:ins w:id="4789" w:author="JY0225" w:date="2017-08-23T14:17:00Z"/>
              <w:color w:val="000000" w:themeColor="text1"/>
              <w:sz w:val="24"/>
            </w:rPr>
          </w:rPrChange>
        </w:rPr>
      </w:pPr>
      <w:ins w:id="4790" w:author="JY0225" w:date="2017-08-23T14:17:00Z">
        <w:r w:rsidRPr="00CD1C90">
          <w:rPr>
            <w:rFonts w:asciiTheme="minorEastAsia" w:hAnsiTheme="minorEastAsia"/>
            <w:color w:val="000000" w:themeColor="text1"/>
            <w:sz w:val="24"/>
            <w:szCs w:val="24"/>
            <w:rPrChange w:id="4791" w:author="JY0225" w:date="2017-08-24T11:22:00Z">
              <w:rPr>
                <w:color w:val="000000" w:themeColor="text1"/>
                <w:sz w:val="24"/>
              </w:rPr>
            </w:rPrChange>
          </w:rPr>
          <w:tab/>
        </w:r>
        <w:r w:rsidRPr="00CD1C90">
          <w:rPr>
            <w:rFonts w:asciiTheme="minorEastAsia" w:hAnsiTheme="minorEastAsia" w:hint="eastAsia"/>
            <w:color w:val="000000" w:themeColor="text1"/>
            <w:sz w:val="24"/>
            <w:szCs w:val="24"/>
            <w:rPrChange w:id="4792" w:author="JY0225" w:date="2017-08-24T11:22:00Z">
              <w:rPr>
                <w:rFonts w:hint="eastAsia"/>
                <w:color w:val="000000" w:themeColor="text1"/>
                <w:sz w:val="24"/>
              </w:rPr>
            </w:rPrChange>
          </w:rPr>
          <w:t>删除会话接口在用户发送删除会话请求到中间件时调用，该</w:t>
        </w:r>
      </w:ins>
      <w:ins w:id="4793" w:author="JY0225" w:date="2017-08-23T14:18:00Z">
        <w:r w:rsidRPr="00CD1C90">
          <w:rPr>
            <w:rFonts w:asciiTheme="minorEastAsia" w:hAnsiTheme="minorEastAsia" w:hint="eastAsia"/>
            <w:color w:val="000000" w:themeColor="text1"/>
            <w:sz w:val="24"/>
            <w:szCs w:val="24"/>
            <w:rPrChange w:id="4794" w:author="JY0225" w:date="2017-08-24T11:22:00Z">
              <w:rPr>
                <w:rFonts w:hint="eastAsia"/>
                <w:color w:val="000000" w:themeColor="text1"/>
                <w:sz w:val="24"/>
              </w:rPr>
            </w:rPrChange>
          </w:rPr>
          <w:t>接口以会话</w:t>
        </w:r>
        <w:r w:rsidRPr="00CD1C90">
          <w:rPr>
            <w:rFonts w:asciiTheme="minorEastAsia" w:hAnsiTheme="minorEastAsia"/>
            <w:color w:val="000000" w:themeColor="text1"/>
            <w:sz w:val="24"/>
            <w:szCs w:val="24"/>
            <w:rPrChange w:id="4795" w:author="JY0225" w:date="2017-08-24T11:22:00Z">
              <w:rPr>
                <w:color w:val="000000" w:themeColor="text1"/>
                <w:sz w:val="24"/>
              </w:rPr>
            </w:rPrChange>
          </w:rPr>
          <w:t>id</w:t>
        </w:r>
        <w:r w:rsidRPr="00CD1C90">
          <w:rPr>
            <w:rFonts w:asciiTheme="minorEastAsia" w:hAnsiTheme="minorEastAsia" w:hint="eastAsia"/>
            <w:color w:val="000000" w:themeColor="text1"/>
            <w:sz w:val="24"/>
            <w:szCs w:val="24"/>
            <w:rPrChange w:id="4796" w:author="JY0225" w:date="2017-08-24T11:22:00Z">
              <w:rPr>
                <w:rFonts w:hint="eastAsia"/>
                <w:color w:val="000000" w:themeColor="text1"/>
                <w:sz w:val="24"/>
              </w:rPr>
            </w:rPrChange>
          </w:rPr>
          <w:t>作为第一个参数，用户</w:t>
        </w:r>
        <w:r w:rsidRPr="00CD1C90">
          <w:rPr>
            <w:rFonts w:asciiTheme="minorEastAsia" w:hAnsiTheme="minorEastAsia"/>
            <w:color w:val="000000" w:themeColor="text1"/>
            <w:sz w:val="24"/>
            <w:szCs w:val="24"/>
            <w:rPrChange w:id="4797" w:author="JY0225" w:date="2017-08-24T11:22:00Z">
              <w:rPr>
                <w:color w:val="000000" w:themeColor="text1"/>
                <w:sz w:val="24"/>
              </w:rPr>
            </w:rPrChange>
          </w:rPr>
          <w:t>id</w:t>
        </w:r>
        <w:r w:rsidRPr="00CD1C90">
          <w:rPr>
            <w:rFonts w:asciiTheme="minorEastAsia" w:hAnsiTheme="minorEastAsia" w:hint="eastAsia"/>
            <w:color w:val="000000" w:themeColor="text1"/>
            <w:sz w:val="24"/>
            <w:szCs w:val="24"/>
            <w:rPrChange w:id="4798" w:author="JY0225" w:date="2017-08-24T11:22:00Z">
              <w:rPr>
                <w:rFonts w:hint="eastAsia"/>
                <w:color w:val="000000" w:themeColor="text1"/>
                <w:sz w:val="24"/>
              </w:rPr>
            </w:rPrChange>
          </w:rPr>
          <w:t>作为第二个参数。</w:t>
        </w:r>
        <w:r w:rsidR="00FD3A8B" w:rsidRPr="00CD1C90">
          <w:rPr>
            <w:rFonts w:asciiTheme="minorEastAsia" w:hAnsiTheme="minorEastAsia" w:hint="eastAsia"/>
            <w:color w:val="000000" w:themeColor="text1"/>
            <w:sz w:val="24"/>
            <w:szCs w:val="24"/>
            <w:rPrChange w:id="4799" w:author="JY0225" w:date="2017-08-24T11:22:00Z">
              <w:rPr>
                <w:rFonts w:hint="eastAsia"/>
                <w:color w:val="000000" w:themeColor="text1"/>
                <w:sz w:val="24"/>
              </w:rPr>
            </w:rPrChange>
          </w:rPr>
          <w:t>在接口的实现中，会校验当前用户</w:t>
        </w:r>
        <w:r w:rsidR="00FD3A8B" w:rsidRPr="00CD1C90">
          <w:rPr>
            <w:rFonts w:asciiTheme="minorEastAsia" w:hAnsiTheme="minorEastAsia"/>
            <w:color w:val="000000" w:themeColor="text1"/>
            <w:sz w:val="24"/>
            <w:szCs w:val="24"/>
            <w:rPrChange w:id="4800"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4801" w:author="JY0225" w:date="2017-08-24T11:22:00Z">
              <w:rPr>
                <w:rFonts w:hint="eastAsia"/>
                <w:color w:val="000000" w:themeColor="text1"/>
                <w:sz w:val="24"/>
              </w:rPr>
            </w:rPrChange>
          </w:rPr>
          <w:t>与传入的参数</w:t>
        </w:r>
        <w:r w:rsidR="00FD3A8B" w:rsidRPr="00CD1C90">
          <w:rPr>
            <w:rFonts w:asciiTheme="minorEastAsia" w:hAnsiTheme="minorEastAsia"/>
            <w:color w:val="000000" w:themeColor="text1"/>
            <w:sz w:val="24"/>
            <w:szCs w:val="24"/>
            <w:rPrChange w:id="4802"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4803" w:author="JY0225" w:date="2017-08-24T11:22:00Z">
              <w:rPr>
                <w:rFonts w:hint="eastAsia"/>
                <w:color w:val="000000" w:themeColor="text1"/>
                <w:sz w:val="24"/>
              </w:rPr>
            </w:rPrChange>
          </w:rPr>
          <w:t>是否一致，</w:t>
        </w:r>
      </w:ins>
      <w:ins w:id="4804" w:author="JY0225" w:date="2017-08-23T14:19:00Z">
        <w:r w:rsidR="00FD3A8B" w:rsidRPr="00CD1C90">
          <w:rPr>
            <w:rFonts w:asciiTheme="minorEastAsia" w:hAnsiTheme="minorEastAsia" w:hint="eastAsia"/>
            <w:color w:val="000000" w:themeColor="text1"/>
            <w:sz w:val="24"/>
            <w:szCs w:val="24"/>
            <w:rPrChange w:id="4805" w:author="JY0225" w:date="2017-08-24T11:22:00Z">
              <w:rPr>
                <w:rFonts w:hint="eastAsia"/>
                <w:color w:val="000000" w:themeColor="text1"/>
                <w:sz w:val="24"/>
              </w:rPr>
            </w:rPrChange>
          </w:rPr>
          <w:t>如果一致则根据会话</w:t>
        </w:r>
        <w:r w:rsidR="00FD3A8B" w:rsidRPr="00CD1C90">
          <w:rPr>
            <w:rFonts w:asciiTheme="minorEastAsia" w:hAnsiTheme="minorEastAsia"/>
            <w:color w:val="000000" w:themeColor="text1"/>
            <w:sz w:val="24"/>
            <w:szCs w:val="24"/>
            <w:rPrChange w:id="4806"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4807" w:author="JY0225" w:date="2017-08-24T11:22:00Z">
              <w:rPr>
                <w:rFonts w:hint="eastAsia"/>
                <w:color w:val="000000" w:themeColor="text1"/>
                <w:sz w:val="24"/>
              </w:rPr>
            </w:rPrChange>
          </w:rPr>
          <w:t>删除用户指定的会话；若</w:t>
        </w:r>
        <w:r w:rsidR="00FD3A8B" w:rsidRPr="00CD1C90">
          <w:rPr>
            <w:rFonts w:asciiTheme="minorEastAsia" w:hAnsiTheme="minorEastAsia"/>
            <w:color w:val="000000" w:themeColor="text1"/>
            <w:sz w:val="24"/>
            <w:szCs w:val="24"/>
            <w:rPrChange w:id="4808"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4809" w:author="JY0225" w:date="2017-08-24T11:22:00Z">
              <w:rPr>
                <w:rFonts w:hint="eastAsia"/>
                <w:color w:val="000000" w:themeColor="text1"/>
                <w:sz w:val="24"/>
              </w:rPr>
            </w:rPrChange>
          </w:rPr>
          <w:t>不一致则返回没有权限删除该会话。</w:t>
        </w:r>
      </w:ins>
      <w:ins w:id="4810" w:author="JY0225" w:date="2017-08-23T14:22:00Z">
        <w:r w:rsidR="00343C56" w:rsidRPr="00CD1C90">
          <w:rPr>
            <w:rFonts w:asciiTheme="minorEastAsia" w:hAnsiTheme="minorEastAsia" w:hint="eastAsia"/>
            <w:color w:val="000000" w:themeColor="text1"/>
            <w:sz w:val="24"/>
            <w:szCs w:val="24"/>
            <w:rPrChange w:id="4811" w:author="JY0225" w:date="2017-08-24T11:22:00Z">
              <w:rPr>
                <w:rFonts w:hint="eastAsia"/>
                <w:color w:val="000000" w:themeColor="text1"/>
                <w:sz w:val="24"/>
              </w:rPr>
            </w:rPrChange>
          </w:rPr>
          <w:t>此外，通常情况下，用户是不清楚会话</w:t>
        </w:r>
        <w:r w:rsidR="00343C56" w:rsidRPr="00CD1C90">
          <w:rPr>
            <w:rFonts w:asciiTheme="minorEastAsia" w:hAnsiTheme="minorEastAsia"/>
            <w:color w:val="000000" w:themeColor="text1"/>
            <w:sz w:val="24"/>
            <w:szCs w:val="24"/>
            <w:rPrChange w:id="4812" w:author="JY0225" w:date="2017-08-24T11:22:00Z">
              <w:rPr>
                <w:color w:val="000000" w:themeColor="text1"/>
                <w:sz w:val="24"/>
              </w:rPr>
            </w:rPrChange>
          </w:rPr>
          <w:t>id</w:t>
        </w:r>
        <w:r w:rsidR="00343C56" w:rsidRPr="00CD1C90">
          <w:rPr>
            <w:rFonts w:asciiTheme="minorEastAsia" w:hAnsiTheme="minorEastAsia" w:hint="eastAsia"/>
            <w:color w:val="000000" w:themeColor="text1"/>
            <w:sz w:val="24"/>
            <w:szCs w:val="24"/>
            <w:rPrChange w:id="4813" w:author="JY0225" w:date="2017-08-24T11:22:00Z">
              <w:rPr>
                <w:rFonts w:hint="eastAsia"/>
                <w:color w:val="000000" w:themeColor="text1"/>
                <w:sz w:val="24"/>
              </w:rPr>
            </w:rPrChange>
          </w:rPr>
          <w:t>的，因此在执行产出会话操作之前，需要结合查询会话接口使用，获取到会话</w:t>
        </w:r>
      </w:ins>
      <w:ins w:id="4814" w:author="JY0225" w:date="2017-08-23T14:23:00Z">
        <w:r w:rsidR="00343C56" w:rsidRPr="00CD1C90">
          <w:rPr>
            <w:rFonts w:asciiTheme="minorEastAsia" w:hAnsiTheme="minorEastAsia" w:hint="eastAsia"/>
            <w:color w:val="000000" w:themeColor="text1"/>
            <w:sz w:val="24"/>
            <w:szCs w:val="24"/>
            <w:rPrChange w:id="4815" w:author="JY0225" w:date="2017-08-24T11:22:00Z">
              <w:rPr>
                <w:rFonts w:hint="eastAsia"/>
                <w:color w:val="000000" w:themeColor="text1"/>
                <w:sz w:val="24"/>
              </w:rPr>
            </w:rPrChange>
          </w:rPr>
          <w:t>的</w:t>
        </w:r>
        <w:r w:rsidR="00343C56" w:rsidRPr="00CD1C90">
          <w:rPr>
            <w:rFonts w:asciiTheme="minorEastAsia" w:hAnsiTheme="minorEastAsia"/>
            <w:color w:val="000000" w:themeColor="text1"/>
            <w:sz w:val="24"/>
            <w:szCs w:val="24"/>
            <w:rPrChange w:id="4816" w:author="JY0225" w:date="2017-08-24T11:22:00Z">
              <w:rPr>
                <w:color w:val="000000" w:themeColor="text1"/>
                <w:sz w:val="24"/>
              </w:rPr>
            </w:rPrChange>
          </w:rPr>
          <w:t>id</w:t>
        </w:r>
        <w:r w:rsidR="00343C56" w:rsidRPr="00CD1C90">
          <w:rPr>
            <w:rFonts w:asciiTheme="minorEastAsia" w:hAnsiTheme="minorEastAsia" w:hint="eastAsia"/>
            <w:color w:val="000000" w:themeColor="text1"/>
            <w:sz w:val="24"/>
            <w:szCs w:val="24"/>
            <w:rPrChange w:id="4817" w:author="JY0225" w:date="2017-08-24T11:22:00Z">
              <w:rPr>
                <w:rFonts w:hint="eastAsia"/>
                <w:color w:val="000000" w:themeColor="text1"/>
                <w:sz w:val="24"/>
              </w:rPr>
            </w:rPrChange>
          </w:rPr>
          <w:t>信息后，</w:t>
        </w:r>
      </w:ins>
      <w:ins w:id="4818" w:author="JY0225" w:date="2017-08-23T14:28:00Z">
        <w:r w:rsidR="001A6622" w:rsidRPr="00CD1C90">
          <w:rPr>
            <w:rFonts w:asciiTheme="minorEastAsia" w:hAnsiTheme="minorEastAsia" w:hint="eastAsia"/>
            <w:color w:val="000000" w:themeColor="text1"/>
            <w:sz w:val="24"/>
            <w:szCs w:val="24"/>
            <w:rPrChange w:id="4819" w:author="JY0225" w:date="2017-08-24T11:22:00Z">
              <w:rPr>
                <w:rFonts w:hint="eastAsia"/>
                <w:color w:val="000000" w:themeColor="text1"/>
                <w:sz w:val="24"/>
              </w:rPr>
            </w:rPrChange>
          </w:rPr>
          <w:t>再</w:t>
        </w:r>
      </w:ins>
      <w:ins w:id="4820" w:author="JY0225" w:date="2017-08-23T14:23:00Z">
        <w:r w:rsidR="00343C56" w:rsidRPr="00CD1C90">
          <w:rPr>
            <w:rFonts w:asciiTheme="minorEastAsia" w:hAnsiTheme="minorEastAsia" w:hint="eastAsia"/>
            <w:color w:val="000000" w:themeColor="text1"/>
            <w:sz w:val="24"/>
            <w:szCs w:val="24"/>
            <w:rPrChange w:id="4821" w:author="JY0225" w:date="2017-08-24T11:22:00Z">
              <w:rPr>
                <w:rFonts w:hint="eastAsia"/>
                <w:color w:val="000000" w:themeColor="text1"/>
                <w:sz w:val="24"/>
              </w:rPr>
            </w:rPrChange>
          </w:rPr>
          <w:t>执行删除会话操作。</w:t>
        </w:r>
      </w:ins>
      <w:ins w:id="4822" w:author="JY0225" w:date="2017-08-23T14:27:00Z">
        <w:r w:rsidR="00DB33AF" w:rsidRPr="00CD1C90">
          <w:rPr>
            <w:rFonts w:asciiTheme="minorEastAsia" w:hAnsiTheme="minorEastAsia" w:hint="eastAsia"/>
            <w:color w:val="000000" w:themeColor="text1"/>
            <w:sz w:val="24"/>
            <w:szCs w:val="24"/>
            <w:rPrChange w:id="4823" w:author="JY0225" w:date="2017-08-24T11:22:00Z">
              <w:rPr>
                <w:rFonts w:hint="eastAsia"/>
                <w:color w:val="000000" w:themeColor="text1"/>
                <w:sz w:val="24"/>
              </w:rPr>
            </w:rPrChange>
          </w:rPr>
          <w:t>返回给用户的信息为删除会话的结果。</w:t>
        </w:r>
      </w:ins>
    </w:p>
    <w:p w14:paraId="53B89191" w14:textId="6EEF31DA" w:rsidR="0036113F" w:rsidRPr="00CD1C90" w:rsidRDefault="00CE26B6">
      <w:pPr>
        <w:spacing w:line="400" w:lineRule="exact"/>
        <w:ind w:firstLine="420"/>
        <w:rPr>
          <w:rFonts w:asciiTheme="minorEastAsia" w:hAnsiTheme="minorEastAsia"/>
          <w:color w:val="000000" w:themeColor="text1"/>
          <w:sz w:val="24"/>
          <w:szCs w:val="24"/>
          <w:rPrChange w:id="4824" w:author="JY0225" w:date="2017-08-24T11:22:00Z">
            <w:rPr>
              <w:color w:val="000000" w:themeColor="text1"/>
              <w:sz w:val="24"/>
            </w:rPr>
          </w:rPrChange>
        </w:rPr>
        <w:pPrChange w:id="4825" w:author="JY0225" w:date="2017-08-23T15:15:00Z">
          <w:pPr>
            <w:spacing w:line="400" w:lineRule="exact"/>
          </w:pPr>
        </w:pPrChange>
      </w:pPr>
      <w:r w:rsidRPr="00CD1C90">
        <w:rPr>
          <w:rFonts w:asciiTheme="minorEastAsia" w:hAnsiTheme="minorEastAsia"/>
          <w:color w:val="000000" w:themeColor="text1"/>
          <w:sz w:val="24"/>
          <w:szCs w:val="24"/>
          <w:rPrChange w:id="4826" w:author="JY0225" w:date="2017-08-24T11:22:00Z">
            <w:rPr>
              <w:color w:val="000000" w:themeColor="text1"/>
              <w:sz w:val="24"/>
            </w:rPr>
          </w:rPrChange>
        </w:rPr>
        <w:t>3</w:t>
      </w:r>
      <w:r w:rsidR="0036113F" w:rsidRPr="00CD1C90">
        <w:rPr>
          <w:rFonts w:asciiTheme="minorEastAsia" w:hAnsiTheme="minorEastAsia" w:hint="eastAsia"/>
          <w:color w:val="000000" w:themeColor="text1"/>
          <w:sz w:val="24"/>
          <w:szCs w:val="24"/>
          <w:rPrChange w:id="4827" w:author="JY0225" w:date="2017-08-24T11:22:00Z">
            <w:rPr>
              <w:rFonts w:hint="eastAsia"/>
              <w:color w:val="000000" w:themeColor="text1"/>
              <w:sz w:val="24"/>
            </w:rPr>
          </w:rPrChange>
        </w:rPr>
        <w:t>）</w:t>
      </w:r>
      <w:r w:rsidR="0090290C" w:rsidRPr="00CD1C90">
        <w:rPr>
          <w:rFonts w:asciiTheme="minorEastAsia" w:hAnsiTheme="minorEastAsia" w:hint="eastAsia"/>
          <w:color w:val="000000" w:themeColor="text1"/>
          <w:sz w:val="24"/>
          <w:szCs w:val="24"/>
          <w:rPrChange w:id="4828" w:author="JY0225" w:date="2017-08-24T11:22:00Z">
            <w:rPr>
              <w:rFonts w:hint="eastAsia"/>
              <w:color w:val="000000" w:themeColor="text1"/>
              <w:sz w:val="24"/>
            </w:rPr>
          </w:rPrChange>
        </w:rPr>
        <w:t>查询</w:t>
      </w:r>
      <w:r w:rsidR="0036113F" w:rsidRPr="00CD1C90">
        <w:rPr>
          <w:rFonts w:asciiTheme="minorEastAsia" w:hAnsiTheme="minorEastAsia" w:hint="eastAsia"/>
          <w:color w:val="000000" w:themeColor="text1"/>
          <w:sz w:val="24"/>
          <w:szCs w:val="24"/>
          <w:rPrChange w:id="4829" w:author="JY0225" w:date="2017-08-24T11:22:00Z">
            <w:rPr>
              <w:rFonts w:hint="eastAsia"/>
              <w:color w:val="000000" w:themeColor="text1"/>
              <w:sz w:val="24"/>
            </w:rPr>
          </w:rPrChange>
        </w:rPr>
        <w:t>会话</w:t>
      </w:r>
    </w:p>
    <w:tbl>
      <w:tblPr>
        <w:tblStyle w:val="aa"/>
        <w:tblW w:w="0" w:type="auto"/>
        <w:tblLook w:val="04A0" w:firstRow="1" w:lastRow="0" w:firstColumn="1" w:lastColumn="0" w:noHBand="0" w:noVBand="1"/>
      </w:tblPr>
      <w:tblGrid>
        <w:gridCol w:w="1660"/>
        <w:gridCol w:w="1660"/>
        <w:gridCol w:w="4982"/>
      </w:tblGrid>
      <w:tr w:rsidR="0036113F" w:rsidRPr="00CD1C90" w14:paraId="4BAF3574" w14:textId="77777777" w:rsidTr="00EF2128">
        <w:tc>
          <w:tcPr>
            <w:tcW w:w="1660" w:type="dxa"/>
          </w:tcPr>
          <w:p w14:paraId="6AB537D9" w14:textId="77777777" w:rsidR="0036113F" w:rsidRPr="005C6C13" w:rsidRDefault="0036113F" w:rsidP="00EF2128">
            <w:pPr>
              <w:spacing w:line="400" w:lineRule="exact"/>
              <w:rPr>
                <w:rFonts w:ascii="Times New Roman" w:hAnsi="Times New Roman" w:cs="Times New Roman"/>
                <w:sz w:val="24"/>
                <w:szCs w:val="24"/>
                <w:rPrChange w:id="4830" w:author="微软用户" w:date="2017-08-24T15:32:00Z">
                  <w:rPr>
                    <w:color w:val="000000" w:themeColor="text1"/>
                    <w:sz w:val="24"/>
                  </w:rPr>
                </w:rPrChange>
              </w:rPr>
            </w:pPr>
            <w:r w:rsidRPr="005C6C13">
              <w:rPr>
                <w:rFonts w:ascii="Times New Roman" w:hAnsi="Times New Roman" w:cs="Times New Roman" w:hint="eastAsia"/>
                <w:sz w:val="24"/>
                <w:szCs w:val="24"/>
                <w:rPrChange w:id="4831" w:author="微软用户" w:date="2017-08-24T15:32:00Z">
                  <w:rPr>
                    <w:rFonts w:hint="eastAsia"/>
                    <w:color w:val="000000" w:themeColor="text1"/>
                    <w:sz w:val="24"/>
                  </w:rPr>
                </w:rPrChange>
              </w:rPr>
              <w:t>接口编号</w:t>
            </w:r>
          </w:p>
        </w:tc>
        <w:tc>
          <w:tcPr>
            <w:tcW w:w="1660" w:type="dxa"/>
          </w:tcPr>
          <w:p w14:paraId="452C7E50" w14:textId="77777777" w:rsidR="0036113F" w:rsidRPr="005C6C13" w:rsidRDefault="0036113F" w:rsidP="00EF2128">
            <w:pPr>
              <w:spacing w:line="400" w:lineRule="exact"/>
              <w:rPr>
                <w:rFonts w:ascii="Times New Roman" w:hAnsi="Times New Roman" w:cs="Times New Roman"/>
                <w:sz w:val="24"/>
                <w:szCs w:val="24"/>
                <w:rPrChange w:id="4832" w:author="微软用户" w:date="2017-08-24T15:32:00Z">
                  <w:rPr>
                    <w:color w:val="000000" w:themeColor="text1"/>
                    <w:sz w:val="24"/>
                  </w:rPr>
                </w:rPrChange>
              </w:rPr>
            </w:pPr>
            <w:r w:rsidRPr="005C6C13">
              <w:rPr>
                <w:rFonts w:ascii="Times New Roman" w:hAnsi="Times New Roman" w:cs="Times New Roman" w:hint="eastAsia"/>
                <w:sz w:val="24"/>
                <w:szCs w:val="24"/>
                <w:rPrChange w:id="4833" w:author="微软用户" w:date="2017-08-24T15:32:00Z">
                  <w:rPr>
                    <w:rFonts w:hint="eastAsia"/>
                    <w:color w:val="000000" w:themeColor="text1"/>
                    <w:sz w:val="24"/>
                  </w:rPr>
                </w:rPrChange>
              </w:rPr>
              <w:t>接口名称</w:t>
            </w:r>
          </w:p>
        </w:tc>
        <w:tc>
          <w:tcPr>
            <w:tcW w:w="4982" w:type="dxa"/>
          </w:tcPr>
          <w:p w14:paraId="56F68DEA" w14:textId="77777777" w:rsidR="0036113F" w:rsidRPr="005C6C13" w:rsidRDefault="00DE5D15" w:rsidP="00EF2128">
            <w:pPr>
              <w:spacing w:line="400" w:lineRule="exact"/>
              <w:rPr>
                <w:rFonts w:ascii="Times New Roman" w:hAnsi="Times New Roman" w:cs="Times New Roman"/>
                <w:sz w:val="24"/>
                <w:szCs w:val="24"/>
                <w:rPrChange w:id="4834" w:author="微软用户" w:date="2017-08-24T15:32:00Z">
                  <w:rPr>
                    <w:color w:val="000000" w:themeColor="text1"/>
                    <w:sz w:val="24"/>
                  </w:rPr>
                </w:rPrChange>
              </w:rPr>
            </w:pPr>
            <w:r w:rsidRPr="005C6C13">
              <w:rPr>
                <w:rFonts w:ascii="Times New Roman" w:hAnsi="Times New Roman" w:cs="Times New Roman" w:hint="eastAsia"/>
                <w:sz w:val="24"/>
                <w:szCs w:val="24"/>
                <w:rPrChange w:id="4835" w:author="微软用户" w:date="2017-08-24T15:32:00Z">
                  <w:rPr>
                    <w:rFonts w:hint="eastAsia"/>
                    <w:color w:val="000000" w:themeColor="text1"/>
                    <w:sz w:val="24"/>
                  </w:rPr>
                </w:rPrChange>
              </w:rPr>
              <w:t>查询会话</w:t>
            </w:r>
          </w:p>
        </w:tc>
      </w:tr>
      <w:tr w:rsidR="0036113F" w:rsidRPr="00CD1C90" w14:paraId="37029593" w14:textId="77777777" w:rsidTr="00EF2128">
        <w:tc>
          <w:tcPr>
            <w:tcW w:w="1660" w:type="dxa"/>
            <w:vMerge w:val="restart"/>
          </w:tcPr>
          <w:p w14:paraId="1BA28F1D" w14:textId="77777777" w:rsidR="0036113F" w:rsidRPr="005C6C13" w:rsidRDefault="0036113F" w:rsidP="00EF2128">
            <w:pPr>
              <w:spacing w:line="400" w:lineRule="exact"/>
              <w:rPr>
                <w:rFonts w:ascii="Times New Roman" w:hAnsi="Times New Roman" w:cs="Times New Roman"/>
                <w:sz w:val="24"/>
                <w:szCs w:val="24"/>
                <w:rPrChange w:id="4836" w:author="微软用户" w:date="2017-08-24T15:32:00Z">
                  <w:rPr>
                    <w:color w:val="000000" w:themeColor="text1"/>
                    <w:sz w:val="24"/>
                  </w:rPr>
                </w:rPrChange>
              </w:rPr>
            </w:pPr>
            <w:r w:rsidRPr="005C6C13">
              <w:rPr>
                <w:rFonts w:ascii="Times New Roman" w:hAnsi="Times New Roman" w:cs="Times New Roman"/>
                <w:sz w:val="24"/>
                <w:szCs w:val="24"/>
                <w:rPrChange w:id="4837" w:author="微软用户" w:date="2017-08-24T15:32:00Z">
                  <w:rPr>
                    <w:color w:val="000000" w:themeColor="text1"/>
                    <w:sz w:val="24"/>
                  </w:rPr>
                </w:rPrChange>
              </w:rPr>
              <w:t>Cloud-Op</w:t>
            </w:r>
            <w:r w:rsidR="00201FDD" w:rsidRPr="005C6C13">
              <w:rPr>
                <w:rFonts w:ascii="Times New Roman" w:hAnsi="Times New Roman" w:cs="Times New Roman"/>
                <w:sz w:val="24"/>
                <w:szCs w:val="24"/>
                <w:rPrChange w:id="4838" w:author="微软用户" w:date="2017-08-24T15:32:00Z">
                  <w:rPr>
                    <w:color w:val="000000" w:themeColor="text1"/>
                    <w:sz w:val="24"/>
                  </w:rPr>
                </w:rPrChange>
              </w:rPr>
              <w:t>t-03</w:t>
            </w:r>
          </w:p>
        </w:tc>
        <w:tc>
          <w:tcPr>
            <w:tcW w:w="1660" w:type="dxa"/>
          </w:tcPr>
          <w:p w14:paraId="46591B8F" w14:textId="77777777" w:rsidR="0036113F" w:rsidRPr="005C6C13" w:rsidRDefault="0036113F" w:rsidP="00EF2128">
            <w:pPr>
              <w:spacing w:line="400" w:lineRule="exact"/>
              <w:rPr>
                <w:rFonts w:ascii="Times New Roman" w:hAnsi="Times New Roman" w:cs="Times New Roman"/>
                <w:sz w:val="24"/>
                <w:szCs w:val="24"/>
                <w:rPrChange w:id="4839" w:author="微软用户" w:date="2017-08-24T15:32:00Z">
                  <w:rPr>
                    <w:color w:val="000000" w:themeColor="text1"/>
                    <w:sz w:val="24"/>
                  </w:rPr>
                </w:rPrChange>
              </w:rPr>
            </w:pPr>
            <w:r w:rsidRPr="005C6C13">
              <w:rPr>
                <w:rFonts w:ascii="Times New Roman" w:hAnsi="Times New Roman" w:cs="Times New Roman" w:hint="eastAsia"/>
                <w:sz w:val="24"/>
                <w:szCs w:val="24"/>
                <w:rPrChange w:id="4840" w:author="微软用户" w:date="2017-08-24T15:32:00Z">
                  <w:rPr>
                    <w:rFonts w:hint="eastAsia"/>
                    <w:color w:val="000000" w:themeColor="text1"/>
                    <w:sz w:val="24"/>
                  </w:rPr>
                </w:rPrChange>
              </w:rPr>
              <w:t>接口原型</w:t>
            </w:r>
          </w:p>
        </w:tc>
        <w:tc>
          <w:tcPr>
            <w:tcW w:w="4982" w:type="dxa"/>
          </w:tcPr>
          <w:p w14:paraId="6383167D" w14:textId="38DC983A" w:rsidR="0036113F" w:rsidRPr="005C6C13" w:rsidRDefault="00D04FE3">
            <w:pPr>
              <w:spacing w:line="400" w:lineRule="exact"/>
              <w:rPr>
                <w:rFonts w:ascii="Times New Roman" w:hAnsi="Times New Roman" w:cs="Times New Roman"/>
                <w:sz w:val="24"/>
                <w:szCs w:val="24"/>
                <w:rPrChange w:id="4841" w:author="微软用户" w:date="2017-08-24T15:32:00Z">
                  <w:rPr>
                    <w:color w:val="000000" w:themeColor="text1"/>
                    <w:sz w:val="24"/>
                  </w:rPr>
                </w:rPrChange>
              </w:rPr>
            </w:pPr>
            <w:r w:rsidRPr="005C6C13">
              <w:rPr>
                <w:rFonts w:ascii="Times New Roman" w:hAnsi="Times New Roman" w:cs="Times New Roman"/>
                <w:sz w:val="24"/>
                <w:szCs w:val="24"/>
                <w:rPrChange w:id="4842" w:author="微软用户" w:date="2017-08-24T15:32:00Z">
                  <w:rPr>
                    <w:color w:val="000000" w:themeColor="text1"/>
                    <w:sz w:val="24"/>
                  </w:rPr>
                </w:rPrChange>
              </w:rPr>
              <w:t>String</w:t>
            </w:r>
            <w:r w:rsidR="00E04553" w:rsidRPr="005C6C13">
              <w:rPr>
                <w:rFonts w:ascii="Times New Roman" w:hAnsi="Times New Roman" w:cs="Times New Roman"/>
                <w:sz w:val="24"/>
                <w:szCs w:val="24"/>
                <w:rPrChange w:id="4843" w:author="微软用户" w:date="2017-08-24T15:32:00Z">
                  <w:rPr>
                    <w:color w:val="000000" w:themeColor="text1"/>
                    <w:sz w:val="24"/>
                  </w:rPr>
                </w:rPrChange>
              </w:rPr>
              <w:t xml:space="preserve"> </w:t>
            </w:r>
            <w:r w:rsidR="009C799C" w:rsidRPr="005C6C13">
              <w:rPr>
                <w:rFonts w:ascii="Times New Roman" w:hAnsi="Times New Roman" w:cs="Times New Roman"/>
                <w:sz w:val="24"/>
                <w:szCs w:val="24"/>
                <w:rPrChange w:id="4844" w:author="微软用户" w:date="2017-08-24T15:32:00Z">
                  <w:rPr>
                    <w:color w:val="000000" w:themeColor="text1"/>
                    <w:sz w:val="24"/>
                  </w:rPr>
                </w:rPrChange>
              </w:rPr>
              <w:t>query</w:t>
            </w:r>
            <w:r w:rsidR="0036113F" w:rsidRPr="005C6C13">
              <w:rPr>
                <w:rFonts w:ascii="Times New Roman" w:hAnsi="Times New Roman" w:cs="Times New Roman"/>
                <w:sz w:val="24"/>
                <w:szCs w:val="24"/>
                <w:rPrChange w:id="4845" w:author="微软用户" w:date="2017-08-24T15:32:00Z">
                  <w:rPr>
                    <w:color w:val="000000" w:themeColor="text1"/>
                    <w:sz w:val="24"/>
                  </w:rPr>
                </w:rPrChange>
              </w:rPr>
              <w:t>_session(</w:t>
            </w:r>
            <w:del w:id="4846" w:author="JY0225" w:date="2017-08-23T14:20:00Z">
              <w:r w:rsidR="0036113F" w:rsidRPr="005C6C13" w:rsidDel="00743786">
                <w:rPr>
                  <w:rFonts w:ascii="Times New Roman" w:hAnsi="Times New Roman" w:cs="Times New Roman"/>
                  <w:sz w:val="24"/>
                  <w:szCs w:val="24"/>
                  <w:rPrChange w:id="4847" w:author="微软用户" w:date="2017-08-24T15:32:00Z">
                    <w:rPr>
                      <w:color w:val="000000" w:themeColor="text1"/>
                      <w:sz w:val="24"/>
                    </w:rPr>
                  </w:rPrChange>
                </w:rPr>
                <w:delText xml:space="preserve">String sessionid, </w:delText>
              </w:r>
            </w:del>
            <w:r w:rsidR="0036113F" w:rsidRPr="005C6C13">
              <w:rPr>
                <w:rFonts w:ascii="Times New Roman" w:hAnsi="Times New Roman" w:cs="Times New Roman"/>
                <w:sz w:val="24"/>
                <w:szCs w:val="24"/>
                <w:rPrChange w:id="4848" w:author="微软用户" w:date="2017-08-24T15:32:00Z">
                  <w:rPr>
                    <w:color w:val="000000" w:themeColor="text1"/>
                    <w:sz w:val="24"/>
                  </w:rPr>
                </w:rPrChange>
              </w:rPr>
              <w:t>String userid</w:t>
            </w:r>
            <w:ins w:id="4849" w:author="JY0225" w:date="2017-08-23T14:20:00Z">
              <w:r w:rsidR="00743786" w:rsidRPr="005C6C13">
                <w:rPr>
                  <w:rFonts w:ascii="Times New Roman" w:hAnsi="Times New Roman" w:cs="Times New Roman"/>
                  <w:sz w:val="24"/>
                  <w:szCs w:val="24"/>
                  <w:rPrChange w:id="4850" w:author="微软用户" w:date="2017-08-24T15:32:00Z">
                    <w:rPr>
                      <w:color w:val="000000" w:themeColor="text1"/>
                      <w:sz w:val="24"/>
                    </w:rPr>
                  </w:rPrChange>
                </w:rPr>
                <w:t>, int recent</w:t>
              </w:r>
            </w:ins>
            <w:r w:rsidR="0036113F" w:rsidRPr="005C6C13">
              <w:rPr>
                <w:rFonts w:ascii="Times New Roman" w:hAnsi="Times New Roman" w:cs="Times New Roman"/>
                <w:sz w:val="24"/>
                <w:szCs w:val="24"/>
                <w:rPrChange w:id="4851" w:author="微软用户" w:date="2017-08-24T15:32:00Z">
                  <w:rPr>
                    <w:color w:val="000000" w:themeColor="text1"/>
                    <w:sz w:val="24"/>
                  </w:rPr>
                </w:rPrChange>
              </w:rPr>
              <w:t>)</w:t>
            </w:r>
          </w:p>
        </w:tc>
      </w:tr>
      <w:tr w:rsidR="0036113F" w:rsidRPr="00CD1C90" w14:paraId="48C3615B" w14:textId="77777777" w:rsidTr="00EF2128">
        <w:tc>
          <w:tcPr>
            <w:tcW w:w="1660" w:type="dxa"/>
            <w:vMerge/>
          </w:tcPr>
          <w:p w14:paraId="7930EBE9" w14:textId="77777777" w:rsidR="0036113F" w:rsidRPr="005C6C13" w:rsidRDefault="0036113F" w:rsidP="00EF2128">
            <w:pPr>
              <w:spacing w:line="400" w:lineRule="exact"/>
              <w:rPr>
                <w:rFonts w:ascii="Times New Roman" w:hAnsi="Times New Roman" w:cs="Times New Roman"/>
                <w:sz w:val="24"/>
                <w:szCs w:val="24"/>
                <w:rPrChange w:id="4852" w:author="微软用户" w:date="2017-08-24T15:32:00Z">
                  <w:rPr>
                    <w:color w:val="000000" w:themeColor="text1"/>
                    <w:sz w:val="24"/>
                  </w:rPr>
                </w:rPrChange>
              </w:rPr>
            </w:pPr>
          </w:p>
        </w:tc>
        <w:tc>
          <w:tcPr>
            <w:tcW w:w="1660" w:type="dxa"/>
          </w:tcPr>
          <w:p w14:paraId="64D73CBC" w14:textId="77777777" w:rsidR="0036113F" w:rsidRPr="005C6C13" w:rsidRDefault="0036113F" w:rsidP="00EF2128">
            <w:pPr>
              <w:spacing w:line="400" w:lineRule="exact"/>
              <w:rPr>
                <w:rFonts w:ascii="Times New Roman" w:hAnsi="Times New Roman" w:cs="Times New Roman"/>
                <w:sz w:val="24"/>
                <w:szCs w:val="24"/>
                <w:rPrChange w:id="4853" w:author="微软用户" w:date="2017-08-24T15:32:00Z">
                  <w:rPr>
                    <w:color w:val="000000" w:themeColor="text1"/>
                    <w:sz w:val="24"/>
                  </w:rPr>
                </w:rPrChange>
              </w:rPr>
            </w:pPr>
            <w:r w:rsidRPr="005C6C13">
              <w:rPr>
                <w:rFonts w:ascii="Times New Roman" w:hAnsi="Times New Roman" w:cs="Times New Roman" w:hint="eastAsia"/>
                <w:sz w:val="24"/>
                <w:szCs w:val="24"/>
                <w:rPrChange w:id="4854" w:author="微软用户" w:date="2017-08-24T15:32:00Z">
                  <w:rPr>
                    <w:rFonts w:hint="eastAsia"/>
                    <w:color w:val="000000" w:themeColor="text1"/>
                    <w:sz w:val="24"/>
                  </w:rPr>
                </w:rPrChange>
              </w:rPr>
              <w:t>接口参数</w:t>
            </w:r>
          </w:p>
        </w:tc>
        <w:tc>
          <w:tcPr>
            <w:tcW w:w="4982" w:type="dxa"/>
          </w:tcPr>
          <w:p w14:paraId="3041D223" w14:textId="7F09D771" w:rsidR="0036113F" w:rsidRPr="005C6C13" w:rsidDel="007F3C29" w:rsidRDefault="0036113F" w:rsidP="00EF2128">
            <w:pPr>
              <w:spacing w:line="400" w:lineRule="exact"/>
              <w:rPr>
                <w:del w:id="4855" w:author="JY0225" w:date="2017-08-23T14:21:00Z"/>
                <w:rFonts w:ascii="Times New Roman" w:hAnsi="Times New Roman" w:cs="Times New Roman"/>
                <w:sz w:val="24"/>
                <w:szCs w:val="24"/>
                <w:rPrChange w:id="4856" w:author="微软用户" w:date="2017-08-24T15:32:00Z">
                  <w:rPr>
                    <w:del w:id="4857" w:author="JY0225" w:date="2017-08-23T14:21:00Z"/>
                    <w:color w:val="000000" w:themeColor="text1"/>
                    <w:sz w:val="24"/>
                  </w:rPr>
                </w:rPrChange>
              </w:rPr>
            </w:pPr>
            <w:del w:id="4858" w:author="JY0225" w:date="2017-08-23T14:21:00Z">
              <w:r w:rsidRPr="005C6C13" w:rsidDel="007F3C29">
                <w:rPr>
                  <w:rFonts w:ascii="Times New Roman" w:hAnsi="Times New Roman" w:cs="Times New Roman"/>
                  <w:sz w:val="24"/>
                  <w:szCs w:val="24"/>
                  <w:rPrChange w:id="4859" w:author="微软用户" w:date="2017-08-24T15:32:00Z">
                    <w:rPr>
                      <w:color w:val="000000" w:themeColor="text1"/>
                      <w:sz w:val="24"/>
                    </w:rPr>
                  </w:rPrChange>
                </w:rPr>
                <w:delText>sessionid</w:delText>
              </w:r>
              <w:r w:rsidRPr="005C6C13" w:rsidDel="007F3C29">
                <w:rPr>
                  <w:rFonts w:ascii="Times New Roman" w:hAnsi="Times New Roman" w:cs="Times New Roman" w:hint="eastAsia"/>
                  <w:sz w:val="24"/>
                  <w:szCs w:val="24"/>
                  <w:rPrChange w:id="4860" w:author="微软用户" w:date="2017-08-24T15:32:00Z">
                    <w:rPr>
                      <w:rFonts w:hint="eastAsia"/>
                      <w:color w:val="000000" w:themeColor="text1"/>
                      <w:sz w:val="24"/>
                    </w:rPr>
                  </w:rPrChange>
                </w:rPr>
                <w:delText>：会话</w:delText>
              </w:r>
              <w:r w:rsidRPr="005C6C13" w:rsidDel="007F3C29">
                <w:rPr>
                  <w:rFonts w:ascii="Times New Roman" w:hAnsi="Times New Roman" w:cs="Times New Roman"/>
                  <w:sz w:val="24"/>
                  <w:szCs w:val="24"/>
                  <w:rPrChange w:id="4861" w:author="微软用户" w:date="2017-08-24T15:32:00Z">
                    <w:rPr>
                      <w:color w:val="000000" w:themeColor="text1"/>
                      <w:sz w:val="24"/>
                    </w:rPr>
                  </w:rPrChange>
                </w:rPr>
                <w:delText>id</w:delText>
              </w:r>
            </w:del>
          </w:p>
          <w:p w14:paraId="572C5F93" w14:textId="77777777" w:rsidR="0036113F" w:rsidRPr="005C6C13" w:rsidRDefault="0036113F" w:rsidP="00EF2128">
            <w:pPr>
              <w:spacing w:line="400" w:lineRule="exact"/>
              <w:rPr>
                <w:ins w:id="4862" w:author="JY0225" w:date="2017-08-23T14:21:00Z"/>
                <w:rFonts w:ascii="Times New Roman" w:hAnsi="Times New Roman" w:cs="Times New Roman"/>
                <w:sz w:val="24"/>
                <w:szCs w:val="24"/>
                <w:rPrChange w:id="4863" w:author="微软用户" w:date="2017-08-24T15:32:00Z">
                  <w:rPr>
                    <w:ins w:id="4864" w:author="JY0225" w:date="2017-08-23T14:21:00Z"/>
                    <w:color w:val="000000" w:themeColor="text1"/>
                    <w:sz w:val="24"/>
                  </w:rPr>
                </w:rPrChange>
              </w:rPr>
            </w:pPr>
            <w:r w:rsidRPr="005C6C13">
              <w:rPr>
                <w:rFonts w:ascii="Times New Roman" w:hAnsi="Times New Roman" w:cs="Times New Roman"/>
                <w:sz w:val="24"/>
                <w:szCs w:val="24"/>
                <w:rPrChange w:id="4865" w:author="微软用户" w:date="2017-08-24T15:32:00Z">
                  <w:rPr>
                    <w:color w:val="000000" w:themeColor="text1"/>
                    <w:sz w:val="24"/>
                  </w:rPr>
                </w:rPrChange>
              </w:rPr>
              <w:t>userid</w:t>
            </w:r>
            <w:r w:rsidRPr="005C6C13">
              <w:rPr>
                <w:rFonts w:ascii="Times New Roman" w:hAnsi="Times New Roman" w:cs="Times New Roman" w:hint="eastAsia"/>
                <w:sz w:val="24"/>
                <w:szCs w:val="24"/>
                <w:rPrChange w:id="4866"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4867" w:author="微软用户" w:date="2017-08-24T15:32:00Z">
                  <w:rPr>
                    <w:color w:val="000000" w:themeColor="text1"/>
                    <w:sz w:val="24"/>
                  </w:rPr>
                </w:rPrChange>
              </w:rPr>
              <w:t>id</w:t>
            </w:r>
          </w:p>
          <w:p w14:paraId="68275A62" w14:textId="1A9A465A" w:rsidR="007F3C29" w:rsidRPr="005C6C13" w:rsidRDefault="007F3C29" w:rsidP="00EF2128">
            <w:pPr>
              <w:spacing w:line="400" w:lineRule="exact"/>
              <w:rPr>
                <w:rFonts w:ascii="Times New Roman" w:hAnsi="Times New Roman" w:cs="Times New Roman"/>
                <w:sz w:val="24"/>
                <w:szCs w:val="24"/>
                <w:rPrChange w:id="4868" w:author="微软用户" w:date="2017-08-24T15:32:00Z">
                  <w:rPr>
                    <w:color w:val="000000" w:themeColor="text1"/>
                    <w:sz w:val="24"/>
                  </w:rPr>
                </w:rPrChange>
              </w:rPr>
            </w:pPr>
            <w:ins w:id="4869" w:author="JY0225" w:date="2017-08-23T14:21:00Z">
              <w:r w:rsidRPr="005C6C13">
                <w:rPr>
                  <w:rFonts w:ascii="Times New Roman" w:hAnsi="Times New Roman" w:cs="Times New Roman"/>
                  <w:sz w:val="24"/>
                  <w:szCs w:val="24"/>
                  <w:rPrChange w:id="4870" w:author="微软用户" w:date="2017-08-24T15:32:00Z">
                    <w:rPr>
                      <w:color w:val="000000" w:themeColor="text1"/>
                      <w:sz w:val="24"/>
                    </w:rPr>
                  </w:rPrChange>
                </w:rPr>
                <w:t>recent</w:t>
              </w:r>
              <w:r w:rsidRPr="005C6C13">
                <w:rPr>
                  <w:rFonts w:ascii="Times New Roman" w:hAnsi="Times New Roman" w:cs="Times New Roman" w:hint="eastAsia"/>
                  <w:sz w:val="24"/>
                  <w:szCs w:val="24"/>
                  <w:rPrChange w:id="4871" w:author="微软用户" w:date="2017-08-24T15:32:00Z">
                    <w:rPr>
                      <w:rFonts w:hint="eastAsia"/>
                      <w:color w:val="000000" w:themeColor="text1"/>
                      <w:sz w:val="24"/>
                    </w:rPr>
                  </w:rPrChange>
                </w:rPr>
                <w:t>：最近会话次数</w:t>
              </w:r>
            </w:ins>
          </w:p>
        </w:tc>
      </w:tr>
      <w:tr w:rsidR="0036113F" w:rsidRPr="00CD1C90" w14:paraId="35E7F839" w14:textId="77777777" w:rsidTr="00EF2128">
        <w:tc>
          <w:tcPr>
            <w:tcW w:w="1660" w:type="dxa"/>
            <w:vMerge/>
          </w:tcPr>
          <w:p w14:paraId="0A7AAE4A" w14:textId="77777777" w:rsidR="0036113F" w:rsidRPr="005C6C13" w:rsidRDefault="0036113F" w:rsidP="00EF2128">
            <w:pPr>
              <w:spacing w:line="400" w:lineRule="exact"/>
              <w:rPr>
                <w:rFonts w:ascii="Times New Roman" w:hAnsi="Times New Roman" w:cs="Times New Roman"/>
                <w:sz w:val="24"/>
                <w:szCs w:val="24"/>
                <w:rPrChange w:id="4872" w:author="微软用户" w:date="2017-08-24T15:32:00Z">
                  <w:rPr>
                    <w:color w:val="000000" w:themeColor="text1"/>
                    <w:sz w:val="24"/>
                  </w:rPr>
                </w:rPrChange>
              </w:rPr>
            </w:pPr>
          </w:p>
        </w:tc>
        <w:tc>
          <w:tcPr>
            <w:tcW w:w="1660" w:type="dxa"/>
          </w:tcPr>
          <w:p w14:paraId="1F7CF246" w14:textId="77777777" w:rsidR="0036113F" w:rsidRPr="005C6C13" w:rsidRDefault="0036113F" w:rsidP="00EF2128">
            <w:pPr>
              <w:spacing w:line="400" w:lineRule="exact"/>
              <w:rPr>
                <w:rFonts w:ascii="Times New Roman" w:hAnsi="Times New Roman" w:cs="Times New Roman"/>
                <w:sz w:val="24"/>
                <w:szCs w:val="24"/>
                <w:rPrChange w:id="4873" w:author="微软用户" w:date="2017-08-24T15:32:00Z">
                  <w:rPr>
                    <w:color w:val="000000" w:themeColor="text1"/>
                    <w:sz w:val="24"/>
                  </w:rPr>
                </w:rPrChange>
              </w:rPr>
            </w:pPr>
            <w:r w:rsidRPr="005C6C13">
              <w:rPr>
                <w:rFonts w:ascii="Times New Roman" w:hAnsi="Times New Roman" w:cs="Times New Roman" w:hint="eastAsia"/>
                <w:sz w:val="24"/>
                <w:szCs w:val="24"/>
                <w:rPrChange w:id="4874" w:author="微软用户" w:date="2017-08-24T15:32:00Z">
                  <w:rPr>
                    <w:rFonts w:hint="eastAsia"/>
                    <w:color w:val="000000" w:themeColor="text1"/>
                    <w:sz w:val="24"/>
                  </w:rPr>
                </w:rPrChange>
              </w:rPr>
              <w:t>返回结果</w:t>
            </w:r>
          </w:p>
        </w:tc>
        <w:tc>
          <w:tcPr>
            <w:tcW w:w="4982" w:type="dxa"/>
          </w:tcPr>
          <w:p w14:paraId="17673369" w14:textId="77777777" w:rsidR="00F422A4" w:rsidRPr="005C6C13" w:rsidRDefault="00F422A4" w:rsidP="00F422A4">
            <w:pPr>
              <w:spacing w:line="400" w:lineRule="exact"/>
              <w:rPr>
                <w:rFonts w:ascii="Times New Roman" w:hAnsi="Times New Roman" w:cs="Times New Roman"/>
                <w:sz w:val="24"/>
                <w:szCs w:val="24"/>
                <w:rPrChange w:id="4875" w:author="微软用户" w:date="2017-08-24T15:32:00Z">
                  <w:rPr>
                    <w:rFonts w:ascii="Times New Roman" w:hAnsi="Times New Roman" w:cs="Times New Roman"/>
                    <w:sz w:val="24"/>
                    <w:szCs w:val="24"/>
                  </w:rPr>
                </w:rPrChange>
              </w:rPr>
            </w:pPr>
            <w:r w:rsidRPr="005C6C13">
              <w:rPr>
                <w:rFonts w:ascii="Times New Roman" w:hAnsi="Times New Roman" w:cs="Times New Roman"/>
                <w:sz w:val="24"/>
                <w:szCs w:val="24"/>
                <w:rPrChange w:id="4876" w:author="微软用户" w:date="2017-08-24T15:32:00Z">
                  <w:rPr>
                    <w:rFonts w:ascii="Times New Roman" w:hAnsi="Times New Roman" w:cs="Times New Roman"/>
                    <w:sz w:val="24"/>
                    <w:szCs w:val="24"/>
                  </w:rPr>
                </w:rPrChange>
              </w:rPr>
              <w:t>{</w:t>
            </w:r>
          </w:p>
          <w:p w14:paraId="6D2BFDA9" w14:textId="77777777" w:rsidR="00F422A4" w:rsidRPr="005C6C13" w:rsidRDefault="00F422A4" w:rsidP="00F422A4">
            <w:pPr>
              <w:spacing w:line="400" w:lineRule="exact"/>
              <w:ind w:firstLineChars="50" w:firstLine="120"/>
              <w:rPr>
                <w:rFonts w:ascii="Times New Roman" w:hAnsi="Times New Roman" w:cs="Times New Roman"/>
                <w:sz w:val="24"/>
                <w:szCs w:val="24"/>
                <w:rPrChange w:id="4877" w:author="微软用户" w:date="2017-08-24T15:32:00Z">
                  <w:rPr>
                    <w:rFonts w:ascii="Times New Roman" w:hAnsi="Times New Roman" w:cs="Times New Roman"/>
                    <w:sz w:val="24"/>
                    <w:szCs w:val="24"/>
                  </w:rPr>
                </w:rPrChange>
              </w:rPr>
            </w:pPr>
            <w:r w:rsidRPr="005C6C13">
              <w:rPr>
                <w:rFonts w:ascii="Times New Roman" w:hAnsi="Times New Roman" w:cs="Times New Roman"/>
                <w:sz w:val="24"/>
                <w:szCs w:val="24"/>
                <w:rPrChange w:id="4878" w:author="微软用户" w:date="2017-08-24T15:32:00Z">
                  <w:rPr>
                    <w:rFonts w:ascii="Times New Roman" w:hAnsi="Times New Roman" w:cs="Times New Roman"/>
                    <w:sz w:val="24"/>
                    <w:szCs w:val="24"/>
                  </w:rPr>
                </w:rPrChange>
              </w:rPr>
              <w:t>"</w:t>
            </w:r>
            <w:r w:rsidR="00943952" w:rsidRPr="005C6C13">
              <w:rPr>
                <w:rFonts w:ascii="Times New Roman" w:hAnsi="Times New Roman" w:cs="Times New Roman"/>
                <w:sz w:val="24"/>
                <w:szCs w:val="24"/>
                <w:rPrChange w:id="4879" w:author="微软用户" w:date="2017-08-24T15:32:00Z">
                  <w:rPr>
                    <w:rFonts w:ascii="Times New Roman" w:hAnsi="Times New Roman" w:cs="Times New Roman"/>
                    <w:sz w:val="24"/>
                    <w:szCs w:val="24"/>
                  </w:rPr>
                </w:rPrChange>
              </w:rPr>
              <w:t>status</w:t>
            </w:r>
            <w:r w:rsidR="004667FB" w:rsidRPr="005C6C13">
              <w:rPr>
                <w:rFonts w:ascii="Times New Roman" w:hAnsi="Times New Roman" w:cs="Times New Roman"/>
                <w:sz w:val="24"/>
                <w:szCs w:val="24"/>
                <w:rPrChange w:id="4880" w:author="微软用户" w:date="2017-08-24T15:32:00Z">
                  <w:rPr>
                    <w:rFonts w:ascii="Times New Roman" w:hAnsi="Times New Roman" w:cs="Times New Roman"/>
                    <w:sz w:val="24"/>
                    <w:szCs w:val="24"/>
                  </w:rPr>
                </w:rPrChange>
              </w:rPr>
              <w:t>": "0</w:t>
            </w:r>
            <w:r w:rsidRPr="005C6C13">
              <w:rPr>
                <w:rFonts w:ascii="Times New Roman" w:hAnsi="Times New Roman" w:cs="Times New Roman"/>
                <w:sz w:val="24"/>
                <w:szCs w:val="24"/>
                <w:rPrChange w:id="4881" w:author="微软用户" w:date="2017-08-24T15:32:00Z">
                  <w:rPr>
                    <w:rFonts w:ascii="Times New Roman" w:hAnsi="Times New Roman" w:cs="Times New Roman"/>
                    <w:sz w:val="24"/>
                    <w:szCs w:val="24"/>
                  </w:rPr>
                </w:rPrChange>
              </w:rPr>
              <w:t>",</w:t>
            </w:r>
          </w:p>
          <w:p w14:paraId="4BAF3747" w14:textId="77777777" w:rsidR="00A36AE1" w:rsidRPr="005C6C13" w:rsidRDefault="00A36AE1" w:rsidP="00A36AE1">
            <w:pPr>
              <w:spacing w:line="400" w:lineRule="exact"/>
              <w:ind w:firstLineChars="50" w:firstLine="120"/>
              <w:rPr>
                <w:rFonts w:ascii="Times New Roman" w:hAnsi="Times New Roman" w:cs="Times New Roman"/>
                <w:sz w:val="24"/>
                <w:szCs w:val="24"/>
                <w:rPrChange w:id="4882" w:author="微软用户" w:date="2017-08-24T15:32:00Z">
                  <w:rPr>
                    <w:rFonts w:ascii="Times New Roman" w:hAnsi="Times New Roman" w:cs="Times New Roman"/>
                    <w:sz w:val="24"/>
                    <w:szCs w:val="24"/>
                  </w:rPr>
                </w:rPrChange>
              </w:rPr>
            </w:pPr>
            <w:r w:rsidRPr="005C6C13">
              <w:rPr>
                <w:rFonts w:ascii="Times New Roman" w:hAnsi="Times New Roman" w:cs="Times New Roman"/>
                <w:sz w:val="24"/>
                <w:szCs w:val="24"/>
                <w:rPrChange w:id="4883" w:author="微软用户" w:date="2017-08-24T15:32:00Z">
                  <w:rPr>
                    <w:rFonts w:ascii="Times New Roman" w:hAnsi="Times New Roman" w:cs="Times New Roman"/>
                    <w:sz w:val="24"/>
                    <w:szCs w:val="24"/>
                  </w:rPr>
                </w:rPrChange>
              </w:rPr>
              <w:t>"request": "curl -k -X POST -d '{"password": "123456", "email":"zhu__feng006@163.com"}'</w:t>
            </w:r>
          </w:p>
          <w:p w14:paraId="1BE87470" w14:textId="77777777" w:rsidR="00F422A4" w:rsidRPr="005C6C13" w:rsidRDefault="00A36AE1" w:rsidP="00A36AE1">
            <w:pPr>
              <w:spacing w:line="400" w:lineRule="exact"/>
              <w:ind w:firstLineChars="50" w:firstLine="120"/>
              <w:rPr>
                <w:rFonts w:ascii="Times New Roman" w:hAnsi="Times New Roman" w:cs="Times New Roman"/>
                <w:sz w:val="24"/>
                <w:szCs w:val="24"/>
                <w:rPrChange w:id="4884" w:author="微软用户" w:date="2017-08-24T15:32:00Z">
                  <w:rPr>
                    <w:rFonts w:ascii="Times New Roman" w:hAnsi="Times New Roman" w:cs="Times New Roman"/>
                    <w:sz w:val="24"/>
                    <w:szCs w:val="24"/>
                  </w:rPr>
                </w:rPrChange>
              </w:rPr>
            </w:pPr>
            <w:r w:rsidRPr="005C6C13">
              <w:rPr>
                <w:rFonts w:ascii="Times New Roman" w:hAnsi="Times New Roman" w:cs="Times New Roman"/>
                <w:sz w:val="24"/>
                <w:szCs w:val="24"/>
                <w:rPrChange w:id="4885" w:author="微软用户" w:date="2017-08-24T15:32:00Z">
                  <w:rPr>
                    <w:rFonts w:ascii="Times New Roman" w:hAnsi="Times New Roman" w:cs="Times New Roman"/>
                    <w:sz w:val="24"/>
                    <w:szCs w:val="24"/>
                  </w:rPr>
                </w:rPrChange>
              </w:rPr>
              <w:t>https://localhost:443/oauth/access_token</w:t>
            </w:r>
            <w:r w:rsidR="00F422A4" w:rsidRPr="005C6C13">
              <w:rPr>
                <w:rFonts w:ascii="Times New Roman" w:hAnsi="Times New Roman" w:cs="Times New Roman"/>
                <w:sz w:val="24"/>
                <w:szCs w:val="24"/>
                <w:rPrChange w:id="4886" w:author="微软用户" w:date="2017-08-24T15:32:00Z">
                  <w:rPr>
                    <w:rFonts w:ascii="Times New Roman" w:hAnsi="Times New Roman" w:cs="Times New Roman"/>
                    <w:sz w:val="24"/>
                    <w:szCs w:val="24"/>
                  </w:rPr>
                </w:rPrChange>
              </w:rPr>
              <w:t xml:space="preserve">", </w:t>
            </w:r>
          </w:p>
          <w:p w14:paraId="3FC7B7C4" w14:textId="77777777" w:rsidR="00F422A4" w:rsidRPr="005C6C13" w:rsidRDefault="00A36AE1" w:rsidP="00F422A4">
            <w:pPr>
              <w:spacing w:line="400" w:lineRule="exact"/>
              <w:ind w:firstLineChars="50" w:firstLine="120"/>
              <w:rPr>
                <w:rFonts w:ascii="Times New Roman" w:hAnsi="Times New Roman" w:cs="Times New Roman"/>
                <w:sz w:val="24"/>
                <w:szCs w:val="24"/>
                <w:rPrChange w:id="4887" w:author="微软用户" w:date="2017-08-24T15:32:00Z">
                  <w:rPr>
                    <w:rFonts w:ascii="Times New Roman" w:hAnsi="Times New Roman" w:cs="Times New Roman"/>
                    <w:sz w:val="24"/>
                    <w:szCs w:val="24"/>
                  </w:rPr>
                </w:rPrChange>
              </w:rPr>
            </w:pPr>
            <w:r w:rsidRPr="005C6C13">
              <w:rPr>
                <w:rFonts w:ascii="Times New Roman" w:hAnsi="Times New Roman" w:cs="Times New Roman"/>
                <w:sz w:val="24"/>
                <w:szCs w:val="24"/>
                <w:rPrChange w:id="4888" w:author="微软用户" w:date="2017-08-24T15:32:00Z">
                  <w:rPr>
                    <w:rFonts w:ascii="Times New Roman" w:hAnsi="Times New Roman" w:cs="Times New Roman"/>
                    <w:sz w:val="24"/>
                    <w:szCs w:val="24"/>
                  </w:rPr>
                </w:rPrChange>
              </w:rPr>
              <w:lastRenderedPageBreak/>
              <w:t>"</w:t>
            </w:r>
            <w:r w:rsidR="005D70F3" w:rsidRPr="005C6C13">
              <w:rPr>
                <w:rFonts w:ascii="Times New Roman" w:hAnsi="Times New Roman" w:cs="Times New Roman"/>
                <w:sz w:val="24"/>
                <w:szCs w:val="24"/>
                <w:rPrChange w:id="4889" w:author="微软用户" w:date="2017-08-24T15:32:00Z">
                  <w:rPr>
                    <w:rFonts w:ascii="Times New Roman" w:hAnsi="Times New Roman" w:cs="Times New Roman"/>
                    <w:sz w:val="24"/>
                    <w:szCs w:val="24"/>
                  </w:rPr>
                </w:rPrChange>
              </w:rPr>
              <w:t>state</w:t>
            </w:r>
            <w:r w:rsidR="00F422A4" w:rsidRPr="005C6C13">
              <w:rPr>
                <w:rFonts w:ascii="Times New Roman" w:hAnsi="Times New Roman" w:cs="Times New Roman"/>
                <w:sz w:val="24"/>
                <w:szCs w:val="24"/>
                <w:rPrChange w:id="4890" w:author="微软用户" w:date="2017-08-24T15:32:00Z">
                  <w:rPr>
                    <w:rFonts w:ascii="Times New Roman" w:hAnsi="Times New Roman" w:cs="Times New Roman"/>
                    <w:sz w:val="24"/>
                    <w:szCs w:val="24"/>
                  </w:rPr>
                </w:rPrChange>
              </w:rPr>
              <w:t>": "</w:t>
            </w:r>
            <w:r w:rsidR="0016125A" w:rsidRPr="005C6C13">
              <w:rPr>
                <w:rFonts w:ascii="Times New Roman" w:hAnsi="Times New Roman" w:cs="Times New Roman"/>
                <w:sz w:val="24"/>
                <w:szCs w:val="24"/>
                <w:rPrChange w:id="4891" w:author="微软用户" w:date="2017-08-24T15:32:00Z">
                  <w:rPr>
                    <w:rFonts w:ascii="Times New Roman" w:hAnsi="Times New Roman" w:cs="Times New Roman"/>
                    <w:sz w:val="24"/>
                    <w:szCs w:val="24"/>
                  </w:rPr>
                </w:rPrChange>
              </w:rPr>
              <w:t>finished</w:t>
            </w:r>
            <w:r w:rsidR="00F422A4" w:rsidRPr="005C6C13">
              <w:rPr>
                <w:rFonts w:ascii="Times New Roman" w:hAnsi="Times New Roman" w:cs="Times New Roman"/>
                <w:sz w:val="24"/>
                <w:szCs w:val="24"/>
                <w:rPrChange w:id="4892" w:author="微软用户" w:date="2017-08-24T15:32:00Z">
                  <w:rPr>
                    <w:rFonts w:ascii="Times New Roman" w:hAnsi="Times New Roman" w:cs="Times New Roman"/>
                    <w:sz w:val="24"/>
                    <w:szCs w:val="24"/>
                  </w:rPr>
                </w:rPrChange>
              </w:rPr>
              <w:t xml:space="preserve">", </w:t>
            </w:r>
          </w:p>
          <w:p w14:paraId="6BE1B431" w14:textId="77777777" w:rsidR="00F422A4" w:rsidRPr="005C6C13" w:rsidRDefault="00F422A4" w:rsidP="00F422A4">
            <w:pPr>
              <w:spacing w:line="400" w:lineRule="exact"/>
              <w:ind w:firstLineChars="50" w:firstLine="120"/>
              <w:rPr>
                <w:rFonts w:ascii="Times New Roman" w:hAnsi="Times New Roman" w:cs="Times New Roman"/>
                <w:sz w:val="24"/>
                <w:szCs w:val="24"/>
                <w:rPrChange w:id="4893" w:author="微软用户" w:date="2017-08-24T15:32:00Z">
                  <w:rPr>
                    <w:rFonts w:ascii="Times New Roman" w:hAnsi="Times New Roman" w:cs="Times New Roman"/>
                    <w:sz w:val="24"/>
                    <w:szCs w:val="24"/>
                  </w:rPr>
                </w:rPrChange>
              </w:rPr>
            </w:pPr>
            <w:r w:rsidRPr="005C6C13">
              <w:rPr>
                <w:rFonts w:ascii="Times New Roman" w:hAnsi="Times New Roman" w:cs="Times New Roman"/>
                <w:sz w:val="24"/>
                <w:szCs w:val="24"/>
                <w:rPrChange w:id="4894" w:author="微软用户" w:date="2017-08-24T15:32:00Z">
                  <w:rPr>
                    <w:rFonts w:ascii="Times New Roman" w:hAnsi="Times New Roman" w:cs="Times New Roman"/>
                    <w:sz w:val="24"/>
                    <w:szCs w:val="24"/>
                  </w:rPr>
                </w:rPrChange>
              </w:rPr>
              <w:t>"</w:t>
            </w:r>
            <w:r w:rsidR="00D60041" w:rsidRPr="005C6C13">
              <w:rPr>
                <w:rFonts w:ascii="Times New Roman" w:hAnsi="Times New Roman" w:cs="Times New Roman"/>
                <w:sz w:val="24"/>
                <w:szCs w:val="24"/>
                <w:rPrChange w:id="4895" w:author="微软用户" w:date="2017-08-24T15:32:00Z">
                  <w:rPr>
                    <w:rFonts w:ascii="Times New Roman" w:hAnsi="Times New Roman" w:cs="Times New Roman"/>
                    <w:sz w:val="24"/>
                    <w:szCs w:val="24"/>
                  </w:rPr>
                </w:rPrChange>
              </w:rPr>
              <w:t>time</w:t>
            </w:r>
            <w:r w:rsidRPr="005C6C13">
              <w:rPr>
                <w:rFonts w:ascii="Times New Roman" w:hAnsi="Times New Roman" w:cs="Times New Roman"/>
                <w:sz w:val="24"/>
                <w:szCs w:val="24"/>
                <w:rPrChange w:id="4896" w:author="微软用户" w:date="2017-08-24T15:32:00Z">
                  <w:rPr>
                    <w:rFonts w:ascii="Times New Roman" w:hAnsi="Times New Roman" w:cs="Times New Roman"/>
                    <w:sz w:val="24"/>
                    <w:szCs w:val="24"/>
                  </w:rPr>
                </w:rPrChange>
              </w:rPr>
              <w:t xml:space="preserve">": "1432653661.66864", </w:t>
            </w:r>
          </w:p>
          <w:p w14:paraId="4CCA9B69" w14:textId="77777777" w:rsidR="00F422A4" w:rsidRPr="005C6C13" w:rsidRDefault="00F422A4" w:rsidP="00F422A4">
            <w:pPr>
              <w:spacing w:line="400" w:lineRule="exact"/>
              <w:ind w:firstLineChars="50" w:firstLine="120"/>
              <w:rPr>
                <w:rFonts w:ascii="Times New Roman" w:hAnsi="Times New Roman" w:cs="Times New Roman"/>
                <w:sz w:val="24"/>
                <w:szCs w:val="24"/>
                <w:rPrChange w:id="4897" w:author="微软用户" w:date="2017-08-24T15:32:00Z">
                  <w:rPr>
                    <w:rFonts w:ascii="Times New Roman" w:hAnsi="Times New Roman" w:cs="Times New Roman"/>
                    <w:sz w:val="24"/>
                    <w:szCs w:val="24"/>
                  </w:rPr>
                </w:rPrChange>
              </w:rPr>
            </w:pPr>
            <w:r w:rsidRPr="005C6C13">
              <w:rPr>
                <w:rFonts w:ascii="Times New Roman" w:hAnsi="Times New Roman" w:cs="Times New Roman"/>
                <w:sz w:val="24"/>
                <w:szCs w:val="24"/>
                <w:rPrChange w:id="4898" w:author="微软用户" w:date="2017-08-24T15:32:00Z">
                  <w:rPr>
                    <w:rFonts w:ascii="Times New Roman" w:hAnsi="Times New Roman" w:cs="Times New Roman"/>
                    <w:sz w:val="24"/>
                    <w:szCs w:val="24"/>
                  </w:rPr>
                </w:rPrChange>
              </w:rPr>
              <w:t>"</w:t>
            </w:r>
            <w:r w:rsidR="00530B7C" w:rsidRPr="005C6C13">
              <w:rPr>
                <w:rFonts w:ascii="Times New Roman" w:hAnsi="Times New Roman" w:cs="Times New Roman"/>
                <w:sz w:val="24"/>
                <w:szCs w:val="24"/>
                <w:rPrChange w:id="4899" w:author="微软用户" w:date="2017-08-24T15:32:00Z">
                  <w:rPr>
                    <w:rFonts w:ascii="Times New Roman" w:hAnsi="Times New Roman" w:cs="Times New Roman"/>
                    <w:sz w:val="24"/>
                    <w:szCs w:val="24"/>
                  </w:rPr>
                </w:rPrChange>
              </w:rPr>
              <w:t>userid</w:t>
            </w:r>
            <w:r w:rsidRPr="005C6C13">
              <w:rPr>
                <w:rFonts w:ascii="Times New Roman" w:hAnsi="Times New Roman" w:cs="Times New Roman"/>
                <w:sz w:val="24"/>
                <w:szCs w:val="24"/>
                <w:rPrChange w:id="4900" w:author="微软用户" w:date="2017-08-24T15:32:00Z">
                  <w:rPr>
                    <w:rFonts w:ascii="Times New Roman" w:hAnsi="Times New Roman" w:cs="Times New Roman"/>
                    <w:sz w:val="24"/>
                    <w:szCs w:val="24"/>
                  </w:rPr>
                </w:rPrChange>
              </w:rPr>
              <w:t>": "</w:t>
            </w:r>
            <w:r w:rsidR="0022170B" w:rsidRPr="005C6C13">
              <w:rPr>
                <w:rFonts w:ascii="Times New Roman" w:hAnsi="Times New Roman" w:cs="Times New Roman"/>
                <w:sz w:val="24"/>
                <w:szCs w:val="24"/>
                <w:rPrChange w:id="4901" w:author="微软用户" w:date="2017-08-24T15:32:00Z">
                  <w:rPr>
                    <w:rFonts w:ascii="Times New Roman" w:hAnsi="Times New Roman" w:cs="Times New Roman"/>
                    <w:sz w:val="24"/>
                    <w:szCs w:val="24"/>
                  </w:rPr>
                </w:rPrChange>
              </w:rPr>
              <w:t>kaeyika@163.com</w:t>
            </w:r>
            <w:r w:rsidRPr="005C6C13">
              <w:rPr>
                <w:rFonts w:ascii="Times New Roman" w:hAnsi="Times New Roman" w:cs="Times New Roman"/>
                <w:sz w:val="24"/>
                <w:szCs w:val="24"/>
                <w:rPrChange w:id="4902" w:author="微软用户" w:date="2017-08-24T15:32:00Z">
                  <w:rPr>
                    <w:rFonts w:ascii="Times New Roman" w:hAnsi="Times New Roman" w:cs="Times New Roman"/>
                    <w:sz w:val="24"/>
                    <w:szCs w:val="24"/>
                  </w:rPr>
                </w:rPrChange>
              </w:rPr>
              <w:t>"</w:t>
            </w:r>
          </w:p>
          <w:p w14:paraId="13B8DC4B" w14:textId="77777777" w:rsidR="0036113F" w:rsidRPr="005C6C13" w:rsidRDefault="00F422A4" w:rsidP="00F422A4">
            <w:pPr>
              <w:spacing w:line="400" w:lineRule="exact"/>
              <w:rPr>
                <w:rFonts w:ascii="Times New Roman" w:hAnsi="Times New Roman" w:cs="Times New Roman"/>
                <w:sz w:val="24"/>
                <w:szCs w:val="24"/>
                <w:rPrChange w:id="4903" w:author="微软用户" w:date="2017-08-24T15:32:00Z">
                  <w:rPr>
                    <w:color w:val="000000" w:themeColor="text1"/>
                    <w:sz w:val="24"/>
                  </w:rPr>
                </w:rPrChange>
              </w:rPr>
            </w:pPr>
            <w:r w:rsidRPr="005C6C13">
              <w:rPr>
                <w:rFonts w:ascii="Times New Roman" w:hAnsi="Times New Roman" w:cs="Times New Roman"/>
                <w:sz w:val="24"/>
                <w:szCs w:val="24"/>
                <w:rPrChange w:id="4904" w:author="微软用户" w:date="2017-08-24T15:32:00Z">
                  <w:rPr>
                    <w:rFonts w:ascii="Times New Roman" w:hAnsi="Times New Roman" w:cs="Times New Roman"/>
                    <w:sz w:val="24"/>
                    <w:szCs w:val="24"/>
                  </w:rPr>
                </w:rPrChange>
              </w:rPr>
              <w:t>}</w:t>
            </w:r>
          </w:p>
        </w:tc>
      </w:tr>
    </w:tbl>
    <w:p w14:paraId="0F993896" w14:textId="08E16964" w:rsidR="00560B66" w:rsidRPr="00CD1C90" w:rsidRDefault="00560B66" w:rsidP="00E85EA2">
      <w:pPr>
        <w:spacing w:line="400" w:lineRule="exact"/>
        <w:rPr>
          <w:ins w:id="4905" w:author="JY0225" w:date="2017-08-23T14:21:00Z"/>
          <w:rFonts w:asciiTheme="minorEastAsia" w:hAnsiTheme="minorEastAsia"/>
          <w:color w:val="000000" w:themeColor="text1"/>
          <w:sz w:val="24"/>
          <w:szCs w:val="24"/>
          <w:rPrChange w:id="4906" w:author="JY0225" w:date="2017-08-24T11:22:00Z">
            <w:rPr>
              <w:ins w:id="4907" w:author="JY0225" w:date="2017-08-23T14:21:00Z"/>
              <w:color w:val="000000" w:themeColor="text1"/>
              <w:sz w:val="24"/>
            </w:rPr>
          </w:rPrChange>
        </w:rPr>
      </w:pPr>
      <w:ins w:id="4908" w:author="JY0225" w:date="2017-08-23T14:21:00Z">
        <w:r w:rsidRPr="00CD1C90">
          <w:rPr>
            <w:rFonts w:asciiTheme="minorEastAsia" w:hAnsiTheme="minorEastAsia"/>
            <w:color w:val="000000" w:themeColor="text1"/>
            <w:sz w:val="24"/>
            <w:szCs w:val="24"/>
            <w:rPrChange w:id="4909" w:author="JY0225" w:date="2017-08-24T11:22:00Z">
              <w:rPr>
                <w:color w:val="000000" w:themeColor="text1"/>
                <w:sz w:val="24"/>
              </w:rPr>
            </w:rPrChange>
          </w:rPr>
          <w:lastRenderedPageBreak/>
          <w:tab/>
        </w:r>
      </w:ins>
      <w:ins w:id="4910" w:author="JY0225" w:date="2017-08-23T14:26:00Z">
        <w:r w:rsidR="005D7046" w:rsidRPr="00CD1C90">
          <w:rPr>
            <w:rFonts w:asciiTheme="minorEastAsia" w:hAnsiTheme="minorEastAsia" w:hint="eastAsia"/>
            <w:color w:val="000000" w:themeColor="text1"/>
            <w:sz w:val="24"/>
            <w:szCs w:val="24"/>
            <w:rPrChange w:id="4911" w:author="JY0225" w:date="2017-08-24T11:22:00Z">
              <w:rPr>
                <w:rFonts w:hint="eastAsia"/>
                <w:color w:val="000000" w:themeColor="text1"/>
                <w:sz w:val="24"/>
              </w:rPr>
            </w:rPrChange>
          </w:rPr>
          <w:t>会话查询接口在用户发送查询会话信息请求到服务器时调用，该接口以用户</w:t>
        </w:r>
        <w:r w:rsidR="005D7046" w:rsidRPr="00CD1C90">
          <w:rPr>
            <w:rFonts w:asciiTheme="minorEastAsia" w:hAnsiTheme="minorEastAsia"/>
            <w:color w:val="000000" w:themeColor="text1"/>
            <w:sz w:val="24"/>
            <w:szCs w:val="24"/>
            <w:rPrChange w:id="4912" w:author="JY0225" w:date="2017-08-24T11:22:00Z">
              <w:rPr>
                <w:color w:val="000000" w:themeColor="text1"/>
                <w:sz w:val="24"/>
              </w:rPr>
            </w:rPrChange>
          </w:rPr>
          <w:t>id</w:t>
        </w:r>
      </w:ins>
      <w:ins w:id="4913" w:author="JY0225" w:date="2017-08-23T14:27:00Z">
        <w:r w:rsidR="005D7046" w:rsidRPr="00CD1C90">
          <w:rPr>
            <w:rFonts w:asciiTheme="minorEastAsia" w:hAnsiTheme="minorEastAsia" w:hint="eastAsia"/>
            <w:color w:val="000000" w:themeColor="text1"/>
            <w:sz w:val="24"/>
            <w:szCs w:val="24"/>
            <w:rPrChange w:id="4914" w:author="JY0225" w:date="2017-08-24T11:22:00Z">
              <w:rPr>
                <w:rFonts w:hint="eastAsia"/>
                <w:color w:val="000000" w:themeColor="text1"/>
                <w:sz w:val="24"/>
              </w:rPr>
            </w:rPrChange>
          </w:rPr>
          <w:t>作为第一个</w:t>
        </w:r>
      </w:ins>
      <w:ins w:id="4915" w:author="JY0225" w:date="2017-08-23T14:28:00Z">
        <w:r w:rsidR="00391D3E" w:rsidRPr="00CD1C90">
          <w:rPr>
            <w:rFonts w:asciiTheme="minorEastAsia" w:hAnsiTheme="minorEastAsia" w:hint="eastAsia"/>
            <w:color w:val="000000" w:themeColor="text1"/>
            <w:sz w:val="24"/>
            <w:szCs w:val="24"/>
            <w:rPrChange w:id="4916" w:author="JY0225" w:date="2017-08-24T11:22:00Z">
              <w:rPr>
                <w:rFonts w:hint="eastAsia"/>
                <w:color w:val="000000" w:themeColor="text1"/>
                <w:sz w:val="24"/>
              </w:rPr>
            </w:rPrChange>
          </w:rPr>
          <w:t>参数，以最近会话次数</w:t>
        </w:r>
        <w:r w:rsidR="00391D3E" w:rsidRPr="00CD1C90">
          <w:rPr>
            <w:rFonts w:asciiTheme="minorEastAsia" w:hAnsiTheme="minorEastAsia"/>
            <w:color w:val="000000" w:themeColor="text1"/>
            <w:sz w:val="24"/>
            <w:szCs w:val="24"/>
            <w:rPrChange w:id="4917" w:author="JY0225" w:date="2017-08-24T11:22:00Z">
              <w:rPr>
                <w:color w:val="000000" w:themeColor="text1"/>
                <w:sz w:val="24"/>
              </w:rPr>
            </w:rPrChange>
          </w:rPr>
          <w:t>recent</w:t>
        </w:r>
        <w:r w:rsidR="00391D3E" w:rsidRPr="00CD1C90">
          <w:rPr>
            <w:rFonts w:asciiTheme="minorEastAsia" w:hAnsiTheme="minorEastAsia" w:hint="eastAsia"/>
            <w:color w:val="000000" w:themeColor="text1"/>
            <w:sz w:val="24"/>
            <w:szCs w:val="24"/>
            <w:rPrChange w:id="4918" w:author="JY0225" w:date="2017-08-24T11:22:00Z">
              <w:rPr>
                <w:rFonts w:hint="eastAsia"/>
                <w:color w:val="000000" w:themeColor="text1"/>
                <w:sz w:val="24"/>
              </w:rPr>
            </w:rPrChange>
          </w:rPr>
          <w:t>作为第二个参数。</w:t>
        </w:r>
        <w:r w:rsidR="00F83088" w:rsidRPr="00CD1C90">
          <w:rPr>
            <w:rFonts w:asciiTheme="minorEastAsia" w:hAnsiTheme="minorEastAsia" w:hint="eastAsia"/>
            <w:color w:val="000000" w:themeColor="text1"/>
            <w:sz w:val="24"/>
            <w:szCs w:val="24"/>
            <w:rPrChange w:id="4919" w:author="JY0225" w:date="2017-08-24T11:22:00Z">
              <w:rPr>
                <w:rFonts w:hint="eastAsia"/>
                <w:color w:val="000000" w:themeColor="text1"/>
                <w:sz w:val="24"/>
              </w:rPr>
            </w:rPrChange>
          </w:rPr>
          <w:t>返回的结果根据</w:t>
        </w:r>
        <w:r w:rsidR="00F83088" w:rsidRPr="00CD1C90">
          <w:rPr>
            <w:rFonts w:asciiTheme="minorEastAsia" w:hAnsiTheme="minorEastAsia"/>
            <w:color w:val="000000" w:themeColor="text1"/>
            <w:sz w:val="24"/>
            <w:szCs w:val="24"/>
            <w:rPrChange w:id="4920" w:author="JY0225" w:date="2017-08-24T11:22:00Z">
              <w:rPr>
                <w:color w:val="000000" w:themeColor="text1"/>
                <w:sz w:val="24"/>
              </w:rPr>
            </w:rPrChange>
          </w:rPr>
          <w:t>recent</w:t>
        </w:r>
      </w:ins>
      <w:ins w:id="4921" w:author="JY0225" w:date="2017-08-23T14:29:00Z">
        <w:r w:rsidR="00F83088" w:rsidRPr="00CD1C90">
          <w:rPr>
            <w:rFonts w:asciiTheme="minorEastAsia" w:hAnsiTheme="minorEastAsia" w:hint="eastAsia"/>
            <w:color w:val="000000" w:themeColor="text1"/>
            <w:sz w:val="24"/>
            <w:szCs w:val="24"/>
            <w:rPrChange w:id="4922" w:author="JY0225" w:date="2017-08-24T11:22:00Z">
              <w:rPr>
                <w:rFonts w:hint="eastAsia"/>
                <w:color w:val="000000" w:themeColor="text1"/>
                <w:sz w:val="24"/>
              </w:rPr>
            </w:rPrChange>
          </w:rPr>
          <w:t>参数指定的会话个数，以</w:t>
        </w:r>
        <w:r w:rsidR="00F83088" w:rsidRPr="00CD1C90">
          <w:rPr>
            <w:rFonts w:asciiTheme="minorEastAsia" w:hAnsiTheme="minorEastAsia"/>
            <w:color w:val="000000" w:themeColor="text1"/>
            <w:sz w:val="24"/>
            <w:szCs w:val="24"/>
            <w:rPrChange w:id="4923" w:author="JY0225" w:date="2017-08-24T11:22:00Z">
              <w:rPr>
                <w:color w:val="000000" w:themeColor="text1"/>
                <w:sz w:val="24"/>
              </w:rPr>
            </w:rPrChange>
          </w:rPr>
          <w:t>json</w:t>
        </w:r>
        <w:r w:rsidR="00F83088" w:rsidRPr="00CD1C90">
          <w:rPr>
            <w:rFonts w:asciiTheme="minorEastAsia" w:hAnsiTheme="minorEastAsia" w:hint="eastAsia"/>
            <w:color w:val="000000" w:themeColor="text1"/>
            <w:sz w:val="24"/>
            <w:szCs w:val="24"/>
            <w:rPrChange w:id="4924" w:author="JY0225" w:date="2017-08-24T11:22:00Z">
              <w:rPr>
                <w:rFonts w:hint="eastAsia"/>
                <w:color w:val="000000" w:themeColor="text1"/>
                <w:sz w:val="24"/>
              </w:rPr>
            </w:rPrChange>
          </w:rPr>
          <w:t>的数据信息，按会话的时间顺序返回给用户。</w:t>
        </w:r>
        <w:r w:rsidR="004031FD" w:rsidRPr="00CD1C90">
          <w:rPr>
            <w:rFonts w:asciiTheme="minorEastAsia" w:hAnsiTheme="minorEastAsia" w:hint="eastAsia"/>
            <w:color w:val="000000" w:themeColor="text1"/>
            <w:sz w:val="24"/>
            <w:szCs w:val="24"/>
            <w:rPrChange w:id="4925" w:author="JY0225" w:date="2017-08-24T11:22:00Z">
              <w:rPr>
                <w:rFonts w:hint="eastAsia"/>
                <w:color w:val="000000" w:themeColor="text1"/>
                <w:sz w:val="24"/>
              </w:rPr>
            </w:rPrChange>
          </w:rPr>
          <w:t>返回的会话信息包括</w:t>
        </w:r>
      </w:ins>
      <w:ins w:id="4926" w:author="JY0225" w:date="2017-08-23T14:30:00Z">
        <w:r w:rsidR="004031FD" w:rsidRPr="00CD1C90">
          <w:rPr>
            <w:rFonts w:asciiTheme="minorEastAsia" w:hAnsiTheme="minorEastAsia" w:hint="eastAsia"/>
            <w:color w:val="000000" w:themeColor="text1"/>
            <w:sz w:val="24"/>
            <w:szCs w:val="24"/>
            <w:rPrChange w:id="4927" w:author="JY0225" w:date="2017-08-24T11:22:00Z">
              <w:rPr>
                <w:rFonts w:hint="eastAsia"/>
                <w:color w:val="000000" w:themeColor="text1"/>
                <w:sz w:val="24"/>
              </w:rPr>
            </w:rPrChange>
          </w:rPr>
          <w:t>状态码</w:t>
        </w:r>
        <w:r w:rsidR="004031FD" w:rsidRPr="00CD1C90">
          <w:rPr>
            <w:rFonts w:asciiTheme="minorEastAsia" w:hAnsiTheme="minorEastAsia"/>
            <w:color w:val="000000" w:themeColor="text1"/>
            <w:sz w:val="24"/>
            <w:szCs w:val="24"/>
            <w:rPrChange w:id="4928" w:author="JY0225" w:date="2017-08-24T11:22:00Z">
              <w:rPr>
                <w:color w:val="000000" w:themeColor="text1"/>
                <w:sz w:val="24"/>
              </w:rPr>
            </w:rPrChange>
          </w:rPr>
          <w:t>status</w:t>
        </w:r>
        <w:r w:rsidR="004031FD" w:rsidRPr="00CD1C90">
          <w:rPr>
            <w:rFonts w:asciiTheme="minorEastAsia" w:hAnsiTheme="minorEastAsia" w:hint="eastAsia"/>
            <w:color w:val="000000" w:themeColor="text1"/>
            <w:sz w:val="24"/>
            <w:szCs w:val="24"/>
            <w:rPrChange w:id="4929" w:author="JY0225" w:date="2017-08-24T11:22:00Z">
              <w:rPr>
                <w:rFonts w:hint="eastAsia"/>
                <w:color w:val="000000" w:themeColor="text1"/>
                <w:sz w:val="24"/>
              </w:rPr>
            </w:rPrChange>
          </w:rPr>
          <w:t>、请求内容</w:t>
        </w:r>
        <w:r w:rsidR="004031FD" w:rsidRPr="00CD1C90">
          <w:rPr>
            <w:rFonts w:asciiTheme="minorEastAsia" w:hAnsiTheme="minorEastAsia"/>
            <w:color w:val="000000" w:themeColor="text1"/>
            <w:sz w:val="24"/>
            <w:szCs w:val="24"/>
            <w:rPrChange w:id="4930" w:author="JY0225" w:date="2017-08-24T11:22:00Z">
              <w:rPr>
                <w:color w:val="000000" w:themeColor="text1"/>
                <w:sz w:val="24"/>
              </w:rPr>
            </w:rPrChange>
          </w:rPr>
          <w:t>request</w:t>
        </w:r>
        <w:r w:rsidR="004031FD" w:rsidRPr="00CD1C90">
          <w:rPr>
            <w:rFonts w:asciiTheme="minorEastAsia" w:hAnsiTheme="minorEastAsia" w:hint="eastAsia"/>
            <w:color w:val="000000" w:themeColor="text1"/>
            <w:sz w:val="24"/>
            <w:szCs w:val="24"/>
            <w:rPrChange w:id="4931" w:author="JY0225" w:date="2017-08-24T11:22:00Z">
              <w:rPr>
                <w:rFonts w:hint="eastAsia"/>
                <w:color w:val="000000" w:themeColor="text1"/>
                <w:sz w:val="24"/>
              </w:rPr>
            </w:rPrChange>
          </w:rPr>
          <w:t>、请求状态</w:t>
        </w:r>
        <w:r w:rsidR="004031FD" w:rsidRPr="00CD1C90">
          <w:rPr>
            <w:rFonts w:asciiTheme="minorEastAsia" w:hAnsiTheme="minorEastAsia"/>
            <w:color w:val="000000" w:themeColor="text1"/>
            <w:sz w:val="24"/>
            <w:szCs w:val="24"/>
            <w:rPrChange w:id="4932" w:author="JY0225" w:date="2017-08-24T11:22:00Z">
              <w:rPr>
                <w:color w:val="000000" w:themeColor="text1"/>
                <w:sz w:val="24"/>
              </w:rPr>
            </w:rPrChange>
          </w:rPr>
          <w:t>state</w:t>
        </w:r>
        <w:r w:rsidR="004031FD" w:rsidRPr="00CD1C90">
          <w:rPr>
            <w:rFonts w:asciiTheme="minorEastAsia" w:hAnsiTheme="minorEastAsia" w:hint="eastAsia"/>
            <w:color w:val="000000" w:themeColor="text1"/>
            <w:sz w:val="24"/>
            <w:szCs w:val="24"/>
            <w:rPrChange w:id="4933" w:author="JY0225" w:date="2017-08-24T11:22:00Z">
              <w:rPr>
                <w:rFonts w:hint="eastAsia"/>
                <w:color w:val="000000" w:themeColor="text1"/>
                <w:sz w:val="24"/>
              </w:rPr>
            </w:rPrChange>
          </w:rPr>
          <w:t>、请求时间</w:t>
        </w:r>
        <w:r w:rsidR="004031FD" w:rsidRPr="00CD1C90">
          <w:rPr>
            <w:rFonts w:asciiTheme="minorEastAsia" w:hAnsiTheme="minorEastAsia"/>
            <w:color w:val="000000" w:themeColor="text1"/>
            <w:sz w:val="24"/>
            <w:szCs w:val="24"/>
            <w:rPrChange w:id="4934" w:author="JY0225" w:date="2017-08-24T11:22:00Z">
              <w:rPr>
                <w:color w:val="000000" w:themeColor="text1"/>
                <w:sz w:val="24"/>
              </w:rPr>
            </w:rPrChange>
          </w:rPr>
          <w:t>time</w:t>
        </w:r>
      </w:ins>
      <w:ins w:id="4935" w:author="JY0225" w:date="2017-08-23T14:31:00Z">
        <w:r w:rsidR="00A8376D" w:rsidRPr="00CD1C90">
          <w:rPr>
            <w:rFonts w:asciiTheme="minorEastAsia" w:hAnsiTheme="minorEastAsia" w:hint="eastAsia"/>
            <w:color w:val="000000" w:themeColor="text1"/>
            <w:sz w:val="24"/>
            <w:szCs w:val="24"/>
            <w:rPrChange w:id="4936" w:author="JY0225" w:date="2017-08-24T11:22:00Z">
              <w:rPr>
                <w:rFonts w:hint="eastAsia"/>
                <w:color w:val="000000" w:themeColor="text1"/>
                <w:sz w:val="24"/>
              </w:rPr>
            </w:rPrChange>
          </w:rPr>
          <w:t>以及用户</w:t>
        </w:r>
        <w:r w:rsidR="00A8376D" w:rsidRPr="00CD1C90">
          <w:rPr>
            <w:rFonts w:asciiTheme="minorEastAsia" w:hAnsiTheme="minorEastAsia"/>
            <w:color w:val="000000" w:themeColor="text1"/>
            <w:sz w:val="24"/>
            <w:szCs w:val="24"/>
            <w:rPrChange w:id="4937" w:author="JY0225" w:date="2017-08-24T11:22:00Z">
              <w:rPr>
                <w:color w:val="000000" w:themeColor="text1"/>
                <w:sz w:val="24"/>
              </w:rPr>
            </w:rPrChange>
          </w:rPr>
          <w:t>id</w:t>
        </w:r>
        <w:r w:rsidR="00A8376D" w:rsidRPr="00CD1C90">
          <w:rPr>
            <w:rFonts w:asciiTheme="minorEastAsia" w:hAnsiTheme="minorEastAsia" w:hint="eastAsia"/>
            <w:color w:val="000000" w:themeColor="text1"/>
            <w:sz w:val="24"/>
            <w:szCs w:val="24"/>
            <w:rPrChange w:id="4938" w:author="JY0225" w:date="2017-08-24T11:22:00Z">
              <w:rPr>
                <w:rFonts w:hint="eastAsia"/>
                <w:color w:val="000000" w:themeColor="text1"/>
                <w:sz w:val="24"/>
              </w:rPr>
            </w:rPrChange>
          </w:rPr>
          <w:t>信息</w:t>
        </w:r>
        <w:r w:rsidR="00A8376D" w:rsidRPr="00CD1C90">
          <w:rPr>
            <w:rFonts w:asciiTheme="minorEastAsia" w:hAnsiTheme="minorEastAsia"/>
            <w:color w:val="000000" w:themeColor="text1"/>
            <w:sz w:val="24"/>
            <w:szCs w:val="24"/>
            <w:rPrChange w:id="4939" w:author="JY0225" w:date="2017-08-24T11:22:00Z">
              <w:rPr>
                <w:color w:val="000000" w:themeColor="text1"/>
                <w:sz w:val="24"/>
              </w:rPr>
            </w:rPrChange>
          </w:rPr>
          <w:t>userid</w:t>
        </w:r>
        <w:r w:rsidR="00A8376D" w:rsidRPr="00CD1C90">
          <w:rPr>
            <w:rFonts w:asciiTheme="minorEastAsia" w:hAnsiTheme="minorEastAsia" w:hint="eastAsia"/>
            <w:color w:val="000000" w:themeColor="text1"/>
            <w:sz w:val="24"/>
            <w:szCs w:val="24"/>
            <w:rPrChange w:id="4940" w:author="JY0225" w:date="2017-08-24T11:22:00Z">
              <w:rPr>
                <w:rFonts w:hint="eastAsia"/>
                <w:color w:val="000000" w:themeColor="text1"/>
                <w:sz w:val="24"/>
              </w:rPr>
            </w:rPrChange>
          </w:rPr>
          <w:t>。</w:t>
        </w:r>
      </w:ins>
    </w:p>
    <w:p w14:paraId="1F2A676B" w14:textId="4126FBDE" w:rsidR="00E85EA2" w:rsidRPr="00CD1C90" w:rsidRDefault="00EE68AD">
      <w:pPr>
        <w:spacing w:line="400" w:lineRule="exact"/>
        <w:ind w:firstLine="420"/>
        <w:rPr>
          <w:rFonts w:asciiTheme="minorEastAsia" w:hAnsiTheme="minorEastAsia"/>
          <w:color w:val="000000" w:themeColor="text1"/>
          <w:sz w:val="24"/>
          <w:szCs w:val="24"/>
          <w:rPrChange w:id="4941" w:author="JY0225" w:date="2017-08-24T11:22:00Z">
            <w:rPr>
              <w:color w:val="000000" w:themeColor="text1"/>
              <w:sz w:val="24"/>
            </w:rPr>
          </w:rPrChange>
        </w:rPr>
        <w:pPrChange w:id="4942" w:author="JY0225" w:date="2017-08-23T15:15:00Z">
          <w:pPr>
            <w:spacing w:line="400" w:lineRule="exact"/>
          </w:pPr>
        </w:pPrChange>
      </w:pPr>
      <w:r w:rsidRPr="00CD1C90">
        <w:rPr>
          <w:rFonts w:asciiTheme="minorEastAsia" w:hAnsiTheme="minorEastAsia"/>
          <w:color w:val="000000" w:themeColor="text1"/>
          <w:sz w:val="24"/>
          <w:szCs w:val="24"/>
          <w:rPrChange w:id="4943" w:author="JY0225" w:date="2017-08-24T11:22:00Z">
            <w:rPr>
              <w:color w:val="000000" w:themeColor="text1"/>
              <w:sz w:val="24"/>
            </w:rPr>
          </w:rPrChange>
        </w:rPr>
        <w:t>4</w:t>
      </w:r>
      <w:r w:rsidR="00E85EA2" w:rsidRPr="00CD1C90">
        <w:rPr>
          <w:rFonts w:asciiTheme="minorEastAsia" w:hAnsiTheme="minorEastAsia" w:hint="eastAsia"/>
          <w:color w:val="000000" w:themeColor="text1"/>
          <w:sz w:val="24"/>
          <w:szCs w:val="24"/>
          <w:rPrChange w:id="4944" w:author="JY0225" w:date="2017-08-24T11:22:00Z">
            <w:rPr>
              <w:rFonts w:hint="eastAsia"/>
              <w:color w:val="000000" w:themeColor="text1"/>
              <w:sz w:val="24"/>
            </w:rPr>
          </w:rPrChange>
        </w:rPr>
        <w:t>）会话</w:t>
      </w:r>
      <w:r w:rsidR="00A2058C" w:rsidRPr="00CD1C90">
        <w:rPr>
          <w:rFonts w:asciiTheme="minorEastAsia" w:hAnsiTheme="minorEastAsia" w:hint="eastAsia"/>
          <w:color w:val="000000" w:themeColor="text1"/>
          <w:sz w:val="24"/>
          <w:szCs w:val="24"/>
          <w:rPrChange w:id="4945" w:author="JY0225" w:date="2017-08-24T11:22:00Z">
            <w:rPr>
              <w:rFonts w:hint="eastAsia"/>
              <w:color w:val="000000" w:themeColor="text1"/>
              <w:sz w:val="24"/>
            </w:rPr>
          </w:rPrChange>
        </w:rPr>
        <w:t>加密</w:t>
      </w:r>
    </w:p>
    <w:tbl>
      <w:tblPr>
        <w:tblStyle w:val="aa"/>
        <w:tblW w:w="0" w:type="auto"/>
        <w:tblLook w:val="04A0" w:firstRow="1" w:lastRow="0" w:firstColumn="1" w:lastColumn="0" w:noHBand="0" w:noVBand="1"/>
      </w:tblPr>
      <w:tblGrid>
        <w:gridCol w:w="1660"/>
        <w:gridCol w:w="1660"/>
        <w:gridCol w:w="4982"/>
      </w:tblGrid>
      <w:tr w:rsidR="00E85EA2" w:rsidRPr="00CD1C90" w14:paraId="547312F0" w14:textId="77777777" w:rsidTr="00EF2128">
        <w:tc>
          <w:tcPr>
            <w:tcW w:w="1660" w:type="dxa"/>
          </w:tcPr>
          <w:p w14:paraId="38CE3D00" w14:textId="77777777" w:rsidR="00E85EA2" w:rsidRPr="005C6C13" w:rsidRDefault="00E85EA2" w:rsidP="00EF2128">
            <w:pPr>
              <w:spacing w:line="400" w:lineRule="exact"/>
              <w:rPr>
                <w:rFonts w:ascii="Times New Roman" w:hAnsi="Times New Roman" w:cs="Times New Roman"/>
                <w:sz w:val="24"/>
                <w:szCs w:val="24"/>
                <w:rPrChange w:id="4946" w:author="微软用户" w:date="2017-08-24T15:32:00Z">
                  <w:rPr>
                    <w:color w:val="000000" w:themeColor="text1"/>
                    <w:sz w:val="24"/>
                  </w:rPr>
                </w:rPrChange>
              </w:rPr>
            </w:pPr>
            <w:r w:rsidRPr="005C6C13">
              <w:rPr>
                <w:rFonts w:ascii="Times New Roman" w:hAnsi="Times New Roman" w:cs="Times New Roman" w:hint="eastAsia"/>
                <w:sz w:val="24"/>
                <w:szCs w:val="24"/>
                <w:rPrChange w:id="4947" w:author="微软用户" w:date="2017-08-24T15:32:00Z">
                  <w:rPr>
                    <w:rFonts w:hint="eastAsia"/>
                    <w:color w:val="000000" w:themeColor="text1"/>
                    <w:sz w:val="24"/>
                  </w:rPr>
                </w:rPrChange>
              </w:rPr>
              <w:t>接口编号</w:t>
            </w:r>
          </w:p>
        </w:tc>
        <w:tc>
          <w:tcPr>
            <w:tcW w:w="1660" w:type="dxa"/>
          </w:tcPr>
          <w:p w14:paraId="5B070DA1" w14:textId="77777777" w:rsidR="00E85EA2" w:rsidRPr="005C6C13" w:rsidRDefault="00E85EA2" w:rsidP="00EF2128">
            <w:pPr>
              <w:spacing w:line="400" w:lineRule="exact"/>
              <w:rPr>
                <w:rFonts w:ascii="Times New Roman" w:hAnsi="Times New Roman" w:cs="Times New Roman"/>
                <w:sz w:val="24"/>
                <w:szCs w:val="24"/>
                <w:rPrChange w:id="4948" w:author="微软用户" w:date="2017-08-24T15:32:00Z">
                  <w:rPr>
                    <w:color w:val="000000" w:themeColor="text1"/>
                    <w:sz w:val="24"/>
                  </w:rPr>
                </w:rPrChange>
              </w:rPr>
            </w:pPr>
            <w:r w:rsidRPr="005C6C13">
              <w:rPr>
                <w:rFonts w:ascii="Times New Roman" w:hAnsi="Times New Roman" w:cs="Times New Roman" w:hint="eastAsia"/>
                <w:sz w:val="24"/>
                <w:szCs w:val="24"/>
                <w:rPrChange w:id="4949" w:author="微软用户" w:date="2017-08-24T15:32:00Z">
                  <w:rPr>
                    <w:rFonts w:hint="eastAsia"/>
                    <w:color w:val="000000" w:themeColor="text1"/>
                    <w:sz w:val="24"/>
                  </w:rPr>
                </w:rPrChange>
              </w:rPr>
              <w:t>接口名称</w:t>
            </w:r>
          </w:p>
        </w:tc>
        <w:tc>
          <w:tcPr>
            <w:tcW w:w="4982" w:type="dxa"/>
          </w:tcPr>
          <w:p w14:paraId="38A2B128" w14:textId="77777777" w:rsidR="00E85EA2" w:rsidRPr="005C6C13" w:rsidRDefault="00340210" w:rsidP="00EF2128">
            <w:pPr>
              <w:spacing w:line="400" w:lineRule="exact"/>
              <w:rPr>
                <w:rFonts w:ascii="Times New Roman" w:hAnsi="Times New Roman" w:cs="Times New Roman"/>
                <w:sz w:val="24"/>
                <w:szCs w:val="24"/>
                <w:rPrChange w:id="4950" w:author="微软用户" w:date="2017-08-24T15:32:00Z">
                  <w:rPr>
                    <w:color w:val="000000" w:themeColor="text1"/>
                    <w:sz w:val="24"/>
                  </w:rPr>
                </w:rPrChange>
              </w:rPr>
            </w:pPr>
            <w:r w:rsidRPr="005C6C13">
              <w:rPr>
                <w:rFonts w:ascii="Times New Roman" w:hAnsi="Times New Roman" w:cs="Times New Roman" w:hint="eastAsia"/>
                <w:sz w:val="24"/>
                <w:szCs w:val="24"/>
                <w:rPrChange w:id="4951" w:author="微软用户" w:date="2017-08-24T15:32:00Z">
                  <w:rPr>
                    <w:rFonts w:hint="eastAsia"/>
                    <w:color w:val="000000" w:themeColor="text1"/>
                    <w:sz w:val="24"/>
                  </w:rPr>
                </w:rPrChange>
              </w:rPr>
              <w:t>会话加密</w:t>
            </w:r>
          </w:p>
        </w:tc>
      </w:tr>
      <w:tr w:rsidR="00E85EA2" w:rsidRPr="00CD1C90" w14:paraId="4B3015A2" w14:textId="77777777" w:rsidTr="00EF2128">
        <w:tc>
          <w:tcPr>
            <w:tcW w:w="1660" w:type="dxa"/>
            <w:vMerge w:val="restart"/>
          </w:tcPr>
          <w:p w14:paraId="5DAA5EFF" w14:textId="77777777" w:rsidR="00E85EA2" w:rsidRPr="005C6C13" w:rsidRDefault="00E85EA2" w:rsidP="00EF2128">
            <w:pPr>
              <w:spacing w:line="400" w:lineRule="exact"/>
              <w:rPr>
                <w:rFonts w:ascii="Times New Roman" w:hAnsi="Times New Roman" w:cs="Times New Roman"/>
                <w:sz w:val="24"/>
                <w:szCs w:val="24"/>
                <w:rPrChange w:id="4952" w:author="微软用户" w:date="2017-08-24T15:32:00Z">
                  <w:rPr>
                    <w:color w:val="000000" w:themeColor="text1"/>
                    <w:sz w:val="24"/>
                  </w:rPr>
                </w:rPrChange>
              </w:rPr>
            </w:pPr>
            <w:r w:rsidRPr="005C6C13">
              <w:rPr>
                <w:rFonts w:ascii="Times New Roman" w:hAnsi="Times New Roman" w:cs="Times New Roman"/>
                <w:sz w:val="24"/>
                <w:szCs w:val="24"/>
                <w:rPrChange w:id="4953" w:author="微软用户" w:date="2017-08-24T15:32:00Z">
                  <w:rPr>
                    <w:color w:val="000000" w:themeColor="text1"/>
                    <w:sz w:val="24"/>
                  </w:rPr>
                </w:rPrChange>
              </w:rPr>
              <w:t>Cloud-Op</w:t>
            </w:r>
            <w:r w:rsidR="00D80D85" w:rsidRPr="005C6C13">
              <w:rPr>
                <w:rFonts w:ascii="Times New Roman" w:hAnsi="Times New Roman" w:cs="Times New Roman"/>
                <w:sz w:val="24"/>
                <w:szCs w:val="24"/>
                <w:rPrChange w:id="4954" w:author="微软用户" w:date="2017-08-24T15:32:00Z">
                  <w:rPr>
                    <w:color w:val="000000" w:themeColor="text1"/>
                    <w:sz w:val="24"/>
                  </w:rPr>
                </w:rPrChange>
              </w:rPr>
              <w:t>t-04</w:t>
            </w:r>
          </w:p>
        </w:tc>
        <w:tc>
          <w:tcPr>
            <w:tcW w:w="1660" w:type="dxa"/>
          </w:tcPr>
          <w:p w14:paraId="6C0B465C" w14:textId="77777777" w:rsidR="00E85EA2" w:rsidRPr="005C6C13" w:rsidRDefault="00E85EA2" w:rsidP="00EF2128">
            <w:pPr>
              <w:spacing w:line="400" w:lineRule="exact"/>
              <w:rPr>
                <w:rFonts w:ascii="Times New Roman" w:hAnsi="Times New Roman" w:cs="Times New Roman"/>
                <w:sz w:val="24"/>
                <w:szCs w:val="24"/>
                <w:rPrChange w:id="4955" w:author="微软用户" w:date="2017-08-24T15:32:00Z">
                  <w:rPr>
                    <w:color w:val="000000" w:themeColor="text1"/>
                    <w:sz w:val="24"/>
                  </w:rPr>
                </w:rPrChange>
              </w:rPr>
            </w:pPr>
            <w:r w:rsidRPr="005C6C13">
              <w:rPr>
                <w:rFonts w:ascii="Times New Roman" w:hAnsi="Times New Roman" w:cs="Times New Roman" w:hint="eastAsia"/>
                <w:sz w:val="24"/>
                <w:szCs w:val="24"/>
                <w:rPrChange w:id="4956" w:author="微软用户" w:date="2017-08-24T15:32:00Z">
                  <w:rPr>
                    <w:rFonts w:hint="eastAsia"/>
                    <w:color w:val="000000" w:themeColor="text1"/>
                    <w:sz w:val="24"/>
                  </w:rPr>
                </w:rPrChange>
              </w:rPr>
              <w:t>接口原型</w:t>
            </w:r>
          </w:p>
        </w:tc>
        <w:tc>
          <w:tcPr>
            <w:tcW w:w="4982" w:type="dxa"/>
          </w:tcPr>
          <w:p w14:paraId="07971C94" w14:textId="4780CEF8" w:rsidR="00E85EA2" w:rsidRPr="005C6C13" w:rsidRDefault="00E85EA2" w:rsidP="007E16E1">
            <w:pPr>
              <w:spacing w:line="400" w:lineRule="exact"/>
              <w:rPr>
                <w:rFonts w:ascii="Times New Roman" w:hAnsi="Times New Roman" w:cs="Times New Roman"/>
                <w:sz w:val="24"/>
                <w:szCs w:val="24"/>
                <w:rPrChange w:id="4957" w:author="微软用户" w:date="2017-08-24T15:32:00Z">
                  <w:rPr>
                    <w:color w:val="000000" w:themeColor="text1"/>
                    <w:sz w:val="24"/>
                  </w:rPr>
                </w:rPrChange>
              </w:rPr>
            </w:pPr>
            <w:del w:id="4958" w:author="JY0225" w:date="2017-08-23T14:34:00Z">
              <w:r w:rsidRPr="005C6C13" w:rsidDel="00876E83">
                <w:rPr>
                  <w:rFonts w:ascii="Times New Roman" w:hAnsi="Times New Roman" w:cs="Times New Roman"/>
                  <w:sz w:val="24"/>
                  <w:szCs w:val="24"/>
                  <w:rPrChange w:id="4959" w:author="微软用户" w:date="2017-08-24T15:32:00Z">
                    <w:rPr>
                      <w:color w:val="000000" w:themeColor="text1"/>
                      <w:sz w:val="24"/>
                    </w:rPr>
                  </w:rPrChange>
                </w:rPr>
                <w:delText xml:space="preserve">bool </w:delText>
              </w:r>
            </w:del>
            <w:ins w:id="4960" w:author="JY0225" w:date="2017-08-23T14:34:00Z">
              <w:r w:rsidR="00876E83" w:rsidRPr="005C6C13">
                <w:rPr>
                  <w:rFonts w:ascii="Times New Roman" w:hAnsi="Times New Roman" w:cs="Times New Roman"/>
                  <w:sz w:val="24"/>
                  <w:szCs w:val="24"/>
                  <w:rPrChange w:id="4961" w:author="微软用户" w:date="2017-08-24T15:32:00Z">
                    <w:rPr>
                      <w:color w:val="000000" w:themeColor="text1"/>
                      <w:sz w:val="24"/>
                    </w:rPr>
                  </w:rPrChange>
                </w:rPr>
                <w:t xml:space="preserve">String </w:t>
              </w:r>
            </w:ins>
            <w:r w:rsidR="00ED25EF" w:rsidRPr="005C6C13">
              <w:rPr>
                <w:rFonts w:ascii="Times New Roman" w:hAnsi="Times New Roman" w:cs="Times New Roman"/>
                <w:sz w:val="24"/>
                <w:szCs w:val="24"/>
                <w:rPrChange w:id="4962" w:author="微软用户" w:date="2017-08-24T15:32:00Z">
                  <w:rPr>
                    <w:color w:val="000000" w:themeColor="text1"/>
                    <w:sz w:val="24"/>
                  </w:rPr>
                </w:rPrChange>
              </w:rPr>
              <w:t>encrypt</w:t>
            </w:r>
            <w:r w:rsidRPr="005C6C13">
              <w:rPr>
                <w:rFonts w:ascii="Times New Roman" w:hAnsi="Times New Roman" w:cs="Times New Roman"/>
                <w:sz w:val="24"/>
                <w:szCs w:val="24"/>
                <w:rPrChange w:id="4963" w:author="微软用户" w:date="2017-08-24T15:32:00Z">
                  <w:rPr>
                    <w:color w:val="000000" w:themeColor="text1"/>
                    <w:sz w:val="24"/>
                  </w:rPr>
                </w:rPrChange>
              </w:rPr>
              <w:t xml:space="preserve">_session(String </w:t>
            </w:r>
            <w:r w:rsidR="00655B8C" w:rsidRPr="005C6C13">
              <w:rPr>
                <w:rFonts w:ascii="Times New Roman" w:hAnsi="Times New Roman" w:cs="Times New Roman"/>
                <w:sz w:val="24"/>
                <w:szCs w:val="24"/>
                <w:rPrChange w:id="4964" w:author="微软用户" w:date="2017-08-24T15:32:00Z">
                  <w:rPr>
                    <w:color w:val="000000" w:themeColor="text1"/>
                    <w:sz w:val="24"/>
                  </w:rPr>
                </w:rPrChange>
              </w:rPr>
              <w:t>request</w:t>
            </w:r>
            <w:r w:rsidRPr="005C6C13">
              <w:rPr>
                <w:rFonts w:ascii="Times New Roman" w:hAnsi="Times New Roman" w:cs="Times New Roman"/>
                <w:sz w:val="24"/>
                <w:szCs w:val="24"/>
                <w:rPrChange w:id="4965" w:author="微软用户" w:date="2017-08-24T15:32:00Z">
                  <w:rPr>
                    <w:color w:val="000000" w:themeColor="text1"/>
                    <w:sz w:val="24"/>
                  </w:rPr>
                </w:rPrChange>
              </w:rPr>
              <w:t>)</w:t>
            </w:r>
          </w:p>
        </w:tc>
      </w:tr>
      <w:tr w:rsidR="00E85EA2" w:rsidRPr="00CD1C90" w14:paraId="550149A4" w14:textId="77777777" w:rsidTr="00EF2128">
        <w:tc>
          <w:tcPr>
            <w:tcW w:w="1660" w:type="dxa"/>
            <w:vMerge/>
          </w:tcPr>
          <w:p w14:paraId="0EBAC6B7" w14:textId="77777777" w:rsidR="00E85EA2" w:rsidRPr="005C6C13" w:rsidRDefault="00E85EA2" w:rsidP="00EF2128">
            <w:pPr>
              <w:spacing w:line="400" w:lineRule="exact"/>
              <w:rPr>
                <w:rFonts w:ascii="Times New Roman" w:hAnsi="Times New Roman" w:cs="Times New Roman"/>
                <w:sz w:val="24"/>
                <w:szCs w:val="24"/>
                <w:rPrChange w:id="4966" w:author="微软用户" w:date="2017-08-24T15:32:00Z">
                  <w:rPr>
                    <w:color w:val="000000" w:themeColor="text1"/>
                    <w:sz w:val="24"/>
                  </w:rPr>
                </w:rPrChange>
              </w:rPr>
            </w:pPr>
          </w:p>
        </w:tc>
        <w:tc>
          <w:tcPr>
            <w:tcW w:w="1660" w:type="dxa"/>
          </w:tcPr>
          <w:p w14:paraId="2E660C4F" w14:textId="77777777" w:rsidR="00E85EA2" w:rsidRPr="005C6C13" w:rsidRDefault="00E85EA2" w:rsidP="00EF2128">
            <w:pPr>
              <w:spacing w:line="400" w:lineRule="exact"/>
              <w:rPr>
                <w:rFonts w:ascii="Times New Roman" w:hAnsi="Times New Roman" w:cs="Times New Roman"/>
                <w:sz w:val="24"/>
                <w:szCs w:val="24"/>
                <w:rPrChange w:id="4967" w:author="微软用户" w:date="2017-08-24T15:32:00Z">
                  <w:rPr>
                    <w:color w:val="000000" w:themeColor="text1"/>
                    <w:sz w:val="24"/>
                  </w:rPr>
                </w:rPrChange>
              </w:rPr>
            </w:pPr>
            <w:r w:rsidRPr="005C6C13">
              <w:rPr>
                <w:rFonts w:ascii="Times New Roman" w:hAnsi="Times New Roman" w:cs="Times New Roman" w:hint="eastAsia"/>
                <w:sz w:val="24"/>
                <w:szCs w:val="24"/>
                <w:rPrChange w:id="4968" w:author="微软用户" w:date="2017-08-24T15:32:00Z">
                  <w:rPr>
                    <w:rFonts w:hint="eastAsia"/>
                    <w:color w:val="000000" w:themeColor="text1"/>
                    <w:sz w:val="24"/>
                  </w:rPr>
                </w:rPrChange>
              </w:rPr>
              <w:t>接口参数</w:t>
            </w:r>
          </w:p>
        </w:tc>
        <w:tc>
          <w:tcPr>
            <w:tcW w:w="4982" w:type="dxa"/>
          </w:tcPr>
          <w:p w14:paraId="1BF30486" w14:textId="77777777" w:rsidR="00E85EA2" w:rsidRPr="005C6C13" w:rsidRDefault="00A90BE9" w:rsidP="00EF2128">
            <w:pPr>
              <w:spacing w:line="400" w:lineRule="exact"/>
              <w:rPr>
                <w:rFonts w:ascii="Times New Roman" w:hAnsi="Times New Roman" w:cs="Times New Roman"/>
                <w:sz w:val="24"/>
                <w:szCs w:val="24"/>
                <w:rPrChange w:id="4969" w:author="微软用户" w:date="2017-08-24T15:32:00Z">
                  <w:rPr>
                    <w:color w:val="000000" w:themeColor="text1"/>
                    <w:sz w:val="24"/>
                  </w:rPr>
                </w:rPrChange>
              </w:rPr>
            </w:pPr>
            <w:r w:rsidRPr="005C6C13">
              <w:rPr>
                <w:rFonts w:ascii="Times New Roman" w:hAnsi="Times New Roman" w:cs="Times New Roman"/>
                <w:sz w:val="24"/>
                <w:szCs w:val="24"/>
                <w:rPrChange w:id="4970" w:author="微软用户" w:date="2017-08-24T15:32:00Z">
                  <w:rPr>
                    <w:color w:val="000000" w:themeColor="text1"/>
                    <w:sz w:val="24"/>
                  </w:rPr>
                </w:rPrChange>
              </w:rPr>
              <w:t>request</w:t>
            </w:r>
            <w:r w:rsidRPr="005C6C13">
              <w:rPr>
                <w:rFonts w:ascii="Times New Roman" w:hAnsi="Times New Roman" w:cs="Times New Roman" w:hint="eastAsia"/>
                <w:sz w:val="24"/>
                <w:szCs w:val="24"/>
                <w:rPrChange w:id="4971" w:author="微软用户" w:date="2017-08-24T15:32:00Z">
                  <w:rPr>
                    <w:rFonts w:hint="eastAsia"/>
                    <w:color w:val="000000" w:themeColor="text1"/>
                    <w:sz w:val="24"/>
                  </w:rPr>
                </w:rPrChange>
              </w:rPr>
              <w:t>：用户请求</w:t>
            </w:r>
          </w:p>
        </w:tc>
      </w:tr>
      <w:tr w:rsidR="00E85EA2" w:rsidRPr="00CD1C90" w14:paraId="6AC51131" w14:textId="77777777" w:rsidTr="00EF2128">
        <w:tc>
          <w:tcPr>
            <w:tcW w:w="1660" w:type="dxa"/>
            <w:vMerge/>
          </w:tcPr>
          <w:p w14:paraId="2D7304ED" w14:textId="77777777" w:rsidR="00E85EA2" w:rsidRPr="005C6C13" w:rsidRDefault="00E85EA2" w:rsidP="00EF2128">
            <w:pPr>
              <w:spacing w:line="400" w:lineRule="exact"/>
              <w:rPr>
                <w:rFonts w:ascii="Times New Roman" w:hAnsi="Times New Roman" w:cs="Times New Roman"/>
                <w:sz w:val="24"/>
                <w:szCs w:val="24"/>
                <w:rPrChange w:id="4972" w:author="微软用户" w:date="2017-08-24T15:32:00Z">
                  <w:rPr>
                    <w:color w:val="000000" w:themeColor="text1"/>
                    <w:sz w:val="24"/>
                  </w:rPr>
                </w:rPrChange>
              </w:rPr>
            </w:pPr>
          </w:p>
        </w:tc>
        <w:tc>
          <w:tcPr>
            <w:tcW w:w="1660" w:type="dxa"/>
          </w:tcPr>
          <w:p w14:paraId="3090C49A" w14:textId="77777777" w:rsidR="00E85EA2" w:rsidRPr="005C6C13" w:rsidRDefault="00E85EA2" w:rsidP="00EF2128">
            <w:pPr>
              <w:spacing w:line="400" w:lineRule="exact"/>
              <w:rPr>
                <w:rFonts w:ascii="Times New Roman" w:hAnsi="Times New Roman" w:cs="Times New Roman"/>
                <w:sz w:val="24"/>
                <w:szCs w:val="24"/>
                <w:rPrChange w:id="4973" w:author="微软用户" w:date="2017-08-24T15:32:00Z">
                  <w:rPr>
                    <w:color w:val="000000" w:themeColor="text1"/>
                    <w:sz w:val="24"/>
                  </w:rPr>
                </w:rPrChange>
              </w:rPr>
            </w:pPr>
            <w:r w:rsidRPr="005C6C13">
              <w:rPr>
                <w:rFonts w:ascii="Times New Roman" w:hAnsi="Times New Roman" w:cs="Times New Roman" w:hint="eastAsia"/>
                <w:sz w:val="24"/>
                <w:szCs w:val="24"/>
                <w:rPrChange w:id="4974" w:author="微软用户" w:date="2017-08-24T15:32:00Z">
                  <w:rPr>
                    <w:rFonts w:hint="eastAsia"/>
                    <w:color w:val="000000" w:themeColor="text1"/>
                    <w:sz w:val="24"/>
                  </w:rPr>
                </w:rPrChange>
              </w:rPr>
              <w:t>返回结果</w:t>
            </w:r>
          </w:p>
        </w:tc>
        <w:tc>
          <w:tcPr>
            <w:tcW w:w="4982" w:type="dxa"/>
          </w:tcPr>
          <w:p w14:paraId="3CD30CE1" w14:textId="3D23CD38" w:rsidR="00E85EA2" w:rsidRPr="005C6C13" w:rsidDel="00A71377" w:rsidRDefault="00A71377" w:rsidP="00EF2128">
            <w:pPr>
              <w:spacing w:line="400" w:lineRule="exact"/>
              <w:rPr>
                <w:del w:id="4975" w:author="JY0225" w:date="2017-08-23T14:34:00Z"/>
                <w:rFonts w:ascii="Times New Roman" w:hAnsi="Times New Roman" w:cs="Times New Roman"/>
                <w:sz w:val="24"/>
                <w:szCs w:val="24"/>
                <w:rPrChange w:id="4976" w:author="微软用户" w:date="2017-08-24T15:32:00Z">
                  <w:rPr>
                    <w:del w:id="4977" w:author="JY0225" w:date="2017-08-23T14:34:00Z"/>
                    <w:color w:val="000000" w:themeColor="text1"/>
                    <w:sz w:val="24"/>
                  </w:rPr>
                </w:rPrChange>
              </w:rPr>
            </w:pPr>
            <w:ins w:id="4978" w:author="JY0225" w:date="2017-08-23T14:35:00Z">
              <w:r w:rsidRPr="005C6C13">
                <w:rPr>
                  <w:rFonts w:ascii="Times New Roman" w:hAnsi="Times New Roman" w:cs="Times New Roman"/>
                  <w:sz w:val="24"/>
                  <w:szCs w:val="24"/>
                  <w:rPrChange w:id="4979" w:author="微软用户" w:date="2017-08-24T15:32:00Z">
                    <w:rPr>
                      <w:color w:val="000000" w:themeColor="text1"/>
                      <w:sz w:val="24"/>
                    </w:rPr>
                  </w:rPrChange>
                </w:rPr>
                <w:t>encrypt_req</w:t>
              </w:r>
              <w:r w:rsidRPr="005C6C13">
                <w:rPr>
                  <w:rFonts w:ascii="Times New Roman" w:hAnsi="Times New Roman" w:cs="Times New Roman" w:hint="eastAsia"/>
                  <w:sz w:val="24"/>
                  <w:szCs w:val="24"/>
                  <w:rPrChange w:id="4980" w:author="微软用户" w:date="2017-08-24T15:32:00Z">
                    <w:rPr>
                      <w:rFonts w:hint="eastAsia"/>
                      <w:color w:val="000000" w:themeColor="text1"/>
                      <w:sz w:val="24"/>
                    </w:rPr>
                  </w:rPrChange>
                </w:rPr>
                <w:t>：加密后的请求</w:t>
              </w:r>
            </w:ins>
            <w:del w:id="4981" w:author="JY0225" w:date="2017-08-23T14:34:00Z">
              <w:r w:rsidR="00E85EA2" w:rsidRPr="005C6C13" w:rsidDel="00A71377">
                <w:rPr>
                  <w:rFonts w:ascii="Times New Roman" w:hAnsi="Times New Roman" w:cs="Times New Roman"/>
                  <w:sz w:val="24"/>
                  <w:szCs w:val="24"/>
                  <w:rPrChange w:id="4982" w:author="微软用户" w:date="2017-08-24T15:32:00Z">
                    <w:rPr>
                      <w:color w:val="000000" w:themeColor="text1"/>
                      <w:sz w:val="24"/>
                    </w:rPr>
                  </w:rPrChange>
                </w:rPr>
                <w:delText>True</w:delText>
              </w:r>
              <w:r w:rsidR="00E85EA2" w:rsidRPr="005C6C13" w:rsidDel="00A71377">
                <w:rPr>
                  <w:rFonts w:ascii="Times New Roman" w:hAnsi="Times New Roman" w:cs="Times New Roman" w:hint="eastAsia"/>
                  <w:sz w:val="24"/>
                  <w:szCs w:val="24"/>
                  <w:rPrChange w:id="4983" w:author="微软用户" w:date="2017-08-24T15:32:00Z">
                    <w:rPr>
                      <w:rFonts w:hint="eastAsia"/>
                      <w:color w:val="000000" w:themeColor="text1"/>
                      <w:sz w:val="24"/>
                    </w:rPr>
                  </w:rPrChange>
                </w:rPr>
                <w:delText>：会话</w:delText>
              </w:r>
              <w:r w:rsidR="00394BD9" w:rsidRPr="005C6C13" w:rsidDel="00A71377">
                <w:rPr>
                  <w:rFonts w:ascii="Times New Roman" w:hAnsi="Times New Roman" w:cs="Times New Roman" w:hint="eastAsia"/>
                  <w:sz w:val="24"/>
                  <w:szCs w:val="24"/>
                  <w:rPrChange w:id="4984" w:author="微软用户" w:date="2017-08-24T15:32:00Z">
                    <w:rPr>
                      <w:rFonts w:hint="eastAsia"/>
                      <w:color w:val="000000" w:themeColor="text1"/>
                      <w:sz w:val="24"/>
                    </w:rPr>
                  </w:rPrChange>
                </w:rPr>
                <w:delText>加密</w:delText>
              </w:r>
              <w:r w:rsidR="00E85EA2" w:rsidRPr="005C6C13" w:rsidDel="00A71377">
                <w:rPr>
                  <w:rFonts w:ascii="Times New Roman" w:hAnsi="Times New Roman" w:cs="Times New Roman" w:hint="eastAsia"/>
                  <w:sz w:val="24"/>
                  <w:szCs w:val="24"/>
                  <w:rPrChange w:id="4985" w:author="微软用户" w:date="2017-08-24T15:32:00Z">
                    <w:rPr>
                      <w:rFonts w:hint="eastAsia"/>
                      <w:color w:val="000000" w:themeColor="text1"/>
                      <w:sz w:val="24"/>
                    </w:rPr>
                  </w:rPrChange>
                </w:rPr>
                <w:delText>成功</w:delText>
              </w:r>
            </w:del>
          </w:p>
          <w:p w14:paraId="07A1F1C7" w14:textId="401AF410" w:rsidR="00E85EA2" w:rsidRPr="005C6C13" w:rsidRDefault="00E85EA2" w:rsidP="00EF2128">
            <w:pPr>
              <w:spacing w:line="400" w:lineRule="exact"/>
              <w:rPr>
                <w:rFonts w:ascii="Times New Roman" w:hAnsi="Times New Roman" w:cs="Times New Roman"/>
                <w:sz w:val="24"/>
                <w:szCs w:val="24"/>
                <w:rPrChange w:id="4986" w:author="微软用户" w:date="2017-08-24T15:32:00Z">
                  <w:rPr>
                    <w:color w:val="000000" w:themeColor="text1"/>
                    <w:sz w:val="24"/>
                  </w:rPr>
                </w:rPrChange>
              </w:rPr>
            </w:pPr>
            <w:del w:id="4987" w:author="JY0225" w:date="2017-08-23T14:34:00Z">
              <w:r w:rsidRPr="005C6C13" w:rsidDel="00A71377">
                <w:rPr>
                  <w:rFonts w:ascii="Times New Roman" w:hAnsi="Times New Roman" w:cs="Times New Roman"/>
                  <w:sz w:val="24"/>
                  <w:szCs w:val="24"/>
                  <w:rPrChange w:id="4988" w:author="微软用户" w:date="2017-08-24T15:32:00Z">
                    <w:rPr>
                      <w:color w:val="000000" w:themeColor="text1"/>
                      <w:sz w:val="24"/>
                    </w:rPr>
                  </w:rPrChange>
                </w:rPr>
                <w:delText>False</w:delText>
              </w:r>
              <w:r w:rsidRPr="005C6C13" w:rsidDel="00A71377">
                <w:rPr>
                  <w:rFonts w:ascii="Times New Roman" w:hAnsi="Times New Roman" w:cs="Times New Roman" w:hint="eastAsia"/>
                  <w:sz w:val="24"/>
                  <w:szCs w:val="24"/>
                  <w:rPrChange w:id="4989" w:author="微软用户" w:date="2017-08-24T15:32:00Z">
                    <w:rPr>
                      <w:rFonts w:hint="eastAsia"/>
                      <w:color w:val="000000" w:themeColor="text1"/>
                      <w:sz w:val="24"/>
                    </w:rPr>
                  </w:rPrChange>
                </w:rPr>
                <w:delText>：会话</w:delText>
              </w:r>
              <w:r w:rsidR="00CF6C89" w:rsidRPr="005C6C13" w:rsidDel="00A71377">
                <w:rPr>
                  <w:rFonts w:ascii="Times New Roman" w:hAnsi="Times New Roman" w:cs="Times New Roman" w:hint="eastAsia"/>
                  <w:sz w:val="24"/>
                  <w:szCs w:val="24"/>
                  <w:rPrChange w:id="4990" w:author="微软用户" w:date="2017-08-24T15:32:00Z">
                    <w:rPr>
                      <w:rFonts w:hint="eastAsia"/>
                      <w:color w:val="000000" w:themeColor="text1"/>
                      <w:sz w:val="24"/>
                    </w:rPr>
                  </w:rPrChange>
                </w:rPr>
                <w:delText>加密</w:delText>
              </w:r>
              <w:r w:rsidRPr="005C6C13" w:rsidDel="00A71377">
                <w:rPr>
                  <w:rFonts w:ascii="Times New Roman" w:hAnsi="Times New Roman" w:cs="Times New Roman" w:hint="eastAsia"/>
                  <w:sz w:val="24"/>
                  <w:szCs w:val="24"/>
                  <w:rPrChange w:id="4991" w:author="微软用户" w:date="2017-08-24T15:32:00Z">
                    <w:rPr>
                      <w:rFonts w:hint="eastAsia"/>
                      <w:color w:val="000000" w:themeColor="text1"/>
                      <w:sz w:val="24"/>
                    </w:rPr>
                  </w:rPrChange>
                </w:rPr>
                <w:delText>失败</w:delText>
              </w:r>
            </w:del>
          </w:p>
        </w:tc>
      </w:tr>
    </w:tbl>
    <w:p w14:paraId="1E9AF850" w14:textId="421E23B4" w:rsidR="006F2D7A" w:rsidRPr="00CD1C90" w:rsidRDefault="006F2D7A" w:rsidP="00900B03">
      <w:pPr>
        <w:spacing w:line="400" w:lineRule="exact"/>
        <w:rPr>
          <w:ins w:id="4992" w:author="JY0225" w:date="2017-08-23T14:31:00Z"/>
          <w:rFonts w:asciiTheme="minorEastAsia" w:hAnsiTheme="minorEastAsia"/>
          <w:color w:val="000000" w:themeColor="text1"/>
          <w:sz w:val="24"/>
          <w:szCs w:val="24"/>
          <w:rPrChange w:id="4993" w:author="JY0225" w:date="2017-08-24T11:22:00Z">
            <w:rPr>
              <w:ins w:id="4994" w:author="JY0225" w:date="2017-08-23T14:31:00Z"/>
              <w:color w:val="000000" w:themeColor="text1"/>
              <w:sz w:val="24"/>
            </w:rPr>
          </w:rPrChange>
        </w:rPr>
      </w:pPr>
      <w:ins w:id="4995" w:author="JY0225" w:date="2017-08-23T14:31:00Z">
        <w:r w:rsidRPr="00CD1C90">
          <w:rPr>
            <w:rFonts w:asciiTheme="minorEastAsia" w:hAnsiTheme="minorEastAsia"/>
            <w:color w:val="000000" w:themeColor="text1"/>
            <w:sz w:val="24"/>
            <w:szCs w:val="24"/>
            <w:rPrChange w:id="4996" w:author="JY0225" w:date="2017-08-24T11:22:00Z">
              <w:rPr>
                <w:color w:val="000000" w:themeColor="text1"/>
                <w:sz w:val="24"/>
              </w:rPr>
            </w:rPrChange>
          </w:rPr>
          <w:tab/>
        </w:r>
        <w:r w:rsidRPr="00CD1C90">
          <w:rPr>
            <w:rFonts w:asciiTheme="minorEastAsia" w:hAnsiTheme="minorEastAsia" w:hint="eastAsia"/>
            <w:color w:val="000000" w:themeColor="text1"/>
            <w:sz w:val="24"/>
            <w:szCs w:val="24"/>
            <w:rPrChange w:id="4997" w:author="JY0225" w:date="2017-08-24T11:22:00Z">
              <w:rPr>
                <w:rFonts w:hint="eastAsia"/>
                <w:color w:val="000000" w:themeColor="text1"/>
                <w:sz w:val="24"/>
              </w:rPr>
            </w:rPrChange>
          </w:rPr>
          <w:t>会话</w:t>
        </w:r>
      </w:ins>
      <w:ins w:id="4998" w:author="JY0225" w:date="2017-08-23T14:32:00Z">
        <w:r w:rsidRPr="00CD1C90">
          <w:rPr>
            <w:rFonts w:asciiTheme="minorEastAsia" w:hAnsiTheme="minorEastAsia" w:hint="eastAsia"/>
            <w:color w:val="000000" w:themeColor="text1"/>
            <w:sz w:val="24"/>
            <w:szCs w:val="24"/>
            <w:rPrChange w:id="4999" w:author="JY0225" w:date="2017-08-24T11:22:00Z">
              <w:rPr>
                <w:rFonts w:hint="eastAsia"/>
                <w:color w:val="000000" w:themeColor="text1"/>
                <w:sz w:val="24"/>
              </w:rPr>
            </w:rPrChange>
          </w:rPr>
          <w:t>加密接口在用户的一切请求到达中间件时调用，该方法为</w:t>
        </w:r>
        <w:r w:rsidRPr="00CD1C90">
          <w:rPr>
            <w:rFonts w:asciiTheme="minorEastAsia" w:hAnsiTheme="minorEastAsia"/>
            <w:color w:val="000000" w:themeColor="text1"/>
            <w:sz w:val="24"/>
            <w:szCs w:val="24"/>
            <w:rPrChange w:id="5000" w:author="JY0225" w:date="2017-08-24T11:22:00Z">
              <w:rPr>
                <w:color w:val="000000" w:themeColor="text1"/>
                <w:sz w:val="24"/>
              </w:rPr>
            </w:rPrChange>
          </w:rPr>
          <w:t>mw</w:t>
        </w:r>
      </w:ins>
      <w:ins w:id="5001" w:author="JY0225" w:date="2017-08-23T14:33:00Z">
        <w:r w:rsidRPr="00CD1C90">
          <w:rPr>
            <w:rFonts w:asciiTheme="minorEastAsia" w:hAnsiTheme="minorEastAsia"/>
            <w:color w:val="000000" w:themeColor="text1"/>
            <w:sz w:val="24"/>
            <w:szCs w:val="24"/>
            <w:rPrChange w:id="5002" w:author="JY0225" w:date="2017-08-24T11:22:00Z">
              <w:rPr>
                <w:color w:val="000000" w:themeColor="text1"/>
                <w:sz w:val="24"/>
              </w:rPr>
            </w:rPrChange>
          </w:rPr>
          <w:t>Encrypter</w:t>
        </w:r>
        <w:r w:rsidRPr="00CD1C90">
          <w:rPr>
            <w:rFonts w:asciiTheme="minorEastAsia" w:hAnsiTheme="minorEastAsia" w:hint="eastAsia"/>
            <w:color w:val="000000" w:themeColor="text1"/>
            <w:sz w:val="24"/>
            <w:szCs w:val="24"/>
            <w:rPrChange w:id="5003" w:author="JY0225" w:date="2017-08-24T11:22:00Z">
              <w:rPr>
                <w:rFonts w:hint="eastAsia"/>
                <w:color w:val="000000" w:themeColor="text1"/>
                <w:sz w:val="24"/>
              </w:rPr>
            </w:rPrChange>
          </w:rPr>
          <w:t>类的成员方法，用于对用户的会话信息加密，使用的是</w:t>
        </w:r>
        <w:r w:rsidRPr="00CD1C90">
          <w:rPr>
            <w:rFonts w:asciiTheme="minorEastAsia" w:hAnsiTheme="minorEastAsia"/>
            <w:color w:val="000000" w:themeColor="text1"/>
            <w:sz w:val="24"/>
            <w:szCs w:val="24"/>
            <w:rPrChange w:id="5004" w:author="JY0225" w:date="2017-08-24T11:22:00Z">
              <w:rPr>
                <w:color w:val="000000" w:themeColor="text1"/>
                <w:sz w:val="24"/>
              </w:rPr>
            </w:rPrChange>
          </w:rPr>
          <w:t>128</w:t>
        </w:r>
        <w:r w:rsidRPr="00CD1C90">
          <w:rPr>
            <w:rFonts w:asciiTheme="minorEastAsia" w:hAnsiTheme="minorEastAsia" w:hint="eastAsia"/>
            <w:color w:val="000000" w:themeColor="text1"/>
            <w:sz w:val="24"/>
            <w:szCs w:val="24"/>
            <w:rPrChange w:id="5005" w:author="JY0225" w:date="2017-08-24T11:22:00Z">
              <w:rPr>
                <w:rFonts w:hint="eastAsia"/>
                <w:color w:val="000000" w:themeColor="text1"/>
                <w:sz w:val="24"/>
              </w:rPr>
            </w:rPrChange>
          </w:rPr>
          <w:t>位的</w:t>
        </w:r>
        <w:r w:rsidRPr="00CD1C90">
          <w:rPr>
            <w:rFonts w:asciiTheme="minorEastAsia" w:hAnsiTheme="minorEastAsia"/>
            <w:color w:val="000000" w:themeColor="text1"/>
            <w:sz w:val="24"/>
            <w:szCs w:val="24"/>
            <w:rPrChange w:id="5006" w:author="JY0225" w:date="2017-08-24T11:22:00Z">
              <w:rPr>
                <w:color w:val="000000" w:themeColor="text1"/>
                <w:sz w:val="24"/>
              </w:rPr>
            </w:rPrChange>
          </w:rPr>
          <w:t>AES</w:t>
        </w:r>
        <w:r w:rsidRPr="00CD1C90">
          <w:rPr>
            <w:rFonts w:asciiTheme="minorEastAsia" w:hAnsiTheme="minorEastAsia" w:hint="eastAsia"/>
            <w:color w:val="000000" w:themeColor="text1"/>
            <w:sz w:val="24"/>
            <w:szCs w:val="24"/>
            <w:rPrChange w:id="5007" w:author="JY0225" w:date="2017-08-24T11:22:00Z">
              <w:rPr>
                <w:rFonts w:hint="eastAsia"/>
                <w:color w:val="000000" w:themeColor="text1"/>
                <w:sz w:val="24"/>
              </w:rPr>
            </w:rPrChange>
          </w:rPr>
          <w:t>加密</w:t>
        </w:r>
      </w:ins>
      <w:ins w:id="5008" w:author="JY0225" w:date="2017-08-23T14:34:00Z">
        <w:r w:rsidRPr="00CD1C90">
          <w:rPr>
            <w:rFonts w:asciiTheme="minorEastAsia" w:hAnsiTheme="minorEastAsia" w:hint="eastAsia"/>
            <w:color w:val="000000" w:themeColor="text1"/>
            <w:sz w:val="24"/>
            <w:szCs w:val="24"/>
            <w:rPrChange w:id="5009" w:author="JY0225" w:date="2017-08-24T11:22:00Z">
              <w:rPr>
                <w:rFonts w:hint="eastAsia"/>
                <w:color w:val="000000" w:themeColor="text1"/>
                <w:sz w:val="24"/>
              </w:rPr>
            </w:rPrChange>
          </w:rPr>
          <w:t>算法。</w:t>
        </w:r>
        <w:r w:rsidR="00876E83" w:rsidRPr="00CD1C90">
          <w:rPr>
            <w:rFonts w:asciiTheme="minorEastAsia" w:hAnsiTheme="minorEastAsia" w:hint="eastAsia"/>
            <w:color w:val="000000" w:themeColor="text1"/>
            <w:sz w:val="24"/>
            <w:szCs w:val="24"/>
            <w:rPrChange w:id="5010" w:author="JY0225" w:date="2017-08-24T11:22:00Z">
              <w:rPr>
                <w:rFonts w:hint="eastAsia"/>
                <w:color w:val="000000" w:themeColor="text1"/>
                <w:sz w:val="24"/>
              </w:rPr>
            </w:rPrChange>
          </w:rPr>
          <w:t>该接口</w:t>
        </w:r>
      </w:ins>
      <w:ins w:id="5011" w:author="JY0225" w:date="2017-08-23T14:35:00Z">
        <w:r w:rsidR="00296460" w:rsidRPr="00CD1C90">
          <w:rPr>
            <w:rFonts w:asciiTheme="minorEastAsia" w:hAnsiTheme="minorEastAsia" w:hint="eastAsia"/>
            <w:color w:val="000000" w:themeColor="text1"/>
            <w:sz w:val="24"/>
            <w:szCs w:val="24"/>
            <w:rPrChange w:id="5012" w:author="JY0225" w:date="2017-08-24T11:22:00Z">
              <w:rPr>
                <w:rFonts w:hint="eastAsia"/>
                <w:color w:val="000000" w:themeColor="text1"/>
                <w:sz w:val="24"/>
              </w:rPr>
            </w:rPrChange>
          </w:rPr>
          <w:t>以用户的请求作为唯一的参数，返回加密后的请求</w:t>
        </w:r>
      </w:ins>
      <w:ins w:id="5013" w:author="JY0225" w:date="2017-08-23T14:36:00Z">
        <w:r w:rsidR="00016EEA" w:rsidRPr="00CD1C90">
          <w:rPr>
            <w:rFonts w:asciiTheme="minorEastAsia" w:hAnsiTheme="minorEastAsia" w:hint="eastAsia"/>
            <w:color w:val="000000" w:themeColor="text1"/>
            <w:sz w:val="24"/>
            <w:szCs w:val="24"/>
            <w:rPrChange w:id="5014" w:author="JY0225" w:date="2017-08-24T11:22:00Z">
              <w:rPr>
                <w:rFonts w:hint="eastAsia"/>
                <w:color w:val="000000" w:themeColor="text1"/>
                <w:sz w:val="24"/>
              </w:rPr>
            </w:rPrChange>
          </w:rPr>
          <w:t>信息。</w:t>
        </w:r>
      </w:ins>
    </w:p>
    <w:p w14:paraId="253183F5" w14:textId="6F2FFA1C" w:rsidR="00900B03" w:rsidRPr="00CD1C90" w:rsidRDefault="00B2748F">
      <w:pPr>
        <w:spacing w:line="400" w:lineRule="exact"/>
        <w:ind w:firstLine="420"/>
        <w:rPr>
          <w:rFonts w:asciiTheme="minorEastAsia" w:hAnsiTheme="minorEastAsia"/>
          <w:color w:val="000000" w:themeColor="text1"/>
          <w:sz w:val="24"/>
          <w:szCs w:val="24"/>
          <w:rPrChange w:id="5015" w:author="JY0225" w:date="2017-08-24T11:22:00Z">
            <w:rPr>
              <w:color w:val="000000" w:themeColor="text1"/>
              <w:sz w:val="24"/>
            </w:rPr>
          </w:rPrChange>
        </w:rPr>
        <w:pPrChange w:id="5016" w:author="JY0225" w:date="2017-08-23T15:15:00Z">
          <w:pPr>
            <w:spacing w:line="400" w:lineRule="exact"/>
          </w:pPr>
        </w:pPrChange>
      </w:pPr>
      <w:r w:rsidRPr="00CD1C90">
        <w:rPr>
          <w:rFonts w:asciiTheme="minorEastAsia" w:hAnsiTheme="minorEastAsia"/>
          <w:color w:val="000000" w:themeColor="text1"/>
          <w:sz w:val="24"/>
          <w:szCs w:val="24"/>
          <w:rPrChange w:id="5017" w:author="JY0225" w:date="2017-08-24T11:22:00Z">
            <w:rPr>
              <w:color w:val="000000" w:themeColor="text1"/>
              <w:sz w:val="24"/>
            </w:rPr>
          </w:rPrChange>
        </w:rPr>
        <w:t>5</w:t>
      </w:r>
      <w:r w:rsidR="00900B03" w:rsidRPr="00CD1C90">
        <w:rPr>
          <w:rFonts w:asciiTheme="minorEastAsia" w:hAnsiTheme="minorEastAsia" w:hint="eastAsia"/>
          <w:color w:val="000000" w:themeColor="text1"/>
          <w:sz w:val="24"/>
          <w:szCs w:val="24"/>
          <w:rPrChange w:id="5018" w:author="JY0225" w:date="2017-08-24T11:22:00Z">
            <w:rPr>
              <w:rFonts w:hint="eastAsia"/>
              <w:color w:val="000000" w:themeColor="text1"/>
              <w:sz w:val="24"/>
            </w:rPr>
          </w:rPrChange>
        </w:rPr>
        <w:t>）查询登录状态</w:t>
      </w:r>
    </w:p>
    <w:tbl>
      <w:tblPr>
        <w:tblStyle w:val="aa"/>
        <w:tblW w:w="0" w:type="auto"/>
        <w:tblLook w:val="04A0" w:firstRow="1" w:lastRow="0" w:firstColumn="1" w:lastColumn="0" w:noHBand="0" w:noVBand="1"/>
      </w:tblPr>
      <w:tblGrid>
        <w:gridCol w:w="1660"/>
        <w:gridCol w:w="1660"/>
        <w:gridCol w:w="4982"/>
      </w:tblGrid>
      <w:tr w:rsidR="00900B03" w:rsidRPr="00CD1C90" w14:paraId="4965D48D" w14:textId="77777777" w:rsidTr="00EF2128">
        <w:tc>
          <w:tcPr>
            <w:tcW w:w="1660" w:type="dxa"/>
          </w:tcPr>
          <w:p w14:paraId="77A00AEB" w14:textId="77777777" w:rsidR="00900B03" w:rsidRPr="005C6C13" w:rsidRDefault="00900B03" w:rsidP="00EF2128">
            <w:pPr>
              <w:spacing w:line="400" w:lineRule="exact"/>
              <w:rPr>
                <w:rFonts w:ascii="Times New Roman" w:hAnsi="Times New Roman" w:cs="Times New Roman"/>
                <w:sz w:val="24"/>
                <w:szCs w:val="24"/>
                <w:rPrChange w:id="5019" w:author="微软用户" w:date="2017-08-24T15:32:00Z">
                  <w:rPr>
                    <w:color w:val="000000" w:themeColor="text1"/>
                    <w:sz w:val="24"/>
                  </w:rPr>
                </w:rPrChange>
              </w:rPr>
            </w:pPr>
            <w:r w:rsidRPr="005C6C13">
              <w:rPr>
                <w:rFonts w:ascii="Times New Roman" w:hAnsi="Times New Roman" w:cs="Times New Roman" w:hint="eastAsia"/>
                <w:sz w:val="24"/>
                <w:szCs w:val="24"/>
                <w:rPrChange w:id="5020" w:author="微软用户" w:date="2017-08-24T15:32:00Z">
                  <w:rPr>
                    <w:rFonts w:hint="eastAsia"/>
                    <w:color w:val="000000" w:themeColor="text1"/>
                    <w:sz w:val="24"/>
                  </w:rPr>
                </w:rPrChange>
              </w:rPr>
              <w:t>接口编号</w:t>
            </w:r>
          </w:p>
        </w:tc>
        <w:tc>
          <w:tcPr>
            <w:tcW w:w="1660" w:type="dxa"/>
          </w:tcPr>
          <w:p w14:paraId="51CFCD0F" w14:textId="77777777" w:rsidR="00900B03" w:rsidRPr="005C6C13" w:rsidRDefault="00900B03" w:rsidP="00EF2128">
            <w:pPr>
              <w:spacing w:line="400" w:lineRule="exact"/>
              <w:rPr>
                <w:rFonts w:ascii="Times New Roman" w:hAnsi="Times New Roman" w:cs="Times New Roman"/>
                <w:sz w:val="24"/>
                <w:szCs w:val="24"/>
                <w:rPrChange w:id="5021" w:author="微软用户" w:date="2017-08-24T15:32:00Z">
                  <w:rPr>
                    <w:color w:val="000000" w:themeColor="text1"/>
                    <w:sz w:val="24"/>
                  </w:rPr>
                </w:rPrChange>
              </w:rPr>
            </w:pPr>
            <w:r w:rsidRPr="005C6C13">
              <w:rPr>
                <w:rFonts w:ascii="Times New Roman" w:hAnsi="Times New Roman" w:cs="Times New Roman" w:hint="eastAsia"/>
                <w:sz w:val="24"/>
                <w:szCs w:val="24"/>
                <w:rPrChange w:id="5022" w:author="微软用户" w:date="2017-08-24T15:32:00Z">
                  <w:rPr>
                    <w:rFonts w:hint="eastAsia"/>
                    <w:color w:val="000000" w:themeColor="text1"/>
                    <w:sz w:val="24"/>
                  </w:rPr>
                </w:rPrChange>
              </w:rPr>
              <w:t>接口名称</w:t>
            </w:r>
          </w:p>
        </w:tc>
        <w:tc>
          <w:tcPr>
            <w:tcW w:w="4982" w:type="dxa"/>
          </w:tcPr>
          <w:p w14:paraId="2BFAA3AC" w14:textId="77777777" w:rsidR="00900B03" w:rsidRPr="005C6C13" w:rsidRDefault="00193E28" w:rsidP="00EF2128">
            <w:pPr>
              <w:spacing w:line="400" w:lineRule="exact"/>
              <w:rPr>
                <w:rFonts w:ascii="Times New Roman" w:hAnsi="Times New Roman" w:cs="Times New Roman"/>
                <w:sz w:val="24"/>
                <w:szCs w:val="24"/>
                <w:rPrChange w:id="5023" w:author="微软用户" w:date="2017-08-24T15:32:00Z">
                  <w:rPr>
                    <w:color w:val="000000" w:themeColor="text1"/>
                    <w:sz w:val="24"/>
                  </w:rPr>
                </w:rPrChange>
              </w:rPr>
            </w:pPr>
            <w:r w:rsidRPr="005C6C13">
              <w:rPr>
                <w:rFonts w:ascii="Times New Roman" w:hAnsi="Times New Roman" w:cs="Times New Roman" w:hint="eastAsia"/>
                <w:sz w:val="24"/>
                <w:szCs w:val="24"/>
                <w:rPrChange w:id="5024" w:author="微软用户" w:date="2017-08-24T15:32:00Z">
                  <w:rPr>
                    <w:rFonts w:hint="eastAsia"/>
                    <w:color w:val="000000" w:themeColor="text1"/>
                    <w:sz w:val="24"/>
                  </w:rPr>
                </w:rPrChange>
              </w:rPr>
              <w:t>查询登录状态</w:t>
            </w:r>
          </w:p>
        </w:tc>
      </w:tr>
      <w:tr w:rsidR="00900B03" w:rsidRPr="00CD1C90" w14:paraId="6CBC5DE1" w14:textId="77777777" w:rsidTr="00EF2128">
        <w:tc>
          <w:tcPr>
            <w:tcW w:w="1660" w:type="dxa"/>
            <w:vMerge w:val="restart"/>
          </w:tcPr>
          <w:p w14:paraId="6298019C" w14:textId="77777777" w:rsidR="00900B03" w:rsidRPr="005C6C13" w:rsidRDefault="00900B03" w:rsidP="00EF2128">
            <w:pPr>
              <w:spacing w:line="400" w:lineRule="exact"/>
              <w:rPr>
                <w:rFonts w:ascii="Times New Roman" w:hAnsi="Times New Roman" w:cs="Times New Roman"/>
                <w:sz w:val="24"/>
                <w:szCs w:val="24"/>
                <w:rPrChange w:id="5025" w:author="微软用户" w:date="2017-08-24T15:32:00Z">
                  <w:rPr>
                    <w:color w:val="000000" w:themeColor="text1"/>
                    <w:sz w:val="24"/>
                  </w:rPr>
                </w:rPrChange>
              </w:rPr>
            </w:pPr>
            <w:r w:rsidRPr="005C6C13">
              <w:rPr>
                <w:rFonts w:ascii="Times New Roman" w:hAnsi="Times New Roman" w:cs="Times New Roman"/>
                <w:sz w:val="24"/>
                <w:szCs w:val="24"/>
                <w:rPrChange w:id="5026" w:author="微软用户" w:date="2017-08-24T15:32:00Z">
                  <w:rPr>
                    <w:color w:val="000000" w:themeColor="text1"/>
                    <w:sz w:val="24"/>
                  </w:rPr>
                </w:rPrChange>
              </w:rPr>
              <w:t>Cloud-Op</w:t>
            </w:r>
            <w:r w:rsidR="00B75ECC" w:rsidRPr="005C6C13">
              <w:rPr>
                <w:rFonts w:ascii="Times New Roman" w:hAnsi="Times New Roman" w:cs="Times New Roman"/>
                <w:sz w:val="24"/>
                <w:szCs w:val="24"/>
                <w:rPrChange w:id="5027" w:author="微软用户" w:date="2017-08-24T15:32:00Z">
                  <w:rPr>
                    <w:color w:val="000000" w:themeColor="text1"/>
                    <w:sz w:val="24"/>
                  </w:rPr>
                </w:rPrChange>
              </w:rPr>
              <w:t>t-05</w:t>
            </w:r>
          </w:p>
        </w:tc>
        <w:tc>
          <w:tcPr>
            <w:tcW w:w="1660" w:type="dxa"/>
          </w:tcPr>
          <w:p w14:paraId="7C829615" w14:textId="77777777" w:rsidR="00900B03" w:rsidRPr="005C6C13" w:rsidRDefault="00900B03" w:rsidP="00EF2128">
            <w:pPr>
              <w:spacing w:line="400" w:lineRule="exact"/>
              <w:rPr>
                <w:rFonts w:ascii="Times New Roman" w:hAnsi="Times New Roman" w:cs="Times New Roman"/>
                <w:sz w:val="24"/>
                <w:szCs w:val="24"/>
                <w:rPrChange w:id="5028" w:author="微软用户" w:date="2017-08-24T15:32:00Z">
                  <w:rPr>
                    <w:color w:val="000000" w:themeColor="text1"/>
                    <w:sz w:val="24"/>
                  </w:rPr>
                </w:rPrChange>
              </w:rPr>
            </w:pPr>
            <w:r w:rsidRPr="005C6C13">
              <w:rPr>
                <w:rFonts w:ascii="Times New Roman" w:hAnsi="Times New Roman" w:cs="Times New Roman" w:hint="eastAsia"/>
                <w:sz w:val="24"/>
                <w:szCs w:val="24"/>
                <w:rPrChange w:id="5029" w:author="微软用户" w:date="2017-08-24T15:32:00Z">
                  <w:rPr>
                    <w:rFonts w:hint="eastAsia"/>
                    <w:color w:val="000000" w:themeColor="text1"/>
                    <w:sz w:val="24"/>
                  </w:rPr>
                </w:rPrChange>
              </w:rPr>
              <w:t>接口原型</w:t>
            </w:r>
          </w:p>
        </w:tc>
        <w:tc>
          <w:tcPr>
            <w:tcW w:w="4982" w:type="dxa"/>
          </w:tcPr>
          <w:p w14:paraId="38C4B0B8" w14:textId="77777777" w:rsidR="00900B03" w:rsidRPr="005C6C13" w:rsidRDefault="00900B03" w:rsidP="000103E6">
            <w:pPr>
              <w:spacing w:line="400" w:lineRule="exact"/>
              <w:rPr>
                <w:rFonts w:ascii="Times New Roman" w:hAnsi="Times New Roman" w:cs="Times New Roman"/>
                <w:sz w:val="24"/>
                <w:szCs w:val="24"/>
                <w:rPrChange w:id="5030" w:author="微软用户" w:date="2017-08-24T15:32:00Z">
                  <w:rPr>
                    <w:color w:val="000000" w:themeColor="text1"/>
                    <w:sz w:val="24"/>
                  </w:rPr>
                </w:rPrChange>
              </w:rPr>
            </w:pPr>
            <w:r w:rsidRPr="005C6C13">
              <w:rPr>
                <w:rFonts w:ascii="Times New Roman" w:hAnsi="Times New Roman" w:cs="Times New Roman"/>
                <w:sz w:val="24"/>
                <w:szCs w:val="24"/>
                <w:rPrChange w:id="5031" w:author="微软用户" w:date="2017-08-24T15:32:00Z">
                  <w:rPr>
                    <w:color w:val="000000" w:themeColor="text1"/>
                    <w:sz w:val="24"/>
                  </w:rPr>
                </w:rPrChange>
              </w:rPr>
              <w:t>String query_session(String userid)</w:t>
            </w:r>
          </w:p>
        </w:tc>
      </w:tr>
      <w:tr w:rsidR="00900B03" w:rsidRPr="00CD1C90" w14:paraId="4B60AC41" w14:textId="77777777" w:rsidTr="00EF2128">
        <w:tc>
          <w:tcPr>
            <w:tcW w:w="1660" w:type="dxa"/>
            <w:vMerge/>
          </w:tcPr>
          <w:p w14:paraId="116A752E" w14:textId="77777777" w:rsidR="00900B03" w:rsidRPr="005C6C13" w:rsidRDefault="00900B03" w:rsidP="00EF2128">
            <w:pPr>
              <w:spacing w:line="400" w:lineRule="exact"/>
              <w:rPr>
                <w:rFonts w:ascii="Times New Roman" w:hAnsi="Times New Roman" w:cs="Times New Roman"/>
                <w:sz w:val="24"/>
                <w:szCs w:val="24"/>
                <w:rPrChange w:id="5032" w:author="微软用户" w:date="2017-08-24T15:32:00Z">
                  <w:rPr>
                    <w:color w:val="000000" w:themeColor="text1"/>
                    <w:sz w:val="24"/>
                  </w:rPr>
                </w:rPrChange>
              </w:rPr>
            </w:pPr>
          </w:p>
        </w:tc>
        <w:tc>
          <w:tcPr>
            <w:tcW w:w="1660" w:type="dxa"/>
          </w:tcPr>
          <w:p w14:paraId="3C1E23AD" w14:textId="77777777" w:rsidR="00900B03" w:rsidRPr="005C6C13" w:rsidRDefault="00900B03" w:rsidP="00EF2128">
            <w:pPr>
              <w:spacing w:line="400" w:lineRule="exact"/>
              <w:rPr>
                <w:rFonts w:ascii="Times New Roman" w:hAnsi="Times New Roman" w:cs="Times New Roman"/>
                <w:sz w:val="24"/>
                <w:szCs w:val="24"/>
                <w:rPrChange w:id="5033" w:author="微软用户" w:date="2017-08-24T15:32:00Z">
                  <w:rPr>
                    <w:color w:val="000000" w:themeColor="text1"/>
                    <w:sz w:val="24"/>
                  </w:rPr>
                </w:rPrChange>
              </w:rPr>
            </w:pPr>
            <w:r w:rsidRPr="005C6C13">
              <w:rPr>
                <w:rFonts w:ascii="Times New Roman" w:hAnsi="Times New Roman" w:cs="Times New Roman" w:hint="eastAsia"/>
                <w:sz w:val="24"/>
                <w:szCs w:val="24"/>
                <w:rPrChange w:id="5034" w:author="微软用户" w:date="2017-08-24T15:32:00Z">
                  <w:rPr>
                    <w:rFonts w:hint="eastAsia"/>
                    <w:color w:val="000000" w:themeColor="text1"/>
                    <w:sz w:val="24"/>
                  </w:rPr>
                </w:rPrChange>
              </w:rPr>
              <w:t>接口参数</w:t>
            </w:r>
          </w:p>
        </w:tc>
        <w:tc>
          <w:tcPr>
            <w:tcW w:w="4982" w:type="dxa"/>
          </w:tcPr>
          <w:p w14:paraId="6B4B8600" w14:textId="77777777" w:rsidR="00900B03" w:rsidRPr="005C6C13" w:rsidRDefault="00900B03" w:rsidP="00EF2128">
            <w:pPr>
              <w:spacing w:line="400" w:lineRule="exact"/>
              <w:rPr>
                <w:rFonts w:ascii="Times New Roman" w:hAnsi="Times New Roman" w:cs="Times New Roman"/>
                <w:sz w:val="24"/>
                <w:szCs w:val="24"/>
                <w:rPrChange w:id="5035" w:author="微软用户" w:date="2017-08-24T15:32:00Z">
                  <w:rPr>
                    <w:color w:val="000000" w:themeColor="text1"/>
                    <w:sz w:val="24"/>
                  </w:rPr>
                </w:rPrChange>
              </w:rPr>
            </w:pPr>
            <w:r w:rsidRPr="005C6C13">
              <w:rPr>
                <w:rFonts w:ascii="Times New Roman" w:hAnsi="Times New Roman" w:cs="Times New Roman"/>
                <w:sz w:val="24"/>
                <w:szCs w:val="24"/>
                <w:rPrChange w:id="5036" w:author="微软用户" w:date="2017-08-24T15:32:00Z">
                  <w:rPr>
                    <w:color w:val="000000" w:themeColor="text1"/>
                    <w:sz w:val="24"/>
                  </w:rPr>
                </w:rPrChange>
              </w:rPr>
              <w:t>userid</w:t>
            </w:r>
            <w:r w:rsidRPr="005C6C13">
              <w:rPr>
                <w:rFonts w:ascii="Times New Roman" w:hAnsi="Times New Roman" w:cs="Times New Roman" w:hint="eastAsia"/>
                <w:sz w:val="24"/>
                <w:szCs w:val="24"/>
                <w:rPrChange w:id="5037"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5038" w:author="微软用户" w:date="2017-08-24T15:32:00Z">
                  <w:rPr>
                    <w:color w:val="000000" w:themeColor="text1"/>
                    <w:sz w:val="24"/>
                  </w:rPr>
                </w:rPrChange>
              </w:rPr>
              <w:t>id</w:t>
            </w:r>
          </w:p>
        </w:tc>
      </w:tr>
      <w:tr w:rsidR="00900B03" w:rsidRPr="00CD1C90" w14:paraId="78D6E805" w14:textId="77777777" w:rsidTr="00EF2128">
        <w:tc>
          <w:tcPr>
            <w:tcW w:w="1660" w:type="dxa"/>
            <w:vMerge/>
          </w:tcPr>
          <w:p w14:paraId="56BD1600" w14:textId="77777777" w:rsidR="00900B03" w:rsidRPr="005C6C13" w:rsidRDefault="00900B03" w:rsidP="00EF2128">
            <w:pPr>
              <w:spacing w:line="400" w:lineRule="exact"/>
              <w:rPr>
                <w:rFonts w:ascii="Times New Roman" w:hAnsi="Times New Roman" w:cs="Times New Roman"/>
                <w:sz w:val="24"/>
                <w:szCs w:val="24"/>
                <w:rPrChange w:id="5039" w:author="微软用户" w:date="2017-08-24T15:32:00Z">
                  <w:rPr>
                    <w:color w:val="000000" w:themeColor="text1"/>
                    <w:sz w:val="24"/>
                  </w:rPr>
                </w:rPrChange>
              </w:rPr>
            </w:pPr>
          </w:p>
        </w:tc>
        <w:tc>
          <w:tcPr>
            <w:tcW w:w="1660" w:type="dxa"/>
          </w:tcPr>
          <w:p w14:paraId="2F01D66B" w14:textId="77777777" w:rsidR="00900B03" w:rsidRPr="005C6C13" w:rsidRDefault="00900B03" w:rsidP="00EF2128">
            <w:pPr>
              <w:spacing w:line="400" w:lineRule="exact"/>
              <w:rPr>
                <w:rFonts w:ascii="Times New Roman" w:hAnsi="Times New Roman" w:cs="Times New Roman"/>
                <w:sz w:val="24"/>
                <w:szCs w:val="24"/>
                <w:rPrChange w:id="5040" w:author="微软用户" w:date="2017-08-24T15:32:00Z">
                  <w:rPr>
                    <w:color w:val="000000" w:themeColor="text1"/>
                    <w:sz w:val="24"/>
                  </w:rPr>
                </w:rPrChange>
              </w:rPr>
            </w:pPr>
            <w:r w:rsidRPr="005C6C13">
              <w:rPr>
                <w:rFonts w:ascii="Times New Roman" w:hAnsi="Times New Roman" w:cs="Times New Roman" w:hint="eastAsia"/>
                <w:sz w:val="24"/>
                <w:szCs w:val="24"/>
                <w:rPrChange w:id="5041" w:author="微软用户" w:date="2017-08-24T15:32:00Z">
                  <w:rPr>
                    <w:rFonts w:hint="eastAsia"/>
                    <w:color w:val="000000" w:themeColor="text1"/>
                    <w:sz w:val="24"/>
                  </w:rPr>
                </w:rPrChange>
              </w:rPr>
              <w:t>返回结果</w:t>
            </w:r>
          </w:p>
        </w:tc>
        <w:tc>
          <w:tcPr>
            <w:tcW w:w="4982" w:type="dxa"/>
          </w:tcPr>
          <w:p w14:paraId="748B873B" w14:textId="77777777" w:rsidR="00900B03" w:rsidRPr="005C6C13" w:rsidRDefault="00900B03" w:rsidP="00EF2128">
            <w:pPr>
              <w:spacing w:line="400" w:lineRule="exact"/>
              <w:rPr>
                <w:rFonts w:ascii="Times New Roman" w:hAnsi="Times New Roman" w:cs="Times New Roman"/>
                <w:sz w:val="24"/>
                <w:szCs w:val="24"/>
                <w:rPrChange w:id="5042" w:author="微软用户" w:date="2017-08-24T15:32:00Z">
                  <w:rPr>
                    <w:rFonts w:ascii="Times New Roman" w:hAnsi="Times New Roman" w:cs="Times New Roman"/>
                    <w:sz w:val="24"/>
                    <w:szCs w:val="24"/>
                  </w:rPr>
                </w:rPrChange>
              </w:rPr>
            </w:pPr>
            <w:r w:rsidRPr="005C6C13">
              <w:rPr>
                <w:rFonts w:ascii="Times New Roman" w:hAnsi="Times New Roman" w:cs="Times New Roman"/>
                <w:sz w:val="24"/>
                <w:szCs w:val="24"/>
                <w:rPrChange w:id="5043" w:author="微软用户" w:date="2017-08-24T15:32:00Z">
                  <w:rPr>
                    <w:rFonts w:ascii="Times New Roman" w:hAnsi="Times New Roman" w:cs="Times New Roman"/>
                    <w:sz w:val="24"/>
                    <w:szCs w:val="24"/>
                  </w:rPr>
                </w:rPrChange>
              </w:rPr>
              <w:t>{</w:t>
            </w:r>
          </w:p>
          <w:p w14:paraId="27CFE3C3" w14:textId="77777777" w:rsidR="00900B03" w:rsidRPr="005C6C13" w:rsidRDefault="00900B03" w:rsidP="00EF2128">
            <w:pPr>
              <w:spacing w:line="400" w:lineRule="exact"/>
              <w:ind w:firstLineChars="50" w:firstLine="120"/>
              <w:rPr>
                <w:rFonts w:ascii="Times New Roman" w:hAnsi="Times New Roman" w:cs="Times New Roman"/>
                <w:sz w:val="24"/>
                <w:szCs w:val="24"/>
                <w:rPrChange w:id="5044" w:author="微软用户" w:date="2017-08-24T15:32:00Z">
                  <w:rPr>
                    <w:rFonts w:ascii="Times New Roman" w:hAnsi="Times New Roman" w:cs="Times New Roman"/>
                    <w:sz w:val="24"/>
                    <w:szCs w:val="24"/>
                  </w:rPr>
                </w:rPrChange>
              </w:rPr>
            </w:pPr>
            <w:r w:rsidRPr="005C6C13">
              <w:rPr>
                <w:rFonts w:ascii="Times New Roman" w:hAnsi="Times New Roman" w:cs="Times New Roman"/>
                <w:sz w:val="24"/>
                <w:szCs w:val="24"/>
                <w:rPrChange w:id="5045" w:author="微软用户" w:date="2017-08-24T15:32:00Z">
                  <w:rPr>
                    <w:rFonts w:ascii="Times New Roman" w:hAnsi="Times New Roman" w:cs="Times New Roman"/>
                    <w:sz w:val="24"/>
                    <w:szCs w:val="24"/>
                  </w:rPr>
                </w:rPrChange>
              </w:rPr>
              <w:t>"status": "0",</w:t>
            </w:r>
          </w:p>
          <w:p w14:paraId="6D617718" w14:textId="77777777" w:rsidR="00900B03" w:rsidRPr="005C6C13" w:rsidRDefault="00900B03" w:rsidP="00A60A3D">
            <w:pPr>
              <w:spacing w:line="400" w:lineRule="exact"/>
              <w:ind w:firstLineChars="50" w:firstLine="120"/>
              <w:rPr>
                <w:rFonts w:ascii="Times New Roman" w:hAnsi="Times New Roman" w:cs="Times New Roman"/>
                <w:sz w:val="24"/>
                <w:szCs w:val="24"/>
                <w:rPrChange w:id="5046" w:author="微软用户" w:date="2017-08-24T15:32:00Z">
                  <w:rPr>
                    <w:rFonts w:ascii="Times New Roman" w:hAnsi="Times New Roman" w:cs="Times New Roman"/>
                    <w:sz w:val="24"/>
                    <w:szCs w:val="24"/>
                  </w:rPr>
                </w:rPrChange>
              </w:rPr>
            </w:pPr>
            <w:r w:rsidRPr="005C6C13">
              <w:rPr>
                <w:rFonts w:ascii="Times New Roman" w:hAnsi="Times New Roman" w:cs="Times New Roman"/>
                <w:sz w:val="24"/>
                <w:szCs w:val="24"/>
                <w:rPrChange w:id="5047" w:author="微软用户" w:date="2017-08-24T15:32:00Z">
                  <w:rPr>
                    <w:rFonts w:ascii="Times New Roman" w:hAnsi="Times New Roman" w:cs="Times New Roman"/>
                    <w:sz w:val="24"/>
                    <w:szCs w:val="24"/>
                  </w:rPr>
                </w:rPrChange>
              </w:rPr>
              <w:t>"</w:t>
            </w:r>
            <w:r w:rsidR="00624D9B" w:rsidRPr="005C6C13">
              <w:rPr>
                <w:rFonts w:ascii="Times New Roman" w:hAnsi="Times New Roman" w:cs="Times New Roman"/>
                <w:sz w:val="24"/>
                <w:szCs w:val="24"/>
                <w:rPrChange w:id="5048" w:author="微软用户" w:date="2017-08-24T15:32:00Z">
                  <w:rPr>
                    <w:rFonts w:ascii="Times New Roman" w:hAnsi="Times New Roman" w:cs="Times New Roman"/>
                    <w:sz w:val="24"/>
                    <w:szCs w:val="24"/>
                  </w:rPr>
                </w:rPrChange>
              </w:rPr>
              <w:t>expired</w:t>
            </w:r>
            <w:r w:rsidRPr="005C6C13">
              <w:rPr>
                <w:rFonts w:ascii="Times New Roman" w:hAnsi="Times New Roman" w:cs="Times New Roman"/>
                <w:sz w:val="24"/>
                <w:szCs w:val="24"/>
                <w:rPrChange w:id="5049" w:author="微软用户" w:date="2017-08-24T15:32:00Z">
                  <w:rPr>
                    <w:rFonts w:ascii="Times New Roman" w:hAnsi="Times New Roman" w:cs="Times New Roman"/>
                    <w:sz w:val="24"/>
                    <w:szCs w:val="24"/>
                  </w:rPr>
                </w:rPrChange>
              </w:rPr>
              <w:t>": "</w:t>
            </w:r>
            <w:r w:rsidR="00A60A3D" w:rsidRPr="005C6C13">
              <w:rPr>
                <w:rFonts w:ascii="Times New Roman" w:hAnsi="Times New Roman" w:cs="Times New Roman"/>
                <w:sz w:val="24"/>
                <w:szCs w:val="24"/>
                <w:rPrChange w:id="5050" w:author="微软用户" w:date="2017-08-24T15:32:00Z">
                  <w:rPr>
                    <w:rFonts w:ascii="Times New Roman" w:hAnsi="Times New Roman" w:cs="Times New Roman"/>
                    <w:sz w:val="24"/>
                    <w:szCs w:val="24"/>
                  </w:rPr>
                </w:rPrChange>
              </w:rPr>
              <w:t>f</w:t>
            </w:r>
            <w:r w:rsidR="00B621FB" w:rsidRPr="005C6C13">
              <w:rPr>
                <w:rFonts w:ascii="Times New Roman" w:hAnsi="Times New Roman" w:cs="Times New Roman"/>
                <w:sz w:val="24"/>
                <w:szCs w:val="24"/>
                <w:rPrChange w:id="5051" w:author="微软用户" w:date="2017-08-24T15:32:00Z">
                  <w:rPr>
                    <w:rFonts w:ascii="Times New Roman" w:hAnsi="Times New Roman" w:cs="Times New Roman"/>
                    <w:sz w:val="24"/>
                    <w:szCs w:val="24"/>
                  </w:rPr>
                </w:rPrChange>
              </w:rPr>
              <w:t>alse</w:t>
            </w:r>
            <w:r w:rsidRPr="005C6C13">
              <w:rPr>
                <w:rFonts w:ascii="Times New Roman" w:hAnsi="Times New Roman" w:cs="Times New Roman"/>
                <w:sz w:val="24"/>
                <w:szCs w:val="24"/>
                <w:rPrChange w:id="5052" w:author="微软用户" w:date="2017-08-24T15:32:00Z">
                  <w:rPr>
                    <w:rFonts w:ascii="Times New Roman" w:hAnsi="Times New Roman" w:cs="Times New Roman"/>
                    <w:sz w:val="24"/>
                    <w:szCs w:val="24"/>
                  </w:rPr>
                </w:rPrChange>
              </w:rPr>
              <w:t xml:space="preserve">", </w:t>
            </w:r>
          </w:p>
          <w:p w14:paraId="4F22C9F4" w14:textId="77777777" w:rsidR="00900B03" w:rsidRPr="005C6C13" w:rsidRDefault="00900B03" w:rsidP="00EF2128">
            <w:pPr>
              <w:spacing w:line="400" w:lineRule="exact"/>
              <w:ind w:firstLineChars="50" w:firstLine="120"/>
              <w:rPr>
                <w:rFonts w:ascii="Times New Roman" w:hAnsi="Times New Roman" w:cs="Times New Roman"/>
                <w:sz w:val="24"/>
                <w:szCs w:val="24"/>
                <w:rPrChange w:id="5053" w:author="微软用户" w:date="2017-08-24T15:32:00Z">
                  <w:rPr>
                    <w:rFonts w:ascii="Times New Roman" w:hAnsi="Times New Roman" w:cs="Times New Roman"/>
                    <w:sz w:val="24"/>
                    <w:szCs w:val="24"/>
                  </w:rPr>
                </w:rPrChange>
              </w:rPr>
            </w:pPr>
            <w:r w:rsidRPr="005C6C13">
              <w:rPr>
                <w:rFonts w:ascii="Times New Roman" w:hAnsi="Times New Roman" w:cs="Times New Roman"/>
                <w:sz w:val="24"/>
                <w:szCs w:val="24"/>
                <w:rPrChange w:id="5054" w:author="微软用户" w:date="2017-08-24T15:32:00Z">
                  <w:rPr>
                    <w:rFonts w:ascii="Times New Roman" w:hAnsi="Times New Roman" w:cs="Times New Roman"/>
                    <w:sz w:val="24"/>
                    <w:szCs w:val="24"/>
                  </w:rPr>
                </w:rPrChange>
              </w:rPr>
              <w:t xml:space="preserve">"time": "1432653661.66864", </w:t>
            </w:r>
          </w:p>
          <w:p w14:paraId="04AA87C3" w14:textId="77777777" w:rsidR="00900B03" w:rsidRPr="005C6C13" w:rsidRDefault="00900B03" w:rsidP="00EF2128">
            <w:pPr>
              <w:spacing w:line="400" w:lineRule="exact"/>
              <w:ind w:firstLineChars="50" w:firstLine="120"/>
              <w:rPr>
                <w:rFonts w:ascii="Times New Roman" w:hAnsi="Times New Roman" w:cs="Times New Roman"/>
                <w:sz w:val="24"/>
                <w:szCs w:val="24"/>
                <w:rPrChange w:id="5055" w:author="微软用户" w:date="2017-08-24T15:32:00Z">
                  <w:rPr>
                    <w:rFonts w:ascii="Times New Roman" w:hAnsi="Times New Roman" w:cs="Times New Roman"/>
                    <w:sz w:val="24"/>
                    <w:szCs w:val="24"/>
                  </w:rPr>
                </w:rPrChange>
              </w:rPr>
            </w:pPr>
            <w:r w:rsidRPr="005C6C13">
              <w:rPr>
                <w:rFonts w:ascii="Times New Roman" w:hAnsi="Times New Roman" w:cs="Times New Roman"/>
                <w:sz w:val="24"/>
                <w:szCs w:val="24"/>
                <w:rPrChange w:id="5056" w:author="微软用户" w:date="2017-08-24T15:32:00Z">
                  <w:rPr>
                    <w:rFonts w:ascii="Times New Roman" w:hAnsi="Times New Roman" w:cs="Times New Roman"/>
                    <w:sz w:val="24"/>
                    <w:szCs w:val="24"/>
                  </w:rPr>
                </w:rPrChange>
              </w:rPr>
              <w:t>"userid": "kaeyika@163.com"</w:t>
            </w:r>
          </w:p>
          <w:p w14:paraId="1D26E975" w14:textId="77777777" w:rsidR="00900B03" w:rsidRPr="005C6C13" w:rsidRDefault="00900B03" w:rsidP="00EF2128">
            <w:pPr>
              <w:spacing w:line="400" w:lineRule="exact"/>
              <w:rPr>
                <w:rFonts w:ascii="Times New Roman" w:hAnsi="Times New Roman" w:cs="Times New Roman"/>
                <w:sz w:val="24"/>
                <w:szCs w:val="24"/>
                <w:rPrChange w:id="5057" w:author="微软用户" w:date="2017-08-24T15:32:00Z">
                  <w:rPr>
                    <w:color w:val="000000" w:themeColor="text1"/>
                    <w:sz w:val="24"/>
                  </w:rPr>
                </w:rPrChange>
              </w:rPr>
            </w:pPr>
            <w:r w:rsidRPr="005C6C13">
              <w:rPr>
                <w:rFonts w:ascii="Times New Roman" w:hAnsi="Times New Roman" w:cs="Times New Roman"/>
                <w:sz w:val="24"/>
                <w:szCs w:val="24"/>
                <w:rPrChange w:id="5058" w:author="微软用户" w:date="2017-08-24T15:32:00Z">
                  <w:rPr>
                    <w:rFonts w:ascii="Times New Roman" w:hAnsi="Times New Roman" w:cs="Times New Roman"/>
                    <w:sz w:val="24"/>
                    <w:szCs w:val="24"/>
                  </w:rPr>
                </w:rPrChange>
              </w:rPr>
              <w:t>}</w:t>
            </w:r>
          </w:p>
        </w:tc>
      </w:tr>
    </w:tbl>
    <w:p w14:paraId="018E7A74" w14:textId="46C98747" w:rsidR="00675ED8" w:rsidRPr="00CD1C90" w:rsidRDefault="00675ED8">
      <w:pPr>
        <w:spacing w:line="400" w:lineRule="exact"/>
        <w:rPr>
          <w:ins w:id="5059" w:author="JY0225" w:date="2017-08-23T14:37:00Z"/>
          <w:rFonts w:asciiTheme="minorEastAsia" w:hAnsiTheme="minorEastAsia"/>
          <w:sz w:val="24"/>
          <w:szCs w:val="24"/>
          <w:rPrChange w:id="5060" w:author="JY0225" w:date="2017-08-24T11:22:00Z">
            <w:rPr>
              <w:ins w:id="5061" w:author="JY0225" w:date="2017-08-23T14:37:00Z"/>
            </w:rPr>
          </w:rPrChange>
        </w:rPr>
        <w:pPrChange w:id="5062" w:author="JY0225" w:date="2017-08-23T14:37:00Z">
          <w:pPr>
            <w:pStyle w:val="31"/>
          </w:pPr>
        </w:pPrChange>
      </w:pPr>
      <w:ins w:id="5063" w:author="JY0225" w:date="2017-08-23T14:37:00Z">
        <w:r w:rsidRPr="00CD1C90">
          <w:rPr>
            <w:rFonts w:asciiTheme="minorEastAsia" w:hAnsiTheme="minorEastAsia"/>
            <w:sz w:val="24"/>
            <w:szCs w:val="24"/>
            <w:rPrChange w:id="5064" w:author="JY0225" w:date="2017-08-24T11:22:00Z">
              <w:rPr>
                <w:b w:val="0"/>
                <w:bCs w:val="0"/>
              </w:rPr>
            </w:rPrChange>
          </w:rPr>
          <w:tab/>
        </w:r>
        <w:r w:rsidRPr="00CD1C90">
          <w:rPr>
            <w:rFonts w:asciiTheme="minorEastAsia" w:hAnsiTheme="minorEastAsia" w:hint="eastAsia"/>
            <w:sz w:val="24"/>
            <w:szCs w:val="24"/>
            <w:rPrChange w:id="5065" w:author="JY0225" w:date="2017-08-24T11:22:00Z">
              <w:rPr>
                <w:rFonts w:hint="eastAsia"/>
                <w:b w:val="0"/>
                <w:bCs w:val="0"/>
              </w:rPr>
            </w:rPrChange>
          </w:rPr>
          <w:t>查询</w:t>
        </w:r>
      </w:ins>
      <w:ins w:id="5066" w:author="JY0225" w:date="2017-08-23T14:38:00Z">
        <w:r w:rsidRPr="00CD1C90">
          <w:rPr>
            <w:rFonts w:asciiTheme="minorEastAsia" w:hAnsiTheme="minorEastAsia" w:hint="eastAsia"/>
            <w:sz w:val="24"/>
            <w:szCs w:val="24"/>
            <w:rPrChange w:id="5067" w:author="JY0225" w:date="2017-08-24T11:22:00Z">
              <w:rPr>
                <w:rFonts w:hint="eastAsia"/>
                <w:b w:val="0"/>
                <w:bCs w:val="0"/>
              </w:rPr>
            </w:rPrChange>
          </w:rPr>
          <w:t>登录状态接口</w:t>
        </w:r>
        <w:r w:rsidRPr="00CD1C90">
          <w:rPr>
            <w:rFonts w:asciiTheme="minorEastAsia" w:hAnsiTheme="minorEastAsia" w:hint="eastAsia"/>
            <w:sz w:val="24"/>
            <w:szCs w:val="24"/>
            <w:rPrChange w:id="5068" w:author="JY0225" w:date="2017-08-24T11:22:00Z">
              <w:rPr>
                <w:rFonts w:hint="eastAsia"/>
                <w:b w:val="0"/>
                <w:bCs w:val="0"/>
                <w:sz w:val="24"/>
                <w:szCs w:val="24"/>
              </w:rPr>
            </w:rPrChange>
          </w:rPr>
          <w:t>在中间件提交用户请求到服务器之前使用，以检验用户的登录信息是否过期，如果没有过期则将请求发送给服务器；</w:t>
        </w:r>
      </w:ins>
      <w:ins w:id="5069" w:author="JY0225" w:date="2017-08-23T14:39:00Z">
        <w:r w:rsidRPr="00CD1C90">
          <w:rPr>
            <w:rFonts w:asciiTheme="minorEastAsia" w:hAnsiTheme="minorEastAsia" w:hint="eastAsia"/>
            <w:sz w:val="24"/>
            <w:szCs w:val="24"/>
            <w:rPrChange w:id="5070" w:author="JY0225" w:date="2017-08-24T11:22:00Z">
              <w:rPr>
                <w:rFonts w:hint="eastAsia"/>
                <w:b w:val="0"/>
                <w:bCs w:val="0"/>
                <w:sz w:val="24"/>
                <w:szCs w:val="24"/>
              </w:rPr>
            </w:rPrChange>
          </w:rPr>
          <w:t>反之则由中间件授权代理登录，并将重新获取到的</w:t>
        </w:r>
        <w:r w:rsidRPr="00CD1C90">
          <w:rPr>
            <w:rFonts w:asciiTheme="minorEastAsia" w:hAnsiTheme="minorEastAsia"/>
            <w:sz w:val="24"/>
            <w:szCs w:val="24"/>
            <w:rPrChange w:id="5071" w:author="JY0225" w:date="2017-08-24T11:22:00Z">
              <w:rPr>
                <w:b w:val="0"/>
                <w:bCs w:val="0"/>
                <w:sz w:val="24"/>
                <w:szCs w:val="24"/>
              </w:rPr>
            </w:rPrChange>
          </w:rPr>
          <w:t>token</w:t>
        </w:r>
        <w:r w:rsidRPr="00CD1C90">
          <w:rPr>
            <w:rFonts w:asciiTheme="minorEastAsia" w:hAnsiTheme="minorEastAsia" w:hint="eastAsia"/>
            <w:sz w:val="24"/>
            <w:szCs w:val="24"/>
            <w:rPrChange w:id="5072" w:author="JY0225" w:date="2017-08-24T11:22:00Z">
              <w:rPr>
                <w:rFonts w:hint="eastAsia"/>
                <w:b w:val="0"/>
                <w:bCs w:val="0"/>
                <w:sz w:val="24"/>
                <w:szCs w:val="24"/>
              </w:rPr>
            </w:rPrChange>
          </w:rPr>
          <w:t>替换</w:t>
        </w:r>
      </w:ins>
      <w:ins w:id="5073" w:author="JY0225" w:date="2017-08-23T14:40:00Z">
        <w:r w:rsidRPr="00CD1C90">
          <w:rPr>
            <w:rFonts w:asciiTheme="minorEastAsia" w:hAnsiTheme="minorEastAsia" w:hint="eastAsia"/>
            <w:sz w:val="24"/>
            <w:szCs w:val="24"/>
            <w:rPrChange w:id="5074" w:author="JY0225" w:date="2017-08-24T11:22:00Z">
              <w:rPr>
                <w:rFonts w:hint="eastAsia"/>
                <w:b w:val="0"/>
                <w:bCs w:val="0"/>
                <w:sz w:val="24"/>
                <w:szCs w:val="24"/>
              </w:rPr>
            </w:rPrChange>
          </w:rPr>
          <w:t>请求中以过期的</w:t>
        </w:r>
        <w:r w:rsidRPr="00CD1C90">
          <w:rPr>
            <w:rFonts w:asciiTheme="minorEastAsia" w:hAnsiTheme="minorEastAsia"/>
            <w:sz w:val="24"/>
            <w:szCs w:val="24"/>
            <w:rPrChange w:id="5075" w:author="JY0225" w:date="2017-08-24T11:22:00Z">
              <w:rPr>
                <w:b w:val="0"/>
                <w:bCs w:val="0"/>
                <w:sz w:val="24"/>
                <w:szCs w:val="24"/>
              </w:rPr>
            </w:rPrChange>
          </w:rPr>
          <w:t>token</w:t>
        </w:r>
        <w:r w:rsidRPr="00CD1C90">
          <w:rPr>
            <w:rFonts w:asciiTheme="minorEastAsia" w:hAnsiTheme="minorEastAsia" w:hint="eastAsia"/>
            <w:sz w:val="24"/>
            <w:szCs w:val="24"/>
            <w:rPrChange w:id="5076" w:author="JY0225" w:date="2017-08-24T11:22:00Z">
              <w:rPr>
                <w:rFonts w:hint="eastAsia"/>
                <w:b w:val="0"/>
                <w:bCs w:val="0"/>
                <w:sz w:val="24"/>
                <w:szCs w:val="24"/>
              </w:rPr>
            </w:rPrChange>
          </w:rPr>
          <w:t>。</w:t>
        </w:r>
        <w:r w:rsidR="00DE3B46" w:rsidRPr="00CD1C90">
          <w:rPr>
            <w:rFonts w:asciiTheme="minorEastAsia" w:hAnsiTheme="minorEastAsia" w:hint="eastAsia"/>
            <w:sz w:val="24"/>
            <w:szCs w:val="24"/>
            <w:rPrChange w:id="5077" w:author="JY0225" w:date="2017-08-24T11:22:00Z">
              <w:rPr>
                <w:rFonts w:hint="eastAsia"/>
                <w:b w:val="0"/>
                <w:bCs w:val="0"/>
                <w:sz w:val="24"/>
                <w:szCs w:val="24"/>
              </w:rPr>
            </w:rPrChange>
          </w:rPr>
          <w:t>确保不会因为会话过程而导致请求失败。</w:t>
        </w:r>
      </w:ins>
    </w:p>
    <w:p w14:paraId="679002B2" w14:textId="567FD801" w:rsidR="00382A80" w:rsidRDefault="00382A80" w:rsidP="00382A80">
      <w:pPr>
        <w:pStyle w:val="31"/>
      </w:pPr>
      <w:bookmarkStart w:id="5078" w:name="_Toc491352018"/>
      <w:r>
        <w:t>4.5.</w:t>
      </w:r>
      <w:ins w:id="5079" w:author="微软用户" w:date="2017-08-18T22:58:00Z">
        <w:r w:rsidR="008A765C">
          <w:t>2</w:t>
        </w:r>
      </w:ins>
      <w:del w:id="5080" w:author="微软用户" w:date="2017-08-18T22:58:00Z">
        <w:r w:rsidDel="008A765C">
          <w:delText>1</w:delText>
        </w:r>
      </w:del>
      <w:r>
        <w:t xml:space="preserve"> </w:t>
      </w:r>
      <w:r w:rsidR="009F59A0">
        <w:rPr>
          <w:rFonts w:hint="eastAsia"/>
        </w:rPr>
        <w:t>大文件上传</w:t>
      </w:r>
      <w:r>
        <w:rPr>
          <w:rFonts w:hint="eastAsia"/>
        </w:rPr>
        <w:t>接口设计</w:t>
      </w:r>
      <w:bookmarkEnd w:id="5078"/>
    </w:p>
    <w:p w14:paraId="1AC462AC" w14:textId="77777777" w:rsidR="00E5210D" w:rsidRPr="00CD1C90" w:rsidRDefault="00E5210D">
      <w:pPr>
        <w:spacing w:line="400" w:lineRule="exact"/>
        <w:ind w:firstLine="420"/>
        <w:rPr>
          <w:rFonts w:asciiTheme="minorEastAsia" w:hAnsiTheme="minorEastAsia"/>
          <w:color w:val="000000" w:themeColor="text1"/>
          <w:sz w:val="24"/>
          <w:rPrChange w:id="5081" w:author="JY0225" w:date="2017-08-24T11:23:00Z">
            <w:rPr>
              <w:color w:val="000000" w:themeColor="text1"/>
              <w:sz w:val="24"/>
            </w:rPr>
          </w:rPrChange>
        </w:rPr>
        <w:pPrChange w:id="5082" w:author="JY0225" w:date="2017-08-23T15:15:00Z">
          <w:pPr>
            <w:spacing w:line="400" w:lineRule="exact"/>
          </w:pPr>
        </w:pPrChange>
      </w:pPr>
      <w:r w:rsidRPr="00CD1C90">
        <w:rPr>
          <w:rFonts w:asciiTheme="minorEastAsia" w:hAnsiTheme="minorEastAsia"/>
          <w:color w:val="000000" w:themeColor="text1"/>
          <w:sz w:val="24"/>
          <w:rPrChange w:id="5083" w:author="JY0225" w:date="2017-08-24T11:23:00Z">
            <w:rPr>
              <w:color w:val="000000" w:themeColor="text1"/>
              <w:sz w:val="24"/>
            </w:rPr>
          </w:rPrChange>
        </w:rPr>
        <w:t>1</w:t>
      </w:r>
      <w:r w:rsidRPr="00CD1C90">
        <w:rPr>
          <w:rFonts w:asciiTheme="minorEastAsia" w:hAnsiTheme="minorEastAsia" w:hint="eastAsia"/>
          <w:color w:val="000000" w:themeColor="text1"/>
          <w:sz w:val="24"/>
          <w:rPrChange w:id="5084" w:author="JY0225" w:date="2017-08-24T11:23:00Z">
            <w:rPr>
              <w:rFonts w:hint="eastAsia"/>
              <w:color w:val="000000" w:themeColor="text1"/>
              <w:sz w:val="24"/>
            </w:rPr>
          </w:rPrChange>
        </w:rPr>
        <w:t>）</w:t>
      </w:r>
      <w:r w:rsidR="001613CD" w:rsidRPr="00CD1C90">
        <w:rPr>
          <w:rFonts w:asciiTheme="minorEastAsia" w:hAnsiTheme="minorEastAsia" w:hint="eastAsia"/>
          <w:color w:val="000000" w:themeColor="text1"/>
          <w:sz w:val="24"/>
          <w:rPrChange w:id="5085" w:author="JY0225" w:date="2017-08-24T11:23:00Z">
            <w:rPr>
              <w:rFonts w:hint="eastAsia"/>
              <w:color w:val="000000" w:themeColor="text1"/>
              <w:sz w:val="24"/>
            </w:rPr>
          </w:rPrChange>
        </w:rPr>
        <w:t>获取文件信息</w:t>
      </w:r>
    </w:p>
    <w:tbl>
      <w:tblPr>
        <w:tblStyle w:val="aa"/>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Pr="005C6C13" w:rsidRDefault="00392DBB" w:rsidP="00EF2128">
            <w:pPr>
              <w:spacing w:line="400" w:lineRule="exact"/>
              <w:rPr>
                <w:rFonts w:ascii="Times New Roman" w:hAnsi="Times New Roman" w:cs="Times New Roman"/>
                <w:sz w:val="24"/>
                <w:szCs w:val="24"/>
                <w:rPrChange w:id="5086" w:author="微软用户" w:date="2017-08-24T15:31:00Z">
                  <w:rPr>
                    <w:color w:val="000000" w:themeColor="text1"/>
                    <w:sz w:val="24"/>
                  </w:rPr>
                </w:rPrChange>
              </w:rPr>
            </w:pPr>
            <w:r w:rsidRPr="005C6C13">
              <w:rPr>
                <w:rFonts w:ascii="Times New Roman" w:hAnsi="Times New Roman" w:cs="Times New Roman" w:hint="eastAsia"/>
                <w:sz w:val="24"/>
                <w:szCs w:val="24"/>
                <w:rPrChange w:id="5087" w:author="微软用户" w:date="2017-08-24T15:31:00Z">
                  <w:rPr>
                    <w:rFonts w:hint="eastAsia"/>
                    <w:color w:val="000000" w:themeColor="text1"/>
                    <w:sz w:val="24"/>
                  </w:rPr>
                </w:rPrChange>
              </w:rPr>
              <w:lastRenderedPageBreak/>
              <w:t>接口编号</w:t>
            </w:r>
          </w:p>
        </w:tc>
        <w:tc>
          <w:tcPr>
            <w:tcW w:w="1660" w:type="dxa"/>
          </w:tcPr>
          <w:p w14:paraId="50360D4D" w14:textId="77777777" w:rsidR="00392DBB" w:rsidRPr="005C6C13" w:rsidRDefault="00392DBB" w:rsidP="00EF2128">
            <w:pPr>
              <w:spacing w:line="400" w:lineRule="exact"/>
              <w:rPr>
                <w:rFonts w:ascii="Times New Roman" w:hAnsi="Times New Roman" w:cs="Times New Roman"/>
                <w:sz w:val="24"/>
                <w:szCs w:val="24"/>
                <w:rPrChange w:id="5088" w:author="微软用户" w:date="2017-08-24T15:31:00Z">
                  <w:rPr>
                    <w:color w:val="000000" w:themeColor="text1"/>
                    <w:sz w:val="24"/>
                  </w:rPr>
                </w:rPrChange>
              </w:rPr>
            </w:pPr>
            <w:r w:rsidRPr="005C6C13">
              <w:rPr>
                <w:rFonts w:ascii="Times New Roman" w:hAnsi="Times New Roman" w:cs="Times New Roman" w:hint="eastAsia"/>
                <w:sz w:val="24"/>
                <w:szCs w:val="24"/>
                <w:rPrChange w:id="5089" w:author="微软用户" w:date="2017-08-24T15:31:00Z">
                  <w:rPr>
                    <w:rFonts w:hint="eastAsia"/>
                    <w:color w:val="000000" w:themeColor="text1"/>
                    <w:sz w:val="24"/>
                  </w:rPr>
                </w:rPrChange>
              </w:rPr>
              <w:t>接口名称</w:t>
            </w:r>
          </w:p>
        </w:tc>
        <w:tc>
          <w:tcPr>
            <w:tcW w:w="4982" w:type="dxa"/>
          </w:tcPr>
          <w:p w14:paraId="44A922A8" w14:textId="77777777" w:rsidR="00392DBB" w:rsidRPr="005C6C13" w:rsidRDefault="00E257E3" w:rsidP="00EF2128">
            <w:pPr>
              <w:spacing w:line="400" w:lineRule="exact"/>
              <w:rPr>
                <w:rFonts w:ascii="Times New Roman" w:hAnsi="Times New Roman" w:cs="Times New Roman"/>
                <w:sz w:val="24"/>
                <w:szCs w:val="24"/>
                <w:rPrChange w:id="5090" w:author="微软用户" w:date="2017-08-24T15:31:00Z">
                  <w:rPr>
                    <w:color w:val="000000" w:themeColor="text1"/>
                    <w:sz w:val="24"/>
                  </w:rPr>
                </w:rPrChange>
              </w:rPr>
            </w:pPr>
            <w:r w:rsidRPr="005C6C13">
              <w:rPr>
                <w:rFonts w:ascii="Times New Roman" w:hAnsi="Times New Roman" w:cs="Times New Roman" w:hint="eastAsia"/>
                <w:sz w:val="24"/>
                <w:szCs w:val="24"/>
                <w:rPrChange w:id="5091" w:author="微软用户" w:date="2017-08-24T15:31:00Z">
                  <w:rPr>
                    <w:rFonts w:hint="eastAsia"/>
                    <w:color w:val="000000" w:themeColor="text1"/>
                    <w:sz w:val="24"/>
                  </w:rPr>
                </w:rPrChange>
              </w:rPr>
              <w:t>获取文件信息</w:t>
            </w:r>
          </w:p>
        </w:tc>
      </w:tr>
      <w:tr w:rsidR="00392DBB" w14:paraId="139CC446" w14:textId="77777777" w:rsidTr="00EF2128">
        <w:tc>
          <w:tcPr>
            <w:tcW w:w="1660" w:type="dxa"/>
            <w:vMerge w:val="restart"/>
          </w:tcPr>
          <w:p w14:paraId="4185FFA9" w14:textId="77777777" w:rsidR="00392DBB" w:rsidRPr="005C6C13" w:rsidRDefault="00392DBB" w:rsidP="00EF2128">
            <w:pPr>
              <w:spacing w:line="400" w:lineRule="exact"/>
              <w:rPr>
                <w:rFonts w:ascii="Times New Roman" w:hAnsi="Times New Roman" w:cs="Times New Roman"/>
                <w:sz w:val="24"/>
                <w:szCs w:val="24"/>
                <w:rPrChange w:id="5092" w:author="微软用户" w:date="2017-08-24T15:31:00Z">
                  <w:rPr>
                    <w:color w:val="000000" w:themeColor="text1"/>
                    <w:sz w:val="24"/>
                  </w:rPr>
                </w:rPrChange>
              </w:rPr>
            </w:pPr>
            <w:r w:rsidRPr="005C6C13">
              <w:rPr>
                <w:rFonts w:ascii="Times New Roman" w:hAnsi="Times New Roman" w:cs="Times New Roman" w:hint="eastAsia"/>
                <w:sz w:val="24"/>
                <w:szCs w:val="24"/>
                <w:rPrChange w:id="5093" w:author="微软用户" w:date="2017-08-24T15:31:00Z">
                  <w:rPr>
                    <w:rFonts w:hint="eastAsia"/>
                    <w:color w:val="000000" w:themeColor="text1"/>
                    <w:sz w:val="24"/>
                  </w:rPr>
                </w:rPrChange>
              </w:rPr>
              <w:t>Cloud-Op</w:t>
            </w:r>
            <w:r w:rsidR="00B27FF1" w:rsidRPr="005C6C13">
              <w:rPr>
                <w:rFonts w:ascii="Times New Roman" w:hAnsi="Times New Roman" w:cs="Times New Roman"/>
                <w:sz w:val="24"/>
                <w:szCs w:val="24"/>
                <w:rPrChange w:id="5094" w:author="微软用户" w:date="2017-08-24T15:31:00Z">
                  <w:rPr>
                    <w:color w:val="000000" w:themeColor="text1"/>
                    <w:sz w:val="24"/>
                  </w:rPr>
                </w:rPrChange>
              </w:rPr>
              <w:t>t-06</w:t>
            </w:r>
          </w:p>
        </w:tc>
        <w:tc>
          <w:tcPr>
            <w:tcW w:w="1660" w:type="dxa"/>
          </w:tcPr>
          <w:p w14:paraId="4CADBB7A" w14:textId="77777777" w:rsidR="00392DBB" w:rsidRPr="005C6C13" w:rsidRDefault="00392DBB" w:rsidP="00EF2128">
            <w:pPr>
              <w:spacing w:line="400" w:lineRule="exact"/>
              <w:rPr>
                <w:rFonts w:ascii="Times New Roman" w:hAnsi="Times New Roman" w:cs="Times New Roman"/>
                <w:sz w:val="24"/>
                <w:szCs w:val="24"/>
                <w:rPrChange w:id="5095" w:author="微软用户" w:date="2017-08-24T15:31:00Z">
                  <w:rPr>
                    <w:color w:val="000000" w:themeColor="text1"/>
                    <w:sz w:val="24"/>
                  </w:rPr>
                </w:rPrChange>
              </w:rPr>
            </w:pPr>
            <w:r w:rsidRPr="005C6C13">
              <w:rPr>
                <w:rFonts w:ascii="Times New Roman" w:hAnsi="Times New Roman" w:cs="Times New Roman" w:hint="eastAsia"/>
                <w:sz w:val="24"/>
                <w:szCs w:val="24"/>
                <w:rPrChange w:id="5096" w:author="微软用户" w:date="2017-08-24T15:31:00Z">
                  <w:rPr>
                    <w:rFonts w:hint="eastAsia"/>
                    <w:color w:val="000000" w:themeColor="text1"/>
                    <w:sz w:val="24"/>
                  </w:rPr>
                </w:rPrChange>
              </w:rPr>
              <w:t>接口原型</w:t>
            </w:r>
          </w:p>
        </w:tc>
        <w:tc>
          <w:tcPr>
            <w:tcW w:w="4982" w:type="dxa"/>
          </w:tcPr>
          <w:p w14:paraId="3FFE234B" w14:textId="77777777" w:rsidR="00392DBB" w:rsidRPr="005C6C13" w:rsidRDefault="00392DBB" w:rsidP="00212094">
            <w:pPr>
              <w:spacing w:line="400" w:lineRule="exact"/>
              <w:rPr>
                <w:rFonts w:ascii="Times New Roman" w:hAnsi="Times New Roman" w:cs="Times New Roman"/>
                <w:sz w:val="24"/>
                <w:szCs w:val="24"/>
                <w:rPrChange w:id="5097" w:author="微软用户" w:date="2017-08-24T15:31:00Z">
                  <w:rPr>
                    <w:color w:val="000000" w:themeColor="text1"/>
                    <w:sz w:val="24"/>
                  </w:rPr>
                </w:rPrChange>
              </w:rPr>
            </w:pPr>
            <w:r w:rsidRPr="005C6C13">
              <w:rPr>
                <w:rFonts w:ascii="Times New Roman" w:hAnsi="Times New Roman" w:cs="Times New Roman"/>
                <w:sz w:val="24"/>
                <w:szCs w:val="24"/>
                <w:rPrChange w:id="5098" w:author="微软用户" w:date="2017-08-24T15:31:00Z">
                  <w:rPr>
                    <w:color w:val="000000" w:themeColor="text1"/>
                    <w:sz w:val="24"/>
                  </w:rPr>
                </w:rPrChange>
              </w:rPr>
              <w:t xml:space="preserve">String </w:t>
            </w:r>
            <w:r w:rsidR="002F3291" w:rsidRPr="005C6C13">
              <w:rPr>
                <w:rFonts w:ascii="Times New Roman" w:hAnsi="Times New Roman" w:cs="Times New Roman" w:hint="eastAsia"/>
                <w:sz w:val="24"/>
                <w:szCs w:val="24"/>
                <w:rPrChange w:id="5099" w:author="微软用户" w:date="2017-08-24T15:31:00Z">
                  <w:rPr>
                    <w:rFonts w:hint="eastAsia"/>
                    <w:color w:val="000000" w:themeColor="text1"/>
                    <w:sz w:val="24"/>
                  </w:rPr>
                </w:rPrChange>
              </w:rPr>
              <w:t>get</w:t>
            </w:r>
            <w:r w:rsidRPr="005C6C13">
              <w:rPr>
                <w:rFonts w:ascii="Times New Roman" w:hAnsi="Times New Roman" w:cs="Times New Roman"/>
                <w:sz w:val="24"/>
                <w:szCs w:val="24"/>
                <w:rPrChange w:id="5100" w:author="微软用户" w:date="2017-08-24T15:31:00Z">
                  <w:rPr>
                    <w:color w:val="000000" w:themeColor="text1"/>
                    <w:sz w:val="24"/>
                  </w:rPr>
                </w:rPrChange>
              </w:rPr>
              <w:t>_</w:t>
            </w:r>
            <w:r w:rsidR="002F3291" w:rsidRPr="005C6C13">
              <w:rPr>
                <w:rFonts w:ascii="Times New Roman" w:hAnsi="Times New Roman" w:cs="Times New Roman"/>
                <w:sz w:val="24"/>
                <w:szCs w:val="24"/>
                <w:rPrChange w:id="5101" w:author="微软用户" w:date="2017-08-24T15:31:00Z">
                  <w:rPr>
                    <w:color w:val="000000" w:themeColor="text1"/>
                    <w:sz w:val="24"/>
                  </w:rPr>
                </w:rPrChange>
              </w:rPr>
              <w:t>file_info</w:t>
            </w:r>
            <w:r w:rsidRPr="005C6C13">
              <w:rPr>
                <w:rFonts w:ascii="Times New Roman" w:hAnsi="Times New Roman" w:cs="Times New Roman"/>
                <w:sz w:val="24"/>
                <w:szCs w:val="24"/>
                <w:rPrChange w:id="5102" w:author="微软用户" w:date="2017-08-24T15:31:00Z">
                  <w:rPr>
                    <w:color w:val="000000" w:themeColor="text1"/>
                    <w:sz w:val="24"/>
                  </w:rPr>
                </w:rPrChange>
              </w:rPr>
              <w:t xml:space="preserve">(String </w:t>
            </w:r>
            <w:r w:rsidR="00212094" w:rsidRPr="005C6C13">
              <w:rPr>
                <w:rFonts w:ascii="Times New Roman" w:hAnsi="Times New Roman" w:cs="Times New Roman"/>
                <w:sz w:val="24"/>
                <w:szCs w:val="24"/>
                <w:rPrChange w:id="5103" w:author="微软用户" w:date="2017-08-24T15:31:00Z">
                  <w:rPr>
                    <w:color w:val="000000" w:themeColor="text1"/>
                    <w:sz w:val="24"/>
                  </w:rPr>
                </w:rPrChange>
              </w:rPr>
              <w:t>file_path</w:t>
            </w:r>
            <w:r w:rsidRPr="005C6C13">
              <w:rPr>
                <w:rFonts w:ascii="Times New Roman" w:hAnsi="Times New Roman" w:cs="Times New Roman"/>
                <w:sz w:val="24"/>
                <w:szCs w:val="24"/>
                <w:rPrChange w:id="5104" w:author="微软用户" w:date="2017-08-24T15:31:00Z">
                  <w:rPr>
                    <w:color w:val="000000" w:themeColor="text1"/>
                    <w:sz w:val="24"/>
                  </w:rPr>
                </w:rPrChange>
              </w:rPr>
              <w:t>)</w:t>
            </w:r>
          </w:p>
        </w:tc>
      </w:tr>
      <w:tr w:rsidR="00392DBB" w14:paraId="33B541B5" w14:textId="77777777" w:rsidTr="00EF2128">
        <w:tc>
          <w:tcPr>
            <w:tcW w:w="1660" w:type="dxa"/>
            <w:vMerge/>
          </w:tcPr>
          <w:p w14:paraId="0022649C" w14:textId="77777777" w:rsidR="00392DBB" w:rsidRPr="005C6C13" w:rsidRDefault="00392DBB" w:rsidP="00EF2128">
            <w:pPr>
              <w:spacing w:line="400" w:lineRule="exact"/>
              <w:rPr>
                <w:rFonts w:ascii="Times New Roman" w:hAnsi="Times New Roman" w:cs="Times New Roman"/>
                <w:sz w:val="24"/>
                <w:szCs w:val="24"/>
                <w:rPrChange w:id="5105" w:author="微软用户" w:date="2017-08-24T15:31:00Z">
                  <w:rPr>
                    <w:color w:val="000000" w:themeColor="text1"/>
                    <w:sz w:val="24"/>
                  </w:rPr>
                </w:rPrChange>
              </w:rPr>
            </w:pPr>
          </w:p>
        </w:tc>
        <w:tc>
          <w:tcPr>
            <w:tcW w:w="1660" w:type="dxa"/>
          </w:tcPr>
          <w:p w14:paraId="427A6A78" w14:textId="77777777" w:rsidR="00392DBB" w:rsidRPr="005C6C13" w:rsidRDefault="00392DBB" w:rsidP="00EF2128">
            <w:pPr>
              <w:spacing w:line="400" w:lineRule="exact"/>
              <w:rPr>
                <w:rFonts w:ascii="Times New Roman" w:hAnsi="Times New Roman" w:cs="Times New Roman"/>
                <w:sz w:val="24"/>
                <w:szCs w:val="24"/>
                <w:rPrChange w:id="5106" w:author="微软用户" w:date="2017-08-24T15:31:00Z">
                  <w:rPr>
                    <w:color w:val="000000" w:themeColor="text1"/>
                    <w:sz w:val="24"/>
                  </w:rPr>
                </w:rPrChange>
              </w:rPr>
            </w:pPr>
            <w:r w:rsidRPr="005C6C13">
              <w:rPr>
                <w:rFonts w:ascii="Times New Roman" w:hAnsi="Times New Roman" w:cs="Times New Roman" w:hint="eastAsia"/>
                <w:sz w:val="24"/>
                <w:szCs w:val="24"/>
                <w:rPrChange w:id="5107" w:author="微软用户" w:date="2017-08-24T15:31:00Z">
                  <w:rPr>
                    <w:rFonts w:hint="eastAsia"/>
                    <w:color w:val="000000" w:themeColor="text1"/>
                    <w:sz w:val="24"/>
                  </w:rPr>
                </w:rPrChange>
              </w:rPr>
              <w:t>接口参数</w:t>
            </w:r>
          </w:p>
        </w:tc>
        <w:tc>
          <w:tcPr>
            <w:tcW w:w="4982" w:type="dxa"/>
          </w:tcPr>
          <w:p w14:paraId="6D536777" w14:textId="64F98226" w:rsidR="00392DBB" w:rsidRPr="005C6C13" w:rsidRDefault="005931AA" w:rsidP="00EF2128">
            <w:pPr>
              <w:spacing w:line="400" w:lineRule="exact"/>
              <w:rPr>
                <w:rFonts w:ascii="Times New Roman" w:hAnsi="Times New Roman" w:cs="Times New Roman"/>
                <w:sz w:val="24"/>
                <w:szCs w:val="24"/>
                <w:rPrChange w:id="5108" w:author="微软用户" w:date="2017-08-24T15:31:00Z">
                  <w:rPr>
                    <w:color w:val="000000" w:themeColor="text1"/>
                    <w:sz w:val="24"/>
                  </w:rPr>
                </w:rPrChange>
              </w:rPr>
            </w:pPr>
            <w:r w:rsidRPr="005C6C13">
              <w:rPr>
                <w:rFonts w:ascii="Times New Roman" w:hAnsi="Times New Roman" w:cs="Times New Roman"/>
                <w:sz w:val="24"/>
                <w:szCs w:val="24"/>
                <w:rPrChange w:id="5109" w:author="微软用户" w:date="2017-08-24T15:31:00Z">
                  <w:rPr>
                    <w:color w:val="000000" w:themeColor="text1"/>
                    <w:sz w:val="24"/>
                  </w:rPr>
                </w:rPrChange>
              </w:rPr>
              <w:t>file_path</w:t>
            </w:r>
            <w:r w:rsidR="00392DBB" w:rsidRPr="005C6C13">
              <w:rPr>
                <w:rFonts w:ascii="Times New Roman" w:hAnsi="Times New Roman" w:cs="Times New Roman" w:hint="eastAsia"/>
                <w:sz w:val="24"/>
                <w:szCs w:val="24"/>
                <w:rPrChange w:id="5110" w:author="微软用户" w:date="2017-08-24T15:31:00Z">
                  <w:rPr>
                    <w:rFonts w:hint="eastAsia"/>
                    <w:color w:val="000000" w:themeColor="text1"/>
                    <w:sz w:val="24"/>
                  </w:rPr>
                </w:rPrChange>
              </w:rPr>
              <w:t>：</w:t>
            </w:r>
            <w:ins w:id="5111" w:author="JY0225" w:date="2017-08-23T14:40:00Z">
              <w:r w:rsidR="007E71F4" w:rsidRPr="005C6C13">
                <w:rPr>
                  <w:rFonts w:ascii="Times New Roman" w:hAnsi="Times New Roman" w:cs="Times New Roman" w:hint="eastAsia"/>
                  <w:sz w:val="24"/>
                  <w:szCs w:val="24"/>
                  <w:rPrChange w:id="5112" w:author="微软用户" w:date="2017-08-24T15:31:00Z">
                    <w:rPr>
                      <w:rFonts w:hint="eastAsia"/>
                      <w:color w:val="000000" w:themeColor="text1"/>
                      <w:sz w:val="24"/>
                    </w:rPr>
                  </w:rPrChange>
                </w:rPr>
                <w:t>服务器</w:t>
              </w:r>
            </w:ins>
            <w:r w:rsidRPr="005C6C13">
              <w:rPr>
                <w:rFonts w:ascii="Times New Roman" w:hAnsi="Times New Roman" w:cs="Times New Roman" w:hint="eastAsia"/>
                <w:sz w:val="24"/>
                <w:szCs w:val="24"/>
                <w:rPrChange w:id="5113" w:author="微软用户" w:date="2017-08-24T15:31:00Z">
                  <w:rPr>
                    <w:rFonts w:hint="eastAsia"/>
                    <w:color w:val="000000" w:themeColor="text1"/>
                    <w:sz w:val="24"/>
                  </w:rPr>
                </w:rPrChange>
              </w:rPr>
              <w:t>文件路径</w:t>
            </w:r>
          </w:p>
        </w:tc>
      </w:tr>
      <w:tr w:rsidR="00392DBB" w14:paraId="58B35449" w14:textId="77777777" w:rsidTr="00EF2128">
        <w:tc>
          <w:tcPr>
            <w:tcW w:w="1660" w:type="dxa"/>
            <w:vMerge/>
          </w:tcPr>
          <w:p w14:paraId="4BA691CC" w14:textId="77777777" w:rsidR="00392DBB" w:rsidRPr="005C6C13" w:rsidRDefault="00392DBB" w:rsidP="00EF2128">
            <w:pPr>
              <w:spacing w:line="400" w:lineRule="exact"/>
              <w:rPr>
                <w:rFonts w:ascii="Times New Roman" w:hAnsi="Times New Roman" w:cs="Times New Roman"/>
                <w:sz w:val="24"/>
                <w:szCs w:val="24"/>
                <w:rPrChange w:id="5114" w:author="微软用户" w:date="2017-08-24T15:31:00Z">
                  <w:rPr>
                    <w:color w:val="000000" w:themeColor="text1"/>
                    <w:sz w:val="24"/>
                  </w:rPr>
                </w:rPrChange>
              </w:rPr>
            </w:pPr>
          </w:p>
        </w:tc>
        <w:tc>
          <w:tcPr>
            <w:tcW w:w="1660" w:type="dxa"/>
          </w:tcPr>
          <w:p w14:paraId="50341F2B" w14:textId="77777777" w:rsidR="00392DBB" w:rsidRPr="005C6C13" w:rsidRDefault="00392DBB" w:rsidP="00EF2128">
            <w:pPr>
              <w:spacing w:line="400" w:lineRule="exact"/>
              <w:rPr>
                <w:rFonts w:ascii="Times New Roman" w:hAnsi="Times New Roman" w:cs="Times New Roman"/>
                <w:sz w:val="24"/>
                <w:szCs w:val="24"/>
                <w:rPrChange w:id="5115" w:author="微软用户" w:date="2017-08-24T15:31:00Z">
                  <w:rPr>
                    <w:color w:val="000000" w:themeColor="text1"/>
                    <w:sz w:val="24"/>
                  </w:rPr>
                </w:rPrChange>
              </w:rPr>
            </w:pPr>
            <w:r w:rsidRPr="005C6C13">
              <w:rPr>
                <w:rFonts w:ascii="Times New Roman" w:hAnsi="Times New Roman" w:cs="Times New Roman" w:hint="eastAsia"/>
                <w:sz w:val="24"/>
                <w:szCs w:val="24"/>
                <w:rPrChange w:id="5116" w:author="微软用户" w:date="2017-08-24T15:31:00Z">
                  <w:rPr>
                    <w:rFonts w:hint="eastAsia"/>
                    <w:color w:val="000000" w:themeColor="text1"/>
                    <w:sz w:val="24"/>
                  </w:rPr>
                </w:rPrChange>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5C6C13" w:rsidRDefault="00471DFE" w:rsidP="00471DFE">
            <w:pPr>
              <w:spacing w:line="400" w:lineRule="exact"/>
              <w:rPr>
                <w:rFonts w:ascii="Times New Roman" w:hAnsi="Times New Roman" w:cs="Times New Roman"/>
                <w:sz w:val="24"/>
                <w:szCs w:val="24"/>
                <w:rPrChange w:id="5117" w:author="微软用户" w:date="2017-08-24T15:31:00Z">
                  <w:rPr>
                    <w:color w:val="000000" w:themeColor="text1"/>
                    <w:sz w:val="24"/>
                  </w:rPr>
                </w:rPrChange>
              </w:rPr>
            </w:pPr>
            <w:r w:rsidRPr="00471DFE">
              <w:rPr>
                <w:rFonts w:ascii="Times New Roman" w:hAnsi="Times New Roman" w:cs="Times New Roman"/>
                <w:sz w:val="24"/>
                <w:szCs w:val="24"/>
              </w:rPr>
              <w:t>}</w:t>
            </w:r>
          </w:p>
        </w:tc>
      </w:tr>
    </w:tbl>
    <w:p w14:paraId="3D1702A6" w14:textId="058FEBC1" w:rsidR="00CA3DD3" w:rsidRPr="00CD1C90" w:rsidRDefault="00CA3DD3" w:rsidP="005E45EA">
      <w:pPr>
        <w:spacing w:line="400" w:lineRule="exact"/>
        <w:rPr>
          <w:ins w:id="5118" w:author="JY0225" w:date="2017-08-23T14:41:00Z"/>
          <w:rFonts w:asciiTheme="minorEastAsia" w:hAnsiTheme="minorEastAsia"/>
          <w:color w:val="000000" w:themeColor="text1"/>
          <w:sz w:val="24"/>
          <w:rPrChange w:id="5119" w:author="JY0225" w:date="2017-08-24T11:24:00Z">
            <w:rPr>
              <w:ins w:id="5120" w:author="JY0225" w:date="2017-08-23T14:41:00Z"/>
              <w:color w:val="000000" w:themeColor="text1"/>
              <w:sz w:val="24"/>
            </w:rPr>
          </w:rPrChange>
        </w:rPr>
      </w:pPr>
      <w:ins w:id="5121" w:author="JY0225" w:date="2017-08-23T14:41:00Z">
        <w:r>
          <w:rPr>
            <w:color w:val="000000" w:themeColor="text1"/>
            <w:sz w:val="24"/>
          </w:rPr>
          <w:tab/>
        </w:r>
        <w:r w:rsidRPr="00CD1C90">
          <w:rPr>
            <w:rFonts w:asciiTheme="minorEastAsia" w:hAnsiTheme="minorEastAsia" w:hint="eastAsia"/>
            <w:color w:val="000000" w:themeColor="text1"/>
            <w:sz w:val="24"/>
            <w:rPrChange w:id="5122" w:author="JY0225" w:date="2017-08-24T11:24:00Z">
              <w:rPr>
                <w:rFonts w:hint="eastAsia"/>
                <w:color w:val="000000" w:themeColor="text1"/>
                <w:sz w:val="24"/>
              </w:rPr>
            </w:rPrChange>
          </w:rPr>
          <w:t>获取文件信息接口</w:t>
        </w:r>
      </w:ins>
      <w:ins w:id="5123" w:author="JY0225" w:date="2017-08-23T14:48:00Z">
        <w:r w:rsidRPr="00CD1C90">
          <w:rPr>
            <w:rFonts w:asciiTheme="minorEastAsia" w:hAnsiTheme="minorEastAsia" w:hint="eastAsia"/>
            <w:color w:val="000000" w:themeColor="text1"/>
            <w:sz w:val="24"/>
            <w:rPrChange w:id="5124" w:author="JY0225" w:date="2017-08-24T11:24:00Z">
              <w:rPr>
                <w:rFonts w:hint="eastAsia"/>
                <w:color w:val="000000" w:themeColor="text1"/>
                <w:sz w:val="24"/>
              </w:rPr>
            </w:rPrChange>
          </w:rPr>
          <w:t>在判断是否存在本地缓存时使用，</w:t>
        </w:r>
      </w:ins>
      <w:ins w:id="5125" w:author="JY0225" w:date="2017-08-23T14:49:00Z">
        <w:r w:rsidRPr="00CD1C90">
          <w:rPr>
            <w:rFonts w:asciiTheme="minorEastAsia" w:hAnsiTheme="minorEastAsia" w:hint="eastAsia"/>
            <w:color w:val="000000" w:themeColor="text1"/>
            <w:sz w:val="24"/>
            <w:rPrChange w:id="5126" w:author="JY0225" w:date="2017-08-24T11:24:00Z">
              <w:rPr>
                <w:rFonts w:hint="eastAsia"/>
                <w:color w:val="000000" w:themeColor="text1"/>
                <w:sz w:val="24"/>
              </w:rPr>
            </w:rPrChange>
          </w:rPr>
          <w:t>以服务器文件路径作为参数，获取在服务器的文件详细信息，包括文件长度</w:t>
        </w:r>
        <w:r w:rsidRPr="00CD1C90">
          <w:rPr>
            <w:rFonts w:asciiTheme="minorEastAsia" w:hAnsiTheme="minorEastAsia"/>
            <w:color w:val="000000" w:themeColor="text1"/>
            <w:sz w:val="24"/>
            <w:rPrChange w:id="5127" w:author="JY0225" w:date="2017-08-24T11:24:00Z">
              <w:rPr>
                <w:color w:val="000000" w:themeColor="text1"/>
                <w:sz w:val="24"/>
              </w:rPr>
            </w:rPrChange>
          </w:rPr>
          <w:t>Content-Length</w:t>
        </w:r>
      </w:ins>
      <w:ins w:id="5128" w:author="JY0225" w:date="2017-08-23T14:50:00Z">
        <w:r w:rsidRPr="00CD1C90">
          <w:rPr>
            <w:rFonts w:asciiTheme="minorEastAsia" w:hAnsiTheme="minorEastAsia" w:hint="eastAsia"/>
            <w:color w:val="000000" w:themeColor="text1"/>
            <w:sz w:val="24"/>
            <w:rPrChange w:id="5129" w:author="JY0225" w:date="2017-08-24T11:24:00Z">
              <w:rPr>
                <w:rFonts w:hint="eastAsia"/>
                <w:color w:val="000000" w:themeColor="text1"/>
                <w:sz w:val="24"/>
              </w:rPr>
            </w:rPrChange>
          </w:rPr>
          <w:t>、</w:t>
        </w:r>
        <w:r w:rsidRPr="00CD1C90">
          <w:rPr>
            <w:rFonts w:asciiTheme="minorEastAsia" w:hAnsiTheme="minorEastAsia"/>
            <w:color w:val="000000" w:themeColor="text1"/>
            <w:sz w:val="24"/>
            <w:rPrChange w:id="5130" w:author="JY0225" w:date="2017-08-24T11:24:00Z">
              <w:rPr>
                <w:color w:val="000000" w:themeColor="text1"/>
                <w:sz w:val="24"/>
              </w:rPr>
            </w:rPrChange>
          </w:rPr>
          <w:t>ETag</w:t>
        </w:r>
        <w:r w:rsidRPr="00CD1C90">
          <w:rPr>
            <w:rFonts w:asciiTheme="minorEastAsia" w:hAnsiTheme="minorEastAsia" w:hint="eastAsia"/>
            <w:color w:val="000000" w:themeColor="text1"/>
            <w:sz w:val="24"/>
            <w:rPrChange w:id="5131" w:author="JY0225" w:date="2017-08-24T11:24:00Z">
              <w:rPr>
                <w:rFonts w:hint="eastAsia"/>
                <w:color w:val="000000" w:themeColor="text1"/>
                <w:sz w:val="24"/>
              </w:rPr>
            </w:rPrChange>
          </w:rPr>
          <w:t>即文件的</w:t>
        </w:r>
        <w:r w:rsidRPr="00CD1C90">
          <w:rPr>
            <w:rFonts w:asciiTheme="minorEastAsia" w:hAnsiTheme="minorEastAsia"/>
            <w:color w:val="000000" w:themeColor="text1"/>
            <w:sz w:val="24"/>
            <w:rPrChange w:id="5132" w:author="JY0225" w:date="2017-08-24T11:24:00Z">
              <w:rPr>
                <w:color w:val="000000" w:themeColor="text1"/>
                <w:sz w:val="24"/>
              </w:rPr>
            </w:rPrChange>
          </w:rPr>
          <w:t>MD5</w:t>
        </w:r>
        <w:r w:rsidRPr="00CD1C90">
          <w:rPr>
            <w:rFonts w:asciiTheme="minorEastAsia" w:hAnsiTheme="minorEastAsia" w:hint="eastAsia"/>
            <w:color w:val="000000" w:themeColor="text1"/>
            <w:sz w:val="24"/>
            <w:rPrChange w:id="5133" w:author="JY0225" w:date="2017-08-24T11:24:00Z">
              <w:rPr>
                <w:rFonts w:hint="eastAsia"/>
                <w:color w:val="000000" w:themeColor="text1"/>
                <w:sz w:val="24"/>
              </w:rPr>
            </w:rPrChange>
          </w:rPr>
          <w:t>值以及其他信息。</w:t>
        </w:r>
        <w:r w:rsidR="00CE2B3A" w:rsidRPr="00CD1C90">
          <w:rPr>
            <w:rFonts w:asciiTheme="minorEastAsia" w:hAnsiTheme="minorEastAsia" w:hint="eastAsia"/>
            <w:color w:val="000000" w:themeColor="text1"/>
            <w:sz w:val="24"/>
            <w:rPrChange w:id="5134" w:author="JY0225" w:date="2017-08-24T11:24:00Z">
              <w:rPr>
                <w:rFonts w:hint="eastAsia"/>
                <w:color w:val="000000" w:themeColor="text1"/>
                <w:sz w:val="24"/>
              </w:rPr>
            </w:rPrChange>
          </w:rPr>
          <w:t>中间件系统可以根据文件的</w:t>
        </w:r>
        <w:r w:rsidR="00CE2B3A" w:rsidRPr="00CD1C90">
          <w:rPr>
            <w:rFonts w:asciiTheme="minorEastAsia" w:hAnsiTheme="minorEastAsia"/>
            <w:color w:val="000000" w:themeColor="text1"/>
            <w:sz w:val="24"/>
            <w:rPrChange w:id="5135" w:author="JY0225" w:date="2017-08-24T11:24:00Z">
              <w:rPr>
                <w:color w:val="000000" w:themeColor="text1"/>
                <w:sz w:val="24"/>
              </w:rPr>
            </w:rPrChange>
          </w:rPr>
          <w:t>MD5</w:t>
        </w:r>
        <w:r w:rsidR="00CE2B3A" w:rsidRPr="00CD1C90">
          <w:rPr>
            <w:rFonts w:asciiTheme="minorEastAsia" w:hAnsiTheme="minorEastAsia" w:hint="eastAsia"/>
            <w:color w:val="000000" w:themeColor="text1"/>
            <w:sz w:val="24"/>
            <w:rPrChange w:id="5136" w:author="JY0225" w:date="2017-08-24T11:24:00Z">
              <w:rPr>
                <w:rFonts w:hint="eastAsia"/>
                <w:color w:val="000000" w:themeColor="text1"/>
                <w:sz w:val="24"/>
              </w:rPr>
            </w:rPrChange>
          </w:rPr>
          <w:t>判断</w:t>
        </w:r>
      </w:ins>
      <w:ins w:id="5137" w:author="JY0225" w:date="2017-08-23T14:51:00Z">
        <w:r w:rsidR="00CE2B3A" w:rsidRPr="00CD1C90">
          <w:rPr>
            <w:rFonts w:asciiTheme="minorEastAsia" w:hAnsiTheme="minorEastAsia" w:hint="eastAsia"/>
            <w:color w:val="000000" w:themeColor="text1"/>
            <w:sz w:val="24"/>
            <w:rPrChange w:id="5138" w:author="JY0225" w:date="2017-08-24T11:24:00Z">
              <w:rPr>
                <w:rFonts w:hint="eastAsia"/>
                <w:color w:val="000000" w:themeColor="text1"/>
                <w:sz w:val="24"/>
              </w:rPr>
            </w:rPrChange>
          </w:rPr>
          <w:t>本地缓存中是否存在该文件。</w:t>
        </w:r>
      </w:ins>
    </w:p>
    <w:p w14:paraId="72B553D3" w14:textId="72B5A20F" w:rsidR="005E45EA" w:rsidRPr="00CD1C90" w:rsidRDefault="00A513B4">
      <w:pPr>
        <w:spacing w:line="400" w:lineRule="exact"/>
        <w:ind w:firstLine="420"/>
        <w:rPr>
          <w:rFonts w:asciiTheme="minorEastAsia" w:hAnsiTheme="minorEastAsia"/>
          <w:color w:val="000000" w:themeColor="text1"/>
          <w:sz w:val="24"/>
          <w:rPrChange w:id="5139" w:author="JY0225" w:date="2017-08-24T11:24:00Z">
            <w:rPr>
              <w:color w:val="000000" w:themeColor="text1"/>
              <w:sz w:val="24"/>
            </w:rPr>
          </w:rPrChange>
        </w:rPr>
        <w:pPrChange w:id="5140" w:author="JY0225" w:date="2017-08-23T15:15:00Z">
          <w:pPr>
            <w:spacing w:line="400" w:lineRule="exact"/>
          </w:pPr>
        </w:pPrChange>
      </w:pPr>
      <w:r w:rsidRPr="00CD1C90">
        <w:rPr>
          <w:rFonts w:asciiTheme="minorEastAsia" w:hAnsiTheme="minorEastAsia"/>
          <w:color w:val="000000" w:themeColor="text1"/>
          <w:sz w:val="24"/>
          <w:rPrChange w:id="5141" w:author="JY0225" w:date="2017-08-24T11:24:00Z">
            <w:rPr>
              <w:color w:val="000000" w:themeColor="text1"/>
              <w:sz w:val="24"/>
            </w:rPr>
          </w:rPrChange>
        </w:rPr>
        <w:t>2</w:t>
      </w:r>
      <w:r w:rsidR="005E45EA" w:rsidRPr="00CD1C90">
        <w:rPr>
          <w:rFonts w:asciiTheme="minorEastAsia" w:hAnsiTheme="minorEastAsia" w:hint="eastAsia"/>
          <w:color w:val="000000" w:themeColor="text1"/>
          <w:sz w:val="24"/>
          <w:rPrChange w:id="5142" w:author="JY0225" w:date="2017-08-24T11:24:00Z">
            <w:rPr>
              <w:rFonts w:hint="eastAsia"/>
              <w:color w:val="000000" w:themeColor="text1"/>
              <w:sz w:val="24"/>
            </w:rPr>
          </w:rPrChange>
        </w:rPr>
        <w:t>）</w:t>
      </w:r>
      <w:r w:rsidR="0040671B" w:rsidRPr="00CD1C90">
        <w:rPr>
          <w:rFonts w:asciiTheme="minorEastAsia" w:hAnsiTheme="minorEastAsia" w:hint="eastAsia"/>
          <w:color w:val="000000" w:themeColor="text1"/>
          <w:sz w:val="24"/>
          <w:rPrChange w:id="5143" w:author="JY0225" w:date="2017-08-24T11:24:00Z">
            <w:rPr>
              <w:rFonts w:hint="eastAsia"/>
              <w:color w:val="000000" w:themeColor="text1"/>
              <w:sz w:val="24"/>
            </w:rPr>
          </w:rPrChange>
        </w:rPr>
        <w:t>大文件分块</w:t>
      </w:r>
    </w:p>
    <w:tbl>
      <w:tblPr>
        <w:tblStyle w:val="aa"/>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DF1270A" w14:textId="196B2794" w:rsidR="006412EA" w:rsidRPr="00CD1C90" w:rsidRDefault="00055D44" w:rsidP="009751D0">
      <w:pPr>
        <w:spacing w:line="400" w:lineRule="exact"/>
        <w:rPr>
          <w:ins w:id="5144" w:author="JY0225" w:date="2017-08-23T14:51:00Z"/>
          <w:rFonts w:asciiTheme="minorEastAsia" w:hAnsiTheme="minorEastAsia"/>
          <w:color w:val="000000" w:themeColor="text1"/>
          <w:sz w:val="24"/>
          <w:rPrChange w:id="5145" w:author="JY0225" w:date="2017-08-24T11:24:00Z">
            <w:rPr>
              <w:ins w:id="5146" w:author="JY0225" w:date="2017-08-23T14:51:00Z"/>
              <w:color w:val="000000" w:themeColor="text1"/>
              <w:sz w:val="24"/>
            </w:rPr>
          </w:rPrChange>
        </w:rPr>
      </w:pPr>
      <w:ins w:id="5147" w:author="JY0225" w:date="2017-08-23T14:51:00Z">
        <w:r>
          <w:rPr>
            <w:color w:val="000000" w:themeColor="text1"/>
            <w:sz w:val="24"/>
          </w:rPr>
          <w:tab/>
        </w:r>
        <w:r w:rsidRPr="00CD1C90">
          <w:rPr>
            <w:rFonts w:asciiTheme="minorEastAsia" w:hAnsiTheme="minorEastAsia" w:hint="eastAsia"/>
            <w:color w:val="000000" w:themeColor="text1"/>
            <w:sz w:val="24"/>
            <w:rPrChange w:id="5148" w:author="JY0225" w:date="2017-08-24T11:24:00Z">
              <w:rPr>
                <w:rFonts w:hint="eastAsia"/>
                <w:color w:val="000000" w:themeColor="text1"/>
                <w:sz w:val="24"/>
              </w:rPr>
            </w:rPrChange>
          </w:rPr>
          <w:t>当传输的文件大小超过中间件系统规定的文件块大小时，会</w:t>
        </w:r>
      </w:ins>
      <w:ins w:id="5149" w:author="JY0225" w:date="2017-08-23T14:52:00Z">
        <w:r w:rsidRPr="00CD1C90">
          <w:rPr>
            <w:rFonts w:asciiTheme="minorEastAsia" w:hAnsiTheme="minorEastAsia" w:hint="eastAsia"/>
            <w:color w:val="000000" w:themeColor="text1"/>
            <w:sz w:val="24"/>
            <w:rPrChange w:id="5150" w:author="JY0225" w:date="2017-08-24T11:24:00Z">
              <w:rPr>
                <w:rFonts w:hint="eastAsia"/>
                <w:color w:val="000000" w:themeColor="text1"/>
                <w:sz w:val="24"/>
              </w:rPr>
            </w:rPrChange>
          </w:rPr>
          <w:t>调用大文件分块接口将文件分割成固定大小的文件块。</w:t>
        </w:r>
        <w:r w:rsidR="00E96651" w:rsidRPr="00CD1C90">
          <w:rPr>
            <w:rFonts w:asciiTheme="minorEastAsia" w:hAnsiTheme="minorEastAsia"/>
            <w:color w:val="000000" w:themeColor="text1"/>
            <w:sz w:val="24"/>
            <w:rPrChange w:id="5151" w:author="JY0225" w:date="2017-08-24T11:24:00Z">
              <w:rPr>
                <w:color w:val="000000" w:themeColor="text1"/>
                <w:sz w:val="24"/>
              </w:rPr>
            </w:rPrChange>
          </w:rPr>
          <w:t>from</w:t>
        </w:r>
        <w:r w:rsidR="00E96651" w:rsidRPr="00CD1C90">
          <w:rPr>
            <w:rFonts w:asciiTheme="minorEastAsia" w:hAnsiTheme="minorEastAsia" w:hint="eastAsia"/>
            <w:color w:val="000000" w:themeColor="text1"/>
            <w:sz w:val="24"/>
            <w:rPrChange w:id="5152" w:author="JY0225" w:date="2017-08-24T11:24:00Z">
              <w:rPr>
                <w:rFonts w:hint="eastAsia"/>
                <w:color w:val="000000" w:themeColor="text1"/>
                <w:sz w:val="24"/>
              </w:rPr>
            </w:rPrChange>
          </w:rPr>
          <w:t>参数表示大文件的路径，</w:t>
        </w:r>
        <w:r w:rsidR="00E96651" w:rsidRPr="00CD1C90">
          <w:rPr>
            <w:rFonts w:asciiTheme="minorEastAsia" w:hAnsiTheme="minorEastAsia"/>
            <w:color w:val="000000" w:themeColor="text1"/>
            <w:sz w:val="24"/>
            <w:rPrChange w:id="5153" w:author="JY0225" w:date="2017-08-24T11:24:00Z">
              <w:rPr>
                <w:color w:val="000000" w:themeColor="text1"/>
                <w:sz w:val="24"/>
              </w:rPr>
            </w:rPrChange>
          </w:rPr>
          <w:t>to</w:t>
        </w:r>
        <w:r w:rsidR="00E96651" w:rsidRPr="00CD1C90">
          <w:rPr>
            <w:rFonts w:asciiTheme="minorEastAsia" w:hAnsiTheme="minorEastAsia" w:hint="eastAsia"/>
            <w:color w:val="000000" w:themeColor="text1"/>
            <w:sz w:val="24"/>
            <w:rPrChange w:id="5154" w:author="JY0225" w:date="2017-08-24T11:24:00Z">
              <w:rPr>
                <w:rFonts w:hint="eastAsia"/>
                <w:color w:val="000000" w:themeColor="text1"/>
                <w:sz w:val="24"/>
              </w:rPr>
            </w:rPrChange>
          </w:rPr>
          <w:t>参数表示存储文件块的</w:t>
        </w:r>
      </w:ins>
      <w:ins w:id="5155" w:author="JY0225" w:date="2017-08-23T14:53:00Z">
        <w:r w:rsidR="00E96651" w:rsidRPr="00CD1C90">
          <w:rPr>
            <w:rFonts w:asciiTheme="minorEastAsia" w:hAnsiTheme="minorEastAsia" w:hint="eastAsia"/>
            <w:color w:val="000000" w:themeColor="text1"/>
            <w:sz w:val="24"/>
            <w:rPrChange w:id="5156" w:author="JY0225" w:date="2017-08-24T11:24:00Z">
              <w:rPr>
                <w:rFonts w:hint="eastAsia"/>
                <w:color w:val="000000" w:themeColor="text1"/>
                <w:sz w:val="24"/>
              </w:rPr>
            </w:rPrChange>
          </w:rPr>
          <w:t>路径，该接口返回文件分块的结果。</w:t>
        </w:r>
      </w:ins>
    </w:p>
    <w:p w14:paraId="61EB0AB7" w14:textId="6E6342A4" w:rsidR="0072350E" w:rsidRPr="00CD1C90" w:rsidRDefault="009751D0">
      <w:pPr>
        <w:pStyle w:val="a5"/>
        <w:numPr>
          <w:ilvl w:val="0"/>
          <w:numId w:val="19"/>
        </w:numPr>
        <w:spacing w:line="400" w:lineRule="exact"/>
        <w:ind w:firstLineChars="0"/>
        <w:rPr>
          <w:rFonts w:asciiTheme="minorEastAsia" w:hAnsiTheme="minorEastAsia"/>
          <w:color w:val="000000" w:themeColor="text1"/>
          <w:sz w:val="24"/>
          <w:rPrChange w:id="5157" w:author="JY0225" w:date="2017-08-24T11:24:00Z">
            <w:rPr/>
          </w:rPrChange>
        </w:rPr>
        <w:pPrChange w:id="5158" w:author="JY0225" w:date="2017-08-23T15:36:00Z">
          <w:pPr>
            <w:spacing w:line="400" w:lineRule="exact"/>
          </w:pPr>
        </w:pPrChange>
      </w:pPr>
      <w:del w:id="5159" w:author="JY0225" w:date="2017-08-23T15:36:00Z">
        <w:r w:rsidRPr="00CD1C90" w:rsidDel="0072350E">
          <w:rPr>
            <w:rFonts w:asciiTheme="minorEastAsia" w:hAnsiTheme="minorEastAsia"/>
            <w:color w:val="000000" w:themeColor="text1"/>
            <w:sz w:val="24"/>
            <w:rPrChange w:id="5160" w:author="JY0225" w:date="2017-08-24T11:24:00Z">
              <w:rPr/>
            </w:rPrChange>
          </w:rPr>
          <w:delText>3</w:delText>
        </w:r>
        <w:r w:rsidRPr="00CD1C90" w:rsidDel="0072350E">
          <w:rPr>
            <w:rFonts w:asciiTheme="minorEastAsia" w:hAnsiTheme="minorEastAsia" w:hint="eastAsia"/>
            <w:color w:val="000000" w:themeColor="text1"/>
            <w:sz w:val="24"/>
            <w:rPrChange w:id="5161" w:author="JY0225" w:date="2017-08-24T11:24:00Z">
              <w:rPr>
                <w:rFonts w:hint="eastAsia"/>
              </w:rPr>
            </w:rPrChange>
          </w:rPr>
          <w:delText>）</w:delText>
        </w:r>
      </w:del>
      <w:r w:rsidR="003B40F8" w:rsidRPr="00CD1C90">
        <w:rPr>
          <w:rFonts w:asciiTheme="minorEastAsia" w:hAnsiTheme="minorEastAsia" w:hint="eastAsia"/>
          <w:color w:val="000000" w:themeColor="text1"/>
          <w:sz w:val="24"/>
          <w:rPrChange w:id="5162" w:author="JY0225" w:date="2017-08-24T11:24:00Z">
            <w:rPr>
              <w:rFonts w:hint="eastAsia"/>
            </w:rPr>
          </w:rPrChange>
        </w:rPr>
        <w:t>大文件</w:t>
      </w:r>
      <w:r w:rsidR="00641EB0" w:rsidRPr="00CD1C90">
        <w:rPr>
          <w:rFonts w:asciiTheme="minorEastAsia" w:hAnsiTheme="minorEastAsia" w:hint="eastAsia"/>
          <w:color w:val="000000" w:themeColor="text1"/>
          <w:sz w:val="24"/>
          <w:rPrChange w:id="5163" w:author="JY0225" w:date="2017-08-24T11:24:00Z">
            <w:rPr>
              <w:rFonts w:hint="eastAsia"/>
            </w:rPr>
          </w:rPrChange>
        </w:rPr>
        <w:t>分块</w:t>
      </w:r>
      <w:r w:rsidR="003B40F8" w:rsidRPr="00CD1C90">
        <w:rPr>
          <w:rFonts w:asciiTheme="minorEastAsia" w:hAnsiTheme="minorEastAsia" w:hint="eastAsia"/>
          <w:color w:val="000000" w:themeColor="text1"/>
          <w:sz w:val="24"/>
          <w:rPrChange w:id="5164" w:author="JY0225" w:date="2017-08-24T11:24:00Z">
            <w:rPr>
              <w:rFonts w:hint="eastAsia"/>
            </w:rPr>
          </w:rPrChange>
        </w:rPr>
        <w:t>上传</w:t>
      </w:r>
    </w:p>
    <w:tbl>
      <w:tblPr>
        <w:tblStyle w:val="aa"/>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41F9F075" w:rsidR="009960D2" w:rsidDel="00B24EC6" w:rsidRDefault="009960D2" w:rsidP="009960D2">
            <w:pPr>
              <w:spacing w:line="400" w:lineRule="exact"/>
              <w:rPr>
                <w:del w:id="5165" w:author="JY0225" w:date="2017-08-23T14:57:00Z"/>
                <w:rFonts w:ascii="Times New Roman" w:hAnsi="Times New Roman" w:cs="Times New Roman"/>
                <w:sz w:val="24"/>
                <w:szCs w:val="24"/>
              </w:rPr>
            </w:pPr>
            <w:del w:id="5166" w:author="JY0225" w:date="2017-08-23T14:57:00Z">
              <w:r w:rsidRPr="009960D2" w:rsidDel="00B24EC6">
                <w:rPr>
                  <w:rFonts w:ascii="Times New Roman" w:hAnsi="Times New Roman" w:cs="Times New Roman" w:hint="eastAsia"/>
                  <w:sz w:val="24"/>
                  <w:szCs w:val="24"/>
                </w:rPr>
                <w:delText>"mtime":"</w:delText>
              </w:r>
              <w:r w:rsidR="004A2862" w:rsidRPr="00471DFE" w:rsidDel="00B24EC6">
                <w:rPr>
                  <w:rFonts w:ascii="Times New Roman" w:hAnsi="Times New Roman" w:cs="Times New Roman"/>
                  <w:sz w:val="24"/>
                  <w:szCs w:val="24"/>
                </w:rPr>
                <w:delText>1438679161.39779</w:delText>
              </w:r>
              <w:r w:rsidRPr="009960D2" w:rsidDel="00B24EC6">
                <w:rPr>
                  <w:rFonts w:ascii="Times New Roman" w:hAnsi="Times New Roman" w:cs="Times New Roman" w:hint="eastAsia"/>
                  <w:sz w:val="24"/>
                  <w:szCs w:val="24"/>
                </w:rPr>
                <w:delText>",</w:delText>
              </w:r>
              <w:r w:rsidRPr="009960D2" w:rsidDel="00B24EC6">
                <w:rPr>
                  <w:rFonts w:ascii="Times New Roman" w:hAnsi="Times New Roman" w:cs="Times New Roman"/>
                  <w:sz w:val="24"/>
                  <w:szCs w:val="24"/>
                </w:rPr>
                <w:delText xml:space="preserve"> </w:delText>
              </w:r>
            </w:del>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494824A0" w:rsidR="00F06BFC" w:rsidRPr="00CD1C90" w:rsidRDefault="00EC0A9E" w:rsidP="00F06BFC">
      <w:pPr>
        <w:spacing w:line="400" w:lineRule="exact"/>
        <w:rPr>
          <w:rFonts w:asciiTheme="minorEastAsia" w:hAnsiTheme="minorEastAsia"/>
          <w:color w:val="000000" w:themeColor="text1"/>
          <w:sz w:val="24"/>
          <w:rPrChange w:id="5167" w:author="JY0225" w:date="2017-08-24T11:24:00Z">
            <w:rPr>
              <w:color w:val="000000" w:themeColor="text1"/>
              <w:sz w:val="24"/>
            </w:rPr>
          </w:rPrChange>
        </w:rPr>
      </w:pPr>
      <w:ins w:id="5168" w:author="JY0225" w:date="2017-08-23T14:53:00Z">
        <w:r>
          <w:rPr>
            <w:color w:val="000000" w:themeColor="text1"/>
            <w:sz w:val="24"/>
          </w:rPr>
          <w:tab/>
        </w:r>
        <w:r w:rsidRPr="00CD1C90">
          <w:rPr>
            <w:rFonts w:asciiTheme="minorEastAsia" w:hAnsiTheme="minorEastAsia" w:hint="eastAsia"/>
            <w:color w:val="000000" w:themeColor="text1"/>
            <w:sz w:val="24"/>
            <w:rPrChange w:id="5169" w:author="JY0225" w:date="2017-08-24T11:24:00Z">
              <w:rPr>
                <w:rFonts w:hint="eastAsia"/>
                <w:color w:val="000000" w:themeColor="text1"/>
                <w:sz w:val="24"/>
              </w:rPr>
            </w:rPrChange>
          </w:rPr>
          <w:t>大文件分块上传接口在待传输的</w:t>
        </w:r>
      </w:ins>
      <w:ins w:id="5170" w:author="JY0225" w:date="2017-08-23T14:54:00Z">
        <w:r w:rsidRPr="00CD1C90">
          <w:rPr>
            <w:rFonts w:asciiTheme="minorEastAsia" w:hAnsiTheme="minorEastAsia" w:hint="eastAsia"/>
            <w:color w:val="000000" w:themeColor="text1"/>
            <w:sz w:val="24"/>
            <w:rPrChange w:id="5171" w:author="JY0225" w:date="2017-08-24T11:24:00Z">
              <w:rPr>
                <w:rFonts w:hint="eastAsia"/>
                <w:color w:val="000000" w:themeColor="text1"/>
                <w:sz w:val="24"/>
              </w:rPr>
            </w:rPrChange>
          </w:rPr>
          <w:t>文件大小超过中间件规定的文件块大小时调用，</w:t>
        </w:r>
        <w:r w:rsidR="00AC453E" w:rsidRPr="00CD1C90">
          <w:rPr>
            <w:rFonts w:asciiTheme="minorEastAsia" w:hAnsiTheme="minorEastAsia"/>
            <w:color w:val="000000" w:themeColor="text1"/>
            <w:sz w:val="24"/>
            <w:rPrChange w:id="5172" w:author="JY0225" w:date="2017-08-24T11:24:00Z">
              <w:rPr>
                <w:color w:val="000000" w:themeColor="text1"/>
                <w:sz w:val="24"/>
              </w:rPr>
            </w:rPrChange>
          </w:rPr>
          <w:t>file_path</w:t>
        </w:r>
        <w:r w:rsidR="00AC453E" w:rsidRPr="00CD1C90">
          <w:rPr>
            <w:rFonts w:asciiTheme="minorEastAsia" w:hAnsiTheme="minorEastAsia" w:hint="eastAsia"/>
            <w:color w:val="000000" w:themeColor="text1"/>
            <w:sz w:val="24"/>
            <w:rPrChange w:id="5173" w:author="JY0225" w:date="2017-08-24T11:24:00Z">
              <w:rPr>
                <w:rFonts w:hint="eastAsia"/>
                <w:color w:val="000000" w:themeColor="text1"/>
                <w:sz w:val="24"/>
              </w:rPr>
            </w:rPrChange>
          </w:rPr>
          <w:t>参数表示</w:t>
        </w:r>
      </w:ins>
      <w:ins w:id="5174" w:author="JY0225" w:date="2017-08-23T14:55:00Z">
        <w:r w:rsidR="00AC453E" w:rsidRPr="00CD1C90">
          <w:rPr>
            <w:rFonts w:asciiTheme="minorEastAsia" w:hAnsiTheme="minorEastAsia" w:hint="eastAsia"/>
            <w:color w:val="000000" w:themeColor="text1"/>
            <w:sz w:val="24"/>
            <w:rPrChange w:id="5175" w:author="JY0225" w:date="2017-08-24T11:24:00Z">
              <w:rPr>
                <w:rFonts w:hint="eastAsia"/>
                <w:color w:val="000000" w:themeColor="text1"/>
                <w:sz w:val="24"/>
              </w:rPr>
            </w:rPrChange>
          </w:rPr>
          <w:t>待传输文件的路径，</w:t>
        </w:r>
        <w:r w:rsidR="00AC453E" w:rsidRPr="00CD1C90">
          <w:rPr>
            <w:rFonts w:asciiTheme="minorEastAsia" w:hAnsiTheme="minorEastAsia"/>
            <w:color w:val="000000" w:themeColor="text1"/>
            <w:sz w:val="24"/>
            <w:rPrChange w:id="5176" w:author="JY0225" w:date="2017-08-24T11:24:00Z">
              <w:rPr>
                <w:color w:val="000000" w:themeColor="text1"/>
                <w:sz w:val="24"/>
              </w:rPr>
            </w:rPrChange>
          </w:rPr>
          <w:t>server_path</w:t>
        </w:r>
        <w:r w:rsidR="00AC453E" w:rsidRPr="00CD1C90">
          <w:rPr>
            <w:rFonts w:asciiTheme="minorEastAsia" w:hAnsiTheme="minorEastAsia" w:hint="eastAsia"/>
            <w:color w:val="000000" w:themeColor="text1"/>
            <w:sz w:val="24"/>
            <w:rPrChange w:id="5177" w:author="JY0225" w:date="2017-08-24T11:24:00Z">
              <w:rPr>
                <w:rFonts w:hint="eastAsia"/>
                <w:color w:val="000000" w:themeColor="text1"/>
                <w:sz w:val="24"/>
              </w:rPr>
            </w:rPrChange>
          </w:rPr>
          <w:t>表示传输到服务器的路径，</w:t>
        </w:r>
        <w:r w:rsidR="00AC453E" w:rsidRPr="00CD1C90">
          <w:rPr>
            <w:rFonts w:asciiTheme="minorEastAsia" w:hAnsiTheme="minorEastAsia"/>
            <w:color w:val="000000" w:themeColor="text1"/>
            <w:sz w:val="24"/>
            <w:rPrChange w:id="5178" w:author="JY0225" w:date="2017-08-24T11:24:00Z">
              <w:rPr>
                <w:color w:val="000000" w:themeColor="text1"/>
                <w:sz w:val="24"/>
              </w:rPr>
            </w:rPrChange>
          </w:rPr>
          <w:t>userid</w:t>
        </w:r>
        <w:r w:rsidR="00AC453E" w:rsidRPr="00CD1C90">
          <w:rPr>
            <w:rFonts w:asciiTheme="minorEastAsia" w:hAnsiTheme="minorEastAsia" w:hint="eastAsia"/>
            <w:color w:val="000000" w:themeColor="text1"/>
            <w:sz w:val="24"/>
            <w:rPrChange w:id="5179" w:author="JY0225" w:date="2017-08-24T11:24:00Z">
              <w:rPr>
                <w:rFonts w:hint="eastAsia"/>
                <w:color w:val="000000" w:themeColor="text1"/>
                <w:sz w:val="24"/>
              </w:rPr>
            </w:rPrChange>
          </w:rPr>
          <w:t>表示用户的</w:t>
        </w:r>
        <w:r w:rsidR="00AC453E" w:rsidRPr="00CD1C90">
          <w:rPr>
            <w:rFonts w:asciiTheme="minorEastAsia" w:hAnsiTheme="minorEastAsia"/>
            <w:color w:val="000000" w:themeColor="text1"/>
            <w:sz w:val="24"/>
            <w:rPrChange w:id="5180" w:author="JY0225" w:date="2017-08-24T11:24:00Z">
              <w:rPr>
                <w:color w:val="000000" w:themeColor="text1"/>
                <w:sz w:val="24"/>
              </w:rPr>
            </w:rPrChange>
          </w:rPr>
          <w:t>id</w:t>
        </w:r>
        <w:r w:rsidR="00AC453E" w:rsidRPr="00CD1C90">
          <w:rPr>
            <w:rFonts w:asciiTheme="minorEastAsia" w:hAnsiTheme="minorEastAsia" w:hint="eastAsia"/>
            <w:color w:val="000000" w:themeColor="text1"/>
            <w:sz w:val="24"/>
            <w:rPrChange w:id="5181" w:author="JY0225" w:date="2017-08-24T11:24:00Z">
              <w:rPr>
                <w:rFonts w:hint="eastAsia"/>
                <w:color w:val="000000" w:themeColor="text1"/>
                <w:sz w:val="24"/>
              </w:rPr>
            </w:rPrChange>
          </w:rPr>
          <w:t>信息。</w:t>
        </w:r>
        <w:r w:rsidR="00166EFA" w:rsidRPr="00CD1C90">
          <w:rPr>
            <w:rFonts w:asciiTheme="minorEastAsia" w:hAnsiTheme="minorEastAsia" w:hint="eastAsia"/>
            <w:color w:val="000000" w:themeColor="text1"/>
            <w:sz w:val="24"/>
            <w:rPrChange w:id="5182" w:author="JY0225" w:date="2017-08-24T11:24:00Z">
              <w:rPr>
                <w:rFonts w:hint="eastAsia"/>
                <w:color w:val="000000" w:themeColor="text1"/>
                <w:sz w:val="24"/>
              </w:rPr>
            </w:rPrChange>
          </w:rPr>
          <w:t>该接口在实现的过程中会调用大文件分块接口，将文件</w:t>
        </w:r>
      </w:ins>
      <w:ins w:id="5183" w:author="JY0225" w:date="2017-08-23T14:56:00Z">
        <w:r w:rsidR="00166EFA" w:rsidRPr="00CD1C90">
          <w:rPr>
            <w:rFonts w:asciiTheme="minorEastAsia" w:hAnsiTheme="minorEastAsia" w:hint="eastAsia"/>
            <w:color w:val="000000" w:themeColor="text1"/>
            <w:sz w:val="24"/>
            <w:rPrChange w:id="5184" w:author="JY0225" w:date="2017-08-24T11:24:00Z">
              <w:rPr>
                <w:rFonts w:hint="eastAsia"/>
                <w:color w:val="000000" w:themeColor="text1"/>
                <w:sz w:val="24"/>
              </w:rPr>
            </w:rPrChange>
          </w:rPr>
          <w:t>分块后逐一上传到服务器。</w:t>
        </w:r>
        <w:r w:rsidR="00B24EC6" w:rsidRPr="00CD1C90">
          <w:rPr>
            <w:rFonts w:asciiTheme="minorEastAsia" w:hAnsiTheme="minorEastAsia" w:hint="eastAsia"/>
            <w:color w:val="000000" w:themeColor="text1"/>
            <w:sz w:val="24"/>
            <w:rPrChange w:id="5185" w:author="JY0225" w:date="2017-08-24T11:24:00Z">
              <w:rPr>
                <w:rFonts w:hint="eastAsia"/>
                <w:color w:val="000000" w:themeColor="text1"/>
                <w:sz w:val="24"/>
              </w:rPr>
            </w:rPrChange>
          </w:rPr>
          <w:t>返回文件上传的结果，包括</w:t>
        </w:r>
      </w:ins>
      <w:ins w:id="5186" w:author="JY0225" w:date="2017-08-23T14:57:00Z">
        <w:r w:rsidR="00396DE0" w:rsidRPr="00CD1C90">
          <w:rPr>
            <w:rFonts w:asciiTheme="minorEastAsia" w:hAnsiTheme="minorEastAsia" w:hint="eastAsia"/>
            <w:color w:val="000000" w:themeColor="text1"/>
            <w:sz w:val="24"/>
            <w:rPrChange w:id="5187" w:author="JY0225" w:date="2017-08-24T11:24:00Z">
              <w:rPr>
                <w:rFonts w:hint="eastAsia"/>
                <w:color w:val="000000" w:themeColor="text1"/>
                <w:sz w:val="24"/>
              </w:rPr>
            </w:rPrChange>
          </w:rPr>
          <w:t>上传状态</w:t>
        </w:r>
        <w:r w:rsidR="00396DE0" w:rsidRPr="00CD1C90">
          <w:rPr>
            <w:rFonts w:asciiTheme="minorEastAsia" w:hAnsiTheme="minorEastAsia"/>
            <w:color w:val="000000" w:themeColor="text1"/>
            <w:sz w:val="24"/>
            <w:rPrChange w:id="5188" w:author="JY0225" w:date="2017-08-24T11:24:00Z">
              <w:rPr>
                <w:color w:val="000000" w:themeColor="text1"/>
                <w:sz w:val="24"/>
              </w:rPr>
            </w:rPrChange>
          </w:rPr>
          <w:t>status</w:t>
        </w:r>
        <w:r w:rsidR="00396DE0" w:rsidRPr="00CD1C90">
          <w:rPr>
            <w:rFonts w:asciiTheme="minorEastAsia" w:hAnsiTheme="minorEastAsia" w:hint="eastAsia"/>
            <w:color w:val="000000" w:themeColor="text1"/>
            <w:sz w:val="24"/>
            <w:rPrChange w:id="5189" w:author="JY0225" w:date="2017-08-24T11:24:00Z">
              <w:rPr>
                <w:rFonts w:hint="eastAsia"/>
                <w:color w:val="000000" w:themeColor="text1"/>
                <w:sz w:val="24"/>
              </w:rPr>
            </w:rPrChange>
          </w:rPr>
          <w:t>、</w:t>
        </w:r>
      </w:ins>
      <w:ins w:id="5190" w:author="JY0225" w:date="2017-08-23T14:56:00Z">
        <w:r w:rsidR="00B24EC6" w:rsidRPr="00CD1C90">
          <w:rPr>
            <w:rFonts w:asciiTheme="minorEastAsia" w:hAnsiTheme="minorEastAsia" w:hint="eastAsia"/>
            <w:color w:val="000000" w:themeColor="text1"/>
            <w:sz w:val="24"/>
            <w:rPrChange w:id="5191" w:author="JY0225" w:date="2017-08-24T11:24:00Z">
              <w:rPr>
                <w:rFonts w:hint="eastAsia"/>
                <w:color w:val="000000" w:themeColor="text1"/>
                <w:sz w:val="24"/>
              </w:rPr>
            </w:rPrChange>
          </w:rPr>
          <w:t>文件的上传路径</w:t>
        </w:r>
      </w:ins>
      <w:ins w:id="5192" w:author="JY0225" w:date="2017-08-23T14:57:00Z">
        <w:r w:rsidR="00B24EC6" w:rsidRPr="00CD1C90">
          <w:rPr>
            <w:rFonts w:asciiTheme="minorEastAsia" w:hAnsiTheme="minorEastAsia"/>
            <w:color w:val="000000" w:themeColor="text1"/>
            <w:sz w:val="24"/>
            <w:rPrChange w:id="5193" w:author="JY0225" w:date="2017-08-24T11:24:00Z">
              <w:rPr>
                <w:color w:val="000000" w:themeColor="text1"/>
                <w:sz w:val="24"/>
              </w:rPr>
            </w:rPrChange>
          </w:rPr>
          <w:t>path</w:t>
        </w:r>
        <w:r w:rsidR="00F11089" w:rsidRPr="00CD1C90">
          <w:rPr>
            <w:rFonts w:asciiTheme="minorEastAsia" w:hAnsiTheme="minorEastAsia" w:hint="eastAsia"/>
            <w:color w:val="000000" w:themeColor="text1"/>
            <w:sz w:val="24"/>
            <w:rPrChange w:id="5194" w:author="JY0225" w:date="2017-08-24T11:24:00Z">
              <w:rPr>
                <w:rFonts w:hint="eastAsia"/>
                <w:color w:val="000000" w:themeColor="text1"/>
                <w:sz w:val="24"/>
              </w:rPr>
            </w:rPrChange>
          </w:rPr>
          <w:t>，文件大小</w:t>
        </w:r>
        <w:r w:rsidR="00F11089" w:rsidRPr="00CD1C90">
          <w:rPr>
            <w:rFonts w:asciiTheme="minorEastAsia" w:hAnsiTheme="minorEastAsia"/>
            <w:color w:val="000000" w:themeColor="text1"/>
            <w:sz w:val="24"/>
            <w:rPrChange w:id="5195" w:author="JY0225" w:date="2017-08-24T11:24:00Z">
              <w:rPr>
                <w:color w:val="000000" w:themeColor="text1"/>
                <w:sz w:val="24"/>
              </w:rPr>
            </w:rPrChange>
          </w:rPr>
          <w:t>size</w:t>
        </w:r>
        <w:r w:rsidR="00F11089" w:rsidRPr="00CD1C90">
          <w:rPr>
            <w:rFonts w:asciiTheme="minorEastAsia" w:hAnsiTheme="minorEastAsia" w:hint="eastAsia"/>
            <w:color w:val="000000" w:themeColor="text1"/>
            <w:sz w:val="24"/>
            <w:rPrChange w:id="5196" w:author="JY0225" w:date="2017-08-24T11:24:00Z">
              <w:rPr>
                <w:rFonts w:hint="eastAsia"/>
                <w:color w:val="000000" w:themeColor="text1"/>
                <w:sz w:val="24"/>
              </w:rPr>
            </w:rPrChange>
          </w:rPr>
          <w:t>、上传时间</w:t>
        </w:r>
        <w:r w:rsidR="00F11089" w:rsidRPr="00CD1C90">
          <w:rPr>
            <w:rFonts w:asciiTheme="minorEastAsia" w:hAnsiTheme="minorEastAsia"/>
            <w:color w:val="000000" w:themeColor="text1"/>
            <w:sz w:val="24"/>
            <w:rPrChange w:id="5197" w:author="JY0225" w:date="2017-08-24T11:24:00Z">
              <w:rPr>
                <w:color w:val="000000" w:themeColor="text1"/>
                <w:sz w:val="24"/>
              </w:rPr>
            </w:rPrChange>
          </w:rPr>
          <w:t>ctime</w:t>
        </w:r>
      </w:ins>
      <w:ins w:id="5198" w:author="JY0225" w:date="2017-08-23T15:03:00Z">
        <w:r w:rsidR="00802E44" w:rsidRPr="00CD1C90">
          <w:rPr>
            <w:rFonts w:asciiTheme="minorEastAsia" w:hAnsiTheme="minorEastAsia" w:hint="eastAsia"/>
            <w:color w:val="000000" w:themeColor="text1"/>
            <w:sz w:val="24"/>
            <w:rPrChange w:id="5199" w:author="JY0225" w:date="2017-08-24T11:24:00Z">
              <w:rPr>
                <w:rFonts w:hint="eastAsia"/>
                <w:color w:val="000000" w:themeColor="text1"/>
                <w:sz w:val="24"/>
              </w:rPr>
            </w:rPrChange>
          </w:rPr>
          <w:t>以及</w:t>
        </w:r>
      </w:ins>
      <w:ins w:id="5200" w:author="JY0225" w:date="2017-08-23T14:57:00Z">
        <w:r w:rsidR="00F11089" w:rsidRPr="00CD1C90">
          <w:rPr>
            <w:rFonts w:asciiTheme="minorEastAsia" w:hAnsiTheme="minorEastAsia"/>
            <w:color w:val="000000" w:themeColor="text1"/>
            <w:sz w:val="24"/>
            <w:rPrChange w:id="5201" w:author="JY0225" w:date="2017-08-24T11:24:00Z">
              <w:rPr>
                <w:color w:val="000000" w:themeColor="text1"/>
                <w:sz w:val="24"/>
              </w:rPr>
            </w:rPrChange>
          </w:rPr>
          <w:t>MD5</w:t>
        </w:r>
        <w:r w:rsidR="00F11089" w:rsidRPr="00CD1C90">
          <w:rPr>
            <w:rFonts w:asciiTheme="minorEastAsia" w:hAnsiTheme="minorEastAsia" w:hint="eastAsia"/>
            <w:color w:val="000000" w:themeColor="text1"/>
            <w:sz w:val="24"/>
            <w:rPrChange w:id="5202" w:author="JY0225" w:date="2017-08-24T11:24:00Z">
              <w:rPr>
                <w:rFonts w:hint="eastAsia"/>
                <w:color w:val="000000" w:themeColor="text1"/>
                <w:sz w:val="24"/>
              </w:rPr>
            </w:rPrChange>
          </w:rPr>
          <w:t>值。</w:t>
        </w:r>
      </w:ins>
      <w:del w:id="5203" w:author="JY0225" w:date="2017-08-23T15:01:00Z">
        <w:r w:rsidR="00F06BFC" w:rsidRPr="00CD1C90" w:rsidDel="0015507B">
          <w:rPr>
            <w:rFonts w:asciiTheme="minorEastAsia" w:hAnsiTheme="minorEastAsia"/>
            <w:color w:val="000000" w:themeColor="text1"/>
            <w:sz w:val="24"/>
            <w:rPrChange w:id="5204" w:author="JY0225" w:date="2017-08-24T11:24:00Z">
              <w:rPr>
                <w:color w:val="000000" w:themeColor="text1"/>
                <w:sz w:val="24"/>
              </w:rPr>
            </w:rPrChange>
          </w:rPr>
          <w:delText>2</w:delText>
        </w:r>
        <w:r w:rsidR="00F06BFC" w:rsidRPr="00CD1C90" w:rsidDel="0015507B">
          <w:rPr>
            <w:rFonts w:asciiTheme="minorEastAsia" w:hAnsiTheme="minorEastAsia" w:hint="eastAsia"/>
            <w:color w:val="000000" w:themeColor="text1"/>
            <w:sz w:val="24"/>
            <w:rPrChange w:id="5205" w:author="JY0225" w:date="2017-08-24T11:24:00Z">
              <w:rPr>
                <w:rFonts w:hint="eastAsia"/>
                <w:color w:val="000000" w:themeColor="text1"/>
                <w:sz w:val="24"/>
              </w:rPr>
            </w:rPrChange>
          </w:rPr>
          <w:delText>）</w:delText>
        </w:r>
        <w:r w:rsidR="008433D8" w:rsidRPr="00CD1C90" w:rsidDel="0015507B">
          <w:rPr>
            <w:rFonts w:asciiTheme="minorEastAsia" w:hAnsiTheme="minorEastAsia" w:hint="eastAsia"/>
            <w:color w:val="000000" w:themeColor="text1"/>
            <w:sz w:val="24"/>
            <w:rPrChange w:id="5206" w:author="JY0225" w:date="2017-08-24T11:24:00Z">
              <w:rPr>
                <w:rFonts w:hint="eastAsia"/>
                <w:color w:val="000000" w:themeColor="text1"/>
                <w:sz w:val="24"/>
              </w:rPr>
            </w:rPrChange>
          </w:rPr>
          <w:delText>获取上传文件断点</w:delText>
        </w:r>
      </w:del>
    </w:p>
    <w:tbl>
      <w:tblPr>
        <w:tblStyle w:val="aa"/>
        <w:tblW w:w="0" w:type="auto"/>
        <w:tblLook w:val="04A0" w:firstRow="1" w:lastRow="0" w:firstColumn="1" w:lastColumn="0" w:noHBand="0" w:noVBand="1"/>
      </w:tblPr>
      <w:tblGrid>
        <w:gridCol w:w="1660"/>
        <w:gridCol w:w="1660"/>
        <w:gridCol w:w="4982"/>
      </w:tblGrid>
      <w:tr w:rsidR="00F06BFC" w:rsidDel="0015507B" w14:paraId="385CBFDE" w14:textId="6745ACAA" w:rsidTr="00EF2128">
        <w:trPr>
          <w:del w:id="5207" w:author="JY0225" w:date="2017-08-23T15:00:00Z"/>
        </w:trPr>
        <w:tc>
          <w:tcPr>
            <w:tcW w:w="1660" w:type="dxa"/>
          </w:tcPr>
          <w:p w14:paraId="304E71EF" w14:textId="33A84832" w:rsidR="00F06BFC" w:rsidDel="0015507B" w:rsidRDefault="00F06BFC" w:rsidP="00EF2128">
            <w:pPr>
              <w:spacing w:line="400" w:lineRule="exact"/>
              <w:rPr>
                <w:del w:id="5208" w:author="JY0225" w:date="2017-08-23T15:00:00Z"/>
                <w:color w:val="000000" w:themeColor="text1"/>
                <w:sz w:val="24"/>
              </w:rPr>
            </w:pPr>
            <w:del w:id="5209" w:author="JY0225" w:date="2017-08-23T15:00:00Z">
              <w:r w:rsidDel="0015507B">
                <w:rPr>
                  <w:rFonts w:hint="eastAsia"/>
                  <w:color w:val="000000" w:themeColor="text1"/>
                  <w:sz w:val="24"/>
                </w:rPr>
                <w:delText>接口编号</w:delText>
              </w:r>
            </w:del>
          </w:p>
        </w:tc>
        <w:tc>
          <w:tcPr>
            <w:tcW w:w="1660" w:type="dxa"/>
          </w:tcPr>
          <w:p w14:paraId="4C75B5F1" w14:textId="7BAC8DD1" w:rsidR="00F06BFC" w:rsidDel="0015507B" w:rsidRDefault="00F06BFC" w:rsidP="00EF2128">
            <w:pPr>
              <w:spacing w:line="400" w:lineRule="exact"/>
              <w:rPr>
                <w:del w:id="5210" w:author="JY0225" w:date="2017-08-23T15:00:00Z"/>
                <w:color w:val="000000" w:themeColor="text1"/>
                <w:sz w:val="24"/>
              </w:rPr>
            </w:pPr>
            <w:del w:id="5211" w:author="JY0225" w:date="2017-08-23T15:00:00Z">
              <w:r w:rsidDel="0015507B">
                <w:rPr>
                  <w:rFonts w:hint="eastAsia"/>
                  <w:color w:val="000000" w:themeColor="text1"/>
                  <w:sz w:val="24"/>
                </w:rPr>
                <w:delText>接口名称</w:delText>
              </w:r>
            </w:del>
          </w:p>
        </w:tc>
        <w:tc>
          <w:tcPr>
            <w:tcW w:w="4982" w:type="dxa"/>
          </w:tcPr>
          <w:p w14:paraId="5AD1A967" w14:textId="3D0E43A4" w:rsidR="00F06BFC" w:rsidDel="0015507B" w:rsidRDefault="00F06BFC" w:rsidP="00EF2128">
            <w:pPr>
              <w:spacing w:line="400" w:lineRule="exact"/>
              <w:rPr>
                <w:del w:id="5212" w:author="JY0225" w:date="2017-08-23T15:00:00Z"/>
                <w:color w:val="000000" w:themeColor="text1"/>
                <w:sz w:val="24"/>
              </w:rPr>
            </w:pPr>
            <w:del w:id="5213" w:author="JY0225" w:date="2017-08-23T15:00:00Z">
              <w:r w:rsidDel="0015507B">
                <w:rPr>
                  <w:rFonts w:hint="eastAsia"/>
                  <w:color w:val="000000" w:themeColor="text1"/>
                  <w:sz w:val="24"/>
                </w:rPr>
                <w:delText>大文件分块</w:delText>
              </w:r>
            </w:del>
          </w:p>
        </w:tc>
      </w:tr>
      <w:tr w:rsidR="00F06BFC" w:rsidDel="0015507B" w14:paraId="1D00D44C" w14:textId="7DCCEE09" w:rsidTr="00EF2128">
        <w:trPr>
          <w:del w:id="5214" w:author="JY0225" w:date="2017-08-23T15:00:00Z"/>
        </w:trPr>
        <w:tc>
          <w:tcPr>
            <w:tcW w:w="1660" w:type="dxa"/>
            <w:vMerge w:val="restart"/>
          </w:tcPr>
          <w:p w14:paraId="59396D41" w14:textId="3A4A9DBA" w:rsidR="00F06BFC" w:rsidDel="0015507B" w:rsidRDefault="00F06BFC" w:rsidP="00EF2128">
            <w:pPr>
              <w:spacing w:line="400" w:lineRule="exact"/>
              <w:rPr>
                <w:del w:id="5215" w:author="JY0225" w:date="2017-08-23T15:00:00Z"/>
                <w:color w:val="000000" w:themeColor="text1"/>
                <w:sz w:val="24"/>
              </w:rPr>
            </w:pPr>
            <w:del w:id="5216" w:author="JY0225" w:date="2017-08-23T15:00:00Z">
              <w:r w:rsidDel="0015507B">
                <w:rPr>
                  <w:rFonts w:hint="eastAsia"/>
                  <w:color w:val="000000" w:themeColor="text1"/>
                  <w:sz w:val="24"/>
                </w:rPr>
                <w:delText>Cloud-Op</w:delText>
              </w:r>
              <w:r w:rsidR="007C4985" w:rsidDel="0015507B">
                <w:rPr>
                  <w:color w:val="000000" w:themeColor="text1"/>
                  <w:sz w:val="24"/>
                </w:rPr>
                <w:delText>t-09</w:delText>
              </w:r>
            </w:del>
          </w:p>
        </w:tc>
        <w:tc>
          <w:tcPr>
            <w:tcW w:w="1660" w:type="dxa"/>
          </w:tcPr>
          <w:p w14:paraId="0B214D01" w14:textId="7ECE2AFD" w:rsidR="00F06BFC" w:rsidDel="0015507B" w:rsidRDefault="00F06BFC" w:rsidP="00EF2128">
            <w:pPr>
              <w:spacing w:line="400" w:lineRule="exact"/>
              <w:rPr>
                <w:del w:id="5217" w:author="JY0225" w:date="2017-08-23T15:00:00Z"/>
                <w:color w:val="000000" w:themeColor="text1"/>
                <w:sz w:val="24"/>
              </w:rPr>
            </w:pPr>
            <w:del w:id="5218" w:author="JY0225" w:date="2017-08-23T15:00:00Z">
              <w:r w:rsidDel="0015507B">
                <w:rPr>
                  <w:rFonts w:hint="eastAsia"/>
                  <w:color w:val="000000" w:themeColor="text1"/>
                  <w:sz w:val="24"/>
                </w:rPr>
                <w:delText>接口原型</w:delText>
              </w:r>
            </w:del>
          </w:p>
        </w:tc>
        <w:tc>
          <w:tcPr>
            <w:tcW w:w="4982" w:type="dxa"/>
          </w:tcPr>
          <w:p w14:paraId="1793D28B" w14:textId="7155A5F7" w:rsidR="00F06BFC" w:rsidDel="0015507B" w:rsidRDefault="00F06BFC" w:rsidP="00EF2128">
            <w:pPr>
              <w:spacing w:line="400" w:lineRule="exact"/>
              <w:rPr>
                <w:del w:id="5219" w:author="JY0225" w:date="2017-08-23T15:00:00Z"/>
                <w:color w:val="000000" w:themeColor="text1"/>
                <w:sz w:val="24"/>
              </w:rPr>
            </w:pPr>
            <w:del w:id="5220" w:author="JY0225" w:date="2017-08-23T15:00:00Z">
              <w:r w:rsidDel="0015507B">
                <w:rPr>
                  <w:rFonts w:hint="eastAsia"/>
                  <w:color w:val="000000" w:themeColor="text1"/>
                  <w:sz w:val="24"/>
                </w:rPr>
                <w:delText>b</w:delText>
              </w:r>
              <w:r w:rsidDel="0015507B">
                <w:rPr>
                  <w:color w:val="000000" w:themeColor="text1"/>
                  <w:sz w:val="24"/>
                </w:rPr>
                <w:delText xml:space="preserve">ool </w:delText>
              </w:r>
              <w:r w:rsidR="005A73EC" w:rsidDel="0015507B">
                <w:rPr>
                  <w:rFonts w:hint="eastAsia"/>
                  <w:color w:val="000000" w:themeColor="text1"/>
                  <w:sz w:val="24"/>
                </w:rPr>
                <w:delText>get</w:delText>
              </w:r>
              <w:r w:rsidR="005A73EC" w:rsidDel="0015507B">
                <w:rPr>
                  <w:color w:val="000000" w:themeColor="text1"/>
                  <w:sz w:val="24"/>
                </w:rPr>
                <w:delText>_breakpoint</w:delText>
              </w:r>
              <w:r w:rsidDel="0015507B">
                <w:rPr>
                  <w:color w:val="000000" w:themeColor="text1"/>
                  <w:sz w:val="24"/>
                </w:rPr>
                <w:delText xml:space="preserve">(String </w:delText>
              </w:r>
              <w:r w:rsidR="00DF2A01" w:rsidDel="0015507B">
                <w:rPr>
                  <w:rFonts w:hint="eastAsia"/>
                  <w:color w:val="000000" w:themeColor="text1"/>
                  <w:sz w:val="24"/>
                </w:rPr>
                <w:delText>file</w:delText>
              </w:r>
              <w:r w:rsidR="00A82340" w:rsidDel="0015507B">
                <w:rPr>
                  <w:color w:val="000000" w:themeColor="text1"/>
                  <w:sz w:val="24"/>
                </w:rPr>
                <w:delText>_path</w:delText>
              </w:r>
              <w:r w:rsidDel="0015507B">
                <w:rPr>
                  <w:color w:val="000000" w:themeColor="text1"/>
                  <w:sz w:val="24"/>
                </w:rPr>
                <w:delText xml:space="preserve">, </w:delText>
              </w:r>
              <w:r w:rsidR="004E17FF" w:rsidDel="0015507B">
                <w:rPr>
                  <w:color w:val="000000" w:themeColor="text1"/>
                  <w:sz w:val="24"/>
                </w:rPr>
                <w:delText>String MD5, String userid</w:delText>
              </w:r>
              <w:r w:rsidDel="0015507B">
                <w:rPr>
                  <w:color w:val="000000" w:themeColor="text1"/>
                  <w:sz w:val="24"/>
                </w:rPr>
                <w:delText>)</w:delText>
              </w:r>
            </w:del>
          </w:p>
        </w:tc>
      </w:tr>
      <w:tr w:rsidR="00F06BFC" w:rsidDel="0015507B" w14:paraId="15621E5A" w14:textId="1F0ECBE1" w:rsidTr="00EF2128">
        <w:trPr>
          <w:del w:id="5221" w:author="JY0225" w:date="2017-08-23T15:00:00Z"/>
        </w:trPr>
        <w:tc>
          <w:tcPr>
            <w:tcW w:w="1660" w:type="dxa"/>
            <w:vMerge/>
          </w:tcPr>
          <w:p w14:paraId="43DD2B1F" w14:textId="39D4D278" w:rsidR="00F06BFC" w:rsidDel="0015507B" w:rsidRDefault="00F06BFC" w:rsidP="00EF2128">
            <w:pPr>
              <w:spacing w:line="400" w:lineRule="exact"/>
              <w:rPr>
                <w:del w:id="5222" w:author="JY0225" w:date="2017-08-23T15:00:00Z"/>
                <w:color w:val="000000" w:themeColor="text1"/>
                <w:sz w:val="24"/>
              </w:rPr>
            </w:pPr>
          </w:p>
        </w:tc>
        <w:tc>
          <w:tcPr>
            <w:tcW w:w="1660" w:type="dxa"/>
          </w:tcPr>
          <w:p w14:paraId="16CC10FE" w14:textId="3E623360" w:rsidR="00F06BFC" w:rsidDel="0015507B" w:rsidRDefault="00F06BFC" w:rsidP="00EF2128">
            <w:pPr>
              <w:spacing w:line="400" w:lineRule="exact"/>
              <w:rPr>
                <w:del w:id="5223" w:author="JY0225" w:date="2017-08-23T15:00:00Z"/>
                <w:color w:val="000000" w:themeColor="text1"/>
                <w:sz w:val="24"/>
              </w:rPr>
            </w:pPr>
            <w:del w:id="5224" w:author="JY0225" w:date="2017-08-23T15:00:00Z">
              <w:r w:rsidDel="0015507B">
                <w:rPr>
                  <w:rFonts w:hint="eastAsia"/>
                  <w:color w:val="000000" w:themeColor="text1"/>
                  <w:sz w:val="24"/>
                </w:rPr>
                <w:delText>接口参数</w:delText>
              </w:r>
            </w:del>
          </w:p>
        </w:tc>
        <w:tc>
          <w:tcPr>
            <w:tcW w:w="4982" w:type="dxa"/>
          </w:tcPr>
          <w:p w14:paraId="2DB493C0" w14:textId="17734E6A" w:rsidR="00F06BFC" w:rsidDel="0015507B" w:rsidRDefault="00C60EB7" w:rsidP="00EF2128">
            <w:pPr>
              <w:spacing w:line="400" w:lineRule="exact"/>
              <w:rPr>
                <w:del w:id="5225" w:author="JY0225" w:date="2017-08-23T15:00:00Z"/>
                <w:color w:val="000000" w:themeColor="text1"/>
                <w:sz w:val="24"/>
              </w:rPr>
            </w:pPr>
            <w:del w:id="5226" w:author="JY0225" w:date="2017-08-23T15:00:00Z">
              <w:r w:rsidDel="0015507B">
                <w:rPr>
                  <w:rFonts w:hint="eastAsia"/>
                  <w:color w:val="000000" w:themeColor="text1"/>
                  <w:sz w:val="24"/>
                </w:rPr>
                <w:delText>file</w:delText>
              </w:r>
              <w:r w:rsidDel="0015507B">
                <w:rPr>
                  <w:color w:val="000000" w:themeColor="text1"/>
                  <w:sz w:val="24"/>
                </w:rPr>
                <w:delText>_pat</w:delText>
              </w:r>
              <w:r w:rsidDel="0015507B">
                <w:rPr>
                  <w:rFonts w:hint="eastAsia"/>
                  <w:color w:val="000000" w:themeColor="text1"/>
                  <w:sz w:val="24"/>
                </w:rPr>
                <w:delText>：</w:delText>
              </w:r>
              <w:r w:rsidR="00F06BFC" w:rsidDel="0015507B">
                <w:rPr>
                  <w:rFonts w:hint="eastAsia"/>
                  <w:color w:val="000000" w:themeColor="text1"/>
                  <w:sz w:val="24"/>
                </w:rPr>
                <w:delText>文件路径</w:delText>
              </w:r>
            </w:del>
          </w:p>
          <w:p w14:paraId="0394FE6D" w14:textId="02915895" w:rsidR="00CB061F" w:rsidDel="0015507B" w:rsidRDefault="00CB061F" w:rsidP="00EF2128">
            <w:pPr>
              <w:spacing w:line="400" w:lineRule="exact"/>
              <w:rPr>
                <w:del w:id="5227" w:author="JY0225" w:date="2017-08-23T15:00:00Z"/>
                <w:color w:val="000000" w:themeColor="text1"/>
                <w:sz w:val="24"/>
              </w:rPr>
            </w:pPr>
            <w:del w:id="5228" w:author="JY0225" w:date="2017-08-23T15:00:00Z">
              <w:r w:rsidDel="0015507B">
                <w:rPr>
                  <w:rFonts w:hint="eastAsia"/>
                  <w:color w:val="000000" w:themeColor="text1"/>
                  <w:sz w:val="24"/>
                </w:rPr>
                <w:delText>MD5</w:delText>
              </w:r>
              <w:r w:rsidR="00F06BFC" w:rsidDel="0015507B">
                <w:rPr>
                  <w:rFonts w:hint="eastAsia"/>
                  <w:color w:val="000000" w:themeColor="text1"/>
                  <w:sz w:val="24"/>
                </w:rPr>
                <w:delText>：</w:delText>
              </w:r>
              <w:r w:rsidDel="0015507B">
                <w:rPr>
                  <w:rFonts w:hint="eastAsia"/>
                  <w:color w:val="000000" w:themeColor="text1"/>
                  <w:sz w:val="24"/>
                </w:rPr>
                <w:delText>文件</w:delText>
              </w:r>
              <w:r w:rsidDel="0015507B">
                <w:rPr>
                  <w:rFonts w:hint="eastAsia"/>
                  <w:color w:val="000000" w:themeColor="text1"/>
                  <w:sz w:val="24"/>
                </w:rPr>
                <w:delText>MD5</w:delText>
              </w:r>
              <w:r w:rsidDel="0015507B">
                <w:rPr>
                  <w:rFonts w:hint="eastAsia"/>
                  <w:color w:val="000000" w:themeColor="text1"/>
                  <w:sz w:val="24"/>
                </w:rPr>
                <w:delText>值</w:delText>
              </w:r>
            </w:del>
          </w:p>
          <w:p w14:paraId="05F14EA1" w14:textId="011F0BA8" w:rsidR="005C70FF" w:rsidDel="0015507B" w:rsidRDefault="005C70FF" w:rsidP="00EF2128">
            <w:pPr>
              <w:spacing w:line="400" w:lineRule="exact"/>
              <w:rPr>
                <w:del w:id="5229" w:author="JY0225" w:date="2017-08-23T15:00:00Z"/>
                <w:color w:val="000000" w:themeColor="text1"/>
                <w:sz w:val="24"/>
              </w:rPr>
            </w:pPr>
            <w:del w:id="5230" w:author="JY0225" w:date="2017-08-23T15:00:00Z">
              <w:r w:rsidDel="0015507B">
                <w:rPr>
                  <w:rFonts w:hint="eastAsia"/>
                  <w:color w:val="000000" w:themeColor="text1"/>
                  <w:sz w:val="24"/>
                </w:rPr>
                <w:delText>user</w:delText>
              </w:r>
              <w:r w:rsidDel="0015507B">
                <w:rPr>
                  <w:color w:val="000000" w:themeColor="text1"/>
                  <w:sz w:val="24"/>
                </w:rPr>
                <w:delText>id</w:delText>
              </w:r>
              <w:r w:rsidDel="0015507B">
                <w:rPr>
                  <w:rFonts w:hint="eastAsia"/>
                  <w:color w:val="000000" w:themeColor="text1"/>
                  <w:sz w:val="24"/>
                </w:rPr>
                <w:delText>：用户</w:delText>
              </w:r>
              <w:r w:rsidDel="0015507B">
                <w:rPr>
                  <w:rFonts w:hint="eastAsia"/>
                  <w:color w:val="000000" w:themeColor="text1"/>
                  <w:sz w:val="24"/>
                </w:rPr>
                <w:delText>ID</w:delText>
              </w:r>
            </w:del>
          </w:p>
        </w:tc>
      </w:tr>
      <w:tr w:rsidR="00F06BFC" w:rsidDel="0015507B" w14:paraId="2755CB35" w14:textId="73AD050E" w:rsidTr="00EF2128">
        <w:trPr>
          <w:del w:id="5231" w:author="JY0225" w:date="2017-08-23T15:00:00Z"/>
        </w:trPr>
        <w:tc>
          <w:tcPr>
            <w:tcW w:w="1660" w:type="dxa"/>
            <w:vMerge/>
          </w:tcPr>
          <w:p w14:paraId="70332E72" w14:textId="15B031C9" w:rsidR="00F06BFC" w:rsidDel="0015507B" w:rsidRDefault="00F06BFC" w:rsidP="00EF2128">
            <w:pPr>
              <w:spacing w:line="400" w:lineRule="exact"/>
              <w:rPr>
                <w:del w:id="5232" w:author="JY0225" w:date="2017-08-23T15:00:00Z"/>
                <w:color w:val="000000" w:themeColor="text1"/>
                <w:sz w:val="24"/>
              </w:rPr>
            </w:pPr>
          </w:p>
        </w:tc>
        <w:tc>
          <w:tcPr>
            <w:tcW w:w="1660" w:type="dxa"/>
          </w:tcPr>
          <w:p w14:paraId="7689BDC0" w14:textId="01DA502B" w:rsidR="00F06BFC" w:rsidDel="0015507B" w:rsidRDefault="00F06BFC" w:rsidP="00EF2128">
            <w:pPr>
              <w:spacing w:line="400" w:lineRule="exact"/>
              <w:rPr>
                <w:del w:id="5233" w:author="JY0225" w:date="2017-08-23T15:00:00Z"/>
                <w:color w:val="000000" w:themeColor="text1"/>
                <w:sz w:val="24"/>
              </w:rPr>
            </w:pPr>
            <w:del w:id="5234" w:author="JY0225" w:date="2017-08-23T15:00:00Z">
              <w:r w:rsidDel="0015507B">
                <w:rPr>
                  <w:rFonts w:hint="eastAsia"/>
                  <w:color w:val="000000" w:themeColor="text1"/>
                  <w:sz w:val="24"/>
                </w:rPr>
                <w:delText>返回结果</w:delText>
              </w:r>
            </w:del>
          </w:p>
        </w:tc>
        <w:tc>
          <w:tcPr>
            <w:tcW w:w="4982" w:type="dxa"/>
          </w:tcPr>
          <w:p w14:paraId="1D417626" w14:textId="1839F600" w:rsidR="00D87F92" w:rsidRPr="009960D2" w:rsidDel="0015507B" w:rsidRDefault="00D87F92" w:rsidP="00D87F92">
            <w:pPr>
              <w:spacing w:line="400" w:lineRule="exact"/>
              <w:rPr>
                <w:del w:id="5235" w:author="JY0225" w:date="2017-08-23T15:00:00Z"/>
                <w:rFonts w:ascii="Times New Roman" w:hAnsi="Times New Roman" w:cs="Times New Roman"/>
                <w:sz w:val="24"/>
                <w:szCs w:val="24"/>
              </w:rPr>
            </w:pPr>
            <w:del w:id="5236" w:author="JY0225" w:date="2017-08-23T15:00:00Z">
              <w:r w:rsidDel="0015507B">
                <w:rPr>
                  <w:rFonts w:ascii="Times New Roman" w:hAnsi="Times New Roman" w:cs="Times New Roman"/>
                  <w:sz w:val="24"/>
                  <w:szCs w:val="24"/>
                </w:rPr>
                <w:delText>{</w:delText>
              </w:r>
            </w:del>
          </w:p>
          <w:p w14:paraId="735E4BF8" w14:textId="029F0D9F" w:rsidR="00D87F92" w:rsidRPr="009960D2" w:rsidDel="0015507B" w:rsidRDefault="00D87F92" w:rsidP="00D87F92">
            <w:pPr>
              <w:spacing w:line="400" w:lineRule="exact"/>
              <w:rPr>
                <w:del w:id="5237" w:author="JY0225" w:date="2017-08-23T15:00:00Z"/>
                <w:rFonts w:ascii="Times New Roman" w:hAnsi="Times New Roman" w:cs="Times New Roman"/>
                <w:sz w:val="24"/>
                <w:szCs w:val="24"/>
              </w:rPr>
            </w:pPr>
            <w:del w:id="5238" w:author="JY0225" w:date="2017-08-23T15:00:00Z">
              <w:r w:rsidRPr="009960D2" w:rsidDel="0015507B">
                <w:rPr>
                  <w:rFonts w:ascii="Times New Roman" w:hAnsi="Times New Roman" w:cs="Times New Roman"/>
                  <w:sz w:val="24"/>
                  <w:szCs w:val="24"/>
                </w:rPr>
                <w:delText>"status": "0",</w:delText>
              </w:r>
            </w:del>
          </w:p>
          <w:p w14:paraId="039563D5" w14:textId="4E90CE18" w:rsidR="00D87F92" w:rsidRPr="009960D2" w:rsidDel="0015507B" w:rsidRDefault="00D87F92" w:rsidP="00D87F92">
            <w:pPr>
              <w:spacing w:line="400" w:lineRule="exact"/>
              <w:rPr>
                <w:del w:id="5239" w:author="JY0225" w:date="2017-08-23T15:00:00Z"/>
                <w:rFonts w:ascii="Times New Roman" w:hAnsi="Times New Roman" w:cs="Times New Roman"/>
                <w:sz w:val="24"/>
                <w:szCs w:val="24"/>
              </w:rPr>
            </w:pPr>
            <w:del w:id="5240" w:author="JY0225" w:date="2017-08-23T15:00:00Z">
              <w:r w:rsidRPr="009960D2" w:rsidDel="0015507B">
                <w:rPr>
                  <w:rFonts w:ascii="Times New Roman" w:hAnsi="Times New Roman" w:cs="Times New Roman" w:hint="eastAsia"/>
                  <w:sz w:val="24"/>
                  <w:szCs w:val="24"/>
                </w:rPr>
                <w:delText>"X-Object-Permisson": "</w:delText>
              </w:r>
              <w:r w:rsidDel="0015507B">
                <w:rPr>
                  <w:rFonts w:ascii="Times New Roman" w:hAnsi="Times New Roman" w:cs="Times New Roman"/>
                  <w:sz w:val="24"/>
                  <w:szCs w:val="24"/>
                </w:rPr>
                <w:delText>500</w:delText>
              </w:r>
              <w:r w:rsidRPr="009960D2" w:rsidDel="0015507B">
                <w:rPr>
                  <w:rFonts w:ascii="Times New Roman" w:hAnsi="Times New Roman" w:cs="Times New Roman" w:hint="eastAsia"/>
                  <w:sz w:val="24"/>
                  <w:szCs w:val="24"/>
                </w:rPr>
                <w:delText>",</w:delText>
              </w:r>
            </w:del>
          </w:p>
          <w:p w14:paraId="152383E0" w14:textId="51D5DBF1" w:rsidR="00D87F92" w:rsidRPr="009960D2" w:rsidDel="0015507B" w:rsidRDefault="00D87F92" w:rsidP="00D87F92">
            <w:pPr>
              <w:spacing w:line="400" w:lineRule="exact"/>
              <w:rPr>
                <w:del w:id="5241" w:author="JY0225" w:date="2017-08-23T15:00:00Z"/>
                <w:rFonts w:ascii="Times New Roman" w:hAnsi="Times New Roman" w:cs="Times New Roman"/>
                <w:sz w:val="24"/>
                <w:szCs w:val="24"/>
              </w:rPr>
            </w:pPr>
            <w:del w:id="5242" w:author="JY0225" w:date="2017-08-23T15:00:00Z">
              <w:r w:rsidRPr="009960D2" w:rsidDel="0015507B">
                <w:rPr>
                  <w:rFonts w:ascii="Times New Roman" w:hAnsi="Times New Roman" w:cs="Times New Roman" w:hint="eastAsia"/>
                  <w:sz w:val="24"/>
                  <w:szCs w:val="24"/>
                </w:rPr>
                <w:delText xml:space="preserve">"path":" </w:delText>
              </w:r>
              <w:r w:rsidDel="0015507B">
                <w:rPr>
                  <w:rFonts w:ascii="Times New Roman" w:hAnsi="Times New Roman" w:cs="Times New Roman"/>
                  <w:sz w:val="24"/>
                  <w:szCs w:val="24"/>
                </w:rPr>
                <w:delText>“/temp”</w:delText>
              </w:r>
              <w:r w:rsidRPr="009960D2" w:rsidDel="0015507B">
                <w:rPr>
                  <w:rFonts w:ascii="Times New Roman" w:hAnsi="Times New Roman" w:cs="Times New Roman" w:hint="eastAsia"/>
                  <w:sz w:val="24"/>
                  <w:szCs w:val="24"/>
                </w:rPr>
                <w:delText>,</w:delText>
              </w:r>
            </w:del>
          </w:p>
          <w:p w14:paraId="0E86E346" w14:textId="5A72CA22" w:rsidR="00D87F92" w:rsidRPr="009960D2" w:rsidDel="0015507B" w:rsidRDefault="00D87F92" w:rsidP="00D87F92">
            <w:pPr>
              <w:spacing w:line="400" w:lineRule="exact"/>
              <w:rPr>
                <w:del w:id="5243" w:author="JY0225" w:date="2017-08-23T15:00:00Z"/>
                <w:rFonts w:ascii="Times New Roman" w:hAnsi="Times New Roman" w:cs="Times New Roman"/>
                <w:sz w:val="24"/>
                <w:szCs w:val="24"/>
              </w:rPr>
            </w:pPr>
            <w:del w:id="5244" w:author="JY0225" w:date="2017-08-23T15:00:00Z">
              <w:r w:rsidRPr="009960D2" w:rsidDel="0015507B">
                <w:rPr>
                  <w:rFonts w:ascii="Times New Roman" w:hAnsi="Times New Roman" w:cs="Times New Roman" w:hint="eastAsia"/>
                  <w:sz w:val="24"/>
                  <w:szCs w:val="24"/>
                </w:rPr>
                <w:delText xml:space="preserve">"size":" </w:delText>
              </w:r>
              <w:r w:rsidDel="0015507B">
                <w:rPr>
                  <w:rFonts w:ascii="Times New Roman" w:hAnsi="Times New Roman" w:cs="Times New Roman"/>
                  <w:sz w:val="24"/>
                  <w:szCs w:val="24"/>
                </w:rPr>
                <w:delText>200</w:delText>
              </w:r>
              <w:r w:rsidRPr="009960D2" w:rsidDel="0015507B">
                <w:rPr>
                  <w:rFonts w:ascii="Times New Roman" w:hAnsi="Times New Roman" w:cs="Times New Roman" w:hint="eastAsia"/>
                  <w:sz w:val="24"/>
                  <w:szCs w:val="24"/>
                </w:rPr>
                <w:delText>",</w:delText>
              </w:r>
            </w:del>
          </w:p>
          <w:p w14:paraId="67C99F10" w14:textId="652560A6" w:rsidR="00D87F92" w:rsidDel="0015507B" w:rsidRDefault="00D87F92" w:rsidP="00D87F92">
            <w:pPr>
              <w:spacing w:line="400" w:lineRule="exact"/>
              <w:rPr>
                <w:del w:id="5245" w:author="JY0225" w:date="2017-08-23T15:00:00Z"/>
                <w:rFonts w:ascii="Times New Roman" w:hAnsi="Times New Roman" w:cs="Times New Roman"/>
                <w:sz w:val="24"/>
                <w:szCs w:val="24"/>
              </w:rPr>
            </w:pPr>
            <w:del w:id="5246" w:author="JY0225" w:date="2017-08-23T15:00:00Z">
              <w:r w:rsidRPr="009960D2" w:rsidDel="0015507B">
                <w:rPr>
                  <w:rFonts w:ascii="Times New Roman" w:hAnsi="Times New Roman" w:cs="Times New Roman" w:hint="eastAsia"/>
                  <w:sz w:val="24"/>
                  <w:szCs w:val="24"/>
                </w:rPr>
                <w:delText xml:space="preserve">"md5":" </w:delText>
              </w:r>
              <w:r w:rsidRPr="00C929CA" w:rsidDel="0015507B">
                <w:rPr>
                  <w:rFonts w:ascii="Times New Roman" w:hAnsi="Times New Roman" w:cs="Times New Roman"/>
                  <w:sz w:val="24"/>
                  <w:szCs w:val="24"/>
                </w:rPr>
                <w:delText>7add118c851212736b362105e6235b84</w:delText>
              </w:r>
              <w:r w:rsidRPr="009960D2" w:rsidDel="0015507B">
                <w:rPr>
                  <w:rFonts w:ascii="Times New Roman" w:hAnsi="Times New Roman" w:cs="Times New Roman" w:hint="eastAsia"/>
                  <w:sz w:val="24"/>
                  <w:szCs w:val="24"/>
                </w:rPr>
                <w:delText>",</w:delText>
              </w:r>
            </w:del>
          </w:p>
          <w:p w14:paraId="3CE81037" w14:textId="4D8896C5" w:rsidR="00D87F92" w:rsidRPr="009960D2" w:rsidDel="0015507B" w:rsidRDefault="00D87F92" w:rsidP="00D87F92">
            <w:pPr>
              <w:spacing w:line="400" w:lineRule="exact"/>
              <w:rPr>
                <w:del w:id="5247" w:author="JY0225" w:date="2017-08-23T15:00:00Z"/>
                <w:rFonts w:ascii="Times New Roman" w:hAnsi="Times New Roman" w:cs="Times New Roman"/>
                <w:sz w:val="24"/>
                <w:szCs w:val="24"/>
              </w:rPr>
            </w:pPr>
            <w:del w:id="5248" w:author="JY0225" w:date="2017-08-23T15:00:00Z">
              <w:r w:rsidDel="0015507B">
                <w:rPr>
                  <w:rFonts w:ascii="Times New Roman" w:hAnsi="Times New Roman" w:cs="Times New Roman" w:hint="eastAsia"/>
                  <w:sz w:val="24"/>
                  <w:szCs w:val="24"/>
                </w:rPr>
                <w:delText>"breakpoint</w:delText>
              </w:r>
              <w:r w:rsidRPr="009960D2" w:rsidDel="0015507B">
                <w:rPr>
                  <w:rFonts w:ascii="Times New Roman" w:hAnsi="Times New Roman" w:cs="Times New Roman" w:hint="eastAsia"/>
                  <w:sz w:val="24"/>
                  <w:szCs w:val="24"/>
                </w:rPr>
                <w:delText xml:space="preserve">":" </w:delText>
              </w:r>
              <w:r w:rsidDel="0015507B">
                <w:rPr>
                  <w:rFonts w:ascii="Times New Roman" w:hAnsi="Times New Roman" w:cs="Times New Roman"/>
                  <w:sz w:val="24"/>
                  <w:szCs w:val="24"/>
                </w:rPr>
                <w:delText>15</w:delText>
              </w:r>
              <w:r w:rsidDel="0015507B">
                <w:rPr>
                  <w:rFonts w:ascii="Times New Roman" w:hAnsi="Times New Roman" w:cs="Times New Roman" w:hint="eastAsia"/>
                  <w:sz w:val="24"/>
                  <w:szCs w:val="24"/>
                </w:rPr>
                <w:delText>",</w:delText>
              </w:r>
            </w:del>
          </w:p>
          <w:p w14:paraId="2DC2DAEF" w14:textId="67EC6A0B" w:rsidR="00F06BFC" w:rsidRPr="00AA6644" w:rsidDel="0015507B" w:rsidRDefault="00D87F92" w:rsidP="00D87F92">
            <w:pPr>
              <w:spacing w:line="400" w:lineRule="exact"/>
              <w:rPr>
                <w:del w:id="5249" w:author="JY0225" w:date="2017-08-23T15:00:00Z"/>
                <w:color w:val="000000" w:themeColor="text1"/>
                <w:sz w:val="24"/>
              </w:rPr>
            </w:pPr>
            <w:del w:id="5250" w:author="JY0225" w:date="2017-08-23T15:00:00Z">
              <w:r w:rsidRPr="00471DFE" w:rsidDel="0015507B">
                <w:rPr>
                  <w:rFonts w:ascii="Times New Roman" w:hAnsi="Times New Roman" w:cs="Times New Roman"/>
                  <w:sz w:val="24"/>
                  <w:szCs w:val="24"/>
                </w:rPr>
                <w:delText>}</w:delText>
              </w:r>
            </w:del>
          </w:p>
        </w:tc>
      </w:tr>
    </w:tbl>
    <w:p w14:paraId="21617591" w14:textId="665E404A" w:rsidR="00A70577" w:rsidRDefault="00A70577" w:rsidP="00A70577">
      <w:pPr>
        <w:pStyle w:val="31"/>
      </w:pPr>
      <w:bookmarkStart w:id="5251" w:name="_Toc491352019"/>
      <w:r>
        <w:t>4.5.</w:t>
      </w:r>
      <w:ins w:id="5252" w:author="微软用户" w:date="2017-08-18T22:59:00Z">
        <w:r w:rsidR="00FE3AA9">
          <w:t>3</w:t>
        </w:r>
      </w:ins>
      <w:del w:id="5253" w:author="微软用户" w:date="2017-08-18T22:59:00Z">
        <w:r w:rsidDel="00FE3AA9">
          <w:delText>1</w:delText>
        </w:r>
      </w:del>
      <w:r>
        <w:t xml:space="preserve"> </w:t>
      </w:r>
      <w:r w:rsidR="00B36E10">
        <w:rPr>
          <w:rFonts w:hint="eastAsia"/>
        </w:rPr>
        <w:t>本地缓存</w:t>
      </w:r>
      <w:r>
        <w:rPr>
          <w:rFonts w:hint="eastAsia"/>
        </w:rPr>
        <w:t>接口设计</w:t>
      </w:r>
      <w:bookmarkEnd w:id="5251"/>
    </w:p>
    <w:p w14:paraId="32E7EFD4" w14:textId="77777777" w:rsidR="00917A8C" w:rsidRPr="00CD1C90" w:rsidRDefault="00534106">
      <w:pPr>
        <w:spacing w:line="400" w:lineRule="exact"/>
        <w:ind w:firstLine="420"/>
        <w:rPr>
          <w:rFonts w:asciiTheme="minorEastAsia" w:hAnsiTheme="minorEastAsia"/>
          <w:color w:val="000000" w:themeColor="text1"/>
          <w:sz w:val="24"/>
          <w:rPrChange w:id="5254" w:author="JY0225" w:date="2017-08-24T11:24:00Z">
            <w:rPr>
              <w:color w:val="000000" w:themeColor="text1"/>
              <w:sz w:val="24"/>
            </w:rPr>
          </w:rPrChange>
        </w:rPr>
        <w:pPrChange w:id="5255" w:author="JY0225" w:date="2017-08-23T15:15:00Z">
          <w:pPr>
            <w:spacing w:line="400" w:lineRule="exact"/>
          </w:pPr>
        </w:pPrChange>
      </w:pPr>
      <w:r w:rsidRPr="00CD1C90">
        <w:rPr>
          <w:rFonts w:asciiTheme="minorEastAsia" w:hAnsiTheme="minorEastAsia"/>
          <w:color w:val="000000" w:themeColor="text1"/>
          <w:sz w:val="24"/>
          <w:rPrChange w:id="5256" w:author="JY0225" w:date="2017-08-24T11:24:00Z">
            <w:rPr>
              <w:color w:val="000000" w:themeColor="text1"/>
              <w:sz w:val="24"/>
            </w:rPr>
          </w:rPrChange>
        </w:rPr>
        <w:t>1</w:t>
      </w:r>
      <w:r w:rsidR="00917A8C" w:rsidRPr="00CD1C90">
        <w:rPr>
          <w:rFonts w:asciiTheme="minorEastAsia" w:hAnsiTheme="minorEastAsia" w:hint="eastAsia"/>
          <w:color w:val="000000" w:themeColor="text1"/>
          <w:sz w:val="24"/>
          <w:rPrChange w:id="5257" w:author="JY0225" w:date="2017-08-24T11:24:00Z">
            <w:rPr>
              <w:rFonts w:hint="eastAsia"/>
              <w:color w:val="000000" w:themeColor="text1"/>
              <w:sz w:val="24"/>
            </w:rPr>
          </w:rPrChange>
        </w:rPr>
        <w:t>）</w:t>
      </w:r>
      <w:r w:rsidR="00E14C62" w:rsidRPr="00CD1C90">
        <w:rPr>
          <w:rFonts w:asciiTheme="minorEastAsia" w:hAnsiTheme="minorEastAsia" w:hint="eastAsia"/>
          <w:color w:val="000000" w:themeColor="text1"/>
          <w:sz w:val="24"/>
          <w:rPrChange w:id="5258" w:author="JY0225" w:date="2017-08-24T11:24:00Z">
            <w:rPr>
              <w:rFonts w:hint="eastAsia"/>
              <w:color w:val="000000" w:themeColor="text1"/>
              <w:sz w:val="24"/>
            </w:rPr>
          </w:rPrChange>
        </w:rPr>
        <w:t>是否</w:t>
      </w:r>
      <w:r w:rsidR="00FB7117" w:rsidRPr="00CD1C90">
        <w:rPr>
          <w:rFonts w:asciiTheme="minorEastAsia" w:hAnsiTheme="minorEastAsia" w:hint="eastAsia"/>
          <w:color w:val="000000" w:themeColor="text1"/>
          <w:sz w:val="24"/>
          <w:rPrChange w:id="5259" w:author="JY0225" w:date="2017-08-24T11:24:00Z">
            <w:rPr>
              <w:rFonts w:hint="eastAsia"/>
              <w:color w:val="000000" w:themeColor="text1"/>
              <w:sz w:val="24"/>
            </w:rPr>
          </w:rPrChange>
        </w:rPr>
        <w:t>有</w:t>
      </w:r>
      <w:r w:rsidR="00032B25" w:rsidRPr="00CD1C90">
        <w:rPr>
          <w:rFonts w:asciiTheme="minorEastAsia" w:hAnsiTheme="minorEastAsia" w:hint="eastAsia"/>
          <w:color w:val="000000" w:themeColor="text1"/>
          <w:sz w:val="24"/>
          <w:rPrChange w:id="5260" w:author="JY0225" w:date="2017-08-24T11:24:00Z">
            <w:rPr>
              <w:rFonts w:hint="eastAsia"/>
              <w:color w:val="000000" w:themeColor="text1"/>
              <w:sz w:val="24"/>
            </w:rPr>
          </w:rPrChange>
        </w:rPr>
        <w:t>本地</w:t>
      </w:r>
      <w:r w:rsidR="003A4D75" w:rsidRPr="00CD1C90">
        <w:rPr>
          <w:rFonts w:asciiTheme="minorEastAsia" w:hAnsiTheme="minorEastAsia" w:hint="eastAsia"/>
          <w:color w:val="000000" w:themeColor="text1"/>
          <w:sz w:val="24"/>
          <w:rPrChange w:id="5261" w:author="JY0225" w:date="2017-08-24T11:24:00Z">
            <w:rPr>
              <w:rFonts w:hint="eastAsia"/>
              <w:color w:val="000000" w:themeColor="text1"/>
              <w:sz w:val="24"/>
            </w:rPr>
          </w:rPrChange>
        </w:rPr>
        <w:t>缓存</w:t>
      </w:r>
    </w:p>
    <w:tbl>
      <w:tblPr>
        <w:tblStyle w:val="aa"/>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22180457" w:rsidR="00917A8C" w:rsidRDefault="00917A8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ins w:id="5262" w:author="JY0225" w:date="2017-08-23T15:14:00Z">
              <w:r w:rsidR="00207DAD">
                <w:rPr>
                  <w:rFonts w:hint="eastAsia"/>
                  <w:color w:val="000000" w:themeColor="text1"/>
                  <w:sz w:val="24"/>
                </w:rPr>
                <w:t>ser</w:t>
              </w:r>
              <w:r w:rsidR="00207DAD">
                <w:rPr>
                  <w:color w:val="000000" w:themeColor="text1"/>
                  <w:sz w:val="24"/>
                </w:rPr>
                <w:t>ver</w:t>
              </w:r>
            </w:ins>
            <w:del w:id="5263" w:author="JY0225" w:date="2017-08-23T15:09:00Z">
              <w:r w:rsidDel="00284743">
                <w:rPr>
                  <w:rFonts w:hint="eastAsia"/>
                  <w:color w:val="000000" w:themeColor="text1"/>
                  <w:sz w:val="24"/>
                </w:rPr>
                <w:delText>file</w:delText>
              </w:r>
            </w:del>
            <w:r>
              <w:rPr>
                <w:color w:val="000000" w:themeColor="text1"/>
                <w:sz w:val="24"/>
              </w:rPr>
              <w:t xml:space="preserve">_path, </w:t>
            </w:r>
            <w:del w:id="5264" w:author="JY0225" w:date="2017-08-23T15:04:00Z">
              <w:r w:rsidDel="005C24B9">
                <w:rPr>
                  <w:color w:val="000000" w:themeColor="text1"/>
                  <w:sz w:val="24"/>
                </w:rPr>
                <w:delText xml:space="preserve">String MD5, </w:delText>
              </w:r>
            </w:del>
            <w:r>
              <w:rPr>
                <w:color w:val="000000" w:themeColor="text1"/>
                <w:sz w:val="24"/>
              </w:rPr>
              <w:t>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6C504867" w:rsidR="00917A8C" w:rsidRDefault="00284743" w:rsidP="00EF2128">
            <w:pPr>
              <w:spacing w:line="400" w:lineRule="exact"/>
              <w:rPr>
                <w:color w:val="000000" w:themeColor="text1"/>
                <w:sz w:val="24"/>
              </w:rPr>
            </w:pPr>
            <w:ins w:id="5265" w:author="JY0225" w:date="2017-08-23T15:10:00Z">
              <w:r>
                <w:rPr>
                  <w:color w:val="000000" w:themeColor="text1"/>
                  <w:sz w:val="24"/>
                </w:rPr>
                <w:t>local</w:t>
              </w:r>
            </w:ins>
            <w:del w:id="5266" w:author="JY0225" w:date="2017-08-23T15:10:00Z">
              <w:r w:rsidR="00917A8C" w:rsidDel="00284743">
                <w:rPr>
                  <w:rFonts w:hint="eastAsia"/>
                  <w:color w:val="000000" w:themeColor="text1"/>
                  <w:sz w:val="24"/>
                </w:rPr>
                <w:delText>file</w:delText>
              </w:r>
            </w:del>
            <w:r w:rsidR="00917A8C">
              <w:rPr>
                <w:color w:val="000000" w:themeColor="text1"/>
                <w:sz w:val="24"/>
              </w:rPr>
              <w:t>_pat</w:t>
            </w:r>
            <w:r w:rsidR="00917A8C">
              <w:rPr>
                <w:rFonts w:hint="eastAsia"/>
                <w:color w:val="000000" w:themeColor="text1"/>
                <w:sz w:val="24"/>
              </w:rPr>
              <w:t>：</w:t>
            </w:r>
            <w:ins w:id="5267" w:author="JY0225" w:date="2017-08-23T15:14:00Z">
              <w:r w:rsidR="00207DAD">
                <w:rPr>
                  <w:rFonts w:hint="eastAsia"/>
                  <w:color w:val="000000" w:themeColor="text1"/>
                  <w:sz w:val="24"/>
                </w:rPr>
                <w:t>服务器</w:t>
              </w:r>
            </w:ins>
            <w:r w:rsidR="00917A8C">
              <w:rPr>
                <w:rFonts w:hint="eastAsia"/>
                <w:color w:val="000000" w:themeColor="text1"/>
                <w:sz w:val="24"/>
              </w:rPr>
              <w:t>文件路径</w:t>
            </w:r>
          </w:p>
          <w:p w14:paraId="447ED317" w14:textId="28E0B5A5" w:rsidR="00917A8C" w:rsidDel="005C24B9" w:rsidRDefault="00917A8C" w:rsidP="00EF2128">
            <w:pPr>
              <w:spacing w:line="400" w:lineRule="exact"/>
              <w:rPr>
                <w:del w:id="5268" w:author="JY0225" w:date="2017-08-23T15:05:00Z"/>
                <w:color w:val="000000" w:themeColor="text1"/>
                <w:sz w:val="24"/>
              </w:rPr>
            </w:pPr>
            <w:del w:id="5269" w:author="JY0225" w:date="2017-08-23T15:05:00Z">
              <w:r w:rsidDel="005C24B9">
                <w:rPr>
                  <w:rFonts w:hint="eastAsia"/>
                  <w:color w:val="000000" w:themeColor="text1"/>
                  <w:sz w:val="24"/>
                </w:rPr>
                <w:delText>MD5</w:delText>
              </w:r>
              <w:r w:rsidDel="005C24B9">
                <w:rPr>
                  <w:rFonts w:hint="eastAsia"/>
                  <w:color w:val="000000" w:themeColor="text1"/>
                  <w:sz w:val="24"/>
                </w:rPr>
                <w:delText>：文件</w:delText>
              </w:r>
              <w:r w:rsidDel="005C24B9">
                <w:rPr>
                  <w:rFonts w:hint="eastAsia"/>
                  <w:color w:val="000000" w:themeColor="text1"/>
                  <w:sz w:val="24"/>
                </w:rPr>
                <w:delText>MD5</w:delText>
              </w:r>
              <w:r w:rsidDel="005C24B9">
                <w:rPr>
                  <w:rFonts w:hint="eastAsia"/>
                  <w:color w:val="000000" w:themeColor="text1"/>
                  <w:sz w:val="24"/>
                </w:rPr>
                <w:delText>值</w:delText>
              </w:r>
            </w:del>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4289208" w14:textId="4ABD9457" w:rsidR="00AE26B7" w:rsidRPr="00CD1C90" w:rsidRDefault="00AF6FD3" w:rsidP="005B02E4">
      <w:pPr>
        <w:spacing w:line="400" w:lineRule="exact"/>
        <w:rPr>
          <w:ins w:id="5270" w:author="JY0225" w:date="2017-08-23T15:15:00Z"/>
          <w:rFonts w:asciiTheme="minorEastAsia" w:hAnsiTheme="minorEastAsia"/>
          <w:color w:val="000000" w:themeColor="text1"/>
          <w:sz w:val="24"/>
          <w:rPrChange w:id="5271" w:author="JY0225" w:date="2017-08-24T11:24:00Z">
            <w:rPr>
              <w:ins w:id="5272" w:author="JY0225" w:date="2017-08-23T15:15:00Z"/>
              <w:color w:val="000000" w:themeColor="text1"/>
              <w:sz w:val="24"/>
            </w:rPr>
          </w:rPrChange>
        </w:rPr>
      </w:pPr>
      <w:ins w:id="5273" w:author="JY0225" w:date="2017-08-23T15:01:00Z">
        <w:r>
          <w:rPr>
            <w:color w:val="000000" w:themeColor="text1"/>
            <w:sz w:val="24"/>
          </w:rPr>
          <w:tab/>
        </w:r>
      </w:ins>
      <w:ins w:id="5274" w:author="JY0225" w:date="2017-08-23T15:20:00Z">
        <w:r w:rsidR="00A65547" w:rsidRPr="00CD1C90">
          <w:rPr>
            <w:rFonts w:asciiTheme="minorEastAsia" w:hAnsiTheme="minorEastAsia" w:hint="eastAsia"/>
            <w:color w:val="000000" w:themeColor="text1"/>
            <w:sz w:val="24"/>
            <w:rPrChange w:id="5275" w:author="JY0225" w:date="2017-08-24T11:24:00Z">
              <w:rPr>
                <w:rFonts w:hint="eastAsia"/>
                <w:color w:val="000000" w:themeColor="text1"/>
                <w:sz w:val="24"/>
              </w:rPr>
            </w:rPrChange>
          </w:rPr>
          <w:t>是否有本地缓存</w:t>
        </w:r>
      </w:ins>
      <w:ins w:id="5276" w:author="JY0225" w:date="2017-08-23T15:15:00Z">
        <w:r w:rsidR="00DF7208" w:rsidRPr="00CD1C90">
          <w:rPr>
            <w:rFonts w:asciiTheme="minorEastAsia" w:hAnsiTheme="minorEastAsia" w:hint="eastAsia"/>
            <w:color w:val="000000" w:themeColor="text1"/>
            <w:sz w:val="24"/>
            <w:rPrChange w:id="5277" w:author="JY0225" w:date="2017-08-24T11:24:00Z">
              <w:rPr>
                <w:rFonts w:hint="eastAsia"/>
                <w:color w:val="000000" w:themeColor="text1"/>
                <w:sz w:val="24"/>
              </w:rPr>
            </w:rPrChange>
          </w:rPr>
          <w:t>接口在用户发送上传文件至中间件时调用，</w:t>
        </w:r>
        <w:r w:rsidR="00DF7208" w:rsidRPr="00CD1C90">
          <w:rPr>
            <w:rFonts w:asciiTheme="minorEastAsia" w:hAnsiTheme="minorEastAsia"/>
            <w:color w:val="000000" w:themeColor="text1"/>
            <w:sz w:val="24"/>
            <w:rPrChange w:id="5278" w:author="JY0225" w:date="2017-08-24T11:24:00Z">
              <w:rPr>
                <w:color w:val="000000" w:themeColor="text1"/>
                <w:sz w:val="24"/>
              </w:rPr>
            </w:rPrChange>
          </w:rPr>
          <w:t>server_path</w:t>
        </w:r>
        <w:r w:rsidR="00DF7208" w:rsidRPr="00CD1C90">
          <w:rPr>
            <w:rFonts w:asciiTheme="minorEastAsia" w:hAnsiTheme="minorEastAsia" w:hint="eastAsia"/>
            <w:color w:val="000000" w:themeColor="text1"/>
            <w:sz w:val="24"/>
            <w:rPrChange w:id="5279" w:author="JY0225" w:date="2017-08-24T11:24:00Z">
              <w:rPr>
                <w:rFonts w:hint="eastAsia"/>
                <w:color w:val="000000" w:themeColor="text1"/>
                <w:sz w:val="24"/>
              </w:rPr>
            </w:rPrChange>
          </w:rPr>
          <w:t>表示文件在服务器的路径，</w:t>
        </w:r>
        <w:r w:rsidR="00DF7208" w:rsidRPr="00CD1C90">
          <w:rPr>
            <w:rFonts w:asciiTheme="minorEastAsia" w:hAnsiTheme="minorEastAsia"/>
            <w:color w:val="000000" w:themeColor="text1"/>
            <w:sz w:val="24"/>
            <w:rPrChange w:id="5280" w:author="JY0225" w:date="2017-08-24T11:24:00Z">
              <w:rPr>
                <w:color w:val="000000" w:themeColor="text1"/>
                <w:sz w:val="24"/>
              </w:rPr>
            </w:rPrChange>
          </w:rPr>
          <w:t>userid</w:t>
        </w:r>
        <w:r w:rsidR="00DF7208" w:rsidRPr="00CD1C90">
          <w:rPr>
            <w:rFonts w:asciiTheme="minorEastAsia" w:hAnsiTheme="minorEastAsia" w:hint="eastAsia"/>
            <w:color w:val="000000" w:themeColor="text1"/>
            <w:sz w:val="24"/>
            <w:rPrChange w:id="5281" w:author="JY0225" w:date="2017-08-24T11:24:00Z">
              <w:rPr>
                <w:rFonts w:hint="eastAsia"/>
                <w:color w:val="000000" w:themeColor="text1"/>
                <w:sz w:val="24"/>
              </w:rPr>
            </w:rPrChange>
          </w:rPr>
          <w:t>为用户的</w:t>
        </w:r>
        <w:r w:rsidR="00DF7208" w:rsidRPr="00CD1C90">
          <w:rPr>
            <w:rFonts w:asciiTheme="minorEastAsia" w:hAnsiTheme="minorEastAsia"/>
            <w:color w:val="000000" w:themeColor="text1"/>
            <w:sz w:val="24"/>
            <w:rPrChange w:id="5282" w:author="JY0225" w:date="2017-08-24T11:24:00Z">
              <w:rPr>
                <w:color w:val="000000" w:themeColor="text1"/>
                <w:sz w:val="24"/>
              </w:rPr>
            </w:rPrChange>
          </w:rPr>
          <w:t>id</w:t>
        </w:r>
        <w:r w:rsidR="00DF7208" w:rsidRPr="00CD1C90">
          <w:rPr>
            <w:rFonts w:asciiTheme="minorEastAsia" w:hAnsiTheme="minorEastAsia" w:hint="eastAsia"/>
            <w:color w:val="000000" w:themeColor="text1"/>
            <w:sz w:val="24"/>
            <w:rPrChange w:id="5283" w:author="JY0225" w:date="2017-08-24T11:24:00Z">
              <w:rPr>
                <w:rFonts w:hint="eastAsia"/>
                <w:color w:val="000000" w:themeColor="text1"/>
                <w:sz w:val="24"/>
              </w:rPr>
            </w:rPrChange>
          </w:rPr>
          <w:t>信息。该接口在是实现的过程中调用了获取文件信息接口，以获取服务器文件的</w:t>
        </w:r>
        <w:r w:rsidR="00DF7208" w:rsidRPr="00CD1C90">
          <w:rPr>
            <w:rFonts w:asciiTheme="minorEastAsia" w:hAnsiTheme="minorEastAsia"/>
            <w:color w:val="000000" w:themeColor="text1"/>
            <w:sz w:val="24"/>
            <w:rPrChange w:id="5284" w:author="JY0225" w:date="2017-08-24T11:24:00Z">
              <w:rPr>
                <w:color w:val="000000" w:themeColor="text1"/>
                <w:sz w:val="24"/>
              </w:rPr>
            </w:rPrChange>
          </w:rPr>
          <w:t>MD5</w:t>
        </w:r>
        <w:r w:rsidR="00DF7208" w:rsidRPr="00CD1C90">
          <w:rPr>
            <w:rFonts w:asciiTheme="minorEastAsia" w:hAnsiTheme="minorEastAsia" w:hint="eastAsia"/>
            <w:color w:val="000000" w:themeColor="text1"/>
            <w:sz w:val="24"/>
            <w:rPrChange w:id="5285" w:author="JY0225" w:date="2017-08-24T11:24:00Z">
              <w:rPr>
                <w:rFonts w:hint="eastAsia"/>
                <w:color w:val="000000" w:themeColor="text1"/>
                <w:sz w:val="24"/>
              </w:rPr>
            </w:rPrChange>
          </w:rPr>
          <w:t>中，再通过数据库查询，通过文件</w:t>
        </w:r>
        <w:r w:rsidR="00DF7208" w:rsidRPr="00CD1C90">
          <w:rPr>
            <w:rFonts w:asciiTheme="minorEastAsia" w:hAnsiTheme="minorEastAsia"/>
            <w:color w:val="000000" w:themeColor="text1"/>
            <w:sz w:val="24"/>
            <w:rPrChange w:id="5286" w:author="JY0225" w:date="2017-08-24T11:24:00Z">
              <w:rPr>
                <w:color w:val="000000" w:themeColor="text1"/>
                <w:sz w:val="24"/>
              </w:rPr>
            </w:rPrChange>
          </w:rPr>
          <w:t>MD5</w:t>
        </w:r>
        <w:r w:rsidR="00DF7208" w:rsidRPr="00CD1C90">
          <w:rPr>
            <w:rFonts w:asciiTheme="minorEastAsia" w:hAnsiTheme="minorEastAsia" w:hint="eastAsia"/>
            <w:color w:val="000000" w:themeColor="text1"/>
            <w:sz w:val="24"/>
            <w:rPrChange w:id="5287" w:author="JY0225" w:date="2017-08-24T11:24:00Z">
              <w:rPr>
                <w:rFonts w:hint="eastAsia"/>
                <w:color w:val="000000" w:themeColor="text1"/>
                <w:sz w:val="24"/>
              </w:rPr>
            </w:rPrChange>
          </w:rPr>
          <w:t>的比较判断是否存在本地缓存，并将结果返回。</w:t>
        </w:r>
      </w:ins>
    </w:p>
    <w:p w14:paraId="7EE1FE7F" w14:textId="681E7983" w:rsidR="00857422" w:rsidRPr="00CD1C90" w:rsidRDefault="00DE07DD">
      <w:pPr>
        <w:spacing w:line="400" w:lineRule="exact"/>
        <w:ind w:firstLine="420"/>
        <w:rPr>
          <w:rFonts w:asciiTheme="minorEastAsia" w:hAnsiTheme="minorEastAsia"/>
          <w:color w:val="000000" w:themeColor="text1"/>
          <w:sz w:val="24"/>
          <w:rPrChange w:id="5288" w:author="JY0225" w:date="2017-08-24T11:24:00Z">
            <w:rPr>
              <w:color w:val="000000" w:themeColor="text1"/>
              <w:sz w:val="24"/>
            </w:rPr>
          </w:rPrChange>
        </w:rPr>
        <w:pPrChange w:id="5289" w:author="JY0225" w:date="2017-08-23T15:15:00Z">
          <w:pPr>
            <w:spacing w:line="400" w:lineRule="exact"/>
          </w:pPr>
        </w:pPrChange>
      </w:pPr>
      <w:ins w:id="5290" w:author="JY0225" w:date="2017-08-23T15:01:00Z">
        <w:r w:rsidRPr="00CD1C90">
          <w:rPr>
            <w:rFonts w:asciiTheme="minorEastAsia" w:hAnsiTheme="minorEastAsia"/>
            <w:color w:val="000000" w:themeColor="text1"/>
            <w:sz w:val="24"/>
            <w:rPrChange w:id="5291" w:author="JY0225" w:date="2017-08-24T11:24:00Z">
              <w:rPr>
                <w:color w:val="000000" w:themeColor="text1"/>
                <w:sz w:val="24"/>
              </w:rPr>
            </w:rPrChange>
          </w:rPr>
          <w:lastRenderedPageBreak/>
          <w:t>2</w:t>
        </w:r>
      </w:ins>
      <w:del w:id="5292" w:author="JY0225" w:date="2017-08-23T15:01:00Z">
        <w:r w:rsidR="004F62F0" w:rsidRPr="00CD1C90" w:rsidDel="00DE07DD">
          <w:rPr>
            <w:rFonts w:asciiTheme="minorEastAsia" w:hAnsiTheme="minorEastAsia"/>
            <w:color w:val="000000" w:themeColor="text1"/>
            <w:sz w:val="24"/>
            <w:rPrChange w:id="5293" w:author="JY0225" w:date="2017-08-24T11:24:00Z">
              <w:rPr>
                <w:color w:val="000000" w:themeColor="text1"/>
                <w:sz w:val="24"/>
              </w:rPr>
            </w:rPrChange>
          </w:rPr>
          <w:delText>1</w:delText>
        </w:r>
      </w:del>
      <w:r w:rsidR="004F62F0" w:rsidRPr="00CD1C90">
        <w:rPr>
          <w:rFonts w:asciiTheme="minorEastAsia" w:hAnsiTheme="minorEastAsia" w:hint="eastAsia"/>
          <w:color w:val="000000" w:themeColor="text1"/>
          <w:sz w:val="24"/>
          <w:rPrChange w:id="5294" w:author="JY0225" w:date="2017-08-24T11:24:00Z">
            <w:rPr>
              <w:rFonts w:hint="eastAsia"/>
              <w:color w:val="000000" w:themeColor="text1"/>
              <w:sz w:val="24"/>
            </w:rPr>
          </w:rPrChange>
        </w:rPr>
        <w:t>）</w:t>
      </w:r>
      <w:r w:rsidR="00A73E6E" w:rsidRPr="00CD1C90">
        <w:rPr>
          <w:rFonts w:asciiTheme="minorEastAsia" w:hAnsiTheme="minorEastAsia" w:hint="eastAsia"/>
          <w:color w:val="000000" w:themeColor="text1"/>
          <w:sz w:val="24"/>
          <w:rPrChange w:id="5295" w:author="JY0225" w:date="2017-08-24T11:24:00Z">
            <w:rPr>
              <w:rFonts w:hint="eastAsia"/>
              <w:color w:val="000000" w:themeColor="text1"/>
              <w:sz w:val="24"/>
            </w:rPr>
          </w:rPrChange>
        </w:rPr>
        <w:t>是否有</w:t>
      </w:r>
      <w:r w:rsidR="00AF6050" w:rsidRPr="00CD1C90">
        <w:rPr>
          <w:rFonts w:asciiTheme="minorEastAsia" w:hAnsiTheme="minorEastAsia" w:hint="eastAsia"/>
          <w:color w:val="000000" w:themeColor="text1"/>
          <w:sz w:val="24"/>
          <w:rPrChange w:id="5296" w:author="JY0225" w:date="2017-08-24T11:24:00Z">
            <w:rPr>
              <w:rFonts w:hint="eastAsia"/>
              <w:color w:val="000000" w:themeColor="text1"/>
              <w:sz w:val="24"/>
            </w:rPr>
          </w:rPrChange>
        </w:rPr>
        <w:t>服务器</w:t>
      </w:r>
      <w:r w:rsidR="00A73E6E" w:rsidRPr="00CD1C90">
        <w:rPr>
          <w:rFonts w:asciiTheme="minorEastAsia" w:hAnsiTheme="minorEastAsia" w:hint="eastAsia"/>
          <w:color w:val="000000" w:themeColor="text1"/>
          <w:sz w:val="24"/>
          <w:rPrChange w:id="5297" w:author="JY0225" w:date="2017-08-24T11:24:00Z">
            <w:rPr>
              <w:rFonts w:hint="eastAsia"/>
              <w:color w:val="000000" w:themeColor="text1"/>
              <w:sz w:val="24"/>
            </w:rPr>
          </w:rPrChange>
        </w:rPr>
        <w:t>缓存</w:t>
      </w:r>
    </w:p>
    <w:tbl>
      <w:tblPr>
        <w:tblStyle w:val="aa"/>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36C7653"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ins w:id="5298" w:author="JY0225" w:date="2017-08-23T15:17:00Z">
              <w:r w:rsidR="00A25872">
                <w:rPr>
                  <w:color w:val="000000" w:themeColor="text1"/>
                  <w:sz w:val="24"/>
                </w:rPr>
                <w:t>local</w:t>
              </w:r>
            </w:ins>
            <w:del w:id="5299" w:author="JY0225" w:date="2017-08-23T15:17:00Z">
              <w:r w:rsidR="009C6FE5" w:rsidDel="00A25872">
                <w:rPr>
                  <w:rFonts w:hint="eastAsia"/>
                  <w:color w:val="000000" w:themeColor="text1"/>
                  <w:sz w:val="24"/>
                </w:rPr>
                <w:delText>server</w:delText>
              </w:r>
            </w:del>
            <w:r>
              <w:rPr>
                <w:color w:val="000000" w:themeColor="text1"/>
                <w:sz w:val="24"/>
              </w:rPr>
              <w:t xml:space="preserve">_path, </w:t>
            </w:r>
            <w:del w:id="5300" w:author="JY0225" w:date="2017-08-23T15:17:00Z">
              <w:r w:rsidDel="00F21540">
                <w:rPr>
                  <w:color w:val="000000" w:themeColor="text1"/>
                  <w:sz w:val="24"/>
                </w:rPr>
                <w:delText xml:space="preserve">String MD5, </w:delText>
              </w:r>
            </w:del>
            <w:r>
              <w:rPr>
                <w:color w:val="000000" w:themeColor="text1"/>
                <w:sz w:val="24"/>
              </w:rPr>
              <w:t>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148CDF66"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del w:id="5301" w:author="JY0225" w:date="2017-08-23T15:17:00Z">
              <w:r w:rsidR="008F5217" w:rsidDel="00A148C6">
                <w:rPr>
                  <w:rFonts w:hint="eastAsia"/>
                  <w:color w:val="000000" w:themeColor="text1"/>
                  <w:sz w:val="24"/>
                </w:rPr>
                <w:delText>服务器端</w:delText>
              </w:r>
            </w:del>
            <w:ins w:id="5302" w:author="JY0225" w:date="2017-08-23T15:17:00Z">
              <w:r w:rsidR="00A148C6">
                <w:rPr>
                  <w:rFonts w:hint="eastAsia"/>
                  <w:color w:val="000000" w:themeColor="text1"/>
                  <w:sz w:val="24"/>
                </w:rPr>
                <w:t>本地</w:t>
              </w:r>
            </w:ins>
            <w:r>
              <w:rPr>
                <w:rFonts w:hint="eastAsia"/>
                <w:color w:val="000000" w:themeColor="text1"/>
                <w:sz w:val="24"/>
              </w:rPr>
              <w:t>文件路径</w:t>
            </w:r>
          </w:p>
          <w:p w14:paraId="6D997953" w14:textId="77124E4D" w:rsidR="000E527E" w:rsidDel="00F21540" w:rsidRDefault="000E527E" w:rsidP="00EF2128">
            <w:pPr>
              <w:spacing w:line="400" w:lineRule="exact"/>
              <w:rPr>
                <w:del w:id="5303" w:author="JY0225" w:date="2017-08-23T15:17:00Z"/>
                <w:color w:val="000000" w:themeColor="text1"/>
                <w:sz w:val="24"/>
              </w:rPr>
            </w:pPr>
            <w:del w:id="5304" w:author="JY0225" w:date="2017-08-23T15:17:00Z">
              <w:r w:rsidDel="00F21540">
                <w:rPr>
                  <w:rFonts w:hint="eastAsia"/>
                  <w:color w:val="000000" w:themeColor="text1"/>
                  <w:sz w:val="24"/>
                </w:rPr>
                <w:delText>MD5</w:delText>
              </w:r>
              <w:r w:rsidDel="00F21540">
                <w:rPr>
                  <w:rFonts w:hint="eastAsia"/>
                  <w:color w:val="000000" w:themeColor="text1"/>
                  <w:sz w:val="24"/>
                </w:rPr>
                <w:delText>：文件</w:delText>
              </w:r>
              <w:r w:rsidDel="00F21540">
                <w:rPr>
                  <w:rFonts w:hint="eastAsia"/>
                  <w:color w:val="000000" w:themeColor="text1"/>
                  <w:sz w:val="24"/>
                </w:rPr>
                <w:delText>MD5</w:delText>
              </w:r>
              <w:r w:rsidDel="00F21540">
                <w:rPr>
                  <w:rFonts w:hint="eastAsia"/>
                  <w:color w:val="000000" w:themeColor="text1"/>
                  <w:sz w:val="24"/>
                </w:rPr>
                <w:delText>值</w:delText>
              </w:r>
            </w:del>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2FA42CBD" w14:textId="502F5336" w:rsidR="003A4431" w:rsidRPr="00CD1C90" w:rsidRDefault="003A4431">
      <w:pPr>
        <w:spacing w:line="400" w:lineRule="exact"/>
        <w:rPr>
          <w:ins w:id="5305" w:author="JY0225" w:date="2017-08-23T15:10:00Z"/>
          <w:rFonts w:asciiTheme="minorEastAsia" w:hAnsiTheme="minorEastAsia"/>
          <w:color w:val="000000" w:themeColor="text1"/>
          <w:sz w:val="24"/>
          <w:rPrChange w:id="5306" w:author="JY0225" w:date="2017-08-24T11:24:00Z">
            <w:rPr>
              <w:ins w:id="5307" w:author="JY0225" w:date="2017-08-23T15:10:00Z"/>
            </w:rPr>
          </w:rPrChange>
        </w:rPr>
        <w:pPrChange w:id="5308" w:author="JY0225" w:date="2017-08-23T15:10:00Z">
          <w:pPr>
            <w:pStyle w:val="31"/>
          </w:pPr>
        </w:pPrChange>
      </w:pPr>
      <w:ins w:id="5309" w:author="JY0225" w:date="2017-08-23T15:10:00Z">
        <w:r w:rsidRPr="00CD1C90">
          <w:rPr>
            <w:rFonts w:asciiTheme="minorEastAsia" w:hAnsiTheme="minorEastAsia"/>
            <w:rPrChange w:id="5310" w:author="JY0225" w:date="2017-08-24T11:24:00Z">
              <w:rPr>
                <w:b w:val="0"/>
                <w:bCs w:val="0"/>
              </w:rPr>
            </w:rPrChange>
          </w:rPr>
          <w:tab/>
        </w:r>
      </w:ins>
      <w:ins w:id="5311" w:author="JY0225" w:date="2017-08-23T15:20:00Z">
        <w:r w:rsidR="00BD2C37" w:rsidRPr="00CD1C90">
          <w:rPr>
            <w:rFonts w:asciiTheme="minorEastAsia" w:hAnsiTheme="minorEastAsia" w:hint="eastAsia"/>
            <w:color w:val="000000" w:themeColor="text1"/>
            <w:sz w:val="24"/>
            <w:rPrChange w:id="5312" w:author="JY0225" w:date="2017-08-24T11:24:00Z">
              <w:rPr>
                <w:rFonts w:hint="eastAsia"/>
                <w:b w:val="0"/>
                <w:bCs w:val="0"/>
                <w:color w:val="000000" w:themeColor="text1"/>
                <w:sz w:val="24"/>
              </w:rPr>
            </w:rPrChange>
          </w:rPr>
          <w:t>是否有服务器缓存</w:t>
        </w:r>
      </w:ins>
      <w:ins w:id="5313" w:author="JY0225" w:date="2017-08-23T15:16:00Z">
        <w:r w:rsidR="00A25872" w:rsidRPr="00CD1C90">
          <w:rPr>
            <w:rFonts w:asciiTheme="minorEastAsia" w:hAnsiTheme="minorEastAsia" w:hint="eastAsia"/>
            <w:color w:val="000000" w:themeColor="text1"/>
            <w:sz w:val="24"/>
            <w:rPrChange w:id="5314" w:author="JY0225" w:date="2017-08-24T11:24:00Z">
              <w:rPr>
                <w:rFonts w:hint="eastAsia"/>
                <w:b w:val="0"/>
                <w:bCs w:val="0"/>
              </w:rPr>
            </w:rPrChange>
          </w:rPr>
          <w:t>接口在</w:t>
        </w:r>
        <w:r w:rsidR="00A25872" w:rsidRPr="00CD1C90">
          <w:rPr>
            <w:rFonts w:asciiTheme="minorEastAsia" w:hAnsiTheme="minorEastAsia" w:hint="eastAsia"/>
            <w:color w:val="000000" w:themeColor="text1"/>
            <w:sz w:val="24"/>
            <w:rPrChange w:id="5315" w:author="JY0225" w:date="2017-08-24T11:24:00Z">
              <w:rPr>
                <w:rFonts w:hint="eastAsia"/>
                <w:b w:val="0"/>
                <w:bCs w:val="0"/>
                <w:color w:val="000000" w:themeColor="text1"/>
                <w:sz w:val="24"/>
              </w:rPr>
            </w:rPrChange>
          </w:rPr>
          <w:t>用户发送</w:t>
        </w:r>
        <w:r w:rsidR="00A25872" w:rsidRPr="00CD1C90">
          <w:rPr>
            <w:rFonts w:asciiTheme="minorEastAsia" w:hAnsiTheme="minorEastAsia" w:hint="eastAsia"/>
            <w:color w:val="000000" w:themeColor="text1"/>
            <w:sz w:val="24"/>
            <w:rPrChange w:id="5316" w:author="JY0225" w:date="2017-08-24T11:24:00Z">
              <w:rPr>
                <w:rFonts w:hint="eastAsia"/>
                <w:b w:val="0"/>
                <w:bCs w:val="0"/>
              </w:rPr>
            </w:rPrChange>
          </w:rPr>
          <w:t>上传文件</w:t>
        </w:r>
        <w:r w:rsidR="00A25872" w:rsidRPr="00CD1C90">
          <w:rPr>
            <w:rFonts w:asciiTheme="minorEastAsia" w:hAnsiTheme="minorEastAsia" w:hint="eastAsia"/>
            <w:color w:val="000000" w:themeColor="text1"/>
            <w:sz w:val="24"/>
            <w:rPrChange w:id="5317" w:author="JY0225" w:date="2017-08-24T11:24:00Z">
              <w:rPr>
                <w:rFonts w:hint="eastAsia"/>
                <w:b w:val="0"/>
                <w:bCs w:val="0"/>
                <w:color w:val="000000" w:themeColor="text1"/>
                <w:sz w:val="24"/>
              </w:rPr>
            </w:rPrChange>
          </w:rPr>
          <w:t>请求</w:t>
        </w:r>
        <w:r w:rsidR="00A25872" w:rsidRPr="00CD1C90">
          <w:rPr>
            <w:rFonts w:asciiTheme="minorEastAsia" w:hAnsiTheme="minorEastAsia" w:hint="eastAsia"/>
            <w:color w:val="000000" w:themeColor="text1"/>
            <w:sz w:val="24"/>
            <w:rPrChange w:id="5318" w:author="JY0225" w:date="2017-08-24T11:24:00Z">
              <w:rPr>
                <w:rFonts w:hint="eastAsia"/>
                <w:b w:val="0"/>
                <w:bCs w:val="0"/>
              </w:rPr>
            </w:rPrChange>
          </w:rPr>
          <w:t>时调用</w:t>
        </w:r>
        <w:r w:rsidR="00A25872" w:rsidRPr="00CD1C90">
          <w:rPr>
            <w:rFonts w:asciiTheme="minorEastAsia" w:hAnsiTheme="minorEastAsia" w:hint="eastAsia"/>
            <w:color w:val="000000" w:themeColor="text1"/>
            <w:sz w:val="24"/>
            <w:rPrChange w:id="5319" w:author="JY0225" w:date="2017-08-24T11:24:00Z">
              <w:rPr>
                <w:rFonts w:hint="eastAsia"/>
                <w:b w:val="0"/>
                <w:bCs w:val="0"/>
                <w:color w:val="000000" w:themeColor="text1"/>
                <w:sz w:val="24"/>
              </w:rPr>
            </w:rPrChange>
          </w:rPr>
          <w:t>，</w:t>
        </w:r>
      </w:ins>
      <w:ins w:id="5320" w:author="JY0225" w:date="2017-08-23T15:18:00Z">
        <w:r w:rsidR="00F21540" w:rsidRPr="00CD1C90">
          <w:rPr>
            <w:rFonts w:asciiTheme="minorEastAsia" w:hAnsiTheme="minorEastAsia"/>
            <w:color w:val="000000" w:themeColor="text1"/>
            <w:sz w:val="24"/>
            <w:rPrChange w:id="5321" w:author="JY0225" w:date="2017-08-24T11:24:00Z">
              <w:rPr>
                <w:b w:val="0"/>
                <w:bCs w:val="0"/>
                <w:color w:val="000000" w:themeColor="text1"/>
                <w:sz w:val="24"/>
              </w:rPr>
            </w:rPrChange>
          </w:rPr>
          <w:t>local_path</w:t>
        </w:r>
        <w:r w:rsidR="00F21540" w:rsidRPr="00CD1C90">
          <w:rPr>
            <w:rFonts w:asciiTheme="minorEastAsia" w:hAnsiTheme="minorEastAsia" w:hint="eastAsia"/>
            <w:color w:val="000000" w:themeColor="text1"/>
            <w:sz w:val="24"/>
            <w:rPrChange w:id="5322" w:author="JY0225" w:date="2017-08-24T11:24:00Z">
              <w:rPr>
                <w:rFonts w:hint="eastAsia"/>
                <w:b w:val="0"/>
                <w:bCs w:val="0"/>
                <w:color w:val="000000" w:themeColor="text1"/>
                <w:sz w:val="24"/>
              </w:rPr>
            </w:rPrChange>
          </w:rPr>
          <w:t>表示待上传的文件路径，</w:t>
        </w:r>
        <w:r w:rsidR="00F21540" w:rsidRPr="00CD1C90">
          <w:rPr>
            <w:rFonts w:asciiTheme="minorEastAsia" w:hAnsiTheme="minorEastAsia"/>
            <w:color w:val="000000" w:themeColor="text1"/>
            <w:sz w:val="24"/>
            <w:rPrChange w:id="5323" w:author="JY0225" w:date="2017-08-24T11:24:00Z">
              <w:rPr>
                <w:b w:val="0"/>
                <w:bCs w:val="0"/>
                <w:color w:val="000000" w:themeColor="text1"/>
                <w:sz w:val="24"/>
              </w:rPr>
            </w:rPrChange>
          </w:rPr>
          <w:t>userid</w:t>
        </w:r>
      </w:ins>
      <w:ins w:id="5324" w:author="JY0225" w:date="2017-08-23T15:19:00Z">
        <w:r w:rsidR="00F21540" w:rsidRPr="00CD1C90">
          <w:rPr>
            <w:rFonts w:asciiTheme="minorEastAsia" w:hAnsiTheme="minorEastAsia" w:hint="eastAsia"/>
            <w:color w:val="000000" w:themeColor="text1"/>
            <w:sz w:val="24"/>
            <w:rPrChange w:id="5325" w:author="JY0225" w:date="2017-08-24T11:24:00Z">
              <w:rPr>
                <w:rFonts w:hint="eastAsia"/>
                <w:b w:val="0"/>
                <w:bCs w:val="0"/>
                <w:color w:val="000000" w:themeColor="text1"/>
                <w:sz w:val="24"/>
              </w:rPr>
            </w:rPrChange>
          </w:rPr>
          <w:t>表示用户</w:t>
        </w:r>
        <w:r w:rsidR="00F21540" w:rsidRPr="00CD1C90">
          <w:rPr>
            <w:rFonts w:asciiTheme="minorEastAsia" w:hAnsiTheme="minorEastAsia"/>
            <w:color w:val="000000" w:themeColor="text1"/>
            <w:sz w:val="24"/>
            <w:rPrChange w:id="5326" w:author="JY0225" w:date="2017-08-24T11:24:00Z">
              <w:rPr>
                <w:b w:val="0"/>
                <w:bCs w:val="0"/>
                <w:color w:val="000000" w:themeColor="text1"/>
                <w:sz w:val="24"/>
              </w:rPr>
            </w:rPrChange>
          </w:rPr>
          <w:t>id</w:t>
        </w:r>
        <w:r w:rsidR="00F21540" w:rsidRPr="00CD1C90">
          <w:rPr>
            <w:rFonts w:asciiTheme="minorEastAsia" w:hAnsiTheme="minorEastAsia" w:hint="eastAsia"/>
            <w:color w:val="000000" w:themeColor="text1"/>
            <w:sz w:val="24"/>
            <w:rPrChange w:id="5327" w:author="JY0225" w:date="2017-08-24T11:24:00Z">
              <w:rPr>
                <w:rFonts w:hint="eastAsia"/>
                <w:b w:val="0"/>
                <w:bCs w:val="0"/>
                <w:color w:val="000000" w:themeColor="text1"/>
                <w:sz w:val="24"/>
              </w:rPr>
            </w:rPrChange>
          </w:rPr>
          <w:t>信息，通过查询本地数据库中保存的服务器文件信息，比较</w:t>
        </w:r>
        <w:r w:rsidR="00F21540" w:rsidRPr="00CD1C90">
          <w:rPr>
            <w:rFonts w:asciiTheme="minorEastAsia" w:hAnsiTheme="minorEastAsia"/>
            <w:color w:val="000000" w:themeColor="text1"/>
            <w:sz w:val="24"/>
            <w:rPrChange w:id="5328" w:author="JY0225" w:date="2017-08-24T11:24:00Z">
              <w:rPr>
                <w:b w:val="0"/>
                <w:bCs w:val="0"/>
                <w:color w:val="000000" w:themeColor="text1"/>
                <w:sz w:val="24"/>
              </w:rPr>
            </w:rPrChange>
          </w:rPr>
          <w:t>MD5</w:t>
        </w:r>
        <w:r w:rsidR="00F21540" w:rsidRPr="00CD1C90">
          <w:rPr>
            <w:rFonts w:asciiTheme="minorEastAsia" w:hAnsiTheme="minorEastAsia" w:hint="eastAsia"/>
            <w:color w:val="000000" w:themeColor="text1"/>
            <w:sz w:val="24"/>
            <w:rPrChange w:id="5329" w:author="JY0225" w:date="2017-08-24T11:24:00Z">
              <w:rPr>
                <w:rFonts w:hint="eastAsia"/>
                <w:b w:val="0"/>
                <w:bCs w:val="0"/>
                <w:color w:val="000000" w:themeColor="text1"/>
                <w:sz w:val="24"/>
              </w:rPr>
            </w:rPrChange>
          </w:rPr>
          <w:t>值判断服务器是否存在待</w:t>
        </w:r>
      </w:ins>
      <w:ins w:id="5330" w:author="JY0225" w:date="2017-08-23T15:20:00Z">
        <w:r w:rsidR="00F21540" w:rsidRPr="00CD1C90">
          <w:rPr>
            <w:rFonts w:asciiTheme="minorEastAsia" w:hAnsiTheme="minorEastAsia" w:hint="eastAsia"/>
            <w:color w:val="000000" w:themeColor="text1"/>
            <w:sz w:val="24"/>
            <w:rPrChange w:id="5331" w:author="JY0225" w:date="2017-08-24T11:24:00Z">
              <w:rPr>
                <w:rFonts w:hint="eastAsia"/>
                <w:b w:val="0"/>
                <w:bCs w:val="0"/>
                <w:color w:val="000000" w:themeColor="text1"/>
                <w:sz w:val="24"/>
              </w:rPr>
            </w:rPrChange>
          </w:rPr>
          <w:t>上传的文件，并将结果返回。</w:t>
        </w:r>
      </w:ins>
    </w:p>
    <w:p w14:paraId="6C396053" w14:textId="7005F566" w:rsidR="00095EE3" w:rsidRDefault="00095EE3" w:rsidP="00095EE3">
      <w:pPr>
        <w:pStyle w:val="31"/>
      </w:pPr>
      <w:bookmarkStart w:id="5332" w:name="_Toc491352020"/>
      <w:r>
        <w:t>4.5.</w:t>
      </w:r>
      <w:ins w:id="5333" w:author="微软用户" w:date="2017-08-18T22:59:00Z">
        <w:r w:rsidR="002247D4">
          <w:t>4</w:t>
        </w:r>
      </w:ins>
      <w:del w:id="5334" w:author="微软用户" w:date="2017-08-18T22:59:00Z">
        <w:r w:rsidDel="002247D4">
          <w:delText>1</w:delText>
        </w:r>
      </w:del>
      <w:r>
        <w:t xml:space="preserve"> </w:t>
      </w:r>
      <w:r w:rsidR="00B52B80">
        <w:rPr>
          <w:rFonts w:hint="eastAsia"/>
        </w:rPr>
        <w:t>多应用适配</w:t>
      </w:r>
      <w:r>
        <w:rPr>
          <w:rFonts w:hint="eastAsia"/>
        </w:rPr>
        <w:t>接口设计</w:t>
      </w:r>
      <w:bookmarkEnd w:id="5332"/>
    </w:p>
    <w:p w14:paraId="70313CF2" w14:textId="77777777" w:rsidR="00600AA3" w:rsidRPr="00CD1C90" w:rsidRDefault="00600AA3">
      <w:pPr>
        <w:spacing w:line="400" w:lineRule="exact"/>
        <w:ind w:firstLine="420"/>
        <w:rPr>
          <w:rFonts w:asciiTheme="minorEastAsia" w:hAnsiTheme="minorEastAsia"/>
          <w:color w:val="000000" w:themeColor="text1"/>
          <w:sz w:val="24"/>
          <w:rPrChange w:id="5335" w:author="JY0225" w:date="2017-08-24T11:25:00Z">
            <w:rPr>
              <w:color w:val="000000" w:themeColor="text1"/>
              <w:sz w:val="24"/>
            </w:rPr>
          </w:rPrChange>
        </w:rPr>
        <w:pPrChange w:id="5336" w:author="JY0225" w:date="2017-08-23T15:20:00Z">
          <w:pPr>
            <w:spacing w:line="400" w:lineRule="exact"/>
          </w:pPr>
        </w:pPrChange>
      </w:pPr>
      <w:r w:rsidRPr="00CD1C90">
        <w:rPr>
          <w:rFonts w:asciiTheme="minorEastAsia" w:hAnsiTheme="minorEastAsia"/>
          <w:color w:val="000000" w:themeColor="text1"/>
          <w:sz w:val="24"/>
          <w:rPrChange w:id="5337" w:author="JY0225" w:date="2017-08-24T11:25:00Z">
            <w:rPr>
              <w:color w:val="000000" w:themeColor="text1"/>
              <w:sz w:val="24"/>
            </w:rPr>
          </w:rPrChange>
        </w:rPr>
        <w:t>1</w:t>
      </w:r>
      <w:r w:rsidRPr="00CD1C90">
        <w:rPr>
          <w:rFonts w:asciiTheme="minorEastAsia" w:hAnsiTheme="minorEastAsia" w:hint="eastAsia"/>
          <w:color w:val="000000" w:themeColor="text1"/>
          <w:sz w:val="24"/>
          <w:rPrChange w:id="5338" w:author="JY0225" w:date="2017-08-24T11:25:00Z">
            <w:rPr>
              <w:rFonts w:hint="eastAsia"/>
              <w:color w:val="000000" w:themeColor="text1"/>
              <w:sz w:val="24"/>
            </w:rPr>
          </w:rPrChange>
        </w:rPr>
        <w:t>）请求适配</w:t>
      </w:r>
    </w:p>
    <w:tbl>
      <w:tblPr>
        <w:tblStyle w:val="aa"/>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6FB43432" w:rsidR="000E527E" w:rsidRPr="005E45EA" w:rsidRDefault="00CF2D49" w:rsidP="005B02E4">
      <w:pPr>
        <w:spacing w:line="400" w:lineRule="exact"/>
        <w:rPr>
          <w:color w:val="000000" w:themeColor="text1"/>
          <w:sz w:val="24"/>
        </w:rPr>
      </w:pPr>
      <w:ins w:id="5339" w:author="JY0225" w:date="2017-08-23T15:20:00Z">
        <w:r>
          <w:rPr>
            <w:color w:val="000000" w:themeColor="text1"/>
            <w:sz w:val="24"/>
          </w:rPr>
          <w:tab/>
        </w:r>
        <w:r w:rsidR="00A65547">
          <w:rPr>
            <w:rFonts w:hint="eastAsia"/>
            <w:color w:val="000000" w:themeColor="text1"/>
            <w:sz w:val="24"/>
          </w:rPr>
          <w:t>请求适配接口</w:t>
        </w:r>
        <w:r w:rsidR="007F04F3">
          <w:rPr>
            <w:rFonts w:hint="eastAsia"/>
            <w:color w:val="000000" w:themeColor="text1"/>
            <w:sz w:val="24"/>
          </w:rPr>
          <w:t>在用户请求到达</w:t>
        </w:r>
      </w:ins>
      <w:ins w:id="5340" w:author="JY0225" w:date="2017-08-23T15:21:00Z">
        <w:r w:rsidR="007F04F3">
          <w:rPr>
            <w:rFonts w:hint="eastAsia"/>
            <w:color w:val="000000" w:themeColor="text1"/>
            <w:sz w:val="24"/>
          </w:rPr>
          <w:t>中间件时调用，根据请求的特征，判断请求的类型，并将请求转换为服务器可识别的标准形式，并将适配后的请求返回。</w:t>
        </w:r>
      </w:ins>
    </w:p>
    <w:p w14:paraId="64D951BB" w14:textId="77777777" w:rsidR="005E189E" w:rsidRDefault="00301381" w:rsidP="001B4D5C">
      <w:r>
        <w:br w:type="page"/>
      </w:r>
    </w:p>
    <w:p w14:paraId="00215398" w14:textId="41ED1CD2" w:rsidR="0000160D" w:rsidRPr="00F97487" w:rsidRDefault="005E189E" w:rsidP="00F97487">
      <w:pPr>
        <w:pStyle w:val="1"/>
        <w:rPr>
          <w:rFonts w:ascii="Times New Roman" w:hAnsi="Times New Roman" w:cs="Times New Roman"/>
        </w:rPr>
      </w:pPr>
      <w:bookmarkStart w:id="5341" w:name="_Toc491352021"/>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5341"/>
    </w:p>
    <w:p w14:paraId="1990ADD6" w14:textId="2D1C3E44" w:rsidR="002646DB" w:rsidDel="00CD1C90" w:rsidRDefault="00133DF1">
      <w:pPr>
        <w:pStyle w:val="21"/>
        <w:spacing w:line="240" w:lineRule="auto"/>
        <w:rPr>
          <w:del w:id="5342" w:author="JY0225" w:date="2017-08-24T11:25:00Z"/>
        </w:rPr>
        <w:pPrChange w:id="5343" w:author="微软用户" w:date="2017-08-18T22:53:00Z">
          <w:pPr>
            <w:pStyle w:val="21"/>
          </w:pPr>
        </w:pPrChange>
      </w:pPr>
      <w:bookmarkStart w:id="5344" w:name="_Toc491352022"/>
      <w:r>
        <w:rPr>
          <w:rFonts w:hint="eastAsia"/>
        </w:rPr>
        <w:t xml:space="preserve">5.1 </w:t>
      </w:r>
      <w:r w:rsidR="000E1A48">
        <w:t>开发环境</w:t>
      </w:r>
      <w:bookmarkEnd w:id="5344"/>
    </w:p>
    <w:p w14:paraId="5E69A663" w14:textId="487C0D2D" w:rsidR="00477C31" w:rsidRPr="00AB4F70" w:rsidRDefault="00F96A64">
      <w:pPr>
        <w:pStyle w:val="21"/>
        <w:spacing w:line="240" w:lineRule="auto"/>
        <w:rPr>
          <w:color w:val="000000" w:themeColor="text1"/>
          <w:sz w:val="24"/>
        </w:rPr>
        <w:pPrChange w:id="5345" w:author="JY0225" w:date="2017-08-24T11:25:00Z">
          <w:pPr>
            <w:spacing w:line="400" w:lineRule="exact"/>
          </w:pPr>
        </w:pPrChange>
      </w:pPr>
      <w:del w:id="5346" w:author="JY0225" w:date="2017-08-24T11:25:00Z">
        <w:r w:rsidDel="00CD1C90">
          <w:tab/>
        </w:r>
        <w:r w:rsidRPr="00AB4F70" w:rsidDel="00CD1C90">
          <w:rPr>
            <w:color w:val="000000" w:themeColor="text1"/>
            <w:sz w:val="24"/>
          </w:rPr>
          <w:delText>表</w:delText>
        </w:r>
        <w:r w:rsidRPr="00AB4F70" w:rsidDel="00CD1C90">
          <w:rPr>
            <w:rFonts w:hint="eastAsia"/>
            <w:color w:val="000000" w:themeColor="text1"/>
            <w:sz w:val="24"/>
          </w:rPr>
          <w:delText>5-1</w:delText>
        </w:r>
        <w:r w:rsidRPr="00AB4F70" w:rsidDel="00CD1C90">
          <w:rPr>
            <w:rFonts w:hint="eastAsia"/>
            <w:color w:val="000000" w:themeColor="text1"/>
            <w:sz w:val="24"/>
          </w:rPr>
          <w:delText>所示的是中间件优化的开发环境</w:delText>
        </w:r>
      </w:del>
    </w:p>
    <w:p w14:paraId="1620FC4A" w14:textId="1FD53208" w:rsidR="002646DB" w:rsidRPr="00B67BB3" w:rsidRDefault="004E69B1">
      <w:pPr>
        <w:spacing w:line="400" w:lineRule="exact"/>
        <w:jc w:val="center"/>
        <w:rPr>
          <w:rFonts w:asciiTheme="minorEastAsia" w:hAnsiTheme="minorEastAsia"/>
          <w:sz w:val="24"/>
          <w:szCs w:val="24"/>
          <w:rPrChange w:id="5347" w:author="JY0225" w:date="2017-08-24T11:29:00Z">
            <w:rPr/>
          </w:rPrChange>
        </w:rPr>
      </w:pPr>
      <w:r>
        <w:tab/>
      </w:r>
      <w:r w:rsidR="00477C31" w:rsidRPr="00B67BB3">
        <w:rPr>
          <w:rFonts w:asciiTheme="minorEastAsia" w:hAnsiTheme="minorEastAsia" w:hint="eastAsia"/>
          <w:color w:val="000000" w:themeColor="text1"/>
          <w:sz w:val="24"/>
          <w:szCs w:val="24"/>
          <w:rPrChange w:id="5348" w:author="JY0225" w:date="2017-08-24T11:29:00Z">
            <w:rPr>
              <w:rFonts w:hint="eastAsia"/>
              <w:color w:val="000000" w:themeColor="text1"/>
              <w:sz w:val="24"/>
            </w:rPr>
          </w:rPrChange>
        </w:rPr>
        <w:t>表</w:t>
      </w:r>
      <w:r w:rsidR="00477C31" w:rsidRPr="00B67BB3">
        <w:rPr>
          <w:rFonts w:asciiTheme="minorEastAsia" w:hAnsiTheme="minorEastAsia"/>
          <w:color w:val="000000" w:themeColor="text1"/>
          <w:sz w:val="24"/>
          <w:szCs w:val="24"/>
          <w:rPrChange w:id="5349" w:author="JY0225" w:date="2017-08-24T11:29:00Z">
            <w:rPr>
              <w:color w:val="000000" w:themeColor="text1"/>
              <w:sz w:val="24"/>
            </w:rPr>
          </w:rPrChange>
        </w:rPr>
        <w:t>5</w:t>
      </w:r>
      <w:r w:rsidRPr="00B67BB3">
        <w:rPr>
          <w:rFonts w:asciiTheme="minorEastAsia" w:hAnsiTheme="minorEastAsia"/>
          <w:color w:val="000000" w:themeColor="text1"/>
          <w:sz w:val="24"/>
          <w:szCs w:val="24"/>
          <w:rPrChange w:id="5350" w:author="JY0225" w:date="2017-08-24T11:29:00Z">
            <w:rPr>
              <w:color w:val="000000" w:themeColor="text1"/>
              <w:sz w:val="24"/>
            </w:rPr>
          </w:rPrChange>
        </w:rPr>
        <w:t xml:space="preserve">-1 </w:t>
      </w:r>
      <w:r w:rsidR="00734B87" w:rsidRPr="00B67BB3">
        <w:rPr>
          <w:rFonts w:asciiTheme="minorEastAsia" w:hAnsiTheme="minorEastAsia" w:hint="eastAsia"/>
          <w:color w:val="000000" w:themeColor="text1"/>
          <w:sz w:val="24"/>
          <w:szCs w:val="24"/>
          <w:rPrChange w:id="5351" w:author="JY0225" w:date="2017-08-24T11:29:00Z">
            <w:rPr>
              <w:rFonts w:hint="eastAsia"/>
              <w:color w:val="000000" w:themeColor="text1"/>
              <w:sz w:val="24"/>
            </w:rPr>
          </w:rPrChange>
        </w:rPr>
        <w:t>中间件优化开发环境</w:t>
      </w:r>
      <w:r w:rsidRPr="00B67BB3">
        <w:rPr>
          <w:rFonts w:asciiTheme="minorEastAsia" w:hAnsiTheme="minorEastAsia" w:hint="eastAsia"/>
          <w:color w:val="000000" w:themeColor="text1"/>
          <w:sz w:val="24"/>
          <w:szCs w:val="24"/>
          <w:rPrChange w:id="5352" w:author="JY0225" w:date="2017-08-24T11:29:00Z">
            <w:rPr>
              <w:rFonts w:hint="eastAsia"/>
              <w:color w:val="000000" w:themeColor="text1"/>
              <w:sz w:val="24"/>
            </w:rPr>
          </w:rPrChange>
        </w:rPr>
        <w:t>表</w:t>
      </w:r>
    </w:p>
    <w:tbl>
      <w:tblPr>
        <w:tblStyle w:val="aa"/>
        <w:tblW w:w="0" w:type="auto"/>
        <w:jc w:val="center"/>
        <w:tblLook w:val="04A0" w:firstRow="1" w:lastRow="0" w:firstColumn="1" w:lastColumn="0" w:noHBand="0" w:noVBand="1"/>
        <w:tblPrChange w:id="5353" w:author="JY0225" w:date="2017-08-14T12:48:00Z">
          <w:tblPr>
            <w:tblStyle w:val="aa"/>
            <w:tblW w:w="0" w:type="auto"/>
            <w:tblInd w:w="817" w:type="dxa"/>
            <w:tblLook w:val="04A0" w:firstRow="1" w:lastRow="0" w:firstColumn="1" w:lastColumn="0" w:noHBand="0" w:noVBand="1"/>
          </w:tblPr>
        </w:tblPrChange>
      </w:tblPr>
      <w:tblGrid>
        <w:gridCol w:w="1985"/>
        <w:gridCol w:w="4564"/>
        <w:tblGridChange w:id="5354">
          <w:tblGrid>
            <w:gridCol w:w="1985"/>
            <w:gridCol w:w="5386"/>
          </w:tblGrid>
        </w:tblGridChange>
      </w:tblGrid>
      <w:tr w:rsidR="002646DB" w:rsidRPr="00B67BB3" w14:paraId="1CAD62FE" w14:textId="77777777" w:rsidTr="00781F19">
        <w:trPr>
          <w:jc w:val="center"/>
        </w:trPr>
        <w:tc>
          <w:tcPr>
            <w:tcW w:w="1985" w:type="dxa"/>
            <w:tcPrChange w:id="5355" w:author="JY0225" w:date="2017-08-14T12:48:00Z">
              <w:tcPr>
                <w:tcW w:w="1985" w:type="dxa"/>
              </w:tcPr>
            </w:tcPrChange>
          </w:tcPr>
          <w:p w14:paraId="0A7B6426" w14:textId="77777777" w:rsidR="002646DB" w:rsidRPr="00B67BB3" w:rsidRDefault="003A77F5">
            <w:pPr>
              <w:spacing w:line="400" w:lineRule="exact"/>
              <w:rPr>
                <w:rFonts w:asciiTheme="minorEastAsia" w:hAnsiTheme="minorEastAsia" w:cs="Times New Roman"/>
                <w:sz w:val="24"/>
                <w:szCs w:val="24"/>
                <w:rPrChange w:id="5356" w:author="JY0225" w:date="2017-08-24T11:29:00Z">
                  <w:rPr>
                    <w:rFonts w:ascii="Times New Roman" w:hAnsi="Times New Roman" w:cs="Times New Roman"/>
                    <w:sz w:val="24"/>
                    <w:szCs w:val="24"/>
                  </w:rPr>
                </w:rPrChange>
              </w:rPr>
              <w:pPrChange w:id="5357" w:author="JY0225" w:date="2017-08-24T11:29:00Z">
                <w:pPr>
                  <w:spacing w:line="360" w:lineRule="auto"/>
                </w:pPr>
              </w:pPrChange>
            </w:pPr>
            <w:r w:rsidRPr="00B67BB3">
              <w:rPr>
                <w:rFonts w:asciiTheme="minorEastAsia" w:hAnsiTheme="minorEastAsia" w:cs="Times New Roman" w:hint="eastAsia"/>
                <w:sz w:val="24"/>
                <w:szCs w:val="24"/>
                <w:rPrChange w:id="5358" w:author="JY0225" w:date="2017-08-24T11:29:00Z">
                  <w:rPr>
                    <w:rFonts w:ascii="Times New Roman" w:hAnsi="Times New Roman" w:cs="Times New Roman" w:hint="eastAsia"/>
                    <w:sz w:val="24"/>
                    <w:szCs w:val="24"/>
                  </w:rPr>
                </w:rPrChange>
              </w:rPr>
              <w:t>类别</w:t>
            </w:r>
          </w:p>
        </w:tc>
        <w:tc>
          <w:tcPr>
            <w:tcW w:w="4564" w:type="dxa"/>
            <w:tcPrChange w:id="5359" w:author="JY0225" w:date="2017-08-14T12:48:00Z">
              <w:tcPr>
                <w:tcW w:w="5386" w:type="dxa"/>
              </w:tcPr>
            </w:tcPrChange>
          </w:tcPr>
          <w:p w14:paraId="3ABDC14C" w14:textId="77777777" w:rsidR="002646DB" w:rsidRPr="00B67BB3" w:rsidRDefault="002646DB">
            <w:pPr>
              <w:spacing w:line="400" w:lineRule="exact"/>
              <w:rPr>
                <w:rFonts w:asciiTheme="minorEastAsia" w:hAnsiTheme="minorEastAsia" w:cs="Times New Roman"/>
                <w:sz w:val="24"/>
                <w:szCs w:val="24"/>
                <w:rPrChange w:id="5360" w:author="JY0225" w:date="2017-08-24T11:29:00Z">
                  <w:rPr>
                    <w:rFonts w:ascii="Times New Roman" w:hAnsi="Times New Roman" w:cs="Times New Roman"/>
                    <w:sz w:val="24"/>
                    <w:szCs w:val="24"/>
                  </w:rPr>
                </w:rPrChange>
              </w:rPr>
              <w:pPrChange w:id="5361" w:author="JY0225" w:date="2017-08-24T11:29:00Z">
                <w:pPr>
                  <w:spacing w:line="360" w:lineRule="auto"/>
                </w:pPr>
              </w:pPrChange>
            </w:pPr>
            <w:r w:rsidRPr="00B67BB3">
              <w:rPr>
                <w:rFonts w:asciiTheme="minorEastAsia" w:hAnsiTheme="minorEastAsia" w:cs="Times New Roman" w:hint="eastAsia"/>
                <w:sz w:val="24"/>
                <w:szCs w:val="24"/>
                <w:rPrChange w:id="5362" w:author="JY0225" w:date="2017-08-24T11:29:00Z">
                  <w:rPr>
                    <w:rFonts w:ascii="Times New Roman" w:hAnsi="Times New Roman" w:cs="Times New Roman" w:hint="eastAsia"/>
                    <w:sz w:val="24"/>
                    <w:szCs w:val="24"/>
                  </w:rPr>
                </w:rPrChange>
              </w:rPr>
              <w:t>具体参数</w:t>
            </w:r>
          </w:p>
        </w:tc>
      </w:tr>
      <w:tr w:rsidR="002646DB" w:rsidRPr="00B67BB3" w14:paraId="3CFE8EF6" w14:textId="77777777" w:rsidTr="00781F19">
        <w:trPr>
          <w:jc w:val="center"/>
        </w:trPr>
        <w:tc>
          <w:tcPr>
            <w:tcW w:w="1985" w:type="dxa"/>
            <w:tcPrChange w:id="5363" w:author="JY0225" w:date="2017-08-14T12:48:00Z">
              <w:tcPr>
                <w:tcW w:w="1985" w:type="dxa"/>
              </w:tcPr>
            </w:tcPrChange>
          </w:tcPr>
          <w:p w14:paraId="42BB70B5" w14:textId="77777777" w:rsidR="002646DB" w:rsidRPr="00B67BB3" w:rsidRDefault="00FB145D">
            <w:pPr>
              <w:spacing w:line="400" w:lineRule="exact"/>
              <w:rPr>
                <w:rFonts w:asciiTheme="minorEastAsia" w:hAnsiTheme="minorEastAsia" w:cs="Times New Roman"/>
                <w:sz w:val="24"/>
                <w:szCs w:val="24"/>
                <w:rPrChange w:id="5364" w:author="JY0225" w:date="2017-08-24T11:29:00Z">
                  <w:rPr>
                    <w:rFonts w:ascii="Times New Roman" w:hAnsi="Times New Roman" w:cs="Times New Roman"/>
                    <w:sz w:val="24"/>
                    <w:szCs w:val="24"/>
                  </w:rPr>
                </w:rPrChange>
              </w:rPr>
              <w:pPrChange w:id="5365" w:author="JY0225" w:date="2017-08-24T11:29:00Z">
                <w:pPr>
                  <w:spacing w:line="360" w:lineRule="auto"/>
                </w:pPr>
              </w:pPrChange>
            </w:pPr>
            <w:r w:rsidRPr="00B67BB3">
              <w:rPr>
                <w:rFonts w:asciiTheme="minorEastAsia" w:hAnsiTheme="minorEastAsia" w:cs="Times New Roman" w:hint="eastAsia"/>
                <w:sz w:val="24"/>
                <w:szCs w:val="24"/>
                <w:rPrChange w:id="5366" w:author="JY0225" w:date="2017-08-24T11:29:00Z">
                  <w:rPr>
                    <w:rFonts w:ascii="Times New Roman" w:hAnsi="Times New Roman" w:cs="Times New Roman" w:hint="eastAsia"/>
                    <w:sz w:val="24"/>
                    <w:szCs w:val="24"/>
                  </w:rPr>
                </w:rPrChange>
              </w:rPr>
              <w:t>操作系统</w:t>
            </w:r>
          </w:p>
        </w:tc>
        <w:tc>
          <w:tcPr>
            <w:tcW w:w="4564" w:type="dxa"/>
            <w:tcPrChange w:id="5367" w:author="JY0225" w:date="2017-08-14T12:48:00Z">
              <w:tcPr>
                <w:tcW w:w="5386" w:type="dxa"/>
              </w:tcPr>
            </w:tcPrChange>
          </w:tcPr>
          <w:p w14:paraId="2BDF9FB4" w14:textId="77777777" w:rsidR="002646DB" w:rsidRPr="00B67BB3" w:rsidRDefault="00557AC0">
            <w:pPr>
              <w:spacing w:line="400" w:lineRule="exact"/>
              <w:rPr>
                <w:rFonts w:asciiTheme="minorEastAsia" w:hAnsiTheme="minorEastAsia" w:cs="Times New Roman"/>
                <w:sz w:val="24"/>
                <w:szCs w:val="24"/>
                <w:rPrChange w:id="5368" w:author="JY0225" w:date="2017-08-24T11:29:00Z">
                  <w:rPr>
                    <w:rFonts w:ascii="Times New Roman" w:hAnsi="Times New Roman" w:cs="Times New Roman"/>
                    <w:sz w:val="24"/>
                    <w:szCs w:val="24"/>
                  </w:rPr>
                </w:rPrChange>
              </w:rPr>
              <w:pPrChange w:id="5369" w:author="JY0225" w:date="2017-08-24T11:29:00Z">
                <w:pPr>
                  <w:spacing w:line="360" w:lineRule="auto"/>
                </w:pPr>
              </w:pPrChange>
            </w:pPr>
            <w:r w:rsidRPr="00B67BB3">
              <w:rPr>
                <w:rFonts w:asciiTheme="minorEastAsia" w:hAnsiTheme="minorEastAsia" w:cs="Times New Roman"/>
                <w:sz w:val="24"/>
                <w:szCs w:val="24"/>
                <w:rPrChange w:id="5370" w:author="JY0225" w:date="2017-08-24T11:29:00Z">
                  <w:rPr>
                    <w:rFonts w:ascii="Times New Roman" w:hAnsi="Times New Roman" w:cs="Times New Roman"/>
                    <w:sz w:val="24"/>
                    <w:szCs w:val="24"/>
                  </w:rPr>
                </w:rPrChange>
              </w:rPr>
              <w:t>Ubuntu 14.04</w:t>
            </w:r>
          </w:p>
        </w:tc>
      </w:tr>
      <w:tr w:rsidR="002646DB" w:rsidRPr="00B67BB3" w14:paraId="433ADF16" w14:textId="77777777" w:rsidTr="00781F19">
        <w:trPr>
          <w:jc w:val="center"/>
        </w:trPr>
        <w:tc>
          <w:tcPr>
            <w:tcW w:w="1985" w:type="dxa"/>
            <w:tcPrChange w:id="5371" w:author="JY0225" w:date="2017-08-14T12:48:00Z">
              <w:tcPr>
                <w:tcW w:w="1985" w:type="dxa"/>
              </w:tcPr>
            </w:tcPrChange>
          </w:tcPr>
          <w:p w14:paraId="0CBF53A7" w14:textId="77777777" w:rsidR="002646DB" w:rsidRPr="00B67BB3" w:rsidRDefault="00AD208E">
            <w:pPr>
              <w:spacing w:line="400" w:lineRule="exact"/>
              <w:rPr>
                <w:rFonts w:asciiTheme="minorEastAsia" w:hAnsiTheme="minorEastAsia" w:cs="Times New Roman"/>
                <w:sz w:val="24"/>
                <w:szCs w:val="24"/>
                <w:rPrChange w:id="5372" w:author="JY0225" w:date="2017-08-24T11:29:00Z">
                  <w:rPr>
                    <w:rFonts w:ascii="Times New Roman" w:hAnsi="Times New Roman" w:cs="Times New Roman"/>
                    <w:sz w:val="24"/>
                    <w:szCs w:val="24"/>
                  </w:rPr>
                </w:rPrChange>
              </w:rPr>
              <w:pPrChange w:id="5373" w:author="JY0225" w:date="2017-08-24T11:29:00Z">
                <w:pPr>
                  <w:spacing w:line="360" w:lineRule="auto"/>
                </w:pPr>
              </w:pPrChange>
            </w:pPr>
            <w:r w:rsidRPr="00B67BB3">
              <w:rPr>
                <w:rFonts w:asciiTheme="minorEastAsia" w:hAnsiTheme="minorEastAsia" w:cs="Times New Roman" w:hint="eastAsia"/>
                <w:sz w:val="24"/>
                <w:szCs w:val="24"/>
                <w:rPrChange w:id="5374" w:author="JY0225" w:date="2017-08-24T11:29:00Z">
                  <w:rPr>
                    <w:rFonts w:ascii="Times New Roman" w:hAnsi="Times New Roman" w:cs="Times New Roman" w:hint="eastAsia"/>
                    <w:sz w:val="24"/>
                    <w:szCs w:val="24"/>
                  </w:rPr>
                </w:rPrChange>
              </w:rPr>
              <w:t>开发语言</w:t>
            </w:r>
          </w:p>
        </w:tc>
        <w:tc>
          <w:tcPr>
            <w:tcW w:w="4564" w:type="dxa"/>
            <w:tcPrChange w:id="5375" w:author="JY0225" w:date="2017-08-14T12:48:00Z">
              <w:tcPr>
                <w:tcW w:w="5386" w:type="dxa"/>
              </w:tcPr>
            </w:tcPrChange>
          </w:tcPr>
          <w:p w14:paraId="22F8F0CE" w14:textId="2E8CC3EF" w:rsidR="002646DB" w:rsidRPr="00B67BB3" w:rsidRDefault="00AD208E">
            <w:pPr>
              <w:spacing w:line="400" w:lineRule="exact"/>
              <w:rPr>
                <w:rFonts w:asciiTheme="minorEastAsia" w:hAnsiTheme="minorEastAsia" w:cs="Times New Roman"/>
                <w:sz w:val="24"/>
                <w:szCs w:val="24"/>
                <w:rPrChange w:id="5376" w:author="JY0225" w:date="2017-08-24T11:29:00Z">
                  <w:rPr>
                    <w:rFonts w:ascii="Times New Roman" w:hAnsi="Times New Roman" w:cs="Times New Roman"/>
                    <w:sz w:val="24"/>
                    <w:szCs w:val="24"/>
                  </w:rPr>
                </w:rPrChange>
              </w:rPr>
              <w:pPrChange w:id="5377" w:author="JY0225" w:date="2017-08-24T11:29:00Z">
                <w:pPr>
                  <w:spacing w:line="360" w:lineRule="auto"/>
                </w:pPr>
              </w:pPrChange>
            </w:pPr>
            <w:r w:rsidRPr="00B67BB3">
              <w:rPr>
                <w:rFonts w:asciiTheme="minorEastAsia" w:hAnsiTheme="minorEastAsia" w:cs="Times New Roman"/>
                <w:sz w:val="24"/>
                <w:szCs w:val="24"/>
                <w:rPrChange w:id="5378" w:author="JY0225" w:date="2017-08-24T11:29:00Z">
                  <w:rPr>
                    <w:rFonts w:ascii="Times New Roman" w:hAnsi="Times New Roman" w:cs="Times New Roman"/>
                    <w:sz w:val="24"/>
                    <w:szCs w:val="24"/>
                  </w:rPr>
                </w:rPrChange>
              </w:rPr>
              <w:t>Python</w:t>
            </w:r>
            <w:r w:rsidR="0046062A" w:rsidRPr="00B67BB3">
              <w:rPr>
                <w:rFonts w:asciiTheme="minorEastAsia" w:hAnsiTheme="minorEastAsia" w:cs="Times New Roman" w:hint="eastAsia"/>
                <w:sz w:val="24"/>
                <w:szCs w:val="24"/>
                <w:rPrChange w:id="5379" w:author="JY0225" w:date="2017-08-24T11:29:00Z">
                  <w:rPr>
                    <w:rFonts w:ascii="Times New Roman" w:hAnsi="Times New Roman" w:cs="Times New Roman" w:hint="eastAsia"/>
                    <w:sz w:val="24"/>
                    <w:szCs w:val="24"/>
                  </w:rPr>
                </w:rPrChange>
              </w:rPr>
              <w:t>、</w:t>
            </w:r>
            <w:r w:rsidRPr="00B67BB3">
              <w:rPr>
                <w:rFonts w:asciiTheme="minorEastAsia" w:hAnsiTheme="minorEastAsia" w:cs="Times New Roman"/>
                <w:sz w:val="24"/>
                <w:szCs w:val="24"/>
                <w:rPrChange w:id="5380" w:author="JY0225" w:date="2017-08-24T11:29:00Z">
                  <w:rPr>
                    <w:rFonts w:ascii="Times New Roman" w:hAnsi="Times New Roman" w:cs="Times New Roman"/>
                    <w:sz w:val="24"/>
                    <w:szCs w:val="24"/>
                  </w:rPr>
                </w:rPrChange>
              </w:rPr>
              <w:t xml:space="preserve"> Java</w:t>
            </w:r>
            <w:ins w:id="5381" w:author="JY0225" w:date="2017-08-24T11:27:00Z">
              <w:r w:rsidR="00B202BF" w:rsidRPr="00B67BB3">
                <w:rPr>
                  <w:rFonts w:asciiTheme="minorEastAsia" w:hAnsiTheme="minorEastAsia" w:cs="Times New Roman" w:hint="eastAsia"/>
                  <w:sz w:val="24"/>
                  <w:szCs w:val="24"/>
                  <w:rPrChange w:id="5382" w:author="JY0225" w:date="2017-08-24T11:29:00Z">
                    <w:rPr>
                      <w:rFonts w:ascii="Times New Roman" w:hAnsi="Times New Roman" w:cs="Times New Roman" w:hint="eastAsia"/>
                      <w:sz w:val="24"/>
                      <w:szCs w:val="24"/>
                    </w:rPr>
                  </w:rPrChange>
                </w:rPr>
                <w:t>、</w:t>
              </w:r>
              <w:r w:rsidR="00B202BF" w:rsidRPr="00B67BB3">
                <w:rPr>
                  <w:rFonts w:asciiTheme="minorEastAsia" w:hAnsiTheme="minorEastAsia" w:cs="Times New Roman"/>
                  <w:sz w:val="24"/>
                  <w:szCs w:val="24"/>
                  <w:rPrChange w:id="5383" w:author="JY0225" w:date="2017-08-24T11:29:00Z">
                    <w:rPr>
                      <w:rFonts w:ascii="Times New Roman" w:hAnsi="Times New Roman" w:cs="Times New Roman"/>
                      <w:sz w:val="24"/>
                      <w:szCs w:val="24"/>
                    </w:rPr>
                  </w:rPrChange>
                </w:rPr>
                <w:t>JavaScript</w:t>
              </w:r>
              <w:r w:rsidR="00B202BF" w:rsidRPr="00B67BB3">
                <w:rPr>
                  <w:rFonts w:asciiTheme="minorEastAsia" w:hAnsiTheme="minorEastAsia" w:cs="Times New Roman" w:hint="eastAsia"/>
                  <w:sz w:val="24"/>
                  <w:szCs w:val="24"/>
                  <w:rPrChange w:id="5384" w:author="JY0225" w:date="2017-08-24T11:29:00Z">
                    <w:rPr>
                      <w:rFonts w:ascii="Times New Roman" w:hAnsi="Times New Roman" w:cs="Times New Roman" w:hint="eastAsia"/>
                      <w:sz w:val="24"/>
                      <w:szCs w:val="24"/>
                    </w:rPr>
                  </w:rPrChange>
                </w:rPr>
                <w:t>、</w:t>
              </w:r>
              <w:r w:rsidR="00B202BF" w:rsidRPr="00B67BB3">
                <w:rPr>
                  <w:rFonts w:asciiTheme="minorEastAsia" w:hAnsiTheme="minorEastAsia" w:cs="Times New Roman"/>
                  <w:sz w:val="24"/>
                  <w:szCs w:val="24"/>
                  <w:rPrChange w:id="5385" w:author="JY0225" w:date="2017-08-24T11:29:00Z">
                    <w:rPr>
                      <w:rFonts w:ascii="Times New Roman" w:hAnsi="Times New Roman" w:cs="Times New Roman"/>
                      <w:sz w:val="24"/>
                      <w:szCs w:val="24"/>
                    </w:rPr>
                  </w:rPrChange>
                </w:rPr>
                <w:t>HTML</w:t>
              </w:r>
            </w:ins>
          </w:p>
        </w:tc>
      </w:tr>
      <w:tr w:rsidR="002646DB" w:rsidRPr="00B67BB3" w14:paraId="6889D506" w14:textId="77777777" w:rsidTr="00781F19">
        <w:trPr>
          <w:jc w:val="center"/>
        </w:trPr>
        <w:tc>
          <w:tcPr>
            <w:tcW w:w="1985" w:type="dxa"/>
            <w:tcPrChange w:id="5386" w:author="JY0225" w:date="2017-08-14T12:48:00Z">
              <w:tcPr>
                <w:tcW w:w="1985" w:type="dxa"/>
              </w:tcPr>
            </w:tcPrChange>
          </w:tcPr>
          <w:p w14:paraId="448D1713" w14:textId="77777777" w:rsidR="002646DB" w:rsidRPr="00B67BB3" w:rsidRDefault="00B801E4">
            <w:pPr>
              <w:spacing w:line="400" w:lineRule="exact"/>
              <w:rPr>
                <w:rFonts w:asciiTheme="minorEastAsia" w:hAnsiTheme="minorEastAsia" w:cs="Times New Roman"/>
                <w:sz w:val="24"/>
                <w:szCs w:val="24"/>
                <w:rPrChange w:id="5387" w:author="JY0225" w:date="2017-08-24T11:29:00Z">
                  <w:rPr>
                    <w:rFonts w:ascii="Times New Roman" w:hAnsi="Times New Roman" w:cs="Times New Roman"/>
                    <w:sz w:val="24"/>
                    <w:szCs w:val="24"/>
                  </w:rPr>
                </w:rPrChange>
              </w:rPr>
              <w:pPrChange w:id="5388" w:author="JY0225" w:date="2017-08-24T11:29:00Z">
                <w:pPr>
                  <w:spacing w:line="360" w:lineRule="auto"/>
                </w:pPr>
              </w:pPrChange>
            </w:pPr>
            <w:r w:rsidRPr="00B67BB3">
              <w:rPr>
                <w:rFonts w:asciiTheme="minorEastAsia" w:hAnsiTheme="minorEastAsia" w:cs="Times New Roman" w:hint="eastAsia"/>
                <w:sz w:val="24"/>
                <w:szCs w:val="24"/>
                <w:rPrChange w:id="5389" w:author="JY0225" w:date="2017-08-24T11:29:00Z">
                  <w:rPr>
                    <w:rFonts w:ascii="Times New Roman" w:hAnsi="Times New Roman" w:cs="Times New Roman" w:hint="eastAsia"/>
                    <w:sz w:val="24"/>
                    <w:szCs w:val="24"/>
                  </w:rPr>
                </w:rPrChange>
              </w:rPr>
              <w:t>开发工具</w:t>
            </w:r>
          </w:p>
        </w:tc>
        <w:tc>
          <w:tcPr>
            <w:tcW w:w="4564" w:type="dxa"/>
            <w:tcPrChange w:id="5390" w:author="JY0225" w:date="2017-08-14T12:48:00Z">
              <w:tcPr>
                <w:tcW w:w="5386" w:type="dxa"/>
              </w:tcPr>
            </w:tcPrChange>
          </w:tcPr>
          <w:p w14:paraId="73BB03B3" w14:textId="5CCA750E" w:rsidR="002646DB" w:rsidRPr="00B67BB3" w:rsidRDefault="00846551">
            <w:pPr>
              <w:spacing w:line="400" w:lineRule="exact"/>
              <w:rPr>
                <w:rFonts w:asciiTheme="minorEastAsia" w:hAnsiTheme="minorEastAsia" w:cs="Times New Roman"/>
                <w:sz w:val="24"/>
                <w:szCs w:val="24"/>
                <w:rPrChange w:id="5391" w:author="JY0225" w:date="2017-08-24T11:29:00Z">
                  <w:rPr>
                    <w:rFonts w:ascii="Times New Roman" w:hAnsi="Times New Roman" w:cs="Times New Roman"/>
                    <w:sz w:val="24"/>
                    <w:szCs w:val="24"/>
                  </w:rPr>
                </w:rPrChange>
              </w:rPr>
              <w:pPrChange w:id="5392" w:author="JY0225" w:date="2017-08-24T11:29:00Z">
                <w:pPr>
                  <w:spacing w:line="360" w:lineRule="auto"/>
                </w:pPr>
              </w:pPrChange>
            </w:pPr>
            <w:r w:rsidRPr="00B67BB3">
              <w:rPr>
                <w:rFonts w:asciiTheme="minorEastAsia" w:hAnsiTheme="minorEastAsia" w:cs="Times New Roman"/>
                <w:sz w:val="24"/>
                <w:szCs w:val="24"/>
                <w:rPrChange w:id="5393" w:author="JY0225" w:date="2017-08-24T11:29:00Z">
                  <w:rPr>
                    <w:rFonts w:ascii="Times New Roman" w:hAnsi="Times New Roman" w:cs="Times New Roman"/>
                    <w:sz w:val="24"/>
                    <w:szCs w:val="24"/>
                  </w:rPr>
                </w:rPrChange>
              </w:rPr>
              <w:t>Atom</w:t>
            </w:r>
            <w:r w:rsidR="0046062A" w:rsidRPr="00B67BB3">
              <w:rPr>
                <w:rFonts w:asciiTheme="minorEastAsia" w:hAnsiTheme="minorEastAsia" w:cs="Times New Roman" w:hint="eastAsia"/>
                <w:sz w:val="24"/>
                <w:szCs w:val="24"/>
                <w:rPrChange w:id="5394" w:author="JY0225" w:date="2017-08-24T11:29:00Z">
                  <w:rPr>
                    <w:rFonts w:ascii="Times New Roman" w:hAnsi="Times New Roman" w:cs="Times New Roman" w:hint="eastAsia"/>
                    <w:sz w:val="24"/>
                    <w:szCs w:val="24"/>
                  </w:rPr>
                </w:rPrChange>
              </w:rPr>
              <w:t>、</w:t>
            </w:r>
            <w:r w:rsidRPr="00B67BB3">
              <w:rPr>
                <w:rFonts w:asciiTheme="minorEastAsia" w:hAnsiTheme="minorEastAsia" w:cs="Times New Roman"/>
                <w:sz w:val="24"/>
                <w:szCs w:val="24"/>
                <w:rPrChange w:id="5395" w:author="JY0225" w:date="2017-08-24T11:29:00Z">
                  <w:rPr>
                    <w:rFonts w:ascii="Times New Roman" w:hAnsi="Times New Roman" w:cs="Times New Roman"/>
                    <w:sz w:val="24"/>
                    <w:szCs w:val="24"/>
                  </w:rPr>
                </w:rPrChange>
              </w:rPr>
              <w:t>WebExtension</w:t>
            </w:r>
          </w:p>
        </w:tc>
      </w:tr>
      <w:tr w:rsidR="002646DB" w:rsidRPr="00B67BB3" w14:paraId="4D213D5E" w14:textId="77777777" w:rsidTr="00781F19">
        <w:trPr>
          <w:jc w:val="center"/>
        </w:trPr>
        <w:tc>
          <w:tcPr>
            <w:tcW w:w="1985" w:type="dxa"/>
            <w:tcPrChange w:id="5396" w:author="JY0225" w:date="2017-08-14T12:48:00Z">
              <w:tcPr>
                <w:tcW w:w="1985" w:type="dxa"/>
              </w:tcPr>
            </w:tcPrChange>
          </w:tcPr>
          <w:p w14:paraId="0ABE2FB5" w14:textId="77777777" w:rsidR="002646DB" w:rsidRPr="00B67BB3" w:rsidRDefault="00846551">
            <w:pPr>
              <w:spacing w:line="400" w:lineRule="exact"/>
              <w:rPr>
                <w:rFonts w:asciiTheme="minorEastAsia" w:hAnsiTheme="minorEastAsia" w:cs="Times New Roman"/>
                <w:sz w:val="24"/>
                <w:szCs w:val="24"/>
                <w:rPrChange w:id="5397" w:author="JY0225" w:date="2017-08-24T11:29:00Z">
                  <w:rPr>
                    <w:rFonts w:ascii="Times New Roman" w:hAnsi="Times New Roman" w:cs="Times New Roman"/>
                    <w:sz w:val="24"/>
                    <w:szCs w:val="24"/>
                  </w:rPr>
                </w:rPrChange>
              </w:rPr>
              <w:pPrChange w:id="5398" w:author="JY0225" w:date="2017-08-24T11:29:00Z">
                <w:pPr>
                  <w:spacing w:line="360" w:lineRule="auto"/>
                </w:pPr>
              </w:pPrChange>
            </w:pPr>
            <w:r w:rsidRPr="00B67BB3">
              <w:rPr>
                <w:rFonts w:asciiTheme="minorEastAsia" w:hAnsiTheme="minorEastAsia" w:cs="Times New Roman" w:hint="eastAsia"/>
                <w:sz w:val="24"/>
                <w:szCs w:val="24"/>
                <w:rPrChange w:id="5399" w:author="JY0225" w:date="2017-08-24T11:29:00Z">
                  <w:rPr>
                    <w:rFonts w:ascii="Times New Roman" w:hAnsi="Times New Roman" w:cs="Times New Roman" w:hint="eastAsia"/>
                    <w:sz w:val="24"/>
                    <w:szCs w:val="24"/>
                  </w:rPr>
                </w:rPrChange>
              </w:rPr>
              <w:t>数据库</w:t>
            </w:r>
          </w:p>
        </w:tc>
        <w:tc>
          <w:tcPr>
            <w:tcW w:w="4564" w:type="dxa"/>
            <w:tcPrChange w:id="5400" w:author="JY0225" w:date="2017-08-14T12:48:00Z">
              <w:tcPr>
                <w:tcW w:w="5386" w:type="dxa"/>
              </w:tcPr>
            </w:tcPrChange>
          </w:tcPr>
          <w:p w14:paraId="3D38F524" w14:textId="77777777" w:rsidR="002646DB" w:rsidRPr="00B67BB3" w:rsidRDefault="00846551">
            <w:pPr>
              <w:spacing w:line="400" w:lineRule="exact"/>
              <w:rPr>
                <w:rFonts w:asciiTheme="minorEastAsia" w:hAnsiTheme="minorEastAsia" w:cs="Times New Roman"/>
                <w:sz w:val="24"/>
                <w:szCs w:val="24"/>
                <w:rPrChange w:id="5401" w:author="JY0225" w:date="2017-08-24T11:29:00Z">
                  <w:rPr>
                    <w:rFonts w:ascii="Times New Roman" w:hAnsi="Times New Roman" w:cs="Times New Roman"/>
                    <w:sz w:val="24"/>
                    <w:szCs w:val="24"/>
                  </w:rPr>
                </w:rPrChange>
              </w:rPr>
              <w:pPrChange w:id="5402" w:author="JY0225" w:date="2017-08-24T11:29:00Z">
                <w:pPr>
                  <w:spacing w:line="360" w:lineRule="auto"/>
                </w:pPr>
              </w:pPrChange>
            </w:pPr>
            <w:r w:rsidRPr="00B67BB3">
              <w:rPr>
                <w:rFonts w:asciiTheme="minorEastAsia" w:hAnsiTheme="minorEastAsia" w:cs="Times New Roman"/>
                <w:sz w:val="24"/>
                <w:szCs w:val="24"/>
                <w:rPrChange w:id="5403" w:author="JY0225" w:date="2017-08-24T11:29:00Z">
                  <w:rPr>
                    <w:rFonts w:ascii="Times New Roman" w:hAnsi="Times New Roman" w:cs="Times New Roman"/>
                    <w:sz w:val="24"/>
                    <w:szCs w:val="24"/>
                  </w:rPr>
                </w:rPrChange>
              </w:rPr>
              <w:t>SQLite</w:t>
            </w:r>
          </w:p>
        </w:tc>
      </w:tr>
    </w:tbl>
    <w:p w14:paraId="0E7E72A1" w14:textId="7FDC722A" w:rsidR="00AD0394" w:rsidRPr="00B67BB3" w:rsidRDefault="00AD0394">
      <w:pPr>
        <w:spacing w:line="400" w:lineRule="exact"/>
        <w:rPr>
          <w:ins w:id="5404" w:author="JY0225" w:date="2017-08-24T11:26:00Z"/>
          <w:rFonts w:asciiTheme="minorEastAsia" w:hAnsiTheme="minorEastAsia"/>
          <w:sz w:val="24"/>
          <w:szCs w:val="24"/>
          <w:rPrChange w:id="5405" w:author="JY0225" w:date="2017-08-24T11:29:00Z">
            <w:rPr>
              <w:ins w:id="5406" w:author="JY0225" w:date="2017-08-24T11:26:00Z"/>
            </w:rPr>
          </w:rPrChange>
        </w:rPr>
        <w:pPrChange w:id="5407" w:author="JY0225" w:date="2017-08-24T11:29:00Z">
          <w:pPr>
            <w:pStyle w:val="21"/>
          </w:pPr>
        </w:pPrChange>
      </w:pPr>
      <w:ins w:id="5408" w:author="JY0225" w:date="2017-08-24T11:26:00Z">
        <w:r w:rsidRPr="00B67BB3">
          <w:rPr>
            <w:rFonts w:asciiTheme="minorEastAsia" w:hAnsiTheme="minorEastAsia"/>
            <w:sz w:val="24"/>
            <w:szCs w:val="24"/>
            <w:rPrChange w:id="5409" w:author="JY0225" w:date="2017-08-24T11:29:00Z">
              <w:rPr>
                <w:b w:val="0"/>
                <w:bCs w:val="0"/>
              </w:rPr>
            </w:rPrChange>
          </w:rPr>
          <w:tab/>
        </w:r>
        <w:r w:rsidR="00B202BF" w:rsidRPr="00B67BB3">
          <w:rPr>
            <w:rFonts w:asciiTheme="minorEastAsia" w:hAnsiTheme="minorEastAsia" w:hint="eastAsia"/>
            <w:sz w:val="24"/>
            <w:szCs w:val="24"/>
            <w:rPrChange w:id="5410" w:author="JY0225" w:date="2017-08-24T11:29:00Z">
              <w:rPr>
                <w:rFonts w:hint="eastAsia"/>
                <w:b w:val="0"/>
                <w:bCs w:val="0"/>
              </w:rPr>
            </w:rPrChange>
          </w:rPr>
          <w:t>云备份中间件系统优化的是在</w:t>
        </w:r>
        <w:r w:rsidR="00B202BF" w:rsidRPr="00B67BB3">
          <w:rPr>
            <w:rFonts w:asciiTheme="minorEastAsia" w:hAnsiTheme="minorEastAsia"/>
            <w:sz w:val="24"/>
            <w:szCs w:val="24"/>
            <w:rPrChange w:id="5411" w:author="JY0225" w:date="2017-08-24T11:29:00Z">
              <w:rPr>
                <w:b w:val="0"/>
                <w:bCs w:val="0"/>
              </w:rPr>
            </w:rPrChange>
          </w:rPr>
          <w:t>Ubuntu14.04</w:t>
        </w:r>
        <w:r w:rsidR="00B202BF" w:rsidRPr="00B67BB3">
          <w:rPr>
            <w:rFonts w:asciiTheme="minorEastAsia" w:hAnsiTheme="minorEastAsia" w:hint="eastAsia"/>
            <w:sz w:val="24"/>
            <w:szCs w:val="24"/>
            <w:rPrChange w:id="5412" w:author="JY0225" w:date="2017-08-24T11:29:00Z">
              <w:rPr>
                <w:rFonts w:hint="eastAsia"/>
                <w:b w:val="0"/>
                <w:bCs w:val="0"/>
              </w:rPr>
            </w:rPrChange>
          </w:rPr>
          <w:t>下开发的，使用的开发语言有</w:t>
        </w:r>
      </w:ins>
      <w:ins w:id="5413" w:author="JY0225" w:date="2017-08-24T11:27:00Z">
        <w:r w:rsidR="00BF5125" w:rsidRPr="00B67BB3">
          <w:rPr>
            <w:rFonts w:asciiTheme="minorEastAsia" w:hAnsiTheme="minorEastAsia"/>
            <w:sz w:val="24"/>
            <w:szCs w:val="24"/>
            <w:rPrChange w:id="5414" w:author="JY0225" w:date="2017-08-24T11:29:00Z">
              <w:rPr>
                <w:b w:val="0"/>
                <w:bCs w:val="0"/>
              </w:rPr>
            </w:rPrChange>
          </w:rPr>
          <w:t>Python</w:t>
        </w:r>
        <w:r w:rsidR="00BF5125" w:rsidRPr="00B67BB3">
          <w:rPr>
            <w:rFonts w:asciiTheme="minorEastAsia" w:hAnsiTheme="minorEastAsia" w:hint="eastAsia"/>
            <w:sz w:val="24"/>
            <w:szCs w:val="24"/>
            <w:rPrChange w:id="5415" w:author="JY0225" w:date="2017-08-24T11:29:00Z">
              <w:rPr>
                <w:rFonts w:hint="eastAsia"/>
                <w:b w:val="0"/>
                <w:bCs w:val="0"/>
              </w:rPr>
            </w:rPrChange>
          </w:rPr>
          <w:t>、</w:t>
        </w:r>
        <w:r w:rsidR="00BF5125" w:rsidRPr="00B67BB3">
          <w:rPr>
            <w:rFonts w:asciiTheme="minorEastAsia" w:hAnsiTheme="minorEastAsia"/>
            <w:sz w:val="24"/>
            <w:szCs w:val="24"/>
            <w:rPrChange w:id="5416" w:author="JY0225" w:date="2017-08-24T11:29:00Z">
              <w:rPr>
                <w:b w:val="0"/>
                <w:bCs w:val="0"/>
              </w:rPr>
            </w:rPrChange>
          </w:rPr>
          <w:t>Java</w:t>
        </w:r>
        <w:r w:rsidR="00BF5125" w:rsidRPr="00B67BB3">
          <w:rPr>
            <w:rFonts w:asciiTheme="minorEastAsia" w:hAnsiTheme="minorEastAsia" w:hint="eastAsia"/>
            <w:sz w:val="24"/>
            <w:szCs w:val="24"/>
            <w:rPrChange w:id="5417" w:author="JY0225" w:date="2017-08-24T11:29:00Z">
              <w:rPr>
                <w:rFonts w:hint="eastAsia"/>
                <w:b w:val="0"/>
                <w:bCs w:val="0"/>
              </w:rPr>
            </w:rPrChange>
          </w:rPr>
          <w:t>、</w:t>
        </w:r>
        <w:r w:rsidR="00BF5125" w:rsidRPr="00B67BB3">
          <w:rPr>
            <w:rFonts w:asciiTheme="minorEastAsia" w:hAnsiTheme="minorEastAsia"/>
            <w:sz w:val="24"/>
            <w:szCs w:val="24"/>
            <w:rPrChange w:id="5418" w:author="JY0225" w:date="2017-08-24T11:29:00Z">
              <w:rPr>
                <w:b w:val="0"/>
                <w:bCs w:val="0"/>
              </w:rPr>
            </w:rPrChange>
          </w:rPr>
          <w:t>JavaScript</w:t>
        </w:r>
        <w:r w:rsidR="00BF5125" w:rsidRPr="00B67BB3">
          <w:rPr>
            <w:rFonts w:asciiTheme="minorEastAsia" w:hAnsiTheme="minorEastAsia" w:hint="eastAsia"/>
            <w:sz w:val="24"/>
            <w:szCs w:val="24"/>
            <w:rPrChange w:id="5419" w:author="JY0225" w:date="2017-08-24T11:29:00Z">
              <w:rPr>
                <w:rFonts w:hint="eastAsia"/>
                <w:b w:val="0"/>
                <w:bCs w:val="0"/>
              </w:rPr>
            </w:rPrChange>
          </w:rPr>
          <w:t>以及</w:t>
        </w:r>
        <w:r w:rsidR="00BF5125" w:rsidRPr="00B67BB3">
          <w:rPr>
            <w:rFonts w:asciiTheme="minorEastAsia" w:hAnsiTheme="minorEastAsia"/>
            <w:sz w:val="24"/>
            <w:szCs w:val="24"/>
            <w:rPrChange w:id="5420" w:author="JY0225" w:date="2017-08-24T11:29:00Z">
              <w:rPr>
                <w:b w:val="0"/>
                <w:bCs w:val="0"/>
              </w:rPr>
            </w:rPrChange>
          </w:rPr>
          <w:t>HTML</w:t>
        </w:r>
        <w:r w:rsidR="00BF5125" w:rsidRPr="00B67BB3">
          <w:rPr>
            <w:rFonts w:asciiTheme="minorEastAsia" w:hAnsiTheme="minorEastAsia" w:hint="eastAsia"/>
            <w:sz w:val="24"/>
            <w:szCs w:val="24"/>
            <w:rPrChange w:id="5421" w:author="JY0225" w:date="2017-08-24T11:29:00Z">
              <w:rPr>
                <w:rFonts w:hint="eastAsia"/>
                <w:b w:val="0"/>
                <w:bCs w:val="0"/>
              </w:rPr>
            </w:rPrChange>
          </w:rPr>
          <w:t>，使用</w:t>
        </w:r>
      </w:ins>
      <w:ins w:id="5422" w:author="JY0225" w:date="2017-08-24T11:28:00Z">
        <w:r w:rsidR="00BF5125" w:rsidRPr="00B67BB3">
          <w:rPr>
            <w:rFonts w:asciiTheme="minorEastAsia" w:hAnsiTheme="minorEastAsia" w:hint="eastAsia"/>
            <w:sz w:val="24"/>
            <w:szCs w:val="24"/>
            <w:rPrChange w:id="5423" w:author="JY0225" w:date="2017-08-24T11:29:00Z">
              <w:rPr>
                <w:rFonts w:hint="eastAsia"/>
                <w:b w:val="0"/>
                <w:bCs w:val="0"/>
              </w:rPr>
            </w:rPrChange>
          </w:rPr>
          <w:t>了</w:t>
        </w:r>
        <w:r w:rsidR="00BF5125" w:rsidRPr="00B67BB3">
          <w:rPr>
            <w:rFonts w:asciiTheme="minorEastAsia" w:hAnsiTheme="minorEastAsia"/>
            <w:sz w:val="24"/>
            <w:szCs w:val="24"/>
            <w:rPrChange w:id="5424" w:author="JY0225" w:date="2017-08-24T11:29:00Z">
              <w:rPr>
                <w:b w:val="0"/>
                <w:bCs w:val="0"/>
              </w:rPr>
            </w:rPrChange>
          </w:rPr>
          <w:t>Atom</w:t>
        </w:r>
        <w:r w:rsidR="00BF5125" w:rsidRPr="00B67BB3">
          <w:rPr>
            <w:rFonts w:asciiTheme="minorEastAsia" w:hAnsiTheme="minorEastAsia" w:hint="eastAsia"/>
            <w:sz w:val="24"/>
            <w:szCs w:val="24"/>
            <w:rPrChange w:id="5425" w:author="JY0225" w:date="2017-08-24T11:29:00Z">
              <w:rPr>
                <w:rFonts w:hint="eastAsia"/>
                <w:b w:val="0"/>
                <w:bCs w:val="0"/>
              </w:rPr>
            </w:rPrChange>
          </w:rPr>
          <w:t>作为代码的编辑和调试工具，采用了</w:t>
        </w:r>
        <w:r w:rsidR="00BF5125" w:rsidRPr="00B67BB3">
          <w:rPr>
            <w:rFonts w:asciiTheme="minorEastAsia" w:hAnsiTheme="minorEastAsia"/>
            <w:sz w:val="24"/>
            <w:szCs w:val="24"/>
            <w:rPrChange w:id="5426" w:author="JY0225" w:date="2017-08-24T11:29:00Z">
              <w:rPr>
                <w:b w:val="0"/>
                <w:bCs w:val="0"/>
              </w:rPr>
            </w:rPrChange>
          </w:rPr>
          <w:t>WebExtension</w:t>
        </w:r>
        <w:r w:rsidR="00BF5125" w:rsidRPr="00B67BB3">
          <w:rPr>
            <w:rFonts w:asciiTheme="minorEastAsia" w:hAnsiTheme="minorEastAsia" w:hint="eastAsia"/>
            <w:sz w:val="24"/>
            <w:szCs w:val="24"/>
            <w:rPrChange w:id="5427" w:author="JY0225" w:date="2017-08-24T11:29:00Z">
              <w:rPr>
                <w:rFonts w:hint="eastAsia"/>
                <w:b w:val="0"/>
                <w:bCs w:val="0"/>
              </w:rPr>
            </w:rPrChange>
          </w:rPr>
          <w:t>框架开发</w:t>
        </w:r>
        <w:r w:rsidR="00BF5125" w:rsidRPr="00B67BB3">
          <w:rPr>
            <w:rFonts w:asciiTheme="minorEastAsia" w:hAnsiTheme="minorEastAsia"/>
            <w:sz w:val="24"/>
            <w:szCs w:val="24"/>
            <w:rPrChange w:id="5428" w:author="JY0225" w:date="2017-08-24T11:29:00Z">
              <w:rPr>
                <w:b w:val="0"/>
                <w:bCs w:val="0"/>
              </w:rPr>
            </w:rPrChange>
          </w:rPr>
          <w:t>Firefox</w:t>
        </w:r>
        <w:r w:rsidR="00BF5125" w:rsidRPr="00B67BB3">
          <w:rPr>
            <w:rFonts w:asciiTheme="minorEastAsia" w:hAnsiTheme="minorEastAsia" w:hint="eastAsia"/>
            <w:sz w:val="24"/>
            <w:szCs w:val="24"/>
            <w:rPrChange w:id="5429" w:author="JY0225" w:date="2017-08-24T11:29:00Z">
              <w:rPr>
                <w:rFonts w:hint="eastAsia"/>
                <w:b w:val="0"/>
                <w:bCs w:val="0"/>
              </w:rPr>
            </w:rPrChange>
          </w:rPr>
          <w:t>扩展程序</w:t>
        </w:r>
      </w:ins>
      <w:ins w:id="5430" w:author="JY0225" w:date="2017-08-24T11:29:00Z">
        <w:r w:rsidR="001A6661" w:rsidRPr="00B67BB3">
          <w:rPr>
            <w:rFonts w:asciiTheme="minorEastAsia" w:hAnsiTheme="minorEastAsia" w:hint="eastAsia"/>
            <w:sz w:val="24"/>
            <w:szCs w:val="24"/>
            <w:rPrChange w:id="5431" w:author="JY0225" w:date="2017-08-24T11:29:00Z">
              <w:rPr>
                <w:rFonts w:hint="eastAsia"/>
                <w:b w:val="0"/>
                <w:bCs w:val="0"/>
              </w:rPr>
            </w:rPrChange>
          </w:rPr>
          <w:t>，</w:t>
        </w:r>
      </w:ins>
      <w:ins w:id="5432" w:author="JY0225" w:date="2017-08-24T11:28:00Z">
        <w:r w:rsidR="00BF5125" w:rsidRPr="00B67BB3">
          <w:rPr>
            <w:rFonts w:asciiTheme="minorEastAsia" w:hAnsiTheme="minorEastAsia" w:hint="eastAsia"/>
            <w:sz w:val="24"/>
            <w:szCs w:val="24"/>
            <w:rPrChange w:id="5433" w:author="JY0225" w:date="2017-08-24T11:29:00Z">
              <w:rPr>
                <w:rFonts w:hint="eastAsia"/>
                <w:b w:val="0"/>
                <w:bCs w:val="0"/>
              </w:rPr>
            </w:rPrChange>
          </w:rPr>
          <w:t>使用的数据库为</w:t>
        </w:r>
        <w:r w:rsidR="00BF5125" w:rsidRPr="00B67BB3">
          <w:rPr>
            <w:rFonts w:asciiTheme="minorEastAsia" w:hAnsiTheme="minorEastAsia"/>
            <w:sz w:val="24"/>
            <w:szCs w:val="24"/>
            <w:rPrChange w:id="5434" w:author="JY0225" w:date="2017-08-24T11:29:00Z">
              <w:rPr>
                <w:b w:val="0"/>
                <w:bCs w:val="0"/>
              </w:rPr>
            </w:rPrChange>
          </w:rPr>
          <w:t>SQLite</w:t>
        </w:r>
        <w:r w:rsidR="00BF5125" w:rsidRPr="00B67BB3">
          <w:rPr>
            <w:rFonts w:asciiTheme="minorEastAsia" w:hAnsiTheme="minorEastAsia" w:hint="eastAsia"/>
            <w:sz w:val="24"/>
            <w:szCs w:val="24"/>
            <w:rPrChange w:id="5435" w:author="JY0225" w:date="2017-08-24T11:29:00Z">
              <w:rPr>
                <w:rFonts w:hint="eastAsia"/>
                <w:b w:val="0"/>
                <w:bCs w:val="0"/>
              </w:rPr>
            </w:rPrChange>
          </w:rPr>
          <w:t>。</w:t>
        </w:r>
      </w:ins>
    </w:p>
    <w:p w14:paraId="0F3C3071" w14:textId="66DEDAD8" w:rsidR="00D655BA" w:rsidRPr="00D655BA" w:rsidRDefault="00EE509E">
      <w:pPr>
        <w:pStyle w:val="21"/>
        <w:spacing w:line="240" w:lineRule="auto"/>
        <w:pPrChange w:id="5436" w:author="微软用户" w:date="2017-08-18T22:53:00Z">
          <w:pPr>
            <w:pStyle w:val="21"/>
          </w:pPr>
        </w:pPrChange>
      </w:pPr>
      <w:bookmarkStart w:id="5437" w:name="_Toc491352023"/>
      <w:r>
        <w:rPr>
          <w:rFonts w:hint="eastAsia"/>
        </w:rPr>
        <w:t>5.</w:t>
      </w:r>
      <w:r>
        <w:t>2</w:t>
      </w:r>
      <w:r w:rsidR="00AB4F70">
        <w:rPr>
          <w:rFonts w:hint="eastAsia"/>
        </w:rPr>
        <w:t xml:space="preserve"> </w:t>
      </w:r>
      <w:r w:rsidR="007756E4">
        <w:t>关键</w:t>
      </w:r>
      <w:ins w:id="5438" w:author="JY0225" w:date="2017-08-23T15:37:00Z">
        <w:r w:rsidR="000D77D2">
          <w:rPr>
            <w:rFonts w:hint="eastAsia"/>
          </w:rPr>
          <w:t>技术</w:t>
        </w:r>
      </w:ins>
      <w:ins w:id="5439" w:author="JY0225" w:date="2017-08-14T12:49:00Z">
        <w:r w:rsidR="00781F19">
          <w:rPr>
            <w:rFonts w:hint="eastAsia"/>
          </w:rPr>
          <w:t>实现</w:t>
        </w:r>
      </w:ins>
      <w:bookmarkEnd w:id="5437"/>
      <w:del w:id="5440" w:author="JY0225" w:date="2017-08-14T12:49:00Z">
        <w:r w:rsidR="00A30CF2" w:rsidDel="00781F19">
          <w:delText>技术</w:delText>
        </w:r>
      </w:del>
    </w:p>
    <w:p w14:paraId="131B2B1B" w14:textId="77777777" w:rsidR="00D655BA" w:rsidRDefault="00454843" w:rsidP="00D655BA">
      <w:pPr>
        <w:pStyle w:val="31"/>
      </w:pPr>
      <w:bookmarkStart w:id="5441" w:name="_Toc491352024"/>
      <w:r>
        <w:t>5.2.1</w:t>
      </w:r>
      <w:r w:rsidR="00214253">
        <w:rPr>
          <w:rFonts w:hint="eastAsia"/>
        </w:rPr>
        <w:t>加密方式</w:t>
      </w:r>
      <w:bookmarkEnd w:id="5441"/>
    </w:p>
    <w:p w14:paraId="14516C4D" w14:textId="721E0944" w:rsidR="002B1C7D" w:rsidRPr="00AE736A" w:rsidRDefault="00F61563">
      <w:pPr>
        <w:spacing w:line="400" w:lineRule="exact"/>
        <w:ind w:firstLine="420"/>
        <w:rPr>
          <w:rFonts w:asciiTheme="minorEastAsia" w:hAnsiTheme="minorEastAsia"/>
          <w:color w:val="000000" w:themeColor="text1"/>
          <w:sz w:val="24"/>
          <w:rPrChange w:id="5442" w:author="JY0225" w:date="2017-08-24T11:29:00Z">
            <w:rPr>
              <w:color w:val="000000" w:themeColor="text1"/>
              <w:sz w:val="24"/>
            </w:rPr>
          </w:rPrChange>
        </w:rPr>
        <w:pPrChange w:id="5443" w:author="JY0225" w:date="2017-08-24T11:30:00Z">
          <w:pPr>
            <w:spacing w:line="360" w:lineRule="auto"/>
            <w:ind w:firstLine="420"/>
          </w:pPr>
        </w:pPrChange>
      </w:pPr>
      <w:r w:rsidRPr="00AE736A">
        <w:rPr>
          <w:rFonts w:asciiTheme="minorEastAsia" w:hAnsiTheme="minorEastAsia" w:hint="eastAsia"/>
          <w:color w:val="000000" w:themeColor="text1"/>
          <w:sz w:val="24"/>
          <w:rPrChange w:id="5444" w:author="JY0225" w:date="2017-08-24T11:29:00Z">
            <w:rPr>
              <w:rFonts w:hint="eastAsia"/>
              <w:color w:val="000000" w:themeColor="text1"/>
              <w:sz w:val="24"/>
            </w:rPr>
          </w:rPrChange>
        </w:rPr>
        <w:t>缓存在中间件的用户登录信息是</w:t>
      </w:r>
      <w:r w:rsidR="00254E11" w:rsidRPr="00AE736A">
        <w:rPr>
          <w:rFonts w:asciiTheme="minorEastAsia" w:hAnsiTheme="minorEastAsia" w:hint="eastAsia"/>
          <w:color w:val="000000" w:themeColor="text1"/>
          <w:sz w:val="24"/>
          <w:rPrChange w:id="5445" w:author="JY0225" w:date="2017-08-24T11:29:00Z">
            <w:rPr>
              <w:rFonts w:hint="eastAsia"/>
              <w:color w:val="000000" w:themeColor="text1"/>
              <w:sz w:val="24"/>
            </w:rPr>
          </w:rPrChange>
        </w:rPr>
        <w:t>基于</w:t>
      </w:r>
      <w:ins w:id="5446" w:author="JY0225" w:date="2017-08-23T15:23:00Z">
        <w:r w:rsidR="00376B96" w:rsidRPr="00AE736A">
          <w:rPr>
            <w:rFonts w:asciiTheme="minorEastAsia" w:hAnsiTheme="minorEastAsia"/>
            <w:color w:val="000000" w:themeColor="text1"/>
            <w:sz w:val="24"/>
            <w:rPrChange w:id="5447" w:author="JY0225" w:date="2017-08-24T11:29:00Z">
              <w:rPr>
                <w:color w:val="000000" w:themeColor="text1"/>
                <w:sz w:val="24"/>
              </w:rPr>
            </w:rPrChange>
          </w:rPr>
          <w:t>******.so</w:t>
        </w:r>
        <w:r w:rsidR="00376B96" w:rsidRPr="00AE736A" w:rsidDel="00376B96">
          <w:rPr>
            <w:rFonts w:asciiTheme="minorEastAsia" w:hAnsiTheme="minorEastAsia"/>
            <w:color w:val="000000" w:themeColor="text1"/>
            <w:sz w:val="24"/>
            <w:rPrChange w:id="5448" w:author="JY0225" w:date="2017-08-24T11:29:00Z">
              <w:rPr>
                <w:color w:val="000000" w:themeColor="text1"/>
                <w:sz w:val="24"/>
              </w:rPr>
            </w:rPrChange>
          </w:rPr>
          <w:t xml:space="preserve"> </w:t>
        </w:r>
      </w:ins>
      <w:del w:id="5449" w:author="JY0225" w:date="2017-08-23T15:23:00Z">
        <w:r w:rsidR="00254E11" w:rsidRPr="00AE736A" w:rsidDel="00376B96">
          <w:rPr>
            <w:rFonts w:asciiTheme="minorEastAsia" w:hAnsiTheme="minorEastAsia"/>
            <w:color w:val="000000" w:themeColor="text1"/>
            <w:sz w:val="24"/>
            <w:rPrChange w:id="5450" w:author="JY0225" w:date="2017-08-24T11:29:00Z">
              <w:rPr>
                <w:color w:val="000000" w:themeColor="text1"/>
                <w:sz w:val="24"/>
              </w:rPr>
            </w:rPrChange>
          </w:rPr>
          <w:delText>libsecrypto</w:delText>
        </w:r>
      </w:del>
      <w:r w:rsidR="007A6E6B" w:rsidRPr="00AE736A">
        <w:rPr>
          <w:rFonts w:asciiTheme="minorEastAsia" w:hAnsiTheme="minorEastAsia" w:hint="eastAsia"/>
          <w:color w:val="000000" w:themeColor="text1"/>
          <w:sz w:val="24"/>
          <w:rPrChange w:id="5451" w:author="JY0225" w:date="2017-08-24T11:29:00Z">
            <w:rPr>
              <w:rFonts w:hint="eastAsia"/>
              <w:color w:val="000000" w:themeColor="text1"/>
              <w:sz w:val="24"/>
            </w:rPr>
          </w:rPrChange>
        </w:rPr>
        <w:t>库的接口进行加密的</w:t>
      </w:r>
      <w:r w:rsidR="00254E11" w:rsidRPr="00AE736A">
        <w:rPr>
          <w:rFonts w:asciiTheme="minorEastAsia" w:hAnsiTheme="minorEastAsia" w:hint="eastAsia"/>
          <w:color w:val="000000" w:themeColor="text1"/>
          <w:sz w:val="24"/>
          <w:rPrChange w:id="5452" w:author="JY0225" w:date="2017-08-24T11:29:00Z">
            <w:rPr>
              <w:rFonts w:hint="eastAsia"/>
              <w:color w:val="000000" w:themeColor="text1"/>
              <w:sz w:val="24"/>
            </w:rPr>
          </w:rPrChange>
        </w:rPr>
        <w:t>，</w:t>
      </w:r>
      <w:r w:rsidR="00312DA2" w:rsidRPr="00AE736A">
        <w:rPr>
          <w:rFonts w:asciiTheme="minorEastAsia" w:hAnsiTheme="minorEastAsia" w:hint="eastAsia"/>
          <w:color w:val="000000" w:themeColor="text1"/>
          <w:sz w:val="24"/>
          <w:rPrChange w:id="5453" w:author="JY0225" w:date="2017-08-24T11:29:00Z">
            <w:rPr>
              <w:rFonts w:hint="eastAsia"/>
              <w:color w:val="000000" w:themeColor="text1"/>
              <w:sz w:val="24"/>
            </w:rPr>
          </w:rPrChange>
        </w:rPr>
        <w:t>该接口由密钥服务器提供，使用的是</w:t>
      </w:r>
      <w:r w:rsidR="00312DA2" w:rsidRPr="00AE736A">
        <w:rPr>
          <w:rFonts w:asciiTheme="minorEastAsia" w:hAnsiTheme="minorEastAsia"/>
          <w:color w:val="000000" w:themeColor="text1"/>
          <w:sz w:val="24"/>
          <w:rPrChange w:id="5454" w:author="JY0225" w:date="2017-08-24T11:29:00Z">
            <w:rPr>
              <w:color w:val="000000" w:themeColor="text1"/>
              <w:sz w:val="24"/>
            </w:rPr>
          </w:rPrChange>
        </w:rPr>
        <w:t>128</w:t>
      </w:r>
      <w:r w:rsidR="00312DA2" w:rsidRPr="00AE736A">
        <w:rPr>
          <w:rFonts w:asciiTheme="minorEastAsia" w:hAnsiTheme="minorEastAsia" w:hint="eastAsia"/>
          <w:color w:val="000000" w:themeColor="text1"/>
          <w:sz w:val="24"/>
          <w:rPrChange w:id="5455" w:author="JY0225" w:date="2017-08-24T11:29:00Z">
            <w:rPr>
              <w:rFonts w:hint="eastAsia"/>
              <w:color w:val="000000" w:themeColor="text1"/>
              <w:sz w:val="24"/>
            </w:rPr>
          </w:rPrChange>
        </w:rPr>
        <w:t>位的</w:t>
      </w:r>
      <w:r w:rsidR="00312DA2" w:rsidRPr="00AE736A">
        <w:rPr>
          <w:rFonts w:asciiTheme="minorEastAsia" w:hAnsiTheme="minorEastAsia"/>
          <w:color w:val="000000" w:themeColor="text1"/>
          <w:sz w:val="24"/>
          <w:rPrChange w:id="5456" w:author="JY0225" w:date="2017-08-24T11:29:00Z">
            <w:rPr>
              <w:color w:val="000000" w:themeColor="text1"/>
              <w:sz w:val="24"/>
            </w:rPr>
          </w:rPrChange>
        </w:rPr>
        <w:t>AES</w:t>
      </w:r>
      <w:r w:rsidR="00312DA2" w:rsidRPr="00AE736A">
        <w:rPr>
          <w:rFonts w:asciiTheme="minorEastAsia" w:hAnsiTheme="minorEastAsia" w:hint="eastAsia"/>
          <w:color w:val="000000" w:themeColor="text1"/>
          <w:sz w:val="24"/>
          <w:rPrChange w:id="5457" w:author="JY0225" w:date="2017-08-24T11:29:00Z">
            <w:rPr>
              <w:rFonts w:hint="eastAsia"/>
              <w:color w:val="000000" w:themeColor="text1"/>
              <w:sz w:val="24"/>
            </w:rPr>
          </w:rPrChange>
        </w:rPr>
        <w:t>加密算法</w:t>
      </w:r>
      <w:r w:rsidR="00254E11" w:rsidRPr="00AE736A">
        <w:rPr>
          <w:rFonts w:asciiTheme="minorEastAsia" w:hAnsiTheme="minorEastAsia" w:hint="eastAsia"/>
          <w:color w:val="000000" w:themeColor="text1"/>
          <w:sz w:val="24"/>
          <w:rPrChange w:id="5458" w:author="JY0225" w:date="2017-08-24T11:29:00Z">
            <w:rPr>
              <w:rFonts w:hint="eastAsia"/>
              <w:color w:val="000000" w:themeColor="text1"/>
              <w:sz w:val="24"/>
            </w:rPr>
          </w:rPrChange>
        </w:rPr>
        <w:t>。</w:t>
      </w:r>
      <w:r w:rsidR="009F5E4D" w:rsidRPr="00AE736A">
        <w:rPr>
          <w:rFonts w:asciiTheme="minorEastAsia" w:hAnsiTheme="minorEastAsia" w:hint="eastAsia"/>
          <w:color w:val="000000" w:themeColor="text1"/>
          <w:sz w:val="24"/>
          <w:rPrChange w:id="5459" w:author="JY0225" w:date="2017-08-24T11:29:00Z">
            <w:rPr>
              <w:rFonts w:hint="eastAsia"/>
              <w:color w:val="000000" w:themeColor="text1"/>
              <w:sz w:val="24"/>
            </w:rPr>
          </w:rPrChange>
        </w:rPr>
        <w:t>由于该接口只提供文件级别的数据加密接口，不适应用户信</w:t>
      </w:r>
      <w:r w:rsidR="007E3873" w:rsidRPr="00AE736A">
        <w:rPr>
          <w:rFonts w:asciiTheme="minorEastAsia" w:hAnsiTheme="minorEastAsia" w:hint="eastAsia"/>
          <w:color w:val="000000" w:themeColor="text1"/>
          <w:sz w:val="24"/>
          <w:rPrChange w:id="5460" w:author="JY0225" w:date="2017-08-24T11:29:00Z">
            <w:rPr>
              <w:rFonts w:hint="eastAsia"/>
              <w:color w:val="000000" w:themeColor="text1"/>
              <w:sz w:val="24"/>
            </w:rPr>
          </w:rPrChange>
        </w:rPr>
        <w:t>息这类字符串级别的数据加密，因此需要</w:t>
      </w:r>
      <w:r w:rsidR="009F5E4D" w:rsidRPr="00AE736A">
        <w:rPr>
          <w:rFonts w:asciiTheme="minorEastAsia" w:hAnsiTheme="minorEastAsia" w:hint="eastAsia"/>
          <w:color w:val="000000" w:themeColor="text1"/>
          <w:sz w:val="24"/>
          <w:rPrChange w:id="5461" w:author="JY0225" w:date="2017-08-24T11:29:00Z">
            <w:rPr>
              <w:rFonts w:hint="eastAsia"/>
              <w:color w:val="000000" w:themeColor="text1"/>
              <w:sz w:val="24"/>
            </w:rPr>
          </w:rPrChange>
        </w:rPr>
        <w:t>对</w:t>
      </w:r>
      <w:r w:rsidR="00E4327E" w:rsidRPr="00AE736A">
        <w:rPr>
          <w:rFonts w:asciiTheme="minorEastAsia" w:hAnsiTheme="minorEastAsia" w:hint="eastAsia"/>
          <w:color w:val="000000" w:themeColor="text1"/>
          <w:sz w:val="24"/>
          <w:rPrChange w:id="5462" w:author="JY0225" w:date="2017-08-24T11:29:00Z">
            <w:rPr>
              <w:rFonts w:hint="eastAsia"/>
              <w:color w:val="000000" w:themeColor="text1"/>
              <w:sz w:val="24"/>
            </w:rPr>
          </w:rPrChange>
        </w:rPr>
        <w:t>现有</w:t>
      </w:r>
      <w:r w:rsidR="009F5E4D" w:rsidRPr="00AE736A">
        <w:rPr>
          <w:rFonts w:asciiTheme="minorEastAsia" w:hAnsiTheme="minorEastAsia" w:hint="eastAsia"/>
          <w:color w:val="000000" w:themeColor="text1"/>
          <w:sz w:val="24"/>
          <w:rPrChange w:id="5463" w:author="JY0225" w:date="2017-08-24T11:29:00Z">
            <w:rPr>
              <w:rFonts w:hint="eastAsia"/>
              <w:color w:val="000000" w:themeColor="text1"/>
              <w:sz w:val="24"/>
            </w:rPr>
          </w:rPrChange>
        </w:rPr>
        <w:t>的接口进行了修改，新增了对字符串的</w:t>
      </w:r>
      <w:r w:rsidR="004B7305" w:rsidRPr="00AE736A">
        <w:rPr>
          <w:rFonts w:asciiTheme="minorEastAsia" w:hAnsiTheme="minorEastAsia" w:hint="eastAsia"/>
          <w:color w:val="000000" w:themeColor="text1"/>
          <w:sz w:val="24"/>
          <w:rPrChange w:id="5464" w:author="JY0225" w:date="2017-08-24T11:29:00Z">
            <w:rPr>
              <w:rFonts w:hint="eastAsia"/>
              <w:color w:val="000000" w:themeColor="text1"/>
              <w:sz w:val="24"/>
            </w:rPr>
          </w:rPrChange>
        </w:rPr>
        <w:t>加解密</w:t>
      </w:r>
      <w:r w:rsidR="009F5E4D" w:rsidRPr="00AE736A">
        <w:rPr>
          <w:rFonts w:asciiTheme="minorEastAsia" w:hAnsiTheme="minorEastAsia" w:hint="eastAsia"/>
          <w:color w:val="000000" w:themeColor="text1"/>
          <w:sz w:val="24"/>
          <w:rPrChange w:id="5465" w:author="JY0225" w:date="2017-08-24T11:29:00Z">
            <w:rPr>
              <w:rFonts w:hint="eastAsia"/>
              <w:color w:val="000000" w:themeColor="text1"/>
              <w:sz w:val="24"/>
            </w:rPr>
          </w:rPrChange>
        </w:rPr>
        <w:t>接口，具体实现如下文所示</w:t>
      </w:r>
      <w:r w:rsidR="00254E11" w:rsidRPr="00AE736A">
        <w:rPr>
          <w:rFonts w:asciiTheme="minorEastAsia" w:hAnsiTheme="minorEastAsia" w:hint="eastAsia"/>
          <w:color w:val="000000" w:themeColor="text1"/>
          <w:sz w:val="24"/>
          <w:rPrChange w:id="5466" w:author="JY0225" w:date="2017-08-24T11:29:00Z">
            <w:rPr>
              <w:rFonts w:hint="eastAsia"/>
              <w:color w:val="000000" w:themeColor="text1"/>
              <w:sz w:val="24"/>
            </w:rPr>
          </w:rPrChange>
        </w:rPr>
        <w:t>：</w:t>
      </w:r>
    </w:p>
    <w:tbl>
      <w:tblPr>
        <w:tblStyle w:val="aa"/>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6"/>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6"/>
              <w:spacing w:line="400" w:lineRule="exact"/>
              <w:rPr>
                <w:rFonts w:eastAsiaTheme="minorEastAsia"/>
              </w:rPr>
            </w:pPr>
            <w:r w:rsidRPr="00B32D90">
              <w:rPr>
                <w:rFonts w:eastAsiaTheme="minorEastAsia"/>
              </w:rPr>
              <w:t xml:space="preserve">    result = ''</w:t>
            </w:r>
          </w:p>
          <w:p w14:paraId="5856B0F1" w14:textId="49B19527" w:rsidR="00B32D90" w:rsidRPr="00B32D90" w:rsidRDefault="00B32D90" w:rsidP="00B32D90">
            <w:pPr>
              <w:pStyle w:val="a6"/>
              <w:spacing w:line="400" w:lineRule="exact"/>
              <w:rPr>
                <w:rFonts w:eastAsiaTheme="minorEastAsia"/>
              </w:rPr>
            </w:pPr>
            <w:r w:rsidRPr="00B32D90">
              <w:rPr>
                <w:rFonts w:eastAsiaTheme="minorEastAsia"/>
              </w:rPr>
              <w:t xml:space="preserve">    dll = CDLL("/usr/lib/</w:t>
            </w:r>
            <w:del w:id="5467" w:author="JY0225" w:date="2017-08-14T12:50:00Z">
              <w:r w:rsidRPr="00B32D90" w:rsidDel="003F4529">
                <w:rPr>
                  <w:rFonts w:eastAsiaTheme="minorEastAsia"/>
                </w:rPr>
                <w:delText>libsecrypto</w:delText>
              </w:r>
            </w:del>
            <w:ins w:id="5468" w:author="JY0225" w:date="2017-08-14T12:50:00Z">
              <w:r w:rsidR="003F4529">
                <w:rPr>
                  <w:rFonts w:eastAsiaTheme="minorEastAsia"/>
                </w:rPr>
                <w:t>******</w:t>
              </w:r>
            </w:ins>
            <w:r w:rsidRPr="00B32D90">
              <w:rPr>
                <w:rFonts w:eastAsiaTheme="minorEastAsia"/>
              </w:rPr>
              <w:t>.so")</w:t>
            </w:r>
          </w:p>
          <w:p w14:paraId="10CEF94D"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6"/>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6"/>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6"/>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6"/>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6"/>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6"/>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6"/>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6"/>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6"/>
              <w:spacing w:line="400" w:lineRule="exact"/>
              <w:rPr>
                <w:rFonts w:eastAsiaTheme="minorEastAsia"/>
              </w:rPr>
            </w:pPr>
            <w:r w:rsidRPr="00B32D90">
              <w:rPr>
                <w:rFonts w:eastAsiaTheme="minorEastAsia"/>
              </w:rPr>
              <w:lastRenderedPageBreak/>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6"/>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6"/>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24D815D0" w:rsidR="00F8337B" w:rsidRPr="00AE736A" w:rsidRDefault="00E423F5">
      <w:pPr>
        <w:spacing w:line="400" w:lineRule="exact"/>
        <w:ind w:firstLine="420"/>
        <w:rPr>
          <w:rFonts w:asciiTheme="minorEastAsia" w:hAnsiTheme="minorEastAsia"/>
          <w:color w:val="000000" w:themeColor="text1"/>
          <w:sz w:val="24"/>
          <w:rPrChange w:id="5469" w:author="JY0225" w:date="2017-08-24T11:30:00Z">
            <w:rPr>
              <w:color w:val="000000" w:themeColor="text1"/>
              <w:sz w:val="24"/>
            </w:rPr>
          </w:rPrChange>
        </w:rPr>
        <w:pPrChange w:id="5470" w:author="JY0225" w:date="2017-08-24T11:30:00Z">
          <w:pPr>
            <w:spacing w:line="360" w:lineRule="auto"/>
            <w:ind w:firstLine="420"/>
          </w:pPr>
        </w:pPrChange>
      </w:pPr>
      <w:r w:rsidRPr="00AE736A">
        <w:rPr>
          <w:rFonts w:asciiTheme="minorEastAsia" w:hAnsiTheme="minorEastAsia" w:hint="eastAsia"/>
          <w:color w:val="000000" w:themeColor="text1"/>
          <w:sz w:val="24"/>
          <w:rPrChange w:id="5471" w:author="JY0225" w:date="2017-08-24T11:30:00Z">
            <w:rPr>
              <w:rFonts w:hint="eastAsia"/>
              <w:color w:val="000000" w:themeColor="text1"/>
              <w:sz w:val="24"/>
            </w:rPr>
          </w:rPrChange>
        </w:rPr>
        <w:lastRenderedPageBreak/>
        <w:t>该接口的是需要传入两个参数，</w:t>
      </w:r>
      <w:r w:rsidR="009B67A5" w:rsidRPr="00AE736A">
        <w:rPr>
          <w:rFonts w:asciiTheme="minorEastAsia" w:hAnsiTheme="minorEastAsia"/>
          <w:color w:val="000000" w:themeColor="text1"/>
          <w:sz w:val="24"/>
          <w:rPrChange w:id="5472" w:author="JY0225" w:date="2017-08-24T11:30:00Z">
            <w:rPr>
              <w:color w:val="000000" w:themeColor="text1"/>
              <w:sz w:val="24"/>
            </w:rPr>
          </w:rPrChange>
        </w:rPr>
        <w:t>req</w:t>
      </w:r>
      <w:r w:rsidR="009B67A5" w:rsidRPr="00AE736A">
        <w:rPr>
          <w:rFonts w:asciiTheme="minorEastAsia" w:hAnsiTheme="minorEastAsia" w:hint="eastAsia"/>
          <w:color w:val="000000" w:themeColor="text1"/>
          <w:sz w:val="24"/>
          <w:rPrChange w:id="5473" w:author="JY0225" w:date="2017-08-24T11:30:00Z">
            <w:rPr>
              <w:rFonts w:hint="eastAsia"/>
              <w:color w:val="000000" w:themeColor="text1"/>
              <w:sz w:val="24"/>
            </w:rPr>
          </w:rPrChange>
        </w:rPr>
        <w:t>表示用户请求，</w:t>
      </w:r>
      <w:r w:rsidR="009B67A5" w:rsidRPr="00AE736A">
        <w:rPr>
          <w:rFonts w:asciiTheme="minorEastAsia" w:hAnsiTheme="minorEastAsia"/>
          <w:color w:val="000000" w:themeColor="text1"/>
          <w:sz w:val="24"/>
          <w:rPrChange w:id="5474" w:author="JY0225" w:date="2017-08-24T11:30:00Z">
            <w:rPr>
              <w:color w:val="000000" w:themeColor="text1"/>
              <w:sz w:val="24"/>
            </w:rPr>
          </w:rPrChange>
        </w:rPr>
        <w:t>access_token</w:t>
      </w:r>
      <w:r w:rsidR="009B67A5" w:rsidRPr="00AE736A">
        <w:rPr>
          <w:rFonts w:asciiTheme="minorEastAsia" w:hAnsiTheme="minorEastAsia" w:hint="eastAsia"/>
          <w:color w:val="000000" w:themeColor="text1"/>
          <w:sz w:val="24"/>
          <w:rPrChange w:id="5475" w:author="JY0225" w:date="2017-08-24T11:30:00Z">
            <w:rPr>
              <w:rFonts w:hint="eastAsia"/>
              <w:color w:val="000000" w:themeColor="text1"/>
              <w:sz w:val="24"/>
            </w:rPr>
          </w:rPrChange>
        </w:rPr>
        <w:t>表示用户登录</w:t>
      </w:r>
      <w:r w:rsidR="00F8781F" w:rsidRPr="00AE736A">
        <w:rPr>
          <w:rFonts w:asciiTheme="minorEastAsia" w:hAnsiTheme="minorEastAsia"/>
          <w:color w:val="000000" w:themeColor="text1"/>
          <w:sz w:val="24"/>
          <w:rPrChange w:id="5476" w:author="JY0225" w:date="2017-08-24T11:30:00Z">
            <w:rPr>
              <w:color w:val="000000" w:themeColor="text1"/>
              <w:sz w:val="24"/>
            </w:rPr>
          </w:rPrChange>
        </w:rPr>
        <w:t>token</w:t>
      </w:r>
      <w:r w:rsidR="00F8781F" w:rsidRPr="00AE736A">
        <w:rPr>
          <w:rFonts w:asciiTheme="minorEastAsia" w:hAnsiTheme="minorEastAsia" w:hint="eastAsia"/>
          <w:color w:val="000000" w:themeColor="text1"/>
          <w:sz w:val="24"/>
          <w:rPrChange w:id="5477" w:author="JY0225" w:date="2017-08-24T11:30:00Z">
            <w:rPr>
              <w:rFonts w:hint="eastAsia"/>
              <w:color w:val="000000" w:themeColor="text1"/>
              <w:sz w:val="24"/>
            </w:rPr>
          </w:rPrChange>
        </w:rPr>
        <w:t>。</w:t>
      </w:r>
      <w:r w:rsidR="00E35780" w:rsidRPr="00AE736A">
        <w:rPr>
          <w:rFonts w:asciiTheme="minorEastAsia" w:hAnsiTheme="minorEastAsia" w:hint="eastAsia"/>
          <w:color w:val="000000" w:themeColor="text1"/>
          <w:sz w:val="24"/>
          <w:rPrChange w:id="5478" w:author="JY0225" w:date="2017-08-24T11:30:00Z">
            <w:rPr>
              <w:rFonts w:hint="eastAsia"/>
              <w:color w:val="000000" w:themeColor="text1"/>
              <w:sz w:val="24"/>
            </w:rPr>
          </w:rPrChange>
        </w:rPr>
        <w:t>通过引入</w:t>
      </w:r>
      <w:r w:rsidR="000473EA" w:rsidRPr="00AE736A">
        <w:rPr>
          <w:rFonts w:asciiTheme="minorEastAsia" w:hAnsiTheme="minorEastAsia"/>
          <w:color w:val="000000" w:themeColor="text1"/>
          <w:sz w:val="24"/>
          <w:rPrChange w:id="5479" w:author="JY0225" w:date="2017-08-24T11:30:00Z">
            <w:rPr>
              <w:color w:val="000000" w:themeColor="text1"/>
              <w:sz w:val="24"/>
            </w:rPr>
          </w:rPrChange>
        </w:rPr>
        <w:t>/usr/lib/</w:t>
      </w:r>
      <w:ins w:id="5480" w:author="JY0225" w:date="2017-08-23T15:23:00Z">
        <w:r w:rsidR="00973F39" w:rsidRPr="00AE736A">
          <w:rPr>
            <w:rFonts w:asciiTheme="minorEastAsia" w:hAnsiTheme="minorEastAsia"/>
            <w:color w:val="000000" w:themeColor="text1"/>
            <w:sz w:val="24"/>
            <w:rPrChange w:id="5481" w:author="JY0225" w:date="2017-08-24T11:30:00Z">
              <w:rPr>
                <w:color w:val="000000" w:themeColor="text1"/>
                <w:sz w:val="24"/>
              </w:rPr>
            </w:rPrChange>
          </w:rPr>
          <w:t>******.so</w:t>
        </w:r>
        <w:r w:rsidR="00973F39" w:rsidRPr="00AE736A" w:rsidDel="00973F39">
          <w:rPr>
            <w:rFonts w:asciiTheme="minorEastAsia" w:hAnsiTheme="minorEastAsia"/>
            <w:color w:val="000000" w:themeColor="text1"/>
            <w:sz w:val="24"/>
            <w:rPrChange w:id="5482" w:author="JY0225" w:date="2017-08-24T11:30:00Z">
              <w:rPr>
                <w:color w:val="000000" w:themeColor="text1"/>
                <w:sz w:val="24"/>
              </w:rPr>
            </w:rPrChange>
          </w:rPr>
          <w:t xml:space="preserve"> </w:t>
        </w:r>
      </w:ins>
      <w:del w:id="5483" w:author="JY0225" w:date="2017-08-23T15:23:00Z">
        <w:r w:rsidR="000473EA" w:rsidRPr="00AE736A" w:rsidDel="00973F39">
          <w:rPr>
            <w:rFonts w:asciiTheme="minorEastAsia" w:hAnsiTheme="minorEastAsia"/>
            <w:color w:val="000000" w:themeColor="text1"/>
            <w:sz w:val="24"/>
            <w:rPrChange w:id="5484" w:author="JY0225" w:date="2017-08-24T11:30:00Z">
              <w:rPr>
                <w:color w:val="000000" w:themeColor="text1"/>
                <w:sz w:val="24"/>
              </w:rPr>
            </w:rPrChange>
          </w:rPr>
          <w:delText>libsecrypto.so</w:delText>
        </w:r>
      </w:del>
      <w:r w:rsidR="000473EA" w:rsidRPr="00AE736A">
        <w:rPr>
          <w:rFonts w:asciiTheme="minorEastAsia" w:hAnsiTheme="minorEastAsia" w:hint="eastAsia"/>
          <w:color w:val="000000" w:themeColor="text1"/>
          <w:sz w:val="24"/>
          <w:rPrChange w:id="5485" w:author="JY0225" w:date="2017-08-24T11:30:00Z">
            <w:rPr>
              <w:rFonts w:hint="eastAsia"/>
              <w:color w:val="000000" w:themeColor="text1"/>
              <w:sz w:val="24"/>
            </w:rPr>
          </w:rPrChange>
        </w:rPr>
        <w:t>模块，</w:t>
      </w:r>
      <w:r w:rsidR="00EB6599" w:rsidRPr="00AE736A">
        <w:rPr>
          <w:rFonts w:asciiTheme="minorEastAsia" w:hAnsiTheme="minorEastAsia" w:hint="eastAsia"/>
          <w:color w:val="000000" w:themeColor="text1"/>
          <w:sz w:val="24"/>
          <w:rPrChange w:id="5486" w:author="JY0225" w:date="2017-08-24T11:30:00Z">
            <w:rPr>
              <w:rFonts w:hint="eastAsia"/>
              <w:color w:val="000000" w:themeColor="text1"/>
              <w:sz w:val="24"/>
            </w:rPr>
          </w:rPrChange>
        </w:rPr>
        <w:t>对字符串进行加密。</w:t>
      </w:r>
      <w:r w:rsidR="009C7EFD" w:rsidRPr="00AE736A">
        <w:rPr>
          <w:rFonts w:asciiTheme="minorEastAsia" w:hAnsiTheme="minorEastAsia" w:hint="eastAsia"/>
          <w:color w:val="000000" w:themeColor="text1"/>
          <w:sz w:val="24"/>
          <w:rPrChange w:id="5487" w:author="JY0225" w:date="2017-08-24T11:30:00Z">
            <w:rPr>
              <w:rFonts w:hint="eastAsia"/>
              <w:color w:val="000000" w:themeColor="text1"/>
              <w:sz w:val="24"/>
            </w:rPr>
          </w:rPrChange>
        </w:rPr>
        <w:t>该模块提供的接口每次只能</w:t>
      </w:r>
      <w:r w:rsidR="00B82A37" w:rsidRPr="00AE736A">
        <w:rPr>
          <w:rFonts w:asciiTheme="minorEastAsia" w:hAnsiTheme="minorEastAsia" w:hint="eastAsia"/>
          <w:color w:val="000000" w:themeColor="text1"/>
          <w:sz w:val="24"/>
          <w:rPrChange w:id="5488" w:author="JY0225" w:date="2017-08-24T11:30:00Z">
            <w:rPr>
              <w:rFonts w:hint="eastAsia"/>
              <w:color w:val="000000" w:themeColor="text1"/>
              <w:sz w:val="24"/>
            </w:rPr>
          </w:rPrChange>
        </w:rPr>
        <w:t>加密</w:t>
      </w:r>
      <w:r w:rsidR="00B82A37" w:rsidRPr="00AE736A">
        <w:rPr>
          <w:rFonts w:asciiTheme="minorEastAsia" w:hAnsiTheme="minorEastAsia"/>
          <w:color w:val="000000" w:themeColor="text1"/>
          <w:sz w:val="24"/>
          <w:rPrChange w:id="5489" w:author="JY0225" w:date="2017-08-24T11:30:00Z">
            <w:rPr>
              <w:color w:val="000000" w:themeColor="text1"/>
              <w:sz w:val="24"/>
            </w:rPr>
          </w:rPrChange>
        </w:rPr>
        <w:t>1024</w:t>
      </w:r>
      <w:r w:rsidR="00A940F0" w:rsidRPr="00AE736A">
        <w:rPr>
          <w:rFonts w:asciiTheme="minorEastAsia" w:hAnsiTheme="minorEastAsia" w:hint="eastAsia"/>
          <w:color w:val="000000" w:themeColor="text1"/>
          <w:sz w:val="24"/>
          <w:rPrChange w:id="5490" w:author="JY0225" w:date="2017-08-24T11:30:00Z">
            <w:rPr>
              <w:rFonts w:hint="eastAsia"/>
              <w:color w:val="000000" w:themeColor="text1"/>
              <w:sz w:val="24"/>
            </w:rPr>
          </w:rPrChange>
        </w:rPr>
        <w:t>个字节的数据，因此</w:t>
      </w:r>
      <w:r w:rsidR="00B82A37" w:rsidRPr="00AE736A">
        <w:rPr>
          <w:rFonts w:asciiTheme="minorEastAsia" w:hAnsiTheme="minorEastAsia" w:hint="eastAsia"/>
          <w:color w:val="000000" w:themeColor="text1"/>
          <w:sz w:val="24"/>
          <w:rPrChange w:id="5491" w:author="JY0225" w:date="2017-08-24T11:30:00Z">
            <w:rPr>
              <w:rFonts w:hint="eastAsia"/>
              <w:color w:val="000000" w:themeColor="text1"/>
              <w:sz w:val="24"/>
            </w:rPr>
          </w:rPrChange>
        </w:rPr>
        <w:t>需要对字符串的长度进行判断，如果超过了</w:t>
      </w:r>
      <w:r w:rsidR="00B82A37" w:rsidRPr="00AE736A">
        <w:rPr>
          <w:rFonts w:asciiTheme="minorEastAsia" w:hAnsiTheme="minorEastAsia"/>
          <w:color w:val="000000" w:themeColor="text1"/>
          <w:sz w:val="24"/>
          <w:rPrChange w:id="5492" w:author="JY0225" w:date="2017-08-24T11:30:00Z">
            <w:rPr>
              <w:color w:val="000000" w:themeColor="text1"/>
              <w:sz w:val="24"/>
            </w:rPr>
          </w:rPrChange>
        </w:rPr>
        <w:t>1024</w:t>
      </w:r>
      <w:r w:rsidR="00B82A37" w:rsidRPr="00AE736A">
        <w:rPr>
          <w:rFonts w:asciiTheme="minorEastAsia" w:hAnsiTheme="minorEastAsia" w:hint="eastAsia"/>
          <w:color w:val="000000" w:themeColor="text1"/>
          <w:sz w:val="24"/>
          <w:rPrChange w:id="5493" w:author="JY0225" w:date="2017-08-24T11:30:00Z">
            <w:rPr>
              <w:rFonts w:hint="eastAsia"/>
              <w:color w:val="000000" w:themeColor="text1"/>
              <w:sz w:val="24"/>
            </w:rPr>
          </w:rPrChange>
        </w:rPr>
        <w:t>个字节，那么需要对字符串进行分割，逐一进行加密后再整合形成最后的加密结果。</w:t>
      </w:r>
      <w:r w:rsidR="00F71715" w:rsidRPr="00AE736A">
        <w:rPr>
          <w:rFonts w:asciiTheme="minorEastAsia" w:hAnsiTheme="minorEastAsia" w:hint="eastAsia"/>
          <w:color w:val="000000" w:themeColor="text1"/>
          <w:sz w:val="24"/>
          <w:rPrChange w:id="5494" w:author="JY0225" w:date="2017-08-24T11:30:00Z">
            <w:rPr>
              <w:rFonts w:hint="eastAsia"/>
              <w:color w:val="000000" w:themeColor="text1"/>
              <w:sz w:val="24"/>
            </w:rPr>
          </w:rPrChange>
        </w:rPr>
        <w:t>数据的解密算法是</w:t>
      </w:r>
      <w:r w:rsidR="00507BC7" w:rsidRPr="00AE736A">
        <w:rPr>
          <w:rFonts w:asciiTheme="minorEastAsia" w:hAnsiTheme="minorEastAsia" w:hint="eastAsia"/>
          <w:color w:val="000000" w:themeColor="text1"/>
          <w:sz w:val="24"/>
          <w:rPrChange w:id="5495" w:author="JY0225" w:date="2017-08-24T11:30:00Z">
            <w:rPr>
              <w:rFonts w:hint="eastAsia"/>
              <w:color w:val="000000" w:themeColor="text1"/>
              <w:sz w:val="24"/>
            </w:rPr>
          </w:rPrChange>
        </w:rPr>
        <w:t>加密算法的逆过程，从数据库获取到加密后的会话信息后，需要提供用户的</w:t>
      </w:r>
      <w:r w:rsidR="00507BC7" w:rsidRPr="00AE736A">
        <w:rPr>
          <w:rFonts w:asciiTheme="minorEastAsia" w:hAnsiTheme="minorEastAsia"/>
          <w:color w:val="000000" w:themeColor="text1"/>
          <w:sz w:val="24"/>
          <w:rPrChange w:id="5496" w:author="JY0225" w:date="2017-08-24T11:30:00Z">
            <w:rPr>
              <w:color w:val="000000" w:themeColor="text1"/>
              <w:sz w:val="24"/>
            </w:rPr>
          </w:rPrChange>
        </w:rPr>
        <w:t>token</w:t>
      </w:r>
      <w:r w:rsidR="00507BC7" w:rsidRPr="00AE736A">
        <w:rPr>
          <w:rFonts w:asciiTheme="minorEastAsia" w:hAnsiTheme="minorEastAsia" w:hint="eastAsia"/>
          <w:color w:val="000000" w:themeColor="text1"/>
          <w:sz w:val="24"/>
          <w:rPrChange w:id="5497" w:author="JY0225" w:date="2017-08-24T11:30:00Z">
            <w:rPr>
              <w:rFonts w:hint="eastAsia"/>
              <w:color w:val="000000" w:themeColor="text1"/>
              <w:sz w:val="24"/>
            </w:rPr>
          </w:rPrChange>
        </w:rPr>
        <w:t>来进行解密</w:t>
      </w:r>
      <w:r w:rsidR="00642538" w:rsidRPr="00AE736A">
        <w:rPr>
          <w:rFonts w:asciiTheme="minorEastAsia" w:hAnsiTheme="minorEastAsia" w:hint="eastAsia"/>
          <w:color w:val="000000" w:themeColor="text1"/>
          <w:sz w:val="24"/>
          <w:rPrChange w:id="5498" w:author="JY0225" w:date="2017-08-24T11:30:00Z">
            <w:rPr>
              <w:rFonts w:hint="eastAsia"/>
              <w:color w:val="000000" w:themeColor="text1"/>
              <w:sz w:val="24"/>
            </w:rPr>
          </w:rPrChange>
        </w:rPr>
        <w:t>。</w:t>
      </w:r>
      <w:r w:rsidR="00953034" w:rsidRPr="00AE736A">
        <w:rPr>
          <w:rFonts w:asciiTheme="minorEastAsia" w:hAnsiTheme="minorEastAsia" w:hint="eastAsia"/>
          <w:color w:val="000000" w:themeColor="text1"/>
          <w:sz w:val="24"/>
          <w:rPrChange w:id="5499" w:author="JY0225" w:date="2017-08-24T11:30:00Z">
            <w:rPr>
              <w:rFonts w:hint="eastAsia"/>
              <w:color w:val="000000" w:themeColor="text1"/>
              <w:sz w:val="24"/>
            </w:rPr>
          </w:rPrChange>
        </w:rPr>
        <w:t>同理，若是请求的长度超过了</w:t>
      </w:r>
      <w:r w:rsidR="00953034" w:rsidRPr="00AE736A">
        <w:rPr>
          <w:rFonts w:asciiTheme="minorEastAsia" w:hAnsiTheme="minorEastAsia"/>
          <w:color w:val="000000" w:themeColor="text1"/>
          <w:sz w:val="24"/>
          <w:rPrChange w:id="5500" w:author="JY0225" w:date="2017-08-24T11:30:00Z">
            <w:rPr>
              <w:color w:val="000000" w:themeColor="text1"/>
              <w:sz w:val="24"/>
            </w:rPr>
          </w:rPrChange>
        </w:rPr>
        <w:t>1024</w:t>
      </w:r>
      <w:r w:rsidR="00953034" w:rsidRPr="00AE736A">
        <w:rPr>
          <w:rFonts w:asciiTheme="minorEastAsia" w:hAnsiTheme="minorEastAsia" w:hint="eastAsia"/>
          <w:color w:val="000000" w:themeColor="text1"/>
          <w:sz w:val="24"/>
          <w:rPrChange w:id="5501" w:author="JY0225" w:date="2017-08-24T11:30:00Z">
            <w:rPr>
              <w:rFonts w:hint="eastAsia"/>
              <w:color w:val="000000" w:themeColor="text1"/>
              <w:sz w:val="24"/>
            </w:rPr>
          </w:rPrChange>
        </w:rPr>
        <w:t>个字节，那么也需要逐一进行解密，最后组合得到解密信息。</w:t>
      </w:r>
      <w:r w:rsidR="00EF3D3B" w:rsidRPr="00AE736A">
        <w:rPr>
          <w:rFonts w:asciiTheme="minorEastAsia" w:hAnsiTheme="minorEastAsia" w:hint="eastAsia"/>
          <w:color w:val="000000" w:themeColor="text1"/>
          <w:sz w:val="24"/>
          <w:rPrChange w:id="5502" w:author="JY0225" w:date="2017-08-24T11:30:00Z">
            <w:rPr>
              <w:rFonts w:hint="eastAsia"/>
              <w:color w:val="000000" w:themeColor="text1"/>
              <w:sz w:val="24"/>
            </w:rPr>
          </w:rPrChange>
        </w:rPr>
        <w:t>加密和解密接口的使用方式如下：</w:t>
      </w:r>
    </w:p>
    <w:tbl>
      <w:tblPr>
        <w:tblStyle w:val="aa"/>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6"/>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6"/>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6"/>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6"/>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6500483" w14:textId="77777777" w:rsidR="00306E95" w:rsidDel="00306E95" w:rsidRDefault="00306E95" w:rsidP="00306E95">
      <w:pPr>
        <w:pStyle w:val="31"/>
        <w:rPr>
          <w:del w:id="5503" w:author="微软用户" w:date="2017-08-19T21:40:00Z"/>
          <w:moveTo w:id="5504" w:author="微软用户" w:date="2017-08-19T21:40:00Z"/>
        </w:rPr>
      </w:pPr>
      <w:bookmarkStart w:id="5505" w:name="_Toc491352025"/>
      <w:moveToRangeStart w:id="5506" w:author="微软用户" w:date="2017-08-19T21:40:00Z" w:name="move490942130"/>
      <w:moveTo w:id="5507" w:author="微软用户" w:date="2017-08-19T21:40:00Z">
        <w:r>
          <w:t>5.2.2</w:t>
        </w:r>
        <w:r>
          <w:rPr>
            <w:rFonts w:hint="eastAsia"/>
          </w:rPr>
          <w:t>中间件授权代理</w:t>
        </w:r>
        <w:bookmarkEnd w:id="5505"/>
      </w:moveTo>
    </w:p>
    <w:moveToRangeEnd w:id="5506"/>
    <w:p w14:paraId="4FB2943B" w14:textId="77777777" w:rsidR="00F8337B" w:rsidRPr="007B695A" w:rsidRDefault="00F8337B">
      <w:pPr>
        <w:pStyle w:val="31"/>
        <w:pPrChange w:id="5508" w:author="微软用户" w:date="2017-08-19T21:40:00Z">
          <w:pPr/>
        </w:pPrChange>
      </w:pPr>
    </w:p>
    <w:p w14:paraId="10ED68EA" w14:textId="608D6C99" w:rsidR="007B695A" w:rsidRPr="00AE736A" w:rsidDel="00306E95" w:rsidRDefault="005D2057" w:rsidP="003930AA">
      <w:pPr>
        <w:pStyle w:val="31"/>
        <w:rPr>
          <w:moveFrom w:id="5509" w:author="微软用户" w:date="2017-08-19T21:40:00Z"/>
          <w:rFonts w:asciiTheme="minorEastAsia" w:hAnsiTheme="minorEastAsia"/>
          <w:sz w:val="24"/>
          <w:szCs w:val="24"/>
          <w:rPrChange w:id="5510" w:author="JY0225" w:date="2017-08-24T11:30:00Z">
            <w:rPr>
              <w:moveFrom w:id="5511" w:author="微软用户" w:date="2017-08-19T21:40:00Z"/>
            </w:rPr>
          </w:rPrChange>
        </w:rPr>
      </w:pPr>
      <w:moveFromRangeStart w:id="5512" w:author="微软用户" w:date="2017-08-19T21:40:00Z" w:name="move490942130"/>
      <w:moveFrom w:id="5513" w:author="微软用户" w:date="2017-08-19T21:40:00Z">
        <w:r w:rsidRPr="00AE736A" w:rsidDel="00306E95">
          <w:rPr>
            <w:rFonts w:asciiTheme="minorEastAsia" w:hAnsiTheme="minorEastAsia"/>
            <w:b w:val="0"/>
            <w:bCs w:val="0"/>
            <w:sz w:val="24"/>
            <w:szCs w:val="24"/>
            <w:rPrChange w:id="5514" w:author="JY0225" w:date="2017-08-24T11:30:00Z">
              <w:rPr>
                <w:b w:val="0"/>
                <w:bCs w:val="0"/>
              </w:rPr>
            </w:rPrChange>
          </w:rPr>
          <w:t>5.2.2</w:t>
        </w:r>
        <w:r w:rsidR="00F76785" w:rsidRPr="00AE736A" w:rsidDel="00306E95">
          <w:rPr>
            <w:rFonts w:asciiTheme="minorEastAsia" w:hAnsiTheme="minorEastAsia" w:hint="eastAsia"/>
            <w:b w:val="0"/>
            <w:bCs w:val="0"/>
            <w:sz w:val="24"/>
            <w:szCs w:val="24"/>
            <w:rPrChange w:id="5515" w:author="JY0225" w:date="2017-08-24T11:30:00Z">
              <w:rPr>
                <w:rFonts w:hint="eastAsia"/>
                <w:b w:val="0"/>
                <w:bCs w:val="0"/>
              </w:rPr>
            </w:rPrChange>
          </w:rPr>
          <w:t>中间件授权代理</w:t>
        </w:r>
      </w:moveFrom>
    </w:p>
    <w:moveFromRangeEnd w:id="5512"/>
    <w:p w14:paraId="7EDE90E7" w14:textId="6F6B4E00" w:rsidR="003930AA" w:rsidRPr="00AE736A" w:rsidRDefault="00690D30" w:rsidP="00321261">
      <w:pPr>
        <w:spacing w:line="400" w:lineRule="exact"/>
        <w:ind w:firstLine="420"/>
        <w:rPr>
          <w:rFonts w:asciiTheme="minorEastAsia" w:hAnsiTheme="minorEastAsia"/>
          <w:color w:val="000000" w:themeColor="text1"/>
          <w:sz w:val="24"/>
          <w:szCs w:val="24"/>
          <w:rPrChange w:id="5516" w:author="JY0225" w:date="2017-08-24T11:30:00Z">
            <w:rPr>
              <w:color w:val="000000" w:themeColor="text1"/>
              <w:sz w:val="24"/>
            </w:rPr>
          </w:rPrChange>
        </w:rPr>
      </w:pPr>
      <w:r w:rsidRPr="00AE736A">
        <w:rPr>
          <w:rFonts w:asciiTheme="minorEastAsia" w:hAnsiTheme="minorEastAsia" w:hint="eastAsia"/>
          <w:color w:val="000000" w:themeColor="text1"/>
          <w:sz w:val="24"/>
          <w:szCs w:val="24"/>
          <w:rPrChange w:id="5517" w:author="JY0225" w:date="2017-08-24T11:30:00Z">
            <w:rPr>
              <w:rFonts w:hint="eastAsia"/>
              <w:color w:val="000000" w:themeColor="text1"/>
              <w:sz w:val="24"/>
            </w:rPr>
          </w:rPrChange>
        </w:rPr>
        <w:t>在</w:t>
      </w:r>
      <w:r w:rsidR="00E4327E" w:rsidRPr="00AE736A">
        <w:rPr>
          <w:rFonts w:asciiTheme="minorEastAsia" w:hAnsiTheme="minorEastAsia" w:hint="eastAsia"/>
          <w:color w:val="000000" w:themeColor="text1"/>
          <w:sz w:val="24"/>
          <w:szCs w:val="24"/>
          <w:rPrChange w:id="5518" w:author="JY0225" w:date="2017-08-24T11:30:00Z">
            <w:rPr>
              <w:rFonts w:hint="eastAsia"/>
              <w:color w:val="000000" w:themeColor="text1"/>
              <w:sz w:val="24"/>
            </w:rPr>
          </w:rPrChange>
        </w:rPr>
        <w:t>现有</w:t>
      </w:r>
      <w:r w:rsidRPr="00AE736A">
        <w:rPr>
          <w:rFonts w:asciiTheme="minorEastAsia" w:hAnsiTheme="minorEastAsia" w:hint="eastAsia"/>
          <w:color w:val="000000" w:themeColor="text1"/>
          <w:sz w:val="24"/>
          <w:szCs w:val="24"/>
          <w:rPrChange w:id="5519" w:author="JY0225" w:date="2017-08-24T11:30:00Z">
            <w:rPr>
              <w:rFonts w:hint="eastAsia"/>
              <w:color w:val="000000" w:themeColor="text1"/>
              <w:sz w:val="24"/>
            </w:rPr>
          </w:rPrChange>
        </w:rPr>
        <w:t>系统中，客户端提交任务如果长时间不活跃，则会导致大量任务的失败和重新提交，浪费</w:t>
      </w:r>
      <w:r w:rsidR="001C2465" w:rsidRPr="00AE736A">
        <w:rPr>
          <w:rFonts w:asciiTheme="minorEastAsia" w:hAnsiTheme="minorEastAsia" w:hint="eastAsia"/>
          <w:color w:val="000000" w:themeColor="text1"/>
          <w:sz w:val="24"/>
          <w:szCs w:val="24"/>
          <w:rPrChange w:id="5520" w:author="JY0225" w:date="2017-08-24T11:30:00Z">
            <w:rPr>
              <w:rFonts w:hint="eastAsia"/>
              <w:color w:val="000000" w:themeColor="text1"/>
              <w:sz w:val="24"/>
            </w:rPr>
          </w:rPrChange>
        </w:rPr>
        <w:t>了资源，用户体验也不够好。结合会话信息管理，</w:t>
      </w:r>
      <w:r w:rsidRPr="00AE736A">
        <w:rPr>
          <w:rFonts w:asciiTheme="minorEastAsia" w:hAnsiTheme="minorEastAsia" w:hint="eastAsia"/>
          <w:color w:val="000000" w:themeColor="text1"/>
          <w:sz w:val="24"/>
          <w:szCs w:val="24"/>
          <w:rPrChange w:id="5521" w:author="JY0225" w:date="2017-08-24T11:30:00Z">
            <w:rPr>
              <w:rFonts w:hint="eastAsia"/>
              <w:color w:val="000000" w:themeColor="text1"/>
              <w:sz w:val="24"/>
            </w:rPr>
          </w:rPrChange>
        </w:rPr>
        <w:t>可以进一步支持用户对中间件的授权，从而解决身份认证和授权信息过期所引发的问题。</w:t>
      </w:r>
    </w:p>
    <w:p w14:paraId="3B69DB17" w14:textId="220BC384" w:rsidR="007E443E" w:rsidRPr="00AE736A" w:rsidRDefault="007E443E" w:rsidP="00321261">
      <w:pPr>
        <w:spacing w:line="400" w:lineRule="exact"/>
        <w:ind w:firstLine="420"/>
        <w:rPr>
          <w:rFonts w:asciiTheme="minorEastAsia" w:hAnsiTheme="minorEastAsia"/>
          <w:color w:val="000000" w:themeColor="text1"/>
          <w:sz w:val="24"/>
          <w:szCs w:val="24"/>
          <w:rPrChange w:id="5522" w:author="JY0225" w:date="2017-08-24T11:30:00Z">
            <w:rPr>
              <w:color w:val="000000" w:themeColor="text1"/>
              <w:sz w:val="24"/>
            </w:rPr>
          </w:rPrChange>
        </w:rPr>
      </w:pPr>
      <w:r w:rsidRPr="00AE736A">
        <w:rPr>
          <w:rFonts w:asciiTheme="minorEastAsia" w:hAnsiTheme="minorEastAsia" w:hint="eastAsia"/>
          <w:color w:val="000000" w:themeColor="text1"/>
          <w:sz w:val="24"/>
          <w:szCs w:val="24"/>
          <w:rPrChange w:id="5523" w:author="JY0225" w:date="2017-08-24T11:30:00Z">
            <w:rPr>
              <w:rFonts w:hint="eastAsia"/>
              <w:color w:val="000000" w:themeColor="text1"/>
              <w:sz w:val="24"/>
            </w:rPr>
          </w:rPrChange>
        </w:rPr>
        <w:t>中间件系统授权代理的流程是</w:t>
      </w:r>
      <w:r w:rsidR="00C236F7" w:rsidRPr="00AE736A">
        <w:rPr>
          <w:rFonts w:asciiTheme="minorEastAsia" w:hAnsiTheme="minorEastAsia" w:hint="eastAsia"/>
          <w:color w:val="000000" w:themeColor="text1"/>
          <w:sz w:val="24"/>
          <w:szCs w:val="24"/>
          <w:rPrChange w:id="5524" w:author="JY0225" w:date="2017-08-24T11:30:00Z">
            <w:rPr>
              <w:rFonts w:hint="eastAsia"/>
              <w:color w:val="000000" w:themeColor="text1"/>
              <w:sz w:val="24"/>
            </w:rPr>
          </w:rPrChange>
        </w:rPr>
        <w:t>当用户的请求发</w:t>
      </w:r>
      <w:r w:rsidR="00DC24DA" w:rsidRPr="00AE736A">
        <w:rPr>
          <w:rFonts w:asciiTheme="minorEastAsia" w:hAnsiTheme="minorEastAsia" w:hint="eastAsia"/>
          <w:color w:val="000000" w:themeColor="text1"/>
          <w:sz w:val="24"/>
          <w:szCs w:val="24"/>
          <w:rPrChange w:id="5525" w:author="JY0225" w:date="2017-08-24T11:30:00Z">
            <w:rPr>
              <w:rFonts w:hint="eastAsia"/>
              <w:color w:val="000000" w:themeColor="text1"/>
              <w:sz w:val="24"/>
            </w:rPr>
          </w:rPrChange>
        </w:rPr>
        <w:t>送到服务器时，服务器返回给用户的结果是用户登录信息过期，那么</w:t>
      </w:r>
      <w:r w:rsidR="00C236F7" w:rsidRPr="00AE736A">
        <w:rPr>
          <w:rFonts w:asciiTheme="minorEastAsia" w:hAnsiTheme="minorEastAsia" w:hint="eastAsia"/>
          <w:color w:val="000000" w:themeColor="text1"/>
          <w:sz w:val="24"/>
          <w:szCs w:val="24"/>
          <w:rPrChange w:id="5526" w:author="JY0225" w:date="2017-08-24T11:30:00Z">
            <w:rPr>
              <w:rFonts w:hint="eastAsia"/>
              <w:color w:val="000000" w:themeColor="text1"/>
              <w:sz w:val="24"/>
            </w:rPr>
          </w:rPrChange>
        </w:rPr>
        <w:t>需要在中间件进行自动授权代理，重新登录后再重新发送用户的请求。</w:t>
      </w:r>
    </w:p>
    <w:tbl>
      <w:tblPr>
        <w:tblStyle w:val="aa"/>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6"/>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6"/>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6"/>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6"/>
              <w:spacing w:line="400" w:lineRule="exact"/>
              <w:rPr>
                <w:rFonts w:eastAsiaTheme="minorEastAsia"/>
              </w:rPr>
            </w:pPr>
            <w:r w:rsidRPr="008E59F2">
              <w:rPr>
                <w:rFonts w:eastAsiaTheme="minorEastAsia"/>
              </w:rPr>
              <w:t>data = os.popen(req)</w:t>
            </w:r>
          </w:p>
          <w:p w14:paraId="1288A0D7" w14:textId="77777777" w:rsidR="008E59F2" w:rsidRPr="008E59F2" w:rsidRDefault="008E59F2" w:rsidP="008E59F2">
            <w:pPr>
              <w:pStyle w:val="a6"/>
              <w:spacing w:line="400" w:lineRule="exact"/>
              <w:rPr>
                <w:rFonts w:eastAsiaTheme="minorEastAsia"/>
              </w:rPr>
            </w:pPr>
            <w:r w:rsidRPr="008E59F2">
              <w:rPr>
                <w:rFonts w:eastAsiaTheme="minorEastAsia"/>
              </w:rPr>
              <w:lastRenderedPageBreak/>
              <w:t>data = data.read()</w:t>
            </w:r>
          </w:p>
          <w:p w14:paraId="1E8F1506" w14:textId="77777777" w:rsidR="00EF6754" w:rsidRDefault="008E59F2" w:rsidP="008E59F2">
            <w:pPr>
              <w:pStyle w:val="a6"/>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6"/>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6"/>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6"/>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Pr="00AE736A" w:rsidRDefault="005A28CB" w:rsidP="00321261">
      <w:pPr>
        <w:spacing w:line="400" w:lineRule="exact"/>
        <w:ind w:firstLine="420"/>
        <w:rPr>
          <w:rFonts w:asciiTheme="minorEastAsia" w:hAnsiTheme="minorEastAsia"/>
          <w:color w:val="000000" w:themeColor="text1"/>
          <w:sz w:val="24"/>
          <w:rPrChange w:id="5527" w:author="JY0225" w:date="2017-08-24T11:30:00Z">
            <w:rPr>
              <w:color w:val="000000" w:themeColor="text1"/>
              <w:sz w:val="24"/>
            </w:rPr>
          </w:rPrChange>
        </w:rPr>
      </w:pPr>
      <w:r w:rsidRPr="00AE736A">
        <w:rPr>
          <w:rFonts w:asciiTheme="minorEastAsia" w:hAnsiTheme="minorEastAsia" w:hint="eastAsia"/>
          <w:color w:val="000000" w:themeColor="text1"/>
          <w:sz w:val="24"/>
          <w:rPrChange w:id="5528" w:author="JY0225" w:date="2017-08-24T11:30:00Z">
            <w:rPr>
              <w:rFonts w:hint="eastAsia"/>
              <w:color w:val="000000" w:themeColor="text1"/>
              <w:sz w:val="24"/>
            </w:rPr>
          </w:rPrChange>
        </w:rPr>
        <w:lastRenderedPageBreak/>
        <w:t>上述代码实现的是用户登录信息认证，若服务器返回的状态不为“</w:t>
      </w:r>
      <w:r w:rsidRPr="00AE736A">
        <w:rPr>
          <w:rFonts w:asciiTheme="minorEastAsia" w:hAnsiTheme="minorEastAsia"/>
          <w:color w:val="000000" w:themeColor="text1"/>
          <w:sz w:val="24"/>
          <w:rPrChange w:id="5529" w:author="JY0225" w:date="2017-08-24T11:30:00Z">
            <w:rPr>
              <w:color w:val="000000" w:themeColor="text1"/>
              <w:sz w:val="24"/>
            </w:rPr>
          </w:rPrChange>
        </w:rPr>
        <w:t>0</w:t>
      </w:r>
      <w:r w:rsidRPr="00AE736A">
        <w:rPr>
          <w:rFonts w:asciiTheme="minorEastAsia" w:hAnsiTheme="minorEastAsia" w:hint="eastAsia"/>
          <w:color w:val="000000" w:themeColor="text1"/>
          <w:sz w:val="24"/>
          <w:rPrChange w:id="5530" w:author="JY0225" w:date="2017-08-24T11:30:00Z">
            <w:rPr>
              <w:rFonts w:hint="eastAsia"/>
              <w:color w:val="000000" w:themeColor="text1"/>
              <w:sz w:val="24"/>
            </w:rPr>
          </w:rPrChange>
        </w:rPr>
        <w:t>”，则表示用户的登录信息过期，需要通过中间件代理授权登录。</w:t>
      </w:r>
    </w:p>
    <w:tbl>
      <w:tblPr>
        <w:tblStyle w:val="aa"/>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6"/>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6"/>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6"/>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6"/>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6"/>
              <w:spacing w:line="400" w:lineRule="exact"/>
              <w:rPr>
                <w:rFonts w:eastAsiaTheme="minorEastAsia"/>
              </w:rPr>
            </w:pPr>
            <w:r>
              <w:rPr>
                <w:rFonts w:eastAsiaTheme="minorEastAsia"/>
              </w:rPr>
              <w:t>data = data.read()</w:t>
            </w:r>
          </w:p>
          <w:p w14:paraId="504EAAA9" w14:textId="77777777" w:rsidR="00FD311F" w:rsidRDefault="00FD311F" w:rsidP="00FD311F">
            <w:pPr>
              <w:pStyle w:val="a6"/>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6"/>
              <w:spacing w:line="400" w:lineRule="exact"/>
              <w:rPr>
                <w:rFonts w:eastAsiaTheme="minorEastAsia"/>
              </w:rPr>
            </w:pPr>
            <w:r w:rsidRPr="007817F9">
              <w:rPr>
                <w:rFonts w:eastAsiaTheme="minorEastAsia"/>
              </w:rPr>
              <w:t>newToken = rstjson["access_token"]</w:t>
            </w:r>
          </w:p>
        </w:tc>
      </w:tr>
    </w:tbl>
    <w:p w14:paraId="0FD5DECB" w14:textId="68A5A3D0" w:rsidR="006117E2" w:rsidRPr="00AE736A" w:rsidRDefault="00C05068" w:rsidP="00321261">
      <w:pPr>
        <w:spacing w:line="400" w:lineRule="exact"/>
        <w:ind w:firstLine="420"/>
        <w:rPr>
          <w:rFonts w:asciiTheme="minorEastAsia" w:hAnsiTheme="minorEastAsia"/>
          <w:color w:val="000000" w:themeColor="text1"/>
          <w:sz w:val="24"/>
          <w:rPrChange w:id="5531" w:author="JY0225" w:date="2017-08-24T11:30:00Z">
            <w:rPr>
              <w:color w:val="000000" w:themeColor="text1"/>
              <w:sz w:val="24"/>
            </w:rPr>
          </w:rPrChange>
        </w:rPr>
      </w:pPr>
      <w:r w:rsidRPr="00AE736A">
        <w:rPr>
          <w:rFonts w:asciiTheme="minorEastAsia" w:hAnsiTheme="minorEastAsia" w:hint="eastAsia"/>
          <w:color w:val="000000" w:themeColor="text1"/>
          <w:sz w:val="24"/>
          <w:rPrChange w:id="5532" w:author="JY0225" w:date="2017-08-24T11:30:00Z">
            <w:rPr>
              <w:rFonts w:hint="eastAsia"/>
              <w:color w:val="000000" w:themeColor="text1"/>
              <w:sz w:val="24"/>
            </w:rPr>
          </w:rPrChange>
        </w:rPr>
        <w:t>中间件授权代理即使用用户的用户名和密码重新登录，在登录成功后，更新系统中保存的该用户的</w:t>
      </w:r>
      <w:r w:rsidRPr="00AE736A">
        <w:rPr>
          <w:rFonts w:asciiTheme="minorEastAsia" w:hAnsiTheme="minorEastAsia"/>
          <w:color w:val="000000" w:themeColor="text1"/>
          <w:sz w:val="24"/>
          <w:rPrChange w:id="5533" w:author="JY0225" w:date="2017-08-24T11:30:00Z">
            <w:rPr>
              <w:color w:val="000000" w:themeColor="text1"/>
              <w:sz w:val="24"/>
            </w:rPr>
          </w:rPrChange>
        </w:rPr>
        <w:t>token</w:t>
      </w:r>
      <w:r w:rsidRPr="00AE736A">
        <w:rPr>
          <w:rFonts w:asciiTheme="minorEastAsia" w:hAnsiTheme="minorEastAsia" w:hint="eastAsia"/>
          <w:color w:val="000000" w:themeColor="text1"/>
          <w:sz w:val="24"/>
          <w:rPrChange w:id="5534" w:author="JY0225" w:date="2017-08-24T11:30:00Z">
            <w:rPr>
              <w:rFonts w:hint="eastAsia"/>
              <w:color w:val="000000" w:themeColor="text1"/>
              <w:sz w:val="24"/>
            </w:rPr>
          </w:rPrChange>
        </w:rPr>
        <w:t>。对于改用的其他的请求，也需要替换其</w:t>
      </w:r>
      <w:r w:rsidR="00E4327E" w:rsidRPr="00AE736A">
        <w:rPr>
          <w:rFonts w:asciiTheme="minorEastAsia" w:hAnsiTheme="minorEastAsia" w:hint="eastAsia"/>
          <w:color w:val="000000" w:themeColor="text1"/>
          <w:sz w:val="24"/>
          <w:rPrChange w:id="5535" w:author="JY0225" w:date="2017-08-24T11:30:00Z">
            <w:rPr>
              <w:rFonts w:hint="eastAsia"/>
              <w:color w:val="000000" w:themeColor="text1"/>
              <w:sz w:val="24"/>
            </w:rPr>
          </w:rPrChange>
        </w:rPr>
        <w:t>现有</w:t>
      </w:r>
      <w:r w:rsidRPr="00AE736A">
        <w:rPr>
          <w:rFonts w:asciiTheme="minorEastAsia" w:hAnsiTheme="minorEastAsia" w:hint="eastAsia"/>
          <w:color w:val="000000" w:themeColor="text1"/>
          <w:sz w:val="24"/>
          <w:rPrChange w:id="5536" w:author="JY0225" w:date="2017-08-24T11:30:00Z">
            <w:rPr>
              <w:rFonts w:hint="eastAsia"/>
              <w:color w:val="000000" w:themeColor="text1"/>
              <w:sz w:val="24"/>
            </w:rPr>
          </w:rPrChange>
        </w:rPr>
        <w:t>的过期</w:t>
      </w:r>
      <w:r w:rsidRPr="00AE736A">
        <w:rPr>
          <w:rFonts w:asciiTheme="minorEastAsia" w:hAnsiTheme="minorEastAsia"/>
          <w:color w:val="000000" w:themeColor="text1"/>
          <w:sz w:val="24"/>
          <w:rPrChange w:id="5537" w:author="JY0225" w:date="2017-08-24T11:30:00Z">
            <w:rPr>
              <w:color w:val="000000" w:themeColor="text1"/>
              <w:sz w:val="24"/>
            </w:rPr>
          </w:rPrChange>
        </w:rPr>
        <w:t>token</w:t>
      </w:r>
      <w:r w:rsidRPr="00AE736A">
        <w:rPr>
          <w:rFonts w:asciiTheme="minorEastAsia" w:hAnsiTheme="minorEastAsia" w:hint="eastAsia"/>
          <w:color w:val="000000" w:themeColor="text1"/>
          <w:sz w:val="24"/>
          <w:rPrChange w:id="5538" w:author="JY0225" w:date="2017-08-24T11:30:00Z">
            <w:rPr>
              <w:rFonts w:hint="eastAsia"/>
              <w:color w:val="000000" w:themeColor="text1"/>
              <w:sz w:val="24"/>
            </w:rPr>
          </w:rPrChange>
        </w:rPr>
        <w:t>。</w:t>
      </w:r>
    </w:p>
    <w:p w14:paraId="1AD0C599" w14:textId="77777777" w:rsidR="00CA22B1" w:rsidRDefault="00CA22B1" w:rsidP="00CA22B1">
      <w:pPr>
        <w:pStyle w:val="31"/>
      </w:pPr>
      <w:bookmarkStart w:id="5539" w:name="_Toc491352026"/>
      <w:r>
        <w:t>5</w:t>
      </w:r>
      <w:r w:rsidR="007A5013">
        <w:t>.2.3</w:t>
      </w:r>
      <w:r>
        <w:rPr>
          <w:rFonts w:hint="eastAsia"/>
        </w:rPr>
        <w:t>大文件上传</w:t>
      </w:r>
      <w:bookmarkEnd w:id="5539"/>
    </w:p>
    <w:p w14:paraId="56394CBB" w14:textId="68C336E4" w:rsidR="002D4380" w:rsidDel="00CF74C5" w:rsidRDefault="00100400" w:rsidP="00EA1E84">
      <w:pPr>
        <w:jc w:val="center"/>
        <w:rPr>
          <w:del w:id="5540" w:author="微软用户" w:date="2017-08-19T21:29:00Z"/>
        </w:rPr>
      </w:pPr>
      <w:del w:id="5541" w:author="微软用户" w:date="2017-08-19T21:29:00Z">
        <w:r w:rsidDel="00CF74C5">
          <w:rPr>
            <w:noProof/>
          </w:rPr>
          <w:drawing>
            <wp:inline distT="0" distB="0" distL="0" distR="0" wp14:anchorId="1CECBB69" wp14:editId="5DD252E6">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99821" cy="3100921"/>
                      </a:xfrm>
                      <a:prstGeom prst="rect">
                        <a:avLst/>
                      </a:prstGeom>
                    </pic:spPr>
                  </pic:pic>
                </a:graphicData>
              </a:graphic>
            </wp:inline>
          </w:drawing>
        </w:r>
      </w:del>
    </w:p>
    <w:p w14:paraId="6F418D14" w14:textId="3F580F94" w:rsidR="00EA1E84" w:rsidDel="00CF74C5" w:rsidRDefault="00EA1E84" w:rsidP="00EA1E84">
      <w:pPr>
        <w:spacing w:line="360" w:lineRule="auto"/>
        <w:ind w:left="420"/>
        <w:jc w:val="center"/>
        <w:rPr>
          <w:del w:id="5542" w:author="微软用户" w:date="2017-08-19T21:29:00Z"/>
          <w:color w:val="000000" w:themeColor="text1"/>
          <w:sz w:val="24"/>
        </w:rPr>
      </w:pPr>
      <w:del w:id="5543" w:author="微软用户" w:date="2017-08-19T21:29:00Z">
        <w:r w:rsidRPr="00773488" w:rsidDel="00CF74C5">
          <w:rPr>
            <w:rFonts w:hint="eastAsia"/>
            <w:color w:val="000000" w:themeColor="text1"/>
            <w:sz w:val="24"/>
          </w:rPr>
          <w:delText>图</w:delText>
        </w:r>
        <w:r w:rsidDel="00CF74C5">
          <w:rPr>
            <w:color w:val="000000" w:themeColor="text1"/>
            <w:sz w:val="24"/>
          </w:rPr>
          <w:delText>5-1</w:delText>
        </w:r>
        <w:r w:rsidR="009F6D6D" w:rsidDel="00CF74C5">
          <w:rPr>
            <w:rFonts w:hint="eastAsia"/>
            <w:color w:val="000000" w:themeColor="text1"/>
            <w:sz w:val="24"/>
          </w:rPr>
          <w:delText>大文件上传流程图</w:delText>
        </w:r>
        <w:r w:rsidDel="00CF74C5">
          <w:rPr>
            <w:color w:val="000000" w:themeColor="text1"/>
            <w:sz w:val="24"/>
          </w:rPr>
          <w:delText xml:space="preserve"> </w:delText>
        </w:r>
      </w:del>
    </w:p>
    <w:p w14:paraId="40CE2EBA" w14:textId="0D715226" w:rsidR="00F43A61" w:rsidRPr="00AE736A" w:rsidRDefault="00900327">
      <w:pPr>
        <w:spacing w:line="400" w:lineRule="exact"/>
        <w:rPr>
          <w:rFonts w:asciiTheme="minorEastAsia" w:hAnsiTheme="minorEastAsia"/>
          <w:color w:val="000000" w:themeColor="text1"/>
          <w:sz w:val="24"/>
          <w:rPrChange w:id="5544" w:author="JY0225" w:date="2017-08-24T11:31:00Z">
            <w:rPr>
              <w:color w:val="000000" w:themeColor="text1"/>
              <w:sz w:val="24"/>
            </w:rPr>
          </w:rPrChange>
        </w:rPr>
        <w:pPrChange w:id="5545" w:author="JY0225" w:date="2017-08-24T11:31:00Z">
          <w:pPr>
            <w:spacing w:line="360" w:lineRule="auto"/>
          </w:pPr>
        </w:pPrChange>
      </w:pPr>
      <w:r>
        <w:rPr>
          <w:color w:val="000000" w:themeColor="text1"/>
          <w:sz w:val="24"/>
        </w:rPr>
        <w:tab/>
      </w:r>
      <w:del w:id="5546" w:author="微软用户" w:date="2017-08-19T21:29:00Z">
        <w:r w:rsidR="00DC7B1B" w:rsidRPr="00AE736A" w:rsidDel="004A372C">
          <w:rPr>
            <w:rFonts w:asciiTheme="minorEastAsia" w:hAnsiTheme="minorEastAsia" w:hint="eastAsia"/>
            <w:color w:val="000000" w:themeColor="text1"/>
            <w:sz w:val="24"/>
            <w:rPrChange w:id="5547" w:author="JY0225" w:date="2017-08-24T11:31:00Z">
              <w:rPr>
                <w:rFonts w:hint="eastAsia"/>
                <w:color w:val="000000" w:themeColor="text1"/>
                <w:sz w:val="24"/>
              </w:rPr>
            </w:rPrChange>
          </w:rPr>
          <w:delText>图</w:delText>
        </w:r>
        <w:r w:rsidR="00DC7B1B" w:rsidRPr="00AE736A" w:rsidDel="004A372C">
          <w:rPr>
            <w:rFonts w:asciiTheme="minorEastAsia" w:hAnsiTheme="minorEastAsia"/>
            <w:color w:val="000000" w:themeColor="text1"/>
            <w:sz w:val="24"/>
            <w:rPrChange w:id="5548" w:author="JY0225" w:date="2017-08-24T11:31:00Z">
              <w:rPr>
                <w:color w:val="000000" w:themeColor="text1"/>
                <w:sz w:val="24"/>
              </w:rPr>
            </w:rPrChange>
          </w:rPr>
          <w:delText>5-1</w:delText>
        </w:r>
        <w:r w:rsidR="00AF16CF" w:rsidRPr="00AE736A" w:rsidDel="004A372C">
          <w:rPr>
            <w:rFonts w:asciiTheme="minorEastAsia" w:hAnsiTheme="minorEastAsia" w:hint="eastAsia"/>
            <w:color w:val="000000" w:themeColor="text1"/>
            <w:sz w:val="24"/>
            <w:rPrChange w:id="5549" w:author="JY0225" w:date="2017-08-24T11:31:00Z">
              <w:rPr>
                <w:rFonts w:hint="eastAsia"/>
                <w:color w:val="000000" w:themeColor="text1"/>
                <w:sz w:val="24"/>
              </w:rPr>
            </w:rPrChange>
          </w:rPr>
          <w:delText>所示的是大文件上传以及断点续传的流程图，</w:delText>
        </w:r>
      </w:del>
      <w:r w:rsidR="00F54FE2" w:rsidRPr="00AE736A">
        <w:rPr>
          <w:rFonts w:asciiTheme="minorEastAsia" w:hAnsiTheme="minorEastAsia" w:hint="eastAsia"/>
          <w:color w:val="000000" w:themeColor="text1"/>
          <w:sz w:val="24"/>
          <w:rPrChange w:id="5550" w:author="JY0225" w:date="2017-08-24T11:31:00Z">
            <w:rPr>
              <w:rFonts w:hint="eastAsia"/>
              <w:color w:val="000000" w:themeColor="text1"/>
              <w:sz w:val="24"/>
            </w:rPr>
          </w:rPrChange>
        </w:rPr>
        <w:t>当文件的小于超过</w:t>
      </w:r>
      <w:r w:rsidR="00F54FE2" w:rsidRPr="00AE736A">
        <w:rPr>
          <w:rFonts w:asciiTheme="minorEastAsia" w:hAnsiTheme="minorEastAsia"/>
          <w:color w:val="000000" w:themeColor="text1"/>
          <w:sz w:val="24"/>
          <w:rPrChange w:id="5551" w:author="JY0225" w:date="2017-08-24T11:31:00Z">
            <w:rPr>
              <w:color w:val="000000" w:themeColor="text1"/>
              <w:sz w:val="24"/>
            </w:rPr>
          </w:rPrChange>
        </w:rPr>
        <w:t>4M</w:t>
      </w:r>
      <w:r w:rsidR="00F54FE2" w:rsidRPr="00AE736A">
        <w:rPr>
          <w:rFonts w:asciiTheme="minorEastAsia" w:hAnsiTheme="minorEastAsia" w:hint="eastAsia"/>
          <w:color w:val="000000" w:themeColor="text1"/>
          <w:sz w:val="24"/>
          <w:rPrChange w:id="5552" w:author="JY0225" w:date="2017-08-24T11:31:00Z">
            <w:rPr>
              <w:rFonts w:hint="eastAsia"/>
              <w:color w:val="000000" w:themeColor="text1"/>
              <w:sz w:val="24"/>
            </w:rPr>
          </w:rPrChange>
        </w:rPr>
        <w:t>时</w:t>
      </w:r>
      <w:r w:rsidR="004474F6" w:rsidRPr="00AE736A">
        <w:rPr>
          <w:rFonts w:asciiTheme="minorEastAsia" w:hAnsiTheme="minorEastAsia" w:hint="eastAsia"/>
          <w:color w:val="000000" w:themeColor="text1"/>
          <w:sz w:val="24"/>
          <w:rPrChange w:id="5553" w:author="JY0225" w:date="2017-08-24T11:31:00Z">
            <w:rPr>
              <w:rFonts w:hint="eastAsia"/>
              <w:color w:val="000000" w:themeColor="text1"/>
              <w:sz w:val="24"/>
            </w:rPr>
          </w:rPrChange>
        </w:rPr>
        <w:t>，执行正常的长传文件操作。</w:t>
      </w:r>
      <w:r w:rsidR="007B4787" w:rsidRPr="00AE736A">
        <w:rPr>
          <w:rFonts w:asciiTheme="minorEastAsia" w:hAnsiTheme="minorEastAsia" w:hint="eastAsia"/>
          <w:color w:val="000000" w:themeColor="text1"/>
          <w:sz w:val="24"/>
          <w:rPrChange w:id="5554" w:author="JY0225" w:date="2017-08-24T11:31:00Z">
            <w:rPr>
              <w:rFonts w:hint="eastAsia"/>
              <w:color w:val="000000" w:themeColor="text1"/>
              <w:sz w:val="24"/>
            </w:rPr>
          </w:rPrChange>
        </w:rPr>
        <w:t>当文件的大小超过</w:t>
      </w:r>
      <w:r w:rsidR="007B4787" w:rsidRPr="00AE736A">
        <w:rPr>
          <w:rFonts w:asciiTheme="minorEastAsia" w:hAnsiTheme="minorEastAsia"/>
          <w:color w:val="000000" w:themeColor="text1"/>
          <w:sz w:val="24"/>
          <w:rPrChange w:id="5555" w:author="JY0225" w:date="2017-08-24T11:31:00Z">
            <w:rPr>
              <w:color w:val="000000" w:themeColor="text1"/>
              <w:sz w:val="24"/>
            </w:rPr>
          </w:rPrChange>
        </w:rPr>
        <w:t>4M</w:t>
      </w:r>
      <w:r w:rsidR="007B4787" w:rsidRPr="00AE736A">
        <w:rPr>
          <w:rFonts w:asciiTheme="minorEastAsia" w:hAnsiTheme="minorEastAsia" w:hint="eastAsia"/>
          <w:color w:val="000000" w:themeColor="text1"/>
          <w:sz w:val="24"/>
          <w:rPrChange w:id="5556" w:author="JY0225" w:date="2017-08-24T11:31:00Z">
            <w:rPr>
              <w:rFonts w:hint="eastAsia"/>
              <w:color w:val="000000" w:themeColor="text1"/>
              <w:sz w:val="24"/>
            </w:rPr>
          </w:rPrChange>
        </w:rPr>
        <w:t>时，需要对大文件进行分块上传，每个文件块的大小均为</w:t>
      </w:r>
      <w:r w:rsidR="007B4787" w:rsidRPr="00AE736A">
        <w:rPr>
          <w:rFonts w:asciiTheme="minorEastAsia" w:hAnsiTheme="minorEastAsia"/>
          <w:color w:val="000000" w:themeColor="text1"/>
          <w:sz w:val="24"/>
          <w:rPrChange w:id="5557" w:author="JY0225" w:date="2017-08-24T11:31:00Z">
            <w:rPr>
              <w:color w:val="000000" w:themeColor="text1"/>
              <w:sz w:val="24"/>
            </w:rPr>
          </w:rPrChange>
        </w:rPr>
        <w:t>4M</w:t>
      </w:r>
      <w:r w:rsidR="007B4787" w:rsidRPr="00AE736A">
        <w:rPr>
          <w:rFonts w:asciiTheme="minorEastAsia" w:hAnsiTheme="minorEastAsia" w:hint="eastAsia"/>
          <w:color w:val="000000" w:themeColor="text1"/>
          <w:sz w:val="24"/>
          <w:rPrChange w:id="5558" w:author="JY0225" w:date="2017-08-24T11:31:00Z">
            <w:rPr>
              <w:rFonts w:hint="eastAsia"/>
              <w:color w:val="000000" w:themeColor="text1"/>
              <w:sz w:val="24"/>
            </w:rPr>
          </w:rPrChange>
        </w:rPr>
        <w:t>，系统为每个文件块的上传分配一个进程。</w:t>
      </w:r>
      <w:r w:rsidR="00B17AC9" w:rsidRPr="00AE736A">
        <w:rPr>
          <w:rFonts w:asciiTheme="minorEastAsia" w:hAnsiTheme="minorEastAsia" w:hint="eastAsia"/>
          <w:color w:val="000000" w:themeColor="text1"/>
          <w:sz w:val="24"/>
          <w:rPrChange w:id="5559" w:author="JY0225" w:date="2017-08-24T11:31:00Z">
            <w:rPr>
              <w:rFonts w:hint="eastAsia"/>
              <w:color w:val="000000" w:themeColor="text1"/>
              <w:sz w:val="24"/>
            </w:rPr>
          </w:rPrChange>
        </w:rPr>
        <w:t>当文件块在上传的过程中遇到网络故障时，将断点信息保存在数据库中，下次上传该文件时，若存在断点，则从断点的位置继续上传。</w:t>
      </w:r>
    </w:p>
    <w:tbl>
      <w:tblPr>
        <w:tblStyle w:val="aa"/>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6"/>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6"/>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6"/>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6"/>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6"/>
              <w:spacing w:line="400" w:lineRule="exact"/>
              <w:rPr>
                <w:rFonts w:eastAsiaTheme="minorEastAsia"/>
              </w:rPr>
            </w:pPr>
            <w:r w:rsidRPr="00BE5200">
              <w:rPr>
                <w:rFonts w:eastAsiaTheme="minorEastAsia"/>
              </w:rPr>
              <w:t>else:</w:t>
            </w:r>
          </w:p>
          <w:p w14:paraId="3A5324AF" w14:textId="77777777" w:rsidR="00BE5200" w:rsidRDefault="00BE5200" w:rsidP="00BE5200">
            <w:pPr>
              <w:pStyle w:val="a6"/>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6"/>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6"/>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6"/>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6"/>
              <w:spacing w:line="400" w:lineRule="exact"/>
              <w:rPr>
                <w:rFonts w:eastAsiaTheme="minorEastAsia"/>
              </w:rPr>
            </w:pPr>
            <w:r>
              <w:rPr>
                <w:rFonts w:eastAsiaTheme="minorEastAsia"/>
              </w:rPr>
              <w:t>if(breakpoint&gt;0):</w:t>
            </w:r>
          </w:p>
          <w:p w14:paraId="25219F75" w14:textId="77777777" w:rsidR="00A24A75" w:rsidRDefault="00A24A75" w:rsidP="008F6DC4">
            <w:pPr>
              <w:pStyle w:val="a6"/>
              <w:spacing w:line="400" w:lineRule="exact"/>
              <w:ind w:firstLineChars="200" w:firstLine="520"/>
              <w:rPr>
                <w:rFonts w:eastAsiaTheme="minorEastAsia"/>
              </w:rPr>
            </w:pPr>
            <w:r w:rsidRPr="00344234">
              <w:rPr>
                <w:rFonts w:eastAsiaTheme="minorEastAsia"/>
              </w:rPr>
              <w:lastRenderedPageBreak/>
              <w:t>breakpoint = breakpoint - 1</w:t>
            </w:r>
          </w:p>
          <w:p w14:paraId="15EF04C1" w14:textId="77777777" w:rsidR="001B01B2" w:rsidRDefault="001B01B2" w:rsidP="001B01B2">
            <w:pPr>
              <w:pStyle w:val="a6"/>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6"/>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6"/>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6"/>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6"/>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6"/>
              <w:spacing w:line="400" w:lineRule="exact"/>
              <w:ind w:firstLineChars="200" w:firstLine="520"/>
              <w:jc w:val="both"/>
              <w:rPr>
                <w:rFonts w:eastAsiaTheme="minorEastAsia"/>
              </w:rPr>
            </w:pPr>
            <w:r w:rsidRPr="00EB16B7">
              <w:rPr>
                <w:rFonts w:eastAsiaTheme="minorEastAsia"/>
              </w:rPr>
              <w:t>result = self.upload(rq)</w:t>
            </w:r>
          </w:p>
        </w:tc>
      </w:tr>
    </w:tbl>
    <w:p w14:paraId="168FF5E0" w14:textId="77777777" w:rsidR="00356C8C" w:rsidDel="00356C8C" w:rsidRDefault="00356C8C" w:rsidP="00356C8C">
      <w:pPr>
        <w:pStyle w:val="31"/>
        <w:rPr>
          <w:del w:id="5560" w:author="微软用户" w:date="2017-08-19T21:39:00Z"/>
          <w:moveTo w:id="5561" w:author="微软用户" w:date="2017-08-19T21:39:00Z"/>
        </w:rPr>
      </w:pPr>
      <w:bookmarkStart w:id="5562" w:name="_Toc491352027"/>
      <w:moveToRangeStart w:id="5563" w:author="微软用户" w:date="2017-08-19T21:39:00Z" w:name="move490942115"/>
      <w:moveTo w:id="5564" w:author="微软用户" w:date="2017-08-19T21:39:00Z">
        <w:r>
          <w:lastRenderedPageBreak/>
          <w:t>5.2.4</w:t>
        </w:r>
        <w:r>
          <w:rPr>
            <w:rFonts w:hint="eastAsia"/>
          </w:rPr>
          <w:t>本地缓存</w:t>
        </w:r>
        <w:bookmarkEnd w:id="5562"/>
      </w:moveTo>
    </w:p>
    <w:moveToRangeEnd w:id="5563"/>
    <w:p w14:paraId="04E83D21" w14:textId="77777777" w:rsidR="00C351BB" w:rsidRPr="00C351BB" w:rsidRDefault="00C351BB">
      <w:pPr>
        <w:pStyle w:val="31"/>
        <w:pPrChange w:id="5565" w:author="微软用户" w:date="2017-08-19T21:39:00Z">
          <w:pPr/>
        </w:pPrChange>
      </w:pPr>
    </w:p>
    <w:p w14:paraId="5C7DC2D9" w14:textId="5B665A99" w:rsidR="0066403A" w:rsidDel="00356C8C" w:rsidRDefault="00DA3920" w:rsidP="0066403A">
      <w:pPr>
        <w:pStyle w:val="31"/>
        <w:rPr>
          <w:moveFrom w:id="5566" w:author="微软用户" w:date="2017-08-19T21:39:00Z"/>
        </w:rPr>
      </w:pPr>
      <w:moveFromRangeStart w:id="5567" w:author="微软用户" w:date="2017-08-19T21:39:00Z" w:name="move490942115"/>
      <w:moveFrom w:id="5568" w:author="微软用户" w:date="2017-08-19T21:39:00Z">
        <w:r w:rsidDel="00356C8C">
          <w:t>5.2.4</w:t>
        </w:r>
        <w:r w:rsidR="0066403A" w:rsidDel="00356C8C">
          <w:rPr>
            <w:rFonts w:hint="eastAsia"/>
          </w:rPr>
          <w:t>本地缓存</w:t>
        </w:r>
      </w:moveFrom>
    </w:p>
    <w:moveFromRangeEnd w:id="5567"/>
    <w:p w14:paraId="5FA8F0F2" w14:textId="64C95BC3" w:rsidR="00A9124B" w:rsidRPr="00094C36" w:rsidRDefault="00613159" w:rsidP="00FB3FD8">
      <w:pPr>
        <w:spacing w:line="400" w:lineRule="exact"/>
        <w:rPr>
          <w:rFonts w:asciiTheme="minorEastAsia" w:hAnsiTheme="minorEastAsia"/>
          <w:color w:val="000000" w:themeColor="text1"/>
          <w:sz w:val="24"/>
          <w:rPrChange w:id="5569" w:author="JY0225" w:date="2017-08-24T12:01:00Z">
            <w:rPr>
              <w:color w:val="000000" w:themeColor="text1"/>
              <w:sz w:val="24"/>
            </w:rPr>
          </w:rPrChange>
        </w:rPr>
      </w:pPr>
      <w:r>
        <w:tab/>
      </w:r>
      <w:r w:rsidR="00964599" w:rsidRPr="00094C36">
        <w:rPr>
          <w:rFonts w:asciiTheme="minorEastAsia" w:hAnsiTheme="minorEastAsia" w:hint="eastAsia"/>
          <w:color w:val="000000" w:themeColor="text1"/>
          <w:sz w:val="24"/>
          <w:rPrChange w:id="5570" w:author="JY0225" w:date="2017-08-24T12:01:00Z">
            <w:rPr>
              <w:rFonts w:hint="eastAsia"/>
              <w:color w:val="000000" w:themeColor="text1"/>
              <w:sz w:val="24"/>
            </w:rPr>
          </w:rPrChange>
        </w:rPr>
        <w:t>本地缓存的是指将客户机本地的物理内存划分出一部分空间用来</w:t>
      </w:r>
      <w:r w:rsidR="00476838" w:rsidRPr="00094C36">
        <w:rPr>
          <w:rFonts w:asciiTheme="minorEastAsia" w:hAnsiTheme="minorEastAsia" w:hint="eastAsia"/>
          <w:color w:val="000000" w:themeColor="text1"/>
          <w:sz w:val="24"/>
          <w:rPrChange w:id="5571" w:author="JY0225" w:date="2017-08-24T12:01:00Z">
            <w:rPr>
              <w:rFonts w:hint="eastAsia"/>
              <w:color w:val="000000" w:themeColor="text1"/>
              <w:sz w:val="24"/>
            </w:rPr>
          </w:rPrChange>
        </w:rPr>
        <w:t>备份</w:t>
      </w:r>
      <w:r w:rsidR="00964599" w:rsidRPr="00094C36">
        <w:rPr>
          <w:rFonts w:asciiTheme="minorEastAsia" w:hAnsiTheme="minorEastAsia" w:hint="eastAsia"/>
          <w:color w:val="000000" w:themeColor="text1"/>
          <w:sz w:val="24"/>
          <w:rPrChange w:id="5572" w:author="JY0225" w:date="2017-08-24T12:01:00Z">
            <w:rPr>
              <w:rFonts w:hint="eastAsia"/>
              <w:color w:val="000000" w:themeColor="text1"/>
              <w:sz w:val="24"/>
            </w:rPr>
          </w:rPrChange>
        </w:rPr>
        <w:t>用户频繁使用的文件，当用户反复下载同一个文件，</w:t>
      </w:r>
      <w:r w:rsidR="0091763A" w:rsidRPr="00094C36">
        <w:rPr>
          <w:rFonts w:asciiTheme="minorEastAsia" w:hAnsiTheme="minorEastAsia" w:hint="eastAsia"/>
          <w:color w:val="000000" w:themeColor="text1"/>
          <w:sz w:val="24"/>
          <w:rPrChange w:id="5573" w:author="JY0225" w:date="2017-08-24T12:01:00Z">
            <w:rPr>
              <w:rFonts w:hint="eastAsia"/>
              <w:color w:val="000000" w:themeColor="text1"/>
              <w:sz w:val="24"/>
            </w:rPr>
          </w:rPrChange>
        </w:rPr>
        <w:t>如果每次都从远程下载该文件，则是对网络带宽资源的浪费。因此，</w:t>
      </w:r>
      <w:r w:rsidR="00964599" w:rsidRPr="00094C36">
        <w:rPr>
          <w:rFonts w:asciiTheme="minorEastAsia" w:hAnsiTheme="minorEastAsia" w:hint="eastAsia"/>
          <w:color w:val="000000" w:themeColor="text1"/>
          <w:sz w:val="24"/>
          <w:rPrChange w:id="5574" w:author="JY0225" w:date="2017-08-24T12:01:00Z">
            <w:rPr>
              <w:rFonts w:hint="eastAsia"/>
              <w:color w:val="000000" w:themeColor="text1"/>
              <w:sz w:val="24"/>
            </w:rPr>
          </w:rPrChange>
        </w:rPr>
        <w:t>需要高效的临时</w:t>
      </w:r>
      <w:r w:rsidR="00476838" w:rsidRPr="00094C36">
        <w:rPr>
          <w:rFonts w:asciiTheme="minorEastAsia" w:hAnsiTheme="minorEastAsia" w:hint="eastAsia"/>
          <w:color w:val="000000" w:themeColor="text1"/>
          <w:sz w:val="24"/>
          <w:rPrChange w:id="5575" w:author="JY0225" w:date="2017-08-24T12:01:00Z">
            <w:rPr>
              <w:rFonts w:hint="eastAsia"/>
              <w:color w:val="000000" w:themeColor="text1"/>
              <w:sz w:val="24"/>
            </w:rPr>
          </w:rPrChange>
        </w:rPr>
        <w:t>备份</w:t>
      </w:r>
      <w:r w:rsidR="00964599" w:rsidRPr="00094C36">
        <w:rPr>
          <w:rFonts w:asciiTheme="minorEastAsia" w:hAnsiTheme="minorEastAsia" w:hint="eastAsia"/>
          <w:color w:val="000000" w:themeColor="text1"/>
          <w:sz w:val="24"/>
          <w:rPrChange w:id="5576" w:author="JY0225" w:date="2017-08-24T12:01:00Z">
            <w:rPr>
              <w:rFonts w:hint="eastAsia"/>
              <w:color w:val="000000" w:themeColor="text1"/>
              <w:sz w:val="24"/>
            </w:rPr>
          </w:rPrChange>
        </w:rPr>
        <w:t>区域，以降低下载文件时所需要的</w:t>
      </w:r>
      <w:r w:rsidR="00964599" w:rsidRPr="00094C36">
        <w:rPr>
          <w:rFonts w:asciiTheme="minorEastAsia" w:hAnsiTheme="minorEastAsia"/>
          <w:color w:val="000000" w:themeColor="text1"/>
          <w:sz w:val="24"/>
          <w:rPrChange w:id="5577" w:author="JY0225" w:date="2017-08-24T12:01:00Z">
            <w:rPr>
              <w:color w:val="000000" w:themeColor="text1"/>
              <w:sz w:val="24"/>
            </w:rPr>
          </w:rPrChange>
        </w:rPr>
        <w:t>I/O</w:t>
      </w:r>
      <w:r w:rsidR="00964599" w:rsidRPr="00094C36">
        <w:rPr>
          <w:rFonts w:asciiTheme="minorEastAsia" w:hAnsiTheme="minorEastAsia" w:hint="eastAsia"/>
          <w:color w:val="000000" w:themeColor="text1"/>
          <w:sz w:val="24"/>
          <w:rPrChange w:id="5578" w:author="JY0225" w:date="2017-08-24T12:01:00Z">
            <w:rPr>
              <w:rFonts w:hint="eastAsia"/>
              <w:color w:val="000000" w:themeColor="text1"/>
              <w:sz w:val="24"/>
            </w:rPr>
          </w:rPrChange>
        </w:rPr>
        <w:t>请求。</w:t>
      </w:r>
      <w:r w:rsidR="00FB3FD8" w:rsidRPr="00094C36">
        <w:rPr>
          <w:rFonts w:asciiTheme="minorEastAsia" w:hAnsiTheme="minorEastAsia" w:hint="eastAsia"/>
          <w:color w:val="000000" w:themeColor="text1"/>
          <w:sz w:val="24"/>
          <w:rPrChange w:id="5579" w:author="JY0225" w:date="2017-08-24T12:01:00Z">
            <w:rPr>
              <w:rFonts w:hint="eastAsia"/>
              <w:color w:val="000000" w:themeColor="text1"/>
              <w:sz w:val="24"/>
            </w:rPr>
          </w:rPrChange>
        </w:rPr>
        <w:t>此外，</w:t>
      </w:r>
      <w:r w:rsidR="00FB3FD8" w:rsidRPr="00094C36">
        <w:rPr>
          <w:rFonts w:asciiTheme="minorEastAsia" w:hAnsiTheme="minorEastAsia"/>
          <w:color w:val="000000" w:themeColor="text1"/>
          <w:sz w:val="24"/>
          <w:rPrChange w:id="5580" w:author="JY0225" w:date="2017-08-24T12:01:00Z">
            <w:rPr>
              <w:color w:val="000000" w:themeColor="text1"/>
              <w:sz w:val="24"/>
            </w:rPr>
          </w:rPrChange>
        </w:rPr>
        <w:t xml:space="preserve"> </w:t>
      </w:r>
      <w:r w:rsidR="00FB3FD8" w:rsidRPr="00094C36">
        <w:rPr>
          <w:rFonts w:asciiTheme="minorEastAsia" w:hAnsiTheme="minorEastAsia" w:hint="eastAsia"/>
          <w:color w:val="000000" w:themeColor="text1"/>
          <w:sz w:val="24"/>
          <w:rPrChange w:id="5581" w:author="JY0225" w:date="2017-08-24T12:01:00Z">
            <w:rPr>
              <w:rFonts w:hint="eastAsia"/>
              <w:color w:val="000000" w:themeColor="text1"/>
              <w:sz w:val="24"/>
            </w:rPr>
          </w:rPrChange>
        </w:rPr>
        <w:t>同一个用户备份数据时会有相同的文件。在上传文件时，同一用户的相同文件是可以复用</w:t>
      </w:r>
      <w:r w:rsidR="007E712F" w:rsidRPr="00094C36">
        <w:rPr>
          <w:rFonts w:asciiTheme="minorEastAsia" w:hAnsiTheme="minorEastAsia" w:hint="eastAsia"/>
          <w:color w:val="000000" w:themeColor="text1"/>
          <w:sz w:val="24"/>
          <w:rPrChange w:id="5582" w:author="JY0225" w:date="2017-08-24T12:01:00Z">
            <w:rPr>
              <w:rFonts w:hint="eastAsia"/>
              <w:color w:val="000000" w:themeColor="text1"/>
              <w:sz w:val="24"/>
            </w:rPr>
          </w:rPrChange>
        </w:rPr>
        <w:t>的，</w:t>
      </w:r>
      <w:r w:rsidR="00FB3FD8" w:rsidRPr="00094C36">
        <w:rPr>
          <w:rFonts w:asciiTheme="minorEastAsia" w:hAnsiTheme="minorEastAsia" w:hint="eastAsia"/>
          <w:color w:val="000000" w:themeColor="text1"/>
          <w:sz w:val="24"/>
          <w:rPrChange w:id="5583" w:author="JY0225" w:date="2017-08-24T12:01:00Z">
            <w:rPr>
              <w:rFonts w:hint="eastAsia"/>
              <w:color w:val="000000" w:themeColor="text1"/>
              <w:sz w:val="24"/>
            </w:rPr>
          </w:rPrChange>
        </w:rPr>
        <w:t>可以利用服务器提供的复制文件接口，直接在服务器操作，以减少上传文件所需的网络带宽，从而实现“秒传”功能。</w:t>
      </w:r>
      <w:r w:rsidR="00C84C12" w:rsidRPr="00094C36">
        <w:rPr>
          <w:rFonts w:asciiTheme="minorEastAsia" w:hAnsiTheme="minorEastAsia" w:hint="eastAsia"/>
          <w:color w:val="000000" w:themeColor="text1"/>
          <w:sz w:val="24"/>
          <w:rPrChange w:id="5584" w:author="JY0225" w:date="2017-08-24T12:01:00Z">
            <w:rPr>
              <w:rFonts w:hint="eastAsia"/>
              <w:color w:val="000000" w:themeColor="text1"/>
              <w:sz w:val="24"/>
            </w:rPr>
          </w:rPrChange>
        </w:rPr>
        <w:t>本地缓存实现的核心代码如下：</w:t>
      </w:r>
    </w:p>
    <w:p w14:paraId="6F306641" w14:textId="77777777" w:rsidR="00744B7A" w:rsidRPr="00094C36" w:rsidRDefault="00577C71" w:rsidP="00FB3FD8">
      <w:pPr>
        <w:spacing w:line="400" w:lineRule="exact"/>
        <w:rPr>
          <w:rFonts w:asciiTheme="minorEastAsia" w:hAnsiTheme="minorEastAsia"/>
          <w:color w:val="000000" w:themeColor="text1"/>
          <w:sz w:val="24"/>
          <w:rPrChange w:id="5585" w:author="JY0225" w:date="2017-08-24T12:01:00Z">
            <w:rPr>
              <w:color w:val="000000" w:themeColor="text1"/>
              <w:sz w:val="24"/>
            </w:rPr>
          </w:rPrChange>
        </w:rPr>
      </w:pPr>
      <w:r w:rsidRPr="00094C36">
        <w:rPr>
          <w:rFonts w:asciiTheme="minorEastAsia" w:hAnsiTheme="minorEastAsia"/>
          <w:color w:val="000000" w:themeColor="text1"/>
          <w:sz w:val="24"/>
          <w:rPrChange w:id="5586" w:author="JY0225" w:date="2017-08-24T12:01:00Z">
            <w:rPr>
              <w:color w:val="000000" w:themeColor="text1"/>
              <w:sz w:val="24"/>
            </w:rPr>
          </w:rPrChange>
        </w:rPr>
        <w:tab/>
      </w:r>
      <w:r w:rsidR="00744B7A" w:rsidRPr="00094C36">
        <w:rPr>
          <w:rFonts w:asciiTheme="minorEastAsia" w:hAnsiTheme="minorEastAsia"/>
          <w:color w:val="000000" w:themeColor="text1"/>
          <w:sz w:val="24"/>
          <w:rPrChange w:id="5587" w:author="JY0225" w:date="2017-08-24T12:01:00Z">
            <w:rPr>
              <w:color w:val="000000" w:themeColor="text1"/>
              <w:sz w:val="24"/>
            </w:rPr>
          </w:rPrChange>
        </w:rPr>
        <w:t>1</w:t>
      </w:r>
      <w:r w:rsidR="00744B7A" w:rsidRPr="00094C36">
        <w:rPr>
          <w:rFonts w:asciiTheme="minorEastAsia" w:hAnsiTheme="minorEastAsia" w:hint="eastAsia"/>
          <w:color w:val="000000" w:themeColor="text1"/>
          <w:sz w:val="24"/>
          <w:rPrChange w:id="5588" w:author="JY0225" w:date="2017-08-24T12:01:00Z">
            <w:rPr>
              <w:rFonts w:hint="eastAsia"/>
              <w:color w:val="000000" w:themeColor="text1"/>
              <w:sz w:val="24"/>
            </w:rPr>
          </w:rPrChange>
        </w:rPr>
        <w:t>）</w:t>
      </w:r>
      <w:r w:rsidR="00961989" w:rsidRPr="00094C36">
        <w:rPr>
          <w:rFonts w:asciiTheme="minorEastAsia" w:hAnsiTheme="minorEastAsia" w:hint="eastAsia"/>
          <w:color w:val="000000" w:themeColor="text1"/>
          <w:sz w:val="24"/>
          <w:rPrChange w:id="5589" w:author="JY0225" w:date="2017-08-24T12:01:00Z">
            <w:rPr>
              <w:rFonts w:hint="eastAsia"/>
              <w:color w:val="000000" w:themeColor="text1"/>
              <w:sz w:val="24"/>
            </w:rPr>
          </w:rPrChange>
        </w:rPr>
        <w:t>下载文件本地缓存实现</w:t>
      </w:r>
    </w:p>
    <w:tbl>
      <w:tblPr>
        <w:tblStyle w:val="aa"/>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6"/>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6"/>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6"/>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6"/>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6"/>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6"/>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6"/>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094C36" w:rsidRDefault="00405BE7" w:rsidP="00405BE7">
      <w:pPr>
        <w:spacing w:line="400" w:lineRule="exact"/>
        <w:rPr>
          <w:rFonts w:asciiTheme="minorEastAsia" w:hAnsiTheme="minorEastAsia"/>
          <w:color w:val="000000" w:themeColor="text1"/>
          <w:sz w:val="24"/>
          <w:szCs w:val="24"/>
          <w:rPrChange w:id="5590" w:author="JY0225" w:date="2017-08-24T12:02:00Z">
            <w:rPr>
              <w:color w:val="000000" w:themeColor="text1"/>
              <w:sz w:val="24"/>
            </w:rPr>
          </w:rPrChange>
        </w:rPr>
      </w:pPr>
      <w:r w:rsidRPr="00094C36">
        <w:rPr>
          <w:rFonts w:asciiTheme="minorEastAsia" w:hAnsiTheme="minorEastAsia"/>
          <w:sz w:val="24"/>
          <w:szCs w:val="24"/>
          <w:rPrChange w:id="5591" w:author="JY0225" w:date="2017-08-24T12:02:00Z">
            <w:rPr/>
          </w:rPrChange>
        </w:rPr>
        <w:tab/>
      </w:r>
      <w:r w:rsidR="00171B66" w:rsidRPr="00094C36">
        <w:rPr>
          <w:rFonts w:asciiTheme="minorEastAsia" w:hAnsiTheme="minorEastAsia"/>
          <w:sz w:val="24"/>
          <w:szCs w:val="24"/>
          <w:rPrChange w:id="5592" w:author="JY0225" w:date="2017-08-24T12:02:00Z">
            <w:rPr/>
          </w:rPrChange>
        </w:rPr>
        <w:t>2</w:t>
      </w:r>
      <w:r w:rsidRPr="00094C36">
        <w:rPr>
          <w:rFonts w:asciiTheme="minorEastAsia" w:hAnsiTheme="minorEastAsia" w:hint="eastAsia"/>
          <w:color w:val="000000" w:themeColor="text1"/>
          <w:sz w:val="24"/>
          <w:szCs w:val="24"/>
          <w:rPrChange w:id="5593" w:author="JY0225" w:date="2017-08-24T12:02:00Z">
            <w:rPr>
              <w:rFonts w:hint="eastAsia"/>
              <w:color w:val="000000" w:themeColor="text1"/>
              <w:sz w:val="24"/>
            </w:rPr>
          </w:rPrChange>
        </w:rPr>
        <w:t>）</w:t>
      </w:r>
      <w:r w:rsidR="00303E7C" w:rsidRPr="00094C36">
        <w:rPr>
          <w:rFonts w:asciiTheme="minorEastAsia" w:hAnsiTheme="minorEastAsia" w:hint="eastAsia"/>
          <w:color w:val="000000" w:themeColor="text1"/>
          <w:sz w:val="24"/>
          <w:szCs w:val="24"/>
          <w:rPrChange w:id="5594" w:author="JY0225" w:date="2017-08-24T12:02:00Z">
            <w:rPr>
              <w:rFonts w:hint="eastAsia"/>
              <w:color w:val="000000" w:themeColor="text1"/>
              <w:sz w:val="24"/>
            </w:rPr>
          </w:rPrChange>
        </w:rPr>
        <w:t>上传</w:t>
      </w:r>
      <w:r w:rsidRPr="00094C36">
        <w:rPr>
          <w:rFonts w:asciiTheme="minorEastAsia" w:hAnsiTheme="minorEastAsia" w:hint="eastAsia"/>
          <w:color w:val="000000" w:themeColor="text1"/>
          <w:sz w:val="24"/>
          <w:szCs w:val="24"/>
          <w:rPrChange w:id="5595" w:author="JY0225" w:date="2017-08-24T12:02:00Z">
            <w:rPr>
              <w:rFonts w:hint="eastAsia"/>
              <w:color w:val="000000" w:themeColor="text1"/>
              <w:sz w:val="24"/>
            </w:rPr>
          </w:rPrChange>
        </w:rPr>
        <w:t>文件实现</w:t>
      </w:r>
      <w:r w:rsidR="00EF6B3D" w:rsidRPr="00094C36">
        <w:rPr>
          <w:rFonts w:asciiTheme="minorEastAsia" w:hAnsiTheme="minorEastAsia" w:hint="eastAsia"/>
          <w:color w:val="000000" w:themeColor="text1"/>
          <w:sz w:val="24"/>
          <w:szCs w:val="24"/>
          <w:rPrChange w:id="5596" w:author="JY0225" w:date="2017-08-24T12:02:00Z">
            <w:rPr>
              <w:rFonts w:hint="eastAsia"/>
              <w:color w:val="000000" w:themeColor="text1"/>
              <w:sz w:val="24"/>
            </w:rPr>
          </w:rPrChange>
        </w:rPr>
        <w:t>“秒传功能”</w:t>
      </w:r>
    </w:p>
    <w:tbl>
      <w:tblPr>
        <w:tblStyle w:val="aa"/>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6"/>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6"/>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6"/>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6"/>
              <w:spacing w:line="400" w:lineRule="exact"/>
              <w:jc w:val="both"/>
              <w:rPr>
                <w:rFonts w:eastAsiaTheme="minorEastAsia"/>
              </w:rPr>
            </w:pPr>
            <w:r>
              <w:rPr>
                <w:rFonts w:eastAsiaTheme="minorEastAsia"/>
              </w:rPr>
              <w:lastRenderedPageBreak/>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6"/>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6"/>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6"/>
              <w:spacing w:line="400" w:lineRule="exact"/>
              <w:jc w:val="both"/>
              <w:rPr>
                <w:rFonts w:eastAsiaTheme="minorEastAsia"/>
              </w:rPr>
            </w:pPr>
            <w:r w:rsidRPr="004C715F">
              <w:rPr>
                <w:rFonts w:eastAsiaTheme="minorEastAsia"/>
              </w:rPr>
              <w:t>data = os.popen(cp_req)</w:t>
            </w:r>
          </w:p>
        </w:tc>
      </w:tr>
    </w:tbl>
    <w:p w14:paraId="67DFA8E4" w14:textId="5A05C8D6" w:rsidR="00744B7A" w:rsidRPr="00094C36" w:rsidRDefault="00635D4C" w:rsidP="009111A4">
      <w:pPr>
        <w:spacing w:line="400" w:lineRule="exact"/>
        <w:rPr>
          <w:rFonts w:asciiTheme="minorEastAsia" w:hAnsiTheme="minorEastAsia"/>
          <w:color w:val="000000" w:themeColor="text1"/>
          <w:sz w:val="24"/>
          <w:rPrChange w:id="5597" w:author="JY0225" w:date="2017-08-24T12:02:00Z">
            <w:rPr>
              <w:color w:val="000000" w:themeColor="text1"/>
              <w:sz w:val="24"/>
            </w:rPr>
          </w:rPrChange>
        </w:rPr>
      </w:pPr>
      <w:r>
        <w:lastRenderedPageBreak/>
        <w:tab/>
      </w:r>
      <w:r w:rsidR="00503C89" w:rsidRPr="00094C36">
        <w:rPr>
          <w:rFonts w:asciiTheme="minorEastAsia" w:hAnsiTheme="minorEastAsia" w:hint="eastAsia"/>
          <w:color w:val="000000" w:themeColor="text1"/>
          <w:sz w:val="24"/>
          <w:rPrChange w:id="5598" w:author="JY0225" w:date="2017-08-24T12:02:00Z">
            <w:rPr>
              <w:rFonts w:hint="eastAsia"/>
              <w:color w:val="000000" w:themeColor="text1"/>
              <w:sz w:val="24"/>
            </w:rPr>
          </w:rPrChange>
        </w:rPr>
        <w:t>上述代码中，使用到了了两张表分别保存本地缓存数据信息和</w:t>
      </w:r>
      <w:r w:rsidR="00476838" w:rsidRPr="00094C36">
        <w:rPr>
          <w:rFonts w:asciiTheme="minorEastAsia" w:hAnsiTheme="minorEastAsia" w:hint="eastAsia"/>
          <w:color w:val="000000" w:themeColor="text1"/>
          <w:sz w:val="24"/>
          <w:rPrChange w:id="5599" w:author="JY0225" w:date="2017-08-24T12:02:00Z">
            <w:rPr>
              <w:rFonts w:hint="eastAsia"/>
              <w:color w:val="000000" w:themeColor="text1"/>
              <w:sz w:val="24"/>
            </w:rPr>
          </w:rPrChange>
        </w:rPr>
        <w:t>备份</w:t>
      </w:r>
      <w:r w:rsidR="00503C89" w:rsidRPr="00094C36">
        <w:rPr>
          <w:rFonts w:asciiTheme="minorEastAsia" w:hAnsiTheme="minorEastAsia" w:hint="eastAsia"/>
          <w:color w:val="000000" w:themeColor="text1"/>
          <w:sz w:val="24"/>
          <w:rPrChange w:id="5600" w:author="JY0225" w:date="2017-08-24T12:02:00Z">
            <w:rPr>
              <w:rFonts w:hint="eastAsia"/>
              <w:color w:val="000000" w:themeColor="text1"/>
              <w:sz w:val="24"/>
            </w:rPr>
          </w:rPrChange>
        </w:rPr>
        <w:t>在服务器端的数据信息</w:t>
      </w:r>
      <w:r w:rsidR="00D91857" w:rsidRPr="00094C36">
        <w:rPr>
          <w:rFonts w:asciiTheme="minorEastAsia" w:hAnsiTheme="minorEastAsia" w:hint="eastAsia"/>
          <w:color w:val="000000" w:themeColor="text1"/>
          <w:sz w:val="24"/>
          <w:rPrChange w:id="5601" w:author="JY0225" w:date="2017-08-24T12:02:00Z">
            <w:rPr>
              <w:rFonts w:hint="eastAsia"/>
              <w:color w:val="000000" w:themeColor="text1"/>
              <w:sz w:val="24"/>
            </w:rPr>
          </w:rPrChange>
        </w:rPr>
        <w:t>，数据库的详细设计参见</w:t>
      </w:r>
      <w:r w:rsidR="00D91857" w:rsidRPr="00094C36">
        <w:rPr>
          <w:rFonts w:asciiTheme="minorEastAsia" w:hAnsiTheme="minorEastAsia"/>
          <w:color w:val="000000" w:themeColor="text1"/>
          <w:sz w:val="24"/>
          <w:rPrChange w:id="5602" w:author="JY0225" w:date="2017-08-24T12:02:00Z">
            <w:rPr>
              <w:color w:val="000000" w:themeColor="text1"/>
              <w:sz w:val="24"/>
            </w:rPr>
          </w:rPrChange>
        </w:rPr>
        <w:t>4.4</w:t>
      </w:r>
      <w:r w:rsidR="00D91857" w:rsidRPr="00094C36">
        <w:rPr>
          <w:rFonts w:asciiTheme="minorEastAsia" w:hAnsiTheme="minorEastAsia" w:hint="eastAsia"/>
          <w:color w:val="000000" w:themeColor="text1"/>
          <w:sz w:val="24"/>
          <w:rPrChange w:id="5603" w:author="JY0225" w:date="2017-08-24T12:02:00Z">
            <w:rPr>
              <w:rFonts w:hint="eastAsia"/>
              <w:color w:val="000000" w:themeColor="text1"/>
              <w:sz w:val="24"/>
            </w:rPr>
          </w:rPrChange>
        </w:rPr>
        <w:t>数据库设计。</w:t>
      </w:r>
      <w:r w:rsidR="00153D2B" w:rsidRPr="00094C36">
        <w:rPr>
          <w:rFonts w:asciiTheme="minorEastAsia" w:hAnsiTheme="minorEastAsia" w:hint="eastAsia"/>
          <w:color w:val="000000" w:themeColor="text1"/>
          <w:sz w:val="24"/>
          <w:rPrChange w:id="5604" w:author="JY0225" w:date="2017-08-24T12:02:00Z">
            <w:rPr>
              <w:rFonts w:hint="eastAsia"/>
              <w:color w:val="000000" w:themeColor="text1"/>
              <w:sz w:val="24"/>
            </w:rPr>
          </w:rPrChange>
        </w:rPr>
        <w:t>表</w:t>
      </w:r>
      <w:r w:rsidR="00153D2B" w:rsidRPr="00094C36">
        <w:rPr>
          <w:rFonts w:asciiTheme="minorEastAsia" w:hAnsiTheme="minorEastAsia"/>
          <w:color w:val="000000" w:themeColor="text1"/>
          <w:sz w:val="24"/>
          <w:rPrChange w:id="5605" w:author="JY0225" w:date="2017-08-24T12:02:00Z">
            <w:rPr>
              <w:color w:val="000000" w:themeColor="text1"/>
              <w:sz w:val="24"/>
            </w:rPr>
          </w:rPrChange>
        </w:rPr>
        <w:t>localCache</w:t>
      </w:r>
      <w:r w:rsidR="00153D2B" w:rsidRPr="00094C36">
        <w:rPr>
          <w:rFonts w:asciiTheme="minorEastAsia" w:hAnsiTheme="minorEastAsia" w:hint="eastAsia"/>
          <w:color w:val="000000" w:themeColor="text1"/>
          <w:sz w:val="24"/>
          <w:rPrChange w:id="5606" w:author="JY0225" w:date="2017-08-24T12:02:00Z">
            <w:rPr>
              <w:rFonts w:hint="eastAsia"/>
              <w:color w:val="000000" w:themeColor="text1"/>
              <w:sz w:val="24"/>
            </w:rPr>
          </w:rPrChange>
        </w:rPr>
        <w:t>用来保存保存在本地的缓存文件信息，用文件</w:t>
      </w:r>
      <w:r w:rsidR="00153D2B" w:rsidRPr="00094C36">
        <w:rPr>
          <w:rFonts w:asciiTheme="minorEastAsia" w:hAnsiTheme="minorEastAsia"/>
          <w:color w:val="000000" w:themeColor="text1"/>
          <w:sz w:val="24"/>
          <w:rPrChange w:id="5607" w:author="JY0225" w:date="2017-08-24T12:02:00Z">
            <w:rPr>
              <w:color w:val="000000" w:themeColor="text1"/>
              <w:sz w:val="24"/>
            </w:rPr>
          </w:rPrChange>
        </w:rPr>
        <w:t>MD5</w:t>
      </w:r>
      <w:r w:rsidR="00153D2B" w:rsidRPr="00094C36">
        <w:rPr>
          <w:rFonts w:asciiTheme="minorEastAsia" w:hAnsiTheme="minorEastAsia" w:hint="eastAsia"/>
          <w:color w:val="000000" w:themeColor="text1"/>
          <w:sz w:val="24"/>
          <w:rPrChange w:id="5608" w:author="JY0225" w:date="2017-08-24T12:02:00Z">
            <w:rPr>
              <w:rFonts w:hint="eastAsia"/>
              <w:color w:val="000000" w:themeColor="text1"/>
              <w:sz w:val="24"/>
            </w:rPr>
          </w:rPrChange>
        </w:rPr>
        <w:t>进行唯一标识；</w:t>
      </w:r>
      <w:r w:rsidR="00D0062E" w:rsidRPr="00094C36">
        <w:rPr>
          <w:rFonts w:asciiTheme="minorEastAsia" w:hAnsiTheme="minorEastAsia" w:hint="eastAsia"/>
          <w:color w:val="000000" w:themeColor="text1"/>
          <w:sz w:val="24"/>
          <w:rPrChange w:id="5609" w:author="JY0225" w:date="2017-08-24T12:02:00Z">
            <w:rPr>
              <w:rFonts w:hint="eastAsia"/>
              <w:color w:val="000000" w:themeColor="text1"/>
              <w:sz w:val="24"/>
            </w:rPr>
          </w:rPrChange>
        </w:rPr>
        <w:t>表</w:t>
      </w:r>
      <w:r w:rsidR="00D0062E" w:rsidRPr="00094C36">
        <w:rPr>
          <w:rFonts w:asciiTheme="minorEastAsia" w:hAnsiTheme="minorEastAsia"/>
          <w:color w:val="000000" w:themeColor="text1"/>
          <w:sz w:val="24"/>
          <w:rPrChange w:id="5610" w:author="JY0225" w:date="2017-08-24T12:02:00Z">
            <w:rPr>
              <w:color w:val="000000" w:themeColor="text1"/>
              <w:sz w:val="24"/>
            </w:rPr>
          </w:rPrChange>
        </w:rPr>
        <w:t>serverCache</w:t>
      </w:r>
      <w:r w:rsidR="00D0062E" w:rsidRPr="00094C36">
        <w:rPr>
          <w:rFonts w:asciiTheme="minorEastAsia" w:hAnsiTheme="minorEastAsia" w:hint="eastAsia"/>
          <w:color w:val="000000" w:themeColor="text1"/>
          <w:sz w:val="24"/>
          <w:rPrChange w:id="5611" w:author="JY0225" w:date="2017-08-24T12:02:00Z">
            <w:rPr>
              <w:rFonts w:hint="eastAsia"/>
              <w:color w:val="000000" w:themeColor="text1"/>
              <w:sz w:val="24"/>
            </w:rPr>
          </w:rPrChange>
        </w:rPr>
        <w:t>用来保存</w:t>
      </w:r>
      <w:r w:rsidR="00476838" w:rsidRPr="00094C36">
        <w:rPr>
          <w:rFonts w:asciiTheme="minorEastAsia" w:hAnsiTheme="minorEastAsia" w:hint="eastAsia"/>
          <w:color w:val="000000" w:themeColor="text1"/>
          <w:sz w:val="24"/>
          <w:rPrChange w:id="5612" w:author="JY0225" w:date="2017-08-24T12:02:00Z">
            <w:rPr>
              <w:rFonts w:hint="eastAsia"/>
              <w:color w:val="000000" w:themeColor="text1"/>
              <w:sz w:val="24"/>
            </w:rPr>
          </w:rPrChange>
        </w:rPr>
        <w:t>备份</w:t>
      </w:r>
      <w:r w:rsidR="00D0062E" w:rsidRPr="00094C36">
        <w:rPr>
          <w:rFonts w:asciiTheme="minorEastAsia" w:hAnsiTheme="minorEastAsia" w:hint="eastAsia"/>
          <w:color w:val="000000" w:themeColor="text1"/>
          <w:sz w:val="24"/>
          <w:rPrChange w:id="5613" w:author="JY0225" w:date="2017-08-24T12:02:00Z">
            <w:rPr>
              <w:rFonts w:hint="eastAsia"/>
              <w:color w:val="000000" w:themeColor="text1"/>
              <w:sz w:val="24"/>
            </w:rPr>
          </w:rPrChange>
        </w:rPr>
        <w:t>在服务器端的数据信息。</w:t>
      </w:r>
      <w:r w:rsidR="004E5FD3" w:rsidRPr="00094C36">
        <w:rPr>
          <w:rFonts w:asciiTheme="minorEastAsia" w:hAnsiTheme="minorEastAsia" w:hint="eastAsia"/>
          <w:color w:val="000000" w:themeColor="text1"/>
          <w:sz w:val="24"/>
          <w:rPrChange w:id="5614" w:author="JY0225" w:date="2017-08-24T12:02:00Z">
            <w:rPr>
              <w:rFonts w:hint="eastAsia"/>
              <w:color w:val="000000" w:themeColor="text1"/>
              <w:sz w:val="24"/>
            </w:rPr>
          </w:rPrChange>
        </w:rPr>
        <w:t>由于服务器端不提供去重服务，因为</w:t>
      </w:r>
      <w:r w:rsidR="009111A4" w:rsidRPr="00094C36">
        <w:rPr>
          <w:rFonts w:asciiTheme="minorEastAsia" w:hAnsiTheme="minorEastAsia" w:hint="eastAsia"/>
          <w:color w:val="000000" w:themeColor="text1"/>
          <w:sz w:val="24"/>
          <w:rPrChange w:id="5615" w:author="JY0225" w:date="2017-08-24T12:02:00Z">
            <w:rPr>
              <w:rFonts w:hint="eastAsia"/>
              <w:color w:val="000000" w:themeColor="text1"/>
              <w:sz w:val="24"/>
            </w:rPr>
          </w:rPrChange>
        </w:rPr>
        <w:t>需要组合服务器提供的接口，以实现“秒传”功能</w:t>
      </w:r>
      <w:r w:rsidR="00236D66" w:rsidRPr="00094C36">
        <w:rPr>
          <w:rFonts w:asciiTheme="minorEastAsia" w:hAnsiTheme="minorEastAsia" w:hint="eastAsia"/>
          <w:color w:val="000000" w:themeColor="text1"/>
          <w:sz w:val="24"/>
          <w:rPrChange w:id="5616" w:author="JY0225" w:date="2017-08-24T12:02:00Z">
            <w:rPr>
              <w:rFonts w:hint="eastAsia"/>
              <w:color w:val="000000" w:themeColor="text1"/>
              <w:sz w:val="24"/>
            </w:rPr>
          </w:rPrChange>
        </w:rPr>
        <w:t>，通过获取文件属性的接口获取服务器端文件的</w:t>
      </w:r>
      <w:r w:rsidR="00236D66" w:rsidRPr="00094C36">
        <w:rPr>
          <w:rFonts w:asciiTheme="minorEastAsia" w:hAnsiTheme="minorEastAsia"/>
          <w:color w:val="000000" w:themeColor="text1"/>
          <w:sz w:val="24"/>
          <w:rPrChange w:id="5617" w:author="JY0225" w:date="2017-08-24T12:02:00Z">
            <w:rPr>
              <w:color w:val="000000" w:themeColor="text1"/>
              <w:sz w:val="24"/>
            </w:rPr>
          </w:rPrChange>
        </w:rPr>
        <w:t>MD5</w:t>
      </w:r>
      <w:r w:rsidR="00236D66" w:rsidRPr="00094C36">
        <w:rPr>
          <w:rFonts w:asciiTheme="minorEastAsia" w:hAnsiTheme="minorEastAsia" w:hint="eastAsia"/>
          <w:color w:val="000000" w:themeColor="text1"/>
          <w:sz w:val="24"/>
          <w:rPrChange w:id="5618" w:author="JY0225" w:date="2017-08-24T12:02:00Z">
            <w:rPr>
              <w:rFonts w:hint="eastAsia"/>
              <w:color w:val="000000" w:themeColor="text1"/>
              <w:sz w:val="24"/>
            </w:rPr>
          </w:rPrChange>
        </w:rPr>
        <w:t>值，并通过该值与</w:t>
      </w:r>
      <w:r w:rsidR="00236D66" w:rsidRPr="00094C36">
        <w:rPr>
          <w:rFonts w:asciiTheme="minorEastAsia" w:hAnsiTheme="minorEastAsia"/>
          <w:color w:val="000000" w:themeColor="text1"/>
          <w:sz w:val="24"/>
          <w:rPrChange w:id="5619" w:author="JY0225" w:date="2017-08-24T12:02:00Z">
            <w:rPr>
              <w:color w:val="000000" w:themeColor="text1"/>
              <w:sz w:val="24"/>
            </w:rPr>
          </w:rPrChange>
        </w:rPr>
        <w:t>serverCache</w:t>
      </w:r>
      <w:r w:rsidR="00236D66" w:rsidRPr="00094C36">
        <w:rPr>
          <w:rFonts w:asciiTheme="minorEastAsia" w:hAnsiTheme="minorEastAsia" w:hint="eastAsia"/>
          <w:color w:val="000000" w:themeColor="text1"/>
          <w:sz w:val="24"/>
          <w:rPrChange w:id="5620" w:author="JY0225" w:date="2017-08-24T12:02:00Z">
            <w:rPr>
              <w:rFonts w:hint="eastAsia"/>
              <w:color w:val="000000" w:themeColor="text1"/>
              <w:sz w:val="24"/>
            </w:rPr>
          </w:rPrChange>
        </w:rPr>
        <w:t>中</w:t>
      </w:r>
      <w:r w:rsidR="00236D66" w:rsidRPr="00094C36">
        <w:rPr>
          <w:rFonts w:asciiTheme="minorEastAsia" w:hAnsiTheme="minorEastAsia"/>
          <w:color w:val="000000" w:themeColor="text1"/>
          <w:sz w:val="24"/>
          <w:rPrChange w:id="5621" w:author="JY0225" w:date="2017-08-24T12:02:00Z">
            <w:rPr>
              <w:color w:val="000000" w:themeColor="text1"/>
              <w:sz w:val="24"/>
            </w:rPr>
          </w:rPrChange>
        </w:rPr>
        <w:t>MD5</w:t>
      </w:r>
      <w:r w:rsidR="00236D66" w:rsidRPr="00094C36">
        <w:rPr>
          <w:rFonts w:asciiTheme="minorEastAsia" w:hAnsiTheme="minorEastAsia" w:hint="eastAsia"/>
          <w:color w:val="000000" w:themeColor="text1"/>
          <w:sz w:val="24"/>
          <w:rPrChange w:id="5622" w:author="JY0225" w:date="2017-08-24T12:02:00Z">
            <w:rPr>
              <w:rFonts w:hint="eastAsia"/>
              <w:color w:val="000000" w:themeColor="text1"/>
              <w:sz w:val="24"/>
            </w:rPr>
          </w:rPrChange>
        </w:rPr>
        <w:t>值进行匹配，若存在相同的</w:t>
      </w:r>
      <w:r w:rsidR="00236D66" w:rsidRPr="00094C36">
        <w:rPr>
          <w:rFonts w:asciiTheme="minorEastAsia" w:hAnsiTheme="minorEastAsia"/>
          <w:color w:val="000000" w:themeColor="text1"/>
          <w:sz w:val="24"/>
          <w:rPrChange w:id="5623" w:author="JY0225" w:date="2017-08-24T12:02:00Z">
            <w:rPr>
              <w:color w:val="000000" w:themeColor="text1"/>
              <w:sz w:val="24"/>
            </w:rPr>
          </w:rPrChange>
        </w:rPr>
        <w:t>MD5</w:t>
      </w:r>
      <w:r w:rsidR="004E5FD3" w:rsidRPr="00094C36">
        <w:rPr>
          <w:rFonts w:asciiTheme="minorEastAsia" w:hAnsiTheme="minorEastAsia" w:hint="eastAsia"/>
          <w:color w:val="000000" w:themeColor="text1"/>
          <w:sz w:val="24"/>
          <w:rPrChange w:id="5624" w:author="JY0225" w:date="2017-08-24T12:02:00Z">
            <w:rPr>
              <w:rFonts w:hint="eastAsia"/>
              <w:color w:val="000000" w:themeColor="text1"/>
              <w:sz w:val="24"/>
            </w:rPr>
          </w:rPrChange>
        </w:rPr>
        <w:t>值，则说明服务器端存在该文件，此时，</w:t>
      </w:r>
      <w:r w:rsidR="00236D66" w:rsidRPr="00094C36">
        <w:rPr>
          <w:rFonts w:asciiTheme="minorEastAsia" w:hAnsiTheme="minorEastAsia" w:hint="eastAsia"/>
          <w:color w:val="000000" w:themeColor="text1"/>
          <w:sz w:val="24"/>
          <w:rPrChange w:id="5625" w:author="JY0225" w:date="2017-08-24T12:02:00Z">
            <w:rPr>
              <w:rFonts w:hint="eastAsia"/>
              <w:color w:val="000000" w:themeColor="text1"/>
              <w:sz w:val="24"/>
            </w:rPr>
          </w:rPrChange>
        </w:rPr>
        <w:t>调用服务器提供的复制文件接口，提升</w:t>
      </w:r>
      <w:r w:rsidR="00D62F64" w:rsidRPr="00094C36">
        <w:rPr>
          <w:rFonts w:asciiTheme="minorEastAsia" w:hAnsiTheme="minorEastAsia" w:hint="eastAsia"/>
          <w:color w:val="000000" w:themeColor="text1"/>
          <w:sz w:val="24"/>
          <w:rPrChange w:id="5626" w:author="JY0225" w:date="2017-08-24T12:02:00Z">
            <w:rPr>
              <w:rFonts w:hint="eastAsia"/>
              <w:color w:val="000000" w:themeColor="text1"/>
              <w:sz w:val="24"/>
            </w:rPr>
          </w:rPrChange>
        </w:rPr>
        <w:t>上传文件</w:t>
      </w:r>
      <w:r w:rsidR="00236D66" w:rsidRPr="00094C36">
        <w:rPr>
          <w:rFonts w:asciiTheme="minorEastAsia" w:hAnsiTheme="minorEastAsia" w:hint="eastAsia"/>
          <w:color w:val="000000" w:themeColor="text1"/>
          <w:sz w:val="24"/>
          <w:rPrChange w:id="5627" w:author="JY0225" w:date="2017-08-24T12:02:00Z">
            <w:rPr>
              <w:rFonts w:hint="eastAsia"/>
              <w:color w:val="000000" w:themeColor="text1"/>
              <w:sz w:val="24"/>
            </w:rPr>
          </w:rPrChange>
        </w:rPr>
        <w:t>的效率。</w:t>
      </w:r>
    </w:p>
    <w:p w14:paraId="0A5F1463" w14:textId="77777777" w:rsidR="0066403A" w:rsidRDefault="00AA1092" w:rsidP="000E5F49">
      <w:pPr>
        <w:pStyle w:val="31"/>
      </w:pPr>
      <w:bookmarkStart w:id="5628" w:name="_Toc491352028"/>
      <w:r>
        <w:t>5.2.5</w:t>
      </w:r>
      <w:r w:rsidR="003E75E4">
        <w:t xml:space="preserve"> LRU</w:t>
      </w:r>
      <w:r w:rsidR="003E75E4">
        <w:t>替换策略</w:t>
      </w:r>
      <w:bookmarkEnd w:id="5628"/>
    </w:p>
    <w:p w14:paraId="7C9DE078" w14:textId="2A1467DA" w:rsidR="00683933" w:rsidRPr="00094C36" w:rsidRDefault="00683933" w:rsidP="00DA6E5C">
      <w:pPr>
        <w:spacing w:line="400" w:lineRule="exact"/>
        <w:ind w:firstLine="420"/>
        <w:rPr>
          <w:rFonts w:asciiTheme="minorEastAsia" w:hAnsiTheme="minorEastAsia"/>
          <w:color w:val="000000" w:themeColor="text1"/>
          <w:sz w:val="24"/>
          <w:rPrChange w:id="5629" w:author="JY0225" w:date="2017-08-24T12:02:00Z">
            <w:rPr>
              <w:color w:val="000000" w:themeColor="text1"/>
              <w:sz w:val="24"/>
            </w:rPr>
          </w:rPrChange>
        </w:rPr>
      </w:pPr>
      <w:r w:rsidRPr="00094C36">
        <w:rPr>
          <w:rFonts w:asciiTheme="minorEastAsia" w:hAnsiTheme="minorEastAsia"/>
          <w:color w:val="000000" w:themeColor="text1"/>
          <w:sz w:val="24"/>
          <w:rPrChange w:id="5630" w:author="JY0225" w:date="2017-08-24T12:02:00Z">
            <w:rPr>
              <w:color w:val="000000" w:themeColor="text1"/>
              <w:sz w:val="24"/>
            </w:rPr>
          </w:rPrChange>
        </w:rPr>
        <w:t>LRU</w:t>
      </w:r>
      <w:r w:rsidRPr="00094C36">
        <w:rPr>
          <w:rFonts w:asciiTheme="minorEastAsia" w:hAnsiTheme="minorEastAsia" w:hint="eastAsia"/>
          <w:color w:val="000000" w:themeColor="text1"/>
          <w:sz w:val="24"/>
          <w:rPrChange w:id="5631" w:author="JY0225" w:date="2017-08-24T12:02:00Z">
            <w:rPr>
              <w:rFonts w:hint="eastAsia"/>
              <w:color w:val="000000" w:themeColor="text1"/>
              <w:sz w:val="24"/>
            </w:rPr>
          </w:rPrChange>
        </w:rPr>
        <w:t>缓存利用了这样的一种思想。</w:t>
      </w:r>
      <w:r w:rsidRPr="00094C36">
        <w:rPr>
          <w:rFonts w:asciiTheme="minorEastAsia" w:hAnsiTheme="minorEastAsia"/>
          <w:color w:val="000000" w:themeColor="text1"/>
          <w:sz w:val="24"/>
          <w:rPrChange w:id="5632" w:author="JY0225" w:date="2017-08-24T12:02:00Z">
            <w:rPr>
              <w:color w:val="000000" w:themeColor="text1"/>
              <w:sz w:val="24"/>
            </w:rPr>
          </w:rPrChange>
        </w:rPr>
        <w:t>LRU</w:t>
      </w:r>
      <w:r w:rsidRPr="00094C36">
        <w:rPr>
          <w:rFonts w:asciiTheme="minorEastAsia" w:hAnsiTheme="minorEastAsia" w:hint="eastAsia"/>
          <w:color w:val="000000" w:themeColor="text1"/>
          <w:sz w:val="24"/>
          <w:rPrChange w:id="5633" w:author="JY0225" w:date="2017-08-24T12:02:00Z">
            <w:rPr>
              <w:rFonts w:hint="eastAsia"/>
              <w:color w:val="000000" w:themeColor="text1"/>
              <w:sz w:val="24"/>
            </w:rPr>
          </w:rPrChange>
        </w:rPr>
        <w:t>是</w:t>
      </w:r>
      <w:r w:rsidRPr="00094C36">
        <w:rPr>
          <w:rFonts w:asciiTheme="minorEastAsia" w:hAnsiTheme="minorEastAsia"/>
          <w:color w:val="000000" w:themeColor="text1"/>
          <w:sz w:val="24"/>
          <w:rPrChange w:id="5634" w:author="JY0225" w:date="2017-08-24T12:02:00Z">
            <w:rPr>
              <w:color w:val="000000" w:themeColor="text1"/>
              <w:sz w:val="24"/>
            </w:rPr>
          </w:rPrChange>
        </w:rPr>
        <w:t xml:space="preserve">Least Recently Used </w:t>
      </w:r>
      <w:r w:rsidRPr="00094C36">
        <w:rPr>
          <w:rFonts w:asciiTheme="minorEastAsia" w:hAnsiTheme="minorEastAsia" w:hint="eastAsia"/>
          <w:color w:val="000000" w:themeColor="text1"/>
          <w:sz w:val="24"/>
          <w:rPrChange w:id="5635" w:author="JY0225" w:date="2017-08-24T12:02:00Z">
            <w:rPr>
              <w:rFonts w:hint="eastAsia"/>
              <w:color w:val="000000" w:themeColor="text1"/>
              <w:sz w:val="24"/>
            </w:rPr>
          </w:rPrChange>
        </w:rPr>
        <w:t>的缩写，</w:t>
      </w:r>
      <w:r w:rsidR="007902B1" w:rsidRPr="00094C36">
        <w:rPr>
          <w:rFonts w:asciiTheme="minorEastAsia" w:hAnsiTheme="minorEastAsia" w:hint="eastAsia"/>
          <w:color w:val="000000" w:themeColor="text1"/>
          <w:sz w:val="24"/>
          <w:rPrChange w:id="5636" w:author="JY0225" w:date="2017-08-24T12:02:00Z">
            <w:rPr>
              <w:rFonts w:hint="eastAsia"/>
              <w:color w:val="000000" w:themeColor="text1"/>
              <w:sz w:val="24"/>
            </w:rPr>
          </w:rPrChange>
        </w:rPr>
        <w:t>即</w:t>
      </w:r>
      <w:r w:rsidRPr="00094C36">
        <w:rPr>
          <w:rFonts w:asciiTheme="minorEastAsia" w:hAnsiTheme="minorEastAsia"/>
          <w:color w:val="000000" w:themeColor="text1"/>
          <w:sz w:val="24"/>
          <w:rPrChange w:id="5637" w:author="JY0225" w:date="2017-08-24T12:02:00Z">
            <w:rPr>
              <w:color w:val="000000" w:themeColor="text1"/>
              <w:sz w:val="24"/>
            </w:rPr>
          </w:rPrChange>
        </w:rPr>
        <w:t>“</w:t>
      </w:r>
      <w:r w:rsidRPr="00094C36">
        <w:rPr>
          <w:rFonts w:asciiTheme="minorEastAsia" w:hAnsiTheme="minorEastAsia" w:hint="eastAsia"/>
          <w:color w:val="000000" w:themeColor="text1"/>
          <w:sz w:val="24"/>
          <w:rPrChange w:id="5638" w:author="JY0225" w:date="2017-08-24T12:02:00Z">
            <w:rPr>
              <w:rFonts w:hint="eastAsia"/>
              <w:color w:val="000000" w:themeColor="text1"/>
              <w:sz w:val="24"/>
            </w:rPr>
          </w:rPrChange>
        </w:rPr>
        <w:t>最近最少使用</w:t>
      </w:r>
      <w:r w:rsidRPr="00094C36">
        <w:rPr>
          <w:rFonts w:asciiTheme="minorEastAsia" w:hAnsiTheme="minorEastAsia"/>
          <w:color w:val="000000" w:themeColor="text1"/>
          <w:sz w:val="24"/>
          <w:rPrChange w:id="5639" w:author="JY0225" w:date="2017-08-24T12:02:00Z">
            <w:rPr>
              <w:color w:val="000000" w:themeColor="text1"/>
              <w:sz w:val="24"/>
            </w:rPr>
          </w:rPrChange>
        </w:rPr>
        <w:t>”</w:t>
      </w:r>
      <w:r w:rsidRPr="00094C36">
        <w:rPr>
          <w:rFonts w:asciiTheme="minorEastAsia" w:hAnsiTheme="minorEastAsia" w:hint="eastAsia"/>
          <w:color w:val="000000" w:themeColor="text1"/>
          <w:sz w:val="24"/>
          <w:rPrChange w:id="5640" w:author="JY0225" w:date="2017-08-24T12:02:00Z">
            <w:rPr>
              <w:rFonts w:hint="eastAsia"/>
              <w:color w:val="000000" w:themeColor="text1"/>
              <w:sz w:val="24"/>
            </w:rPr>
          </w:rPrChange>
        </w:rPr>
        <w:t>，也就是说，</w:t>
      </w:r>
      <w:r w:rsidRPr="00094C36">
        <w:rPr>
          <w:rFonts w:asciiTheme="minorEastAsia" w:hAnsiTheme="minorEastAsia"/>
          <w:color w:val="000000" w:themeColor="text1"/>
          <w:sz w:val="24"/>
          <w:rPrChange w:id="5641" w:author="JY0225" w:date="2017-08-24T12:02:00Z">
            <w:rPr>
              <w:color w:val="000000" w:themeColor="text1"/>
              <w:sz w:val="24"/>
            </w:rPr>
          </w:rPrChange>
        </w:rPr>
        <w:t>LRU</w:t>
      </w:r>
      <w:r w:rsidRPr="00094C36">
        <w:rPr>
          <w:rFonts w:asciiTheme="minorEastAsia" w:hAnsiTheme="minorEastAsia" w:hint="eastAsia"/>
          <w:color w:val="000000" w:themeColor="text1"/>
          <w:sz w:val="24"/>
          <w:rPrChange w:id="5642" w:author="JY0225" w:date="2017-08-24T12:02:00Z">
            <w:rPr>
              <w:rFonts w:hint="eastAsia"/>
              <w:color w:val="000000" w:themeColor="text1"/>
              <w:sz w:val="24"/>
            </w:rPr>
          </w:rPrChange>
        </w:rPr>
        <w:t>缓存把最近最少使用的数据移除，</w:t>
      </w:r>
      <w:r w:rsidR="00E43560" w:rsidRPr="00094C36">
        <w:rPr>
          <w:rFonts w:asciiTheme="minorEastAsia" w:hAnsiTheme="minorEastAsia" w:hint="eastAsia"/>
          <w:color w:val="000000" w:themeColor="text1"/>
          <w:sz w:val="24"/>
          <w:rPrChange w:id="5643" w:author="JY0225" w:date="2017-08-24T12:02:00Z">
            <w:rPr>
              <w:rFonts w:hint="eastAsia"/>
              <w:color w:val="000000" w:themeColor="text1"/>
              <w:sz w:val="24"/>
            </w:rPr>
          </w:rPrChange>
        </w:rPr>
        <w:t>让给最新读取的数据。而往往最常读取的，也是读取次数最多的，所以</w:t>
      </w:r>
      <w:r w:rsidRPr="00094C36">
        <w:rPr>
          <w:rFonts w:asciiTheme="minorEastAsia" w:hAnsiTheme="minorEastAsia" w:hint="eastAsia"/>
          <w:color w:val="000000" w:themeColor="text1"/>
          <w:sz w:val="24"/>
          <w:rPrChange w:id="5644" w:author="JY0225" w:date="2017-08-24T12:02:00Z">
            <w:rPr>
              <w:rFonts w:hint="eastAsia"/>
              <w:color w:val="000000" w:themeColor="text1"/>
              <w:sz w:val="24"/>
            </w:rPr>
          </w:rPrChange>
        </w:rPr>
        <w:t>利用</w:t>
      </w:r>
      <w:r w:rsidRPr="00094C36">
        <w:rPr>
          <w:rFonts w:asciiTheme="minorEastAsia" w:hAnsiTheme="minorEastAsia"/>
          <w:color w:val="000000" w:themeColor="text1"/>
          <w:sz w:val="24"/>
          <w:rPrChange w:id="5645" w:author="JY0225" w:date="2017-08-24T12:02:00Z">
            <w:rPr>
              <w:color w:val="000000" w:themeColor="text1"/>
              <w:sz w:val="24"/>
            </w:rPr>
          </w:rPrChange>
        </w:rPr>
        <w:t>LRU</w:t>
      </w:r>
      <w:r w:rsidR="00E43560" w:rsidRPr="00094C36">
        <w:rPr>
          <w:rFonts w:asciiTheme="minorEastAsia" w:hAnsiTheme="minorEastAsia" w:hint="eastAsia"/>
          <w:color w:val="000000" w:themeColor="text1"/>
          <w:sz w:val="24"/>
          <w:rPrChange w:id="5646" w:author="JY0225" w:date="2017-08-24T12:02:00Z">
            <w:rPr>
              <w:rFonts w:hint="eastAsia"/>
              <w:color w:val="000000" w:themeColor="text1"/>
              <w:sz w:val="24"/>
            </w:rPr>
          </w:rPrChange>
        </w:rPr>
        <w:t>缓存策略</w:t>
      </w:r>
      <w:r w:rsidR="00575727" w:rsidRPr="00094C36">
        <w:rPr>
          <w:rFonts w:asciiTheme="minorEastAsia" w:hAnsiTheme="minorEastAsia" w:hint="eastAsia"/>
          <w:color w:val="000000" w:themeColor="text1"/>
          <w:sz w:val="24"/>
          <w:rPrChange w:id="5647" w:author="JY0225" w:date="2017-08-24T12:02:00Z">
            <w:rPr>
              <w:rFonts w:hint="eastAsia"/>
              <w:color w:val="000000" w:themeColor="text1"/>
              <w:sz w:val="24"/>
            </w:rPr>
          </w:rPrChange>
        </w:rPr>
        <w:t>能够提保证本地缓存文件的时效性</w:t>
      </w:r>
      <w:r w:rsidR="00080222" w:rsidRPr="00094C36">
        <w:rPr>
          <w:rFonts w:asciiTheme="minorEastAsia" w:hAnsiTheme="minorEastAsia" w:hint="eastAsia"/>
          <w:color w:val="000000" w:themeColor="text1"/>
          <w:sz w:val="24"/>
          <w:rPrChange w:id="5648" w:author="JY0225" w:date="2017-08-24T12:02:00Z">
            <w:rPr>
              <w:rFonts w:hint="eastAsia"/>
              <w:color w:val="000000" w:themeColor="text1"/>
              <w:sz w:val="24"/>
            </w:rPr>
          </w:rPrChange>
        </w:rPr>
        <w:t>。</w:t>
      </w:r>
    </w:p>
    <w:p w14:paraId="4FB958E0" w14:textId="2C764528" w:rsidR="0092719B" w:rsidRPr="00094C36" w:rsidRDefault="0092719B" w:rsidP="00DA6E5C">
      <w:pPr>
        <w:spacing w:line="400" w:lineRule="exact"/>
        <w:ind w:firstLine="420"/>
        <w:rPr>
          <w:rFonts w:asciiTheme="minorEastAsia" w:hAnsiTheme="minorEastAsia"/>
          <w:color w:val="000000" w:themeColor="text1"/>
          <w:sz w:val="24"/>
          <w:rPrChange w:id="5649" w:author="JY0225" w:date="2017-08-24T12:02:00Z">
            <w:rPr>
              <w:color w:val="000000" w:themeColor="text1"/>
              <w:sz w:val="24"/>
            </w:rPr>
          </w:rPrChange>
        </w:rPr>
      </w:pPr>
      <w:r w:rsidRPr="00094C36">
        <w:rPr>
          <w:rFonts w:asciiTheme="minorEastAsia" w:hAnsiTheme="minorEastAsia" w:hint="eastAsia"/>
          <w:color w:val="000000" w:themeColor="text1"/>
          <w:sz w:val="24"/>
          <w:rPrChange w:id="5650" w:author="JY0225" w:date="2017-08-24T12:02:00Z">
            <w:rPr>
              <w:rFonts w:hint="eastAsia"/>
              <w:color w:val="000000" w:themeColor="text1"/>
              <w:sz w:val="24"/>
            </w:rPr>
          </w:rPrChange>
        </w:rPr>
        <w:t>要实现</w:t>
      </w:r>
      <w:r w:rsidRPr="00094C36">
        <w:rPr>
          <w:rFonts w:asciiTheme="minorEastAsia" w:hAnsiTheme="minorEastAsia"/>
          <w:color w:val="000000" w:themeColor="text1"/>
          <w:sz w:val="24"/>
          <w:rPrChange w:id="5651" w:author="JY0225" w:date="2017-08-24T12:02:00Z">
            <w:rPr>
              <w:color w:val="000000" w:themeColor="text1"/>
              <w:sz w:val="24"/>
            </w:rPr>
          </w:rPrChange>
        </w:rPr>
        <w:t>LRU</w:t>
      </w:r>
      <w:r w:rsidR="008675FB" w:rsidRPr="00094C36">
        <w:rPr>
          <w:rFonts w:asciiTheme="minorEastAsia" w:hAnsiTheme="minorEastAsia" w:hint="eastAsia"/>
          <w:color w:val="000000" w:themeColor="text1"/>
          <w:sz w:val="24"/>
          <w:rPrChange w:id="5652" w:author="JY0225" w:date="2017-08-24T12:02:00Z">
            <w:rPr>
              <w:rFonts w:hint="eastAsia"/>
              <w:color w:val="000000" w:themeColor="text1"/>
              <w:sz w:val="24"/>
            </w:rPr>
          </w:rPrChange>
        </w:rPr>
        <w:t>缓存，</w:t>
      </w:r>
      <w:r w:rsidRPr="00094C36">
        <w:rPr>
          <w:rFonts w:asciiTheme="minorEastAsia" w:hAnsiTheme="minorEastAsia" w:hint="eastAsia"/>
          <w:color w:val="000000" w:themeColor="text1"/>
          <w:sz w:val="24"/>
          <w:rPrChange w:id="5653" w:author="JY0225" w:date="2017-08-24T12:02:00Z">
            <w:rPr>
              <w:rFonts w:hint="eastAsia"/>
              <w:color w:val="000000" w:themeColor="text1"/>
              <w:sz w:val="24"/>
            </w:rPr>
          </w:rPrChange>
        </w:rPr>
        <w:t>需要用一个数据库记录每个文件的使用频率，</w:t>
      </w:r>
      <w:r w:rsidR="00141160" w:rsidRPr="00094C36">
        <w:rPr>
          <w:rFonts w:asciiTheme="minorEastAsia" w:hAnsiTheme="minorEastAsia" w:hint="eastAsia"/>
          <w:color w:val="000000" w:themeColor="text1"/>
          <w:sz w:val="24"/>
          <w:rPrChange w:id="5654" w:author="JY0225" w:date="2017-08-24T12:02:00Z">
            <w:rPr>
              <w:rFonts w:hint="eastAsia"/>
              <w:color w:val="000000" w:themeColor="text1"/>
              <w:sz w:val="24"/>
            </w:rPr>
          </w:rPrChange>
        </w:rPr>
        <w:t>每当用户上传或者下载一个文件时，将会更新数据中关于该文件使用次数的字段</w:t>
      </w:r>
      <w:r w:rsidR="00AB031C" w:rsidRPr="00094C36">
        <w:rPr>
          <w:rFonts w:asciiTheme="minorEastAsia" w:hAnsiTheme="minorEastAsia" w:hint="eastAsia"/>
          <w:color w:val="000000" w:themeColor="text1"/>
          <w:sz w:val="24"/>
          <w:rPrChange w:id="5655" w:author="JY0225" w:date="2017-08-24T12:02:00Z">
            <w:rPr>
              <w:rFonts w:hint="eastAsia"/>
              <w:color w:val="000000" w:themeColor="text1"/>
              <w:sz w:val="24"/>
            </w:rPr>
          </w:rPrChange>
        </w:rPr>
        <w:t>，自动加一</w:t>
      </w:r>
      <w:r w:rsidR="00FF372F" w:rsidRPr="00094C36">
        <w:rPr>
          <w:rFonts w:asciiTheme="minorEastAsia" w:hAnsiTheme="minorEastAsia" w:hint="eastAsia"/>
          <w:color w:val="000000" w:themeColor="text1"/>
          <w:sz w:val="24"/>
          <w:rPrChange w:id="5656" w:author="JY0225" w:date="2017-08-24T12:02:00Z">
            <w:rPr>
              <w:rFonts w:hint="eastAsia"/>
              <w:color w:val="000000" w:themeColor="text1"/>
              <w:sz w:val="24"/>
            </w:rPr>
          </w:rPrChange>
        </w:rPr>
        <w:t>。</w:t>
      </w:r>
      <w:r w:rsidR="00864A9B" w:rsidRPr="00094C36">
        <w:rPr>
          <w:rFonts w:asciiTheme="minorEastAsia" w:hAnsiTheme="minorEastAsia" w:hint="eastAsia"/>
          <w:color w:val="000000" w:themeColor="text1"/>
          <w:sz w:val="24"/>
          <w:rPrChange w:id="5657" w:author="JY0225" w:date="2017-08-24T12:02:00Z">
            <w:rPr>
              <w:rFonts w:hint="eastAsia"/>
              <w:color w:val="000000" w:themeColor="text1"/>
              <w:sz w:val="24"/>
            </w:rPr>
          </w:rPrChange>
        </w:rPr>
        <w:t>当本地缓存达到</w:t>
      </w:r>
      <w:r w:rsidR="00476838" w:rsidRPr="00094C36">
        <w:rPr>
          <w:rFonts w:asciiTheme="minorEastAsia" w:hAnsiTheme="minorEastAsia" w:hint="eastAsia"/>
          <w:color w:val="000000" w:themeColor="text1"/>
          <w:sz w:val="24"/>
          <w:rPrChange w:id="5658" w:author="JY0225" w:date="2017-08-24T12:02:00Z">
            <w:rPr>
              <w:rFonts w:hint="eastAsia"/>
              <w:color w:val="000000" w:themeColor="text1"/>
              <w:sz w:val="24"/>
            </w:rPr>
          </w:rPrChange>
        </w:rPr>
        <w:t>备份</w:t>
      </w:r>
      <w:r w:rsidR="00864A9B" w:rsidRPr="00094C36">
        <w:rPr>
          <w:rFonts w:asciiTheme="minorEastAsia" w:hAnsiTheme="minorEastAsia" w:hint="eastAsia"/>
          <w:color w:val="000000" w:themeColor="text1"/>
          <w:sz w:val="24"/>
          <w:rPrChange w:id="5659" w:author="JY0225" w:date="2017-08-24T12:02:00Z">
            <w:rPr>
              <w:rFonts w:hint="eastAsia"/>
              <w:color w:val="000000" w:themeColor="text1"/>
              <w:sz w:val="24"/>
            </w:rPr>
          </w:rPrChange>
        </w:rPr>
        <w:t>空间的上限时，</w:t>
      </w:r>
      <w:r w:rsidR="002D5ABB" w:rsidRPr="00094C36">
        <w:rPr>
          <w:rFonts w:asciiTheme="minorEastAsia" w:hAnsiTheme="minorEastAsia"/>
          <w:color w:val="000000" w:themeColor="text1"/>
          <w:sz w:val="24"/>
          <w:rPrChange w:id="5660" w:author="JY0225" w:date="2017-08-24T12:02:00Z">
            <w:rPr>
              <w:color w:val="000000" w:themeColor="text1"/>
              <w:sz w:val="24"/>
            </w:rPr>
          </w:rPrChange>
        </w:rPr>
        <w:t>LRU</w:t>
      </w:r>
      <w:r w:rsidR="002D5ABB" w:rsidRPr="00094C36">
        <w:rPr>
          <w:rFonts w:asciiTheme="minorEastAsia" w:hAnsiTheme="minorEastAsia" w:hint="eastAsia"/>
          <w:color w:val="000000" w:themeColor="text1"/>
          <w:sz w:val="24"/>
          <w:rPrChange w:id="5661" w:author="JY0225" w:date="2017-08-24T12:02:00Z">
            <w:rPr>
              <w:rFonts w:hint="eastAsia"/>
              <w:color w:val="000000" w:themeColor="text1"/>
              <w:sz w:val="24"/>
            </w:rPr>
          </w:rPrChange>
        </w:rPr>
        <w:t>缓存策略</w:t>
      </w:r>
      <w:r w:rsidR="007A5675" w:rsidRPr="00094C36">
        <w:rPr>
          <w:rFonts w:asciiTheme="minorEastAsia" w:hAnsiTheme="minorEastAsia" w:hint="eastAsia"/>
          <w:color w:val="000000" w:themeColor="text1"/>
          <w:sz w:val="24"/>
          <w:rPrChange w:id="5662" w:author="JY0225" w:date="2017-08-24T12:02:00Z">
            <w:rPr>
              <w:rFonts w:hint="eastAsia"/>
              <w:color w:val="000000" w:themeColor="text1"/>
              <w:sz w:val="24"/>
            </w:rPr>
          </w:rPrChange>
        </w:rPr>
        <w:t>会将使用次数最少的文件替换掉，</w:t>
      </w:r>
      <w:r w:rsidR="00702A76" w:rsidRPr="00094C36">
        <w:rPr>
          <w:rFonts w:asciiTheme="minorEastAsia" w:hAnsiTheme="minorEastAsia" w:hint="eastAsia"/>
          <w:color w:val="000000" w:themeColor="text1"/>
          <w:sz w:val="24"/>
          <w:rPrChange w:id="5663" w:author="JY0225" w:date="2017-08-24T12:02:00Z">
            <w:rPr>
              <w:rFonts w:hint="eastAsia"/>
              <w:color w:val="000000" w:themeColor="text1"/>
              <w:sz w:val="24"/>
            </w:rPr>
          </w:rPrChange>
        </w:rPr>
        <w:t>如果同时存在两个使用次数相同的文件，那么</w:t>
      </w:r>
      <w:r w:rsidR="00B6265E" w:rsidRPr="00094C36">
        <w:rPr>
          <w:rFonts w:asciiTheme="minorEastAsia" w:hAnsiTheme="minorEastAsia" w:hint="eastAsia"/>
          <w:color w:val="000000" w:themeColor="text1"/>
          <w:sz w:val="24"/>
          <w:rPrChange w:id="5664" w:author="JY0225" w:date="2017-08-24T12:02:00Z">
            <w:rPr>
              <w:rFonts w:hint="eastAsia"/>
              <w:color w:val="000000" w:themeColor="text1"/>
              <w:sz w:val="24"/>
            </w:rPr>
          </w:rPrChange>
        </w:rPr>
        <w:t>会根据最近使用的时间来判断替换哪个文件。</w:t>
      </w:r>
      <w:r w:rsidR="00FC7C26" w:rsidRPr="00094C36">
        <w:rPr>
          <w:rFonts w:asciiTheme="minorEastAsia" w:hAnsiTheme="minorEastAsia"/>
          <w:color w:val="000000" w:themeColor="text1"/>
          <w:sz w:val="24"/>
          <w:rPrChange w:id="5665" w:author="JY0225" w:date="2017-08-24T12:02:00Z">
            <w:rPr>
              <w:color w:val="000000" w:themeColor="text1"/>
              <w:sz w:val="24"/>
            </w:rPr>
          </w:rPrChange>
        </w:rPr>
        <w:t>LRU</w:t>
      </w:r>
      <w:r w:rsidR="00FC7C26" w:rsidRPr="00094C36">
        <w:rPr>
          <w:rFonts w:asciiTheme="minorEastAsia" w:hAnsiTheme="minorEastAsia" w:hint="eastAsia"/>
          <w:color w:val="000000" w:themeColor="text1"/>
          <w:sz w:val="24"/>
          <w:rPrChange w:id="5666" w:author="JY0225" w:date="2017-08-24T12:02:00Z">
            <w:rPr>
              <w:rFonts w:hint="eastAsia"/>
              <w:color w:val="000000" w:themeColor="text1"/>
              <w:sz w:val="24"/>
            </w:rPr>
          </w:rPrChange>
        </w:rPr>
        <w:t>替换策略的核心代码如下：</w:t>
      </w:r>
    </w:p>
    <w:tbl>
      <w:tblPr>
        <w:tblStyle w:val="aa"/>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6"/>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6"/>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6"/>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6"/>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6"/>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6"/>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6"/>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6"/>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6"/>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6"/>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6"/>
              <w:spacing w:line="400" w:lineRule="exact"/>
              <w:rPr>
                <w:rFonts w:eastAsiaTheme="minorEastAsia"/>
              </w:rPr>
            </w:pPr>
            <w:r w:rsidRPr="0097484F">
              <w:rPr>
                <w:rFonts w:eastAsiaTheme="minorEastAsia"/>
              </w:rPr>
              <w:lastRenderedPageBreak/>
              <w:t>cx.execute("delete from fileCache where MD5 = '" + fcache[3] + "';")</w:t>
            </w:r>
          </w:p>
          <w:p w14:paraId="5FAEF12A" w14:textId="77777777" w:rsidR="00007196" w:rsidRDefault="0097484F" w:rsidP="0097484F">
            <w:pPr>
              <w:pStyle w:val="a6"/>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6"/>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6"/>
              <w:spacing w:line="400" w:lineRule="exact"/>
              <w:jc w:val="both"/>
              <w:rPr>
                <w:rFonts w:eastAsiaTheme="minorEastAsia"/>
              </w:rPr>
            </w:pPr>
            <w:r w:rsidRPr="00A23EFF">
              <w:rPr>
                <w:rFonts w:eastAsiaTheme="minorEastAsia"/>
              </w:rPr>
              <w:t>shutil.copy(path, sys.path[0] + "/mwcache/cache/" + file_name)</w:t>
            </w:r>
          </w:p>
        </w:tc>
      </w:tr>
    </w:tbl>
    <w:p w14:paraId="0C4E8528" w14:textId="77777777" w:rsidR="00AF0CA2" w:rsidDel="00AF0CA2" w:rsidRDefault="00AF0CA2" w:rsidP="00AF0CA2">
      <w:pPr>
        <w:pStyle w:val="31"/>
        <w:rPr>
          <w:del w:id="5667" w:author="微软用户" w:date="2017-08-19T21:40:00Z"/>
          <w:moveTo w:id="5668" w:author="微软用户" w:date="2017-08-19T21:40:00Z"/>
        </w:rPr>
      </w:pPr>
      <w:bookmarkStart w:id="5669" w:name="_Toc491352029"/>
      <w:moveToRangeStart w:id="5670" w:author="微软用户" w:date="2017-08-19T21:40:00Z" w:name="move490942165"/>
      <w:moveTo w:id="5671" w:author="微软用户" w:date="2017-08-19T21:40:00Z">
        <w:r>
          <w:lastRenderedPageBreak/>
          <w:t>5.2.6 Firefox</w:t>
        </w:r>
        <w:r>
          <w:t>扩展</w:t>
        </w:r>
        <w:bookmarkEnd w:id="5669"/>
      </w:moveTo>
    </w:p>
    <w:moveToRangeEnd w:id="5670"/>
    <w:p w14:paraId="5915580B" w14:textId="77777777" w:rsidR="000E5613" w:rsidRPr="00A23EFF" w:rsidRDefault="000E5613">
      <w:pPr>
        <w:pStyle w:val="31"/>
        <w:pPrChange w:id="5672" w:author="微软用户" w:date="2017-08-19T21:40:00Z">
          <w:pPr>
            <w:spacing w:line="400" w:lineRule="exact"/>
          </w:pPr>
        </w:pPrChange>
      </w:pPr>
    </w:p>
    <w:p w14:paraId="22DF7357" w14:textId="6F491EBE" w:rsidR="003D75FE" w:rsidRPr="00094C36" w:rsidDel="00AF0CA2" w:rsidRDefault="008160D7">
      <w:pPr>
        <w:pStyle w:val="31"/>
        <w:rPr>
          <w:moveFrom w:id="5673" w:author="微软用户" w:date="2017-08-19T21:40:00Z"/>
          <w:rFonts w:asciiTheme="minorEastAsia" w:hAnsiTheme="minorEastAsia"/>
          <w:sz w:val="24"/>
          <w:szCs w:val="24"/>
          <w:rPrChange w:id="5674" w:author="JY0225" w:date="2017-08-24T12:02:00Z">
            <w:rPr>
              <w:moveFrom w:id="5675" w:author="微软用户" w:date="2017-08-19T21:40:00Z"/>
            </w:rPr>
          </w:rPrChange>
        </w:rPr>
      </w:pPr>
      <w:moveFromRangeStart w:id="5676" w:author="微软用户" w:date="2017-08-19T21:40:00Z" w:name="move490942165"/>
      <w:moveFrom w:id="5677" w:author="微软用户" w:date="2017-08-19T21:40:00Z">
        <w:r w:rsidRPr="00094C36" w:rsidDel="00AF0CA2">
          <w:rPr>
            <w:rFonts w:asciiTheme="minorEastAsia" w:hAnsiTheme="minorEastAsia"/>
            <w:b w:val="0"/>
            <w:bCs w:val="0"/>
            <w:sz w:val="24"/>
            <w:szCs w:val="24"/>
            <w:rPrChange w:id="5678" w:author="JY0225" w:date="2017-08-24T12:02:00Z">
              <w:rPr>
                <w:b w:val="0"/>
                <w:bCs w:val="0"/>
              </w:rPr>
            </w:rPrChange>
          </w:rPr>
          <w:t>5.2.6</w:t>
        </w:r>
        <w:r w:rsidR="003D75FE" w:rsidRPr="00094C36" w:rsidDel="00AF0CA2">
          <w:rPr>
            <w:rFonts w:asciiTheme="minorEastAsia" w:hAnsiTheme="minorEastAsia"/>
            <w:b w:val="0"/>
            <w:bCs w:val="0"/>
            <w:sz w:val="24"/>
            <w:szCs w:val="24"/>
            <w:rPrChange w:id="5679" w:author="JY0225" w:date="2017-08-24T12:02:00Z">
              <w:rPr>
                <w:b w:val="0"/>
                <w:bCs w:val="0"/>
              </w:rPr>
            </w:rPrChange>
          </w:rPr>
          <w:t xml:space="preserve"> Firefox</w:t>
        </w:r>
        <w:r w:rsidR="002E5718" w:rsidRPr="00094C36" w:rsidDel="00AF0CA2">
          <w:rPr>
            <w:rFonts w:asciiTheme="minorEastAsia" w:hAnsiTheme="minorEastAsia" w:hint="eastAsia"/>
            <w:b w:val="0"/>
            <w:bCs w:val="0"/>
            <w:sz w:val="24"/>
            <w:szCs w:val="24"/>
            <w:rPrChange w:id="5680" w:author="JY0225" w:date="2017-08-24T12:02:00Z">
              <w:rPr>
                <w:rFonts w:hint="eastAsia"/>
                <w:b w:val="0"/>
                <w:bCs w:val="0"/>
              </w:rPr>
            </w:rPrChange>
          </w:rPr>
          <w:t>扩展</w:t>
        </w:r>
      </w:moveFrom>
    </w:p>
    <w:moveFromRangeEnd w:id="5676"/>
    <w:p w14:paraId="7158A62C" w14:textId="7975FEAB" w:rsidR="00566056" w:rsidRPr="00094C36" w:rsidRDefault="0048420B" w:rsidP="00205EDA">
      <w:pPr>
        <w:spacing w:line="400" w:lineRule="exact"/>
        <w:rPr>
          <w:rFonts w:asciiTheme="minorEastAsia" w:hAnsiTheme="minorEastAsia"/>
          <w:color w:val="000000" w:themeColor="text1"/>
          <w:sz w:val="24"/>
          <w:szCs w:val="24"/>
          <w:rPrChange w:id="5681" w:author="JY0225" w:date="2017-08-24T12:02:00Z">
            <w:rPr>
              <w:color w:val="000000" w:themeColor="text1"/>
              <w:sz w:val="24"/>
            </w:rPr>
          </w:rPrChange>
        </w:rPr>
      </w:pPr>
      <w:r w:rsidRPr="00094C36">
        <w:rPr>
          <w:rFonts w:asciiTheme="minorEastAsia" w:hAnsiTheme="minorEastAsia"/>
          <w:sz w:val="24"/>
          <w:szCs w:val="24"/>
          <w:rPrChange w:id="5682" w:author="JY0225" w:date="2017-08-24T12:02:00Z">
            <w:rPr/>
          </w:rPrChange>
        </w:rPr>
        <w:tab/>
      </w:r>
      <w:r w:rsidR="00205EDA" w:rsidRPr="00094C36">
        <w:rPr>
          <w:rFonts w:asciiTheme="minorEastAsia" w:hAnsiTheme="minorEastAsia" w:hint="eastAsia"/>
          <w:color w:val="000000" w:themeColor="text1"/>
          <w:sz w:val="24"/>
          <w:szCs w:val="24"/>
          <w:rPrChange w:id="5683" w:author="JY0225" w:date="2017-08-24T12:02:00Z">
            <w:rPr>
              <w:rFonts w:hint="eastAsia"/>
              <w:color w:val="000000" w:themeColor="text1"/>
              <w:sz w:val="24"/>
            </w:rPr>
          </w:rPrChange>
        </w:rPr>
        <w:t>浏览器</w:t>
      </w:r>
      <w:r w:rsidR="002E5718" w:rsidRPr="00094C36">
        <w:rPr>
          <w:rFonts w:asciiTheme="minorEastAsia" w:hAnsiTheme="minorEastAsia" w:hint="eastAsia"/>
          <w:color w:val="000000" w:themeColor="text1"/>
          <w:sz w:val="24"/>
          <w:szCs w:val="24"/>
          <w:rPrChange w:id="5684" w:author="JY0225" w:date="2017-08-24T12:02:00Z">
            <w:rPr>
              <w:rFonts w:hint="eastAsia"/>
              <w:color w:val="000000" w:themeColor="text1"/>
              <w:sz w:val="24"/>
            </w:rPr>
          </w:rPrChange>
        </w:rPr>
        <w:t>扩展</w:t>
      </w:r>
      <w:r w:rsidR="00205EDA" w:rsidRPr="00094C36">
        <w:rPr>
          <w:rFonts w:asciiTheme="minorEastAsia" w:hAnsiTheme="minorEastAsia" w:hint="eastAsia"/>
          <w:color w:val="000000" w:themeColor="text1"/>
          <w:sz w:val="24"/>
          <w:szCs w:val="24"/>
          <w:rPrChange w:id="5685" w:author="JY0225" w:date="2017-08-24T12:02:00Z">
            <w:rPr>
              <w:rFonts w:hint="eastAsia"/>
              <w:color w:val="000000" w:themeColor="text1"/>
              <w:sz w:val="24"/>
            </w:rPr>
          </w:rPrChange>
        </w:rPr>
        <w:t>是一种用来</w:t>
      </w:r>
      <w:r w:rsidR="00566056" w:rsidRPr="00094C36">
        <w:rPr>
          <w:rFonts w:asciiTheme="minorEastAsia" w:hAnsiTheme="minorEastAsia" w:hint="eastAsia"/>
          <w:color w:val="000000" w:themeColor="text1"/>
          <w:sz w:val="24"/>
          <w:szCs w:val="24"/>
          <w:rPrChange w:id="5686" w:author="JY0225" w:date="2017-08-24T12:02:00Z">
            <w:rPr>
              <w:rFonts w:hint="eastAsia"/>
              <w:color w:val="000000" w:themeColor="text1"/>
              <w:sz w:val="24"/>
            </w:rPr>
          </w:rPrChange>
        </w:rPr>
        <w:t>修改</w:t>
      </w:r>
      <w:r w:rsidR="00566056" w:rsidRPr="00094C36">
        <w:rPr>
          <w:rFonts w:asciiTheme="minorEastAsia" w:hAnsiTheme="minorEastAsia"/>
          <w:color w:val="000000" w:themeColor="text1"/>
          <w:sz w:val="24"/>
          <w:szCs w:val="24"/>
          <w:rPrChange w:id="5687" w:author="JY0225" w:date="2017-08-24T12:02:00Z">
            <w:rPr>
              <w:color w:val="000000" w:themeColor="text1"/>
              <w:sz w:val="24"/>
            </w:rPr>
          </w:rPrChange>
        </w:rPr>
        <w:t>web</w:t>
      </w:r>
      <w:r w:rsidR="00A62FA3" w:rsidRPr="00094C36">
        <w:rPr>
          <w:rFonts w:asciiTheme="minorEastAsia" w:hAnsiTheme="minorEastAsia" w:hint="eastAsia"/>
          <w:color w:val="000000" w:themeColor="text1"/>
          <w:sz w:val="24"/>
          <w:szCs w:val="24"/>
          <w:rPrChange w:id="5688" w:author="JY0225" w:date="2017-08-24T12:02:00Z">
            <w:rPr>
              <w:rFonts w:hint="eastAsia"/>
              <w:color w:val="000000" w:themeColor="text1"/>
              <w:sz w:val="24"/>
            </w:rPr>
          </w:rPrChange>
        </w:rPr>
        <w:t>浏览器</w:t>
      </w:r>
      <w:r w:rsidR="00205EDA" w:rsidRPr="00094C36">
        <w:rPr>
          <w:rFonts w:asciiTheme="minorEastAsia" w:hAnsiTheme="minorEastAsia" w:hint="eastAsia"/>
          <w:color w:val="000000" w:themeColor="text1"/>
          <w:sz w:val="24"/>
          <w:szCs w:val="24"/>
          <w:rPrChange w:id="5689" w:author="JY0225" w:date="2017-08-24T12:02:00Z">
            <w:rPr>
              <w:rFonts w:hint="eastAsia"/>
              <w:color w:val="000000" w:themeColor="text1"/>
              <w:sz w:val="24"/>
            </w:rPr>
          </w:rPrChange>
        </w:rPr>
        <w:t>功能的工具</w:t>
      </w:r>
      <w:r w:rsidR="00566056" w:rsidRPr="00094C36">
        <w:rPr>
          <w:rFonts w:asciiTheme="minorEastAsia" w:hAnsiTheme="minorEastAsia" w:hint="eastAsia"/>
          <w:color w:val="000000" w:themeColor="text1"/>
          <w:sz w:val="24"/>
          <w:szCs w:val="24"/>
          <w:rPrChange w:id="5690" w:author="JY0225" w:date="2017-08-24T12:02:00Z">
            <w:rPr>
              <w:rFonts w:hint="eastAsia"/>
              <w:color w:val="000000" w:themeColor="text1"/>
              <w:sz w:val="24"/>
            </w:rPr>
          </w:rPrChange>
        </w:rPr>
        <w:t>。它们使用</w:t>
      </w:r>
      <w:r w:rsidR="00217C16" w:rsidRPr="00094C36">
        <w:rPr>
          <w:rFonts w:asciiTheme="minorEastAsia" w:hAnsiTheme="minorEastAsia"/>
          <w:color w:val="000000" w:themeColor="text1"/>
          <w:sz w:val="24"/>
          <w:szCs w:val="24"/>
          <w:rPrChange w:id="5691" w:author="JY0225" w:date="2017-08-24T12:02:00Z">
            <w:rPr>
              <w:color w:val="000000" w:themeColor="text1"/>
              <w:sz w:val="24"/>
            </w:rPr>
          </w:rPrChange>
        </w:rPr>
        <w:t>JavaScript</w:t>
      </w:r>
      <w:r w:rsidR="00217C16" w:rsidRPr="00094C36">
        <w:rPr>
          <w:rFonts w:asciiTheme="minorEastAsia" w:hAnsiTheme="minorEastAsia" w:hint="eastAsia"/>
          <w:color w:val="000000" w:themeColor="text1"/>
          <w:sz w:val="24"/>
          <w:szCs w:val="24"/>
          <w:rPrChange w:id="5692" w:author="JY0225" w:date="2017-08-24T12:02:00Z">
            <w:rPr>
              <w:rFonts w:hint="eastAsia"/>
              <w:color w:val="000000" w:themeColor="text1"/>
              <w:sz w:val="24"/>
            </w:rPr>
          </w:rPrChange>
        </w:rPr>
        <w:t>、</w:t>
      </w:r>
      <w:r w:rsidR="00217C16" w:rsidRPr="00094C36">
        <w:rPr>
          <w:rFonts w:asciiTheme="minorEastAsia" w:hAnsiTheme="minorEastAsia"/>
          <w:color w:val="000000" w:themeColor="text1"/>
          <w:sz w:val="24"/>
          <w:szCs w:val="24"/>
          <w:rPrChange w:id="5693" w:author="JY0225" w:date="2017-08-24T12:02:00Z">
            <w:rPr>
              <w:color w:val="000000" w:themeColor="text1"/>
              <w:sz w:val="24"/>
            </w:rPr>
          </w:rPrChange>
        </w:rPr>
        <w:t>Html</w:t>
      </w:r>
      <w:r w:rsidR="00217C16" w:rsidRPr="00094C36">
        <w:rPr>
          <w:rFonts w:asciiTheme="minorEastAsia" w:hAnsiTheme="minorEastAsia" w:hint="eastAsia"/>
          <w:color w:val="000000" w:themeColor="text1"/>
          <w:sz w:val="24"/>
          <w:szCs w:val="24"/>
          <w:rPrChange w:id="5694" w:author="JY0225" w:date="2017-08-24T12:02:00Z">
            <w:rPr>
              <w:rFonts w:hint="eastAsia"/>
              <w:color w:val="000000" w:themeColor="text1"/>
              <w:sz w:val="24"/>
            </w:rPr>
          </w:rPrChange>
        </w:rPr>
        <w:t>、</w:t>
      </w:r>
      <w:r w:rsidR="00217C16" w:rsidRPr="00094C36">
        <w:rPr>
          <w:rFonts w:asciiTheme="minorEastAsia" w:hAnsiTheme="minorEastAsia"/>
          <w:color w:val="000000" w:themeColor="text1"/>
          <w:sz w:val="24"/>
          <w:szCs w:val="24"/>
          <w:rPrChange w:id="5695" w:author="JY0225" w:date="2017-08-24T12:02:00Z">
            <w:rPr>
              <w:color w:val="000000" w:themeColor="text1"/>
              <w:sz w:val="24"/>
            </w:rPr>
          </w:rPrChange>
        </w:rPr>
        <w:t>CSS</w:t>
      </w:r>
      <w:r w:rsidR="00217C16" w:rsidRPr="00094C36">
        <w:rPr>
          <w:rFonts w:asciiTheme="minorEastAsia" w:hAnsiTheme="minorEastAsia" w:hint="eastAsia"/>
          <w:color w:val="000000" w:themeColor="text1"/>
          <w:sz w:val="24"/>
          <w:szCs w:val="24"/>
          <w:rPrChange w:id="5696" w:author="JY0225" w:date="2017-08-24T12:02:00Z">
            <w:rPr>
              <w:rFonts w:hint="eastAsia"/>
              <w:color w:val="000000" w:themeColor="text1"/>
              <w:sz w:val="24"/>
            </w:rPr>
          </w:rPrChange>
        </w:rPr>
        <w:t>等</w:t>
      </w:r>
      <w:r w:rsidR="00566056" w:rsidRPr="00094C36">
        <w:rPr>
          <w:rFonts w:asciiTheme="minorEastAsia" w:hAnsiTheme="minorEastAsia" w:hint="eastAsia"/>
          <w:color w:val="000000" w:themeColor="text1"/>
          <w:sz w:val="24"/>
          <w:szCs w:val="24"/>
          <w:rPrChange w:id="5697" w:author="JY0225" w:date="2017-08-24T12:02:00Z">
            <w:rPr>
              <w:rFonts w:hint="eastAsia"/>
              <w:color w:val="000000" w:themeColor="text1"/>
              <w:sz w:val="24"/>
            </w:rPr>
          </w:rPrChange>
        </w:rPr>
        <w:t>标准的</w:t>
      </w:r>
      <w:r w:rsidR="00566056" w:rsidRPr="00094C36">
        <w:rPr>
          <w:rFonts w:asciiTheme="minorEastAsia" w:hAnsiTheme="minorEastAsia"/>
          <w:color w:val="000000" w:themeColor="text1"/>
          <w:sz w:val="24"/>
          <w:szCs w:val="24"/>
          <w:rPrChange w:id="5698" w:author="JY0225" w:date="2017-08-24T12:02:00Z">
            <w:rPr>
              <w:color w:val="000000" w:themeColor="text1"/>
              <w:sz w:val="24"/>
            </w:rPr>
          </w:rPrChange>
        </w:rPr>
        <w:t>web</w:t>
      </w:r>
      <w:r w:rsidR="00566056" w:rsidRPr="00094C36">
        <w:rPr>
          <w:rFonts w:asciiTheme="minorEastAsia" w:hAnsiTheme="minorEastAsia" w:hint="eastAsia"/>
          <w:color w:val="000000" w:themeColor="text1"/>
          <w:sz w:val="24"/>
          <w:szCs w:val="24"/>
          <w:rPrChange w:id="5699" w:author="JY0225" w:date="2017-08-24T12:02:00Z">
            <w:rPr>
              <w:rFonts w:hint="eastAsia"/>
              <w:color w:val="000000" w:themeColor="text1"/>
              <w:sz w:val="24"/>
            </w:rPr>
          </w:rPrChange>
        </w:rPr>
        <w:t>技术</w:t>
      </w:r>
      <w:r w:rsidR="0056330B" w:rsidRPr="00094C36">
        <w:rPr>
          <w:rFonts w:asciiTheme="minorEastAsia" w:hAnsiTheme="minorEastAsia" w:hint="eastAsia"/>
          <w:color w:val="000000" w:themeColor="text1"/>
          <w:sz w:val="24"/>
          <w:szCs w:val="24"/>
          <w:rPrChange w:id="5700" w:author="JY0225" w:date="2017-08-24T12:02:00Z">
            <w:rPr>
              <w:rFonts w:hint="eastAsia"/>
              <w:color w:val="000000" w:themeColor="text1"/>
              <w:sz w:val="24"/>
            </w:rPr>
          </w:rPrChange>
        </w:rPr>
        <w:t>，再加上一些专用的</w:t>
      </w:r>
      <w:r w:rsidR="0056330B" w:rsidRPr="00094C36">
        <w:rPr>
          <w:rFonts w:asciiTheme="minorEastAsia" w:hAnsiTheme="minorEastAsia"/>
          <w:color w:val="000000" w:themeColor="text1"/>
          <w:sz w:val="24"/>
          <w:szCs w:val="24"/>
          <w:rPrChange w:id="5701" w:author="JY0225" w:date="2017-08-24T12:02:00Z">
            <w:rPr>
              <w:color w:val="000000" w:themeColor="text1"/>
              <w:sz w:val="24"/>
            </w:rPr>
          </w:rPrChange>
        </w:rPr>
        <w:t>javascrip API</w:t>
      </w:r>
      <w:r w:rsidR="00651ABF" w:rsidRPr="00094C36">
        <w:rPr>
          <w:rFonts w:asciiTheme="minorEastAsia" w:hAnsiTheme="minorEastAsia" w:hint="eastAsia"/>
          <w:color w:val="000000" w:themeColor="text1"/>
          <w:sz w:val="24"/>
          <w:szCs w:val="24"/>
          <w:rPrChange w:id="5702" w:author="JY0225" w:date="2017-08-24T12:02:00Z">
            <w:rPr>
              <w:rFonts w:hint="eastAsia"/>
              <w:color w:val="000000" w:themeColor="text1"/>
              <w:sz w:val="24"/>
            </w:rPr>
          </w:rPrChange>
        </w:rPr>
        <w:t>进行编写</w:t>
      </w:r>
      <w:r w:rsidR="00566056" w:rsidRPr="00094C36">
        <w:rPr>
          <w:rFonts w:asciiTheme="minorEastAsia" w:hAnsiTheme="minorEastAsia" w:hint="eastAsia"/>
          <w:color w:val="000000" w:themeColor="text1"/>
          <w:sz w:val="24"/>
          <w:szCs w:val="24"/>
          <w:rPrChange w:id="5703" w:author="JY0225" w:date="2017-08-24T12:02:00Z">
            <w:rPr>
              <w:rFonts w:hint="eastAsia"/>
              <w:color w:val="000000" w:themeColor="text1"/>
              <w:sz w:val="24"/>
            </w:rPr>
          </w:rPrChange>
        </w:rPr>
        <w:t>。</w:t>
      </w:r>
      <w:r w:rsidR="00983C5D" w:rsidRPr="00094C36">
        <w:rPr>
          <w:rFonts w:asciiTheme="minorEastAsia" w:hAnsiTheme="minorEastAsia" w:hint="eastAsia"/>
          <w:color w:val="000000" w:themeColor="text1"/>
          <w:sz w:val="24"/>
          <w:szCs w:val="24"/>
          <w:rPrChange w:id="5704" w:author="JY0225" w:date="2017-08-24T12:02:00Z">
            <w:rPr>
              <w:rFonts w:hint="eastAsia"/>
              <w:color w:val="000000" w:themeColor="text1"/>
              <w:sz w:val="24"/>
            </w:rPr>
          </w:rPrChange>
        </w:rPr>
        <w:t>火狐扩展</w:t>
      </w:r>
      <w:r w:rsidR="00983C5D" w:rsidRPr="00094C36">
        <w:rPr>
          <w:rFonts w:asciiTheme="minorEastAsia" w:hAnsiTheme="minorEastAsia"/>
          <w:color w:val="000000" w:themeColor="text1"/>
          <w:sz w:val="24"/>
          <w:szCs w:val="24"/>
          <w:rPrChange w:id="5705" w:author="JY0225" w:date="2017-08-24T12:02:00Z">
            <w:rPr>
              <w:color w:val="000000" w:themeColor="text1"/>
              <w:sz w:val="24"/>
            </w:rPr>
          </w:rPrChange>
        </w:rPr>
        <w:t>(Extensions for Firefox)</w:t>
      </w:r>
      <w:r w:rsidR="00983C5D" w:rsidRPr="00094C36">
        <w:rPr>
          <w:rFonts w:asciiTheme="minorEastAsia" w:hAnsiTheme="minorEastAsia" w:hint="eastAsia"/>
          <w:color w:val="000000" w:themeColor="text1"/>
          <w:sz w:val="24"/>
          <w:szCs w:val="24"/>
          <w:rPrChange w:id="5706" w:author="JY0225" w:date="2017-08-24T12:02:00Z">
            <w:rPr>
              <w:rFonts w:hint="eastAsia"/>
              <w:color w:val="000000" w:themeColor="text1"/>
              <w:sz w:val="24"/>
            </w:rPr>
          </w:rPrChange>
        </w:rPr>
        <w:t>由</w:t>
      </w:r>
      <w:r w:rsidR="00983C5D" w:rsidRPr="00094C36">
        <w:rPr>
          <w:rFonts w:asciiTheme="minorEastAsia" w:hAnsiTheme="minorEastAsia"/>
          <w:color w:val="000000" w:themeColor="text1"/>
          <w:sz w:val="24"/>
          <w:szCs w:val="24"/>
          <w:rPrChange w:id="5707" w:author="JY0225" w:date="2017-08-24T12:02:00Z">
            <w:rPr>
              <w:color w:val="000000" w:themeColor="text1"/>
              <w:sz w:val="24"/>
            </w:rPr>
          </w:rPrChange>
        </w:rPr>
        <w:t>WebExtensions API</w:t>
      </w:r>
      <w:r w:rsidR="00983C5D" w:rsidRPr="00094C36">
        <w:rPr>
          <w:rFonts w:asciiTheme="minorEastAsia" w:hAnsiTheme="minorEastAsia" w:hint="eastAsia"/>
          <w:color w:val="000000" w:themeColor="text1"/>
          <w:sz w:val="24"/>
          <w:szCs w:val="24"/>
          <w:rPrChange w:id="5708" w:author="JY0225" w:date="2017-08-24T12:02:00Z">
            <w:rPr>
              <w:rFonts w:hint="eastAsia"/>
              <w:color w:val="000000" w:themeColor="text1"/>
              <w:sz w:val="24"/>
            </w:rPr>
          </w:rPrChange>
        </w:rPr>
        <w:t>构建而成。</w:t>
      </w:r>
      <w:r w:rsidR="00983C5D" w:rsidRPr="00094C36">
        <w:rPr>
          <w:rFonts w:asciiTheme="minorEastAsia" w:hAnsiTheme="minorEastAsia"/>
          <w:color w:val="000000" w:themeColor="text1"/>
          <w:sz w:val="24"/>
          <w:szCs w:val="24"/>
          <w:rPrChange w:id="5709" w:author="JY0225" w:date="2017-08-24T12:02:00Z">
            <w:rPr>
              <w:color w:val="000000" w:themeColor="text1"/>
              <w:sz w:val="24"/>
            </w:rPr>
          </w:rPrChange>
        </w:rPr>
        <w:t xml:space="preserve"> </w:t>
      </w:r>
      <w:r w:rsidR="00983C5D" w:rsidRPr="00094C36">
        <w:rPr>
          <w:rFonts w:asciiTheme="minorEastAsia" w:hAnsiTheme="minorEastAsia" w:hint="eastAsia"/>
          <w:color w:val="000000" w:themeColor="text1"/>
          <w:sz w:val="24"/>
          <w:szCs w:val="24"/>
          <w:rPrChange w:id="5710" w:author="JY0225" w:date="2017-08-24T12:02:00Z">
            <w:rPr>
              <w:rFonts w:hint="eastAsia"/>
              <w:color w:val="000000" w:themeColor="text1"/>
              <w:sz w:val="24"/>
            </w:rPr>
          </w:rPrChange>
        </w:rPr>
        <w:t>在很大程度上，与谷歌浏览器</w:t>
      </w:r>
      <w:r w:rsidR="00983C5D" w:rsidRPr="00094C36">
        <w:rPr>
          <w:rFonts w:asciiTheme="minorEastAsia" w:hAnsiTheme="minorEastAsia"/>
          <w:color w:val="000000" w:themeColor="text1"/>
          <w:sz w:val="24"/>
          <w:szCs w:val="24"/>
          <w:rPrChange w:id="5711" w:author="JY0225" w:date="2017-08-24T12:02:00Z">
            <w:rPr>
              <w:color w:val="000000" w:themeColor="text1"/>
              <w:sz w:val="24"/>
            </w:rPr>
          </w:rPrChange>
        </w:rPr>
        <w:t>Chrome</w:t>
      </w:r>
      <w:r w:rsidR="00983C5D" w:rsidRPr="00094C36">
        <w:rPr>
          <w:rFonts w:asciiTheme="minorEastAsia" w:hAnsiTheme="minorEastAsia" w:hint="eastAsia"/>
          <w:color w:val="000000" w:themeColor="text1"/>
          <w:sz w:val="24"/>
          <w:szCs w:val="24"/>
          <w:rPrChange w:id="5712" w:author="JY0225" w:date="2017-08-24T12:02:00Z">
            <w:rPr>
              <w:rFonts w:hint="eastAsia"/>
              <w:color w:val="000000" w:themeColor="text1"/>
              <w:sz w:val="24"/>
            </w:rPr>
          </w:rPrChange>
        </w:rPr>
        <w:t>和欧朋浏览器</w:t>
      </w:r>
      <w:r w:rsidR="00983C5D" w:rsidRPr="00094C36">
        <w:rPr>
          <w:rFonts w:asciiTheme="minorEastAsia" w:hAnsiTheme="minorEastAsia"/>
          <w:color w:val="000000" w:themeColor="text1"/>
          <w:sz w:val="24"/>
          <w:szCs w:val="24"/>
          <w:rPrChange w:id="5713" w:author="JY0225" w:date="2017-08-24T12:02:00Z">
            <w:rPr>
              <w:color w:val="000000" w:themeColor="text1"/>
              <w:sz w:val="24"/>
            </w:rPr>
          </w:rPrChange>
        </w:rPr>
        <w:t>Opera</w:t>
      </w:r>
      <w:r w:rsidR="00983C5D" w:rsidRPr="00094C36">
        <w:rPr>
          <w:rFonts w:asciiTheme="minorEastAsia" w:hAnsiTheme="minorEastAsia" w:hint="eastAsia"/>
          <w:color w:val="000000" w:themeColor="text1"/>
          <w:sz w:val="24"/>
          <w:szCs w:val="24"/>
          <w:rPrChange w:id="5714" w:author="JY0225" w:date="2017-08-24T12:02:00Z">
            <w:rPr>
              <w:rFonts w:hint="eastAsia"/>
              <w:color w:val="000000" w:themeColor="text1"/>
              <w:sz w:val="24"/>
            </w:rPr>
          </w:rPrChange>
        </w:rPr>
        <w:t>所支持的扩展</w:t>
      </w:r>
      <w:r w:rsidR="00983C5D" w:rsidRPr="00094C36">
        <w:rPr>
          <w:rFonts w:asciiTheme="minorEastAsia" w:hAnsiTheme="minorEastAsia"/>
          <w:color w:val="000000" w:themeColor="text1"/>
          <w:sz w:val="24"/>
          <w:szCs w:val="24"/>
          <w:rPrChange w:id="5715" w:author="JY0225" w:date="2017-08-24T12:02:00Z">
            <w:rPr>
              <w:color w:val="000000" w:themeColor="text1"/>
              <w:sz w:val="24"/>
            </w:rPr>
          </w:rPrChange>
        </w:rPr>
        <w:t xml:space="preserve">API </w:t>
      </w:r>
      <w:r w:rsidR="00983C5D" w:rsidRPr="00094C36">
        <w:rPr>
          <w:rFonts w:asciiTheme="minorEastAsia" w:hAnsiTheme="minorEastAsia" w:hint="eastAsia"/>
          <w:color w:val="000000" w:themeColor="text1"/>
          <w:sz w:val="24"/>
          <w:szCs w:val="24"/>
          <w:rPrChange w:id="5716" w:author="JY0225" w:date="2017-08-24T12:02:00Z">
            <w:rPr>
              <w:rFonts w:hint="eastAsia"/>
              <w:color w:val="000000" w:themeColor="text1"/>
              <w:sz w:val="24"/>
            </w:rPr>
          </w:rPrChange>
        </w:rPr>
        <w:t>兼容。</w:t>
      </w:r>
      <w:r w:rsidR="00962804" w:rsidRPr="00094C36">
        <w:rPr>
          <w:rFonts w:asciiTheme="minorEastAsia" w:hAnsiTheme="minorEastAsia" w:hint="eastAsia"/>
          <w:color w:val="000000" w:themeColor="text1"/>
          <w:sz w:val="24"/>
          <w:szCs w:val="24"/>
          <w:rPrChange w:id="5717" w:author="JY0225" w:date="2017-08-24T12:02:00Z">
            <w:rPr>
              <w:rFonts w:hint="eastAsia"/>
              <w:color w:val="000000" w:themeColor="text1"/>
              <w:sz w:val="24"/>
            </w:rPr>
          </w:rPrChange>
        </w:rPr>
        <w:t>通过浏览器</w:t>
      </w:r>
      <w:r w:rsidR="002E5718" w:rsidRPr="00094C36">
        <w:rPr>
          <w:rFonts w:asciiTheme="minorEastAsia" w:hAnsiTheme="minorEastAsia" w:hint="eastAsia"/>
          <w:color w:val="000000" w:themeColor="text1"/>
          <w:sz w:val="24"/>
          <w:szCs w:val="24"/>
          <w:rPrChange w:id="5718" w:author="JY0225" w:date="2017-08-24T12:02:00Z">
            <w:rPr>
              <w:rFonts w:hint="eastAsia"/>
              <w:color w:val="000000" w:themeColor="text1"/>
              <w:sz w:val="24"/>
            </w:rPr>
          </w:rPrChange>
        </w:rPr>
        <w:t>扩展</w:t>
      </w:r>
      <w:r w:rsidR="00566056" w:rsidRPr="00094C36">
        <w:rPr>
          <w:rFonts w:asciiTheme="minorEastAsia" w:hAnsiTheme="minorEastAsia" w:hint="eastAsia"/>
          <w:color w:val="000000" w:themeColor="text1"/>
          <w:sz w:val="24"/>
          <w:szCs w:val="24"/>
          <w:rPrChange w:id="5719" w:author="JY0225" w:date="2017-08-24T12:02:00Z">
            <w:rPr>
              <w:rFonts w:hint="eastAsia"/>
              <w:color w:val="000000" w:themeColor="text1"/>
              <w:sz w:val="24"/>
            </w:rPr>
          </w:rPrChange>
        </w:rPr>
        <w:t>可以为浏览器增加新的特性或者改变某些网站的外观和内容。</w:t>
      </w:r>
      <w:r w:rsidR="004B24E5" w:rsidRPr="00094C36">
        <w:rPr>
          <w:rFonts w:asciiTheme="minorEastAsia" w:hAnsiTheme="minorEastAsia" w:hint="eastAsia"/>
          <w:color w:val="000000" w:themeColor="text1"/>
          <w:sz w:val="24"/>
          <w:szCs w:val="24"/>
          <w:rPrChange w:id="5720" w:author="JY0225" w:date="2017-08-24T12:02:00Z">
            <w:rPr>
              <w:rFonts w:hint="eastAsia"/>
              <w:color w:val="000000" w:themeColor="text1"/>
              <w:sz w:val="24"/>
            </w:rPr>
          </w:rPrChange>
        </w:rPr>
        <w:t>本文主要是为验证</w:t>
      </w:r>
      <w:r w:rsidR="00B163AD" w:rsidRPr="00094C36">
        <w:rPr>
          <w:rFonts w:asciiTheme="minorEastAsia" w:hAnsiTheme="minorEastAsia" w:hint="eastAsia"/>
          <w:color w:val="000000" w:themeColor="text1"/>
          <w:sz w:val="24"/>
          <w:szCs w:val="24"/>
          <w:rPrChange w:id="5721" w:author="JY0225" w:date="2017-08-24T12:02:00Z">
            <w:rPr>
              <w:rFonts w:hint="eastAsia"/>
              <w:color w:val="000000" w:themeColor="text1"/>
              <w:sz w:val="24"/>
            </w:rPr>
          </w:rPrChange>
        </w:rPr>
        <w:t>优化后的中间件系统具备多应用适配的特性，因此开发了一款基于</w:t>
      </w:r>
      <w:r w:rsidR="00B163AD" w:rsidRPr="00094C36">
        <w:rPr>
          <w:rFonts w:asciiTheme="minorEastAsia" w:hAnsiTheme="minorEastAsia"/>
          <w:color w:val="000000" w:themeColor="text1"/>
          <w:sz w:val="24"/>
          <w:szCs w:val="24"/>
          <w:rPrChange w:id="5722" w:author="JY0225" w:date="2017-08-24T12:02:00Z">
            <w:rPr>
              <w:color w:val="000000" w:themeColor="text1"/>
              <w:sz w:val="24"/>
            </w:rPr>
          </w:rPrChange>
        </w:rPr>
        <w:t>Firefox</w:t>
      </w:r>
      <w:r w:rsidR="00B163AD" w:rsidRPr="00094C36">
        <w:rPr>
          <w:rFonts w:asciiTheme="minorEastAsia" w:hAnsiTheme="minorEastAsia" w:hint="eastAsia"/>
          <w:color w:val="000000" w:themeColor="text1"/>
          <w:sz w:val="24"/>
          <w:szCs w:val="24"/>
          <w:rPrChange w:id="5723" w:author="JY0225" w:date="2017-08-24T12:02:00Z">
            <w:rPr>
              <w:rFonts w:hint="eastAsia"/>
              <w:color w:val="000000" w:themeColor="text1"/>
              <w:sz w:val="24"/>
            </w:rPr>
          </w:rPrChange>
        </w:rPr>
        <w:t>的</w:t>
      </w:r>
      <w:r w:rsidR="002E5718" w:rsidRPr="00094C36">
        <w:rPr>
          <w:rFonts w:asciiTheme="minorEastAsia" w:hAnsiTheme="minorEastAsia" w:hint="eastAsia"/>
          <w:color w:val="000000" w:themeColor="text1"/>
          <w:sz w:val="24"/>
          <w:szCs w:val="24"/>
          <w:rPrChange w:id="5724" w:author="JY0225" w:date="2017-08-24T12:02:00Z">
            <w:rPr>
              <w:rFonts w:hint="eastAsia"/>
              <w:color w:val="000000" w:themeColor="text1"/>
              <w:sz w:val="24"/>
            </w:rPr>
          </w:rPrChange>
        </w:rPr>
        <w:t>扩展</w:t>
      </w:r>
      <w:r w:rsidR="00B163AD" w:rsidRPr="00094C36">
        <w:rPr>
          <w:rFonts w:asciiTheme="minorEastAsia" w:hAnsiTheme="minorEastAsia" w:hint="eastAsia"/>
          <w:color w:val="000000" w:themeColor="text1"/>
          <w:sz w:val="24"/>
          <w:szCs w:val="24"/>
          <w:rPrChange w:id="5725" w:author="JY0225" w:date="2017-08-24T12:02:00Z">
            <w:rPr>
              <w:rFonts w:hint="eastAsia"/>
              <w:color w:val="000000" w:themeColor="text1"/>
              <w:sz w:val="24"/>
            </w:rPr>
          </w:rPrChange>
        </w:rPr>
        <w:t>，使得用户可以通过</w:t>
      </w:r>
      <w:r w:rsidR="002E5718" w:rsidRPr="00094C36">
        <w:rPr>
          <w:rFonts w:asciiTheme="minorEastAsia" w:hAnsiTheme="minorEastAsia" w:hint="eastAsia"/>
          <w:color w:val="000000" w:themeColor="text1"/>
          <w:sz w:val="24"/>
          <w:szCs w:val="24"/>
          <w:rPrChange w:id="5726" w:author="JY0225" w:date="2017-08-24T12:02:00Z">
            <w:rPr>
              <w:rFonts w:hint="eastAsia"/>
              <w:color w:val="000000" w:themeColor="text1"/>
              <w:sz w:val="24"/>
            </w:rPr>
          </w:rPrChange>
        </w:rPr>
        <w:t>扩展</w:t>
      </w:r>
      <w:r w:rsidR="00B163AD" w:rsidRPr="00094C36">
        <w:rPr>
          <w:rFonts w:asciiTheme="minorEastAsia" w:hAnsiTheme="minorEastAsia" w:hint="eastAsia"/>
          <w:color w:val="000000" w:themeColor="text1"/>
          <w:sz w:val="24"/>
          <w:szCs w:val="24"/>
          <w:rPrChange w:id="5727" w:author="JY0225" w:date="2017-08-24T12:02:00Z">
            <w:rPr>
              <w:rFonts w:hint="eastAsia"/>
              <w:color w:val="000000" w:themeColor="text1"/>
              <w:sz w:val="24"/>
            </w:rPr>
          </w:rPrChange>
        </w:rPr>
        <w:t>来使用云</w:t>
      </w:r>
      <w:r w:rsidR="00476838" w:rsidRPr="00094C36">
        <w:rPr>
          <w:rFonts w:asciiTheme="minorEastAsia" w:hAnsiTheme="minorEastAsia" w:hint="eastAsia"/>
          <w:color w:val="000000" w:themeColor="text1"/>
          <w:sz w:val="24"/>
          <w:szCs w:val="24"/>
          <w:rPrChange w:id="5728" w:author="JY0225" w:date="2017-08-24T12:02:00Z">
            <w:rPr>
              <w:rFonts w:hint="eastAsia"/>
              <w:color w:val="000000" w:themeColor="text1"/>
              <w:sz w:val="24"/>
            </w:rPr>
          </w:rPrChange>
        </w:rPr>
        <w:t>备份</w:t>
      </w:r>
      <w:r w:rsidR="00B163AD" w:rsidRPr="00094C36">
        <w:rPr>
          <w:rFonts w:asciiTheme="minorEastAsia" w:hAnsiTheme="minorEastAsia" w:hint="eastAsia"/>
          <w:color w:val="000000" w:themeColor="text1"/>
          <w:sz w:val="24"/>
          <w:szCs w:val="24"/>
          <w:rPrChange w:id="5729" w:author="JY0225" w:date="2017-08-24T12:02:00Z">
            <w:rPr>
              <w:rFonts w:hint="eastAsia"/>
              <w:color w:val="000000" w:themeColor="text1"/>
              <w:sz w:val="24"/>
            </w:rPr>
          </w:rPrChange>
        </w:rPr>
        <w:t>服务</w:t>
      </w:r>
      <w:r w:rsidR="00623005" w:rsidRPr="00094C36">
        <w:rPr>
          <w:rFonts w:asciiTheme="minorEastAsia" w:hAnsiTheme="minorEastAsia" w:hint="eastAsia"/>
          <w:color w:val="000000" w:themeColor="text1"/>
          <w:sz w:val="24"/>
          <w:szCs w:val="24"/>
          <w:rPrChange w:id="5730" w:author="JY0225" w:date="2017-08-24T12:02:00Z">
            <w:rPr>
              <w:rFonts w:hint="eastAsia"/>
              <w:color w:val="000000" w:themeColor="text1"/>
              <w:sz w:val="24"/>
            </w:rPr>
          </w:rPrChange>
        </w:rPr>
        <w:t>。</w:t>
      </w:r>
    </w:p>
    <w:p w14:paraId="70EBD074" w14:textId="77777777" w:rsidR="0022666D" w:rsidRPr="00094C36" w:rsidRDefault="0022666D" w:rsidP="00205EDA">
      <w:pPr>
        <w:spacing w:line="400" w:lineRule="exact"/>
        <w:rPr>
          <w:rFonts w:asciiTheme="minorEastAsia" w:hAnsiTheme="minorEastAsia"/>
          <w:color w:val="000000" w:themeColor="text1"/>
          <w:sz w:val="24"/>
          <w:szCs w:val="24"/>
          <w:rPrChange w:id="5731" w:author="JY0225" w:date="2017-08-24T12:02:00Z">
            <w:rPr>
              <w:color w:val="000000" w:themeColor="text1"/>
              <w:sz w:val="24"/>
            </w:rPr>
          </w:rPrChange>
        </w:rPr>
      </w:pPr>
      <w:r w:rsidRPr="00094C36">
        <w:rPr>
          <w:rFonts w:asciiTheme="minorEastAsia" w:hAnsiTheme="minorEastAsia"/>
          <w:color w:val="000000" w:themeColor="text1"/>
          <w:sz w:val="24"/>
          <w:szCs w:val="24"/>
          <w:rPrChange w:id="5732" w:author="JY0225" w:date="2017-08-24T12:02:00Z">
            <w:rPr>
              <w:color w:val="000000" w:themeColor="text1"/>
              <w:sz w:val="24"/>
            </w:rPr>
          </w:rPrChange>
        </w:rPr>
        <w:tab/>
        <w:t>1</w:t>
      </w:r>
      <w:r w:rsidRPr="00094C36">
        <w:rPr>
          <w:rFonts w:asciiTheme="minorEastAsia" w:hAnsiTheme="minorEastAsia" w:hint="eastAsia"/>
          <w:color w:val="000000" w:themeColor="text1"/>
          <w:sz w:val="24"/>
          <w:szCs w:val="24"/>
          <w:rPrChange w:id="5733" w:author="JY0225" w:date="2017-08-24T12:02:00Z">
            <w:rPr>
              <w:rFonts w:hint="eastAsia"/>
              <w:color w:val="000000" w:themeColor="text1"/>
              <w:sz w:val="24"/>
            </w:rPr>
          </w:rPrChange>
        </w:rPr>
        <w:t>）组织结构</w:t>
      </w:r>
    </w:p>
    <w:p w14:paraId="21A8F6B1" w14:textId="77777777" w:rsidR="00F1459D" w:rsidRPr="00094C36" w:rsidRDefault="00F1459D" w:rsidP="00205EDA">
      <w:pPr>
        <w:spacing w:line="400" w:lineRule="exact"/>
        <w:rPr>
          <w:rFonts w:asciiTheme="minorEastAsia" w:hAnsiTheme="minorEastAsia"/>
          <w:color w:val="000000" w:themeColor="text1"/>
          <w:sz w:val="24"/>
          <w:szCs w:val="24"/>
          <w:rPrChange w:id="5734" w:author="JY0225" w:date="2017-08-24T12:02:00Z">
            <w:rPr>
              <w:color w:val="000000" w:themeColor="text1"/>
              <w:sz w:val="24"/>
            </w:rPr>
          </w:rPrChange>
        </w:rPr>
      </w:pPr>
      <w:r w:rsidRPr="00094C36">
        <w:rPr>
          <w:rFonts w:asciiTheme="minorEastAsia" w:hAnsiTheme="minorEastAsia"/>
          <w:color w:val="000000" w:themeColor="text1"/>
          <w:sz w:val="24"/>
          <w:szCs w:val="24"/>
          <w:rPrChange w:id="5735" w:author="JY0225" w:date="2017-08-24T12:02:00Z">
            <w:rPr>
              <w:color w:val="000000" w:themeColor="text1"/>
              <w:sz w:val="24"/>
            </w:rPr>
          </w:rPrChange>
        </w:rPr>
        <w:tab/>
      </w:r>
      <w:r w:rsidR="00EC5125" w:rsidRPr="00094C36">
        <w:rPr>
          <w:rFonts w:asciiTheme="minorEastAsia" w:hAnsiTheme="minorEastAsia"/>
          <w:color w:val="000000" w:themeColor="text1"/>
          <w:sz w:val="24"/>
          <w:szCs w:val="24"/>
          <w:rPrChange w:id="5736" w:author="JY0225" w:date="2017-08-24T12:02:00Z">
            <w:rPr>
              <w:color w:val="000000" w:themeColor="text1"/>
              <w:sz w:val="24"/>
            </w:rPr>
          </w:rPrChange>
        </w:rPr>
        <w:t>WebExtension</w:t>
      </w:r>
      <w:r w:rsidR="00957E2D" w:rsidRPr="00094C36">
        <w:rPr>
          <w:rFonts w:asciiTheme="minorEastAsia" w:hAnsiTheme="minorEastAsia" w:hint="eastAsia"/>
          <w:color w:val="000000" w:themeColor="text1"/>
          <w:sz w:val="24"/>
          <w:szCs w:val="24"/>
          <w:rPrChange w:id="5737" w:author="JY0225" w:date="2017-08-24T12:02:00Z">
            <w:rPr>
              <w:rFonts w:hint="eastAsia"/>
              <w:color w:val="000000" w:themeColor="text1"/>
              <w:sz w:val="24"/>
            </w:rPr>
          </w:rPrChange>
        </w:rPr>
        <w:t>中包含的组件如下：</w:t>
      </w:r>
    </w:p>
    <w:p w14:paraId="6A0CA436"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738"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739" w:author="JY0225" w:date="2017-08-24T12:02:00Z">
            <w:rPr>
              <w:color w:val="000000" w:themeColor="text1"/>
              <w:sz w:val="24"/>
              <w:szCs w:val="24"/>
            </w:rPr>
          </w:rPrChange>
        </w:rPr>
        <w:t>background pages</w:t>
      </w:r>
      <w:r w:rsidRPr="00094C36">
        <w:rPr>
          <w:rFonts w:asciiTheme="minorEastAsia" w:hAnsiTheme="minorEastAsia" w:hint="eastAsia"/>
          <w:color w:val="000000" w:themeColor="text1"/>
          <w:sz w:val="24"/>
          <w:szCs w:val="24"/>
          <w:rPrChange w:id="5740" w:author="JY0225" w:date="2017-08-24T12:02:00Z">
            <w:rPr>
              <w:rFonts w:hint="eastAsia"/>
              <w:color w:val="000000" w:themeColor="text1"/>
              <w:sz w:val="24"/>
              <w:szCs w:val="24"/>
            </w:rPr>
          </w:rPrChange>
        </w:rPr>
        <w:t>：执行一个长时间运行的逻辑</w:t>
      </w:r>
    </w:p>
    <w:p w14:paraId="0204A980"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741"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742" w:author="JY0225" w:date="2017-08-24T12:02:00Z">
            <w:rPr>
              <w:color w:val="000000" w:themeColor="text1"/>
              <w:sz w:val="24"/>
              <w:szCs w:val="24"/>
            </w:rPr>
          </w:rPrChange>
        </w:rPr>
        <w:t>content scripts</w:t>
      </w:r>
      <w:r w:rsidRPr="00094C36">
        <w:rPr>
          <w:rFonts w:asciiTheme="minorEastAsia" w:hAnsiTheme="minorEastAsia" w:hint="eastAsia"/>
          <w:color w:val="000000" w:themeColor="text1"/>
          <w:sz w:val="24"/>
          <w:szCs w:val="24"/>
          <w:rPrChange w:id="5743" w:author="JY0225" w:date="2017-08-24T12:02:00Z">
            <w:rPr>
              <w:rFonts w:hint="eastAsia"/>
              <w:color w:val="000000" w:themeColor="text1"/>
              <w:sz w:val="24"/>
              <w:szCs w:val="24"/>
            </w:rPr>
          </w:rPrChange>
        </w:rPr>
        <w:t>：与网页进行交互</w:t>
      </w:r>
      <w:r w:rsidRPr="00094C36">
        <w:rPr>
          <w:rFonts w:asciiTheme="minorEastAsia" w:hAnsiTheme="minorEastAsia"/>
          <w:color w:val="000000" w:themeColor="text1"/>
          <w:sz w:val="24"/>
          <w:szCs w:val="24"/>
          <w:rPrChange w:id="5744" w:author="JY0225" w:date="2017-08-24T12:02:00Z">
            <w:rPr>
              <w:color w:val="000000" w:themeColor="text1"/>
              <w:sz w:val="24"/>
              <w:szCs w:val="24"/>
            </w:rPr>
          </w:rPrChange>
        </w:rPr>
        <w:t>(</w:t>
      </w:r>
      <w:r w:rsidRPr="00094C36">
        <w:rPr>
          <w:rFonts w:asciiTheme="minorEastAsia" w:hAnsiTheme="minorEastAsia" w:hint="eastAsia"/>
          <w:color w:val="000000" w:themeColor="text1"/>
          <w:sz w:val="24"/>
          <w:szCs w:val="24"/>
          <w:rPrChange w:id="5745" w:author="JY0225" w:date="2017-08-24T12:02:00Z">
            <w:rPr>
              <w:rFonts w:hint="eastAsia"/>
              <w:color w:val="000000" w:themeColor="text1"/>
              <w:sz w:val="24"/>
              <w:szCs w:val="24"/>
            </w:rPr>
          </w:rPrChange>
        </w:rPr>
        <w:t>与</w:t>
      </w:r>
      <w:r w:rsidRPr="00094C36">
        <w:rPr>
          <w:rFonts w:asciiTheme="minorEastAsia" w:hAnsiTheme="minorEastAsia"/>
          <w:color w:val="000000" w:themeColor="text1"/>
          <w:sz w:val="24"/>
          <w:szCs w:val="24"/>
          <w:rPrChange w:id="5746" w:author="JY0225" w:date="2017-08-24T12:02:00Z">
            <w:rPr>
              <w:color w:val="000000" w:themeColor="text1"/>
              <w:sz w:val="24"/>
              <w:szCs w:val="24"/>
            </w:rPr>
          </w:rPrChange>
        </w:rPr>
        <w:t>JS</w:t>
      </w:r>
      <w:r w:rsidRPr="00094C36">
        <w:rPr>
          <w:rFonts w:asciiTheme="minorEastAsia" w:hAnsiTheme="minorEastAsia" w:hint="eastAsia"/>
          <w:color w:val="000000" w:themeColor="text1"/>
          <w:sz w:val="24"/>
          <w:szCs w:val="24"/>
          <w:rPrChange w:id="5747" w:author="JY0225" w:date="2017-08-24T12:02:00Z">
            <w:rPr>
              <w:rFonts w:hint="eastAsia"/>
              <w:color w:val="000000" w:themeColor="text1"/>
              <w:sz w:val="24"/>
              <w:szCs w:val="24"/>
            </w:rPr>
          </w:rPrChange>
        </w:rPr>
        <w:t>在页面中的</w:t>
      </w:r>
      <w:r w:rsidRPr="00094C36">
        <w:rPr>
          <w:rFonts w:asciiTheme="minorEastAsia" w:hAnsiTheme="minorEastAsia"/>
          <w:color w:val="000000" w:themeColor="text1"/>
          <w:sz w:val="24"/>
          <w:szCs w:val="24"/>
          <w:rPrChange w:id="5748" w:author="JY0225" w:date="2017-08-24T12:02:00Z">
            <w:rPr>
              <w:color w:val="000000" w:themeColor="text1"/>
              <w:sz w:val="24"/>
              <w:szCs w:val="24"/>
            </w:rPr>
          </w:rPrChange>
        </w:rPr>
        <w:t>&lt;script&gt;</w:t>
      </w:r>
      <w:r w:rsidRPr="00094C36">
        <w:rPr>
          <w:rFonts w:asciiTheme="minorEastAsia" w:hAnsiTheme="minorEastAsia" w:hint="eastAsia"/>
          <w:color w:val="000000" w:themeColor="text1"/>
          <w:sz w:val="24"/>
          <w:szCs w:val="24"/>
          <w:rPrChange w:id="5749" w:author="JY0225" w:date="2017-08-24T12:02:00Z">
            <w:rPr>
              <w:rFonts w:hint="eastAsia"/>
              <w:color w:val="000000" w:themeColor="text1"/>
              <w:sz w:val="24"/>
              <w:szCs w:val="24"/>
            </w:rPr>
          </w:rPrChange>
        </w:rPr>
        <w:t>元素不一样</w:t>
      </w:r>
      <w:r w:rsidRPr="00094C36">
        <w:rPr>
          <w:rFonts w:asciiTheme="minorEastAsia" w:hAnsiTheme="minorEastAsia"/>
          <w:color w:val="000000" w:themeColor="text1"/>
          <w:sz w:val="24"/>
          <w:szCs w:val="24"/>
          <w:rPrChange w:id="5750" w:author="JY0225" w:date="2017-08-24T12:02:00Z">
            <w:rPr>
              <w:color w:val="000000" w:themeColor="text1"/>
              <w:sz w:val="24"/>
              <w:szCs w:val="24"/>
            </w:rPr>
          </w:rPrChange>
        </w:rPr>
        <w:t>)</w:t>
      </w:r>
    </w:p>
    <w:p w14:paraId="07E74CF9"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751"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752" w:author="JY0225" w:date="2017-08-24T12:02:00Z">
            <w:rPr>
              <w:color w:val="000000" w:themeColor="text1"/>
              <w:sz w:val="24"/>
              <w:szCs w:val="24"/>
            </w:rPr>
          </w:rPrChange>
        </w:rPr>
        <w:t>browser action files</w:t>
      </w:r>
      <w:r w:rsidRPr="00094C36">
        <w:rPr>
          <w:rFonts w:asciiTheme="minorEastAsia" w:hAnsiTheme="minorEastAsia" w:hint="eastAsia"/>
          <w:color w:val="000000" w:themeColor="text1"/>
          <w:sz w:val="24"/>
          <w:szCs w:val="24"/>
          <w:rPrChange w:id="5753" w:author="JY0225" w:date="2017-08-24T12:02:00Z">
            <w:rPr>
              <w:rFonts w:hint="eastAsia"/>
              <w:color w:val="000000" w:themeColor="text1"/>
              <w:sz w:val="24"/>
              <w:szCs w:val="24"/>
            </w:rPr>
          </w:rPrChange>
        </w:rPr>
        <w:t>：在工具栏中添加按钮</w:t>
      </w:r>
    </w:p>
    <w:p w14:paraId="4F80AC26"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754"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755" w:author="JY0225" w:date="2017-08-24T12:02:00Z">
            <w:rPr>
              <w:color w:val="000000" w:themeColor="text1"/>
              <w:sz w:val="24"/>
              <w:szCs w:val="24"/>
            </w:rPr>
          </w:rPrChange>
        </w:rPr>
        <w:t>page action files</w:t>
      </w:r>
      <w:r w:rsidRPr="00094C36">
        <w:rPr>
          <w:rFonts w:asciiTheme="minorEastAsia" w:hAnsiTheme="minorEastAsia" w:hint="eastAsia"/>
          <w:color w:val="000000" w:themeColor="text1"/>
          <w:sz w:val="24"/>
          <w:szCs w:val="24"/>
          <w:rPrChange w:id="5756" w:author="JY0225" w:date="2017-08-24T12:02:00Z">
            <w:rPr>
              <w:rFonts w:hint="eastAsia"/>
              <w:color w:val="000000" w:themeColor="text1"/>
              <w:sz w:val="24"/>
              <w:szCs w:val="24"/>
            </w:rPr>
          </w:rPrChange>
        </w:rPr>
        <w:t>：在地址栏添加按钮</w:t>
      </w:r>
    </w:p>
    <w:p w14:paraId="1659076A"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757"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758" w:author="JY0225" w:date="2017-08-24T12:02:00Z">
            <w:rPr>
              <w:color w:val="000000" w:themeColor="text1"/>
              <w:sz w:val="24"/>
              <w:szCs w:val="24"/>
            </w:rPr>
          </w:rPrChange>
        </w:rPr>
        <w:t>options pages</w:t>
      </w:r>
      <w:r w:rsidRPr="00094C36">
        <w:rPr>
          <w:rFonts w:asciiTheme="minorEastAsia" w:hAnsiTheme="minorEastAsia" w:hint="eastAsia"/>
          <w:color w:val="000000" w:themeColor="text1"/>
          <w:sz w:val="24"/>
          <w:szCs w:val="24"/>
          <w:rPrChange w:id="5759" w:author="JY0225" w:date="2017-08-24T12:02:00Z">
            <w:rPr>
              <w:rFonts w:hint="eastAsia"/>
              <w:color w:val="000000" w:themeColor="text1"/>
              <w:sz w:val="24"/>
              <w:szCs w:val="24"/>
            </w:rPr>
          </w:rPrChange>
        </w:rPr>
        <w:t>：为用户定义一个可浏览的</w:t>
      </w:r>
      <w:r w:rsidRPr="00094C36">
        <w:rPr>
          <w:rFonts w:asciiTheme="minorEastAsia" w:hAnsiTheme="minorEastAsia"/>
          <w:color w:val="000000" w:themeColor="text1"/>
          <w:sz w:val="24"/>
          <w:szCs w:val="24"/>
          <w:rPrChange w:id="5760" w:author="JY0225" w:date="2017-08-24T12:02:00Z">
            <w:rPr>
              <w:color w:val="000000" w:themeColor="text1"/>
              <w:sz w:val="24"/>
              <w:szCs w:val="24"/>
            </w:rPr>
          </w:rPrChange>
        </w:rPr>
        <w:t>UI</w:t>
      </w:r>
      <w:r w:rsidRPr="00094C36">
        <w:rPr>
          <w:rFonts w:asciiTheme="minorEastAsia" w:hAnsiTheme="minorEastAsia" w:hint="eastAsia"/>
          <w:color w:val="000000" w:themeColor="text1"/>
          <w:sz w:val="24"/>
          <w:szCs w:val="24"/>
          <w:rPrChange w:id="5761" w:author="JY0225" w:date="2017-08-24T12:02:00Z">
            <w:rPr>
              <w:rFonts w:hint="eastAsia"/>
              <w:color w:val="000000" w:themeColor="text1"/>
              <w:sz w:val="24"/>
              <w:szCs w:val="24"/>
            </w:rPr>
          </w:rPrChange>
        </w:rPr>
        <w:t>界面，可以改变曾经的设置</w:t>
      </w:r>
    </w:p>
    <w:p w14:paraId="707E1AFD" w14:textId="77777777" w:rsidR="00B56A2F" w:rsidRPr="00094C36" w:rsidRDefault="00BF4396" w:rsidP="0074251F">
      <w:pPr>
        <w:numPr>
          <w:ilvl w:val="0"/>
          <w:numId w:val="18"/>
        </w:numPr>
        <w:spacing w:line="400" w:lineRule="exact"/>
        <w:rPr>
          <w:rFonts w:asciiTheme="minorEastAsia" w:hAnsiTheme="minorEastAsia"/>
          <w:color w:val="000000" w:themeColor="text1"/>
          <w:sz w:val="24"/>
          <w:szCs w:val="24"/>
          <w:rPrChange w:id="5762"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763" w:author="JY0225" w:date="2017-08-24T12:02:00Z">
            <w:rPr>
              <w:color w:val="000000" w:themeColor="text1"/>
              <w:sz w:val="24"/>
              <w:szCs w:val="24"/>
            </w:rPr>
          </w:rPrChange>
        </w:rPr>
        <w:t>web-accessible resources</w:t>
      </w:r>
      <w:r w:rsidRPr="00094C36">
        <w:rPr>
          <w:rFonts w:asciiTheme="minorEastAsia" w:hAnsiTheme="minorEastAsia" w:hint="eastAsia"/>
          <w:color w:val="000000" w:themeColor="text1"/>
          <w:sz w:val="24"/>
          <w:szCs w:val="24"/>
          <w:rPrChange w:id="5764" w:author="JY0225" w:date="2017-08-24T12:02:00Z">
            <w:rPr>
              <w:rFonts w:hint="eastAsia"/>
              <w:color w:val="000000" w:themeColor="text1"/>
              <w:sz w:val="24"/>
              <w:szCs w:val="24"/>
            </w:rPr>
          </w:rPrChange>
        </w:rPr>
        <w:t>：是打包好的内容可用于网页与目录脚本</w:t>
      </w:r>
    </w:p>
    <w:p w14:paraId="30DE3F91" w14:textId="77777777" w:rsidR="00453AD6" w:rsidRPr="00094C36" w:rsidRDefault="007A48BF" w:rsidP="00655461">
      <w:pPr>
        <w:spacing w:line="400" w:lineRule="exact"/>
        <w:rPr>
          <w:rFonts w:asciiTheme="minorEastAsia" w:hAnsiTheme="minorEastAsia"/>
          <w:color w:val="000000" w:themeColor="text1"/>
          <w:sz w:val="24"/>
          <w:szCs w:val="24"/>
          <w:rPrChange w:id="5765" w:author="JY0225" w:date="2017-08-24T12:02:00Z">
            <w:rPr>
              <w:color w:val="000000" w:themeColor="text1"/>
              <w:sz w:val="24"/>
            </w:rPr>
          </w:rPrChange>
        </w:rPr>
      </w:pPr>
      <w:r w:rsidRPr="00094C36">
        <w:rPr>
          <w:rFonts w:asciiTheme="minorEastAsia" w:hAnsiTheme="minorEastAsia"/>
          <w:color w:val="000000" w:themeColor="text1"/>
          <w:sz w:val="24"/>
          <w:szCs w:val="24"/>
          <w:rPrChange w:id="5766" w:author="JY0225" w:date="2017-08-24T12:02:00Z">
            <w:rPr>
              <w:color w:val="000000" w:themeColor="text1"/>
              <w:sz w:val="24"/>
            </w:rPr>
          </w:rPrChange>
        </w:rPr>
        <w:tab/>
      </w:r>
      <w:r w:rsidR="00655461" w:rsidRPr="00094C36">
        <w:rPr>
          <w:rFonts w:asciiTheme="minorEastAsia" w:hAnsiTheme="minorEastAsia"/>
          <w:color w:val="000000" w:themeColor="text1"/>
          <w:sz w:val="24"/>
          <w:szCs w:val="24"/>
          <w:rPrChange w:id="5767" w:author="JY0225" w:date="2017-08-24T12:02:00Z">
            <w:rPr>
              <w:color w:val="000000" w:themeColor="text1"/>
              <w:sz w:val="24"/>
            </w:rPr>
          </w:rPrChange>
        </w:rPr>
        <w:t>manifest.json</w:t>
      </w:r>
      <w:r w:rsidR="00385952" w:rsidRPr="00094C36">
        <w:rPr>
          <w:rFonts w:asciiTheme="minorEastAsia" w:hAnsiTheme="minorEastAsia" w:hint="eastAsia"/>
          <w:color w:val="000000" w:themeColor="text1"/>
          <w:sz w:val="24"/>
          <w:szCs w:val="24"/>
          <w:rPrChange w:id="5768" w:author="JY0225" w:date="2017-08-24T12:02:00Z">
            <w:rPr>
              <w:rFonts w:hint="eastAsia"/>
              <w:color w:val="000000" w:themeColor="text1"/>
              <w:sz w:val="24"/>
            </w:rPr>
          </w:rPrChange>
        </w:rPr>
        <w:t>是</w:t>
      </w:r>
      <w:r w:rsidR="00655461" w:rsidRPr="00094C36">
        <w:rPr>
          <w:rFonts w:asciiTheme="minorEastAsia" w:hAnsiTheme="minorEastAsia" w:hint="eastAsia"/>
          <w:color w:val="000000" w:themeColor="text1"/>
          <w:sz w:val="24"/>
          <w:szCs w:val="24"/>
          <w:rPrChange w:id="5769" w:author="JY0225" w:date="2017-08-24T12:02:00Z">
            <w:rPr>
              <w:rFonts w:hint="eastAsia"/>
              <w:color w:val="000000" w:themeColor="text1"/>
              <w:sz w:val="24"/>
            </w:rPr>
          </w:rPrChange>
        </w:rPr>
        <w:t>唯一一个在每个</w:t>
      </w:r>
      <w:r w:rsidR="00655461" w:rsidRPr="00094C36">
        <w:rPr>
          <w:rFonts w:asciiTheme="minorEastAsia" w:hAnsiTheme="minorEastAsia"/>
          <w:color w:val="000000" w:themeColor="text1"/>
          <w:sz w:val="24"/>
          <w:szCs w:val="24"/>
          <w:rPrChange w:id="5770" w:author="JY0225" w:date="2017-08-24T12:02:00Z">
            <w:rPr>
              <w:color w:val="000000" w:themeColor="text1"/>
              <w:sz w:val="24"/>
            </w:rPr>
          </w:rPrChange>
        </w:rPr>
        <w:t>WebExtension</w:t>
      </w:r>
      <w:r w:rsidR="00655461" w:rsidRPr="00094C36">
        <w:rPr>
          <w:rFonts w:asciiTheme="minorEastAsia" w:hAnsiTheme="minorEastAsia" w:hint="eastAsia"/>
          <w:color w:val="000000" w:themeColor="text1"/>
          <w:sz w:val="24"/>
          <w:szCs w:val="24"/>
          <w:rPrChange w:id="5771" w:author="JY0225" w:date="2017-08-24T12:02:00Z">
            <w:rPr>
              <w:rFonts w:hint="eastAsia"/>
              <w:color w:val="000000" w:themeColor="text1"/>
              <w:sz w:val="24"/>
            </w:rPr>
          </w:rPrChange>
        </w:rPr>
        <w:t>中必须存在的文件。包含了关于这个扩展</w:t>
      </w:r>
      <w:r w:rsidR="002E5718" w:rsidRPr="00094C36">
        <w:rPr>
          <w:rFonts w:asciiTheme="minorEastAsia" w:hAnsiTheme="minorEastAsia" w:hint="eastAsia"/>
          <w:color w:val="000000" w:themeColor="text1"/>
          <w:sz w:val="24"/>
          <w:szCs w:val="24"/>
          <w:rPrChange w:id="5772" w:author="JY0225" w:date="2017-08-24T12:02:00Z">
            <w:rPr>
              <w:rFonts w:hint="eastAsia"/>
              <w:color w:val="000000" w:themeColor="text1"/>
              <w:sz w:val="24"/>
            </w:rPr>
          </w:rPrChange>
        </w:rPr>
        <w:t>扩展</w:t>
      </w:r>
      <w:r w:rsidR="00655461" w:rsidRPr="00094C36">
        <w:rPr>
          <w:rFonts w:asciiTheme="minorEastAsia" w:hAnsiTheme="minorEastAsia" w:hint="eastAsia"/>
          <w:color w:val="000000" w:themeColor="text1"/>
          <w:sz w:val="24"/>
          <w:szCs w:val="24"/>
          <w:rPrChange w:id="5773" w:author="JY0225" w:date="2017-08-24T12:02:00Z">
            <w:rPr>
              <w:rFonts w:hint="eastAsia"/>
              <w:color w:val="000000" w:themeColor="text1"/>
              <w:sz w:val="24"/>
            </w:rPr>
          </w:rPrChange>
        </w:rPr>
        <w:t>基本的元数据。比如扩展的名字，版本和所需权限。以及扩张需要的版本信息与权限。并且，也对</w:t>
      </w:r>
      <w:r w:rsidR="00655461" w:rsidRPr="00094C36">
        <w:rPr>
          <w:rFonts w:asciiTheme="minorEastAsia" w:hAnsiTheme="minorEastAsia"/>
          <w:color w:val="000000" w:themeColor="text1"/>
          <w:sz w:val="24"/>
          <w:szCs w:val="24"/>
          <w:rPrChange w:id="5774" w:author="JY0225" w:date="2017-08-24T12:02:00Z">
            <w:rPr>
              <w:color w:val="000000" w:themeColor="text1"/>
              <w:sz w:val="24"/>
            </w:rPr>
          </w:rPrChange>
        </w:rPr>
        <w:t>WebExtension</w:t>
      </w:r>
      <w:r w:rsidR="00655461" w:rsidRPr="00094C36">
        <w:rPr>
          <w:rFonts w:asciiTheme="minorEastAsia" w:hAnsiTheme="minorEastAsia" w:hint="eastAsia"/>
          <w:color w:val="000000" w:themeColor="text1"/>
          <w:sz w:val="24"/>
          <w:szCs w:val="24"/>
          <w:rPrChange w:id="5775" w:author="JY0225" w:date="2017-08-24T12:02:00Z">
            <w:rPr>
              <w:rFonts w:hint="eastAsia"/>
              <w:color w:val="000000" w:themeColor="text1"/>
              <w:sz w:val="24"/>
            </w:rPr>
          </w:rPrChange>
        </w:rPr>
        <w:t>中其他文件进行了链接。</w:t>
      </w:r>
      <w:r w:rsidR="00D766B8" w:rsidRPr="00094C36">
        <w:rPr>
          <w:rFonts w:asciiTheme="minorEastAsia" w:hAnsiTheme="minorEastAsia" w:hint="eastAsia"/>
          <w:color w:val="000000" w:themeColor="text1"/>
          <w:sz w:val="24"/>
          <w:szCs w:val="24"/>
          <w:rPrChange w:id="5776" w:author="JY0225" w:date="2017-08-24T12:02:00Z">
            <w:rPr>
              <w:rFonts w:hint="eastAsia"/>
              <w:color w:val="000000" w:themeColor="text1"/>
              <w:sz w:val="24"/>
            </w:rPr>
          </w:rPrChange>
        </w:rPr>
        <w:t>本文中</w:t>
      </w:r>
      <w:r w:rsidR="00D766B8" w:rsidRPr="00094C36">
        <w:rPr>
          <w:rFonts w:asciiTheme="minorEastAsia" w:hAnsiTheme="minorEastAsia"/>
          <w:color w:val="000000" w:themeColor="text1"/>
          <w:sz w:val="24"/>
          <w:szCs w:val="24"/>
          <w:rPrChange w:id="5777" w:author="JY0225" w:date="2017-08-24T12:02:00Z">
            <w:rPr>
              <w:color w:val="000000" w:themeColor="text1"/>
              <w:sz w:val="24"/>
            </w:rPr>
          </w:rPrChange>
        </w:rPr>
        <w:t>manifest.json</w:t>
      </w:r>
      <w:r w:rsidR="00EB314C" w:rsidRPr="00094C36">
        <w:rPr>
          <w:rFonts w:asciiTheme="minorEastAsia" w:hAnsiTheme="minorEastAsia" w:hint="eastAsia"/>
          <w:color w:val="000000" w:themeColor="text1"/>
          <w:sz w:val="24"/>
          <w:szCs w:val="24"/>
          <w:rPrChange w:id="5778" w:author="JY0225" w:date="2017-08-24T12:02:00Z">
            <w:rPr>
              <w:rFonts w:hint="eastAsia"/>
              <w:color w:val="000000" w:themeColor="text1"/>
              <w:sz w:val="24"/>
            </w:rPr>
          </w:rPrChange>
        </w:rPr>
        <w:t>中</w:t>
      </w:r>
      <w:r w:rsidR="00D766B8" w:rsidRPr="00094C36">
        <w:rPr>
          <w:rFonts w:asciiTheme="minorEastAsia" w:hAnsiTheme="minorEastAsia" w:hint="eastAsia"/>
          <w:color w:val="000000" w:themeColor="text1"/>
          <w:sz w:val="24"/>
          <w:szCs w:val="24"/>
          <w:rPrChange w:id="5779" w:author="JY0225" w:date="2017-08-24T12:02:00Z">
            <w:rPr>
              <w:rFonts w:hint="eastAsia"/>
              <w:color w:val="000000" w:themeColor="text1"/>
              <w:sz w:val="24"/>
            </w:rPr>
          </w:rPrChange>
        </w:rPr>
        <w:t>的</w:t>
      </w:r>
      <w:r w:rsidR="00EB314C" w:rsidRPr="00094C36">
        <w:rPr>
          <w:rFonts w:asciiTheme="minorEastAsia" w:hAnsiTheme="minorEastAsia" w:hint="eastAsia"/>
          <w:color w:val="000000" w:themeColor="text1"/>
          <w:sz w:val="24"/>
          <w:szCs w:val="24"/>
          <w:rPrChange w:id="5780" w:author="JY0225" w:date="2017-08-24T12:02:00Z">
            <w:rPr>
              <w:rFonts w:hint="eastAsia"/>
              <w:color w:val="000000" w:themeColor="text1"/>
              <w:sz w:val="24"/>
            </w:rPr>
          </w:rPrChange>
        </w:rPr>
        <w:t>关键</w:t>
      </w:r>
      <w:r w:rsidR="00D766B8" w:rsidRPr="00094C36">
        <w:rPr>
          <w:rFonts w:asciiTheme="minorEastAsia" w:hAnsiTheme="minorEastAsia" w:hint="eastAsia"/>
          <w:color w:val="000000" w:themeColor="text1"/>
          <w:sz w:val="24"/>
          <w:szCs w:val="24"/>
          <w:rPrChange w:id="5781" w:author="JY0225" w:date="2017-08-24T12:02:00Z">
            <w:rPr>
              <w:rFonts w:hint="eastAsia"/>
              <w:color w:val="000000" w:themeColor="text1"/>
              <w:sz w:val="24"/>
            </w:rPr>
          </w:rPrChange>
        </w:rPr>
        <w:t>内容如下：</w:t>
      </w:r>
    </w:p>
    <w:tbl>
      <w:tblPr>
        <w:tblStyle w:val="aa"/>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6"/>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6"/>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6"/>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6"/>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6"/>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6"/>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6"/>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6"/>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6"/>
              <w:spacing w:line="400" w:lineRule="exact"/>
              <w:rPr>
                <w:rFonts w:eastAsiaTheme="minorEastAsia"/>
              </w:rPr>
            </w:pPr>
            <w:r w:rsidRPr="00DD7190">
              <w:rPr>
                <w:rFonts w:eastAsiaTheme="minorEastAsia"/>
              </w:rPr>
              <w:lastRenderedPageBreak/>
              <w:t xml:space="preserve">    "tabs",</w:t>
            </w:r>
          </w:p>
          <w:p w14:paraId="38FB465D" w14:textId="77777777" w:rsidR="00DD7190" w:rsidRPr="00DD7190" w:rsidRDefault="00DD7190" w:rsidP="00DD7190">
            <w:pPr>
              <w:pStyle w:val="a6"/>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6"/>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6"/>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6"/>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6"/>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6"/>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6"/>
              <w:spacing w:line="400" w:lineRule="exact"/>
              <w:jc w:val="both"/>
              <w:rPr>
                <w:rFonts w:eastAsiaTheme="minorEastAsia"/>
              </w:rPr>
            </w:pPr>
            <w:r w:rsidRPr="00DD7190">
              <w:rPr>
                <w:rFonts w:eastAsiaTheme="minorEastAsia"/>
              </w:rPr>
              <w:t>}</w:t>
            </w:r>
          </w:p>
        </w:tc>
      </w:tr>
    </w:tbl>
    <w:p w14:paraId="34911174" w14:textId="74F9AA80" w:rsidR="0075713A" w:rsidRPr="00094C36" w:rsidRDefault="00E90FAA" w:rsidP="00655461">
      <w:pPr>
        <w:spacing w:line="400" w:lineRule="exact"/>
        <w:rPr>
          <w:rFonts w:asciiTheme="minorEastAsia" w:hAnsiTheme="minorEastAsia"/>
          <w:color w:val="000000" w:themeColor="text1"/>
          <w:sz w:val="24"/>
          <w:rPrChange w:id="5782" w:author="JY0225" w:date="2017-08-24T12:03:00Z">
            <w:rPr>
              <w:color w:val="000000" w:themeColor="text1"/>
              <w:sz w:val="24"/>
            </w:rPr>
          </w:rPrChange>
        </w:rPr>
      </w:pPr>
      <w:r>
        <w:rPr>
          <w:color w:val="000000" w:themeColor="text1"/>
          <w:sz w:val="24"/>
        </w:rPr>
        <w:lastRenderedPageBreak/>
        <w:tab/>
      </w:r>
      <w:r w:rsidR="00FB357A" w:rsidRPr="00094C36">
        <w:rPr>
          <w:rFonts w:asciiTheme="minorEastAsia" w:hAnsiTheme="minorEastAsia" w:hint="eastAsia"/>
          <w:color w:val="000000" w:themeColor="text1"/>
          <w:sz w:val="24"/>
          <w:rPrChange w:id="5783" w:author="JY0225" w:date="2017-08-24T12:03:00Z">
            <w:rPr>
              <w:rFonts w:hint="eastAsia"/>
              <w:color w:val="000000" w:themeColor="text1"/>
              <w:sz w:val="24"/>
            </w:rPr>
          </w:rPrChange>
        </w:rPr>
        <w:t>上述代码描述的是</w:t>
      </w:r>
      <w:r w:rsidR="00FB357A" w:rsidRPr="00094C36">
        <w:rPr>
          <w:rFonts w:asciiTheme="minorEastAsia" w:hAnsiTheme="minorEastAsia"/>
          <w:color w:val="000000" w:themeColor="text1"/>
          <w:sz w:val="24"/>
          <w:rPrChange w:id="5784" w:author="JY0225" w:date="2017-08-24T12:03:00Z">
            <w:rPr>
              <w:color w:val="000000" w:themeColor="text1"/>
              <w:sz w:val="24"/>
            </w:rPr>
          </w:rPrChange>
        </w:rPr>
        <w:t>manifest.json</w:t>
      </w:r>
      <w:r w:rsidR="00FB357A" w:rsidRPr="00094C36">
        <w:rPr>
          <w:rFonts w:asciiTheme="minorEastAsia" w:hAnsiTheme="minorEastAsia" w:hint="eastAsia"/>
          <w:color w:val="000000" w:themeColor="text1"/>
          <w:sz w:val="24"/>
          <w:rPrChange w:id="5785" w:author="JY0225" w:date="2017-08-24T12:03:00Z">
            <w:rPr>
              <w:rFonts w:hint="eastAsia"/>
              <w:color w:val="000000" w:themeColor="text1"/>
              <w:sz w:val="24"/>
            </w:rPr>
          </w:rPrChange>
        </w:rPr>
        <w:t>中一些较为关键的内容，从配置文件中可以清晰地看到</w:t>
      </w:r>
      <w:r w:rsidR="002E5718" w:rsidRPr="00094C36">
        <w:rPr>
          <w:rFonts w:asciiTheme="minorEastAsia" w:hAnsiTheme="minorEastAsia" w:hint="eastAsia"/>
          <w:color w:val="000000" w:themeColor="text1"/>
          <w:sz w:val="24"/>
          <w:rPrChange w:id="5786" w:author="JY0225" w:date="2017-08-24T12:03:00Z">
            <w:rPr>
              <w:rFonts w:hint="eastAsia"/>
              <w:color w:val="000000" w:themeColor="text1"/>
              <w:sz w:val="24"/>
            </w:rPr>
          </w:rPrChange>
        </w:rPr>
        <w:t>扩展</w:t>
      </w:r>
      <w:r w:rsidR="00FB357A" w:rsidRPr="00094C36">
        <w:rPr>
          <w:rFonts w:asciiTheme="minorEastAsia" w:hAnsiTheme="minorEastAsia" w:hint="eastAsia"/>
          <w:color w:val="000000" w:themeColor="text1"/>
          <w:sz w:val="24"/>
          <w:rPrChange w:id="5787" w:author="JY0225" w:date="2017-08-24T12:03:00Z">
            <w:rPr>
              <w:rFonts w:hint="eastAsia"/>
              <w:color w:val="000000" w:themeColor="text1"/>
              <w:sz w:val="24"/>
            </w:rPr>
          </w:rPrChange>
        </w:rPr>
        <w:t>的名称</w:t>
      </w:r>
      <w:r w:rsidR="00587D24" w:rsidRPr="00094C36">
        <w:rPr>
          <w:rFonts w:asciiTheme="minorEastAsia" w:hAnsiTheme="minorEastAsia" w:hint="eastAsia"/>
          <w:color w:val="000000" w:themeColor="text1"/>
          <w:sz w:val="24"/>
          <w:rPrChange w:id="5788" w:author="JY0225" w:date="2017-08-24T12:03:00Z">
            <w:rPr>
              <w:rFonts w:hint="eastAsia"/>
              <w:color w:val="000000" w:themeColor="text1"/>
              <w:sz w:val="24"/>
            </w:rPr>
          </w:rPrChange>
        </w:rPr>
        <w:t>、</w:t>
      </w:r>
      <w:r w:rsidR="00FB357A" w:rsidRPr="00094C36">
        <w:rPr>
          <w:rFonts w:asciiTheme="minorEastAsia" w:hAnsiTheme="minorEastAsia" w:hint="eastAsia"/>
          <w:color w:val="000000" w:themeColor="text1"/>
          <w:sz w:val="24"/>
          <w:rPrChange w:id="5789" w:author="JY0225" w:date="2017-08-24T12:03:00Z">
            <w:rPr>
              <w:rFonts w:hint="eastAsia"/>
              <w:color w:val="000000" w:themeColor="text1"/>
              <w:sz w:val="24"/>
            </w:rPr>
          </w:rPrChange>
        </w:rPr>
        <w:t>版本信息</w:t>
      </w:r>
      <w:r w:rsidR="00763508" w:rsidRPr="00094C36">
        <w:rPr>
          <w:rFonts w:asciiTheme="minorEastAsia" w:hAnsiTheme="minorEastAsia" w:hint="eastAsia"/>
          <w:color w:val="000000" w:themeColor="text1"/>
          <w:sz w:val="24"/>
          <w:rPrChange w:id="5790" w:author="JY0225" w:date="2017-08-24T12:03:00Z">
            <w:rPr>
              <w:rFonts w:hint="eastAsia"/>
              <w:color w:val="000000" w:themeColor="text1"/>
              <w:sz w:val="24"/>
            </w:rPr>
          </w:rPrChange>
        </w:rPr>
        <w:t>以及所需的权限信息。</w:t>
      </w:r>
      <w:r w:rsidR="008F7D3A" w:rsidRPr="00094C36">
        <w:rPr>
          <w:rFonts w:asciiTheme="minorEastAsia" w:hAnsiTheme="minorEastAsia" w:hint="eastAsia"/>
          <w:color w:val="000000" w:themeColor="text1"/>
          <w:sz w:val="24"/>
          <w:rPrChange w:id="5791" w:author="JY0225" w:date="2017-08-24T12:03:00Z">
            <w:rPr>
              <w:rFonts w:hint="eastAsia"/>
              <w:color w:val="000000" w:themeColor="text1"/>
              <w:sz w:val="24"/>
            </w:rPr>
          </w:rPrChange>
        </w:rPr>
        <w:t>作为</w:t>
      </w:r>
      <w:r w:rsidR="002E5718" w:rsidRPr="00094C36">
        <w:rPr>
          <w:rFonts w:asciiTheme="minorEastAsia" w:hAnsiTheme="minorEastAsia" w:hint="eastAsia"/>
          <w:color w:val="000000" w:themeColor="text1"/>
          <w:sz w:val="24"/>
          <w:rPrChange w:id="5792" w:author="JY0225" w:date="2017-08-24T12:03:00Z">
            <w:rPr>
              <w:rFonts w:hint="eastAsia"/>
              <w:color w:val="000000" w:themeColor="text1"/>
              <w:sz w:val="24"/>
            </w:rPr>
          </w:rPrChange>
        </w:rPr>
        <w:t>扩展</w:t>
      </w:r>
      <w:r w:rsidR="00E309DF" w:rsidRPr="00094C36">
        <w:rPr>
          <w:rFonts w:asciiTheme="minorEastAsia" w:hAnsiTheme="minorEastAsia" w:hint="eastAsia"/>
          <w:color w:val="000000" w:themeColor="text1"/>
          <w:sz w:val="24"/>
          <w:rPrChange w:id="5793" w:author="JY0225" w:date="2017-08-24T12:03:00Z">
            <w:rPr>
              <w:rFonts w:hint="eastAsia"/>
              <w:color w:val="000000" w:themeColor="text1"/>
              <w:sz w:val="24"/>
            </w:rPr>
          </w:rPrChange>
        </w:rPr>
        <w:t>的入口，</w:t>
      </w:r>
      <w:r w:rsidR="008F7D3A" w:rsidRPr="00094C36">
        <w:rPr>
          <w:rFonts w:asciiTheme="minorEastAsia" w:hAnsiTheme="minorEastAsia" w:hint="eastAsia"/>
          <w:color w:val="000000" w:themeColor="text1"/>
          <w:sz w:val="24"/>
          <w:rPrChange w:id="5794" w:author="JY0225" w:date="2017-08-24T12:03:00Z">
            <w:rPr>
              <w:rFonts w:hint="eastAsia"/>
              <w:color w:val="000000" w:themeColor="text1"/>
              <w:sz w:val="24"/>
            </w:rPr>
          </w:rPrChange>
        </w:rPr>
        <w:t>需要在浏览器的导航栏里定义一个图标，以及一个初始界面，</w:t>
      </w:r>
      <w:r w:rsidR="002C2594" w:rsidRPr="00094C36">
        <w:rPr>
          <w:rFonts w:asciiTheme="minorEastAsia" w:hAnsiTheme="minorEastAsia"/>
          <w:color w:val="000000" w:themeColor="text1"/>
          <w:sz w:val="24"/>
          <w:rPrChange w:id="5795" w:author="JY0225" w:date="2017-08-24T12:03:00Z">
            <w:rPr>
              <w:color w:val="000000" w:themeColor="text1"/>
              <w:sz w:val="24"/>
            </w:rPr>
          </w:rPrChange>
        </w:rPr>
        <w:t>browser_action</w:t>
      </w:r>
      <w:r w:rsidR="002C2594" w:rsidRPr="00094C36">
        <w:rPr>
          <w:rFonts w:asciiTheme="minorEastAsia" w:hAnsiTheme="minorEastAsia" w:hint="eastAsia"/>
          <w:color w:val="000000" w:themeColor="text1"/>
          <w:sz w:val="24"/>
          <w:rPrChange w:id="5796" w:author="JY0225" w:date="2017-08-24T12:03:00Z">
            <w:rPr>
              <w:rFonts w:hint="eastAsia"/>
              <w:color w:val="000000" w:themeColor="text1"/>
              <w:sz w:val="24"/>
            </w:rPr>
          </w:rPrChange>
        </w:rPr>
        <w:t>参数中的</w:t>
      </w:r>
      <w:r w:rsidR="002C2594" w:rsidRPr="00094C36">
        <w:rPr>
          <w:rFonts w:asciiTheme="minorEastAsia" w:hAnsiTheme="minorEastAsia"/>
          <w:color w:val="000000" w:themeColor="text1"/>
          <w:sz w:val="24"/>
          <w:rPrChange w:id="5797" w:author="JY0225" w:date="2017-08-24T12:03:00Z">
            <w:rPr>
              <w:color w:val="000000" w:themeColor="text1"/>
              <w:sz w:val="24"/>
            </w:rPr>
          </w:rPrChange>
        </w:rPr>
        <w:t>default_icon</w:t>
      </w:r>
      <w:r w:rsidR="002C2594" w:rsidRPr="00094C36">
        <w:rPr>
          <w:rFonts w:asciiTheme="minorEastAsia" w:hAnsiTheme="minorEastAsia" w:hint="eastAsia"/>
          <w:color w:val="000000" w:themeColor="text1"/>
          <w:sz w:val="24"/>
          <w:rPrChange w:id="5798" w:author="JY0225" w:date="2017-08-24T12:03:00Z">
            <w:rPr>
              <w:rFonts w:hint="eastAsia"/>
              <w:color w:val="000000" w:themeColor="text1"/>
              <w:sz w:val="24"/>
            </w:rPr>
          </w:rPrChange>
        </w:rPr>
        <w:t>属性指定</w:t>
      </w:r>
      <w:r w:rsidR="002E5718" w:rsidRPr="00094C36">
        <w:rPr>
          <w:rFonts w:asciiTheme="minorEastAsia" w:hAnsiTheme="minorEastAsia" w:hint="eastAsia"/>
          <w:color w:val="000000" w:themeColor="text1"/>
          <w:sz w:val="24"/>
          <w:rPrChange w:id="5799" w:author="JY0225" w:date="2017-08-24T12:03:00Z">
            <w:rPr>
              <w:rFonts w:hint="eastAsia"/>
              <w:color w:val="000000" w:themeColor="text1"/>
              <w:sz w:val="24"/>
            </w:rPr>
          </w:rPrChange>
        </w:rPr>
        <w:t>扩展</w:t>
      </w:r>
      <w:r w:rsidR="002C2594" w:rsidRPr="00094C36">
        <w:rPr>
          <w:rFonts w:asciiTheme="minorEastAsia" w:hAnsiTheme="minorEastAsia" w:hint="eastAsia"/>
          <w:color w:val="000000" w:themeColor="text1"/>
          <w:sz w:val="24"/>
          <w:rPrChange w:id="5800" w:author="JY0225" w:date="2017-08-24T12:03:00Z">
            <w:rPr>
              <w:rFonts w:hint="eastAsia"/>
              <w:color w:val="000000" w:themeColor="text1"/>
              <w:sz w:val="24"/>
            </w:rPr>
          </w:rPrChange>
        </w:rPr>
        <w:t>的图标，而</w:t>
      </w:r>
      <w:r w:rsidR="002C2594" w:rsidRPr="00094C36">
        <w:rPr>
          <w:rFonts w:asciiTheme="minorEastAsia" w:hAnsiTheme="minorEastAsia"/>
          <w:color w:val="000000" w:themeColor="text1"/>
          <w:sz w:val="24"/>
          <w:rPrChange w:id="5801" w:author="JY0225" w:date="2017-08-24T12:03:00Z">
            <w:rPr>
              <w:color w:val="000000" w:themeColor="text1"/>
              <w:sz w:val="24"/>
            </w:rPr>
          </w:rPrChange>
        </w:rPr>
        <w:t>default_popup</w:t>
      </w:r>
      <w:r w:rsidR="002C2594" w:rsidRPr="00094C36">
        <w:rPr>
          <w:rFonts w:asciiTheme="minorEastAsia" w:hAnsiTheme="minorEastAsia" w:hint="eastAsia"/>
          <w:color w:val="000000" w:themeColor="text1"/>
          <w:sz w:val="24"/>
          <w:rPrChange w:id="5802" w:author="JY0225" w:date="2017-08-24T12:03:00Z">
            <w:rPr>
              <w:rFonts w:hint="eastAsia"/>
              <w:color w:val="000000" w:themeColor="text1"/>
              <w:sz w:val="24"/>
            </w:rPr>
          </w:rPrChange>
        </w:rPr>
        <w:t>指定了初始界面。</w:t>
      </w:r>
    </w:p>
    <w:p w14:paraId="3C57580C" w14:textId="77777777" w:rsidR="007B3025" w:rsidRPr="00094C36" w:rsidRDefault="003B7F7E" w:rsidP="004F34F8">
      <w:pPr>
        <w:spacing w:line="400" w:lineRule="exact"/>
        <w:rPr>
          <w:rFonts w:asciiTheme="minorEastAsia" w:hAnsiTheme="minorEastAsia"/>
          <w:color w:val="000000" w:themeColor="text1"/>
          <w:sz w:val="24"/>
          <w:rPrChange w:id="5803" w:author="JY0225" w:date="2017-08-24T12:03:00Z">
            <w:rPr>
              <w:color w:val="000000" w:themeColor="text1"/>
              <w:sz w:val="24"/>
            </w:rPr>
          </w:rPrChange>
        </w:rPr>
      </w:pPr>
      <w:r w:rsidRPr="00094C36">
        <w:rPr>
          <w:rFonts w:asciiTheme="minorEastAsia" w:hAnsiTheme="minorEastAsia"/>
          <w:color w:val="000000" w:themeColor="text1"/>
          <w:sz w:val="24"/>
          <w:rPrChange w:id="5804" w:author="JY0225" w:date="2017-08-24T12:03:00Z">
            <w:rPr>
              <w:color w:val="000000" w:themeColor="text1"/>
              <w:sz w:val="24"/>
            </w:rPr>
          </w:rPrChange>
        </w:rPr>
        <w:tab/>
        <w:t>2</w:t>
      </w:r>
      <w:r w:rsidRPr="00094C36">
        <w:rPr>
          <w:rFonts w:asciiTheme="minorEastAsia" w:hAnsiTheme="minorEastAsia" w:hint="eastAsia"/>
          <w:color w:val="000000" w:themeColor="text1"/>
          <w:sz w:val="24"/>
          <w:rPrChange w:id="5805" w:author="JY0225" w:date="2017-08-24T12:03:00Z">
            <w:rPr>
              <w:rFonts w:hint="eastAsia"/>
              <w:color w:val="000000" w:themeColor="text1"/>
              <w:sz w:val="24"/>
            </w:rPr>
          </w:rPrChange>
        </w:rPr>
        <w:t>）</w:t>
      </w:r>
      <w:r w:rsidR="004733F0" w:rsidRPr="00094C36">
        <w:rPr>
          <w:rFonts w:asciiTheme="minorEastAsia" w:hAnsiTheme="minorEastAsia" w:hint="eastAsia"/>
          <w:color w:val="000000" w:themeColor="text1"/>
          <w:sz w:val="24"/>
          <w:rPrChange w:id="5806" w:author="JY0225" w:date="2017-08-24T12:03:00Z">
            <w:rPr>
              <w:rFonts w:hint="eastAsia"/>
              <w:color w:val="000000" w:themeColor="text1"/>
              <w:sz w:val="24"/>
            </w:rPr>
          </w:rPrChange>
        </w:rPr>
        <w:t>通信方式</w:t>
      </w:r>
    </w:p>
    <w:p w14:paraId="7DD99414" w14:textId="77777777" w:rsidR="003E3ABC" w:rsidRPr="00094C36" w:rsidRDefault="003E3ABC" w:rsidP="004F34F8">
      <w:pPr>
        <w:spacing w:line="400" w:lineRule="exact"/>
        <w:rPr>
          <w:rFonts w:asciiTheme="minorEastAsia" w:hAnsiTheme="minorEastAsia"/>
          <w:color w:val="000000" w:themeColor="text1"/>
          <w:sz w:val="24"/>
          <w:rPrChange w:id="5807" w:author="JY0225" w:date="2017-08-24T12:03:00Z">
            <w:rPr>
              <w:color w:val="000000" w:themeColor="text1"/>
              <w:sz w:val="24"/>
            </w:rPr>
          </w:rPrChange>
        </w:rPr>
      </w:pPr>
      <w:r w:rsidRPr="00094C36">
        <w:rPr>
          <w:rFonts w:asciiTheme="minorEastAsia" w:hAnsiTheme="minorEastAsia"/>
          <w:color w:val="000000" w:themeColor="text1"/>
          <w:sz w:val="24"/>
          <w:rPrChange w:id="5808" w:author="JY0225" w:date="2017-08-24T12:03:00Z">
            <w:rPr>
              <w:color w:val="000000" w:themeColor="text1"/>
              <w:sz w:val="24"/>
            </w:rPr>
          </w:rPrChange>
        </w:rPr>
        <w:tab/>
      </w:r>
      <w:r w:rsidR="006F7B24" w:rsidRPr="00094C36">
        <w:rPr>
          <w:rFonts w:asciiTheme="minorEastAsia" w:hAnsiTheme="minorEastAsia"/>
          <w:color w:val="000000" w:themeColor="text1"/>
          <w:sz w:val="24"/>
          <w:rPrChange w:id="5809" w:author="JY0225" w:date="2017-08-24T12:03:00Z">
            <w:rPr>
              <w:color w:val="000000" w:themeColor="text1"/>
              <w:sz w:val="24"/>
            </w:rPr>
          </w:rPrChange>
        </w:rPr>
        <w:t>WebExtension</w:t>
      </w:r>
      <w:r w:rsidR="008A1F2A" w:rsidRPr="00094C36">
        <w:rPr>
          <w:rFonts w:asciiTheme="minorEastAsia" w:hAnsiTheme="minorEastAsia" w:hint="eastAsia"/>
          <w:color w:val="000000" w:themeColor="text1"/>
          <w:sz w:val="24"/>
          <w:rPrChange w:id="5810" w:author="JY0225" w:date="2017-08-24T12:03:00Z">
            <w:rPr>
              <w:rFonts w:hint="eastAsia"/>
              <w:color w:val="000000" w:themeColor="text1"/>
              <w:sz w:val="24"/>
            </w:rPr>
          </w:rPrChange>
        </w:rPr>
        <w:t>使用的是网页开发的标准技术，因此与服务器的通讯方式也与一般网页开发的方式相同</w:t>
      </w:r>
      <w:r w:rsidR="00B22E16" w:rsidRPr="00094C36">
        <w:rPr>
          <w:rFonts w:asciiTheme="minorEastAsia" w:hAnsiTheme="minorEastAsia" w:hint="eastAsia"/>
          <w:color w:val="000000" w:themeColor="text1"/>
          <w:sz w:val="24"/>
          <w:rPrChange w:id="5811" w:author="JY0225" w:date="2017-08-24T12:03:00Z">
            <w:rPr>
              <w:rFonts w:hint="eastAsia"/>
              <w:color w:val="000000" w:themeColor="text1"/>
              <w:sz w:val="24"/>
            </w:rPr>
          </w:rPrChange>
        </w:rPr>
        <w:t>，使用的是</w:t>
      </w:r>
      <w:r w:rsidR="00B22E16" w:rsidRPr="00094C36">
        <w:rPr>
          <w:rFonts w:asciiTheme="minorEastAsia" w:hAnsiTheme="minorEastAsia"/>
          <w:color w:val="000000" w:themeColor="text1"/>
          <w:sz w:val="24"/>
          <w:rPrChange w:id="5812" w:author="JY0225" w:date="2017-08-24T12:03:00Z">
            <w:rPr>
              <w:color w:val="000000" w:themeColor="text1"/>
              <w:sz w:val="24"/>
            </w:rPr>
          </w:rPrChange>
        </w:rPr>
        <w:t>Websocket</w:t>
      </w:r>
      <w:r w:rsidR="00B22E16" w:rsidRPr="00094C36">
        <w:rPr>
          <w:rFonts w:asciiTheme="minorEastAsia" w:hAnsiTheme="minorEastAsia" w:hint="eastAsia"/>
          <w:color w:val="000000" w:themeColor="text1"/>
          <w:sz w:val="24"/>
          <w:rPrChange w:id="5813" w:author="JY0225" w:date="2017-08-24T12:03:00Z">
            <w:rPr>
              <w:rFonts w:hint="eastAsia"/>
              <w:color w:val="000000" w:themeColor="text1"/>
              <w:sz w:val="24"/>
            </w:rPr>
          </w:rPrChange>
        </w:rPr>
        <w:t>。</w:t>
      </w:r>
      <w:r w:rsidR="004807FA" w:rsidRPr="00094C36">
        <w:rPr>
          <w:rFonts w:asciiTheme="minorEastAsia" w:hAnsiTheme="minorEastAsia"/>
          <w:color w:val="000000" w:themeColor="text1"/>
          <w:sz w:val="24"/>
          <w:rPrChange w:id="5814" w:author="JY0225" w:date="2017-08-24T12:03:00Z">
            <w:rPr>
              <w:color w:val="000000" w:themeColor="text1"/>
              <w:sz w:val="24"/>
            </w:rPr>
          </w:rPrChange>
        </w:rPr>
        <w:t>Websocket</w:t>
      </w:r>
      <w:r w:rsidR="00C97D37" w:rsidRPr="00094C36">
        <w:rPr>
          <w:rFonts w:asciiTheme="minorEastAsia" w:hAnsiTheme="minorEastAsia" w:hint="eastAsia"/>
          <w:color w:val="000000" w:themeColor="text1"/>
          <w:sz w:val="24"/>
          <w:rPrChange w:id="5815" w:author="JY0225" w:date="2017-08-24T12:03:00Z">
            <w:rPr>
              <w:rFonts w:hint="eastAsia"/>
              <w:color w:val="000000" w:themeColor="text1"/>
              <w:sz w:val="24"/>
            </w:rPr>
          </w:rPrChange>
        </w:rPr>
        <w:t>需要通过一次握手协议才能与服务器建立连接</w:t>
      </w:r>
      <w:r w:rsidR="0048733E" w:rsidRPr="00094C36">
        <w:rPr>
          <w:rFonts w:asciiTheme="minorEastAsia" w:hAnsiTheme="minorEastAsia" w:hint="eastAsia"/>
          <w:color w:val="000000" w:themeColor="text1"/>
          <w:sz w:val="24"/>
          <w:rPrChange w:id="5816" w:author="JY0225" w:date="2017-08-24T12:03:00Z">
            <w:rPr>
              <w:rFonts w:hint="eastAsia"/>
              <w:color w:val="000000" w:themeColor="text1"/>
              <w:sz w:val="24"/>
            </w:rPr>
          </w:rPrChange>
        </w:rPr>
        <w:t>，其实现的核心代码如下：</w:t>
      </w:r>
    </w:p>
    <w:p w14:paraId="1F12CDA9" w14:textId="77777777" w:rsidR="009E0465" w:rsidRPr="00094C36" w:rsidRDefault="00955C50" w:rsidP="004F34F8">
      <w:pPr>
        <w:spacing w:line="400" w:lineRule="exact"/>
        <w:rPr>
          <w:rFonts w:asciiTheme="minorEastAsia" w:hAnsiTheme="minorEastAsia"/>
          <w:color w:val="000000" w:themeColor="text1"/>
          <w:sz w:val="24"/>
          <w:rPrChange w:id="5817" w:author="JY0225" w:date="2017-08-24T12:03:00Z">
            <w:rPr>
              <w:color w:val="000000" w:themeColor="text1"/>
              <w:sz w:val="24"/>
            </w:rPr>
          </w:rPrChange>
        </w:rPr>
      </w:pPr>
      <w:r w:rsidRPr="00094C36">
        <w:rPr>
          <w:rFonts w:asciiTheme="minorEastAsia" w:hAnsiTheme="minorEastAsia"/>
          <w:color w:val="000000" w:themeColor="text1"/>
          <w:sz w:val="24"/>
          <w:rPrChange w:id="5818" w:author="JY0225" w:date="2017-08-24T12:03:00Z">
            <w:rPr>
              <w:color w:val="000000" w:themeColor="text1"/>
              <w:sz w:val="24"/>
            </w:rPr>
          </w:rPrChange>
        </w:rPr>
        <w:tab/>
      </w:r>
      <w:r w:rsidR="00AB5CA4" w:rsidRPr="00094C36">
        <w:rPr>
          <w:rFonts w:asciiTheme="minorEastAsia" w:hAnsiTheme="minorEastAsia"/>
          <w:color w:val="000000" w:themeColor="text1"/>
          <w:sz w:val="24"/>
          <w:rPrChange w:id="5819" w:author="JY0225" w:date="2017-08-24T12:03:00Z">
            <w:rPr>
              <w:color w:val="000000" w:themeColor="text1"/>
              <w:sz w:val="24"/>
            </w:rPr>
          </w:rPrChange>
        </w:rPr>
        <w:t>Firefox</w:t>
      </w:r>
      <w:r w:rsidR="002E5718" w:rsidRPr="00094C36">
        <w:rPr>
          <w:rFonts w:asciiTheme="minorEastAsia" w:hAnsiTheme="minorEastAsia" w:hint="eastAsia"/>
          <w:color w:val="000000" w:themeColor="text1"/>
          <w:sz w:val="24"/>
          <w:rPrChange w:id="5820" w:author="JY0225" w:date="2017-08-24T12:03:00Z">
            <w:rPr>
              <w:rFonts w:hint="eastAsia"/>
              <w:color w:val="000000" w:themeColor="text1"/>
              <w:sz w:val="24"/>
            </w:rPr>
          </w:rPrChange>
        </w:rPr>
        <w:t>扩展</w:t>
      </w:r>
      <w:r w:rsidR="00AB5CA4" w:rsidRPr="00094C36">
        <w:rPr>
          <w:rFonts w:asciiTheme="minorEastAsia" w:hAnsiTheme="minorEastAsia" w:hint="eastAsia"/>
          <w:color w:val="000000" w:themeColor="text1"/>
          <w:sz w:val="24"/>
          <w:rPrChange w:id="5821" w:author="JY0225" w:date="2017-08-24T12:03:00Z">
            <w:rPr>
              <w:rFonts w:hint="eastAsia"/>
              <w:color w:val="000000" w:themeColor="text1"/>
              <w:sz w:val="24"/>
            </w:rPr>
          </w:rPrChange>
        </w:rPr>
        <w:t>客户端核心代码：</w:t>
      </w:r>
    </w:p>
    <w:tbl>
      <w:tblPr>
        <w:tblStyle w:val="aa"/>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6"/>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6"/>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6"/>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6"/>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6"/>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6"/>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6"/>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6"/>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6"/>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6"/>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6"/>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6"/>
              <w:spacing w:line="400" w:lineRule="exact"/>
              <w:rPr>
                <w:rFonts w:eastAsiaTheme="minorEastAsia"/>
              </w:rPr>
            </w:pPr>
            <w:r w:rsidRPr="00F770E6">
              <w:rPr>
                <w:rFonts w:eastAsiaTheme="minorEastAsia"/>
              </w:rPr>
              <w:lastRenderedPageBreak/>
              <w:t>so</w:t>
            </w:r>
            <w:r w:rsidR="00D7274A">
              <w:rPr>
                <w:rFonts w:eastAsiaTheme="minorEastAsia"/>
              </w:rPr>
              <w:t>cket.onclose = function (msg) {</w:t>
            </w:r>
          </w:p>
          <w:p w14:paraId="68636232" w14:textId="77777777" w:rsidR="00D7274A" w:rsidRDefault="00F770E6" w:rsidP="00D7274A">
            <w:pPr>
              <w:pStyle w:val="a6"/>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6"/>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6"/>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lastRenderedPageBreak/>
        <w:tab/>
      </w:r>
      <w:r>
        <w:rPr>
          <w:rFonts w:hint="eastAsia"/>
          <w:color w:val="000000" w:themeColor="text1"/>
          <w:sz w:val="24"/>
        </w:rPr>
        <w:t>Python</w:t>
      </w:r>
      <w:r>
        <w:rPr>
          <w:rFonts w:hint="eastAsia"/>
          <w:color w:val="000000" w:themeColor="text1"/>
          <w:sz w:val="24"/>
        </w:rPr>
        <w:t>服务器端核心代码：</w:t>
      </w:r>
    </w:p>
    <w:tbl>
      <w:tblPr>
        <w:tblStyle w:val="aa"/>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6"/>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6"/>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6"/>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6"/>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6"/>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6"/>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6"/>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6"/>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6"/>
              <w:spacing w:line="400" w:lineRule="exact"/>
              <w:rPr>
                <w:rFonts w:eastAsiaTheme="minorEastAsia"/>
              </w:rPr>
            </w:pPr>
            <w:r>
              <w:rPr>
                <w:rFonts w:eastAsiaTheme="minorEastAsia"/>
              </w:rPr>
              <w:t>data = sock.recv(RECV_BUFFER)</w:t>
            </w:r>
          </w:p>
        </w:tc>
      </w:tr>
    </w:tbl>
    <w:p w14:paraId="0BF7BDB8" w14:textId="77777777" w:rsidR="006907E2" w:rsidRPr="00094C36" w:rsidRDefault="003B3EE1" w:rsidP="006907E2">
      <w:pPr>
        <w:pStyle w:val="a6"/>
        <w:spacing w:line="400" w:lineRule="exact"/>
        <w:rPr>
          <w:rFonts w:asciiTheme="minorEastAsia" w:eastAsiaTheme="minorEastAsia" w:hAnsiTheme="minorEastAsia"/>
          <w:rPrChange w:id="5822" w:author="JY0225" w:date="2017-08-24T12:03:00Z">
            <w:rPr>
              <w:rFonts w:eastAsiaTheme="minorEastAsia"/>
            </w:rPr>
          </w:rPrChange>
        </w:rPr>
      </w:pPr>
      <w:r>
        <w:rPr>
          <w:color w:val="000000" w:themeColor="text1"/>
        </w:rPr>
        <w:tab/>
      </w:r>
      <w:r w:rsidR="002F6E39" w:rsidRPr="00094C36">
        <w:rPr>
          <w:rFonts w:asciiTheme="minorEastAsia" w:eastAsiaTheme="minorEastAsia" w:hAnsiTheme="minorEastAsia" w:hint="eastAsia"/>
          <w:color w:val="000000" w:themeColor="text1"/>
          <w:rPrChange w:id="5823" w:author="JY0225" w:date="2017-08-24T12:03:00Z">
            <w:rPr>
              <w:rFonts w:hint="eastAsia"/>
              <w:color w:val="000000" w:themeColor="text1"/>
            </w:rPr>
          </w:rPrChange>
        </w:rPr>
        <w:t>在</w:t>
      </w:r>
      <w:r w:rsidR="002F6E39" w:rsidRPr="00094C36">
        <w:rPr>
          <w:rFonts w:asciiTheme="minorEastAsia" w:eastAsiaTheme="minorEastAsia" w:hAnsiTheme="minorEastAsia"/>
          <w:color w:val="000000" w:themeColor="text1"/>
          <w:rPrChange w:id="5824" w:author="JY0225" w:date="2017-08-24T12:03:00Z">
            <w:rPr>
              <w:color w:val="000000" w:themeColor="text1"/>
            </w:rPr>
          </w:rPrChange>
        </w:rPr>
        <w:t>Firefox</w:t>
      </w:r>
      <w:r w:rsidR="002E5718" w:rsidRPr="00094C36">
        <w:rPr>
          <w:rFonts w:asciiTheme="minorEastAsia" w:eastAsiaTheme="minorEastAsia" w:hAnsiTheme="minorEastAsia" w:hint="eastAsia"/>
          <w:color w:val="000000" w:themeColor="text1"/>
          <w:rPrChange w:id="5825" w:author="JY0225" w:date="2017-08-24T12:03:00Z">
            <w:rPr>
              <w:rFonts w:hint="eastAsia"/>
              <w:color w:val="000000" w:themeColor="text1"/>
            </w:rPr>
          </w:rPrChange>
        </w:rPr>
        <w:t>扩展</w:t>
      </w:r>
      <w:r w:rsidR="002F6E39" w:rsidRPr="00094C36">
        <w:rPr>
          <w:rFonts w:asciiTheme="minorEastAsia" w:eastAsiaTheme="minorEastAsia" w:hAnsiTheme="minorEastAsia" w:hint="eastAsia"/>
          <w:color w:val="000000" w:themeColor="text1"/>
          <w:rPrChange w:id="5826" w:author="JY0225" w:date="2017-08-24T12:03:00Z">
            <w:rPr>
              <w:rFonts w:hint="eastAsia"/>
              <w:color w:val="000000" w:themeColor="text1"/>
            </w:rPr>
          </w:rPrChange>
        </w:rPr>
        <w:t>客户端</w:t>
      </w:r>
      <w:r w:rsidR="00750792" w:rsidRPr="00094C36">
        <w:rPr>
          <w:rFonts w:asciiTheme="minorEastAsia" w:eastAsiaTheme="minorEastAsia" w:hAnsiTheme="minorEastAsia" w:hint="eastAsia"/>
          <w:color w:val="000000" w:themeColor="text1"/>
          <w:rPrChange w:id="5827" w:author="JY0225" w:date="2017-08-24T12:03:00Z">
            <w:rPr>
              <w:rFonts w:hint="eastAsia"/>
              <w:color w:val="000000" w:themeColor="text1"/>
            </w:rPr>
          </w:rPrChange>
        </w:rPr>
        <w:t>中，首先需要通过服务器的地址和端口号建立连接，</w:t>
      </w:r>
      <w:r w:rsidR="00D833E1" w:rsidRPr="00094C36">
        <w:rPr>
          <w:rFonts w:asciiTheme="minorEastAsia" w:eastAsiaTheme="minorEastAsia" w:hAnsiTheme="minorEastAsia" w:hint="eastAsia"/>
          <w:color w:val="000000" w:themeColor="text1"/>
          <w:rPrChange w:id="5828" w:author="JY0225" w:date="2017-08-24T12:03:00Z">
            <w:rPr>
              <w:rFonts w:hint="eastAsia"/>
              <w:color w:val="000000" w:themeColor="text1"/>
            </w:rPr>
          </w:rPrChange>
        </w:rPr>
        <w:t>在创建</w:t>
      </w:r>
      <w:r w:rsidR="00081D73" w:rsidRPr="00094C36">
        <w:rPr>
          <w:rFonts w:asciiTheme="minorEastAsia" w:eastAsiaTheme="minorEastAsia" w:hAnsiTheme="minorEastAsia"/>
          <w:color w:val="000000" w:themeColor="text1"/>
          <w:rPrChange w:id="5829" w:author="JY0225" w:date="2017-08-24T12:03:00Z">
            <w:rPr>
              <w:color w:val="000000" w:themeColor="text1"/>
            </w:rPr>
          </w:rPrChange>
        </w:rPr>
        <w:t>WebSocket</w:t>
      </w:r>
      <w:r w:rsidR="00081D73" w:rsidRPr="00094C36">
        <w:rPr>
          <w:rFonts w:asciiTheme="minorEastAsia" w:eastAsiaTheme="minorEastAsia" w:hAnsiTheme="minorEastAsia" w:hint="eastAsia"/>
          <w:color w:val="000000" w:themeColor="text1"/>
          <w:rPrChange w:id="5830" w:author="JY0225" w:date="2017-08-24T12:03:00Z">
            <w:rPr>
              <w:rFonts w:hint="eastAsia"/>
              <w:color w:val="000000" w:themeColor="text1"/>
            </w:rPr>
          </w:rPrChange>
        </w:rPr>
        <w:t>对象时，会主动向服务器发送握手协议，报文由</w:t>
      </w:r>
      <w:r w:rsidR="001E2637" w:rsidRPr="00094C36">
        <w:rPr>
          <w:rFonts w:asciiTheme="minorEastAsia" w:eastAsiaTheme="minorEastAsia" w:hAnsiTheme="minorEastAsia"/>
          <w:color w:val="000000" w:themeColor="text1"/>
          <w:rPrChange w:id="5831" w:author="JY0225" w:date="2017-08-24T12:03:00Z">
            <w:rPr>
              <w:color w:val="000000" w:themeColor="text1"/>
            </w:rPr>
          </w:rPrChange>
        </w:rPr>
        <w:t>WebSocket</w:t>
      </w:r>
      <w:r w:rsidR="001E2637" w:rsidRPr="00094C36">
        <w:rPr>
          <w:rFonts w:asciiTheme="minorEastAsia" w:eastAsiaTheme="minorEastAsia" w:hAnsiTheme="minorEastAsia" w:hint="eastAsia"/>
          <w:color w:val="000000" w:themeColor="text1"/>
          <w:rPrChange w:id="5832" w:author="JY0225" w:date="2017-08-24T12:03:00Z">
            <w:rPr>
              <w:rFonts w:hint="eastAsia"/>
              <w:color w:val="000000" w:themeColor="text1"/>
            </w:rPr>
          </w:rPrChange>
        </w:rPr>
        <w:t>自动生成。</w:t>
      </w:r>
      <w:r w:rsidR="009866F5" w:rsidRPr="00094C36">
        <w:rPr>
          <w:rFonts w:asciiTheme="minorEastAsia" w:eastAsiaTheme="minorEastAsia" w:hAnsiTheme="minorEastAsia" w:hint="eastAsia"/>
          <w:color w:val="000000" w:themeColor="text1"/>
          <w:rPrChange w:id="5833" w:author="JY0225" w:date="2017-08-24T12:03:00Z">
            <w:rPr>
              <w:rFonts w:hint="eastAsia"/>
              <w:color w:val="000000" w:themeColor="text1"/>
            </w:rPr>
          </w:rPrChange>
        </w:rPr>
        <w:t>建立连接之后，</w:t>
      </w:r>
      <w:r w:rsidR="009866F5" w:rsidRPr="00094C36">
        <w:rPr>
          <w:rFonts w:asciiTheme="minorEastAsia" w:eastAsiaTheme="minorEastAsia" w:hAnsiTheme="minorEastAsia"/>
          <w:color w:val="000000" w:themeColor="text1"/>
          <w:rPrChange w:id="5834" w:author="JY0225" w:date="2017-08-24T12:03:00Z">
            <w:rPr>
              <w:color w:val="000000" w:themeColor="text1"/>
            </w:rPr>
          </w:rPrChange>
        </w:rPr>
        <w:t>WebSocket</w:t>
      </w:r>
      <w:r w:rsidR="009866F5" w:rsidRPr="00094C36">
        <w:rPr>
          <w:rFonts w:asciiTheme="minorEastAsia" w:eastAsiaTheme="minorEastAsia" w:hAnsiTheme="minorEastAsia" w:hint="eastAsia"/>
          <w:color w:val="000000" w:themeColor="text1"/>
          <w:rPrChange w:id="5835" w:author="JY0225" w:date="2017-08-24T12:03:00Z">
            <w:rPr>
              <w:rFonts w:hint="eastAsia"/>
              <w:color w:val="000000" w:themeColor="text1"/>
            </w:rPr>
          </w:rPrChange>
        </w:rPr>
        <w:t>通过三个回调函数</w:t>
      </w:r>
      <w:r w:rsidR="009866F5" w:rsidRPr="00094C36">
        <w:rPr>
          <w:rFonts w:asciiTheme="minorEastAsia" w:eastAsiaTheme="minorEastAsia" w:hAnsiTheme="minorEastAsia"/>
          <w:color w:val="000000" w:themeColor="text1"/>
          <w:rPrChange w:id="5836" w:author="JY0225" w:date="2017-08-24T12:03:00Z">
            <w:rPr>
              <w:color w:val="000000" w:themeColor="text1"/>
            </w:rPr>
          </w:rPrChange>
        </w:rPr>
        <w:t>onopen</w:t>
      </w:r>
      <w:r w:rsidR="009866F5" w:rsidRPr="00094C36">
        <w:rPr>
          <w:rFonts w:asciiTheme="minorEastAsia" w:eastAsiaTheme="minorEastAsia" w:hAnsiTheme="minorEastAsia" w:hint="eastAsia"/>
          <w:color w:val="000000" w:themeColor="text1"/>
          <w:rPrChange w:id="5837" w:author="JY0225" w:date="2017-08-24T12:03:00Z">
            <w:rPr>
              <w:rFonts w:hint="eastAsia"/>
              <w:color w:val="000000" w:themeColor="text1"/>
            </w:rPr>
          </w:rPrChange>
        </w:rPr>
        <w:t>、</w:t>
      </w:r>
      <w:r w:rsidR="006907E2" w:rsidRPr="00094C36">
        <w:rPr>
          <w:rFonts w:asciiTheme="minorEastAsia" w:eastAsiaTheme="minorEastAsia" w:hAnsiTheme="minorEastAsia"/>
          <w:color w:val="000000" w:themeColor="text1"/>
          <w:rPrChange w:id="5838" w:author="JY0225" w:date="2017-08-24T12:03:00Z">
            <w:rPr>
              <w:color w:val="000000" w:themeColor="text1"/>
            </w:rPr>
          </w:rPrChange>
        </w:rPr>
        <w:t>onmessage</w:t>
      </w:r>
      <w:r w:rsidR="006907E2" w:rsidRPr="00094C36">
        <w:rPr>
          <w:rFonts w:asciiTheme="minorEastAsia" w:eastAsiaTheme="minorEastAsia" w:hAnsiTheme="minorEastAsia" w:hint="eastAsia"/>
          <w:color w:val="000000" w:themeColor="text1"/>
          <w:rPrChange w:id="5839" w:author="JY0225" w:date="2017-08-24T12:03:00Z">
            <w:rPr>
              <w:rFonts w:hint="eastAsia"/>
              <w:color w:val="000000" w:themeColor="text1"/>
            </w:rPr>
          </w:rPrChange>
        </w:rPr>
        <w:t>、</w:t>
      </w:r>
      <w:r w:rsidR="006907E2" w:rsidRPr="00094C36">
        <w:rPr>
          <w:rFonts w:asciiTheme="minorEastAsia" w:eastAsiaTheme="minorEastAsia" w:hAnsiTheme="minorEastAsia"/>
          <w:color w:val="000000" w:themeColor="text1"/>
          <w:rPrChange w:id="5840" w:author="JY0225" w:date="2017-08-24T12:03:00Z">
            <w:rPr>
              <w:color w:val="000000" w:themeColor="text1"/>
            </w:rPr>
          </w:rPrChange>
        </w:rPr>
        <w:t>onclose</w:t>
      </w:r>
      <w:r w:rsidR="006907E2" w:rsidRPr="00094C36">
        <w:rPr>
          <w:rFonts w:asciiTheme="minorEastAsia" w:eastAsiaTheme="minorEastAsia" w:hAnsiTheme="minorEastAsia" w:hint="eastAsia"/>
          <w:color w:val="000000" w:themeColor="text1"/>
          <w:rPrChange w:id="5841" w:author="JY0225" w:date="2017-08-24T12:03:00Z">
            <w:rPr>
              <w:rFonts w:hint="eastAsia"/>
              <w:color w:val="000000" w:themeColor="text1"/>
            </w:rPr>
          </w:rPrChange>
        </w:rPr>
        <w:t>分别来处理</w:t>
      </w:r>
      <w:r w:rsidR="006907E2" w:rsidRPr="00094C36">
        <w:rPr>
          <w:rFonts w:asciiTheme="minorEastAsia" w:eastAsiaTheme="minorEastAsia" w:hAnsiTheme="minorEastAsia" w:hint="eastAsia"/>
          <w:rPrChange w:id="5842" w:author="JY0225" w:date="2017-08-24T12:03:00Z">
            <w:rPr>
              <w:rFonts w:eastAsiaTheme="minorEastAsia" w:hint="eastAsia"/>
            </w:rPr>
          </w:rPrChange>
        </w:rPr>
        <w:t>连接建立时、收到服务器返回的消息时、连接关闭后</w:t>
      </w:r>
      <w:r w:rsidR="00E277EE" w:rsidRPr="00094C36">
        <w:rPr>
          <w:rFonts w:asciiTheme="minorEastAsia" w:eastAsiaTheme="minorEastAsia" w:hAnsiTheme="minorEastAsia" w:hint="eastAsia"/>
          <w:rPrChange w:id="5843" w:author="JY0225" w:date="2017-08-24T12:03:00Z">
            <w:rPr>
              <w:rFonts w:eastAsiaTheme="minorEastAsia" w:hint="eastAsia"/>
            </w:rPr>
          </w:rPrChange>
        </w:rPr>
        <w:t>的</w:t>
      </w:r>
      <w:r w:rsidR="007725E4" w:rsidRPr="00094C36">
        <w:rPr>
          <w:rFonts w:asciiTheme="minorEastAsia" w:eastAsiaTheme="minorEastAsia" w:hAnsiTheme="minorEastAsia" w:hint="eastAsia"/>
          <w:rPrChange w:id="5844" w:author="JY0225" w:date="2017-08-24T12:03:00Z">
            <w:rPr>
              <w:rFonts w:eastAsiaTheme="minorEastAsia" w:hint="eastAsia"/>
            </w:rPr>
          </w:rPrChange>
        </w:rPr>
        <w:t>请求和</w:t>
      </w:r>
      <w:r w:rsidR="00E277EE" w:rsidRPr="00094C36">
        <w:rPr>
          <w:rFonts w:asciiTheme="minorEastAsia" w:eastAsiaTheme="minorEastAsia" w:hAnsiTheme="minorEastAsia" w:hint="eastAsia"/>
          <w:rPrChange w:id="5845" w:author="JY0225" w:date="2017-08-24T12:03:00Z">
            <w:rPr>
              <w:rFonts w:eastAsiaTheme="minorEastAsia" w:hint="eastAsia"/>
            </w:rPr>
          </w:rPrChange>
        </w:rPr>
        <w:t>数据。</w:t>
      </w:r>
    </w:p>
    <w:p w14:paraId="3A35E0A2" w14:textId="77777777" w:rsidR="00487A3B" w:rsidRPr="00094C36" w:rsidRDefault="005E6FC5" w:rsidP="006907E2">
      <w:pPr>
        <w:spacing w:line="400" w:lineRule="exact"/>
        <w:rPr>
          <w:rFonts w:asciiTheme="minorEastAsia" w:hAnsiTheme="minorEastAsia"/>
          <w:color w:val="000000" w:themeColor="text1"/>
          <w:sz w:val="24"/>
          <w:rPrChange w:id="5846" w:author="JY0225" w:date="2017-08-24T12:03:00Z">
            <w:rPr>
              <w:color w:val="000000" w:themeColor="text1"/>
              <w:sz w:val="24"/>
            </w:rPr>
          </w:rPrChange>
        </w:rPr>
      </w:pPr>
      <w:r w:rsidRPr="00094C36">
        <w:rPr>
          <w:rFonts w:asciiTheme="minorEastAsia" w:hAnsiTheme="minorEastAsia"/>
          <w:color w:val="000000" w:themeColor="text1"/>
          <w:sz w:val="24"/>
          <w:rPrChange w:id="5847" w:author="JY0225" w:date="2017-08-24T12:03:00Z">
            <w:rPr>
              <w:color w:val="000000" w:themeColor="text1"/>
              <w:sz w:val="24"/>
            </w:rPr>
          </w:rPrChange>
        </w:rPr>
        <w:tab/>
      </w:r>
      <w:r w:rsidR="00183797" w:rsidRPr="00094C36">
        <w:rPr>
          <w:rFonts w:asciiTheme="minorEastAsia" w:hAnsiTheme="minorEastAsia" w:hint="eastAsia"/>
          <w:color w:val="000000" w:themeColor="text1"/>
          <w:sz w:val="24"/>
          <w:rPrChange w:id="5848" w:author="JY0225" w:date="2017-08-24T12:03:00Z">
            <w:rPr>
              <w:rFonts w:hint="eastAsia"/>
              <w:color w:val="000000" w:themeColor="text1"/>
              <w:sz w:val="24"/>
            </w:rPr>
          </w:rPrChange>
        </w:rPr>
        <w:t>在</w:t>
      </w:r>
      <w:r w:rsidR="004623B9" w:rsidRPr="00094C36">
        <w:rPr>
          <w:rFonts w:asciiTheme="minorEastAsia" w:hAnsiTheme="minorEastAsia"/>
          <w:color w:val="000000" w:themeColor="text1"/>
          <w:sz w:val="24"/>
          <w:rPrChange w:id="5849" w:author="JY0225" w:date="2017-08-24T12:03:00Z">
            <w:rPr>
              <w:color w:val="000000" w:themeColor="text1"/>
              <w:sz w:val="24"/>
            </w:rPr>
          </w:rPrChange>
        </w:rPr>
        <w:t>Python</w:t>
      </w:r>
      <w:r w:rsidR="004623B9" w:rsidRPr="00094C36">
        <w:rPr>
          <w:rFonts w:asciiTheme="minorEastAsia" w:hAnsiTheme="minorEastAsia" w:hint="eastAsia"/>
          <w:color w:val="000000" w:themeColor="text1"/>
          <w:sz w:val="24"/>
          <w:rPrChange w:id="5850" w:author="JY0225" w:date="2017-08-24T12:03:00Z">
            <w:rPr>
              <w:rFonts w:hint="eastAsia"/>
              <w:color w:val="000000" w:themeColor="text1"/>
              <w:sz w:val="24"/>
            </w:rPr>
          </w:rPrChange>
        </w:rPr>
        <w:t>服务器端</w:t>
      </w:r>
      <w:r w:rsidR="00D65756" w:rsidRPr="00094C36">
        <w:rPr>
          <w:rFonts w:asciiTheme="minorEastAsia" w:hAnsiTheme="minorEastAsia" w:hint="eastAsia"/>
          <w:color w:val="000000" w:themeColor="text1"/>
          <w:sz w:val="24"/>
          <w:rPrChange w:id="5851" w:author="JY0225" w:date="2017-08-24T12:03:00Z">
            <w:rPr>
              <w:rFonts w:hint="eastAsia"/>
              <w:color w:val="000000" w:themeColor="text1"/>
              <w:sz w:val="24"/>
            </w:rPr>
          </w:rPrChange>
        </w:rPr>
        <w:t>，</w:t>
      </w:r>
      <w:r w:rsidR="00DA42AE" w:rsidRPr="00094C36">
        <w:rPr>
          <w:rFonts w:asciiTheme="minorEastAsia" w:hAnsiTheme="minorEastAsia" w:hint="eastAsia"/>
          <w:color w:val="000000" w:themeColor="text1"/>
          <w:sz w:val="24"/>
          <w:rPrChange w:id="5852" w:author="JY0225" w:date="2017-08-24T12:03:00Z">
            <w:rPr>
              <w:rFonts w:hint="eastAsia"/>
              <w:color w:val="000000" w:themeColor="text1"/>
              <w:sz w:val="24"/>
            </w:rPr>
          </w:rPrChange>
        </w:rPr>
        <w:t>接收用户的请求之前需要完成握手协议。</w:t>
      </w:r>
      <w:r w:rsidR="00E21204" w:rsidRPr="00094C36">
        <w:rPr>
          <w:rFonts w:asciiTheme="minorEastAsia" w:hAnsiTheme="minorEastAsia"/>
          <w:color w:val="000000" w:themeColor="text1"/>
          <w:sz w:val="24"/>
          <w:rPrChange w:id="5853" w:author="JY0225" w:date="2017-08-24T12:03:00Z">
            <w:rPr>
              <w:color w:val="000000" w:themeColor="text1"/>
              <w:sz w:val="24"/>
            </w:rPr>
          </w:rPrChange>
        </w:rPr>
        <w:t>WebSocket</w:t>
      </w:r>
      <w:r w:rsidR="00E21204" w:rsidRPr="00094C36">
        <w:rPr>
          <w:rFonts w:asciiTheme="minorEastAsia" w:hAnsiTheme="minorEastAsia" w:hint="eastAsia"/>
          <w:color w:val="000000" w:themeColor="text1"/>
          <w:sz w:val="24"/>
          <w:rPrChange w:id="5854" w:author="JY0225" w:date="2017-08-24T12:03:00Z">
            <w:rPr>
              <w:rFonts w:hint="eastAsia"/>
              <w:color w:val="000000" w:themeColor="text1"/>
              <w:sz w:val="24"/>
            </w:rPr>
          </w:rPrChange>
        </w:rPr>
        <w:t>有一套标准的格式来规定服务器返回的信息，</w:t>
      </w:r>
      <w:r w:rsidR="0080146D" w:rsidRPr="00094C36">
        <w:rPr>
          <w:rFonts w:asciiTheme="minorEastAsia" w:hAnsiTheme="minorEastAsia" w:hint="eastAsia"/>
          <w:color w:val="000000" w:themeColor="text1"/>
          <w:sz w:val="24"/>
          <w:rPrChange w:id="5855" w:author="JY0225" w:date="2017-08-24T12:03:00Z">
            <w:rPr>
              <w:rFonts w:hint="eastAsia"/>
              <w:color w:val="000000" w:themeColor="text1"/>
              <w:sz w:val="24"/>
            </w:rPr>
          </w:rPrChange>
        </w:rPr>
        <w:t>通过此报文以完成握手协议。</w:t>
      </w:r>
      <w:r w:rsidR="005A5251" w:rsidRPr="00094C36">
        <w:rPr>
          <w:rFonts w:asciiTheme="minorEastAsia" w:hAnsiTheme="minorEastAsia" w:hint="eastAsia"/>
          <w:color w:val="000000" w:themeColor="text1"/>
          <w:sz w:val="24"/>
          <w:rPrChange w:id="5856" w:author="JY0225" w:date="2017-08-24T12:03:00Z">
            <w:rPr>
              <w:rFonts w:hint="eastAsia"/>
              <w:color w:val="000000" w:themeColor="text1"/>
              <w:sz w:val="24"/>
            </w:rPr>
          </w:rPrChange>
        </w:rPr>
        <w:t>随后，通过</w:t>
      </w:r>
      <w:r w:rsidR="005A5251" w:rsidRPr="00094C36">
        <w:rPr>
          <w:rFonts w:asciiTheme="minorEastAsia" w:hAnsiTheme="minorEastAsia"/>
          <w:color w:val="000000" w:themeColor="text1"/>
          <w:sz w:val="24"/>
          <w:rPrChange w:id="5857" w:author="JY0225" w:date="2017-08-24T12:03:00Z">
            <w:rPr>
              <w:color w:val="000000" w:themeColor="text1"/>
              <w:sz w:val="24"/>
            </w:rPr>
          </w:rPrChange>
        </w:rPr>
        <w:t>recv</w:t>
      </w:r>
      <w:r w:rsidR="005A5251" w:rsidRPr="00094C36">
        <w:rPr>
          <w:rFonts w:asciiTheme="minorEastAsia" w:hAnsiTheme="minorEastAsia" w:hint="eastAsia"/>
          <w:color w:val="000000" w:themeColor="text1"/>
          <w:sz w:val="24"/>
          <w:rPrChange w:id="5858" w:author="JY0225" w:date="2017-08-24T12:03:00Z">
            <w:rPr>
              <w:rFonts w:hint="eastAsia"/>
              <w:color w:val="000000" w:themeColor="text1"/>
              <w:sz w:val="24"/>
            </w:rPr>
          </w:rPrChange>
        </w:rPr>
        <w:t>方法接收用户的请求。</w:t>
      </w:r>
    </w:p>
    <w:p w14:paraId="3FF787CF" w14:textId="2BF31B23" w:rsidR="007302FB" w:rsidRPr="00094C36" w:rsidDel="003224A2" w:rsidRDefault="0060791E" w:rsidP="006907E2">
      <w:pPr>
        <w:spacing w:line="400" w:lineRule="exact"/>
        <w:rPr>
          <w:del w:id="5859" w:author="微软用户" w:date="2017-08-19T21:41:00Z"/>
          <w:rFonts w:asciiTheme="minorEastAsia" w:hAnsiTheme="minorEastAsia"/>
          <w:color w:val="000000" w:themeColor="text1"/>
          <w:sz w:val="24"/>
          <w:rPrChange w:id="5860" w:author="JY0225" w:date="2017-08-24T12:03:00Z">
            <w:rPr>
              <w:del w:id="5861" w:author="微软用户" w:date="2017-08-19T21:41:00Z"/>
              <w:color w:val="000000" w:themeColor="text1"/>
              <w:sz w:val="24"/>
            </w:rPr>
          </w:rPrChange>
        </w:rPr>
      </w:pPr>
      <w:r>
        <w:rPr>
          <w:noProof/>
        </w:rPr>
        <w:pict w14:anchorId="6D8F5D36">
          <v:shape id="_x0000_s1037" type="#_x0000_t75" style="position:absolute;left:0;text-align:left;margin-left:17.65pt;margin-top:21.95pt;width:393.9pt;height:114.15pt;z-index:251665408;mso-position-horizontal-relative:text;mso-position-vertical-relative:text;mso-width-relative:page;mso-height-relative:page">
            <v:imagedata r:id="rId75" o:title="加载插件"/>
            <w10:wrap type="topAndBottom"/>
          </v:shape>
        </w:pict>
      </w:r>
      <w:r w:rsidR="007302FB">
        <w:rPr>
          <w:color w:val="000000" w:themeColor="text1"/>
          <w:sz w:val="24"/>
        </w:rPr>
        <w:tab/>
      </w:r>
      <w:r w:rsidR="00C877A6" w:rsidRPr="00094C36">
        <w:rPr>
          <w:rFonts w:asciiTheme="minorEastAsia" w:hAnsiTheme="minorEastAsia"/>
          <w:color w:val="000000" w:themeColor="text1"/>
          <w:sz w:val="24"/>
          <w:rPrChange w:id="5862" w:author="JY0225" w:date="2017-08-24T12:03:00Z">
            <w:rPr>
              <w:color w:val="000000" w:themeColor="text1"/>
              <w:sz w:val="24"/>
            </w:rPr>
          </w:rPrChange>
        </w:rPr>
        <w:t>3</w:t>
      </w:r>
      <w:r w:rsidR="00F41689" w:rsidRPr="00094C36">
        <w:rPr>
          <w:rFonts w:asciiTheme="minorEastAsia" w:hAnsiTheme="minorEastAsia" w:hint="eastAsia"/>
          <w:color w:val="000000" w:themeColor="text1"/>
          <w:sz w:val="24"/>
          <w:rPrChange w:id="5863" w:author="JY0225" w:date="2017-08-24T12:03:00Z">
            <w:rPr>
              <w:rFonts w:hint="eastAsia"/>
              <w:color w:val="000000" w:themeColor="text1"/>
              <w:sz w:val="24"/>
            </w:rPr>
          </w:rPrChange>
        </w:rPr>
        <w:t>）</w:t>
      </w:r>
      <w:r w:rsidR="00A358E9" w:rsidRPr="00094C36">
        <w:rPr>
          <w:rFonts w:asciiTheme="minorEastAsia" w:hAnsiTheme="minorEastAsia" w:hint="eastAsia"/>
          <w:color w:val="000000" w:themeColor="text1"/>
          <w:sz w:val="24"/>
          <w:rPrChange w:id="5864" w:author="JY0225" w:date="2017-08-24T12:03:00Z">
            <w:rPr>
              <w:rFonts w:hint="eastAsia"/>
              <w:color w:val="000000" w:themeColor="text1"/>
              <w:sz w:val="24"/>
            </w:rPr>
          </w:rPrChange>
        </w:rPr>
        <w:t>部署</w:t>
      </w:r>
      <w:r w:rsidR="007D13D1" w:rsidRPr="00094C36">
        <w:rPr>
          <w:rFonts w:asciiTheme="minorEastAsia" w:hAnsiTheme="minorEastAsia" w:hint="eastAsia"/>
          <w:color w:val="000000" w:themeColor="text1"/>
          <w:sz w:val="24"/>
          <w:rPrChange w:id="5865" w:author="JY0225" w:date="2017-08-24T12:03:00Z">
            <w:rPr>
              <w:rFonts w:hint="eastAsia"/>
              <w:color w:val="000000" w:themeColor="text1"/>
              <w:sz w:val="24"/>
            </w:rPr>
          </w:rPrChange>
        </w:rPr>
        <w:t>与实现</w:t>
      </w:r>
    </w:p>
    <w:p w14:paraId="1621EBB1" w14:textId="5038BE8E" w:rsidR="00253D4A" w:rsidRPr="00094C36" w:rsidRDefault="00253D4A" w:rsidP="006907E2">
      <w:pPr>
        <w:spacing w:line="400" w:lineRule="exact"/>
        <w:rPr>
          <w:rFonts w:asciiTheme="minorEastAsia" w:hAnsiTheme="minorEastAsia"/>
          <w:color w:val="000000" w:themeColor="text1"/>
          <w:sz w:val="24"/>
          <w:rPrChange w:id="5866" w:author="JY0225" w:date="2017-08-24T12:03:00Z">
            <w:rPr>
              <w:color w:val="000000" w:themeColor="text1"/>
              <w:sz w:val="24"/>
            </w:rPr>
          </w:rPrChange>
        </w:rPr>
      </w:pPr>
      <w:del w:id="5867" w:author="微软用户" w:date="2017-08-19T21:41:00Z">
        <w:r w:rsidRPr="00094C36" w:rsidDel="003224A2">
          <w:rPr>
            <w:rFonts w:asciiTheme="minorEastAsia" w:hAnsiTheme="minorEastAsia"/>
            <w:color w:val="000000" w:themeColor="text1"/>
            <w:sz w:val="24"/>
            <w:rPrChange w:id="5868" w:author="JY0225" w:date="2017-08-24T12:03:00Z">
              <w:rPr>
                <w:color w:val="000000" w:themeColor="text1"/>
                <w:sz w:val="24"/>
              </w:rPr>
            </w:rPrChange>
          </w:rPr>
          <w:tab/>
        </w:r>
      </w:del>
      <w:del w:id="5869" w:author="微软用户" w:date="2017-08-19T21:40:00Z">
        <w:r w:rsidR="007226B2" w:rsidRPr="00094C36" w:rsidDel="003224A2">
          <w:rPr>
            <w:rFonts w:asciiTheme="minorEastAsia" w:hAnsiTheme="minorEastAsia" w:hint="eastAsia"/>
            <w:color w:val="000000" w:themeColor="text1"/>
            <w:sz w:val="24"/>
            <w:rPrChange w:id="5870" w:author="JY0225" w:date="2017-08-24T12:03:00Z">
              <w:rPr>
                <w:rFonts w:hint="eastAsia"/>
                <w:color w:val="000000" w:themeColor="text1"/>
                <w:sz w:val="24"/>
              </w:rPr>
            </w:rPrChange>
          </w:rPr>
          <w:delText>在</w:delText>
        </w:r>
        <w:r w:rsidR="007226B2" w:rsidRPr="00094C36" w:rsidDel="003224A2">
          <w:rPr>
            <w:rFonts w:asciiTheme="minorEastAsia" w:hAnsiTheme="minorEastAsia"/>
            <w:color w:val="000000" w:themeColor="text1"/>
            <w:sz w:val="24"/>
            <w:rPrChange w:id="5871" w:author="JY0225" w:date="2017-08-24T12:03:00Z">
              <w:rPr>
                <w:color w:val="000000" w:themeColor="text1"/>
                <w:sz w:val="24"/>
              </w:rPr>
            </w:rPrChange>
          </w:rPr>
          <w:delText>Firefox</w:delText>
        </w:r>
        <w:r w:rsidR="007226B2" w:rsidRPr="00094C36" w:rsidDel="003224A2">
          <w:rPr>
            <w:rFonts w:asciiTheme="minorEastAsia" w:hAnsiTheme="minorEastAsia" w:hint="eastAsia"/>
            <w:color w:val="000000" w:themeColor="text1"/>
            <w:sz w:val="24"/>
            <w:rPrChange w:id="5872" w:author="JY0225" w:date="2017-08-24T12:03:00Z">
              <w:rPr>
                <w:rFonts w:hint="eastAsia"/>
                <w:color w:val="000000" w:themeColor="text1"/>
                <w:sz w:val="24"/>
              </w:rPr>
            </w:rPrChange>
          </w:rPr>
          <w:delText>浏览器中输入“</w:delText>
        </w:r>
        <w:r w:rsidR="007226B2" w:rsidRPr="00094C36" w:rsidDel="003224A2">
          <w:rPr>
            <w:rFonts w:asciiTheme="minorEastAsia" w:hAnsiTheme="minorEastAsia"/>
            <w:color w:val="000000" w:themeColor="text1"/>
            <w:sz w:val="24"/>
            <w:rPrChange w:id="5873" w:author="JY0225" w:date="2017-08-24T12:03:00Z">
              <w:rPr>
                <w:color w:val="000000" w:themeColor="text1"/>
                <w:sz w:val="24"/>
              </w:rPr>
            </w:rPrChange>
          </w:rPr>
          <w:delText>about:debugging</w:delText>
        </w:r>
        <w:r w:rsidR="007226B2" w:rsidRPr="00094C36" w:rsidDel="003224A2">
          <w:rPr>
            <w:rFonts w:asciiTheme="minorEastAsia" w:hAnsiTheme="minorEastAsia" w:hint="eastAsia"/>
            <w:color w:val="000000" w:themeColor="text1"/>
            <w:sz w:val="24"/>
            <w:rPrChange w:id="5874" w:author="JY0225" w:date="2017-08-24T12:03:00Z">
              <w:rPr>
                <w:rFonts w:hint="eastAsia"/>
                <w:color w:val="000000" w:themeColor="text1"/>
                <w:sz w:val="24"/>
              </w:rPr>
            </w:rPrChange>
          </w:rPr>
          <w:delText>”</w:delText>
        </w:r>
        <w:r w:rsidR="00AC25F6" w:rsidRPr="00094C36" w:rsidDel="003224A2">
          <w:rPr>
            <w:rFonts w:asciiTheme="minorEastAsia" w:hAnsiTheme="minorEastAsia"/>
            <w:rPrChange w:id="5875" w:author="JY0225" w:date="2017-08-24T12:03:00Z">
              <w:rPr/>
            </w:rPrChange>
          </w:rPr>
          <w:delText xml:space="preserve"> </w:delText>
        </w:r>
        <w:r w:rsidR="00AC25F6" w:rsidRPr="00094C36" w:rsidDel="003224A2">
          <w:rPr>
            <w:rFonts w:asciiTheme="minorEastAsia" w:hAnsiTheme="minorEastAsia" w:hint="eastAsia"/>
            <w:color w:val="000000" w:themeColor="text1"/>
            <w:sz w:val="24"/>
            <w:rPrChange w:id="5876" w:author="JY0225" w:date="2017-08-24T12:03:00Z">
              <w:rPr>
                <w:rFonts w:hint="eastAsia"/>
                <w:color w:val="000000" w:themeColor="text1"/>
                <w:sz w:val="24"/>
              </w:rPr>
            </w:rPrChange>
          </w:rPr>
          <w:delText>页面</w:delText>
        </w:r>
        <w:r w:rsidR="00AC25F6" w:rsidRPr="00094C36" w:rsidDel="003224A2">
          <w:rPr>
            <w:rFonts w:asciiTheme="minorEastAsia" w:hAnsiTheme="minorEastAsia"/>
            <w:color w:val="000000" w:themeColor="text1"/>
            <w:sz w:val="24"/>
            <w:rPrChange w:id="5877" w:author="JY0225" w:date="2017-08-24T12:03:00Z">
              <w:rPr>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5878" w:author="JY0225" w:date="2017-08-24T12:03:00Z">
              <w:rPr>
                <w:rFonts w:hint="eastAsia"/>
                <w:color w:val="000000" w:themeColor="text1"/>
                <w:sz w:val="24"/>
              </w:rPr>
            </w:rPrChange>
          </w:rPr>
          <w:delText>点击</w:delText>
        </w:r>
        <w:r w:rsidR="00AC25F6" w:rsidRPr="00094C36" w:rsidDel="003224A2">
          <w:rPr>
            <w:rFonts w:asciiTheme="minorEastAsia" w:hAnsiTheme="minorEastAsia"/>
            <w:color w:val="000000" w:themeColor="text1"/>
            <w:sz w:val="24"/>
            <w:rPrChange w:id="5879" w:author="JY0225" w:date="2017-08-24T12:03:00Z">
              <w:rPr>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5880" w:author="JY0225" w:date="2017-08-24T12:03:00Z">
              <w:rPr>
                <w:rFonts w:hint="eastAsia"/>
                <w:color w:val="000000" w:themeColor="text1"/>
                <w:sz w:val="24"/>
              </w:rPr>
            </w:rPrChange>
          </w:rPr>
          <w:delText>临时加载附加组件按钮</w:delText>
        </w:r>
        <w:r w:rsidR="00AC25F6" w:rsidRPr="00094C36" w:rsidDel="003224A2">
          <w:rPr>
            <w:rFonts w:asciiTheme="minorEastAsia" w:hAnsiTheme="minorEastAsia"/>
            <w:color w:val="000000" w:themeColor="text1"/>
            <w:sz w:val="24"/>
            <w:rPrChange w:id="5881" w:author="JY0225" w:date="2017-08-24T12:03:00Z">
              <w:rPr>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5882" w:author="JY0225" w:date="2017-08-24T12:03:00Z">
              <w:rPr>
                <w:rFonts w:hint="eastAsia"/>
                <w:color w:val="000000" w:themeColor="text1"/>
                <w:sz w:val="24"/>
              </w:rPr>
            </w:rPrChange>
          </w:rPr>
          <w:delText>并选择附加组件目录</w:delText>
        </w:r>
        <w:r w:rsidR="008432DE" w:rsidRPr="00094C36" w:rsidDel="003224A2">
          <w:rPr>
            <w:rFonts w:asciiTheme="minorEastAsia" w:hAnsiTheme="minorEastAsia" w:hint="eastAsia"/>
            <w:color w:val="000000" w:themeColor="text1"/>
            <w:sz w:val="24"/>
            <w:rPrChange w:id="5883" w:author="JY0225" w:date="2017-08-24T12:03:00Z">
              <w:rPr>
                <w:rFonts w:hint="eastAsia"/>
                <w:color w:val="000000" w:themeColor="text1"/>
                <w:sz w:val="24"/>
              </w:rPr>
            </w:rPrChange>
          </w:rPr>
          <w:delText>，即选择</w:delText>
        </w:r>
        <w:r w:rsidR="008432DE" w:rsidRPr="00094C36" w:rsidDel="003224A2">
          <w:rPr>
            <w:rFonts w:asciiTheme="minorEastAsia" w:hAnsiTheme="minorEastAsia"/>
            <w:color w:val="000000" w:themeColor="text1"/>
            <w:sz w:val="24"/>
            <w:rPrChange w:id="5884" w:author="JY0225" w:date="2017-08-24T12:03:00Z">
              <w:rPr>
                <w:color w:val="000000" w:themeColor="text1"/>
                <w:sz w:val="24"/>
              </w:rPr>
            </w:rPrChange>
          </w:rPr>
          <w:delText>manifest.json</w:delText>
        </w:r>
        <w:r w:rsidR="008432DE" w:rsidRPr="00094C36" w:rsidDel="003224A2">
          <w:rPr>
            <w:rFonts w:asciiTheme="minorEastAsia" w:hAnsiTheme="minorEastAsia" w:hint="eastAsia"/>
            <w:color w:val="000000" w:themeColor="text1"/>
            <w:sz w:val="24"/>
            <w:rPrChange w:id="5885" w:author="JY0225" w:date="2017-08-24T12:03:00Z">
              <w:rPr>
                <w:rFonts w:hint="eastAsia"/>
                <w:color w:val="000000" w:themeColor="text1"/>
                <w:sz w:val="24"/>
              </w:rPr>
            </w:rPrChange>
          </w:rPr>
          <w:delText>文件</w:delText>
        </w:r>
        <w:r w:rsidR="00F63AB9" w:rsidRPr="00094C36" w:rsidDel="003224A2">
          <w:rPr>
            <w:rFonts w:asciiTheme="minorEastAsia" w:hAnsiTheme="minorEastAsia" w:hint="eastAsia"/>
            <w:color w:val="000000" w:themeColor="text1"/>
            <w:sz w:val="24"/>
            <w:rPrChange w:id="5886" w:author="JY0225" w:date="2017-08-24T12:03:00Z">
              <w:rPr>
                <w:rFonts w:hint="eastAsia"/>
                <w:color w:val="000000" w:themeColor="text1"/>
                <w:sz w:val="24"/>
              </w:rPr>
            </w:rPrChange>
          </w:rPr>
          <w:delText>，如下图所示：</w:delText>
        </w:r>
      </w:del>
    </w:p>
    <w:p w14:paraId="2E5B9076" w14:textId="26B34BFE" w:rsidR="00731C1A" w:rsidRPr="00094C36" w:rsidRDefault="00906DFB">
      <w:pPr>
        <w:spacing w:line="400" w:lineRule="exact"/>
        <w:ind w:left="420"/>
        <w:jc w:val="center"/>
        <w:rPr>
          <w:ins w:id="5887" w:author="微软用户" w:date="2017-08-19T21:41:00Z"/>
          <w:rFonts w:asciiTheme="minorEastAsia" w:hAnsiTheme="minorEastAsia"/>
          <w:color w:val="000000" w:themeColor="text1"/>
          <w:sz w:val="24"/>
          <w:rPrChange w:id="5888" w:author="JY0225" w:date="2017-08-24T12:03:00Z">
            <w:rPr>
              <w:ins w:id="5889" w:author="微软用户" w:date="2017-08-19T21:41:00Z"/>
              <w:color w:val="000000" w:themeColor="text1"/>
              <w:sz w:val="24"/>
            </w:rPr>
          </w:rPrChange>
        </w:rPr>
        <w:pPrChange w:id="5890" w:author="JY0225" w:date="2017-08-24T12:04:00Z">
          <w:pPr>
            <w:spacing w:line="360" w:lineRule="auto"/>
            <w:ind w:left="420"/>
            <w:jc w:val="center"/>
          </w:pPr>
        </w:pPrChange>
      </w:pPr>
      <w:del w:id="5891" w:author="微软用户" w:date="2017-08-19T21:42:00Z">
        <w:r w:rsidRPr="00094C36" w:rsidDel="00FD13BC">
          <w:rPr>
            <w:rFonts w:asciiTheme="minorEastAsia" w:hAnsiTheme="minorEastAsia"/>
            <w:noProof/>
            <w:rPrChange w:id="5892" w:author="JY0225" w:date="2017-08-24T12:03:00Z">
              <w:rPr>
                <w:noProof/>
              </w:rPr>
            </w:rPrChange>
          </w:rPr>
          <w:drawing>
            <wp:anchor distT="0" distB="0" distL="114300" distR="114300" simplePos="0" relativeHeight="251672576" behindDoc="0" locked="0" layoutInCell="1" allowOverlap="1" wp14:anchorId="7413CD41" wp14:editId="47770380">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094C36">
        <w:rPr>
          <w:rFonts w:asciiTheme="minorEastAsia" w:hAnsiTheme="minorEastAsia" w:hint="eastAsia"/>
          <w:color w:val="000000" w:themeColor="text1"/>
          <w:sz w:val="24"/>
          <w:rPrChange w:id="5893" w:author="JY0225" w:date="2017-08-24T12:03:00Z">
            <w:rPr>
              <w:rFonts w:hint="eastAsia"/>
              <w:color w:val="000000" w:themeColor="text1"/>
              <w:sz w:val="24"/>
            </w:rPr>
          </w:rPrChange>
        </w:rPr>
        <w:t>图</w:t>
      </w:r>
      <w:r w:rsidR="00B73D9B" w:rsidRPr="00094C36">
        <w:rPr>
          <w:rFonts w:asciiTheme="minorEastAsia" w:hAnsiTheme="minorEastAsia"/>
          <w:color w:val="000000" w:themeColor="text1"/>
          <w:sz w:val="24"/>
          <w:rPrChange w:id="5894" w:author="JY0225" w:date="2017-08-24T12:03:00Z">
            <w:rPr>
              <w:color w:val="000000" w:themeColor="text1"/>
              <w:sz w:val="24"/>
            </w:rPr>
          </w:rPrChange>
        </w:rPr>
        <w:t>5-2</w:t>
      </w:r>
      <w:r w:rsidR="00EB30CA" w:rsidRPr="00094C36">
        <w:rPr>
          <w:rFonts w:asciiTheme="minorEastAsia" w:hAnsiTheme="minorEastAsia"/>
          <w:color w:val="000000" w:themeColor="text1"/>
          <w:sz w:val="24"/>
          <w:rPrChange w:id="5895" w:author="JY0225" w:date="2017-08-24T12:03:00Z">
            <w:rPr>
              <w:color w:val="000000" w:themeColor="text1"/>
              <w:sz w:val="24"/>
            </w:rPr>
          </w:rPrChange>
        </w:rPr>
        <w:t xml:space="preserve"> </w:t>
      </w:r>
      <w:r w:rsidR="00ED372F" w:rsidRPr="00094C36">
        <w:rPr>
          <w:rFonts w:asciiTheme="minorEastAsia" w:hAnsiTheme="minorEastAsia"/>
          <w:color w:val="000000" w:themeColor="text1"/>
          <w:sz w:val="24"/>
          <w:rPrChange w:id="5896" w:author="JY0225" w:date="2017-08-24T12:03:00Z">
            <w:rPr>
              <w:color w:val="000000" w:themeColor="text1"/>
              <w:sz w:val="24"/>
            </w:rPr>
          </w:rPrChange>
        </w:rPr>
        <w:t>Firefox</w:t>
      </w:r>
      <w:r w:rsidR="002E5718" w:rsidRPr="00094C36">
        <w:rPr>
          <w:rFonts w:asciiTheme="minorEastAsia" w:hAnsiTheme="minorEastAsia" w:hint="eastAsia"/>
          <w:color w:val="000000" w:themeColor="text1"/>
          <w:sz w:val="24"/>
          <w:rPrChange w:id="5897" w:author="JY0225" w:date="2017-08-24T12:03:00Z">
            <w:rPr>
              <w:rFonts w:hint="eastAsia"/>
              <w:color w:val="000000" w:themeColor="text1"/>
              <w:sz w:val="24"/>
            </w:rPr>
          </w:rPrChange>
        </w:rPr>
        <w:t>扩展</w:t>
      </w:r>
      <w:r w:rsidR="00ED372F" w:rsidRPr="00094C36">
        <w:rPr>
          <w:rFonts w:asciiTheme="minorEastAsia" w:hAnsiTheme="minorEastAsia" w:hint="eastAsia"/>
          <w:color w:val="000000" w:themeColor="text1"/>
          <w:sz w:val="24"/>
          <w:rPrChange w:id="5898" w:author="JY0225" w:date="2017-08-24T12:03:00Z">
            <w:rPr>
              <w:rFonts w:hint="eastAsia"/>
              <w:color w:val="000000" w:themeColor="text1"/>
              <w:sz w:val="24"/>
            </w:rPr>
          </w:rPrChange>
        </w:rPr>
        <w:t>部署</w:t>
      </w:r>
    </w:p>
    <w:p w14:paraId="3BCE1021" w14:textId="14F1FF28" w:rsidR="00FD13BC" w:rsidRPr="00094C36" w:rsidRDefault="005705E7">
      <w:pPr>
        <w:spacing w:line="400" w:lineRule="exact"/>
        <w:ind w:firstLine="420"/>
        <w:rPr>
          <w:rFonts w:asciiTheme="minorEastAsia" w:hAnsiTheme="minorEastAsia"/>
          <w:color w:val="000000" w:themeColor="text1"/>
          <w:sz w:val="24"/>
          <w:rPrChange w:id="5899" w:author="JY0225" w:date="2017-08-24T12:03:00Z">
            <w:rPr>
              <w:color w:val="000000" w:themeColor="text1"/>
              <w:sz w:val="24"/>
            </w:rPr>
          </w:rPrChange>
        </w:rPr>
        <w:pPrChange w:id="5900" w:author="微软用户" w:date="2017-08-19T21:43:00Z">
          <w:pPr>
            <w:spacing w:line="360" w:lineRule="auto"/>
            <w:ind w:left="420"/>
            <w:jc w:val="center"/>
          </w:pPr>
        </w:pPrChange>
      </w:pPr>
      <w:ins w:id="5901" w:author="微软用户" w:date="2017-08-19T21:42:00Z">
        <w:r>
          <w:rPr>
            <w:noProof/>
          </w:rPr>
          <w:lastRenderedPageBreak/>
          <w:drawing>
            <wp:anchor distT="0" distB="0" distL="114300" distR="114300" simplePos="0" relativeHeight="251675648" behindDoc="0" locked="0" layoutInCell="1" allowOverlap="1" wp14:anchorId="5F12DD8F" wp14:editId="5A554983">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5902" w:author="微软用户" w:date="2017-08-19T21:41:00Z">
        <w:r w:rsidR="003224A2">
          <w:rPr>
            <w:rFonts w:hint="eastAsia"/>
            <w:color w:val="000000" w:themeColor="text1"/>
            <w:sz w:val="24"/>
          </w:rPr>
          <w:t>在</w:t>
        </w:r>
        <w:r w:rsidR="003224A2" w:rsidRPr="00094C36">
          <w:rPr>
            <w:rFonts w:asciiTheme="minorEastAsia" w:hAnsiTheme="minorEastAsia"/>
            <w:color w:val="000000" w:themeColor="text1"/>
            <w:sz w:val="24"/>
            <w:rPrChange w:id="5903" w:author="JY0225" w:date="2017-08-24T12:03:00Z">
              <w:rPr>
                <w:color w:val="000000" w:themeColor="text1"/>
                <w:sz w:val="24"/>
              </w:rPr>
            </w:rPrChange>
          </w:rPr>
          <w:t>Firefox</w:t>
        </w:r>
        <w:r w:rsidR="003224A2" w:rsidRPr="00094C36">
          <w:rPr>
            <w:rFonts w:asciiTheme="minorEastAsia" w:hAnsiTheme="minorEastAsia" w:hint="eastAsia"/>
            <w:color w:val="000000" w:themeColor="text1"/>
            <w:sz w:val="24"/>
            <w:rPrChange w:id="5904" w:author="JY0225" w:date="2017-08-24T12:03:00Z">
              <w:rPr>
                <w:rFonts w:hint="eastAsia"/>
                <w:color w:val="000000" w:themeColor="text1"/>
                <w:sz w:val="24"/>
              </w:rPr>
            </w:rPrChange>
          </w:rPr>
          <w:t>浏览器中输入“</w:t>
        </w:r>
        <w:r w:rsidR="003224A2" w:rsidRPr="00094C36">
          <w:rPr>
            <w:rFonts w:asciiTheme="minorEastAsia" w:hAnsiTheme="minorEastAsia"/>
            <w:color w:val="000000" w:themeColor="text1"/>
            <w:sz w:val="24"/>
            <w:rPrChange w:id="5905" w:author="JY0225" w:date="2017-08-24T12:03:00Z">
              <w:rPr>
                <w:color w:val="000000" w:themeColor="text1"/>
                <w:sz w:val="24"/>
              </w:rPr>
            </w:rPrChange>
          </w:rPr>
          <w:t>about:debugging</w:t>
        </w:r>
        <w:r w:rsidR="003224A2" w:rsidRPr="00094C36">
          <w:rPr>
            <w:rFonts w:asciiTheme="minorEastAsia" w:hAnsiTheme="minorEastAsia" w:hint="eastAsia"/>
            <w:color w:val="000000" w:themeColor="text1"/>
            <w:sz w:val="24"/>
            <w:rPrChange w:id="5906" w:author="JY0225" w:date="2017-08-24T12:03:00Z">
              <w:rPr>
                <w:rFonts w:hint="eastAsia"/>
                <w:color w:val="000000" w:themeColor="text1"/>
                <w:sz w:val="24"/>
              </w:rPr>
            </w:rPrChange>
          </w:rPr>
          <w:t>”</w:t>
        </w:r>
        <w:r w:rsidR="003224A2" w:rsidRPr="00094C36">
          <w:rPr>
            <w:rFonts w:asciiTheme="minorEastAsia" w:hAnsiTheme="minorEastAsia"/>
            <w:rPrChange w:id="5907" w:author="JY0225" w:date="2017-08-24T12:03:00Z">
              <w:rPr/>
            </w:rPrChange>
          </w:rPr>
          <w:t xml:space="preserve"> </w:t>
        </w:r>
        <w:r w:rsidR="003224A2" w:rsidRPr="00094C36">
          <w:rPr>
            <w:rFonts w:asciiTheme="minorEastAsia" w:hAnsiTheme="minorEastAsia" w:hint="eastAsia"/>
            <w:color w:val="000000" w:themeColor="text1"/>
            <w:sz w:val="24"/>
            <w:rPrChange w:id="5908" w:author="JY0225" w:date="2017-08-24T12:03:00Z">
              <w:rPr>
                <w:rFonts w:hint="eastAsia"/>
                <w:color w:val="000000" w:themeColor="text1"/>
                <w:sz w:val="24"/>
              </w:rPr>
            </w:rPrChange>
          </w:rPr>
          <w:t>页面</w:t>
        </w:r>
        <w:r w:rsidR="003224A2" w:rsidRPr="00094C36">
          <w:rPr>
            <w:rFonts w:asciiTheme="minorEastAsia" w:hAnsiTheme="minorEastAsia"/>
            <w:color w:val="000000" w:themeColor="text1"/>
            <w:sz w:val="24"/>
            <w:rPrChange w:id="5909" w:author="JY0225" w:date="2017-08-24T12:03:00Z">
              <w:rPr>
                <w:color w:val="000000" w:themeColor="text1"/>
                <w:sz w:val="24"/>
              </w:rPr>
            </w:rPrChange>
          </w:rPr>
          <w:t xml:space="preserve">, </w:t>
        </w:r>
        <w:r w:rsidR="003224A2" w:rsidRPr="00094C36">
          <w:rPr>
            <w:rFonts w:asciiTheme="minorEastAsia" w:hAnsiTheme="minorEastAsia" w:hint="eastAsia"/>
            <w:color w:val="000000" w:themeColor="text1"/>
            <w:sz w:val="24"/>
            <w:rPrChange w:id="5910" w:author="JY0225" w:date="2017-08-24T12:03:00Z">
              <w:rPr>
                <w:rFonts w:hint="eastAsia"/>
                <w:color w:val="000000" w:themeColor="text1"/>
                <w:sz w:val="24"/>
              </w:rPr>
            </w:rPrChange>
          </w:rPr>
          <w:t>点击</w:t>
        </w:r>
        <w:r w:rsidR="003224A2" w:rsidRPr="00094C36">
          <w:rPr>
            <w:rFonts w:asciiTheme="minorEastAsia" w:hAnsiTheme="minorEastAsia"/>
            <w:color w:val="000000" w:themeColor="text1"/>
            <w:sz w:val="24"/>
            <w:rPrChange w:id="5911" w:author="JY0225" w:date="2017-08-24T12:03:00Z">
              <w:rPr>
                <w:color w:val="000000" w:themeColor="text1"/>
                <w:sz w:val="24"/>
              </w:rPr>
            </w:rPrChange>
          </w:rPr>
          <w:t xml:space="preserve"> "</w:t>
        </w:r>
        <w:r w:rsidR="003224A2" w:rsidRPr="00094C36">
          <w:rPr>
            <w:rFonts w:asciiTheme="minorEastAsia" w:hAnsiTheme="minorEastAsia" w:hint="eastAsia"/>
            <w:color w:val="000000" w:themeColor="text1"/>
            <w:sz w:val="24"/>
            <w:rPrChange w:id="5912" w:author="JY0225" w:date="2017-08-24T12:03:00Z">
              <w:rPr>
                <w:rFonts w:hint="eastAsia"/>
                <w:color w:val="000000" w:themeColor="text1"/>
                <w:sz w:val="24"/>
              </w:rPr>
            </w:rPrChange>
          </w:rPr>
          <w:t>临时加载附加组件按钮</w:t>
        </w:r>
        <w:r w:rsidR="003224A2" w:rsidRPr="00094C36">
          <w:rPr>
            <w:rFonts w:asciiTheme="minorEastAsia" w:hAnsiTheme="minorEastAsia"/>
            <w:color w:val="000000" w:themeColor="text1"/>
            <w:sz w:val="24"/>
            <w:rPrChange w:id="5913" w:author="JY0225" w:date="2017-08-24T12:03:00Z">
              <w:rPr>
                <w:color w:val="000000" w:themeColor="text1"/>
                <w:sz w:val="24"/>
              </w:rPr>
            </w:rPrChange>
          </w:rPr>
          <w:t xml:space="preserve">" </w:t>
        </w:r>
        <w:r w:rsidR="003224A2" w:rsidRPr="00094C36">
          <w:rPr>
            <w:rFonts w:asciiTheme="minorEastAsia" w:hAnsiTheme="minorEastAsia" w:hint="eastAsia"/>
            <w:color w:val="000000" w:themeColor="text1"/>
            <w:sz w:val="24"/>
            <w:rPrChange w:id="5914" w:author="JY0225" w:date="2017-08-24T12:03:00Z">
              <w:rPr>
                <w:rFonts w:hint="eastAsia"/>
                <w:color w:val="000000" w:themeColor="text1"/>
                <w:sz w:val="24"/>
              </w:rPr>
            </w:rPrChange>
          </w:rPr>
          <w:t>并选择附加组件目录，即选择</w:t>
        </w:r>
        <w:r w:rsidR="003224A2" w:rsidRPr="00094C36">
          <w:rPr>
            <w:rFonts w:asciiTheme="minorEastAsia" w:hAnsiTheme="minorEastAsia"/>
            <w:color w:val="000000" w:themeColor="text1"/>
            <w:sz w:val="24"/>
            <w:rPrChange w:id="5915" w:author="JY0225" w:date="2017-08-24T12:03:00Z">
              <w:rPr>
                <w:color w:val="000000" w:themeColor="text1"/>
                <w:sz w:val="24"/>
              </w:rPr>
            </w:rPrChange>
          </w:rPr>
          <w:t>manifest.json</w:t>
        </w:r>
        <w:r w:rsidR="003224A2" w:rsidRPr="00094C36">
          <w:rPr>
            <w:rFonts w:asciiTheme="minorEastAsia" w:hAnsiTheme="minorEastAsia" w:hint="eastAsia"/>
            <w:color w:val="000000" w:themeColor="text1"/>
            <w:sz w:val="24"/>
            <w:rPrChange w:id="5916" w:author="JY0225" w:date="2017-08-24T12:03:00Z">
              <w:rPr>
                <w:rFonts w:hint="eastAsia"/>
                <w:color w:val="000000" w:themeColor="text1"/>
                <w:sz w:val="24"/>
              </w:rPr>
            </w:rPrChange>
          </w:rPr>
          <w:t>文件，如下图所示：</w:t>
        </w:r>
      </w:ins>
    </w:p>
    <w:p w14:paraId="09C1CA53" w14:textId="4EAEF199" w:rsidR="00731C1A" w:rsidRPr="00094C36" w:rsidRDefault="000E23F3">
      <w:pPr>
        <w:spacing w:line="400" w:lineRule="exact"/>
        <w:ind w:left="420"/>
        <w:jc w:val="center"/>
        <w:rPr>
          <w:rFonts w:asciiTheme="minorEastAsia" w:hAnsiTheme="minorEastAsia"/>
          <w:color w:val="000000" w:themeColor="text1"/>
          <w:sz w:val="24"/>
          <w:rPrChange w:id="5917" w:author="JY0225" w:date="2017-08-24T12:04:00Z">
            <w:rPr>
              <w:color w:val="000000" w:themeColor="text1"/>
              <w:sz w:val="24"/>
            </w:rPr>
          </w:rPrChange>
        </w:rPr>
        <w:pPrChange w:id="5918" w:author="JY0225" w:date="2017-08-24T12:04:00Z">
          <w:pPr>
            <w:spacing w:line="360" w:lineRule="auto"/>
            <w:ind w:left="420"/>
            <w:jc w:val="center"/>
          </w:pPr>
        </w:pPrChange>
      </w:pPr>
      <w:r>
        <w:rPr>
          <w:color w:val="000000" w:themeColor="text1"/>
          <w:sz w:val="24"/>
        </w:rPr>
        <w:tab/>
      </w:r>
      <w:r w:rsidR="00731C1A" w:rsidRPr="00094C36">
        <w:rPr>
          <w:rFonts w:asciiTheme="minorEastAsia" w:hAnsiTheme="minorEastAsia" w:hint="eastAsia"/>
          <w:color w:val="000000" w:themeColor="text1"/>
          <w:sz w:val="24"/>
          <w:rPrChange w:id="5919" w:author="JY0225" w:date="2017-08-24T12:04:00Z">
            <w:rPr>
              <w:rFonts w:hint="eastAsia"/>
              <w:color w:val="000000" w:themeColor="text1"/>
              <w:sz w:val="24"/>
            </w:rPr>
          </w:rPrChange>
        </w:rPr>
        <w:t>图</w:t>
      </w:r>
      <w:r w:rsidR="009032A8" w:rsidRPr="00094C36">
        <w:rPr>
          <w:rFonts w:asciiTheme="minorEastAsia" w:hAnsiTheme="minorEastAsia"/>
          <w:color w:val="000000" w:themeColor="text1"/>
          <w:sz w:val="24"/>
          <w:rPrChange w:id="5920" w:author="JY0225" w:date="2017-08-24T12:04:00Z">
            <w:rPr>
              <w:color w:val="000000" w:themeColor="text1"/>
              <w:sz w:val="24"/>
            </w:rPr>
          </w:rPrChange>
        </w:rPr>
        <w:t>5-3</w:t>
      </w:r>
      <w:r w:rsidR="00731C1A" w:rsidRPr="00094C36">
        <w:rPr>
          <w:rFonts w:asciiTheme="minorEastAsia" w:hAnsiTheme="minorEastAsia"/>
          <w:color w:val="000000" w:themeColor="text1"/>
          <w:sz w:val="24"/>
          <w:rPrChange w:id="5921" w:author="JY0225" w:date="2017-08-24T12:04:00Z">
            <w:rPr>
              <w:color w:val="000000" w:themeColor="text1"/>
              <w:sz w:val="24"/>
            </w:rPr>
          </w:rPrChange>
        </w:rPr>
        <w:t xml:space="preserve"> Firefox</w:t>
      </w:r>
      <w:r w:rsidR="002E5718" w:rsidRPr="00094C36">
        <w:rPr>
          <w:rFonts w:asciiTheme="minorEastAsia" w:hAnsiTheme="minorEastAsia" w:hint="eastAsia"/>
          <w:color w:val="000000" w:themeColor="text1"/>
          <w:sz w:val="24"/>
          <w:rPrChange w:id="5922" w:author="JY0225" w:date="2017-08-24T12:04:00Z">
            <w:rPr>
              <w:rFonts w:hint="eastAsia"/>
              <w:color w:val="000000" w:themeColor="text1"/>
              <w:sz w:val="24"/>
            </w:rPr>
          </w:rPrChange>
        </w:rPr>
        <w:t>扩展</w:t>
      </w:r>
      <w:r w:rsidR="00C66E07" w:rsidRPr="00094C36">
        <w:rPr>
          <w:rFonts w:asciiTheme="minorEastAsia" w:hAnsiTheme="minorEastAsia" w:hint="eastAsia"/>
          <w:color w:val="000000" w:themeColor="text1"/>
          <w:sz w:val="24"/>
          <w:rPrChange w:id="5923" w:author="JY0225" w:date="2017-08-24T12:04:00Z">
            <w:rPr>
              <w:rFonts w:hint="eastAsia"/>
              <w:color w:val="000000" w:themeColor="text1"/>
              <w:sz w:val="24"/>
            </w:rPr>
          </w:rPrChange>
        </w:rPr>
        <w:t>登录后查询</w:t>
      </w:r>
      <w:r w:rsidR="00476838" w:rsidRPr="00094C36">
        <w:rPr>
          <w:rFonts w:asciiTheme="minorEastAsia" w:hAnsiTheme="minorEastAsia" w:hint="eastAsia"/>
          <w:color w:val="000000" w:themeColor="text1"/>
          <w:sz w:val="24"/>
          <w:rPrChange w:id="5924" w:author="JY0225" w:date="2017-08-24T12:04:00Z">
            <w:rPr>
              <w:rFonts w:hint="eastAsia"/>
              <w:color w:val="000000" w:themeColor="text1"/>
              <w:sz w:val="24"/>
            </w:rPr>
          </w:rPrChange>
        </w:rPr>
        <w:t>备份</w:t>
      </w:r>
      <w:r w:rsidR="00C66E07" w:rsidRPr="00094C36">
        <w:rPr>
          <w:rFonts w:asciiTheme="minorEastAsia" w:hAnsiTheme="minorEastAsia" w:hint="eastAsia"/>
          <w:color w:val="000000" w:themeColor="text1"/>
          <w:sz w:val="24"/>
          <w:rPrChange w:id="5925" w:author="JY0225" w:date="2017-08-24T12:04:00Z">
            <w:rPr>
              <w:rFonts w:hint="eastAsia"/>
              <w:color w:val="000000" w:themeColor="text1"/>
              <w:sz w:val="24"/>
            </w:rPr>
          </w:rPrChange>
        </w:rPr>
        <w:t>空间效果图</w:t>
      </w:r>
    </w:p>
    <w:p w14:paraId="6A7B8241" w14:textId="5F2D2690" w:rsidR="000E23F3" w:rsidRPr="00094C36" w:rsidRDefault="003A0B04">
      <w:pPr>
        <w:spacing w:line="400" w:lineRule="exact"/>
        <w:rPr>
          <w:rFonts w:asciiTheme="minorEastAsia" w:hAnsiTheme="minorEastAsia"/>
          <w:color w:val="000000" w:themeColor="text1"/>
          <w:sz w:val="24"/>
          <w:rPrChange w:id="5926" w:author="JY0225" w:date="2017-08-24T12:04:00Z">
            <w:rPr>
              <w:color w:val="000000" w:themeColor="text1"/>
              <w:sz w:val="24"/>
            </w:rPr>
          </w:rPrChange>
        </w:rPr>
      </w:pPr>
      <w:r w:rsidRPr="00094C36">
        <w:rPr>
          <w:rFonts w:asciiTheme="minorEastAsia" w:hAnsiTheme="minorEastAsia"/>
          <w:color w:val="000000" w:themeColor="text1"/>
          <w:sz w:val="24"/>
          <w:rPrChange w:id="5927" w:author="JY0225" w:date="2017-08-24T12:04:00Z">
            <w:rPr>
              <w:color w:val="000000" w:themeColor="text1"/>
              <w:sz w:val="24"/>
            </w:rPr>
          </w:rPrChange>
        </w:rPr>
        <w:tab/>
      </w:r>
      <w:r w:rsidR="00C91E4A" w:rsidRPr="00094C36">
        <w:rPr>
          <w:rFonts w:asciiTheme="minorEastAsia" w:hAnsiTheme="minorEastAsia" w:hint="eastAsia"/>
          <w:color w:val="000000" w:themeColor="text1"/>
          <w:sz w:val="24"/>
          <w:rPrChange w:id="5928" w:author="JY0225" w:date="2017-08-24T12:04:00Z">
            <w:rPr>
              <w:rFonts w:hint="eastAsia"/>
              <w:color w:val="000000" w:themeColor="text1"/>
              <w:sz w:val="24"/>
            </w:rPr>
          </w:rPrChange>
        </w:rPr>
        <w:t>图</w:t>
      </w:r>
      <w:r w:rsidR="00C91E4A" w:rsidRPr="00094C36">
        <w:rPr>
          <w:rFonts w:asciiTheme="minorEastAsia" w:hAnsiTheme="minorEastAsia"/>
          <w:color w:val="000000" w:themeColor="text1"/>
          <w:sz w:val="24"/>
          <w:rPrChange w:id="5929" w:author="JY0225" w:date="2017-08-24T12:04:00Z">
            <w:rPr>
              <w:color w:val="000000" w:themeColor="text1"/>
              <w:sz w:val="24"/>
            </w:rPr>
          </w:rPrChange>
        </w:rPr>
        <w:t>5-2</w:t>
      </w:r>
      <w:r w:rsidR="00C91E4A" w:rsidRPr="00094C36">
        <w:rPr>
          <w:rFonts w:asciiTheme="minorEastAsia" w:hAnsiTheme="minorEastAsia" w:hint="eastAsia"/>
          <w:color w:val="000000" w:themeColor="text1"/>
          <w:sz w:val="24"/>
          <w:rPrChange w:id="5930" w:author="JY0225" w:date="2017-08-24T12:04:00Z">
            <w:rPr>
              <w:rFonts w:hint="eastAsia"/>
              <w:color w:val="000000" w:themeColor="text1"/>
              <w:sz w:val="24"/>
            </w:rPr>
          </w:rPrChange>
        </w:rPr>
        <w:t>展示的是将开发好的</w:t>
      </w:r>
      <w:r w:rsidR="00C91E4A" w:rsidRPr="00094C36">
        <w:rPr>
          <w:rFonts w:asciiTheme="minorEastAsia" w:hAnsiTheme="minorEastAsia"/>
          <w:color w:val="000000" w:themeColor="text1"/>
          <w:sz w:val="24"/>
          <w:rPrChange w:id="5931" w:author="JY0225" w:date="2017-08-24T12:04:00Z">
            <w:rPr>
              <w:color w:val="000000" w:themeColor="text1"/>
              <w:sz w:val="24"/>
            </w:rPr>
          </w:rPrChange>
        </w:rPr>
        <w:t>Firefox</w:t>
      </w:r>
      <w:r w:rsidR="002E5718" w:rsidRPr="00094C36">
        <w:rPr>
          <w:rFonts w:asciiTheme="minorEastAsia" w:hAnsiTheme="minorEastAsia" w:hint="eastAsia"/>
          <w:color w:val="000000" w:themeColor="text1"/>
          <w:sz w:val="24"/>
          <w:rPrChange w:id="5932" w:author="JY0225" w:date="2017-08-24T12:04:00Z">
            <w:rPr>
              <w:rFonts w:hint="eastAsia"/>
              <w:color w:val="000000" w:themeColor="text1"/>
              <w:sz w:val="24"/>
            </w:rPr>
          </w:rPrChange>
        </w:rPr>
        <w:t>扩展</w:t>
      </w:r>
      <w:r w:rsidR="00C91E4A" w:rsidRPr="00094C36">
        <w:rPr>
          <w:rFonts w:asciiTheme="minorEastAsia" w:hAnsiTheme="minorEastAsia" w:hint="eastAsia"/>
          <w:color w:val="000000" w:themeColor="text1"/>
          <w:sz w:val="24"/>
          <w:rPrChange w:id="5933" w:author="JY0225" w:date="2017-08-24T12:04:00Z">
            <w:rPr>
              <w:rFonts w:hint="eastAsia"/>
              <w:color w:val="000000" w:themeColor="text1"/>
              <w:sz w:val="24"/>
            </w:rPr>
          </w:rPrChange>
        </w:rPr>
        <w:t>导入到</w:t>
      </w:r>
      <w:r w:rsidR="00C91E4A" w:rsidRPr="00094C36">
        <w:rPr>
          <w:rFonts w:asciiTheme="minorEastAsia" w:hAnsiTheme="minorEastAsia"/>
          <w:color w:val="000000" w:themeColor="text1"/>
          <w:sz w:val="24"/>
          <w:rPrChange w:id="5934" w:author="JY0225" w:date="2017-08-24T12:04:00Z">
            <w:rPr>
              <w:color w:val="000000" w:themeColor="text1"/>
              <w:sz w:val="24"/>
            </w:rPr>
          </w:rPrChange>
        </w:rPr>
        <w:t>Firefox</w:t>
      </w:r>
      <w:r w:rsidR="008B25D3" w:rsidRPr="00094C36">
        <w:rPr>
          <w:rFonts w:asciiTheme="minorEastAsia" w:hAnsiTheme="minorEastAsia" w:hint="eastAsia"/>
          <w:color w:val="000000" w:themeColor="text1"/>
          <w:sz w:val="24"/>
          <w:rPrChange w:id="5935" w:author="JY0225" w:date="2017-08-24T12:04:00Z">
            <w:rPr>
              <w:rFonts w:hint="eastAsia"/>
              <w:color w:val="000000" w:themeColor="text1"/>
              <w:sz w:val="24"/>
            </w:rPr>
          </w:rPrChange>
        </w:rPr>
        <w:t>浏览器中，从上图中</w:t>
      </w:r>
      <w:r w:rsidR="00C91E4A" w:rsidRPr="00094C36">
        <w:rPr>
          <w:rFonts w:asciiTheme="minorEastAsia" w:hAnsiTheme="minorEastAsia" w:hint="eastAsia"/>
          <w:color w:val="000000" w:themeColor="text1"/>
          <w:sz w:val="24"/>
          <w:rPrChange w:id="5936" w:author="JY0225" w:date="2017-08-24T12:04:00Z">
            <w:rPr>
              <w:rFonts w:hint="eastAsia"/>
              <w:color w:val="000000" w:themeColor="text1"/>
              <w:sz w:val="24"/>
            </w:rPr>
          </w:rPrChange>
        </w:rPr>
        <w:t>可以看到，名为</w:t>
      </w:r>
      <w:r w:rsidR="00C91E4A" w:rsidRPr="00094C36">
        <w:rPr>
          <w:rFonts w:asciiTheme="minorEastAsia" w:hAnsiTheme="minorEastAsia"/>
          <w:color w:val="000000" w:themeColor="text1"/>
          <w:sz w:val="24"/>
          <w:rPrChange w:id="5937" w:author="JY0225" w:date="2017-08-24T12:04:00Z">
            <w:rPr>
              <w:color w:val="000000" w:themeColor="text1"/>
              <w:sz w:val="24"/>
            </w:rPr>
          </w:rPrChange>
        </w:rPr>
        <w:t>Middleware</w:t>
      </w:r>
      <w:r w:rsidR="00C91E4A" w:rsidRPr="00094C36">
        <w:rPr>
          <w:rFonts w:asciiTheme="minorEastAsia" w:hAnsiTheme="minorEastAsia" w:hint="eastAsia"/>
          <w:color w:val="000000" w:themeColor="text1"/>
          <w:sz w:val="24"/>
          <w:rPrChange w:id="5938" w:author="JY0225" w:date="2017-08-24T12:04:00Z">
            <w:rPr>
              <w:rFonts w:hint="eastAsia"/>
              <w:color w:val="000000" w:themeColor="text1"/>
              <w:sz w:val="24"/>
            </w:rPr>
          </w:rPrChange>
        </w:rPr>
        <w:t>的</w:t>
      </w:r>
      <w:r w:rsidR="002E5718" w:rsidRPr="00094C36">
        <w:rPr>
          <w:rFonts w:asciiTheme="minorEastAsia" w:hAnsiTheme="minorEastAsia" w:hint="eastAsia"/>
          <w:color w:val="000000" w:themeColor="text1"/>
          <w:sz w:val="24"/>
          <w:rPrChange w:id="5939" w:author="JY0225" w:date="2017-08-24T12:04:00Z">
            <w:rPr>
              <w:rFonts w:hint="eastAsia"/>
              <w:color w:val="000000" w:themeColor="text1"/>
              <w:sz w:val="24"/>
            </w:rPr>
          </w:rPrChange>
        </w:rPr>
        <w:t>扩展</w:t>
      </w:r>
      <w:r w:rsidR="00C91E4A" w:rsidRPr="00094C36">
        <w:rPr>
          <w:rFonts w:asciiTheme="minorEastAsia" w:hAnsiTheme="minorEastAsia" w:hint="eastAsia"/>
          <w:color w:val="000000" w:themeColor="text1"/>
          <w:sz w:val="24"/>
          <w:rPrChange w:id="5940" w:author="JY0225" w:date="2017-08-24T12:04:00Z">
            <w:rPr>
              <w:rFonts w:hint="eastAsia"/>
              <w:color w:val="000000" w:themeColor="text1"/>
              <w:sz w:val="24"/>
            </w:rPr>
          </w:rPrChange>
        </w:rPr>
        <w:t>已经被部署到了浏览器中。</w:t>
      </w:r>
      <w:r w:rsidR="00175557" w:rsidRPr="00094C36">
        <w:rPr>
          <w:rFonts w:asciiTheme="minorEastAsia" w:hAnsiTheme="minorEastAsia"/>
          <w:color w:val="000000" w:themeColor="text1"/>
          <w:sz w:val="24"/>
          <w:rPrChange w:id="5941" w:author="JY0225" w:date="2017-08-24T12:04:00Z">
            <w:rPr>
              <w:color w:val="000000" w:themeColor="text1"/>
              <w:sz w:val="24"/>
            </w:rPr>
          </w:rPrChange>
        </w:rPr>
        <w:t>5-3</w:t>
      </w:r>
      <w:r w:rsidR="00175557" w:rsidRPr="00094C36">
        <w:rPr>
          <w:rFonts w:asciiTheme="minorEastAsia" w:hAnsiTheme="minorEastAsia" w:hint="eastAsia"/>
          <w:color w:val="000000" w:themeColor="text1"/>
          <w:sz w:val="24"/>
          <w:rPrChange w:id="5942" w:author="JY0225" w:date="2017-08-24T12:04:00Z">
            <w:rPr>
              <w:rFonts w:hint="eastAsia"/>
              <w:color w:val="000000" w:themeColor="text1"/>
              <w:sz w:val="24"/>
            </w:rPr>
          </w:rPrChange>
        </w:rPr>
        <w:t>展示的是使用浏览器</w:t>
      </w:r>
      <w:r w:rsidR="002E5718" w:rsidRPr="00094C36">
        <w:rPr>
          <w:rFonts w:asciiTheme="minorEastAsia" w:hAnsiTheme="minorEastAsia" w:hint="eastAsia"/>
          <w:color w:val="000000" w:themeColor="text1"/>
          <w:sz w:val="24"/>
          <w:rPrChange w:id="5943" w:author="JY0225" w:date="2017-08-24T12:04:00Z">
            <w:rPr>
              <w:rFonts w:hint="eastAsia"/>
              <w:color w:val="000000" w:themeColor="text1"/>
              <w:sz w:val="24"/>
            </w:rPr>
          </w:rPrChange>
        </w:rPr>
        <w:t>扩展</w:t>
      </w:r>
      <w:r w:rsidR="00175557" w:rsidRPr="00094C36">
        <w:rPr>
          <w:rFonts w:asciiTheme="minorEastAsia" w:hAnsiTheme="minorEastAsia" w:hint="eastAsia"/>
          <w:color w:val="000000" w:themeColor="text1"/>
          <w:sz w:val="24"/>
          <w:rPrChange w:id="5944" w:author="JY0225" w:date="2017-08-24T12:04:00Z">
            <w:rPr>
              <w:rFonts w:hint="eastAsia"/>
              <w:color w:val="000000" w:themeColor="text1"/>
              <w:sz w:val="24"/>
            </w:rPr>
          </w:rPrChange>
        </w:rPr>
        <w:t>登录云</w:t>
      </w:r>
      <w:r w:rsidR="00476838" w:rsidRPr="00094C36">
        <w:rPr>
          <w:rFonts w:asciiTheme="minorEastAsia" w:hAnsiTheme="minorEastAsia" w:hint="eastAsia"/>
          <w:color w:val="000000" w:themeColor="text1"/>
          <w:sz w:val="24"/>
          <w:rPrChange w:id="5945" w:author="JY0225" w:date="2017-08-24T12:04:00Z">
            <w:rPr>
              <w:rFonts w:hint="eastAsia"/>
              <w:color w:val="000000" w:themeColor="text1"/>
              <w:sz w:val="24"/>
            </w:rPr>
          </w:rPrChange>
        </w:rPr>
        <w:t>备份</w:t>
      </w:r>
      <w:r w:rsidR="00175557" w:rsidRPr="00094C36">
        <w:rPr>
          <w:rFonts w:asciiTheme="minorEastAsia" w:hAnsiTheme="minorEastAsia" w:hint="eastAsia"/>
          <w:color w:val="000000" w:themeColor="text1"/>
          <w:sz w:val="24"/>
          <w:rPrChange w:id="5946" w:author="JY0225" w:date="2017-08-24T12:04:00Z">
            <w:rPr>
              <w:rFonts w:hint="eastAsia"/>
              <w:color w:val="000000" w:themeColor="text1"/>
              <w:sz w:val="24"/>
            </w:rPr>
          </w:rPrChange>
        </w:rPr>
        <w:t>服务器，然后查询</w:t>
      </w:r>
      <w:r w:rsidR="00476838" w:rsidRPr="00094C36">
        <w:rPr>
          <w:rFonts w:asciiTheme="minorEastAsia" w:hAnsiTheme="minorEastAsia" w:hint="eastAsia"/>
          <w:color w:val="000000" w:themeColor="text1"/>
          <w:sz w:val="24"/>
          <w:rPrChange w:id="5947" w:author="JY0225" w:date="2017-08-24T12:04:00Z">
            <w:rPr>
              <w:rFonts w:hint="eastAsia"/>
              <w:color w:val="000000" w:themeColor="text1"/>
              <w:sz w:val="24"/>
            </w:rPr>
          </w:rPrChange>
        </w:rPr>
        <w:t>备份</w:t>
      </w:r>
      <w:r w:rsidR="00175557" w:rsidRPr="00094C36">
        <w:rPr>
          <w:rFonts w:asciiTheme="minorEastAsia" w:hAnsiTheme="minorEastAsia" w:hint="eastAsia"/>
          <w:color w:val="000000" w:themeColor="text1"/>
          <w:sz w:val="24"/>
          <w:rPrChange w:id="5948" w:author="JY0225" w:date="2017-08-24T12:04:00Z">
            <w:rPr>
              <w:rFonts w:hint="eastAsia"/>
              <w:color w:val="000000" w:themeColor="text1"/>
              <w:sz w:val="24"/>
            </w:rPr>
          </w:rPrChange>
        </w:rPr>
        <w:t>空间的</w:t>
      </w:r>
      <w:r w:rsidR="00473B86" w:rsidRPr="00094C36">
        <w:rPr>
          <w:rFonts w:asciiTheme="minorEastAsia" w:hAnsiTheme="minorEastAsia" w:hint="eastAsia"/>
          <w:color w:val="000000" w:themeColor="text1"/>
          <w:sz w:val="24"/>
          <w:rPrChange w:id="5949" w:author="JY0225" w:date="2017-08-24T12:04:00Z">
            <w:rPr>
              <w:rFonts w:hint="eastAsia"/>
              <w:color w:val="000000" w:themeColor="text1"/>
              <w:sz w:val="24"/>
            </w:rPr>
          </w:rPrChange>
        </w:rPr>
        <w:t>效果图。</w:t>
      </w:r>
    </w:p>
    <w:p w14:paraId="1F40E8FB" w14:textId="77777777" w:rsidR="0066403A" w:rsidRDefault="000B497A" w:rsidP="0066403A">
      <w:pPr>
        <w:pStyle w:val="31"/>
      </w:pPr>
      <w:bookmarkStart w:id="5950" w:name="_Toc491352030"/>
      <w:r>
        <w:t>5.2.7</w:t>
      </w:r>
      <w:r w:rsidR="003D75FE">
        <w:t xml:space="preserve"> </w:t>
      </w:r>
      <w:r w:rsidR="00D47CD7">
        <w:t>Java SDK</w:t>
      </w:r>
      <w:bookmarkEnd w:id="5950"/>
    </w:p>
    <w:p w14:paraId="1836B835" w14:textId="58F05E9C" w:rsidR="00CA22B1" w:rsidRPr="00094C36" w:rsidRDefault="00F44AA4" w:rsidP="00654745">
      <w:pPr>
        <w:spacing w:line="400" w:lineRule="exact"/>
        <w:rPr>
          <w:rFonts w:asciiTheme="minorEastAsia" w:hAnsiTheme="minorEastAsia"/>
          <w:color w:val="000000" w:themeColor="text1"/>
          <w:sz w:val="24"/>
          <w:rPrChange w:id="5951" w:author="JY0225" w:date="2017-08-24T12:04:00Z">
            <w:rPr>
              <w:color w:val="000000" w:themeColor="text1"/>
              <w:sz w:val="24"/>
            </w:rPr>
          </w:rPrChange>
        </w:rPr>
      </w:pPr>
      <w:r>
        <w:tab/>
      </w:r>
      <w:r w:rsidR="00654745" w:rsidRPr="00094C36">
        <w:rPr>
          <w:rFonts w:asciiTheme="minorEastAsia" w:hAnsiTheme="minorEastAsia" w:hint="eastAsia"/>
          <w:color w:val="000000" w:themeColor="text1"/>
          <w:sz w:val="24"/>
          <w:rPrChange w:id="5952" w:author="JY0225" w:date="2017-08-24T12:04:00Z">
            <w:rPr>
              <w:rFonts w:hint="eastAsia"/>
              <w:color w:val="000000" w:themeColor="text1"/>
              <w:sz w:val="24"/>
            </w:rPr>
          </w:rPrChange>
        </w:rPr>
        <w:t>优化的中间件系统具备一定的可扩展性，即支持多平台的应用使用云</w:t>
      </w:r>
      <w:r w:rsidR="00476838" w:rsidRPr="00094C36">
        <w:rPr>
          <w:rFonts w:asciiTheme="minorEastAsia" w:hAnsiTheme="minorEastAsia" w:hint="eastAsia"/>
          <w:color w:val="000000" w:themeColor="text1"/>
          <w:sz w:val="24"/>
          <w:rPrChange w:id="5953" w:author="JY0225" w:date="2017-08-24T12:04:00Z">
            <w:rPr>
              <w:rFonts w:hint="eastAsia"/>
              <w:color w:val="000000" w:themeColor="text1"/>
              <w:sz w:val="24"/>
            </w:rPr>
          </w:rPrChange>
        </w:rPr>
        <w:t>备份</w:t>
      </w:r>
      <w:r w:rsidR="00654745" w:rsidRPr="00094C36">
        <w:rPr>
          <w:rFonts w:asciiTheme="minorEastAsia" w:hAnsiTheme="minorEastAsia" w:hint="eastAsia"/>
          <w:color w:val="000000" w:themeColor="text1"/>
          <w:sz w:val="24"/>
          <w:rPrChange w:id="5954" w:author="JY0225" w:date="2017-08-24T12:04:00Z">
            <w:rPr>
              <w:rFonts w:hint="eastAsia"/>
              <w:color w:val="000000" w:themeColor="text1"/>
              <w:sz w:val="24"/>
            </w:rPr>
          </w:rPrChange>
        </w:rPr>
        <w:t>服务。</w:t>
      </w:r>
      <w:r w:rsidR="000F4B08" w:rsidRPr="00094C36">
        <w:rPr>
          <w:rFonts w:asciiTheme="minorEastAsia" w:hAnsiTheme="minorEastAsia" w:hint="eastAsia"/>
          <w:color w:val="000000" w:themeColor="text1"/>
          <w:sz w:val="24"/>
          <w:rPrChange w:id="5955" w:author="JY0225" w:date="2017-08-24T12:04:00Z">
            <w:rPr>
              <w:rFonts w:hint="eastAsia"/>
              <w:color w:val="000000" w:themeColor="text1"/>
              <w:sz w:val="24"/>
            </w:rPr>
          </w:rPrChange>
        </w:rPr>
        <w:t>除了提供基于</w:t>
      </w:r>
      <w:r w:rsidR="000F4B08" w:rsidRPr="00094C36">
        <w:rPr>
          <w:rFonts w:asciiTheme="minorEastAsia" w:hAnsiTheme="minorEastAsia"/>
          <w:color w:val="000000" w:themeColor="text1"/>
          <w:sz w:val="24"/>
          <w:rPrChange w:id="5956" w:author="JY0225" w:date="2017-08-24T12:04:00Z">
            <w:rPr>
              <w:color w:val="000000" w:themeColor="text1"/>
              <w:sz w:val="24"/>
            </w:rPr>
          </w:rPrChange>
        </w:rPr>
        <w:t>Firefox</w:t>
      </w:r>
      <w:r w:rsidR="000F4B08" w:rsidRPr="00094C36">
        <w:rPr>
          <w:rFonts w:asciiTheme="minorEastAsia" w:hAnsiTheme="minorEastAsia" w:hint="eastAsia"/>
          <w:color w:val="000000" w:themeColor="text1"/>
          <w:sz w:val="24"/>
          <w:rPrChange w:id="5957" w:author="JY0225" w:date="2017-08-24T12:04:00Z">
            <w:rPr>
              <w:rFonts w:hint="eastAsia"/>
              <w:color w:val="000000" w:themeColor="text1"/>
              <w:sz w:val="24"/>
            </w:rPr>
          </w:rPrChange>
        </w:rPr>
        <w:t>浏览器的中间件</w:t>
      </w:r>
      <w:r w:rsidR="002E5718" w:rsidRPr="00094C36">
        <w:rPr>
          <w:rFonts w:asciiTheme="minorEastAsia" w:hAnsiTheme="minorEastAsia" w:hint="eastAsia"/>
          <w:color w:val="000000" w:themeColor="text1"/>
          <w:sz w:val="24"/>
          <w:rPrChange w:id="5958" w:author="JY0225" w:date="2017-08-24T12:04:00Z">
            <w:rPr>
              <w:rFonts w:hint="eastAsia"/>
              <w:color w:val="000000" w:themeColor="text1"/>
              <w:sz w:val="24"/>
            </w:rPr>
          </w:rPrChange>
        </w:rPr>
        <w:t>扩展</w:t>
      </w:r>
      <w:r w:rsidR="000F4B08" w:rsidRPr="00094C36">
        <w:rPr>
          <w:rFonts w:asciiTheme="minorEastAsia" w:hAnsiTheme="minorEastAsia" w:hint="eastAsia"/>
          <w:color w:val="000000" w:themeColor="text1"/>
          <w:sz w:val="24"/>
          <w:rPrChange w:id="5959" w:author="JY0225" w:date="2017-08-24T12:04:00Z">
            <w:rPr>
              <w:rFonts w:hint="eastAsia"/>
              <w:color w:val="000000" w:themeColor="text1"/>
              <w:sz w:val="24"/>
            </w:rPr>
          </w:rPrChange>
        </w:rPr>
        <w:t>以外，</w:t>
      </w:r>
      <w:r w:rsidR="00D030B8" w:rsidRPr="00094C36">
        <w:rPr>
          <w:rFonts w:asciiTheme="minorEastAsia" w:hAnsiTheme="minorEastAsia" w:hint="eastAsia"/>
          <w:color w:val="000000" w:themeColor="text1"/>
          <w:sz w:val="24"/>
          <w:rPrChange w:id="5960" w:author="JY0225" w:date="2017-08-24T12:04:00Z">
            <w:rPr>
              <w:rFonts w:hint="eastAsia"/>
              <w:color w:val="000000" w:themeColor="text1"/>
              <w:sz w:val="24"/>
            </w:rPr>
          </w:rPrChange>
        </w:rPr>
        <w:t>本文</w:t>
      </w:r>
      <w:r w:rsidR="000F4B08" w:rsidRPr="00094C36">
        <w:rPr>
          <w:rFonts w:asciiTheme="minorEastAsia" w:hAnsiTheme="minorEastAsia" w:hint="eastAsia"/>
          <w:color w:val="000000" w:themeColor="text1"/>
          <w:sz w:val="24"/>
          <w:rPrChange w:id="5961" w:author="JY0225" w:date="2017-08-24T12:04:00Z">
            <w:rPr>
              <w:rFonts w:hint="eastAsia"/>
              <w:color w:val="000000" w:themeColor="text1"/>
              <w:sz w:val="24"/>
            </w:rPr>
          </w:rPrChange>
        </w:rPr>
        <w:t>还开发了一款基于</w:t>
      </w:r>
      <w:r w:rsidR="000F4B08" w:rsidRPr="00094C36">
        <w:rPr>
          <w:rFonts w:asciiTheme="minorEastAsia" w:hAnsiTheme="minorEastAsia"/>
          <w:color w:val="000000" w:themeColor="text1"/>
          <w:sz w:val="24"/>
          <w:rPrChange w:id="5962" w:author="JY0225" w:date="2017-08-24T12:04:00Z">
            <w:rPr>
              <w:color w:val="000000" w:themeColor="text1"/>
              <w:sz w:val="24"/>
            </w:rPr>
          </w:rPrChange>
        </w:rPr>
        <w:t>Java</w:t>
      </w:r>
      <w:r w:rsidR="000F4B08" w:rsidRPr="00094C36">
        <w:rPr>
          <w:rFonts w:asciiTheme="minorEastAsia" w:hAnsiTheme="minorEastAsia" w:hint="eastAsia"/>
          <w:color w:val="000000" w:themeColor="text1"/>
          <w:sz w:val="24"/>
          <w:rPrChange w:id="5963" w:author="JY0225" w:date="2017-08-24T12:04:00Z">
            <w:rPr>
              <w:rFonts w:hint="eastAsia"/>
              <w:color w:val="000000" w:themeColor="text1"/>
              <w:sz w:val="24"/>
            </w:rPr>
          </w:rPrChange>
        </w:rPr>
        <w:t>平台的</w:t>
      </w:r>
      <w:r w:rsidR="000F4B08" w:rsidRPr="00094C36">
        <w:rPr>
          <w:rFonts w:asciiTheme="minorEastAsia" w:hAnsiTheme="minorEastAsia"/>
          <w:color w:val="000000" w:themeColor="text1"/>
          <w:sz w:val="24"/>
          <w:rPrChange w:id="5964" w:author="JY0225" w:date="2017-08-24T12:04:00Z">
            <w:rPr>
              <w:color w:val="000000" w:themeColor="text1"/>
              <w:sz w:val="24"/>
            </w:rPr>
          </w:rPrChange>
        </w:rPr>
        <w:t>SDK</w:t>
      </w:r>
      <w:r w:rsidR="000F4B08" w:rsidRPr="00094C36">
        <w:rPr>
          <w:rFonts w:asciiTheme="minorEastAsia" w:hAnsiTheme="minorEastAsia" w:hint="eastAsia"/>
          <w:color w:val="000000" w:themeColor="text1"/>
          <w:sz w:val="24"/>
          <w:rPrChange w:id="5965" w:author="JY0225" w:date="2017-08-24T12:04:00Z">
            <w:rPr>
              <w:rFonts w:hint="eastAsia"/>
              <w:color w:val="000000" w:themeColor="text1"/>
              <w:sz w:val="24"/>
            </w:rPr>
          </w:rPrChange>
        </w:rPr>
        <w:t>。</w:t>
      </w:r>
      <w:r w:rsidR="00654745" w:rsidRPr="00094C36">
        <w:rPr>
          <w:rFonts w:asciiTheme="minorEastAsia" w:hAnsiTheme="minorEastAsia"/>
          <w:color w:val="000000" w:themeColor="text1"/>
          <w:sz w:val="24"/>
          <w:rPrChange w:id="5966" w:author="JY0225" w:date="2017-08-24T12:04:00Z">
            <w:rPr>
              <w:color w:val="000000" w:themeColor="text1"/>
              <w:sz w:val="24"/>
            </w:rPr>
          </w:rPrChange>
        </w:rPr>
        <w:t>Java SDK</w:t>
      </w:r>
      <w:r w:rsidR="00654745" w:rsidRPr="00094C36">
        <w:rPr>
          <w:rFonts w:asciiTheme="minorEastAsia" w:hAnsiTheme="minorEastAsia" w:hint="eastAsia"/>
          <w:color w:val="000000" w:themeColor="text1"/>
          <w:sz w:val="24"/>
          <w:rPrChange w:id="5967" w:author="JY0225" w:date="2017-08-24T12:04:00Z">
            <w:rPr>
              <w:rFonts w:hint="eastAsia"/>
              <w:color w:val="000000" w:themeColor="text1"/>
              <w:sz w:val="24"/>
            </w:rPr>
          </w:rPrChange>
        </w:rPr>
        <w:t>是提供给</w:t>
      </w:r>
      <w:r w:rsidR="00654745" w:rsidRPr="00094C36">
        <w:rPr>
          <w:rFonts w:asciiTheme="minorEastAsia" w:hAnsiTheme="minorEastAsia"/>
          <w:color w:val="000000" w:themeColor="text1"/>
          <w:sz w:val="24"/>
          <w:rPrChange w:id="5968" w:author="JY0225" w:date="2017-08-24T12:04:00Z">
            <w:rPr>
              <w:color w:val="000000" w:themeColor="text1"/>
              <w:sz w:val="24"/>
            </w:rPr>
          </w:rPrChange>
        </w:rPr>
        <w:t>Java</w:t>
      </w:r>
      <w:r w:rsidR="00654745" w:rsidRPr="00094C36">
        <w:rPr>
          <w:rFonts w:asciiTheme="minorEastAsia" w:hAnsiTheme="minorEastAsia" w:hint="eastAsia"/>
          <w:color w:val="000000" w:themeColor="text1"/>
          <w:sz w:val="24"/>
          <w:rPrChange w:id="5969" w:author="JY0225" w:date="2017-08-24T12:04:00Z">
            <w:rPr>
              <w:rFonts w:hint="eastAsia"/>
              <w:color w:val="000000" w:themeColor="text1"/>
              <w:sz w:val="24"/>
            </w:rPr>
          </w:rPrChange>
        </w:rPr>
        <w:t>开发人员建立应用时使用的开发工具集合，</w:t>
      </w:r>
      <w:r w:rsidR="000F4B08" w:rsidRPr="00094C36">
        <w:rPr>
          <w:rFonts w:asciiTheme="minorEastAsia" w:hAnsiTheme="minorEastAsia"/>
          <w:color w:val="000000" w:themeColor="text1"/>
          <w:sz w:val="24"/>
          <w:rPrChange w:id="5970" w:author="JY0225" w:date="2017-08-24T12:04:00Z">
            <w:rPr>
              <w:color w:val="000000" w:themeColor="text1"/>
              <w:sz w:val="24"/>
            </w:rPr>
          </w:rPrChange>
        </w:rPr>
        <w:t xml:space="preserve"> </w:t>
      </w:r>
      <w:r w:rsidR="00A2790A" w:rsidRPr="00094C36">
        <w:rPr>
          <w:rFonts w:asciiTheme="minorEastAsia" w:hAnsiTheme="minorEastAsia" w:hint="eastAsia"/>
          <w:color w:val="000000" w:themeColor="text1"/>
          <w:sz w:val="24"/>
          <w:rPrChange w:id="5971" w:author="JY0225" w:date="2017-08-24T12:04:00Z">
            <w:rPr>
              <w:rFonts w:hint="eastAsia"/>
              <w:color w:val="000000" w:themeColor="text1"/>
              <w:sz w:val="24"/>
            </w:rPr>
          </w:rPrChange>
        </w:rPr>
        <w:t>开发人员通过调用</w:t>
      </w:r>
      <w:r w:rsidR="00A2790A" w:rsidRPr="00094C36">
        <w:rPr>
          <w:rFonts w:asciiTheme="minorEastAsia" w:hAnsiTheme="minorEastAsia"/>
          <w:color w:val="000000" w:themeColor="text1"/>
          <w:sz w:val="24"/>
          <w:rPrChange w:id="5972" w:author="JY0225" w:date="2017-08-24T12:04:00Z">
            <w:rPr>
              <w:color w:val="000000" w:themeColor="text1"/>
              <w:sz w:val="24"/>
            </w:rPr>
          </w:rPrChange>
        </w:rPr>
        <w:t>SDK</w:t>
      </w:r>
      <w:r w:rsidR="00A2790A" w:rsidRPr="00094C36">
        <w:rPr>
          <w:rFonts w:asciiTheme="minorEastAsia" w:hAnsiTheme="minorEastAsia" w:hint="eastAsia"/>
          <w:color w:val="000000" w:themeColor="text1"/>
          <w:sz w:val="24"/>
          <w:rPrChange w:id="5973" w:author="JY0225" w:date="2017-08-24T12:04:00Z">
            <w:rPr>
              <w:rFonts w:hint="eastAsia"/>
              <w:color w:val="000000" w:themeColor="text1"/>
              <w:sz w:val="24"/>
            </w:rPr>
          </w:rPrChange>
        </w:rPr>
        <w:t>提供的接口，便可以与云</w:t>
      </w:r>
      <w:r w:rsidR="00476838" w:rsidRPr="00094C36">
        <w:rPr>
          <w:rFonts w:asciiTheme="minorEastAsia" w:hAnsiTheme="minorEastAsia" w:hint="eastAsia"/>
          <w:color w:val="000000" w:themeColor="text1"/>
          <w:sz w:val="24"/>
          <w:rPrChange w:id="5974" w:author="JY0225" w:date="2017-08-24T12:04:00Z">
            <w:rPr>
              <w:rFonts w:hint="eastAsia"/>
              <w:color w:val="000000" w:themeColor="text1"/>
              <w:sz w:val="24"/>
            </w:rPr>
          </w:rPrChange>
        </w:rPr>
        <w:t>备份</w:t>
      </w:r>
      <w:r w:rsidR="00A2790A" w:rsidRPr="00094C36">
        <w:rPr>
          <w:rFonts w:asciiTheme="minorEastAsia" w:hAnsiTheme="minorEastAsia" w:hint="eastAsia"/>
          <w:color w:val="000000" w:themeColor="text1"/>
          <w:sz w:val="24"/>
          <w:rPrChange w:id="5975" w:author="JY0225" w:date="2017-08-24T12:04:00Z">
            <w:rPr>
              <w:rFonts w:hint="eastAsia"/>
              <w:color w:val="000000" w:themeColor="text1"/>
              <w:sz w:val="24"/>
            </w:rPr>
          </w:rPrChange>
        </w:rPr>
        <w:t>服务器进行连接，从而使用云</w:t>
      </w:r>
      <w:r w:rsidR="00476838" w:rsidRPr="00094C36">
        <w:rPr>
          <w:rFonts w:asciiTheme="minorEastAsia" w:hAnsiTheme="minorEastAsia" w:hint="eastAsia"/>
          <w:color w:val="000000" w:themeColor="text1"/>
          <w:sz w:val="24"/>
          <w:rPrChange w:id="5976" w:author="JY0225" w:date="2017-08-24T12:04:00Z">
            <w:rPr>
              <w:rFonts w:hint="eastAsia"/>
              <w:color w:val="000000" w:themeColor="text1"/>
              <w:sz w:val="24"/>
            </w:rPr>
          </w:rPrChange>
        </w:rPr>
        <w:t>备份</w:t>
      </w:r>
      <w:r w:rsidR="00A2790A" w:rsidRPr="00094C36">
        <w:rPr>
          <w:rFonts w:asciiTheme="minorEastAsia" w:hAnsiTheme="minorEastAsia" w:hint="eastAsia"/>
          <w:color w:val="000000" w:themeColor="text1"/>
          <w:sz w:val="24"/>
          <w:rPrChange w:id="5977" w:author="JY0225" w:date="2017-08-24T12:04:00Z">
            <w:rPr>
              <w:rFonts w:hint="eastAsia"/>
              <w:color w:val="000000" w:themeColor="text1"/>
              <w:sz w:val="24"/>
            </w:rPr>
          </w:rPrChange>
        </w:rPr>
        <w:t>服务。</w:t>
      </w:r>
      <w:r w:rsidR="001D656B" w:rsidRPr="00094C36">
        <w:rPr>
          <w:rFonts w:asciiTheme="minorEastAsia" w:hAnsiTheme="minorEastAsia"/>
          <w:color w:val="000000" w:themeColor="text1"/>
          <w:sz w:val="24"/>
          <w:rPrChange w:id="5978" w:author="JY0225" w:date="2017-08-24T12:04:00Z">
            <w:rPr>
              <w:color w:val="000000" w:themeColor="text1"/>
              <w:sz w:val="24"/>
            </w:rPr>
          </w:rPrChange>
        </w:rPr>
        <w:t>Java</w:t>
      </w:r>
      <w:r w:rsidR="001D656B" w:rsidRPr="00094C36">
        <w:rPr>
          <w:rFonts w:asciiTheme="minorEastAsia" w:hAnsiTheme="minorEastAsia" w:hint="eastAsia"/>
          <w:color w:val="000000" w:themeColor="text1"/>
          <w:sz w:val="24"/>
          <w:rPrChange w:id="5979" w:author="JY0225" w:date="2017-08-24T12:04:00Z">
            <w:rPr>
              <w:rFonts w:hint="eastAsia"/>
              <w:color w:val="000000" w:themeColor="text1"/>
              <w:sz w:val="24"/>
            </w:rPr>
          </w:rPrChange>
        </w:rPr>
        <w:t>语言能够适用于当前很多应用的开发，如</w:t>
      </w:r>
      <w:r w:rsidR="001D656B" w:rsidRPr="00094C36">
        <w:rPr>
          <w:rFonts w:asciiTheme="minorEastAsia" w:hAnsiTheme="minorEastAsia"/>
          <w:color w:val="000000" w:themeColor="text1"/>
          <w:sz w:val="24"/>
          <w:rPrChange w:id="5980" w:author="JY0225" w:date="2017-08-24T12:04:00Z">
            <w:rPr>
              <w:color w:val="000000" w:themeColor="text1"/>
              <w:sz w:val="24"/>
            </w:rPr>
          </w:rPrChange>
        </w:rPr>
        <w:t>Web</w:t>
      </w:r>
      <w:r w:rsidR="001D656B" w:rsidRPr="00094C36">
        <w:rPr>
          <w:rFonts w:asciiTheme="minorEastAsia" w:hAnsiTheme="minorEastAsia" w:hint="eastAsia"/>
          <w:color w:val="000000" w:themeColor="text1"/>
          <w:sz w:val="24"/>
          <w:rPrChange w:id="5981" w:author="JY0225" w:date="2017-08-24T12:04:00Z">
            <w:rPr>
              <w:rFonts w:hint="eastAsia"/>
              <w:color w:val="000000" w:themeColor="text1"/>
              <w:sz w:val="24"/>
            </w:rPr>
          </w:rPrChange>
        </w:rPr>
        <w:t>开发、</w:t>
      </w:r>
      <w:r w:rsidR="001D656B" w:rsidRPr="00094C36">
        <w:rPr>
          <w:rFonts w:asciiTheme="minorEastAsia" w:hAnsiTheme="minorEastAsia"/>
          <w:color w:val="000000" w:themeColor="text1"/>
          <w:sz w:val="24"/>
          <w:rPrChange w:id="5982" w:author="JY0225" w:date="2017-08-24T12:04:00Z">
            <w:rPr>
              <w:color w:val="000000" w:themeColor="text1"/>
              <w:sz w:val="24"/>
            </w:rPr>
          </w:rPrChange>
        </w:rPr>
        <w:t>Android</w:t>
      </w:r>
      <w:r w:rsidR="00F706F4" w:rsidRPr="00094C36">
        <w:rPr>
          <w:rFonts w:asciiTheme="minorEastAsia" w:hAnsiTheme="minorEastAsia" w:hint="eastAsia"/>
          <w:color w:val="000000" w:themeColor="text1"/>
          <w:sz w:val="24"/>
          <w:rPrChange w:id="5983" w:author="JY0225" w:date="2017-08-24T12:04:00Z">
            <w:rPr>
              <w:rFonts w:hint="eastAsia"/>
              <w:color w:val="000000" w:themeColor="text1"/>
              <w:sz w:val="24"/>
            </w:rPr>
          </w:rPrChange>
        </w:rPr>
        <w:t>开发等，因此</w:t>
      </w:r>
      <w:r w:rsidR="001D656B" w:rsidRPr="00094C36">
        <w:rPr>
          <w:rFonts w:asciiTheme="minorEastAsia" w:hAnsiTheme="minorEastAsia" w:hint="eastAsia"/>
          <w:color w:val="000000" w:themeColor="text1"/>
          <w:sz w:val="24"/>
          <w:rPrChange w:id="5984" w:author="JY0225" w:date="2017-08-24T12:04:00Z">
            <w:rPr>
              <w:rFonts w:hint="eastAsia"/>
              <w:color w:val="000000" w:themeColor="text1"/>
              <w:sz w:val="24"/>
            </w:rPr>
          </w:rPrChange>
        </w:rPr>
        <w:t>通过提供</w:t>
      </w:r>
      <w:r w:rsidR="001D656B" w:rsidRPr="00094C36">
        <w:rPr>
          <w:rFonts w:asciiTheme="minorEastAsia" w:hAnsiTheme="minorEastAsia"/>
          <w:color w:val="000000" w:themeColor="text1"/>
          <w:sz w:val="24"/>
          <w:rPrChange w:id="5985" w:author="JY0225" w:date="2017-08-24T12:04:00Z">
            <w:rPr>
              <w:color w:val="000000" w:themeColor="text1"/>
              <w:sz w:val="24"/>
            </w:rPr>
          </w:rPrChange>
        </w:rPr>
        <w:t>SDK</w:t>
      </w:r>
      <w:r w:rsidR="002076CD" w:rsidRPr="00094C36">
        <w:rPr>
          <w:rFonts w:asciiTheme="minorEastAsia" w:hAnsiTheme="minorEastAsia" w:hint="eastAsia"/>
          <w:color w:val="000000" w:themeColor="text1"/>
          <w:sz w:val="24"/>
          <w:rPrChange w:id="5986" w:author="JY0225" w:date="2017-08-24T12:04:00Z">
            <w:rPr>
              <w:rFonts w:hint="eastAsia"/>
              <w:color w:val="000000" w:themeColor="text1"/>
              <w:sz w:val="24"/>
            </w:rPr>
          </w:rPrChange>
        </w:rPr>
        <w:t>的形式，让现有的中间件系统支持更多的应用。</w:t>
      </w:r>
    </w:p>
    <w:p w14:paraId="064586A0" w14:textId="77777777" w:rsidR="003145E9" w:rsidRPr="00094C36" w:rsidRDefault="003145E9" w:rsidP="00654745">
      <w:pPr>
        <w:spacing w:line="400" w:lineRule="exact"/>
        <w:rPr>
          <w:rFonts w:asciiTheme="minorEastAsia" w:hAnsiTheme="minorEastAsia"/>
          <w:color w:val="000000" w:themeColor="text1"/>
          <w:sz w:val="24"/>
          <w:rPrChange w:id="5987" w:author="JY0225" w:date="2017-08-24T12:04:00Z">
            <w:rPr>
              <w:color w:val="000000" w:themeColor="text1"/>
              <w:sz w:val="24"/>
            </w:rPr>
          </w:rPrChange>
        </w:rPr>
      </w:pPr>
      <w:r w:rsidRPr="00094C36">
        <w:rPr>
          <w:rFonts w:asciiTheme="minorEastAsia" w:hAnsiTheme="minorEastAsia"/>
          <w:color w:val="000000" w:themeColor="text1"/>
          <w:sz w:val="24"/>
          <w:rPrChange w:id="5988" w:author="JY0225" w:date="2017-08-24T12:04:00Z">
            <w:rPr>
              <w:color w:val="000000" w:themeColor="text1"/>
              <w:sz w:val="24"/>
            </w:rPr>
          </w:rPrChange>
        </w:rPr>
        <w:tab/>
      </w:r>
      <w:r w:rsidR="00CB3D06" w:rsidRPr="00094C36">
        <w:rPr>
          <w:rFonts w:asciiTheme="minorEastAsia" w:hAnsiTheme="minorEastAsia"/>
          <w:color w:val="000000" w:themeColor="text1"/>
          <w:sz w:val="24"/>
          <w:rPrChange w:id="5989" w:author="JY0225" w:date="2017-08-24T12:04:00Z">
            <w:rPr>
              <w:color w:val="000000" w:themeColor="text1"/>
              <w:sz w:val="24"/>
            </w:rPr>
          </w:rPrChange>
        </w:rPr>
        <w:t>1</w:t>
      </w:r>
      <w:r w:rsidR="00CB3D06" w:rsidRPr="00094C36">
        <w:rPr>
          <w:rFonts w:asciiTheme="minorEastAsia" w:hAnsiTheme="minorEastAsia" w:hint="eastAsia"/>
          <w:color w:val="000000" w:themeColor="text1"/>
          <w:sz w:val="24"/>
          <w:rPrChange w:id="5990" w:author="JY0225" w:date="2017-08-24T12:04:00Z">
            <w:rPr>
              <w:rFonts w:hint="eastAsia"/>
              <w:color w:val="000000" w:themeColor="text1"/>
              <w:sz w:val="24"/>
            </w:rPr>
          </w:rPrChange>
        </w:rPr>
        <w:t>）通信方式</w:t>
      </w:r>
    </w:p>
    <w:p w14:paraId="344A5289" w14:textId="3D05BAC3" w:rsidR="00AB7D23" w:rsidRPr="00094C36" w:rsidRDefault="00CB3D06" w:rsidP="00654745">
      <w:pPr>
        <w:spacing w:line="400" w:lineRule="exact"/>
        <w:rPr>
          <w:rFonts w:asciiTheme="minorEastAsia" w:hAnsiTheme="minorEastAsia"/>
          <w:color w:val="000000" w:themeColor="text1"/>
          <w:sz w:val="24"/>
          <w:rPrChange w:id="5991" w:author="JY0225" w:date="2017-08-24T12:04:00Z">
            <w:rPr>
              <w:color w:val="000000" w:themeColor="text1"/>
              <w:sz w:val="24"/>
            </w:rPr>
          </w:rPrChange>
        </w:rPr>
      </w:pPr>
      <w:r w:rsidRPr="00094C36">
        <w:rPr>
          <w:rFonts w:asciiTheme="minorEastAsia" w:hAnsiTheme="minorEastAsia"/>
          <w:rPrChange w:id="5992" w:author="JY0225" w:date="2017-08-24T12:04:00Z">
            <w:rPr/>
          </w:rPrChange>
        </w:rPr>
        <w:tab/>
      </w:r>
      <w:r w:rsidR="00A6009F" w:rsidRPr="00094C36">
        <w:rPr>
          <w:rFonts w:asciiTheme="minorEastAsia" w:hAnsiTheme="minorEastAsia" w:hint="eastAsia"/>
          <w:color w:val="000000" w:themeColor="text1"/>
          <w:sz w:val="24"/>
          <w:rPrChange w:id="5993" w:author="JY0225" w:date="2017-08-24T12:04:00Z">
            <w:rPr>
              <w:rFonts w:hint="eastAsia"/>
              <w:color w:val="000000" w:themeColor="text1"/>
              <w:sz w:val="24"/>
            </w:rPr>
          </w:rPrChange>
        </w:rPr>
        <w:t>服务器端的代码是由</w:t>
      </w:r>
      <w:r w:rsidR="00A6009F" w:rsidRPr="00094C36">
        <w:rPr>
          <w:rFonts w:asciiTheme="minorEastAsia" w:hAnsiTheme="minorEastAsia"/>
          <w:color w:val="000000" w:themeColor="text1"/>
          <w:sz w:val="24"/>
          <w:rPrChange w:id="5994" w:author="JY0225" w:date="2017-08-24T12:04:00Z">
            <w:rPr>
              <w:color w:val="000000" w:themeColor="text1"/>
              <w:sz w:val="24"/>
            </w:rPr>
          </w:rPrChange>
        </w:rPr>
        <w:t>Python</w:t>
      </w:r>
      <w:r w:rsidR="00A6009F" w:rsidRPr="00094C36">
        <w:rPr>
          <w:rFonts w:asciiTheme="minorEastAsia" w:hAnsiTheme="minorEastAsia" w:hint="eastAsia"/>
          <w:color w:val="000000" w:themeColor="text1"/>
          <w:sz w:val="24"/>
          <w:rPrChange w:id="5995" w:author="JY0225" w:date="2017-08-24T12:04:00Z">
            <w:rPr>
              <w:rFonts w:hint="eastAsia"/>
              <w:color w:val="000000" w:themeColor="text1"/>
              <w:sz w:val="24"/>
            </w:rPr>
          </w:rPrChange>
        </w:rPr>
        <w:t>语言编写的，</w:t>
      </w:r>
      <w:r w:rsidR="00C91A33" w:rsidRPr="00094C36">
        <w:rPr>
          <w:rFonts w:asciiTheme="minorEastAsia" w:hAnsiTheme="minorEastAsia"/>
          <w:color w:val="000000" w:themeColor="text1"/>
          <w:sz w:val="24"/>
          <w:rPrChange w:id="5996" w:author="JY0225" w:date="2017-08-24T12:04:00Z">
            <w:rPr>
              <w:color w:val="000000" w:themeColor="text1"/>
              <w:sz w:val="24"/>
            </w:rPr>
          </w:rPrChange>
        </w:rPr>
        <w:t>Java</w:t>
      </w:r>
      <w:r w:rsidR="00C91A33" w:rsidRPr="00094C36">
        <w:rPr>
          <w:rFonts w:asciiTheme="minorEastAsia" w:hAnsiTheme="minorEastAsia" w:hint="eastAsia"/>
          <w:color w:val="000000" w:themeColor="text1"/>
          <w:sz w:val="24"/>
          <w:rPrChange w:id="5997" w:author="JY0225" w:date="2017-08-24T12:04:00Z">
            <w:rPr>
              <w:rFonts w:hint="eastAsia"/>
              <w:color w:val="000000" w:themeColor="text1"/>
              <w:sz w:val="24"/>
            </w:rPr>
          </w:rPrChange>
        </w:rPr>
        <w:t>与</w:t>
      </w:r>
      <w:r w:rsidR="00C91A33" w:rsidRPr="00094C36">
        <w:rPr>
          <w:rFonts w:asciiTheme="minorEastAsia" w:hAnsiTheme="minorEastAsia"/>
          <w:color w:val="000000" w:themeColor="text1"/>
          <w:sz w:val="24"/>
          <w:rPrChange w:id="5998" w:author="JY0225" w:date="2017-08-24T12:04:00Z">
            <w:rPr>
              <w:color w:val="000000" w:themeColor="text1"/>
              <w:sz w:val="24"/>
            </w:rPr>
          </w:rPrChange>
        </w:rPr>
        <w:t>Python</w:t>
      </w:r>
      <w:r w:rsidR="00C91A33" w:rsidRPr="00094C36">
        <w:rPr>
          <w:rFonts w:asciiTheme="minorEastAsia" w:hAnsiTheme="minorEastAsia" w:hint="eastAsia"/>
          <w:color w:val="000000" w:themeColor="text1"/>
          <w:sz w:val="24"/>
          <w:rPrChange w:id="5999" w:author="JY0225" w:date="2017-08-24T12:04:00Z">
            <w:rPr>
              <w:rFonts w:hint="eastAsia"/>
              <w:color w:val="000000" w:themeColor="text1"/>
              <w:sz w:val="24"/>
            </w:rPr>
          </w:rPrChange>
        </w:rPr>
        <w:t>可以直接</w:t>
      </w:r>
      <w:r w:rsidR="00C91A33" w:rsidRPr="00094C36">
        <w:rPr>
          <w:rFonts w:asciiTheme="minorEastAsia" w:hAnsiTheme="minorEastAsia"/>
          <w:color w:val="000000" w:themeColor="text1"/>
          <w:sz w:val="24"/>
          <w:rPrChange w:id="6000" w:author="JY0225" w:date="2017-08-24T12:04:00Z">
            <w:rPr>
              <w:color w:val="000000" w:themeColor="text1"/>
              <w:sz w:val="24"/>
            </w:rPr>
          </w:rPrChange>
        </w:rPr>
        <w:t>Socket</w:t>
      </w:r>
      <w:r w:rsidR="00C91A33" w:rsidRPr="00094C36">
        <w:rPr>
          <w:rFonts w:asciiTheme="minorEastAsia" w:hAnsiTheme="minorEastAsia" w:hint="eastAsia"/>
          <w:color w:val="000000" w:themeColor="text1"/>
          <w:sz w:val="24"/>
          <w:rPrChange w:id="6001" w:author="JY0225" w:date="2017-08-24T12:04:00Z">
            <w:rPr>
              <w:rFonts w:hint="eastAsia"/>
              <w:color w:val="000000" w:themeColor="text1"/>
              <w:sz w:val="24"/>
            </w:rPr>
          </w:rPrChange>
        </w:rPr>
        <w:t>进行通信，</w:t>
      </w:r>
      <w:r w:rsidR="00E82C90" w:rsidRPr="00094C36">
        <w:rPr>
          <w:rFonts w:asciiTheme="minorEastAsia" w:hAnsiTheme="minorEastAsia" w:hint="eastAsia"/>
          <w:color w:val="000000" w:themeColor="text1"/>
          <w:sz w:val="24"/>
          <w:rPrChange w:id="6002" w:author="JY0225" w:date="2017-08-24T12:04:00Z">
            <w:rPr>
              <w:rFonts w:hint="eastAsia"/>
              <w:color w:val="000000" w:themeColor="text1"/>
              <w:sz w:val="24"/>
            </w:rPr>
          </w:rPrChange>
        </w:rPr>
        <w:t>因此可以使用</w:t>
      </w:r>
      <w:r w:rsidR="00E82C90" w:rsidRPr="00094C36">
        <w:rPr>
          <w:rFonts w:asciiTheme="minorEastAsia" w:hAnsiTheme="minorEastAsia"/>
          <w:color w:val="000000" w:themeColor="text1"/>
          <w:sz w:val="24"/>
          <w:rPrChange w:id="6003" w:author="JY0225" w:date="2017-08-24T12:04:00Z">
            <w:rPr>
              <w:color w:val="000000" w:themeColor="text1"/>
              <w:sz w:val="24"/>
            </w:rPr>
          </w:rPrChange>
        </w:rPr>
        <w:t>Java</w:t>
      </w:r>
      <w:r w:rsidR="00E82C90" w:rsidRPr="00094C36">
        <w:rPr>
          <w:rFonts w:asciiTheme="minorEastAsia" w:hAnsiTheme="minorEastAsia" w:hint="eastAsia"/>
          <w:color w:val="000000" w:themeColor="text1"/>
          <w:sz w:val="24"/>
          <w:rPrChange w:id="6004" w:author="JY0225" w:date="2017-08-24T12:04:00Z">
            <w:rPr>
              <w:rFonts w:hint="eastAsia"/>
              <w:color w:val="000000" w:themeColor="text1"/>
              <w:sz w:val="24"/>
            </w:rPr>
          </w:rPrChange>
        </w:rPr>
        <w:t>自带的</w:t>
      </w:r>
      <w:r w:rsidR="00C91A33" w:rsidRPr="00094C36">
        <w:rPr>
          <w:rFonts w:asciiTheme="minorEastAsia" w:hAnsiTheme="minorEastAsia"/>
          <w:color w:val="000000" w:themeColor="text1"/>
          <w:sz w:val="24"/>
          <w:rPrChange w:id="6005" w:author="JY0225" w:date="2017-08-24T12:04:00Z">
            <w:rPr>
              <w:color w:val="000000" w:themeColor="text1"/>
              <w:sz w:val="24"/>
            </w:rPr>
          </w:rPrChange>
        </w:rPr>
        <w:t>java.net.Socket</w:t>
      </w:r>
      <w:r w:rsidR="00C91A33" w:rsidRPr="00094C36">
        <w:rPr>
          <w:rFonts w:asciiTheme="minorEastAsia" w:hAnsiTheme="minorEastAsia" w:hint="eastAsia"/>
          <w:color w:val="000000" w:themeColor="text1"/>
          <w:sz w:val="24"/>
          <w:rPrChange w:id="6006" w:author="JY0225" w:date="2017-08-24T12:04:00Z">
            <w:rPr>
              <w:rFonts w:hint="eastAsia"/>
              <w:color w:val="000000" w:themeColor="text1"/>
              <w:sz w:val="24"/>
            </w:rPr>
          </w:rPrChange>
        </w:rPr>
        <w:t>工具包</w:t>
      </w:r>
      <w:r w:rsidR="00CA138B" w:rsidRPr="00094C36">
        <w:rPr>
          <w:rFonts w:asciiTheme="minorEastAsia" w:hAnsiTheme="minorEastAsia" w:hint="eastAsia"/>
          <w:color w:val="000000" w:themeColor="text1"/>
          <w:sz w:val="24"/>
          <w:rPrChange w:id="6007" w:author="JY0225" w:date="2017-08-24T12:04:00Z">
            <w:rPr>
              <w:rFonts w:hint="eastAsia"/>
              <w:color w:val="000000" w:themeColor="text1"/>
              <w:sz w:val="24"/>
            </w:rPr>
          </w:rPrChange>
        </w:rPr>
        <w:t>。</w:t>
      </w:r>
      <w:r w:rsidR="00BF3FF7" w:rsidRPr="00094C36">
        <w:rPr>
          <w:rFonts w:asciiTheme="minorEastAsia" w:hAnsiTheme="minorEastAsia" w:hint="eastAsia"/>
          <w:color w:val="000000" w:themeColor="text1"/>
          <w:sz w:val="24"/>
          <w:rPrChange w:id="6008" w:author="JY0225" w:date="2017-08-24T12:04:00Z">
            <w:rPr>
              <w:rFonts w:hint="eastAsia"/>
              <w:color w:val="000000" w:themeColor="text1"/>
              <w:sz w:val="24"/>
            </w:rPr>
          </w:rPrChange>
        </w:rPr>
        <w:t>相较于</w:t>
      </w:r>
      <w:r w:rsidR="00BF3FF7" w:rsidRPr="00094C36">
        <w:rPr>
          <w:rFonts w:asciiTheme="minorEastAsia" w:hAnsiTheme="minorEastAsia"/>
          <w:color w:val="000000" w:themeColor="text1"/>
          <w:sz w:val="24"/>
          <w:rPrChange w:id="6009" w:author="JY0225" w:date="2017-08-24T12:04:00Z">
            <w:rPr>
              <w:color w:val="000000" w:themeColor="text1"/>
              <w:sz w:val="24"/>
            </w:rPr>
          </w:rPrChange>
        </w:rPr>
        <w:t>WebSocket</w:t>
      </w:r>
      <w:r w:rsidR="006D31CB" w:rsidRPr="00094C36">
        <w:rPr>
          <w:rFonts w:asciiTheme="minorEastAsia" w:hAnsiTheme="minorEastAsia" w:hint="eastAsia"/>
          <w:color w:val="000000" w:themeColor="text1"/>
          <w:sz w:val="24"/>
          <w:rPrChange w:id="6010" w:author="JY0225" w:date="2017-08-24T12:04:00Z">
            <w:rPr>
              <w:rFonts w:hint="eastAsia"/>
              <w:color w:val="000000" w:themeColor="text1"/>
              <w:sz w:val="24"/>
            </w:rPr>
          </w:rPrChange>
        </w:rPr>
        <w:t>来说，</w:t>
      </w:r>
      <w:r w:rsidR="006D31CB" w:rsidRPr="00094C36">
        <w:rPr>
          <w:rFonts w:asciiTheme="minorEastAsia" w:hAnsiTheme="minorEastAsia"/>
          <w:color w:val="000000" w:themeColor="text1"/>
          <w:sz w:val="24"/>
          <w:rPrChange w:id="6011" w:author="JY0225" w:date="2017-08-24T12:04:00Z">
            <w:rPr>
              <w:color w:val="000000" w:themeColor="text1"/>
              <w:sz w:val="24"/>
            </w:rPr>
          </w:rPrChange>
        </w:rPr>
        <w:t>Socket</w:t>
      </w:r>
      <w:r w:rsidR="006D31CB" w:rsidRPr="00094C36">
        <w:rPr>
          <w:rFonts w:asciiTheme="minorEastAsia" w:hAnsiTheme="minorEastAsia" w:hint="eastAsia"/>
          <w:color w:val="000000" w:themeColor="text1"/>
          <w:sz w:val="24"/>
          <w:rPrChange w:id="6012" w:author="JY0225" w:date="2017-08-24T12:04:00Z">
            <w:rPr>
              <w:rFonts w:hint="eastAsia"/>
              <w:color w:val="000000" w:themeColor="text1"/>
              <w:sz w:val="24"/>
            </w:rPr>
          </w:rPrChange>
        </w:rPr>
        <w:t>与服务器进行连接无需通过握手协议，因此，可以在建立连接后直接向服务器发送请求</w:t>
      </w:r>
      <w:r w:rsidR="00875B6B" w:rsidRPr="00094C36">
        <w:rPr>
          <w:rFonts w:asciiTheme="minorEastAsia" w:hAnsiTheme="minorEastAsia" w:hint="eastAsia"/>
          <w:color w:val="000000" w:themeColor="text1"/>
          <w:sz w:val="24"/>
          <w:rPrChange w:id="6013" w:author="JY0225" w:date="2017-08-24T12:04:00Z">
            <w:rPr>
              <w:rFonts w:hint="eastAsia"/>
              <w:color w:val="000000" w:themeColor="text1"/>
              <w:sz w:val="24"/>
            </w:rPr>
          </w:rPrChange>
        </w:rPr>
        <w:t>。</w:t>
      </w:r>
      <w:r w:rsidR="003A6E91" w:rsidRPr="00094C36">
        <w:rPr>
          <w:rFonts w:asciiTheme="minorEastAsia" w:hAnsiTheme="minorEastAsia" w:hint="eastAsia"/>
          <w:color w:val="000000" w:themeColor="text1"/>
          <w:sz w:val="24"/>
          <w:rPrChange w:id="6014" w:author="JY0225" w:date="2017-08-24T12:04:00Z">
            <w:rPr>
              <w:rFonts w:hint="eastAsia"/>
              <w:color w:val="000000" w:themeColor="text1"/>
              <w:sz w:val="24"/>
            </w:rPr>
          </w:rPrChange>
        </w:rPr>
        <w:t>用户在使用</w:t>
      </w:r>
      <w:r w:rsidR="003A6E91" w:rsidRPr="00094C36">
        <w:rPr>
          <w:rFonts w:asciiTheme="minorEastAsia" w:hAnsiTheme="minorEastAsia"/>
          <w:color w:val="000000" w:themeColor="text1"/>
          <w:sz w:val="24"/>
          <w:rPrChange w:id="6015" w:author="JY0225" w:date="2017-08-24T12:04:00Z">
            <w:rPr>
              <w:color w:val="000000" w:themeColor="text1"/>
              <w:sz w:val="24"/>
            </w:rPr>
          </w:rPrChange>
        </w:rPr>
        <w:t>Java SDK</w:t>
      </w:r>
      <w:r w:rsidR="003A6E91" w:rsidRPr="00094C36">
        <w:rPr>
          <w:rFonts w:asciiTheme="minorEastAsia" w:hAnsiTheme="minorEastAsia" w:hint="eastAsia"/>
          <w:color w:val="000000" w:themeColor="text1"/>
          <w:sz w:val="24"/>
          <w:rPrChange w:id="6016" w:author="JY0225" w:date="2017-08-24T12:04:00Z">
            <w:rPr>
              <w:rFonts w:hint="eastAsia"/>
              <w:color w:val="000000" w:themeColor="text1"/>
              <w:sz w:val="24"/>
            </w:rPr>
          </w:rPrChange>
        </w:rPr>
        <w:t>时，每调用一个接口便会开启一个线程来处理用户的请求，由于需要处理</w:t>
      </w:r>
      <w:r w:rsidR="00C93D4E" w:rsidRPr="00094C36">
        <w:rPr>
          <w:rFonts w:asciiTheme="minorEastAsia" w:hAnsiTheme="minorEastAsia" w:hint="eastAsia"/>
          <w:color w:val="000000" w:themeColor="text1"/>
          <w:sz w:val="24"/>
          <w:rPrChange w:id="6017" w:author="JY0225" w:date="2017-08-24T12:04:00Z">
            <w:rPr>
              <w:rFonts w:hint="eastAsia"/>
              <w:color w:val="000000" w:themeColor="text1"/>
              <w:sz w:val="24"/>
            </w:rPr>
          </w:rPrChange>
        </w:rPr>
        <w:t>服务器反馈回来的信息，因此我们选用了</w:t>
      </w:r>
      <w:r w:rsidR="00DE0F73" w:rsidRPr="00094C36">
        <w:rPr>
          <w:rFonts w:asciiTheme="minorEastAsia" w:hAnsiTheme="minorEastAsia"/>
          <w:color w:val="000000" w:themeColor="text1"/>
          <w:sz w:val="24"/>
          <w:rPrChange w:id="6018" w:author="JY0225" w:date="2017-08-24T12:04:00Z">
            <w:rPr>
              <w:color w:val="000000" w:themeColor="text1"/>
              <w:sz w:val="24"/>
            </w:rPr>
          </w:rPrChange>
        </w:rPr>
        <w:t>java.util.concurrent.Callable</w:t>
      </w:r>
      <w:r w:rsidR="00DE0F73" w:rsidRPr="00094C36">
        <w:rPr>
          <w:rFonts w:asciiTheme="minorEastAsia" w:hAnsiTheme="minorEastAsia" w:hint="eastAsia"/>
          <w:color w:val="000000" w:themeColor="text1"/>
          <w:sz w:val="24"/>
          <w:rPrChange w:id="6019" w:author="JY0225" w:date="2017-08-24T12:04:00Z">
            <w:rPr>
              <w:rFonts w:hint="eastAsia"/>
              <w:color w:val="000000" w:themeColor="text1"/>
              <w:sz w:val="24"/>
            </w:rPr>
          </w:rPrChange>
        </w:rPr>
        <w:t>类作为线程类的接口。实现的核心代码如下：</w:t>
      </w:r>
    </w:p>
    <w:tbl>
      <w:tblPr>
        <w:tblStyle w:val="aa"/>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6"/>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6"/>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6"/>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6"/>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6"/>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6"/>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6"/>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6"/>
              <w:spacing w:line="400" w:lineRule="exact"/>
              <w:rPr>
                <w:rFonts w:eastAsiaTheme="minorEastAsia"/>
              </w:rPr>
            </w:pPr>
            <w:r w:rsidRPr="00A75925">
              <w:rPr>
                <w:rFonts w:eastAsiaTheme="minorEastAsia"/>
              </w:rPr>
              <w:lastRenderedPageBreak/>
              <w:t>InputStream mwInputStream=mwSocket.getInputStream();</w:t>
            </w:r>
          </w:p>
          <w:p w14:paraId="570AD958" w14:textId="77777777" w:rsidR="00C06089" w:rsidRPr="00A75925" w:rsidRDefault="00C06089" w:rsidP="00A75925">
            <w:pPr>
              <w:pStyle w:val="a6"/>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6"/>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6"/>
              <w:spacing w:line="400" w:lineRule="exact"/>
              <w:rPr>
                <w:rFonts w:eastAsiaTheme="minorEastAsia"/>
              </w:rPr>
            </w:pPr>
            <w:r w:rsidRPr="00A75925">
              <w:rPr>
                <w:rFonts w:eastAsiaTheme="minorEastAsia"/>
              </w:rPr>
              <w:t>String info=mwBufferedReader.readLine();</w:t>
            </w:r>
          </w:p>
        </w:tc>
      </w:tr>
    </w:tbl>
    <w:p w14:paraId="185AE539" w14:textId="77777777" w:rsidR="001A04B4" w:rsidRPr="00094C36" w:rsidRDefault="00E06E9E" w:rsidP="00654745">
      <w:pPr>
        <w:spacing w:line="400" w:lineRule="exact"/>
        <w:rPr>
          <w:rFonts w:asciiTheme="minorEastAsia" w:hAnsiTheme="minorEastAsia"/>
          <w:rPrChange w:id="6020" w:author="JY0225" w:date="2017-08-24T12:04:00Z">
            <w:rPr/>
          </w:rPrChange>
        </w:rPr>
      </w:pPr>
      <w:r>
        <w:lastRenderedPageBreak/>
        <w:tab/>
      </w:r>
      <w:r w:rsidR="00C17141" w:rsidRPr="00094C36">
        <w:rPr>
          <w:rFonts w:asciiTheme="minorEastAsia" w:hAnsiTheme="minorEastAsia"/>
          <w:color w:val="000000" w:themeColor="text1"/>
          <w:sz w:val="24"/>
          <w:rPrChange w:id="6021" w:author="JY0225" w:date="2017-08-24T12:04:00Z">
            <w:rPr>
              <w:color w:val="000000" w:themeColor="text1"/>
              <w:sz w:val="24"/>
            </w:rPr>
          </w:rPrChange>
        </w:rPr>
        <w:t>2</w:t>
      </w:r>
      <w:r w:rsidR="00C17141" w:rsidRPr="00094C36">
        <w:rPr>
          <w:rFonts w:asciiTheme="minorEastAsia" w:hAnsiTheme="minorEastAsia" w:hint="eastAsia"/>
          <w:color w:val="000000" w:themeColor="text1"/>
          <w:sz w:val="24"/>
          <w:rPrChange w:id="6022" w:author="JY0225" w:date="2017-08-24T12:04:00Z">
            <w:rPr>
              <w:rFonts w:hint="eastAsia"/>
              <w:color w:val="000000" w:themeColor="text1"/>
              <w:sz w:val="24"/>
            </w:rPr>
          </w:rPrChange>
        </w:rPr>
        <w:t>）接口设计</w:t>
      </w:r>
      <w:r w:rsidR="008A1710" w:rsidRPr="00094C36">
        <w:rPr>
          <w:rFonts w:asciiTheme="minorEastAsia" w:hAnsiTheme="minorEastAsia" w:hint="eastAsia"/>
          <w:color w:val="000000" w:themeColor="text1"/>
          <w:sz w:val="24"/>
          <w:rPrChange w:id="6023" w:author="JY0225" w:date="2017-08-24T12:04:00Z">
            <w:rPr>
              <w:rFonts w:hint="eastAsia"/>
              <w:color w:val="000000" w:themeColor="text1"/>
              <w:sz w:val="24"/>
            </w:rPr>
          </w:rPrChange>
        </w:rPr>
        <w:t>与实现</w:t>
      </w:r>
    </w:p>
    <w:p w14:paraId="721877F2" w14:textId="75F26258" w:rsidR="00D87ABD" w:rsidRPr="00094C36" w:rsidRDefault="00C17141" w:rsidP="00654745">
      <w:pPr>
        <w:spacing w:line="400" w:lineRule="exact"/>
        <w:rPr>
          <w:rFonts w:asciiTheme="minorEastAsia" w:hAnsiTheme="minorEastAsia"/>
          <w:color w:val="000000" w:themeColor="text1"/>
          <w:sz w:val="24"/>
          <w:rPrChange w:id="6024" w:author="JY0225" w:date="2017-08-24T12:04:00Z">
            <w:rPr>
              <w:color w:val="000000" w:themeColor="text1"/>
              <w:sz w:val="24"/>
            </w:rPr>
          </w:rPrChange>
        </w:rPr>
      </w:pPr>
      <w:r w:rsidRPr="00094C36">
        <w:rPr>
          <w:rFonts w:asciiTheme="minorEastAsia" w:hAnsiTheme="minorEastAsia"/>
          <w:rPrChange w:id="6025" w:author="JY0225" w:date="2017-08-24T12:04:00Z">
            <w:rPr/>
          </w:rPrChange>
        </w:rPr>
        <w:tab/>
      </w:r>
      <w:r w:rsidR="001E074E" w:rsidRPr="00094C36">
        <w:rPr>
          <w:rFonts w:asciiTheme="minorEastAsia" w:hAnsiTheme="minorEastAsia" w:hint="eastAsia"/>
          <w:color w:val="000000" w:themeColor="text1"/>
          <w:sz w:val="24"/>
          <w:rPrChange w:id="6026" w:author="JY0225" w:date="2017-08-24T12:04:00Z">
            <w:rPr>
              <w:rFonts w:hint="eastAsia"/>
              <w:color w:val="000000" w:themeColor="text1"/>
              <w:sz w:val="24"/>
            </w:rPr>
          </w:rPrChange>
        </w:rPr>
        <w:t>中间件</w:t>
      </w:r>
      <w:r w:rsidR="001E074E" w:rsidRPr="00094C36">
        <w:rPr>
          <w:rFonts w:asciiTheme="minorEastAsia" w:hAnsiTheme="minorEastAsia"/>
          <w:color w:val="000000" w:themeColor="text1"/>
          <w:sz w:val="24"/>
          <w:rPrChange w:id="6027" w:author="JY0225" w:date="2017-08-24T12:04:00Z">
            <w:rPr>
              <w:color w:val="000000" w:themeColor="text1"/>
              <w:sz w:val="24"/>
            </w:rPr>
          </w:rPrChange>
        </w:rPr>
        <w:t>Java SDK</w:t>
      </w:r>
      <w:r w:rsidR="001E074E" w:rsidRPr="00094C36">
        <w:rPr>
          <w:rFonts w:asciiTheme="minorEastAsia" w:hAnsiTheme="minorEastAsia" w:hint="eastAsia"/>
          <w:color w:val="000000" w:themeColor="text1"/>
          <w:sz w:val="24"/>
          <w:rPrChange w:id="6028" w:author="JY0225" w:date="2017-08-24T12:04:00Z">
            <w:rPr>
              <w:rFonts w:hint="eastAsia"/>
              <w:color w:val="000000" w:themeColor="text1"/>
              <w:sz w:val="24"/>
            </w:rPr>
          </w:rPrChange>
        </w:rPr>
        <w:t>的设计目的是使</w:t>
      </w:r>
      <w:r w:rsidR="001E074E" w:rsidRPr="00094C36">
        <w:rPr>
          <w:rFonts w:asciiTheme="minorEastAsia" w:hAnsiTheme="minorEastAsia"/>
          <w:color w:val="000000" w:themeColor="text1"/>
          <w:sz w:val="24"/>
          <w:rPrChange w:id="6029" w:author="JY0225" w:date="2017-08-24T12:04:00Z">
            <w:rPr>
              <w:color w:val="000000" w:themeColor="text1"/>
              <w:sz w:val="24"/>
            </w:rPr>
          </w:rPrChange>
        </w:rPr>
        <w:t>Java</w:t>
      </w:r>
      <w:r w:rsidR="00917FF9" w:rsidRPr="00094C36">
        <w:rPr>
          <w:rFonts w:asciiTheme="minorEastAsia" w:hAnsiTheme="minorEastAsia" w:hint="eastAsia"/>
          <w:color w:val="000000" w:themeColor="text1"/>
          <w:sz w:val="24"/>
          <w:rPrChange w:id="6030" w:author="JY0225" w:date="2017-08-24T12:04:00Z">
            <w:rPr>
              <w:rFonts w:hint="eastAsia"/>
              <w:color w:val="000000" w:themeColor="text1"/>
              <w:sz w:val="24"/>
            </w:rPr>
          </w:rPrChange>
        </w:rPr>
        <w:t>开发人员集成本文所优化</w:t>
      </w:r>
      <w:r w:rsidR="005D1EBC" w:rsidRPr="00094C36">
        <w:rPr>
          <w:rFonts w:asciiTheme="minorEastAsia" w:hAnsiTheme="minorEastAsia" w:hint="eastAsia"/>
          <w:color w:val="000000" w:themeColor="text1"/>
          <w:sz w:val="24"/>
          <w:rPrChange w:id="6031" w:author="JY0225" w:date="2017-08-24T12:04:00Z">
            <w:rPr>
              <w:rFonts w:hint="eastAsia"/>
              <w:color w:val="000000" w:themeColor="text1"/>
              <w:sz w:val="24"/>
            </w:rPr>
          </w:rPrChange>
        </w:rPr>
        <w:t>的</w:t>
      </w:r>
      <w:r w:rsidR="001E074E" w:rsidRPr="00094C36">
        <w:rPr>
          <w:rFonts w:asciiTheme="minorEastAsia" w:hAnsiTheme="minorEastAsia" w:hint="eastAsia"/>
          <w:color w:val="000000" w:themeColor="text1"/>
          <w:sz w:val="24"/>
          <w:rPrChange w:id="6032" w:author="JY0225" w:date="2017-08-24T12:04:00Z">
            <w:rPr>
              <w:rFonts w:hint="eastAsia"/>
              <w:color w:val="000000" w:themeColor="text1"/>
              <w:sz w:val="24"/>
            </w:rPr>
          </w:rPrChange>
        </w:rPr>
        <w:t>云</w:t>
      </w:r>
      <w:r w:rsidR="00476838" w:rsidRPr="00094C36">
        <w:rPr>
          <w:rFonts w:asciiTheme="minorEastAsia" w:hAnsiTheme="minorEastAsia" w:hint="eastAsia"/>
          <w:color w:val="000000" w:themeColor="text1"/>
          <w:sz w:val="24"/>
          <w:rPrChange w:id="6033" w:author="JY0225" w:date="2017-08-24T12:04:00Z">
            <w:rPr>
              <w:rFonts w:hint="eastAsia"/>
              <w:color w:val="000000" w:themeColor="text1"/>
              <w:sz w:val="24"/>
            </w:rPr>
          </w:rPrChange>
        </w:rPr>
        <w:t>备份</w:t>
      </w:r>
      <w:r w:rsidR="001E074E" w:rsidRPr="00094C36">
        <w:rPr>
          <w:rFonts w:asciiTheme="minorEastAsia" w:hAnsiTheme="minorEastAsia" w:hint="eastAsia"/>
          <w:color w:val="000000" w:themeColor="text1"/>
          <w:sz w:val="24"/>
          <w:rPrChange w:id="6034" w:author="JY0225" w:date="2017-08-24T12:04:00Z">
            <w:rPr>
              <w:rFonts w:hint="eastAsia"/>
              <w:color w:val="000000" w:themeColor="text1"/>
              <w:sz w:val="24"/>
            </w:rPr>
          </w:rPrChange>
        </w:rPr>
        <w:t>服务器到</w:t>
      </w:r>
      <w:r w:rsidR="001E074E" w:rsidRPr="00094C36">
        <w:rPr>
          <w:rFonts w:asciiTheme="minorEastAsia" w:hAnsiTheme="minorEastAsia"/>
          <w:color w:val="000000" w:themeColor="text1"/>
          <w:sz w:val="24"/>
          <w:rPrChange w:id="6035" w:author="JY0225" w:date="2017-08-24T12:04:00Z">
            <w:rPr>
              <w:color w:val="000000" w:themeColor="text1"/>
              <w:sz w:val="24"/>
            </w:rPr>
          </w:rPrChange>
        </w:rPr>
        <w:t>Java</w:t>
      </w:r>
      <w:r w:rsidR="001E074E" w:rsidRPr="00094C36">
        <w:rPr>
          <w:rFonts w:asciiTheme="minorEastAsia" w:hAnsiTheme="minorEastAsia" w:hint="eastAsia"/>
          <w:color w:val="000000" w:themeColor="text1"/>
          <w:sz w:val="24"/>
          <w:rPrChange w:id="6036" w:author="JY0225" w:date="2017-08-24T12:04:00Z">
            <w:rPr>
              <w:rFonts w:hint="eastAsia"/>
              <w:color w:val="000000" w:themeColor="text1"/>
              <w:sz w:val="24"/>
            </w:rPr>
          </w:rPrChange>
        </w:rPr>
        <w:t>应用中去，从而使应用能够使用云</w:t>
      </w:r>
      <w:r w:rsidR="00476838" w:rsidRPr="00094C36">
        <w:rPr>
          <w:rFonts w:asciiTheme="minorEastAsia" w:hAnsiTheme="minorEastAsia" w:hint="eastAsia"/>
          <w:color w:val="000000" w:themeColor="text1"/>
          <w:sz w:val="24"/>
          <w:rPrChange w:id="6037" w:author="JY0225" w:date="2017-08-24T12:04:00Z">
            <w:rPr>
              <w:rFonts w:hint="eastAsia"/>
              <w:color w:val="000000" w:themeColor="text1"/>
              <w:sz w:val="24"/>
            </w:rPr>
          </w:rPrChange>
        </w:rPr>
        <w:t>备份</w:t>
      </w:r>
      <w:r w:rsidR="001E074E" w:rsidRPr="00094C36">
        <w:rPr>
          <w:rFonts w:asciiTheme="minorEastAsia" w:hAnsiTheme="minorEastAsia" w:hint="eastAsia"/>
          <w:color w:val="000000" w:themeColor="text1"/>
          <w:sz w:val="24"/>
          <w:rPrChange w:id="6038" w:author="JY0225" w:date="2017-08-24T12:04:00Z">
            <w:rPr>
              <w:rFonts w:hint="eastAsia"/>
              <w:color w:val="000000" w:themeColor="text1"/>
              <w:sz w:val="24"/>
            </w:rPr>
          </w:rPrChange>
        </w:rPr>
        <w:t>服务。</w:t>
      </w:r>
      <w:r w:rsidR="00C71F34" w:rsidRPr="00094C36">
        <w:rPr>
          <w:rFonts w:asciiTheme="minorEastAsia" w:hAnsiTheme="minorEastAsia" w:hint="eastAsia"/>
          <w:color w:val="000000" w:themeColor="text1"/>
          <w:sz w:val="24"/>
          <w:rPrChange w:id="6039" w:author="JY0225" w:date="2017-08-24T12:04:00Z">
            <w:rPr>
              <w:rFonts w:hint="eastAsia"/>
              <w:color w:val="000000" w:themeColor="text1"/>
              <w:sz w:val="24"/>
            </w:rPr>
          </w:rPrChange>
        </w:rPr>
        <w:t>在设计</w:t>
      </w:r>
      <w:r w:rsidR="00C71F34" w:rsidRPr="00094C36">
        <w:rPr>
          <w:rFonts w:asciiTheme="minorEastAsia" w:hAnsiTheme="minorEastAsia"/>
          <w:color w:val="000000" w:themeColor="text1"/>
          <w:sz w:val="24"/>
          <w:rPrChange w:id="6040" w:author="JY0225" w:date="2017-08-24T12:04:00Z">
            <w:rPr>
              <w:color w:val="000000" w:themeColor="text1"/>
              <w:sz w:val="24"/>
            </w:rPr>
          </w:rPrChange>
        </w:rPr>
        <w:t>Java SDK</w:t>
      </w:r>
      <w:r w:rsidR="00C71F34" w:rsidRPr="00094C36">
        <w:rPr>
          <w:rFonts w:asciiTheme="minorEastAsia" w:hAnsiTheme="minorEastAsia" w:hint="eastAsia"/>
          <w:color w:val="000000" w:themeColor="text1"/>
          <w:sz w:val="24"/>
          <w:rPrChange w:id="6041" w:author="JY0225" w:date="2017-08-24T12:04:00Z">
            <w:rPr>
              <w:rFonts w:hint="eastAsia"/>
              <w:color w:val="000000" w:themeColor="text1"/>
              <w:sz w:val="24"/>
            </w:rPr>
          </w:rPrChange>
        </w:rPr>
        <w:t>的接口时，参照现有的中间件</w:t>
      </w:r>
      <w:r w:rsidR="00C71F34" w:rsidRPr="00094C36">
        <w:rPr>
          <w:rFonts w:asciiTheme="minorEastAsia" w:hAnsiTheme="minorEastAsia"/>
          <w:color w:val="000000" w:themeColor="text1"/>
          <w:sz w:val="24"/>
          <w:rPrChange w:id="6042" w:author="JY0225" w:date="2017-08-24T12:04:00Z">
            <w:rPr>
              <w:color w:val="000000" w:themeColor="text1"/>
              <w:sz w:val="24"/>
            </w:rPr>
          </w:rPrChange>
        </w:rPr>
        <w:t>CLI</w:t>
      </w:r>
      <w:r w:rsidR="00C71F34" w:rsidRPr="00094C36">
        <w:rPr>
          <w:rFonts w:asciiTheme="minorEastAsia" w:hAnsiTheme="minorEastAsia" w:hint="eastAsia"/>
          <w:color w:val="000000" w:themeColor="text1"/>
          <w:sz w:val="24"/>
          <w:rPrChange w:id="6043" w:author="JY0225" w:date="2017-08-24T12:04:00Z">
            <w:rPr>
              <w:rFonts w:hint="eastAsia"/>
              <w:color w:val="000000" w:themeColor="text1"/>
              <w:sz w:val="24"/>
            </w:rPr>
          </w:rPrChange>
        </w:rPr>
        <w:t>客户端接口</w:t>
      </w:r>
      <w:r w:rsidR="0091511C" w:rsidRPr="00094C36">
        <w:rPr>
          <w:rFonts w:asciiTheme="minorEastAsia" w:hAnsiTheme="minorEastAsia" w:hint="eastAsia"/>
          <w:color w:val="000000" w:themeColor="text1"/>
          <w:sz w:val="24"/>
          <w:rPrChange w:id="6044" w:author="JY0225" w:date="2017-08-24T12:04:00Z">
            <w:rPr>
              <w:rFonts w:hint="eastAsia"/>
              <w:color w:val="000000" w:themeColor="text1"/>
              <w:sz w:val="24"/>
            </w:rPr>
          </w:rPrChange>
        </w:rPr>
        <w:t>，确保了</w:t>
      </w:r>
      <w:r w:rsidR="0091511C" w:rsidRPr="00094C36">
        <w:rPr>
          <w:rFonts w:asciiTheme="minorEastAsia" w:hAnsiTheme="minorEastAsia"/>
          <w:color w:val="000000" w:themeColor="text1"/>
          <w:sz w:val="24"/>
          <w:rPrChange w:id="6045" w:author="JY0225" w:date="2017-08-24T12:04:00Z">
            <w:rPr>
              <w:color w:val="000000" w:themeColor="text1"/>
              <w:sz w:val="24"/>
            </w:rPr>
          </w:rPrChange>
        </w:rPr>
        <w:t>Java SDK</w:t>
      </w:r>
      <w:r w:rsidR="0091511C" w:rsidRPr="00094C36">
        <w:rPr>
          <w:rFonts w:asciiTheme="minorEastAsia" w:hAnsiTheme="minorEastAsia" w:hint="eastAsia"/>
          <w:color w:val="000000" w:themeColor="text1"/>
          <w:sz w:val="24"/>
          <w:rPrChange w:id="6046" w:author="JY0225" w:date="2017-08-24T12:04:00Z">
            <w:rPr>
              <w:rFonts w:hint="eastAsia"/>
              <w:color w:val="000000" w:themeColor="text1"/>
              <w:sz w:val="24"/>
            </w:rPr>
          </w:rPrChange>
        </w:rPr>
        <w:t>开发工具提供的接口与其保持一致，除了</w:t>
      </w:r>
      <w:r w:rsidR="00E4327E" w:rsidRPr="00094C36">
        <w:rPr>
          <w:rFonts w:asciiTheme="minorEastAsia" w:hAnsiTheme="minorEastAsia" w:hint="eastAsia"/>
          <w:color w:val="000000" w:themeColor="text1"/>
          <w:sz w:val="24"/>
          <w:rPrChange w:id="6047" w:author="JY0225" w:date="2017-08-24T12:04:00Z">
            <w:rPr>
              <w:rFonts w:hint="eastAsia"/>
              <w:color w:val="000000" w:themeColor="text1"/>
              <w:sz w:val="24"/>
            </w:rPr>
          </w:rPrChange>
        </w:rPr>
        <w:t>现有</w:t>
      </w:r>
      <w:r w:rsidR="0091511C" w:rsidRPr="00094C36">
        <w:rPr>
          <w:rFonts w:asciiTheme="minorEastAsia" w:hAnsiTheme="minorEastAsia" w:hint="eastAsia"/>
          <w:color w:val="000000" w:themeColor="text1"/>
          <w:sz w:val="24"/>
          <w:rPrChange w:id="6048" w:author="JY0225" w:date="2017-08-24T12:04:00Z">
            <w:rPr>
              <w:rFonts w:hint="eastAsia"/>
              <w:color w:val="000000" w:themeColor="text1"/>
              <w:sz w:val="24"/>
            </w:rPr>
          </w:rPrChange>
        </w:rPr>
        <w:t>的中间件系统提供的基本接口外，还加入了优化后实现的一些高级接口，接口的定义和实现如下所示：</w:t>
      </w:r>
    </w:p>
    <w:tbl>
      <w:tblPr>
        <w:tblStyle w:val="aa"/>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6"/>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6"/>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6"/>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6"/>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6"/>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6"/>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a"/>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6"/>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6"/>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5FE85238" w14:textId="77777777" w:rsidR="00DE1043" w:rsidRPr="00DE1043" w:rsidRDefault="00DE1043" w:rsidP="00DE1043">
            <w:pPr>
              <w:pStyle w:val="a6"/>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6"/>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6"/>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6"/>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6"/>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6"/>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6"/>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49479E01" w:rsidR="002E0997" w:rsidRPr="00094C36" w:rsidRDefault="003A3922" w:rsidP="00654745">
      <w:pPr>
        <w:spacing w:line="400" w:lineRule="exact"/>
        <w:rPr>
          <w:rFonts w:asciiTheme="minorEastAsia" w:hAnsiTheme="minorEastAsia"/>
          <w:color w:val="000000" w:themeColor="text1"/>
          <w:sz w:val="24"/>
          <w:rPrChange w:id="6049" w:author="JY0225" w:date="2017-08-24T12:04:00Z">
            <w:rPr>
              <w:color w:val="000000" w:themeColor="text1"/>
              <w:sz w:val="24"/>
            </w:rPr>
          </w:rPrChange>
        </w:rPr>
      </w:pPr>
      <w:r>
        <w:tab/>
      </w:r>
      <w:r w:rsidR="00972983" w:rsidRPr="00094C36">
        <w:rPr>
          <w:rFonts w:asciiTheme="minorEastAsia" w:hAnsiTheme="minorEastAsia" w:hint="eastAsia"/>
          <w:color w:val="000000" w:themeColor="text1"/>
          <w:sz w:val="24"/>
          <w:rPrChange w:id="6050" w:author="JY0225" w:date="2017-08-24T12:04:00Z">
            <w:rPr>
              <w:rFonts w:hint="eastAsia"/>
              <w:color w:val="000000" w:themeColor="text1"/>
              <w:sz w:val="24"/>
            </w:rPr>
          </w:rPrChange>
        </w:rPr>
        <w:t>在</w:t>
      </w:r>
      <w:r w:rsidR="00972983" w:rsidRPr="00094C36">
        <w:rPr>
          <w:rFonts w:asciiTheme="minorEastAsia" w:hAnsiTheme="minorEastAsia"/>
          <w:color w:val="000000" w:themeColor="text1"/>
          <w:sz w:val="24"/>
          <w:rPrChange w:id="6051" w:author="JY0225" w:date="2017-08-24T12:04:00Z">
            <w:rPr>
              <w:color w:val="000000" w:themeColor="text1"/>
              <w:sz w:val="24"/>
            </w:rPr>
          </w:rPrChange>
        </w:rPr>
        <w:t>IMiddlewareAPI</w:t>
      </w:r>
      <w:r w:rsidR="00972983" w:rsidRPr="00094C36">
        <w:rPr>
          <w:rFonts w:asciiTheme="minorEastAsia" w:hAnsiTheme="minorEastAsia" w:hint="eastAsia"/>
          <w:color w:val="000000" w:themeColor="text1"/>
          <w:sz w:val="24"/>
          <w:rPrChange w:id="6052" w:author="JY0225" w:date="2017-08-24T12:04:00Z">
            <w:rPr>
              <w:rFonts w:hint="eastAsia"/>
              <w:color w:val="000000" w:themeColor="text1"/>
              <w:sz w:val="24"/>
            </w:rPr>
          </w:rPrChange>
        </w:rPr>
        <w:t>类中定义了</w:t>
      </w:r>
      <w:r w:rsidR="00972983" w:rsidRPr="00094C36">
        <w:rPr>
          <w:rFonts w:asciiTheme="minorEastAsia" w:hAnsiTheme="minorEastAsia"/>
          <w:color w:val="000000" w:themeColor="text1"/>
          <w:sz w:val="24"/>
          <w:rPrChange w:id="6053" w:author="JY0225" w:date="2017-08-24T12:04:00Z">
            <w:rPr>
              <w:color w:val="000000" w:themeColor="text1"/>
              <w:sz w:val="24"/>
            </w:rPr>
          </w:rPrChange>
        </w:rPr>
        <w:t>Java SDK</w:t>
      </w:r>
      <w:r w:rsidR="00972983" w:rsidRPr="00094C36">
        <w:rPr>
          <w:rFonts w:asciiTheme="minorEastAsia" w:hAnsiTheme="minorEastAsia" w:hint="eastAsia"/>
          <w:color w:val="000000" w:themeColor="text1"/>
          <w:sz w:val="24"/>
          <w:rPrChange w:id="6054" w:author="JY0225" w:date="2017-08-24T12:04:00Z">
            <w:rPr>
              <w:rFonts w:hint="eastAsia"/>
              <w:color w:val="000000" w:themeColor="text1"/>
              <w:sz w:val="24"/>
            </w:rPr>
          </w:rPrChange>
        </w:rPr>
        <w:t>提供的所有接口，包含了</w:t>
      </w:r>
      <w:r w:rsidR="00972983" w:rsidRPr="00094C36">
        <w:rPr>
          <w:rFonts w:asciiTheme="minorEastAsia" w:hAnsiTheme="minorEastAsia" w:hint="eastAsia"/>
          <w:color w:val="000000" w:themeColor="text1"/>
          <w:sz w:val="24"/>
          <w:rPrChange w:id="6055" w:author="JY0225" w:date="2017-08-24T12:04:00Z">
            <w:rPr>
              <w:rFonts w:hint="eastAsia"/>
              <w:color w:val="000000" w:themeColor="text1"/>
              <w:sz w:val="24"/>
            </w:rPr>
          </w:rPrChange>
        </w:rPr>
        <w:t>CLI客户</w:t>
      </w:r>
      <w:r w:rsidR="00972983" w:rsidRPr="00094C36">
        <w:rPr>
          <w:rFonts w:asciiTheme="minorEastAsia" w:hAnsiTheme="minorEastAsia" w:hint="eastAsia"/>
          <w:color w:val="000000" w:themeColor="text1"/>
          <w:sz w:val="24"/>
          <w:rPrChange w:id="6056" w:author="JY0225" w:date="2017-08-24T12:04:00Z">
            <w:rPr>
              <w:rFonts w:hint="eastAsia"/>
              <w:color w:val="000000" w:themeColor="text1"/>
              <w:sz w:val="24"/>
            </w:rPr>
          </w:rPrChange>
        </w:rPr>
        <w:lastRenderedPageBreak/>
        <w:t>端所有的功能以及优化后扩展的功能。</w:t>
      </w:r>
      <w:r w:rsidR="00063903" w:rsidRPr="00094C36">
        <w:rPr>
          <w:rFonts w:asciiTheme="minorEastAsia" w:hAnsiTheme="minorEastAsia" w:hint="eastAsia"/>
          <w:color w:val="000000" w:themeColor="text1"/>
          <w:sz w:val="24"/>
          <w:rPrChange w:id="6057" w:author="JY0225" w:date="2017-08-24T12:04:00Z">
            <w:rPr>
              <w:rFonts w:hint="eastAsia"/>
              <w:color w:val="000000" w:themeColor="text1"/>
              <w:sz w:val="24"/>
            </w:rPr>
          </w:rPrChange>
        </w:rPr>
        <w:t>为保证与</w:t>
      </w:r>
      <w:r w:rsidR="00063903" w:rsidRPr="00094C36">
        <w:rPr>
          <w:rFonts w:asciiTheme="minorEastAsia" w:hAnsiTheme="minorEastAsia"/>
          <w:color w:val="000000" w:themeColor="text1"/>
          <w:sz w:val="24"/>
          <w:rPrChange w:id="6058" w:author="JY0225" w:date="2017-08-24T12:04:00Z">
            <w:rPr>
              <w:color w:val="000000" w:themeColor="text1"/>
              <w:sz w:val="24"/>
            </w:rPr>
          </w:rPrChange>
        </w:rPr>
        <w:t>CLI</w:t>
      </w:r>
      <w:r w:rsidR="00063903" w:rsidRPr="00094C36">
        <w:rPr>
          <w:rFonts w:asciiTheme="minorEastAsia" w:hAnsiTheme="minorEastAsia" w:hint="eastAsia"/>
          <w:color w:val="000000" w:themeColor="text1"/>
          <w:sz w:val="24"/>
          <w:rPrChange w:id="6059" w:author="JY0225" w:date="2017-08-24T12:04:00Z">
            <w:rPr>
              <w:rFonts w:hint="eastAsia"/>
              <w:color w:val="000000" w:themeColor="text1"/>
              <w:sz w:val="24"/>
            </w:rPr>
          </w:rPrChange>
        </w:rPr>
        <w:t>客户端的特性一致，相同功能的接口参数和返回值与其保持一致。</w:t>
      </w:r>
      <w:r w:rsidR="00C2307A" w:rsidRPr="00094C36">
        <w:rPr>
          <w:rFonts w:asciiTheme="minorEastAsia" w:hAnsiTheme="minorEastAsia" w:hint="eastAsia"/>
          <w:color w:val="000000" w:themeColor="text1"/>
          <w:sz w:val="24"/>
          <w:rPrChange w:id="6060" w:author="JY0225" w:date="2017-08-24T12:04:00Z">
            <w:rPr>
              <w:rFonts w:hint="eastAsia"/>
              <w:color w:val="000000" w:themeColor="text1"/>
              <w:sz w:val="24"/>
            </w:rPr>
          </w:rPrChange>
        </w:rPr>
        <w:t>在</w:t>
      </w:r>
      <w:r w:rsidR="00C2307A" w:rsidRPr="00094C36">
        <w:rPr>
          <w:rFonts w:asciiTheme="minorEastAsia" w:hAnsiTheme="minorEastAsia"/>
          <w:color w:val="000000" w:themeColor="text1"/>
          <w:sz w:val="24"/>
          <w:rPrChange w:id="6061" w:author="JY0225" w:date="2017-08-24T12:04:00Z">
            <w:rPr>
              <w:color w:val="000000" w:themeColor="text1"/>
              <w:sz w:val="24"/>
            </w:rPr>
          </w:rPrChange>
        </w:rPr>
        <w:t>MiddlewareAPI</w:t>
      </w:r>
      <w:r w:rsidR="00C2307A" w:rsidRPr="00094C36">
        <w:rPr>
          <w:rFonts w:asciiTheme="minorEastAsia" w:hAnsiTheme="minorEastAsia" w:hint="eastAsia"/>
          <w:color w:val="000000" w:themeColor="text1"/>
          <w:sz w:val="24"/>
          <w:rPrChange w:id="6062" w:author="JY0225" w:date="2017-08-24T12:04:00Z">
            <w:rPr>
              <w:rFonts w:hint="eastAsia"/>
              <w:color w:val="000000" w:themeColor="text1"/>
              <w:sz w:val="24"/>
            </w:rPr>
          </w:rPrChange>
        </w:rPr>
        <w:t>类中实现了所有接口</w:t>
      </w:r>
      <w:r w:rsidR="003B6119" w:rsidRPr="00094C36">
        <w:rPr>
          <w:rFonts w:asciiTheme="minorEastAsia" w:hAnsiTheme="minorEastAsia" w:hint="eastAsia"/>
          <w:color w:val="000000" w:themeColor="text1"/>
          <w:sz w:val="24"/>
          <w:rPrChange w:id="6063" w:author="JY0225" w:date="2017-08-24T12:04:00Z">
            <w:rPr>
              <w:rFonts w:hint="eastAsia"/>
              <w:color w:val="000000" w:themeColor="text1"/>
              <w:sz w:val="24"/>
            </w:rPr>
          </w:rPrChange>
        </w:rPr>
        <w:t>，实现接口一般分为三</w:t>
      </w:r>
      <w:ins w:id="6064" w:author="JY0225" w:date="2017-08-24T12:05:00Z">
        <w:r w:rsidR="00094C36">
          <w:rPr>
            <w:rFonts w:asciiTheme="minorEastAsia" w:hAnsiTheme="minorEastAsia" w:hint="eastAsia"/>
            <w:color w:val="000000" w:themeColor="text1"/>
            <w:sz w:val="24"/>
          </w:rPr>
          <w:t>个步骤</w:t>
        </w:r>
      </w:ins>
      <w:del w:id="6065" w:author="JY0225" w:date="2017-08-24T12:05:00Z">
        <w:r w:rsidR="003B6119" w:rsidRPr="00094C36" w:rsidDel="00094C36">
          <w:rPr>
            <w:rFonts w:asciiTheme="minorEastAsia" w:hAnsiTheme="minorEastAsia" w:hint="eastAsia"/>
            <w:color w:val="000000" w:themeColor="text1"/>
            <w:sz w:val="24"/>
            <w:rPrChange w:id="6066" w:author="JY0225" w:date="2017-08-24T12:04:00Z">
              <w:rPr>
                <w:rFonts w:hint="eastAsia"/>
                <w:color w:val="000000" w:themeColor="text1"/>
                <w:sz w:val="24"/>
              </w:rPr>
            </w:rPrChange>
          </w:rPr>
          <w:delText>个步奏</w:delText>
        </w:r>
      </w:del>
      <w:r w:rsidR="003B6119" w:rsidRPr="00094C36">
        <w:rPr>
          <w:rFonts w:asciiTheme="minorEastAsia" w:hAnsiTheme="minorEastAsia" w:hint="eastAsia"/>
          <w:color w:val="000000" w:themeColor="text1"/>
          <w:sz w:val="24"/>
          <w:rPrChange w:id="6067" w:author="JY0225" w:date="2017-08-24T12:04:00Z">
            <w:rPr>
              <w:rFonts w:hint="eastAsia"/>
              <w:color w:val="000000" w:themeColor="text1"/>
              <w:sz w:val="24"/>
            </w:rPr>
          </w:rPrChange>
        </w:rPr>
        <w:t>，首先构建请求，通过</w:t>
      </w:r>
      <w:r w:rsidR="004D6C86" w:rsidRPr="00094C36">
        <w:rPr>
          <w:rFonts w:asciiTheme="minorEastAsia" w:hAnsiTheme="minorEastAsia" w:hint="eastAsia"/>
          <w:color w:val="000000" w:themeColor="text1"/>
          <w:sz w:val="24"/>
          <w:rPrChange w:id="6068" w:author="JY0225" w:date="2017-08-24T12:04:00Z">
            <w:rPr>
              <w:rFonts w:hint="eastAsia"/>
              <w:color w:val="000000" w:themeColor="text1"/>
              <w:sz w:val="24"/>
            </w:rPr>
          </w:rPrChange>
        </w:rPr>
        <w:t>引用</w:t>
      </w:r>
      <w:r w:rsidR="003B6119" w:rsidRPr="00094C36">
        <w:rPr>
          <w:rFonts w:asciiTheme="minorEastAsia" w:hAnsiTheme="minorEastAsia"/>
          <w:color w:val="000000" w:themeColor="text1"/>
          <w:sz w:val="24"/>
          <w:rPrChange w:id="6069" w:author="JY0225" w:date="2017-08-24T12:04:00Z">
            <w:rPr>
              <w:color w:val="000000" w:themeColor="text1"/>
              <w:sz w:val="24"/>
            </w:rPr>
          </w:rPrChange>
        </w:rPr>
        <w:t>Constant</w:t>
      </w:r>
      <w:r w:rsidR="003B6119" w:rsidRPr="00094C36">
        <w:rPr>
          <w:rFonts w:asciiTheme="minorEastAsia" w:hAnsiTheme="minorEastAsia" w:hint="eastAsia"/>
          <w:color w:val="000000" w:themeColor="text1"/>
          <w:sz w:val="24"/>
          <w:rPrChange w:id="6070" w:author="JY0225" w:date="2017-08-24T12:04:00Z">
            <w:rPr>
              <w:rFonts w:hint="eastAsia"/>
              <w:color w:val="000000" w:themeColor="text1"/>
              <w:sz w:val="24"/>
            </w:rPr>
          </w:rPrChange>
        </w:rPr>
        <w:t>常量类中预定义好的请求模式，替换相应的参数值；</w:t>
      </w:r>
      <w:r w:rsidR="00EF055F" w:rsidRPr="00094C36">
        <w:rPr>
          <w:rFonts w:asciiTheme="minorEastAsia" w:hAnsiTheme="minorEastAsia" w:hint="eastAsia"/>
          <w:color w:val="000000" w:themeColor="text1"/>
          <w:sz w:val="24"/>
          <w:rPrChange w:id="6071" w:author="JY0225" w:date="2017-08-24T12:04:00Z">
            <w:rPr>
              <w:rFonts w:hint="eastAsia"/>
              <w:color w:val="000000" w:themeColor="text1"/>
              <w:sz w:val="24"/>
            </w:rPr>
          </w:rPrChange>
        </w:rPr>
        <w:t>然后新建一个线程，发送用户请求；</w:t>
      </w:r>
      <w:r w:rsidR="00566309" w:rsidRPr="00094C36">
        <w:rPr>
          <w:rFonts w:asciiTheme="minorEastAsia" w:hAnsiTheme="minorEastAsia" w:hint="eastAsia"/>
          <w:color w:val="000000" w:themeColor="text1"/>
          <w:sz w:val="24"/>
          <w:rPrChange w:id="6072" w:author="JY0225" w:date="2017-08-24T12:04:00Z">
            <w:rPr>
              <w:rFonts w:hint="eastAsia"/>
              <w:color w:val="000000" w:themeColor="text1"/>
              <w:sz w:val="24"/>
            </w:rPr>
          </w:rPrChange>
        </w:rPr>
        <w:t>最后处理服务器返回的信息，将其转化为标准的</w:t>
      </w:r>
      <w:r w:rsidR="00566309" w:rsidRPr="00094C36">
        <w:rPr>
          <w:rFonts w:asciiTheme="minorEastAsia" w:hAnsiTheme="minorEastAsia"/>
          <w:color w:val="000000" w:themeColor="text1"/>
          <w:sz w:val="24"/>
          <w:rPrChange w:id="6073" w:author="JY0225" w:date="2017-08-24T12:04:00Z">
            <w:rPr>
              <w:color w:val="000000" w:themeColor="text1"/>
              <w:sz w:val="24"/>
            </w:rPr>
          </w:rPrChange>
        </w:rPr>
        <w:t>Json</w:t>
      </w:r>
      <w:r w:rsidR="00566309" w:rsidRPr="00094C36">
        <w:rPr>
          <w:rFonts w:asciiTheme="minorEastAsia" w:hAnsiTheme="minorEastAsia" w:hint="eastAsia"/>
          <w:color w:val="000000" w:themeColor="text1"/>
          <w:sz w:val="24"/>
          <w:rPrChange w:id="6074" w:author="JY0225" w:date="2017-08-24T12:04:00Z">
            <w:rPr>
              <w:rFonts w:hint="eastAsia"/>
              <w:color w:val="000000" w:themeColor="text1"/>
              <w:sz w:val="24"/>
            </w:rPr>
          </w:rPrChange>
        </w:rPr>
        <w:t>格式。</w:t>
      </w:r>
    </w:p>
    <w:p w14:paraId="48388933" w14:textId="77777777" w:rsidR="00DA1C78" w:rsidRPr="00094C36" w:rsidRDefault="00287C78" w:rsidP="00DA1C78">
      <w:pPr>
        <w:spacing w:line="400" w:lineRule="exact"/>
        <w:rPr>
          <w:rFonts w:asciiTheme="minorEastAsia" w:hAnsiTheme="minorEastAsia"/>
          <w:rPrChange w:id="6075" w:author="JY0225" w:date="2017-08-24T12:04:00Z">
            <w:rPr/>
          </w:rPrChange>
        </w:rPr>
      </w:pPr>
      <w:r w:rsidRPr="00094C36">
        <w:rPr>
          <w:rFonts w:asciiTheme="minorEastAsia" w:hAnsiTheme="minorEastAsia"/>
          <w:color w:val="000000" w:themeColor="text1"/>
          <w:sz w:val="24"/>
          <w:rPrChange w:id="6076" w:author="JY0225" w:date="2017-08-24T12:04:00Z">
            <w:rPr>
              <w:color w:val="000000" w:themeColor="text1"/>
              <w:sz w:val="24"/>
            </w:rPr>
          </w:rPrChange>
        </w:rPr>
        <w:tab/>
      </w:r>
      <w:r w:rsidR="007C1A70" w:rsidRPr="00094C36">
        <w:rPr>
          <w:rFonts w:asciiTheme="minorEastAsia" w:hAnsiTheme="minorEastAsia"/>
          <w:color w:val="000000" w:themeColor="text1"/>
          <w:sz w:val="24"/>
          <w:rPrChange w:id="6077" w:author="JY0225" w:date="2017-08-24T12:04:00Z">
            <w:rPr>
              <w:color w:val="000000" w:themeColor="text1"/>
              <w:sz w:val="24"/>
            </w:rPr>
          </w:rPrChange>
        </w:rPr>
        <w:t>3</w:t>
      </w:r>
      <w:r w:rsidR="00DA1C78" w:rsidRPr="00094C36">
        <w:rPr>
          <w:rFonts w:asciiTheme="minorEastAsia" w:hAnsiTheme="minorEastAsia" w:hint="eastAsia"/>
          <w:color w:val="000000" w:themeColor="text1"/>
          <w:sz w:val="24"/>
          <w:rPrChange w:id="6078" w:author="JY0225" w:date="2017-08-24T12:04:00Z">
            <w:rPr>
              <w:rFonts w:hint="eastAsia"/>
              <w:color w:val="000000" w:themeColor="text1"/>
              <w:sz w:val="24"/>
            </w:rPr>
          </w:rPrChange>
        </w:rPr>
        <w:t>）</w:t>
      </w:r>
      <w:r w:rsidR="006C1A99" w:rsidRPr="00094C36">
        <w:rPr>
          <w:rFonts w:asciiTheme="minorEastAsia" w:hAnsiTheme="minorEastAsia" w:hint="eastAsia"/>
          <w:color w:val="000000" w:themeColor="text1"/>
          <w:sz w:val="24"/>
          <w:rPrChange w:id="6079" w:author="JY0225" w:date="2017-08-24T12:04:00Z">
            <w:rPr>
              <w:rFonts w:hint="eastAsia"/>
              <w:color w:val="000000" w:themeColor="text1"/>
              <w:sz w:val="24"/>
            </w:rPr>
          </w:rPrChange>
        </w:rPr>
        <w:t>部署与</w:t>
      </w:r>
      <w:r w:rsidR="00C0328A" w:rsidRPr="00094C36">
        <w:rPr>
          <w:rFonts w:asciiTheme="minorEastAsia" w:hAnsiTheme="minorEastAsia" w:hint="eastAsia"/>
          <w:color w:val="000000" w:themeColor="text1"/>
          <w:sz w:val="24"/>
          <w:rPrChange w:id="6080" w:author="JY0225" w:date="2017-08-24T12:04:00Z">
            <w:rPr>
              <w:rFonts w:hint="eastAsia"/>
              <w:color w:val="000000" w:themeColor="text1"/>
              <w:sz w:val="24"/>
            </w:rPr>
          </w:rPrChange>
        </w:rPr>
        <w:t>使用</w:t>
      </w:r>
    </w:p>
    <w:p w14:paraId="3BF4367B" w14:textId="77777777" w:rsidR="00287C78" w:rsidRPr="00094C36" w:rsidRDefault="006B3681" w:rsidP="00654745">
      <w:pPr>
        <w:spacing w:line="400" w:lineRule="exact"/>
        <w:rPr>
          <w:rFonts w:asciiTheme="minorEastAsia" w:hAnsiTheme="minorEastAsia"/>
          <w:color w:val="000000" w:themeColor="text1"/>
          <w:sz w:val="24"/>
          <w:rPrChange w:id="6081" w:author="JY0225" w:date="2017-08-24T12:04:00Z">
            <w:rPr>
              <w:color w:val="000000" w:themeColor="text1"/>
              <w:sz w:val="24"/>
            </w:rPr>
          </w:rPrChange>
        </w:rPr>
      </w:pPr>
      <w:r w:rsidRPr="00094C36">
        <w:rPr>
          <w:rFonts w:asciiTheme="minorEastAsia" w:hAnsiTheme="minorEastAsia"/>
          <w:rPrChange w:id="6082" w:author="JY0225" w:date="2017-08-24T12:04:00Z">
            <w:rPr/>
          </w:rPrChange>
        </w:rPr>
        <w:tab/>
      </w:r>
      <w:r w:rsidR="0091285B" w:rsidRPr="00094C36">
        <w:rPr>
          <w:rFonts w:asciiTheme="minorEastAsia" w:hAnsiTheme="minorEastAsia"/>
          <w:color w:val="000000" w:themeColor="text1"/>
          <w:sz w:val="24"/>
          <w:rPrChange w:id="6083" w:author="JY0225" w:date="2017-08-24T12:04:00Z">
            <w:rPr>
              <w:color w:val="000000" w:themeColor="text1"/>
              <w:sz w:val="24"/>
            </w:rPr>
          </w:rPrChange>
        </w:rPr>
        <w:t>Java SDK</w:t>
      </w:r>
      <w:r w:rsidR="00A31B05" w:rsidRPr="00094C36">
        <w:rPr>
          <w:rFonts w:asciiTheme="minorEastAsia" w:hAnsiTheme="minorEastAsia" w:hint="eastAsia"/>
          <w:color w:val="000000" w:themeColor="text1"/>
          <w:sz w:val="24"/>
          <w:rPrChange w:id="6084" w:author="JY0225" w:date="2017-08-24T12:04:00Z">
            <w:rPr>
              <w:rFonts w:hint="eastAsia"/>
              <w:color w:val="000000" w:themeColor="text1"/>
              <w:sz w:val="24"/>
            </w:rPr>
          </w:rPrChange>
        </w:rPr>
        <w:t>的使用一共分为五个步骤：</w:t>
      </w:r>
    </w:p>
    <w:p w14:paraId="22DAD511" w14:textId="77777777" w:rsidR="006425B8" w:rsidRPr="00094C36" w:rsidRDefault="006425B8" w:rsidP="00654745">
      <w:pPr>
        <w:spacing w:line="400" w:lineRule="exact"/>
        <w:rPr>
          <w:rFonts w:asciiTheme="minorEastAsia" w:hAnsiTheme="minorEastAsia"/>
          <w:color w:val="000000" w:themeColor="text1"/>
          <w:sz w:val="24"/>
          <w:rPrChange w:id="6085" w:author="JY0225" w:date="2017-08-24T12:04:00Z">
            <w:rPr>
              <w:color w:val="000000" w:themeColor="text1"/>
              <w:sz w:val="24"/>
            </w:rPr>
          </w:rPrChange>
        </w:rPr>
      </w:pPr>
      <w:r w:rsidRPr="00094C36">
        <w:rPr>
          <w:rFonts w:asciiTheme="minorEastAsia" w:hAnsiTheme="minorEastAsia"/>
          <w:color w:val="000000" w:themeColor="text1"/>
          <w:sz w:val="24"/>
          <w:rPrChange w:id="6086" w:author="JY0225" w:date="2017-08-24T12:04:00Z">
            <w:rPr>
              <w:color w:val="000000" w:themeColor="text1"/>
              <w:sz w:val="24"/>
            </w:rPr>
          </w:rPrChange>
        </w:rPr>
        <w:tab/>
        <w:t xml:space="preserve">1. </w:t>
      </w:r>
      <w:r w:rsidR="00B11CED" w:rsidRPr="00094C36">
        <w:rPr>
          <w:rFonts w:asciiTheme="minorEastAsia" w:hAnsiTheme="minorEastAsia" w:hint="eastAsia"/>
          <w:color w:val="000000" w:themeColor="text1"/>
          <w:sz w:val="24"/>
          <w:rPrChange w:id="6087" w:author="JY0225" w:date="2017-08-24T12:04:00Z">
            <w:rPr>
              <w:rFonts w:hint="eastAsia"/>
              <w:color w:val="000000" w:themeColor="text1"/>
              <w:sz w:val="24"/>
            </w:rPr>
          </w:rPrChange>
        </w:rPr>
        <w:t>新建一个</w:t>
      </w:r>
      <w:r w:rsidR="00B11CED" w:rsidRPr="00094C36">
        <w:rPr>
          <w:rFonts w:asciiTheme="minorEastAsia" w:hAnsiTheme="minorEastAsia"/>
          <w:color w:val="000000" w:themeColor="text1"/>
          <w:sz w:val="24"/>
          <w:rPrChange w:id="6088" w:author="JY0225" w:date="2017-08-24T12:04:00Z">
            <w:rPr>
              <w:color w:val="000000" w:themeColor="text1"/>
              <w:sz w:val="24"/>
            </w:rPr>
          </w:rPrChange>
        </w:rPr>
        <w:t>Java</w:t>
      </w:r>
      <w:r w:rsidR="00B11CED" w:rsidRPr="00094C36">
        <w:rPr>
          <w:rFonts w:asciiTheme="minorEastAsia" w:hAnsiTheme="minorEastAsia" w:hint="eastAsia"/>
          <w:color w:val="000000" w:themeColor="text1"/>
          <w:sz w:val="24"/>
          <w:rPrChange w:id="6089" w:author="JY0225" w:date="2017-08-24T12:04:00Z">
            <w:rPr>
              <w:rFonts w:hint="eastAsia"/>
              <w:color w:val="000000" w:themeColor="text1"/>
              <w:sz w:val="24"/>
            </w:rPr>
          </w:rPrChange>
        </w:rPr>
        <w:t>项目，并创建</w:t>
      </w:r>
      <w:r w:rsidR="00B11CED" w:rsidRPr="00094C36">
        <w:rPr>
          <w:rFonts w:asciiTheme="minorEastAsia" w:hAnsiTheme="minorEastAsia"/>
          <w:color w:val="000000" w:themeColor="text1"/>
          <w:sz w:val="24"/>
          <w:rPrChange w:id="6090" w:author="JY0225" w:date="2017-08-24T12:04:00Z">
            <w:rPr>
              <w:color w:val="000000" w:themeColor="text1"/>
              <w:sz w:val="24"/>
            </w:rPr>
          </w:rPrChange>
        </w:rPr>
        <w:t>lib</w:t>
      </w:r>
      <w:r w:rsidR="00B11CED" w:rsidRPr="00094C36">
        <w:rPr>
          <w:rFonts w:asciiTheme="minorEastAsia" w:hAnsiTheme="minorEastAsia" w:hint="eastAsia"/>
          <w:color w:val="000000" w:themeColor="text1"/>
          <w:sz w:val="24"/>
          <w:rPrChange w:id="6091" w:author="JY0225" w:date="2017-08-24T12:04:00Z">
            <w:rPr>
              <w:rFonts w:hint="eastAsia"/>
              <w:color w:val="000000" w:themeColor="text1"/>
              <w:sz w:val="24"/>
            </w:rPr>
          </w:rPrChange>
        </w:rPr>
        <w:t>文件夹</w:t>
      </w:r>
      <w:r w:rsidR="00272641" w:rsidRPr="00094C36">
        <w:rPr>
          <w:rFonts w:asciiTheme="minorEastAsia" w:hAnsiTheme="minorEastAsia" w:hint="eastAsia"/>
          <w:color w:val="000000" w:themeColor="text1"/>
          <w:sz w:val="24"/>
          <w:rPrChange w:id="6092" w:author="JY0225" w:date="2017-08-24T12:04:00Z">
            <w:rPr>
              <w:rFonts w:hint="eastAsia"/>
              <w:color w:val="000000" w:themeColor="text1"/>
              <w:sz w:val="24"/>
            </w:rPr>
          </w:rPrChange>
        </w:rPr>
        <w:t>；</w:t>
      </w:r>
    </w:p>
    <w:p w14:paraId="402CB27C" w14:textId="77777777" w:rsidR="00991264" w:rsidRPr="00094C36" w:rsidRDefault="001F466B" w:rsidP="00654745">
      <w:pPr>
        <w:spacing w:line="400" w:lineRule="exact"/>
        <w:rPr>
          <w:rFonts w:asciiTheme="minorEastAsia" w:hAnsiTheme="minorEastAsia"/>
          <w:color w:val="000000" w:themeColor="text1"/>
          <w:sz w:val="24"/>
          <w:rPrChange w:id="6093" w:author="JY0225" w:date="2017-08-24T12:04:00Z">
            <w:rPr>
              <w:color w:val="000000" w:themeColor="text1"/>
              <w:sz w:val="24"/>
            </w:rPr>
          </w:rPrChange>
        </w:rPr>
      </w:pPr>
      <w:r w:rsidRPr="00094C36">
        <w:rPr>
          <w:rFonts w:asciiTheme="minorEastAsia" w:hAnsiTheme="minorEastAsia"/>
          <w:color w:val="000000" w:themeColor="text1"/>
          <w:sz w:val="24"/>
          <w:rPrChange w:id="6094" w:author="JY0225" w:date="2017-08-24T12:04:00Z">
            <w:rPr>
              <w:color w:val="000000" w:themeColor="text1"/>
              <w:sz w:val="24"/>
            </w:rPr>
          </w:rPrChange>
        </w:rPr>
        <w:tab/>
        <w:t xml:space="preserve">2. </w:t>
      </w:r>
      <w:r w:rsidR="00CD57BB" w:rsidRPr="00094C36">
        <w:rPr>
          <w:rFonts w:asciiTheme="minorEastAsia" w:hAnsiTheme="minorEastAsia" w:hint="eastAsia"/>
          <w:color w:val="000000" w:themeColor="text1"/>
          <w:sz w:val="24"/>
          <w:rPrChange w:id="6095" w:author="JY0225" w:date="2017-08-24T12:04:00Z">
            <w:rPr>
              <w:rFonts w:hint="eastAsia"/>
              <w:color w:val="000000" w:themeColor="text1"/>
              <w:sz w:val="24"/>
            </w:rPr>
          </w:rPrChange>
        </w:rPr>
        <w:t>将</w:t>
      </w:r>
      <w:r w:rsidR="00CD57BB" w:rsidRPr="00094C36">
        <w:rPr>
          <w:rFonts w:asciiTheme="minorEastAsia" w:hAnsiTheme="minorEastAsia"/>
          <w:color w:val="000000" w:themeColor="text1"/>
          <w:sz w:val="24"/>
          <w:rPrChange w:id="6096" w:author="JY0225" w:date="2017-08-24T12:04:00Z">
            <w:rPr>
              <w:color w:val="000000" w:themeColor="text1"/>
              <w:sz w:val="24"/>
            </w:rPr>
          </w:rPrChange>
        </w:rPr>
        <w:t>Java SDK MiddlewareSDK.jar</w:t>
      </w:r>
      <w:r w:rsidR="00272641" w:rsidRPr="00094C36">
        <w:rPr>
          <w:rFonts w:asciiTheme="minorEastAsia" w:hAnsiTheme="minorEastAsia" w:hint="eastAsia"/>
          <w:color w:val="000000" w:themeColor="text1"/>
          <w:sz w:val="24"/>
          <w:rPrChange w:id="6097" w:author="JY0225" w:date="2017-08-24T12:04:00Z">
            <w:rPr>
              <w:rFonts w:hint="eastAsia"/>
              <w:color w:val="000000" w:themeColor="text1"/>
              <w:sz w:val="24"/>
            </w:rPr>
          </w:rPrChange>
        </w:rPr>
        <w:t>拷贝纸</w:t>
      </w:r>
      <w:r w:rsidR="00272641" w:rsidRPr="00094C36">
        <w:rPr>
          <w:rFonts w:asciiTheme="minorEastAsia" w:hAnsiTheme="minorEastAsia"/>
          <w:color w:val="000000" w:themeColor="text1"/>
          <w:sz w:val="24"/>
          <w:rPrChange w:id="6098" w:author="JY0225" w:date="2017-08-24T12:04:00Z">
            <w:rPr>
              <w:color w:val="000000" w:themeColor="text1"/>
              <w:sz w:val="24"/>
            </w:rPr>
          </w:rPrChange>
        </w:rPr>
        <w:t>lib</w:t>
      </w:r>
      <w:r w:rsidR="00272641" w:rsidRPr="00094C36">
        <w:rPr>
          <w:rFonts w:asciiTheme="minorEastAsia" w:hAnsiTheme="minorEastAsia" w:hint="eastAsia"/>
          <w:color w:val="000000" w:themeColor="text1"/>
          <w:sz w:val="24"/>
          <w:rPrChange w:id="6099" w:author="JY0225" w:date="2017-08-24T12:04:00Z">
            <w:rPr>
              <w:rFonts w:hint="eastAsia"/>
              <w:color w:val="000000" w:themeColor="text1"/>
              <w:sz w:val="24"/>
            </w:rPr>
          </w:rPrChange>
        </w:rPr>
        <w:t>目录下</w:t>
      </w:r>
      <w:r w:rsidR="001F2EF8" w:rsidRPr="00094C36">
        <w:rPr>
          <w:rFonts w:asciiTheme="minorEastAsia" w:hAnsiTheme="minorEastAsia" w:hint="eastAsia"/>
          <w:color w:val="000000" w:themeColor="text1"/>
          <w:sz w:val="24"/>
          <w:rPrChange w:id="6100" w:author="JY0225" w:date="2017-08-24T12:04:00Z">
            <w:rPr>
              <w:rFonts w:hint="eastAsia"/>
              <w:color w:val="000000" w:themeColor="text1"/>
              <w:sz w:val="24"/>
            </w:rPr>
          </w:rPrChange>
        </w:rPr>
        <w:t>；</w:t>
      </w:r>
    </w:p>
    <w:p w14:paraId="0DC81990" w14:textId="77777777" w:rsidR="00991264" w:rsidRPr="00094C36" w:rsidRDefault="00991264" w:rsidP="00991264">
      <w:pPr>
        <w:spacing w:line="400" w:lineRule="exact"/>
        <w:ind w:firstLine="420"/>
        <w:rPr>
          <w:rFonts w:asciiTheme="minorEastAsia" w:hAnsiTheme="minorEastAsia"/>
          <w:color w:val="000000" w:themeColor="text1"/>
          <w:sz w:val="24"/>
          <w:rPrChange w:id="6101" w:author="JY0225" w:date="2017-08-24T12:04:00Z">
            <w:rPr>
              <w:color w:val="000000" w:themeColor="text1"/>
              <w:sz w:val="24"/>
            </w:rPr>
          </w:rPrChange>
        </w:rPr>
      </w:pPr>
      <w:r w:rsidRPr="00094C36">
        <w:rPr>
          <w:rFonts w:asciiTheme="minorEastAsia" w:hAnsiTheme="minorEastAsia"/>
          <w:color w:val="000000" w:themeColor="text1"/>
          <w:sz w:val="24"/>
          <w:rPrChange w:id="6102" w:author="JY0225" w:date="2017-08-24T12:04:00Z">
            <w:rPr>
              <w:color w:val="000000" w:themeColor="text1"/>
              <w:sz w:val="24"/>
            </w:rPr>
          </w:rPrChange>
        </w:rPr>
        <w:t xml:space="preserve">3. </w:t>
      </w:r>
      <w:r w:rsidRPr="00094C36">
        <w:rPr>
          <w:rFonts w:asciiTheme="minorEastAsia" w:hAnsiTheme="minorEastAsia" w:hint="eastAsia"/>
          <w:color w:val="000000" w:themeColor="text1"/>
          <w:sz w:val="24"/>
          <w:rPrChange w:id="6103" w:author="JY0225" w:date="2017-08-24T12:04:00Z">
            <w:rPr>
              <w:rFonts w:hint="eastAsia"/>
              <w:color w:val="000000" w:themeColor="text1"/>
              <w:sz w:val="24"/>
            </w:rPr>
          </w:rPrChange>
        </w:rPr>
        <w:t>将</w:t>
      </w:r>
      <w:r w:rsidRPr="00094C36">
        <w:rPr>
          <w:rFonts w:asciiTheme="minorEastAsia" w:hAnsiTheme="minorEastAsia"/>
          <w:color w:val="000000" w:themeColor="text1"/>
          <w:sz w:val="24"/>
          <w:rPrChange w:id="6104" w:author="JY0225" w:date="2017-08-24T12:04:00Z">
            <w:rPr>
              <w:color w:val="000000" w:themeColor="text1"/>
              <w:sz w:val="24"/>
            </w:rPr>
          </w:rPrChange>
        </w:rPr>
        <w:t>lib</w:t>
      </w:r>
      <w:r w:rsidRPr="00094C36">
        <w:rPr>
          <w:rFonts w:asciiTheme="minorEastAsia" w:hAnsiTheme="minorEastAsia" w:hint="eastAsia"/>
          <w:color w:val="000000" w:themeColor="text1"/>
          <w:sz w:val="24"/>
          <w:rPrChange w:id="6105" w:author="JY0225" w:date="2017-08-24T12:04:00Z">
            <w:rPr>
              <w:rFonts w:hint="eastAsia"/>
              <w:color w:val="000000" w:themeColor="text1"/>
              <w:sz w:val="24"/>
            </w:rPr>
          </w:rPrChange>
        </w:rPr>
        <w:t>目录下的</w:t>
      </w:r>
      <w:r w:rsidRPr="00094C36">
        <w:rPr>
          <w:rFonts w:asciiTheme="minorEastAsia" w:hAnsiTheme="minorEastAsia"/>
          <w:color w:val="000000" w:themeColor="text1"/>
          <w:sz w:val="24"/>
          <w:rPrChange w:id="6106" w:author="JY0225" w:date="2017-08-24T12:04:00Z">
            <w:rPr>
              <w:color w:val="000000" w:themeColor="text1"/>
              <w:sz w:val="24"/>
            </w:rPr>
          </w:rPrChange>
        </w:rPr>
        <w:t>MiddlewareSDK.jar</w:t>
      </w:r>
      <w:r w:rsidRPr="00094C36">
        <w:rPr>
          <w:rFonts w:asciiTheme="minorEastAsia" w:hAnsiTheme="minorEastAsia" w:hint="eastAsia"/>
          <w:color w:val="000000" w:themeColor="text1"/>
          <w:sz w:val="24"/>
          <w:rPrChange w:id="6107" w:author="JY0225" w:date="2017-08-24T12:04:00Z">
            <w:rPr>
              <w:rFonts w:hint="eastAsia"/>
              <w:color w:val="000000" w:themeColor="text1"/>
              <w:sz w:val="24"/>
            </w:rPr>
          </w:rPrChange>
        </w:rPr>
        <w:t>添加到</w:t>
      </w:r>
      <w:r w:rsidRPr="00094C36">
        <w:rPr>
          <w:rFonts w:asciiTheme="minorEastAsia" w:hAnsiTheme="minorEastAsia"/>
          <w:color w:val="000000" w:themeColor="text1"/>
          <w:sz w:val="24"/>
          <w:rPrChange w:id="6108" w:author="JY0225" w:date="2017-08-24T12:04:00Z">
            <w:rPr>
              <w:color w:val="000000" w:themeColor="text1"/>
              <w:sz w:val="24"/>
            </w:rPr>
          </w:rPrChange>
        </w:rPr>
        <w:t>Build Path</w:t>
      </w:r>
      <w:r w:rsidRPr="00094C36">
        <w:rPr>
          <w:rFonts w:asciiTheme="minorEastAsia" w:hAnsiTheme="minorEastAsia" w:hint="eastAsia"/>
          <w:color w:val="000000" w:themeColor="text1"/>
          <w:sz w:val="24"/>
          <w:rPrChange w:id="6109" w:author="JY0225" w:date="2017-08-24T12:04:00Z">
            <w:rPr>
              <w:rFonts w:hint="eastAsia"/>
              <w:color w:val="000000" w:themeColor="text1"/>
              <w:sz w:val="24"/>
            </w:rPr>
          </w:rPrChange>
        </w:rPr>
        <w:t>中；</w:t>
      </w:r>
    </w:p>
    <w:p w14:paraId="50896CF9" w14:textId="77777777" w:rsidR="006C1A99" w:rsidRPr="00094C36" w:rsidRDefault="006C1A99" w:rsidP="00991264">
      <w:pPr>
        <w:spacing w:line="400" w:lineRule="exact"/>
        <w:ind w:firstLine="420"/>
        <w:rPr>
          <w:rFonts w:asciiTheme="minorEastAsia" w:hAnsiTheme="minorEastAsia"/>
          <w:color w:val="000000" w:themeColor="text1"/>
          <w:sz w:val="24"/>
          <w:rPrChange w:id="6110" w:author="JY0225" w:date="2017-08-24T12:04:00Z">
            <w:rPr>
              <w:color w:val="000000" w:themeColor="text1"/>
              <w:sz w:val="24"/>
            </w:rPr>
          </w:rPrChange>
        </w:rPr>
      </w:pPr>
      <w:r w:rsidRPr="00094C36">
        <w:rPr>
          <w:rFonts w:asciiTheme="minorEastAsia" w:hAnsiTheme="minorEastAsia"/>
          <w:color w:val="000000" w:themeColor="text1"/>
          <w:sz w:val="24"/>
          <w:rPrChange w:id="6111" w:author="JY0225" w:date="2017-08-24T12:04:00Z">
            <w:rPr>
              <w:color w:val="000000" w:themeColor="text1"/>
              <w:sz w:val="24"/>
            </w:rPr>
          </w:rPrChange>
        </w:rPr>
        <w:t xml:space="preserve">4. </w:t>
      </w:r>
      <w:r w:rsidRPr="00094C36">
        <w:rPr>
          <w:rFonts w:asciiTheme="minorEastAsia" w:hAnsiTheme="minorEastAsia" w:hint="eastAsia"/>
          <w:color w:val="000000" w:themeColor="text1"/>
          <w:sz w:val="24"/>
          <w:rPrChange w:id="6112" w:author="JY0225" w:date="2017-08-24T12:04:00Z">
            <w:rPr>
              <w:rFonts w:hint="eastAsia"/>
              <w:color w:val="000000" w:themeColor="text1"/>
              <w:sz w:val="24"/>
            </w:rPr>
          </w:rPrChange>
        </w:rPr>
        <w:t>实例化</w:t>
      </w:r>
      <w:r w:rsidRPr="00094C36">
        <w:rPr>
          <w:rFonts w:asciiTheme="minorEastAsia" w:hAnsiTheme="minorEastAsia"/>
          <w:color w:val="000000" w:themeColor="text1"/>
          <w:sz w:val="24"/>
          <w:rPrChange w:id="6113" w:author="JY0225" w:date="2017-08-24T12:04:00Z">
            <w:rPr>
              <w:color w:val="000000" w:themeColor="text1"/>
              <w:sz w:val="24"/>
            </w:rPr>
          </w:rPrChange>
        </w:rPr>
        <w:t xml:space="preserve">MiddlewareAPI </w:t>
      </w:r>
      <w:r w:rsidRPr="00094C36">
        <w:rPr>
          <w:rFonts w:asciiTheme="minorEastAsia" w:hAnsiTheme="minorEastAsia" w:hint="eastAsia"/>
          <w:color w:val="000000" w:themeColor="text1"/>
          <w:sz w:val="24"/>
          <w:rPrChange w:id="6114" w:author="JY0225" w:date="2017-08-24T12:04:00Z">
            <w:rPr>
              <w:rFonts w:hint="eastAsia"/>
              <w:color w:val="000000" w:themeColor="text1"/>
              <w:sz w:val="24"/>
            </w:rPr>
          </w:rPrChange>
        </w:rPr>
        <w:t>对象</w:t>
      </w:r>
    </w:p>
    <w:p w14:paraId="4326671F" w14:textId="77777777" w:rsidR="006C1A99" w:rsidRPr="00094C36" w:rsidRDefault="006C1A99" w:rsidP="00991264">
      <w:pPr>
        <w:spacing w:line="400" w:lineRule="exact"/>
        <w:ind w:firstLine="420"/>
        <w:rPr>
          <w:rFonts w:asciiTheme="minorEastAsia" w:hAnsiTheme="minorEastAsia"/>
          <w:color w:val="000000" w:themeColor="text1"/>
          <w:sz w:val="24"/>
          <w:rPrChange w:id="6115" w:author="JY0225" w:date="2017-08-24T12:04:00Z">
            <w:rPr>
              <w:color w:val="000000" w:themeColor="text1"/>
              <w:sz w:val="24"/>
            </w:rPr>
          </w:rPrChange>
        </w:rPr>
      </w:pPr>
      <w:r w:rsidRPr="00094C36">
        <w:rPr>
          <w:rFonts w:asciiTheme="minorEastAsia" w:hAnsiTheme="minorEastAsia"/>
          <w:color w:val="000000" w:themeColor="text1"/>
          <w:sz w:val="24"/>
          <w:rPrChange w:id="6116" w:author="JY0225" w:date="2017-08-24T12:04:00Z">
            <w:rPr>
              <w:color w:val="000000" w:themeColor="text1"/>
              <w:sz w:val="24"/>
            </w:rPr>
          </w:rPrChange>
        </w:rPr>
        <w:t xml:space="preserve">  //</w:t>
      </w:r>
      <w:r w:rsidRPr="00094C36">
        <w:rPr>
          <w:rFonts w:asciiTheme="minorEastAsia" w:hAnsiTheme="minorEastAsia"/>
          <w:rPrChange w:id="6117" w:author="JY0225" w:date="2017-08-24T12:04:00Z">
            <w:rPr/>
          </w:rPrChange>
        </w:rPr>
        <w:t xml:space="preserve"> </w:t>
      </w:r>
      <w:r w:rsidRPr="00094C36">
        <w:rPr>
          <w:rFonts w:asciiTheme="minorEastAsia" w:hAnsiTheme="minorEastAsia"/>
          <w:i/>
          <w:color w:val="000000" w:themeColor="text1"/>
          <w:sz w:val="24"/>
          <w:rPrChange w:id="6118" w:author="JY0225" w:date="2017-08-24T12:04:00Z">
            <w:rPr>
              <w:color w:val="000000" w:themeColor="text1"/>
              <w:sz w:val="24"/>
            </w:rPr>
          </w:rPrChange>
        </w:rPr>
        <w:t>MiddlewareAPI mwAPI = new MiddlewareAPI("kaeyika@163.com", "12356");</w:t>
      </w:r>
    </w:p>
    <w:p w14:paraId="334EE1DC" w14:textId="77777777" w:rsidR="006C1A99" w:rsidRPr="00094C36" w:rsidRDefault="006C1A99" w:rsidP="00991264">
      <w:pPr>
        <w:spacing w:line="400" w:lineRule="exact"/>
        <w:ind w:firstLine="420"/>
        <w:rPr>
          <w:rFonts w:asciiTheme="minorEastAsia" w:hAnsiTheme="minorEastAsia"/>
          <w:color w:val="000000" w:themeColor="text1"/>
          <w:sz w:val="24"/>
          <w:rPrChange w:id="6119" w:author="JY0225" w:date="2017-08-24T12:04:00Z">
            <w:rPr>
              <w:color w:val="000000" w:themeColor="text1"/>
              <w:sz w:val="24"/>
            </w:rPr>
          </w:rPrChange>
        </w:rPr>
      </w:pPr>
      <w:r w:rsidRPr="00094C36">
        <w:rPr>
          <w:rFonts w:asciiTheme="minorEastAsia" w:hAnsiTheme="minorEastAsia"/>
          <w:color w:val="000000" w:themeColor="text1"/>
          <w:sz w:val="24"/>
          <w:rPrChange w:id="6120" w:author="JY0225" w:date="2017-08-24T12:04:00Z">
            <w:rPr>
              <w:color w:val="000000" w:themeColor="text1"/>
              <w:sz w:val="24"/>
            </w:rPr>
          </w:rPrChange>
        </w:rPr>
        <w:t xml:space="preserve">5. </w:t>
      </w:r>
      <w:r w:rsidRPr="00094C36">
        <w:rPr>
          <w:rFonts w:asciiTheme="minorEastAsia" w:hAnsiTheme="minorEastAsia" w:hint="eastAsia"/>
          <w:color w:val="000000" w:themeColor="text1"/>
          <w:sz w:val="24"/>
          <w:rPrChange w:id="6121" w:author="JY0225" w:date="2017-08-24T12:04:00Z">
            <w:rPr>
              <w:rFonts w:hint="eastAsia"/>
              <w:color w:val="000000" w:themeColor="text1"/>
              <w:sz w:val="24"/>
            </w:rPr>
          </w:rPrChange>
        </w:rPr>
        <w:t>调用</w:t>
      </w:r>
      <w:r w:rsidRPr="00094C36">
        <w:rPr>
          <w:rFonts w:asciiTheme="minorEastAsia" w:hAnsiTheme="minorEastAsia"/>
          <w:color w:val="000000" w:themeColor="text1"/>
          <w:sz w:val="24"/>
          <w:rPrChange w:id="6122" w:author="JY0225" w:date="2017-08-24T12:04:00Z">
            <w:rPr>
              <w:color w:val="000000" w:themeColor="text1"/>
              <w:sz w:val="24"/>
            </w:rPr>
          </w:rPrChange>
        </w:rPr>
        <w:t>API</w:t>
      </w:r>
      <w:r w:rsidRPr="00094C36">
        <w:rPr>
          <w:rFonts w:asciiTheme="minorEastAsia" w:hAnsiTheme="minorEastAsia" w:hint="eastAsia"/>
          <w:color w:val="000000" w:themeColor="text1"/>
          <w:sz w:val="24"/>
          <w:rPrChange w:id="6123" w:author="JY0225" w:date="2017-08-24T12:04:00Z">
            <w:rPr>
              <w:rFonts w:hint="eastAsia"/>
              <w:color w:val="000000" w:themeColor="text1"/>
              <w:sz w:val="24"/>
            </w:rPr>
          </w:rPrChange>
        </w:rPr>
        <w:t>接口</w:t>
      </w:r>
    </w:p>
    <w:p w14:paraId="743B8757" w14:textId="77777777" w:rsidR="006C1A99" w:rsidRPr="00094C36" w:rsidRDefault="006C1A99" w:rsidP="00991264">
      <w:pPr>
        <w:spacing w:line="400" w:lineRule="exact"/>
        <w:ind w:firstLine="420"/>
        <w:rPr>
          <w:rFonts w:asciiTheme="minorEastAsia" w:hAnsiTheme="minorEastAsia"/>
          <w:color w:val="000000" w:themeColor="text1"/>
          <w:sz w:val="24"/>
          <w:rPrChange w:id="6124" w:author="JY0225" w:date="2017-08-24T12:04:00Z">
            <w:rPr>
              <w:color w:val="000000" w:themeColor="text1"/>
              <w:sz w:val="24"/>
            </w:rPr>
          </w:rPrChange>
        </w:rPr>
      </w:pPr>
      <w:r w:rsidRPr="00094C36">
        <w:rPr>
          <w:rFonts w:asciiTheme="minorEastAsia" w:hAnsiTheme="minorEastAsia"/>
          <w:color w:val="000000" w:themeColor="text1"/>
          <w:sz w:val="24"/>
          <w:rPrChange w:id="6125" w:author="JY0225" w:date="2017-08-24T12:04:00Z">
            <w:rPr>
              <w:color w:val="000000" w:themeColor="text1"/>
              <w:sz w:val="24"/>
            </w:rPr>
          </w:rPrChange>
        </w:rPr>
        <w:t xml:space="preserve">  //</w:t>
      </w:r>
      <w:r w:rsidR="00606381" w:rsidRPr="00094C36">
        <w:rPr>
          <w:rFonts w:asciiTheme="minorEastAsia" w:hAnsiTheme="minorEastAsia"/>
          <w:i/>
          <w:rPrChange w:id="6126" w:author="JY0225" w:date="2017-08-24T12:04:00Z">
            <w:rPr/>
          </w:rPrChange>
        </w:rPr>
        <w:t xml:space="preserve"> </w:t>
      </w:r>
      <w:r w:rsidR="00606381" w:rsidRPr="00094C36">
        <w:rPr>
          <w:rFonts w:asciiTheme="minorEastAsia" w:hAnsiTheme="minorEastAsia"/>
          <w:i/>
          <w:color w:val="000000" w:themeColor="text1"/>
          <w:sz w:val="24"/>
          <w:rPrChange w:id="6127" w:author="JY0225" w:date="2017-08-24T12:04:00Z">
            <w:rPr>
              <w:color w:val="000000" w:themeColor="text1"/>
              <w:sz w:val="24"/>
            </w:rPr>
          </w:rPrChange>
        </w:rPr>
        <w:t>String result = mwAPI.getQuota();</w:t>
      </w:r>
    </w:p>
    <w:p w14:paraId="2AC40D51" w14:textId="77777777" w:rsidR="003C29CC" w:rsidRDefault="001345C1" w:rsidP="003C29CC">
      <w:r>
        <w:br w:type="page"/>
      </w:r>
      <w:r w:rsidR="006C1A99">
        <w:rPr>
          <w:rFonts w:hint="eastAsia"/>
        </w:rPr>
        <w:lastRenderedPageBreak/>
        <w:t>、</w:t>
      </w:r>
    </w:p>
    <w:p w14:paraId="3E3FA7E1" w14:textId="665B3C1A" w:rsidR="005E189E" w:rsidRDefault="003C29CC" w:rsidP="00D83C84">
      <w:pPr>
        <w:pStyle w:val="1"/>
        <w:rPr>
          <w:rFonts w:ascii="Times New Roman" w:hAnsi="Times New Roman" w:cs="Times New Roman"/>
        </w:rPr>
      </w:pPr>
      <w:bookmarkStart w:id="6128" w:name="_Toc491352031"/>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ins w:id="6129" w:author="JY0225" w:date="2017-08-14T12:53:00Z">
        <w:r w:rsidR="003F4529">
          <w:rPr>
            <w:rFonts w:ascii="Times New Roman" w:hAnsi="Times New Roman" w:cs="Times New Roman"/>
          </w:rPr>
          <w:t>优化</w:t>
        </w:r>
      </w:ins>
      <w:r>
        <w:rPr>
          <w:rFonts w:ascii="Times New Roman" w:hAnsi="Times New Roman" w:cs="Times New Roman"/>
        </w:rPr>
        <w:t>系统</w:t>
      </w:r>
      <w:del w:id="6130" w:author="JY0225" w:date="2017-08-14T12:53:00Z">
        <w:r w:rsidDel="003F4529">
          <w:rPr>
            <w:rFonts w:ascii="Times New Roman" w:hAnsi="Times New Roman" w:cs="Times New Roman"/>
          </w:rPr>
          <w:delText>优化</w:delText>
        </w:r>
      </w:del>
      <w:r w:rsidR="00EE607E">
        <w:rPr>
          <w:rFonts w:ascii="Times New Roman" w:hAnsi="Times New Roman" w:cs="Times New Roman"/>
        </w:rPr>
        <w:t>测试</w:t>
      </w:r>
      <w:bookmarkEnd w:id="6128"/>
      <w:del w:id="6131" w:author="JY0225" w:date="2017-08-14T12:53:00Z">
        <w:r w:rsidR="00812FB7" w:rsidDel="003F4529">
          <w:rPr>
            <w:rFonts w:ascii="Times New Roman" w:hAnsi="Times New Roman" w:cs="Times New Roman"/>
          </w:rPr>
          <w:delText>分析</w:delText>
        </w:r>
      </w:del>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pPr>
        <w:pStyle w:val="21"/>
        <w:spacing w:line="240" w:lineRule="auto"/>
        <w:pPrChange w:id="6132" w:author="微软用户" w:date="2017-08-18T22:53:00Z">
          <w:pPr>
            <w:pStyle w:val="21"/>
          </w:pPr>
        </w:pPrChange>
      </w:pPr>
      <w:bookmarkStart w:id="6133" w:name="_Toc491352032"/>
      <w:r>
        <w:t>6.1</w:t>
      </w:r>
      <w:r w:rsidR="00D83C84" w:rsidRPr="00B87EE1">
        <w:t xml:space="preserve"> </w:t>
      </w:r>
      <w:r w:rsidR="00106816">
        <w:t>测试环境部署</w:t>
      </w:r>
      <w:bookmarkEnd w:id="6133"/>
    </w:p>
    <w:p w14:paraId="44A0C3FF" w14:textId="77777777" w:rsidR="00AA54E3" w:rsidRPr="00653D38" w:rsidRDefault="006977AF">
      <w:pPr>
        <w:spacing w:line="400" w:lineRule="exact"/>
        <w:jc w:val="center"/>
        <w:rPr>
          <w:rFonts w:asciiTheme="minorEastAsia" w:hAnsiTheme="minorEastAsia"/>
          <w:rPrChange w:id="6134" w:author="JY0225" w:date="2017-08-24T12:05:00Z">
            <w:rPr/>
          </w:rPrChange>
        </w:rPr>
        <w:pPrChange w:id="6135" w:author="JY0225" w:date="2017-08-24T12:05:00Z">
          <w:pPr>
            <w:jc w:val="center"/>
          </w:pPr>
        </w:pPrChange>
      </w:pPr>
      <w:r w:rsidRPr="00653D38">
        <w:rPr>
          <w:rFonts w:asciiTheme="minorEastAsia" w:hAnsiTheme="minorEastAsia" w:hint="eastAsia"/>
          <w:color w:val="000000" w:themeColor="text1"/>
          <w:sz w:val="24"/>
          <w:rPrChange w:id="6136" w:author="JY0225" w:date="2017-08-24T12:05:00Z">
            <w:rPr>
              <w:rFonts w:hint="eastAsia"/>
              <w:color w:val="000000" w:themeColor="text1"/>
              <w:sz w:val="24"/>
            </w:rPr>
          </w:rPrChange>
        </w:rPr>
        <w:t>图</w:t>
      </w:r>
      <w:r w:rsidRPr="00653D38">
        <w:rPr>
          <w:rFonts w:asciiTheme="minorEastAsia" w:hAnsiTheme="minorEastAsia"/>
          <w:color w:val="000000" w:themeColor="text1"/>
          <w:sz w:val="24"/>
          <w:rPrChange w:id="6137" w:author="JY0225" w:date="2017-08-24T12:05:00Z">
            <w:rPr>
              <w:color w:val="000000" w:themeColor="text1"/>
              <w:sz w:val="24"/>
            </w:rPr>
          </w:rPrChange>
        </w:rPr>
        <w:t xml:space="preserve">6-1 </w:t>
      </w:r>
      <w:r w:rsidRPr="00653D38">
        <w:rPr>
          <w:rFonts w:asciiTheme="minorEastAsia" w:hAnsiTheme="minorEastAsia" w:hint="eastAsia"/>
          <w:color w:val="000000" w:themeColor="text1"/>
          <w:sz w:val="24"/>
          <w:rPrChange w:id="6138" w:author="JY0225" w:date="2017-08-24T12:05:00Z">
            <w:rPr>
              <w:rFonts w:hint="eastAsia"/>
              <w:color w:val="000000" w:themeColor="text1"/>
              <w:sz w:val="24"/>
            </w:rPr>
          </w:rPrChange>
        </w:rPr>
        <w:t>测试环境表</w:t>
      </w:r>
    </w:p>
    <w:tbl>
      <w:tblPr>
        <w:tblStyle w:val="aa"/>
        <w:tblW w:w="0" w:type="auto"/>
        <w:tblInd w:w="817" w:type="dxa"/>
        <w:tblLook w:val="04A0" w:firstRow="1" w:lastRow="0" w:firstColumn="1" w:lastColumn="0" w:noHBand="0" w:noVBand="1"/>
      </w:tblPr>
      <w:tblGrid>
        <w:gridCol w:w="1985"/>
        <w:gridCol w:w="5386"/>
      </w:tblGrid>
      <w:tr w:rsidR="0057119D" w:rsidRPr="00653D38" w14:paraId="15E6F73C" w14:textId="77777777" w:rsidTr="001F74B9">
        <w:tc>
          <w:tcPr>
            <w:tcW w:w="1985" w:type="dxa"/>
          </w:tcPr>
          <w:p w14:paraId="668BF15D" w14:textId="77777777" w:rsidR="0057119D" w:rsidRPr="00653D38" w:rsidRDefault="0057119D">
            <w:pPr>
              <w:spacing w:line="400" w:lineRule="exact"/>
              <w:rPr>
                <w:rFonts w:asciiTheme="minorEastAsia" w:hAnsiTheme="minorEastAsia" w:cs="Times New Roman"/>
                <w:sz w:val="24"/>
                <w:szCs w:val="24"/>
                <w:rPrChange w:id="6139" w:author="JY0225" w:date="2017-08-24T12:06:00Z">
                  <w:rPr>
                    <w:rFonts w:ascii="Times New Roman" w:hAnsi="Times New Roman" w:cs="Times New Roman"/>
                    <w:szCs w:val="21"/>
                  </w:rPr>
                </w:rPrChange>
              </w:rPr>
              <w:pPrChange w:id="6140" w:author="JY0225" w:date="2017-08-24T12:06:00Z">
                <w:pPr>
                  <w:spacing w:line="360" w:lineRule="auto"/>
                </w:pPr>
              </w:pPrChange>
            </w:pPr>
            <w:r w:rsidRPr="00653D38">
              <w:rPr>
                <w:rFonts w:asciiTheme="minorEastAsia" w:hAnsiTheme="minorEastAsia" w:cs="Times New Roman" w:hint="eastAsia"/>
                <w:sz w:val="24"/>
                <w:szCs w:val="24"/>
                <w:rPrChange w:id="6141" w:author="JY0225" w:date="2017-08-24T12:06:00Z">
                  <w:rPr>
                    <w:rFonts w:ascii="Times New Roman" w:hAnsi="Times New Roman" w:cs="Times New Roman" w:hint="eastAsia"/>
                    <w:szCs w:val="21"/>
                  </w:rPr>
                </w:rPrChange>
              </w:rPr>
              <w:t>硬件环境</w:t>
            </w:r>
          </w:p>
        </w:tc>
        <w:tc>
          <w:tcPr>
            <w:tcW w:w="5386" w:type="dxa"/>
          </w:tcPr>
          <w:p w14:paraId="21B773EC" w14:textId="77777777" w:rsidR="0057119D" w:rsidRPr="00653D38" w:rsidRDefault="0057119D">
            <w:pPr>
              <w:spacing w:line="400" w:lineRule="exact"/>
              <w:rPr>
                <w:rFonts w:asciiTheme="minorEastAsia" w:hAnsiTheme="minorEastAsia" w:cs="Times New Roman"/>
                <w:sz w:val="24"/>
                <w:szCs w:val="24"/>
                <w:rPrChange w:id="6142" w:author="JY0225" w:date="2017-08-24T12:06:00Z">
                  <w:rPr>
                    <w:rFonts w:ascii="Times New Roman" w:hAnsi="Times New Roman" w:cs="Times New Roman"/>
                    <w:szCs w:val="21"/>
                  </w:rPr>
                </w:rPrChange>
              </w:rPr>
              <w:pPrChange w:id="6143" w:author="JY0225" w:date="2017-08-24T12:06:00Z">
                <w:pPr>
                  <w:spacing w:line="360" w:lineRule="auto"/>
                </w:pPr>
              </w:pPrChange>
            </w:pPr>
            <w:r w:rsidRPr="00653D38">
              <w:rPr>
                <w:rFonts w:asciiTheme="minorEastAsia" w:hAnsiTheme="minorEastAsia" w:cs="Times New Roman" w:hint="eastAsia"/>
                <w:sz w:val="24"/>
                <w:szCs w:val="24"/>
                <w:rPrChange w:id="6144" w:author="JY0225" w:date="2017-08-24T12:06:00Z">
                  <w:rPr>
                    <w:rFonts w:ascii="Times New Roman" w:hAnsi="Times New Roman" w:cs="Times New Roman" w:hint="eastAsia"/>
                    <w:szCs w:val="21"/>
                  </w:rPr>
                </w:rPrChange>
              </w:rPr>
              <w:t>具体参数</w:t>
            </w:r>
          </w:p>
        </w:tc>
      </w:tr>
      <w:tr w:rsidR="0057119D" w:rsidRPr="00653D38" w14:paraId="2E85589A" w14:textId="77777777" w:rsidTr="001F74B9">
        <w:tc>
          <w:tcPr>
            <w:tcW w:w="1985" w:type="dxa"/>
          </w:tcPr>
          <w:p w14:paraId="58A76BBF" w14:textId="77777777" w:rsidR="0057119D" w:rsidRPr="00653D38" w:rsidRDefault="0057119D">
            <w:pPr>
              <w:spacing w:line="400" w:lineRule="exact"/>
              <w:rPr>
                <w:rFonts w:asciiTheme="minorEastAsia" w:hAnsiTheme="minorEastAsia" w:cs="Times New Roman"/>
                <w:sz w:val="24"/>
                <w:szCs w:val="24"/>
                <w:rPrChange w:id="6145" w:author="JY0225" w:date="2017-08-24T12:06:00Z">
                  <w:rPr>
                    <w:rFonts w:ascii="Times New Roman" w:hAnsi="Times New Roman" w:cs="Times New Roman"/>
                    <w:szCs w:val="21"/>
                  </w:rPr>
                </w:rPrChange>
              </w:rPr>
              <w:pPrChange w:id="6146" w:author="JY0225" w:date="2017-08-24T12:06:00Z">
                <w:pPr>
                  <w:spacing w:line="360" w:lineRule="auto"/>
                </w:pPr>
              </w:pPrChange>
            </w:pPr>
            <w:r w:rsidRPr="00653D38">
              <w:rPr>
                <w:rFonts w:asciiTheme="minorEastAsia" w:hAnsiTheme="minorEastAsia" w:cs="Times New Roman" w:hint="eastAsia"/>
                <w:sz w:val="24"/>
                <w:szCs w:val="24"/>
                <w:rPrChange w:id="6147" w:author="JY0225" w:date="2017-08-24T12:06:00Z">
                  <w:rPr>
                    <w:rFonts w:ascii="Times New Roman" w:hAnsi="Times New Roman" w:cs="Times New Roman" w:hint="eastAsia"/>
                    <w:szCs w:val="21"/>
                  </w:rPr>
                </w:rPrChange>
              </w:rPr>
              <w:t>计算机型号</w:t>
            </w:r>
          </w:p>
        </w:tc>
        <w:tc>
          <w:tcPr>
            <w:tcW w:w="5386" w:type="dxa"/>
          </w:tcPr>
          <w:p w14:paraId="29DD6C02" w14:textId="77777777" w:rsidR="0057119D" w:rsidRPr="00653D38" w:rsidRDefault="0057119D">
            <w:pPr>
              <w:spacing w:line="400" w:lineRule="exact"/>
              <w:rPr>
                <w:rFonts w:asciiTheme="minorEastAsia" w:hAnsiTheme="minorEastAsia" w:cs="Times New Roman"/>
                <w:sz w:val="24"/>
                <w:szCs w:val="24"/>
                <w:rPrChange w:id="6148" w:author="JY0225" w:date="2017-08-24T12:06:00Z">
                  <w:rPr>
                    <w:rFonts w:ascii="Times New Roman" w:hAnsi="Times New Roman" w:cs="Times New Roman"/>
                    <w:szCs w:val="21"/>
                  </w:rPr>
                </w:rPrChange>
              </w:rPr>
              <w:pPrChange w:id="6149" w:author="JY0225" w:date="2017-08-24T12:06:00Z">
                <w:pPr>
                  <w:spacing w:line="360" w:lineRule="auto"/>
                </w:pPr>
              </w:pPrChange>
            </w:pPr>
            <w:r w:rsidRPr="00653D38">
              <w:rPr>
                <w:rFonts w:asciiTheme="minorEastAsia" w:hAnsiTheme="minorEastAsia" w:cs="Times New Roman"/>
                <w:sz w:val="24"/>
                <w:szCs w:val="24"/>
                <w:rPrChange w:id="6150" w:author="JY0225" w:date="2017-08-24T12:06:00Z">
                  <w:rPr>
                    <w:rFonts w:ascii="Times New Roman" w:hAnsi="Times New Roman" w:cs="Times New Roman"/>
                    <w:szCs w:val="21"/>
                  </w:rPr>
                </w:rPrChange>
              </w:rPr>
              <w:t>Dell Inc. OptiPlex 990</w:t>
            </w:r>
          </w:p>
        </w:tc>
      </w:tr>
      <w:tr w:rsidR="0057119D" w:rsidRPr="00653D38" w14:paraId="46A6C577" w14:textId="77777777" w:rsidTr="001F74B9">
        <w:tc>
          <w:tcPr>
            <w:tcW w:w="1985" w:type="dxa"/>
          </w:tcPr>
          <w:p w14:paraId="4CA4D78C" w14:textId="77777777" w:rsidR="0057119D" w:rsidRPr="00653D38" w:rsidRDefault="0057119D">
            <w:pPr>
              <w:spacing w:line="400" w:lineRule="exact"/>
              <w:rPr>
                <w:rFonts w:asciiTheme="minorEastAsia" w:hAnsiTheme="minorEastAsia" w:cs="Times New Roman"/>
                <w:sz w:val="24"/>
                <w:szCs w:val="24"/>
                <w:rPrChange w:id="6151" w:author="JY0225" w:date="2017-08-24T12:06:00Z">
                  <w:rPr>
                    <w:rFonts w:ascii="Times New Roman" w:hAnsi="Times New Roman" w:cs="Times New Roman"/>
                    <w:szCs w:val="21"/>
                  </w:rPr>
                </w:rPrChange>
              </w:rPr>
              <w:pPrChange w:id="6152" w:author="JY0225" w:date="2017-08-24T12:06:00Z">
                <w:pPr>
                  <w:spacing w:line="360" w:lineRule="auto"/>
                </w:pPr>
              </w:pPrChange>
            </w:pPr>
            <w:r w:rsidRPr="00653D38">
              <w:rPr>
                <w:rFonts w:asciiTheme="minorEastAsia" w:hAnsiTheme="minorEastAsia" w:cs="Times New Roman" w:hint="eastAsia"/>
                <w:sz w:val="24"/>
                <w:szCs w:val="24"/>
                <w:rPrChange w:id="6153" w:author="JY0225" w:date="2017-08-24T12:06:00Z">
                  <w:rPr>
                    <w:rFonts w:ascii="Times New Roman" w:hAnsi="Times New Roman" w:cs="Times New Roman" w:hint="eastAsia"/>
                    <w:szCs w:val="21"/>
                  </w:rPr>
                </w:rPrChange>
              </w:rPr>
              <w:t>处理器型号</w:t>
            </w:r>
          </w:p>
        </w:tc>
        <w:tc>
          <w:tcPr>
            <w:tcW w:w="5386" w:type="dxa"/>
          </w:tcPr>
          <w:p w14:paraId="6AEDFA43" w14:textId="77777777" w:rsidR="0057119D" w:rsidRPr="00653D38" w:rsidRDefault="0057119D">
            <w:pPr>
              <w:spacing w:line="400" w:lineRule="exact"/>
              <w:rPr>
                <w:rFonts w:asciiTheme="minorEastAsia" w:hAnsiTheme="minorEastAsia" w:cs="Times New Roman"/>
                <w:sz w:val="24"/>
                <w:szCs w:val="24"/>
                <w:rPrChange w:id="6154" w:author="JY0225" w:date="2017-08-24T12:06:00Z">
                  <w:rPr>
                    <w:rFonts w:ascii="Times New Roman" w:hAnsi="Times New Roman" w:cs="Times New Roman"/>
                    <w:szCs w:val="21"/>
                  </w:rPr>
                </w:rPrChange>
              </w:rPr>
              <w:pPrChange w:id="6155" w:author="JY0225" w:date="2017-08-24T12:06:00Z">
                <w:pPr>
                  <w:spacing w:line="360" w:lineRule="auto"/>
                </w:pPr>
              </w:pPrChange>
            </w:pPr>
            <w:r w:rsidRPr="00653D38">
              <w:rPr>
                <w:rFonts w:asciiTheme="minorEastAsia" w:hAnsiTheme="minorEastAsia" w:cs="Times New Roman"/>
                <w:sz w:val="24"/>
                <w:szCs w:val="24"/>
                <w:rPrChange w:id="6156" w:author="JY0225" w:date="2017-08-24T12:06:00Z">
                  <w:rPr>
                    <w:rFonts w:ascii="Times New Roman" w:hAnsi="Times New Roman" w:cs="Times New Roman"/>
                    <w:szCs w:val="21"/>
                  </w:rPr>
                </w:rPrChange>
              </w:rPr>
              <w:t>Intel(R) Core(TM) i5-2500S CPU @ 2.7GHz</w:t>
            </w:r>
          </w:p>
        </w:tc>
      </w:tr>
      <w:tr w:rsidR="0057119D" w:rsidRPr="00653D38" w14:paraId="54C30DC1" w14:textId="77777777" w:rsidTr="001F74B9">
        <w:tc>
          <w:tcPr>
            <w:tcW w:w="1985" w:type="dxa"/>
          </w:tcPr>
          <w:p w14:paraId="06F23A14" w14:textId="77777777" w:rsidR="0057119D" w:rsidRPr="00653D38" w:rsidRDefault="0057119D">
            <w:pPr>
              <w:spacing w:line="400" w:lineRule="exact"/>
              <w:rPr>
                <w:rFonts w:asciiTheme="minorEastAsia" w:hAnsiTheme="minorEastAsia" w:cs="Times New Roman"/>
                <w:sz w:val="24"/>
                <w:szCs w:val="24"/>
                <w:rPrChange w:id="6157" w:author="JY0225" w:date="2017-08-24T12:06:00Z">
                  <w:rPr>
                    <w:rFonts w:ascii="Times New Roman" w:hAnsi="Times New Roman" w:cs="Times New Roman"/>
                    <w:szCs w:val="21"/>
                  </w:rPr>
                </w:rPrChange>
              </w:rPr>
              <w:pPrChange w:id="6158" w:author="JY0225" w:date="2017-08-24T12:06:00Z">
                <w:pPr>
                  <w:spacing w:line="360" w:lineRule="auto"/>
                </w:pPr>
              </w:pPrChange>
            </w:pPr>
            <w:r w:rsidRPr="00653D38">
              <w:rPr>
                <w:rFonts w:asciiTheme="minorEastAsia" w:hAnsiTheme="minorEastAsia" w:cs="Times New Roman" w:hint="eastAsia"/>
                <w:sz w:val="24"/>
                <w:szCs w:val="24"/>
                <w:rPrChange w:id="6159" w:author="JY0225" w:date="2017-08-24T12:06:00Z">
                  <w:rPr>
                    <w:rFonts w:ascii="Times New Roman" w:hAnsi="Times New Roman" w:cs="Times New Roman" w:hint="eastAsia"/>
                    <w:szCs w:val="21"/>
                  </w:rPr>
                </w:rPrChange>
              </w:rPr>
              <w:t>内存大小</w:t>
            </w:r>
          </w:p>
        </w:tc>
        <w:tc>
          <w:tcPr>
            <w:tcW w:w="5386" w:type="dxa"/>
          </w:tcPr>
          <w:p w14:paraId="15AACE8F" w14:textId="77777777" w:rsidR="0057119D" w:rsidRPr="00653D38" w:rsidRDefault="0057119D">
            <w:pPr>
              <w:spacing w:line="400" w:lineRule="exact"/>
              <w:rPr>
                <w:rFonts w:asciiTheme="minorEastAsia" w:hAnsiTheme="minorEastAsia" w:cs="Times New Roman"/>
                <w:sz w:val="24"/>
                <w:szCs w:val="24"/>
                <w:rPrChange w:id="6160" w:author="JY0225" w:date="2017-08-24T12:06:00Z">
                  <w:rPr>
                    <w:rFonts w:ascii="Times New Roman" w:hAnsi="Times New Roman" w:cs="Times New Roman"/>
                    <w:szCs w:val="21"/>
                  </w:rPr>
                </w:rPrChange>
              </w:rPr>
              <w:pPrChange w:id="6161" w:author="JY0225" w:date="2017-08-24T12:06:00Z">
                <w:pPr>
                  <w:spacing w:line="360" w:lineRule="auto"/>
                </w:pPr>
              </w:pPrChange>
            </w:pPr>
            <w:r w:rsidRPr="00653D38">
              <w:rPr>
                <w:rFonts w:asciiTheme="minorEastAsia" w:hAnsiTheme="minorEastAsia" w:cs="Times New Roman"/>
                <w:sz w:val="24"/>
                <w:szCs w:val="24"/>
                <w:rPrChange w:id="6162" w:author="JY0225" w:date="2017-08-24T12:06:00Z">
                  <w:rPr>
                    <w:rFonts w:ascii="Times New Roman" w:hAnsi="Times New Roman" w:cs="Times New Roman"/>
                    <w:szCs w:val="21"/>
                  </w:rPr>
                </w:rPrChange>
              </w:rPr>
              <w:t>10.0 GB RAM</w:t>
            </w:r>
          </w:p>
        </w:tc>
      </w:tr>
      <w:tr w:rsidR="0057119D" w:rsidRPr="00653D38" w14:paraId="30F59528" w14:textId="77777777" w:rsidTr="001F74B9">
        <w:tc>
          <w:tcPr>
            <w:tcW w:w="1985" w:type="dxa"/>
          </w:tcPr>
          <w:p w14:paraId="59F37BBB" w14:textId="77777777" w:rsidR="0057119D" w:rsidRPr="00653D38" w:rsidRDefault="0057119D">
            <w:pPr>
              <w:spacing w:line="400" w:lineRule="exact"/>
              <w:rPr>
                <w:rFonts w:asciiTheme="minorEastAsia" w:hAnsiTheme="minorEastAsia" w:cs="Times New Roman"/>
                <w:sz w:val="24"/>
                <w:szCs w:val="24"/>
                <w:rPrChange w:id="6163" w:author="JY0225" w:date="2017-08-24T12:06:00Z">
                  <w:rPr>
                    <w:rFonts w:ascii="Times New Roman" w:hAnsi="Times New Roman" w:cs="Times New Roman"/>
                    <w:szCs w:val="21"/>
                  </w:rPr>
                </w:rPrChange>
              </w:rPr>
              <w:pPrChange w:id="6164" w:author="JY0225" w:date="2017-08-24T12:06:00Z">
                <w:pPr>
                  <w:spacing w:line="360" w:lineRule="auto"/>
                </w:pPr>
              </w:pPrChange>
            </w:pPr>
            <w:r w:rsidRPr="00653D38">
              <w:rPr>
                <w:rFonts w:asciiTheme="minorEastAsia" w:hAnsiTheme="minorEastAsia" w:cs="Times New Roman" w:hint="eastAsia"/>
                <w:sz w:val="24"/>
                <w:szCs w:val="24"/>
                <w:rPrChange w:id="6165" w:author="JY0225" w:date="2017-08-24T12:06:00Z">
                  <w:rPr>
                    <w:rFonts w:ascii="Times New Roman" w:hAnsi="Times New Roman" w:cs="Times New Roman" w:hint="eastAsia"/>
                    <w:szCs w:val="21"/>
                  </w:rPr>
                </w:rPrChange>
              </w:rPr>
              <w:t>硬盘总大小</w:t>
            </w:r>
          </w:p>
        </w:tc>
        <w:tc>
          <w:tcPr>
            <w:tcW w:w="5386" w:type="dxa"/>
          </w:tcPr>
          <w:p w14:paraId="6CDE8DDF" w14:textId="77777777" w:rsidR="0057119D" w:rsidRPr="00653D38" w:rsidRDefault="0057119D">
            <w:pPr>
              <w:spacing w:line="400" w:lineRule="exact"/>
              <w:rPr>
                <w:rFonts w:asciiTheme="minorEastAsia" w:hAnsiTheme="minorEastAsia" w:cs="Times New Roman"/>
                <w:sz w:val="24"/>
                <w:szCs w:val="24"/>
                <w:rPrChange w:id="6166" w:author="JY0225" w:date="2017-08-24T12:06:00Z">
                  <w:rPr>
                    <w:rFonts w:ascii="Times New Roman" w:hAnsi="Times New Roman" w:cs="Times New Roman"/>
                    <w:szCs w:val="21"/>
                  </w:rPr>
                </w:rPrChange>
              </w:rPr>
              <w:pPrChange w:id="6167" w:author="JY0225" w:date="2017-08-24T12:06:00Z">
                <w:pPr>
                  <w:spacing w:line="360" w:lineRule="auto"/>
                </w:pPr>
              </w:pPrChange>
            </w:pPr>
            <w:r w:rsidRPr="00653D38">
              <w:rPr>
                <w:rFonts w:asciiTheme="minorEastAsia" w:hAnsiTheme="minorEastAsia" w:cs="Times New Roman"/>
                <w:sz w:val="24"/>
                <w:szCs w:val="24"/>
                <w:rPrChange w:id="6168" w:author="JY0225" w:date="2017-08-24T12:06:00Z">
                  <w:rPr>
                    <w:rFonts w:ascii="Times New Roman" w:hAnsi="Times New Roman" w:cs="Times New Roman"/>
                    <w:szCs w:val="21"/>
                  </w:rPr>
                </w:rPrChange>
              </w:rPr>
              <w:t>750 GB</w:t>
            </w:r>
          </w:p>
        </w:tc>
      </w:tr>
      <w:tr w:rsidR="0057119D" w:rsidRPr="00653D38" w14:paraId="663B43B3" w14:textId="77777777" w:rsidTr="001F74B9">
        <w:tc>
          <w:tcPr>
            <w:tcW w:w="1985" w:type="dxa"/>
          </w:tcPr>
          <w:p w14:paraId="5867DDCC" w14:textId="77777777" w:rsidR="0057119D" w:rsidRPr="00653D38" w:rsidRDefault="0057119D">
            <w:pPr>
              <w:spacing w:line="400" w:lineRule="exact"/>
              <w:rPr>
                <w:rFonts w:asciiTheme="minorEastAsia" w:hAnsiTheme="minorEastAsia" w:cs="Times New Roman"/>
                <w:sz w:val="24"/>
                <w:szCs w:val="24"/>
                <w:rPrChange w:id="6169" w:author="JY0225" w:date="2017-08-24T12:06:00Z">
                  <w:rPr>
                    <w:rFonts w:ascii="Times New Roman" w:hAnsi="Times New Roman" w:cs="Times New Roman"/>
                    <w:szCs w:val="21"/>
                  </w:rPr>
                </w:rPrChange>
              </w:rPr>
              <w:pPrChange w:id="6170" w:author="JY0225" w:date="2017-08-24T12:06:00Z">
                <w:pPr>
                  <w:spacing w:line="360" w:lineRule="auto"/>
                </w:pPr>
              </w:pPrChange>
            </w:pPr>
            <w:r w:rsidRPr="00653D38">
              <w:rPr>
                <w:rFonts w:asciiTheme="minorEastAsia" w:hAnsiTheme="minorEastAsia" w:cs="Times New Roman" w:hint="eastAsia"/>
                <w:sz w:val="24"/>
                <w:szCs w:val="24"/>
                <w:rPrChange w:id="6171" w:author="JY0225" w:date="2017-08-24T12:06:00Z">
                  <w:rPr>
                    <w:rFonts w:ascii="Times New Roman" w:hAnsi="Times New Roman" w:cs="Times New Roman" w:hint="eastAsia"/>
                    <w:szCs w:val="21"/>
                  </w:rPr>
                </w:rPrChange>
              </w:rPr>
              <w:t>操作系统</w:t>
            </w:r>
          </w:p>
        </w:tc>
        <w:tc>
          <w:tcPr>
            <w:tcW w:w="5386" w:type="dxa"/>
          </w:tcPr>
          <w:p w14:paraId="23B4B2C7" w14:textId="77777777" w:rsidR="0057119D" w:rsidRPr="00653D38" w:rsidRDefault="0057119D">
            <w:pPr>
              <w:spacing w:line="400" w:lineRule="exact"/>
              <w:rPr>
                <w:rFonts w:asciiTheme="minorEastAsia" w:hAnsiTheme="minorEastAsia" w:cs="Times New Roman"/>
                <w:sz w:val="24"/>
                <w:szCs w:val="24"/>
                <w:rPrChange w:id="6172" w:author="JY0225" w:date="2017-08-24T12:06:00Z">
                  <w:rPr>
                    <w:rFonts w:ascii="Times New Roman" w:hAnsi="Times New Roman" w:cs="Times New Roman"/>
                    <w:szCs w:val="21"/>
                  </w:rPr>
                </w:rPrChange>
              </w:rPr>
              <w:pPrChange w:id="6173" w:author="JY0225" w:date="2017-08-24T12:06:00Z">
                <w:pPr>
                  <w:spacing w:line="360" w:lineRule="auto"/>
                </w:pPr>
              </w:pPrChange>
            </w:pPr>
            <w:r w:rsidRPr="00653D38">
              <w:rPr>
                <w:rFonts w:asciiTheme="minorEastAsia" w:hAnsiTheme="minorEastAsia" w:cs="Times New Roman"/>
                <w:sz w:val="24"/>
                <w:szCs w:val="24"/>
                <w:rPrChange w:id="6174" w:author="JY0225" w:date="2017-08-24T12:06:00Z">
                  <w:rPr>
                    <w:rFonts w:ascii="Times New Roman" w:hAnsi="Times New Roman" w:cs="Times New Roman"/>
                    <w:szCs w:val="21"/>
                  </w:rPr>
                </w:rPrChange>
              </w:rPr>
              <w:t>Ubuntu 14.04</w:t>
            </w:r>
          </w:p>
        </w:tc>
      </w:tr>
      <w:tr w:rsidR="0057119D" w:rsidRPr="00653D38" w14:paraId="1B516863" w14:textId="77777777" w:rsidTr="001F74B9">
        <w:tc>
          <w:tcPr>
            <w:tcW w:w="1985" w:type="dxa"/>
          </w:tcPr>
          <w:p w14:paraId="0AA107D7" w14:textId="77777777" w:rsidR="0057119D" w:rsidRPr="00653D38" w:rsidRDefault="0057119D">
            <w:pPr>
              <w:spacing w:line="400" w:lineRule="exact"/>
              <w:rPr>
                <w:rFonts w:asciiTheme="minorEastAsia" w:hAnsiTheme="minorEastAsia" w:cs="Times New Roman"/>
                <w:sz w:val="24"/>
                <w:szCs w:val="24"/>
                <w:rPrChange w:id="6175" w:author="JY0225" w:date="2017-08-24T12:06:00Z">
                  <w:rPr>
                    <w:rFonts w:ascii="Times New Roman" w:hAnsi="Times New Roman" w:cs="Times New Roman"/>
                    <w:szCs w:val="21"/>
                  </w:rPr>
                </w:rPrChange>
              </w:rPr>
              <w:pPrChange w:id="6176" w:author="JY0225" w:date="2017-08-24T12:06:00Z">
                <w:pPr>
                  <w:spacing w:line="360" w:lineRule="auto"/>
                </w:pPr>
              </w:pPrChange>
            </w:pPr>
            <w:r w:rsidRPr="00653D38">
              <w:rPr>
                <w:rFonts w:asciiTheme="minorEastAsia" w:hAnsiTheme="minorEastAsia" w:cs="Times New Roman" w:hint="eastAsia"/>
                <w:sz w:val="24"/>
                <w:szCs w:val="24"/>
                <w:rPrChange w:id="6177" w:author="JY0225" w:date="2017-08-24T12:06:00Z">
                  <w:rPr>
                    <w:rFonts w:ascii="Times New Roman" w:hAnsi="Times New Roman" w:cs="Times New Roman" w:hint="eastAsia"/>
                    <w:szCs w:val="21"/>
                  </w:rPr>
                </w:rPrChange>
              </w:rPr>
              <w:t>测试软件名称</w:t>
            </w:r>
          </w:p>
        </w:tc>
        <w:tc>
          <w:tcPr>
            <w:tcW w:w="5386" w:type="dxa"/>
          </w:tcPr>
          <w:p w14:paraId="5EB68677" w14:textId="77777777" w:rsidR="0057119D" w:rsidRPr="00653D38" w:rsidRDefault="0057119D">
            <w:pPr>
              <w:spacing w:line="400" w:lineRule="exact"/>
              <w:rPr>
                <w:rFonts w:asciiTheme="minorEastAsia" w:hAnsiTheme="minorEastAsia" w:cs="Times New Roman"/>
                <w:sz w:val="24"/>
                <w:szCs w:val="24"/>
                <w:rPrChange w:id="6178" w:author="JY0225" w:date="2017-08-24T12:06:00Z">
                  <w:rPr>
                    <w:rFonts w:ascii="Times New Roman" w:hAnsi="Times New Roman" w:cs="Times New Roman"/>
                    <w:szCs w:val="21"/>
                  </w:rPr>
                </w:rPrChange>
              </w:rPr>
              <w:pPrChange w:id="6179" w:author="JY0225" w:date="2017-08-24T12:06:00Z">
                <w:pPr>
                  <w:spacing w:line="360" w:lineRule="auto"/>
                </w:pPr>
              </w:pPrChange>
            </w:pPr>
            <w:r w:rsidRPr="00653D38">
              <w:rPr>
                <w:rFonts w:asciiTheme="minorEastAsia" w:hAnsiTheme="minorEastAsia" w:cs="Times New Roman"/>
                <w:sz w:val="24"/>
                <w:szCs w:val="24"/>
                <w:rPrChange w:id="6180" w:author="JY0225" w:date="2017-08-24T12:06:00Z">
                  <w:rPr>
                    <w:rFonts w:ascii="Times New Roman" w:hAnsi="Times New Roman" w:cs="Times New Roman"/>
                    <w:szCs w:val="21"/>
                  </w:rPr>
                </w:rPrChange>
              </w:rPr>
              <w:t>middleware</w:t>
            </w:r>
          </w:p>
        </w:tc>
      </w:tr>
      <w:tr w:rsidR="0057119D" w:rsidRPr="00653D38" w14:paraId="6F536B91" w14:textId="77777777" w:rsidTr="001F74B9">
        <w:tc>
          <w:tcPr>
            <w:tcW w:w="1985" w:type="dxa"/>
          </w:tcPr>
          <w:p w14:paraId="1D1E59AF" w14:textId="77777777" w:rsidR="0057119D" w:rsidRPr="00653D38" w:rsidRDefault="0057119D">
            <w:pPr>
              <w:spacing w:line="400" w:lineRule="exact"/>
              <w:rPr>
                <w:rFonts w:asciiTheme="minorEastAsia" w:hAnsiTheme="minorEastAsia" w:cs="Times New Roman"/>
                <w:sz w:val="24"/>
                <w:szCs w:val="24"/>
                <w:rPrChange w:id="6181" w:author="JY0225" w:date="2017-08-24T12:06:00Z">
                  <w:rPr>
                    <w:rFonts w:ascii="Times New Roman" w:hAnsi="Times New Roman" w:cs="Times New Roman"/>
                    <w:szCs w:val="21"/>
                  </w:rPr>
                </w:rPrChange>
              </w:rPr>
              <w:pPrChange w:id="6182" w:author="JY0225" w:date="2017-08-24T12:06:00Z">
                <w:pPr>
                  <w:spacing w:line="360" w:lineRule="auto"/>
                </w:pPr>
              </w:pPrChange>
            </w:pPr>
            <w:r w:rsidRPr="00653D38">
              <w:rPr>
                <w:rFonts w:asciiTheme="minorEastAsia" w:hAnsiTheme="minorEastAsia" w:cs="Times New Roman" w:hint="eastAsia"/>
                <w:sz w:val="24"/>
                <w:szCs w:val="24"/>
                <w:rPrChange w:id="6183" w:author="JY0225" w:date="2017-08-24T12:06:00Z">
                  <w:rPr>
                    <w:rFonts w:ascii="Times New Roman" w:hAnsi="Times New Roman" w:cs="Times New Roman" w:hint="eastAsia"/>
                    <w:szCs w:val="21"/>
                  </w:rPr>
                </w:rPrChange>
              </w:rPr>
              <w:t>测试软件版本号</w:t>
            </w:r>
          </w:p>
        </w:tc>
        <w:tc>
          <w:tcPr>
            <w:tcW w:w="5386" w:type="dxa"/>
          </w:tcPr>
          <w:p w14:paraId="30635F80" w14:textId="77777777" w:rsidR="0057119D" w:rsidRPr="00653D38" w:rsidRDefault="0057119D">
            <w:pPr>
              <w:spacing w:line="400" w:lineRule="exact"/>
              <w:rPr>
                <w:rFonts w:asciiTheme="minorEastAsia" w:hAnsiTheme="minorEastAsia" w:cs="Times New Roman"/>
                <w:sz w:val="24"/>
                <w:szCs w:val="24"/>
                <w:rPrChange w:id="6184" w:author="JY0225" w:date="2017-08-24T12:06:00Z">
                  <w:rPr>
                    <w:rFonts w:ascii="Times New Roman" w:hAnsi="Times New Roman" w:cs="Times New Roman"/>
                    <w:szCs w:val="21"/>
                  </w:rPr>
                </w:rPrChange>
              </w:rPr>
              <w:pPrChange w:id="6185" w:author="JY0225" w:date="2017-08-24T12:06:00Z">
                <w:pPr>
                  <w:spacing w:line="360" w:lineRule="auto"/>
                </w:pPr>
              </w:pPrChange>
            </w:pPr>
            <w:r w:rsidRPr="00653D38">
              <w:rPr>
                <w:rFonts w:asciiTheme="minorEastAsia" w:hAnsiTheme="minorEastAsia" w:cs="Times New Roman"/>
                <w:sz w:val="24"/>
                <w:szCs w:val="24"/>
                <w:rPrChange w:id="6186" w:author="JY0225" w:date="2017-08-24T12:06:00Z">
                  <w:rPr>
                    <w:rFonts w:ascii="Times New Roman" w:hAnsi="Times New Roman" w:cs="Times New Roman"/>
                    <w:szCs w:val="21"/>
                  </w:rPr>
                </w:rPrChange>
              </w:rPr>
              <w:t>0.94</w:t>
            </w:r>
          </w:p>
        </w:tc>
      </w:tr>
      <w:tr w:rsidR="0057119D" w:rsidRPr="00653D38" w14:paraId="3E00D625" w14:textId="77777777" w:rsidTr="001F74B9">
        <w:tc>
          <w:tcPr>
            <w:tcW w:w="1985" w:type="dxa"/>
          </w:tcPr>
          <w:p w14:paraId="6E52911C" w14:textId="77777777" w:rsidR="0057119D" w:rsidRPr="00653D38" w:rsidRDefault="0057119D">
            <w:pPr>
              <w:spacing w:line="400" w:lineRule="exact"/>
              <w:rPr>
                <w:rFonts w:asciiTheme="minorEastAsia" w:hAnsiTheme="minorEastAsia" w:cs="Times New Roman"/>
                <w:sz w:val="24"/>
                <w:szCs w:val="24"/>
                <w:rPrChange w:id="6187" w:author="JY0225" w:date="2017-08-24T12:06:00Z">
                  <w:rPr>
                    <w:rFonts w:ascii="Times New Roman" w:hAnsi="Times New Roman" w:cs="Times New Roman"/>
                    <w:szCs w:val="21"/>
                  </w:rPr>
                </w:rPrChange>
              </w:rPr>
              <w:pPrChange w:id="6188" w:author="JY0225" w:date="2017-08-24T12:06:00Z">
                <w:pPr>
                  <w:spacing w:line="360" w:lineRule="auto"/>
                </w:pPr>
              </w:pPrChange>
            </w:pPr>
            <w:r w:rsidRPr="00653D38">
              <w:rPr>
                <w:rFonts w:asciiTheme="minorEastAsia" w:hAnsiTheme="minorEastAsia" w:cs="Times New Roman" w:hint="eastAsia"/>
                <w:sz w:val="24"/>
                <w:szCs w:val="24"/>
                <w:rPrChange w:id="6189" w:author="JY0225" w:date="2017-08-24T12:06:00Z">
                  <w:rPr>
                    <w:rFonts w:ascii="Times New Roman" w:hAnsi="Times New Roman" w:cs="Times New Roman" w:hint="eastAsia"/>
                    <w:szCs w:val="21"/>
                  </w:rPr>
                </w:rPrChange>
              </w:rPr>
              <w:t>测试服务器</w:t>
            </w:r>
          </w:p>
        </w:tc>
        <w:tc>
          <w:tcPr>
            <w:tcW w:w="5386" w:type="dxa"/>
          </w:tcPr>
          <w:p w14:paraId="7095CDB0" w14:textId="77777777" w:rsidR="0057119D" w:rsidRPr="00653D38" w:rsidRDefault="0057119D">
            <w:pPr>
              <w:spacing w:line="400" w:lineRule="exact"/>
              <w:rPr>
                <w:rFonts w:asciiTheme="minorEastAsia" w:hAnsiTheme="minorEastAsia" w:cs="Times New Roman"/>
                <w:sz w:val="24"/>
                <w:szCs w:val="24"/>
                <w:rPrChange w:id="6190" w:author="JY0225" w:date="2017-08-24T12:06:00Z">
                  <w:rPr>
                    <w:rFonts w:ascii="Times New Roman" w:hAnsi="Times New Roman" w:cs="Times New Roman"/>
                    <w:szCs w:val="21"/>
                  </w:rPr>
                </w:rPrChange>
              </w:rPr>
              <w:pPrChange w:id="6191" w:author="JY0225" w:date="2017-08-24T12:06:00Z">
                <w:pPr>
                  <w:spacing w:line="360" w:lineRule="auto"/>
                </w:pPr>
              </w:pPrChange>
            </w:pPr>
            <w:r w:rsidRPr="00653D38">
              <w:rPr>
                <w:rFonts w:asciiTheme="minorEastAsia" w:hAnsiTheme="minorEastAsia" w:cs="Times New Roman"/>
                <w:sz w:val="24"/>
                <w:szCs w:val="24"/>
                <w:rPrChange w:id="6192" w:author="JY0225" w:date="2017-08-24T12:06:00Z">
                  <w:rPr>
                    <w:rFonts w:ascii="Times New Roman" w:hAnsi="Times New Roman" w:cs="Times New Roman"/>
                    <w:szCs w:val="21"/>
                  </w:rPr>
                </w:rPrChange>
              </w:rPr>
              <w:t>IP</w:t>
            </w:r>
            <w:r w:rsidRPr="00653D38">
              <w:rPr>
                <w:rFonts w:asciiTheme="minorEastAsia" w:hAnsiTheme="minorEastAsia" w:cs="Times New Roman" w:hint="eastAsia"/>
                <w:sz w:val="24"/>
                <w:szCs w:val="24"/>
                <w:rPrChange w:id="6193" w:author="JY0225" w:date="2017-08-24T12:06:00Z">
                  <w:rPr>
                    <w:rFonts w:ascii="Times New Roman" w:hAnsi="Times New Roman" w:cs="Times New Roman" w:hint="eastAsia"/>
                    <w:szCs w:val="21"/>
                  </w:rPr>
                </w:rPrChange>
              </w:rPr>
              <w:t>：</w:t>
            </w:r>
            <w:r w:rsidRPr="00653D38">
              <w:rPr>
                <w:rFonts w:asciiTheme="minorEastAsia" w:hAnsiTheme="minorEastAsia" w:cs="Times New Roman"/>
                <w:sz w:val="24"/>
                <w:szCs w:val="24"/>
                <w:rPrChange w:id="6194" w:author="JY0225" w:date="2017-08-24T12:06:00Z">
                  <w:rPr>
                    <w:rFonts w:ascii="Times New Roman" w:hAnsi="Times New Roman" w:cs="Times New Roman"/>
                    <w:szCs w:val="21"/>
                  </w:rPr>
                </w:rPrChange>
              </w:rPr>
              <w:t>192.168.7.62</w:t>
            </w:r>
          </w:p>
        </w:tc>
      </w:tr>
    </w:tbl>
    <w:p w14:paraId="41241100" w14:textId="77777777" w:rsidR="00BA0985" w:rsidRPr="00653D38" w:rsidRDefault="00BA0985">
      <w:pPr>
        <w:spacing w:line="400" w:lineRule="exact"/>
        <w:jc w:val="center"/>
        <w:rPr>
          <w:rFonts w:asciiTheme="minorEastAsia" w:hAnsiTheme="minorEastAsia"/>
          <w:sz w:val="24"/>
          <w:szCs w:val="24"/>
          <w:rPrChange w:id="6195" w:author="JY0225" w:date="2017-08-24T12:06:00Z">
            <w:rPr/>
          </w:rPrChange>
        </w:rPr>
      </w:pPr>
    </w:p>
    <w:p w14:paraId="1FACF263" w14:textId="77777777" w:rsidR="00BB18EA" w:rsidRDefault="004D1D47">
      <w:pPr>
        <w:pStyle w:val="21"/>
        <w:spacing w:line="240" w:lineRule="auto"/>
        <w:pPrChange w:id="6196" w:author="微软用户" w:date="2017-08-18T22:53:00Z">
          <w:pPr>
            <w:pStyle w:val="21"/>
          </w:pPr>
        </w:pPrChange>
      </w:pPr>
      <w:bookmarkStart w:id="6197" w:name="_Toc491352033"/>
      <w:r>
        <w:t>6.2</w:t>
      </w:r>
      <w:r w:rsidR="00BB18EA" w:rsidRPr="00B87EE1">
        <w:t xml:space="preserve"> </w:t>
      </w:r>
      <w:r w:rsidR="00BB18EA">
        <w:t>测试</w:t>
      </w:r>
      <w:r w:rsidR="006977AF">
        <w:rPr>
          <w:rFonts w:hint="eastAsia"/>
        </w:rPr>
        <w:t>目标</w:t>
      </w:r>
      <w:bookmarkEnd w:id="6197"/>
    </w:p>
    <w:p w14:paraId="48DB7B15" w14:textId="3F795796" w:rsidR="00AC397D" w:rsidRPr="00653D38" w:rsidRDefault="008859A1">
      <w:pPr>
        <w:spacing w:line="400" w:lineRule="exact"/>
        <w:ind w:firstLine="420"/>
        <w:rPr>
          <w:rFonts w:asciiTheme="minorEastAsia" w:hAnsiTheme="minorEastAsia"/>
          <w:sz w:val="24"/>
          <w:szCs w:val="24"/>
          <w:rPrChange w:id="6198" w:author="JY0225" w:date="2017-08-24T12:05:00Z">
            <w:rPr>
              <w:rFonts w:ascii="Times New Roman" w:hAnsi="Times New Roman"/>
              <w:sz w:val="24"/>
            </w:rPr>
          </w:rPrChange>
        </w:rPr>
        <w:pPrChange w:id="6199" w:author="JY0225" w:date="2017-08-24T12:06:00Z">
          <w:pPr>
            <w:spacing w:line="360" w:lineRule="auto"/>
            <w:ind w:firstLine="420"/>
          </w:pPr>
        </w:pPrChange>
      </w:pPr>
      <w:r w:rsidRPr="00653D38">
        <w:rPr>
          <w:rFonts w:asciiTheme="minorEastAsia" w:hAnsiTheme="minorEastAsia" w:hint="eastAsia"/>
          <w:sz w:val="24"/>
          <w:szCs w:val="24"/>
          <w:rPrChange w:id="6200" w:author="JY0225" w:date="2017-08-24T12:05:00Z">
            <w:rPr>
              <w:rFonts w:ascii="Times New Roman" w:hAnsi="Times New Roman" w:hint="eastAsia"/>
              <w:sz w:val="24"/>
            </w:rPr>
          </w:rPrChange>
        </w:rPr>
        <w:t>本文对中间件优化的内容</w:t>
      </w:r>
      <w:r w:rsidR="00C82607" w:rsidRPr="00653D38">
        <w:rPr>
          <w:rFonts w:asciiTheme="minorEastAsia" w:hAnsiTheme="minorEastAsia" w:hint="eastAsia"/>
          <w:sz w:val="24"/>
          <w:szCs w:val="24"/>
          <w:rPrChange w:id="6201" w:author="JY0225" w:date="2017-08-24T12:05:00Z">
            <w:rPr>
              <w:rFonts w:ascii="Times New Roman" w:hAnsi="Times New Roman" w:hint="eastAsia"/>
              <w:sz w:val="24"/>
            </w:rPr>
          </w:rPrChange>
        </w:rPr>
        <w:t>为</w:t>
      </w:r>
      <w:r w:rsidR="00AC397D" w:rsidRPr="00653D38">
        <w:rPr>
          <w:rFonts w:asciiTheme="minorEastAsia" w:hAnsiTheme="minorEastAsia" w:hint="eastAsia"/>
          <w:sz w:val="24"/>
          <w:szCs w:val="24"/>
          <w:rPrChange w:id="6202" w:author="JY0225" w:date="2017-08-24T12:05:00Z">
            <w:rPr>
              <w:rFonts w:ascii="Times New Roman" w:hAnsi="Times New Roman" w:hint="eastAsia"/>
              <w:sz w:val="24"/>
            </w:rPr>
          </w:rPrChange>
        </w:rPr>
        <w:t>基于前期的成果，在</w:t>
      </w:r>
      <w:r w:rsidR="00AC397D" w:rsidRPr="00653D38">
        <w:rPr>
          <w:rFonts w:asciiTheme="minorEastAsia" w:hAnsiTheme="minorEastAsia"/>
          <w:sz w:val="24"/>
          <w:szCs w:val="24"/>
          <w:rPrChange w:id="6203" w:author="JY0225" w:date="2017-08-24T12:05:00Z">
            <w:rPr>
              <w:rFonts w:ascii="Times New Roman" w:hAnsi="Times New Roman"/>
              <w:sz w:val="24"/>
            </w:rPr>
          </w:rPrChange>
        </w:rPr>
        <w:t>Linux</w:t>
      </w:r>
      <w:r w:rsidR="00AC397D" w:rsidRPr="00653D38">
        <w:rPr>
          <w:rFonts w:asciiTheme="minorEastAsia" w:hAnsiTheme="minorEastAsia" w:hint="eastAsia"/>
          <w:sz w:val="24"/>
          <w:szCs w:val="24"/>
          <w:rPrChange w:id="6204" w:author="JY0225" w:date="2017-08-24T12:05:00Z">
            <w:rPr>
              <w:rFonts w:ascii="Times New Roman" w:hAnsi="Times New Roman" w:hint="eastAsia"/>
              <w:sz w:val="24"/>
            </w:rPr>
          </w:rPrChange>
        </w:rPr>
        <w:t>平台上，针对需要改善的问题，综合运用前期的技术积累，优化并完善平台框架和</w:t>
      </w:r>
      <w:r w:rsidR="00AC397D" w:rsidRPr="00653D38">
        <w:rPr>
          <w:rFonts w:asciiTheme="minorEastAsia" w:hAnsiTheme="minorEastAsia"/>
          <w:sz w:val="24"/>
          <w:szCs w:val="24"/>
          <w:rPrChange w:id="6205" w:author="JY0225" w:date="2017-08-24T12:05:00Z">
            <w:rPr>
              <w:rFonts w:ascii="Times New Roman" w:hAnsi="Times New Roman"/>
              <w:sz w:val="24"/>
            </w:rPr>
          </w:rPrChange>
        </w:rPr>
        <w:t>API</w:t>
      </w:r>
      <w:r w:rsidR="00AC397D" w:rsidRPr="00653D38">
        <w:rPr>
          <w:rFonts w:asciiTheme="minorEastAsia" w:hAnsiTheme="minorEastAsia" w:hint="eastAsia"/>
          <w:sz w:val="24"/>
          <w:szCs w:val="24"/>
          <w:rPrChange w:id="6206" w:author="JY0225" w:date="2017-08-24T12:05:00Z">
            <w:rPr>
              <w:rFonts w:ascii="Times New Roman" w:hAnsi="Times New Roman" w:hint="eastAsia"/>
              <w:sz w:val="24"/>
            </w:rPr>
          </w:rPrChange>
        </w:rPr>
        <w:t>支持机制，以支持更多的桌面</w:t>
      </w:r>
      <w:r w:rsidR="00AC397D" w:rsidRPr="00653D38">
        <w:rPr>
          <w:rFonts w:asciiTheme="minorEastAsia" w:hAnsiTheme="minorEastAsia"/>
          <w:sz w:val="24"/>
          <w:szCs w:val="24"/>
          <w:rPrChange w:id="6207" w:author="JY0225" w:date="2017-08-24T12:05:00Z">
            <w:rPr>
              <w:rFonts w:ascii="Times New Roman" w:hAnsi="Times New Roman"/>
              <w:sz w:val="24"/>
            </w:rPr>
          </w:rPrChange>
        </w:rPr>
        <w:t>OS</w:t>
      </w:r>
      <w:r w:rsidR="00AC397D" w:rsidRPr="00653D38">
        <w:rPr>
          <w:rFonts w:asciiTheme="minorEastAsia" w:hAnsiTheme="minorEastAsia" w:hint="eastAsia"/>
          <w:sz w:val="24"/>
          <w:szCs w:val="24"/>
          <w:rPrChange w:id="6208" w:author="JY0225" w:date="2017-08-24T12:05:00Z">
            <w:rPr>
              <w:rFonts w:ascii="Times New Roman" w:hAnsi="Times New Roman" w:hint="eastAsia"/>
              <w:sz w:val="24"/>
            </w:rPr>
          </w:rPrChange>
        </w:rPr>
        <w:t>组件使用云备份与云</w:t>
      </w:r>
      <w:r w:rsidR="00476838" w:rsidRPr="00653D38">
        <w:rPr>
          <w:rFonts w:asciiTheme="minorEastAsia" w:hAnsiTheme="minorEastAsia" w:hint="eastAsia"/>
          <w:sz w:val="24"/>
          <w:szCs w:val="24"/>
          <w:rPrChange w:id="6209" w:author="JY0225" w:date="2017-08-24T12:05:00Z">
            <w:rPr>
              <w:rFonts w:ascii="Times New Roman" w:hAnsi="Times New Roman" w:hint="eastAsia"/>
              <w:sz w:val="24"/>
            </w:rPr>
          </w:rPrChange>
        </w:rPr>
        <w:t>备份</w:t>
      </w:r>
      <w:r w:rsidR="00AC397D" w:rsidRPr="00653D38">
        <w:rPr>
          <w:rFonts w:asciiTheme="minorEastAsia" w:hAnsiTheme="minorEastAsia" w:hint="eastAsia"/>
          <w:sz w:val="24"/>
          <w:szCs w:val="24"/>
          <w:rPrChange w:id="6210" w:author="JY0225" w:date="2017-08-24T12:05:00Z">
            <w:rPr>
              <w:rFonts w:ascii="Times New Roman" w:hAnsi="Times New Roman" w:hint="eastAsia"/>
              <w:sz w:val="24"/>
            </w:rPr>
          </w:rPrChange>
        </w:rPr>
        <w:t>服务。为了确保</w:t>
      </w:r>
      <w:r w:rsidR="0038245B" w:rsidRPr="00653D38">
        <w:rPr>
          <w:rFonts w:asciiTheme="minorEastAsia" w:hAnsiTheme="minorEastAsia" w:hint="eastAsia"/>
          <w:sz w:val="24"/>
          <w:szCs w:val="24"/>
          <w:rPrChange w:id="6211" w:author="JY0225" w:date="2017-08-24T12:05:00Z">
            <w:rPr>
              <w:rFonts w:ascii="Times New Roman" w:hAnsi="Times New Roman" w:hint="eastAsia"/>
              <w:sz w:val="24"/>
            </w:rPr>
          </w:rPrChange>
        </w:rPr>
        <w:t>优化在</w:t>
      </w:r>
      <w:r w:rsidR="00AC397D" w:rsidRPr="00653D38">
        <w:rPr>
          <w:rFonts w:asciiTheme="minorEastAsia" w:hAnsiTheme="minorEastAsia" w:hint="eastAsia"/>
          <w:sz w:val="24"/>
          <w:szCs w:val="24"/>
          <w:rPrChange w:id="6212" w:author="JY0225" w:date="2017-08-24T12:05:00Z">
            <w:rPr>
              <w:rFonts w:ascii="Times New Roman" w:hAnsi="Times New Roman" w:hint="eastAsia"/>
              <w:sz w:val="24"/>
            </w:rPr>
          </w:rPrChange>
        </w:rPr>
        <w:t>功能需求与性能需要</w:t>
      </w:r>
      <w:r w:rsidR="000B74BF" w:rsidRPr="00653D38">
        <w:rPr>
          <w:rFonts w:asciiTheme="minorEastAsia" w:hAnsiTheme="minorEastAsia"/>
          <w:color w:val="000000" w:themeColor="text1"/>
          <w:sz w:val="24"/>
          <w:szCs w:val="24"/>
          <w:vertAlign w:val="superscript"/>
          <w:rPrChange w:id="6213" w:author="JY0225" w:date="2017-08-24T12:05:00Z">
            <w:rPr>
              <w:color w:val="000000" w:themeColor="text1"/>
              <w:vertAlign w:val="superscript"/>
            </w:rPr>
          </w:rPrChange>
        </w:rPr>
        <w:fldChar w:fldCharType="begin"/>
      </w:r>
      <w:r w:rsidR="000B74BF" w:rsidRPr="00653D38">
        <w:rPr>
          <w:rFonts w:asciiTheme="minorEastAsia" w:hAnsiTheme="minorEastAsia"/>
          <w:color w:val="000000" w:themeColor="text1"/>
          <w:sz w:val="24"/>
          <w:szCs w:val="24"/>
          <w:vertAlign w:val="superscript"/>
          <w:rPrChange w:id="6214" w:author="JY0225" w:date="2017-08-24T12:05:00Z">
            <w:rPr>
              <w:color w:val="000000" w:themeColor="text1"/>
              <w:vertAlign w:val="superscript"/>
            </w:rPr>
          </w:rPrChange>
        </w:rPr>
        <w:instrText xml:space="preserve"> REF _Ref489794944 \r \h </w:instrText>
      </w:r>
      <w:r w:rsidR="00653D38" w:rsidRPr="00653D38">
        <w:rPr>
          <w:rFonts w:asciiTheme="minorEastAsia" w:hAnsiTheme="minorEastAsia"/>
          <w:color w:val="000000" w:themeColor="text1"/>
          <w:sz w:val="24"/>
          <w:szCs w:val="24"/>
          <w:vertAlign w:val="superscript"/>
          <w:rPrChange w:id="6215" w:author="JY0225" w:date="2017-08-24T12:05:00Z">
            <w:rPr>
              <w:color w:val="000000" w:themeColor="text1"/>
              <w:sz w:val="24"/>
              <w:szCs w:val="24"/>
              <w:vertAlign w:val="superscript"/>
            </w:rPr>
          </w:rPrChange>
        </w:rPr>
        <w:instrText xml:space="preserve"> \* MERGEFORMAT </w:instrText>
      </w:r>
      <w:r w:rsidR="000B74BF" w:rsidRPr="00653D38">
        <w:rPr>
          <w:rFonts w:asciiTheme="minorEastAsia" w:hAnsiTheme="minorEastAsia"/>
          <w:color w:val="000000" w:themeColor="text1"/>
          <w:sz w:val="24"/>
          <w:szCs w:val="24"/>
          <w:vertAlign w:val="superscript"/>
          <w:rPrChange w:id="6216" w:author="JY0225" w:date="2017-08-24T12:05:00Z">
            <w:rPr>
              <w:rFonts w:asciiTheme="minorEastAsia" w:hAnsiTheme="minorEastAsia"/>
              <w:color w:val="000000" w:themeColor="text1"/>
              <w:sz w:val="24"/>
              <w:szCs w:val="24"/>
              <w:vertAlign w:val="superscript"/>
            </w:rPr>
          </w:rPrChange>
        </w:rPr>
      </w:r>
      <w:r w:rsidR="000B74BF" w:rsidRPr="00653D38">
        <w:rPr>
          <w:rFonts w:asciiTheme="minorEastAsia" w:hAnsiTheme="minorEastAsia"/>
          <w:color w:val="000000" w:themeColor="text1"/>
          <w:sz w:val="24"/>
          <w:szCs w:val="24"/>
          <w:vertAlign w:val="superscript"/>
          <w:rPrChange w:id="6217" w:author="JY0225" w:date="2017-08-24T12:05:00Z">
            <w:rPr>
              <w:color w:val="000000" w:themeColor="text1"/>
              <w:vertAlign w:val="superscript"/>
            </w:rPr>
          </w:rPrChange>
        </w:rPr>
        <w:fldChar w:fldCharType="separate"/>
      </w:r>
      <w:r w:rsidR="008E2759" w:rsidRPr="00653D38">
        <w:rPr>
          <w:rFonts w:asciiTheme="minorEastAsia" w:hAnsiTheme="minorEastAsia"/>
          <w:color w:val="000000" w:themeColor="text1"/>
          <w:sz w:val="24"/>
          <w:szCs w:val="24"/>
          <w:vertAlign w:val="superscript"/>
          <w:rPrChange w:id="6218" w:author="JY0225" w:date="2017-08-24T12:05:00Z">
            <w:rPr>
              <w:color w:val="000000" w:themeColor="text1"/>
              <w:vertAlign w:val="superscript"/>
            </w:rPr>
          </w:rPrChange>
        </w:rPr>
        <w:t>[37]</w:t>
      </w:r>
      <w:r w:rsidR="000B74BF" w:rsidRPr="00653D38">
        <w:rPr>
          <w:rFonts w:asciiTheme="minorEastAsia" w:hAnsiTheme="minorEastAsia"/>
          <w:color w:val="000000" w:themeColor="text1"/>
          <w:sz w:val="24"/>
          <w:szCs w:val="24"/>
          <w:vertAlign w:val="superscript"/>
          <w:rPrChange w:id="6219" w:author="JY0225" w:date="2017-08-24T12:05:00Z">
            <w:rPr>
              <w:color w:val="000000" w:themeColor="text1"/>
              <w:vertAlign w:val="superscript"/>
            </w:rPr>
          </w:rPrChange>
        </w:rPr>
        <w:fldChar w:fldCharType="end"/>
      </w:r>
      <w:r w:rsidR="00AC397D" w:rsidRPr="00653D38">
        <w:rPr>
          <w:rFonts w:asciiTheme="minorEastAsia" w:hAnsiTheme="minorEastAsia" w:hint="eastAsia"/>
          <w:sz w:val="24"/>
          <w:szCs w:val="24"/>
          <w:rPrChange w:id="6220" w:author="JY0225" w:date="2017-08-24T12:05:00Z">
            <w:rPr>
              <w:rFonts w:ascii="Times New Roman" w:hAnsi="Times New Roman" w:hint="eastAsia"/>
              <w:sz w:val="24"/>
            </w:rPr>
          </w:rPrChange>
        </w:rPr>
        <w:t>，对云</w:t>
      </w:r>
      <w:r w:rsidR="00476838" w:rsidRPr="00653D38">
        <w:rPr>
          <w:rFonts w:asciiTheme="minorEastAsia" w:hAnsiTheme="minorEastAsia" w:hint="eastAsia"/>
          <w:sz w:val="24"/>
          <w:szCs w:val="24"/>
          <w:rPrChange w:id="6221" w:author="JY0225" w:date="2017-08-24T12:05:00Z">
            <w:rPr>
              <w:rFonts w:ascii="Times New Roman" w:hAnsi="Times New Roman" w:hint="eastAsia"/>
              <w:sz w:val="24"/>
            </w:rPr>
          </w:rPrChange>
        </w:rPr>
        <w:t>备份</w:t>
      </w:r>
      <w:r w:rsidR="00AC397D" w:rsidRPr="00653D38">
        <w:rPr>
          <w:rFonts w:asciiTheme="minorEastAsia" w:hAnsiTheme="minorEastAsia" w:hint="eastAsia"/>
          <w:sz w:val="24"/>
          <w:szCs w:val="24"/>
          <w:rPrChange w:id="6222" w:author="JY0225" w:date="2017-08-24T12:05:00Z">
            <w:rPr>
              <w:rFonts w:ascii="Times New Roman" w:hAnsi="Times New Roman" w:hint="eastAsia"/>
              <w:sz w:val="24"/>
            </w:rPr>
          </w:rPrChange>
        </w:rPr>
        <w:t>与云备份中间件进行</w:t>
      </w:r>
      <w:r w:rsidR="00A27101" w:rsidRPr="00653D38">
        <w:rPr>
          <w:rFonts w:asciiTheme="minorEastAsia" w:hAnsiTheme="minorEastAsia" w:hint="eastAsia"/>
          <w:sz w:val="24"/>
          <w:szCs w:val="24"/>
          <w:rPrChange w:id="6223" w:author="JY0225" w:date="2017-08-24T12:05:00Z">
            <w:rPr>
              <w:rFonts w:ascii="Times New Roman" w:hAnsi="Times New Roman" w:hint="eastAsia"/>
              <w:sz w:val="24"/>
            </w:rPr>
          </w:rPrChange>
        </w:rPr>
        <w:t>了</w:t>
      </w:r>
      <w:r w:rsidR="00AC397D" w:rsidRPr="00653D38">
        <w:rPr>
          <w:rFonts w:asciiTheme="minorEastAsia" w:hAnsiTheme="minorEastAsia" w:hint="eastAsia"/>
          <w:sz w:val="24"/>
          <w:szCs w:val="24"/>
          <w:rPrChange w:id="6224" w:author="JY0225" w:date="2017-08-24T12:05:00Z">
            <w:rPr>
              <w:rFonts w:ascii="Times New Roman" w:hAnsi="Times New Roman" w:hint="eastAsia"/>
              <w:sz w:val="24"/>
            </w:rPr>
          </w:rPrChange>
        </w:rPr>
        <w:t>测试。</w:t>
      </w:r>
    </w:p>
    <w:p w14:paraId="270DBA89" w14:textId="77777777" w:rsidR="00AC397D" w:rsidRPr="00653D38" w:rsidRDefault="00AC397D">
      <w:pPr>
        <w:spacing w:line="400" w:lineRule="exact"/>
        <w:ind w:firstLine="420"/>
        <w:rPr>
          <w:rFonts w:asciiTheme="minorEastAsia" w:hAnsiTheme="minorEastAsia"/>
          <w:sz w:val="24"/>
          <w:szCs w:val="24"/>
          <w:rPrChange w:id="6225" w:author="JY0225" w:date="2017-08-24T12:05:00Z">
            <w:rPr>
              <w:rFonts w:ascii="Times New Roman" w:hAnsi="Times New Roman"/>
              <w:sz w:val="24"/>
            </w:rPr>
          </w:rPrChange>
        </w:rPr>
        <w:pPrChange w:id="6226" w:author="JY0225" w:date="2017-08-24T12:06:00Z">
          <w:pPr>
            <w:spacing w:line="360" w:lineRule="auto"/>
            <w:ind w:firstLine="420"/>
          </w:pPr>
        </w:pPrChange>
      </w:pPr>
      <w:r w:rsidRPr="00653D38">
        <w:rPr>
          <w:rFonts w:asciiTheme="minorEastAsia" w:hAnsiTheme="minorEastAsia" w:hint="eastAsia"/>
          <w:sz w:val="24"/>
          <w:szCs w:val="24"/>
          <w:rPrChange w:id="6227" w:author="JY0225" w:date="2017-08-24T12:05:00Z">
            <w:rPr>
              <w:rFonts w:ascii="Times New Roman" w:hAnsi="Times New Roman" w:hint="eastAsia"/>
              <w:sz w:val="24"/>
            </w:rPr>
          </w:rPrChange>
        </w:rPr>
        <w:t>具体</w:t>
      </w:r>
      <w:r w:rsidR="004A1E33" w:rsidRPr="00653D38">
        <w:rPr>
          <w:rFonts w:asciiTheme="minorEastAsia" w:hAnsiTheme="minorEastAsia" w:hint="eastAsia"/>
          <w:sz w:val="24"/>
          <w:szCs w:val="24"/>
          <w:rPrChange w:id="6228" w:author="JY0225" w:date="2017-08-24T12:05:00Z">
            <w:rPr>
              <w:rFonts w:ascii="Times New Roman" w:hAnsi="Times New Roman" w:hint="eastAsia"/>
              <w:sz w:val="24"/>
            </w:rPr>
          </w:rPrChange>
        </w:rPr>
        <w:t>测试</w:t>
      </w:r>
      <w:r w:rsidR="005C7F8E" w:rsidRPr="00653D38">
        <w:rPr>
          <w:rFonts w:asciiTheme="minorEastAsia" w:hAnsiTheme="minorEastAsia" w:hint="eastAsia"/>
          <w:sz w:val="24"/>
          <w:szCs w:val="24"/>
          <w:rPrChange w:id="6229" w:author="JY0225" w:date="2017-08-24T12:05:00Z">
            <w:rPr>
              <w:rFonts w:ascii="Times New Roman" w:hAnsi="Times New Roman" w:hint="eastAsia"/>
              <w:sz w:val="24"/>
            </w:rPr>
          </w:rPrChange>
        </w:rPr>
        <w:t>目标</w:t>
      </w:r>
      <w:r w:rsidRPr="00653D38">
        <w:rPr>
          <w:rFonts w:asciiTheme="minorEastAsia" w:hAnsiTheme="minorEastAsia" w:hint="eastAsia"/>
          <w:sz w:val="24"/>
          <w:szCs w:val="24"/>
          <w:rPrChange w:id="6230" w:author="JY0225" w:date="2017-08-24T12:05:00Z">
            <w:rPr>
              <w:rFonts w:ascii="Times New Roman" w:hAnsi="Times New Roman" w:hint="eastAsia"/>
              <w:sz w:val="24"/>
            </w:rPr>
          </w:rPrChange>
        </w:rPr>
        <w:t>如下：</w:t>
      </w:r>
    </w:p>
    <w:p w14:paraId="54B9CE71" w14:textId="059AF8A4" w:rsidR="00AC397D" w:rsidRPr="00653D38" w:rsidRDefault="00AC397D">
      <w:pPr>
        <w:numPr>
          <w:ilvl w:val="0"/>
          <w:numId w:val="18"/>
        </w:numPr>
        <w:spacing w:line="400" w:lineRule="exact"/>
        <w:rPr>
          <w:rFonts w:asciiTheme="minorEastAsia" w:hAnsiTheme="minorEastAsia"/>
          <w:color w:val="000000" w:themeColor="text1"/>
          <w:sz w:val="24"/>
          <w:szCs w:val="24"/>
          <w:rPrChange w:id="6231" w:author="JY0225" w:date="2017-08-24T12:05:00Z">
            <w:rPr>
              <w:rFonts w:ascii="Times New Roman" w:hAnsi="Times New Roman" w:cs="黑体"/>
              <w:sz w:val="24"/>
            </w:rPr>
          </w:rPrChange>
        </w:rPr>
        <w:pPrChange w:id="6232" w:author="JY0225" w:date="2017-08-24T12:06:00Z">
          <w:pPr>
            <w:pStyle w:val="a5"/>
            <w:numPr>
              <w:numId w:val="17"/>
            </w:numPr>
            <w:spacing w:line="360" w:lineRule="auto"/>
            <w:ind w:left="780" w:firstLineChars="0" w:hanging="360"/>
          </w:pPr>
        </w:pPrChange>
      </w:pPr>
      <w:r w:rsidRPr="00653D38">
        <w:rPr>
          <w:rFonts w:asciiTheme="minorEastAsia" w:hAnsiTheme="minorEastAsia" w:hint="eastAsia"/>
          <w:color w:val="000000" w:themeColor="text1"/>
          <w:sz w:val="24"/>
          <w:szCs w:val="24"/>
          <w:rPrChange w:id="6233" w:author="JY0225" w:date="2017-08-24T12:05:00Z">
            <w:rPr>
              <w:rFonts w:ascii="Times New Roman" w:hAnsi="Times New Roman" w:hint="eastAsia"/>
              <w:sz w:val="24"/>
            </w:rPr>
          </w:rPrChange>
        </w:rPr>
        <w:t>测试</w:t>
      </w:r>
      <w:del w:id="6234" w:author="JY0225" w:date="2017-08-24T10:57:00Z">
        <w:r w:rsidRPr="00653D38" w:rsidDel="001A48B7">
          <w:rPr>
            <w:rFonts w:asciiTheme="minorEastAsia" w:hAnsiTheme="minorEastAsia" w:hint="eastAsia"/>
            <w:color w:val="000000" w:themeColor="text1"/>
            <w:sz w:val="24"/>
            <w:szCs w:val="24"/>
            <w:rPrChange w:id="6235" w:author="JY0225" w:date="2017-08-24T12:05:00Z">
              <w:rPr>
                <w:rFonts w:ascii="Times New Roman" w:hAnsi="Times New Roman" w:hint="eastAsia"/>
                <w:sz w:val="24"/>
              </w:rPr>
            </w:rPrChange>
          </w:rPr>
          <w:delText>已实现的中间件是否达到任务及设计的要求，包括：各个功能点是否以实现，业务流</w:delText>
        </w:r>
        <w:r w:rsidRPr="00653D38" w:rsidDel="001A48B7">
          <w:rPr>
            <w:rFonts w:asciiTheme="minorEastAsia" w:hAnsiTheme="minorEastAsia" w:hint="eastAsia"/>
            <w:color w:val="000000" w:themeColor="text1"/>
            <w:sz w:val="24"/>
            <w:szCs w:val="24"/>
            <w:rPrChange w:id="6236" w:author="JY0225" w:date="2017-08-24T12:05:00Z">
              <w:rPr>
                <w:rFonts w:ascii="Times New Roman" w:hAnsi="Times New Roman" w:cs="黑体" w:hint="eastAsia"/>
                <w:sz w:val="24"/>
              </w:rPr>
            </w:rPrChange>
          </w:rPr>
          <w:delText>程是否正确；</w:delText>
        </w:r>
      </w:del>
      <w:ins w:id="6237" w:author="JY0225" w:date="2017-08-24T10:57:00Z">
        <w:r w:rsidR="001A48B7" w:rsidRPr="00653D38">
          <w:rPr>
            <w:rFonts w:asciiTheme="minorEastAsia" w:hAnsiTheme="minorEastAsia" w:hint="eastAsia"/>
            <w:color w:val="000000" w:themeColor="text1"/>
            <w:sz w:val="24"/>
            <w:szCs w:val="24"/>
            <w:rPrChange w:id="6238" w:author="JY0225" w:date="2017-08-24T12:05:00Z">
              <w:rPr>
                <w:rFonts w:hint="eastAsia"/>
                <w:color w:val="000000" w:themeColor="text1"/>
                <w:sz w:val="24"/>
                <w:szCs w:val="24"/>
              </w:rPr>
            </w:rPrChange>
          </w:rPr>
          <w:t>优化后的中间件系统是否完成</w:t>
        </w:r>
        <w:r w:rsidR="00671799" w:rsidRPr="00653D38">
          <w:rPr>
            <w:rFonts w:asciiTheme="minorEastAsia" w:hAnsiTheme="minorEastAsia" w:hint="eastAsia"/>
            <w:color w:val="000000" w:themeColor="text1"/>
            <w:sz w:val="24"/>
            <w:szCs w:val="24"/>
            <w:rPrChange w:id="6239" w:author="JY0225" w:date="2017-08-24T12:05:00Z">
              <w:rPr>
                <w:rFonts w:hint="eastAsia"/>
                <w:color w:val="000000" w:themeColor="text1"/>
                <w:sz w:val="24"/>
                <w:szCs w:val="24"/>
              </w:rPr>
            </w:rPrChange>
          </w:rPr>
          <w:t>分析</w:t>
        </w:r>
        <w:r w:rsidR="001A48B7" w:rsidRPr="00653D38">
          <w:rPr>
            <w:rFonts w:asciiTheme="minorEastAsia" w:hAnsiTheme="minorEastAsia" w:hint="eastAsia"/>
            <w:color w:val="000000" w:themeColor="text1"/>
            <w:sz w:val="24"/>
            <w:szCs w:val="24"/>
            <w:rPrChange w:id="6240" w:author="JY0225" w:date="2017-08-24T12:05:00Z">
              <w:rPr>
                <w:rFonts w:hint="eastAsia"/>
                <w:color w:val="000000" w:themeColor="text1"/>
                <w:sz w:val="24"/>
                <w:szCs w:val="24"/>
              </w:rPr>
            </w:rPrChange>
          </w:rPr>
          <w:t>设计</w:t>
        </w:r>
        <w:r w:rsidR="00671799" w:rsidRPr="00653D38">
          <w:rPr>
            <w:rFonts w:asciiTheme="minorEastAsia" w:hAnsiTheme="minorEastAsia" w:hint="eastAsia"/>
            <w:color w:val="000000" w:themeColor="text1"/>
            <w:sz w:val="24"/>
            <w:szCs w:val="24"/>
            <w:rPrChange w:id="6241" w:author="JY0225" w:date="2017-08-24T12:05:00Z">
              <w:rPr>
                <w:rFonts w:hint="eastAsia"/>
                <w:color w:val="000000" w:themeColor="text1"/>
                <w:sz w:val="24"/>
                <w:szCs w:val="24"/>
              </w:rPr>
            </w:rPrChange>
          </w:rPr>
          <w:t>提出的功能要求。</w:t>
        </w:r>
      </w:ins>
    </w:p>
    <w:p w14:paraId="7731B97C" w14:textId="7EC8B278" w:rsidR="00AC397D" w:rsidRPr="00653D38" w:rsidRDefault="000A7925">
      <w:pPr>
        <w:numPr>
          <w:ilvl w:val="0"/>
          <w:numId w:val="18"/>
        </w:numPr>
        <w:spacing w:line="400" w:lineRule="exact"/>
        <w:rPr>
          <w:rFonts w:asciiTheme="minorEastAsia" w:hAnsiTheme="minorEastAsia"/>
          <w:color w:val="000000" w:themeColor="text1"/>
          <w:sz w:val="24"/>
          <w:szCs w:val="24"/>
          <w:rPrChange w:id="6242" w:author="JY0225" w:date="2017-08-24T12:05:00Z">
            <w:rPr>
              <w:rFonts w:ascii="Times New Roman" w:hAnsi="Times New Roman"/>
              <w:sz w:val="24"/>
            </w:rPr>
          </w:rPrChange>
        </w:rPr>
        <w:pPrChange w:id="6243" w:author="JY0225" w:date="2017-08-24T12:06:00Z">
          <w:pPr>
            <w:pStyle w:val="a5"/>
            <w:numPr>
              <w:numId w:val="17"/>
            </w:numPr>
            <w:spacing w:line="360" w:lineRule="auto"/>
            <w:ind w:left="780" w:firstLineChars="0" w:hanging="360"/>
          </w:pPr>
        </w:pPrChange>
      </w:pPr>
      <w:ins w:id="6244" w:author="JY0225" w:date="2017-08-24T10:57:00Z">
        <w:r w:rsidRPr="00653D38">
          <w:rPr>
            <w:rFonts w:asciiTheme="minorEastAsia" w:hAnsiTheme="minorEastAsia" w:hint="eastAsia"/>
            <w:color w:val="000000" w:themeColor="text1"/>
            <w:sz w:val="24"/>
            <w:szCs w:val="24"/>
            <w:rPrChange w:id="6245" w:author="JY0225" w:date="2017-08-24T12:05:00Z">
              <w:rPr>
                <w:rFonts w:hint="eastAsia"/>
                <w:color w:val="000000" w:themeColor="text1"/>
                <w:sz w:val="24"/>
                <w:szCs w:val="24"/>
              </w:rPr>
            </w:rPrChange>
          </w:rPr>
          <w:t>测试系统的</w:t>
        </w:r>
      </w:ins>
      <w:ins w:id="6246" w:author="JY0225" w:date="2017-08-24T10:58:00Z">
        <w:r w:rsidRPr="00653D38">
          <w:rPr>
            <w:rFonts w:asciiTheme="minorEastAsia" w:hAnsiTheme="minorEastAsia" w:hint="eastAsia"/>
            <w:color w:val="000000" w:themeColor="text1"/>
            <w:sz w:val="24"/>
            <w:szCs w:val="24"/>
            <w:rPrChange w:id="6247" w:author="JY0225" w:date="2017-08-24T12:05:00Z">
              <w:rPr>
                <w:rFonts w:hint="eastAsia"/>
                <w:color w:val="000000" w:themeColor="text1"/>
                <w:sz w:val="24"/>
                <w:szCs w:val="24"/>
              </w:rPr>
            </w:rPrChange>
          </w:rPr>
          <w:t>安全性、稳定性、鲁棒性。</w:t>
        </w:r>
      </w:ins>
      <w:del w:id="6248" w:author="JY0225" w:date="2017-08-24T10:57:00Z">
        <w:r w:rsidR="00AC397D" w:rsidRPr="00653D38" w:rsidDel="000A7925">
          <w:rPr>
            <w:rFonts w:asciiTheme="minorEastAsia" w:hAnsiTheme="minorEastAsia" w:hint="eastAsia"/>
            <w:color w:val="000000" w:themeColor="text1"/>
            <w:sz w:val="24"/>
            <w:szCs w:val="24"/>
            <w:rPrChange w:id="6249" w:author="JY0225" w:date="2017-08-24T12:05:00Z">
              <w:rPr>
                <w:rFonts w:ascii="Times New Roman" w:hAnsi="Times New Roman" w:hint="eastAsia"/>
                <w:sz w:val="24"/>
              </w:rPr>
            </w:rPrChange>
          </w:rPr>
          <w:delText>任务规定的操作和运行稳定；</w:delText>
        </w:r>
      </w:del>
    </w:p>
    <w:p w14:paraId="49A5D497" w14:textId="48698DAB" w:rsidR="002A5CE9" w:rsidRPr="00653D38" w:rsidRDefault="000A0938">
      <w:pPr>
        <w:numPr>
          <w:ilvl w:val="0"/>
          <w:numId w:val="18"/>
        </w:numPr>
        <w:spacing w:line="400" w:lineRule="exact"/>
        <w:rPr>
          <w:rFonts w:asciiTheme="minorEastAsia" w:hAnsiTheme="minorEastAsia"/>
          <w:color w:val="000000" w:themeColor="text1"/>
          <w:sz w:val="24"/>
          <w:szCs w:val="24"/>
          <w:rPrChange w:id="6250" w:author="JY0225" w:date="2017-08-24T12:05:00Z">
            <w:rPr>
              <w:rFonts w:ascii="Times New Roman" w:hAnsi="Times New Roman"/>
              <w:sz w:val="24"/>
            </w:rPr>
          </w:rPrChange>
        </w:rPr>
        <w:pPrChange w:id="6251" w:author="JY0225" w:date="2017-08-24T12:06:00Z">
          <w:pPr>
            <w:pStyle w:val="a5"/>
            <w:numPr>
              <w:numId w:val="17"/>
            </w:numPr>
            <w:spacing w:line="360" w:lineRule="auto"/>
            <w:ind w:left="780" w:firstLineChars="0" w:hanging="360"/>
          </w:pPr>
        </w:pPrChange>
      </w:pPr>
      <w:ins w:id="6252" w:author="JY0225" w:date="2017-08-24T10:58:00Z">
        <w:r w:rsidRPr="00653D38">
          <w:rPr>
            <w:rFonts w:asciiTheme="minorEastAsia" w:hAnsiTheme="minorEastAsia" w:hint="eastAsia"/>
            <w:color w:val="000000" w:themeColor="text1"/>
            <w:sz w:val="24"/>
            <w:szCs w:val="24"/>
            <w:rPrChange w:id="6253" w:author="JY0225" w:date="2017-08-24T12:05:00Z">
              <w:rPr>
                <w:rFonts w:hint="eastAsia"/>
                <w:color w:val="000000" w:themeColor="text1"/>
                <w:sz w:val="24"/>
                <w:szCs w:val="24"/>
              </w:rPr>
            </w:rPrChange>
          </w:rPr>
          <w:t>与原有的中间件系统和</w:t>
        </w:r>
      </w:ins>
      <w:ins w:id="6254" w:author="JY0225" w:date="2017-08-24T10:59:00Z">
        <w:r w:rsidRPr="00653D38">
          <w:rPr>
            <w:rFonts w:asciiTheme="minorEastAsia" w:hAnsiTheme="minorEastAsia" w:hint="eastAsia"/>
            <w:color w:val="000000" w:themeColor="text1"/>
            <w:sz w:val="24"/>
            <w:szCs w:val="24"/>
            <w:rPrChange w:id="6255" w:author="JY0225" w:date="2017-08-24T12:05:00Z">
              <w:rPr>
                <w:rFonts w:hint="eastAsia"/>
                <w:color w:val="000000" w:themeColor="text1"/>
                <w:sz w:val="24"/>
                <w:szCs w:val="24"/>
              </w:rPr>
            </w:rPrChange>
          </w:rPr>
          <w:t>国内外</w:t>
        </w:r>
      </w:ins>
      <w:ins w:id="6256" w:author="JY0225" w:date="2017-08-24T10:58:00Z">
        <w:r w:rsidRPr="00653D38">
          <w:rPr>
            <w:rFonts w:asciiTheme="minorEastAsia" w:hAnsiTheme="minorEastAsia" w:hint="eastAsia"/>
            <w:color w:val="000000" w:themeColor="text1"/>
            <w:sz w:val="24"/>
            <w:szCs w:val="24"/>
            <w:rPrChange w:id="6257" w:author="JY0225" w:date="2017-08-24T12:05:00Z">
              <w:rPr>
                <w:rFonts w:hint="eastAsia"/>
                <w:color w:val="000000" w:themeColor="text1"/>
                <w:sz w:val="24"/>
                <w:szCs w:val="24"/>
              </w:rPr>
            </w:rPrChange>
          </w:rPr>
          <w:t>成熟的</w:t>
        </w:r>
      </w:ins>
      <w:ins w:id="6258" w:author="JY0225" w:date="2017-08-24T10:59:00Z">
        <w:r w:rsidRPr="00653D38">
          <w:rPr>
            <w:rFonts w:asciiTheme="minorEastAsia" w:hAnsiTheme="minorEastAsia" w:hint="eastAsia"/>
            <w:color w:val="000000" w:themeColor="text1"/>
            <w:sz w:val="24"/>
            <w:szCs w:val="24"/>
            <w:rPrChange w:id="6259" w:author="JY0225" w:date="2017-08-24T12:05:00Z">
              <w:rPr>
                <w:rFonts w:hint="eastAsia"/>
                <w:color w:val="000000" w:themeColor="text1"/>
                <w:sz w:val="24"/>
                <w:szCs w:val="24"/>
              </w:rPr>
            </w:rPrChange>
          </w:rPr>
          <w:t>云备份产品进行对比分析。</w:t>
        </w:r>
      </w:ins>
      <w:del w:id="6260" w:author="JY0225" w:date="2017-08-24T10:58:00Z">
        <w:r w:rsidR="00AC397D" w:rsidRPr="00653D38" w:rsidDel="000A0938">
          <w:rPr>
            <w:rFonts w:asciiTheme="minorEastAsia" w:hAnsiTheme="minorEastAsia"/>
            <w:color w:val="000000" w:themeColor="text1"/>
            <w:sz w:val="24"/>
            <w:szCs w:val="24"/>
            <w:rPrChange w:id="6261" w:author="JY0225" w:date="2017-08-24T12:05:00Z">
              <w:rPr>
                <w:rFonts w:ascii="Times New Roman" w:hAnsi="Times New Roman"/>
                <w:sz w:val="24"/>
              </w:rPr>
            </w:rPrChange>
          </w:rPr>
          <w:delText>Bug</w:delText>
        </w:r>
        <w:r w:rsidR="00AC397D" w:rsidRPr="00653D38" w:rsidDel="000A0938">
          <w:rPr>
            <w:rFonts w:asciiTheme="minorEastAsia" w:hAnsiTheme="minorEastAsia" w:hint="eastAsia"/>
            <w:color w:val="000000" w:themeColor="text1"/>
            <w:sz w:val="24"/>
            <w:szCs w:val="24"/>
            <w:rPrChange w:id="6262" w:author="JY0225" w:date="2017-08-24T12:05:00Z">
              <w:rPr>
                <w:rFonts w:ascii="Times New Roman" w:hAnsi="Times New Roman" w:hint="eastAsia"/>
                <w:sz w:val="24"/>
              </w:rPr>
            </w:rPrChange>
          </w:rPr>
          <w:delText>数和缺陷率控制在可接收的范围之内。</w:delText>
        </w:r>
      </w:del>
    </w:p>
    <w:p w14:paraId="79D97926" w14:textId="429795C8" w:rsidR="00F84057" w:rsidRDefault="00F84057">
      <w:pPr>
        <w:pStyle w:val="21"/>
        <w:spacing w:line="240" w:lineRule="auto"/>
        <w:pPrChange w:id="6263" w:author="微软用户" w:date="2017-08-18T22:53:00Z">
          <w:pPr>
            <w:pStyle w:val="21"/>
          </w:pPr>
        </w:pPrChange>
      </w:pPr>
      <w:bookmarkStart w:id="6264" w:name="_Toc491352034"/>
      <w:r>
        <w:t>6</w:t>
      </w:r>
      <w:r w:rsidR="0012527B">
        <w:t>.3</w:t>
      </w:r>
      <w:r w:rsidRPr="00B87EE1">
        <w:t xml:space="preserve"> </w:t>
      </w:r>
      <w:r w:rsidR="000D76F1">
        <w:t>功能测试</w:t>
      </w:r>
      <w:bookmarkEnd w:id="6264"/>
    </w:p>
    <w:p w14:paraId="27098DE8" w14:textId="63CAEA71"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lastRenderedPageBreak/>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3A1793">
        <w:rPr>
          <w:rFonts w:hint="eastAsia"/>
          <w:color w:val="000000" w:themeColor="text1"/>
          <w:sz w:val="24"/>
        </w:rPr>
        <w:t>较多，所以本文</w:t>
      </w:r>
      <w:r w:rsidR="00A50FB2">
        <w:rPr>
          <w:rFonts w:hint="eastAsia"/>
          <w:color w:val="000000" w:themeColor="text1"/>
          <w:sz w:val="24"/>
        </w:rPr>
        <w:t>选取了每个优化项中具有代表性的核心功能进行分析。</w:t>
      </w:r>
    </w:p>
    <w:p w14:paraId="3495D4B9" w14:textId="079AA8F9" w:rsidR="0050572F" w:rsidRDefault="00647309" w:rsidP="00753384">
      <w:pPr>
        <w:pStyle w:val="31"/>
      </w:pPr>
      <w:bookmarkStart w:id="6265" w:name="_Toc491352035"/>
      <w:r>
        <w:t>6.3</w:t>
      </w:r>
      <w:r w:rsidR="00753384">
        <w:t>.1</w:t>
      </w:r>
      <w:r w:rsidR="0050572F" w:rsidRPr="006637A1">
        <w:t xml:space="preserve"> </w:t>
      </w:r>
      <w:r w:rsidR="00CE1794">
        <w:rPr>
          <w:rFonts w:hint="eastAsia"/>
        </w:rPr>
        <w:t>持久会话管理功能测试</w:t>
      </w:r>
      <w:bookmarkEnd w:id="6265"/>
    </w:p>
    <w:p w14:paraId="730E9612" w14:textId="191E35FA" w:rsidR="00106859" w:rsidRPr="00653D38" w:rsidRDefault="00106859" w:rsidP="007B5F9C">
      <w:pPr>
        <w:spacing w:line="400" w:lineRule="exact"/>
        <w:rPr>
          <w:rFonts w:asciiTheme="minorEastAsia" w:hAnsiTheme="minorEastAsia"/>
          <w:color w:val="000000" w:themeColor="text1"/>
          <w:sz w:val="24"/>
          <w:rPrChange w:id="6266" w:author="JY0225" w:date="2017-08-24T12:06:00Z">
            <w:rPr>
              <w:color w:val="000000" w:themeColor="text1"/>
              <w:sz w:val="24"/>
            </w:rPr>
          </w:rPrChange>
        </w:rPr>
      </w:pPr>
      <w:r>
        <w:tab/>
      </w:r>
      <w:r w:rsidR="00B507DE" w:rsidRPr="00653D38">
        <w:rPr>
          <w:rFonts w:asciiTheme="minorEastAsia" w:hAnsiTheme="minorEastAsia" w:hint="eastAsia"/>
          <w:color w:val="000000" w:themeColor="text1"/>
          <w:sz w:val="24"/>
          <w:rPrChange w:id="6267" w:author="JY0225" w:date="2017-08-24T12:06:00Z">
            <w:rPr>
              <w:rFonts w:hint="eastAsia"/>
              <w:color w:val="000000" w:themeColor="text1"/>
              <w:sz w:val="24"/>
            </w:rPr>
          </w:rPrChange>
        </w:rPr>
        <w:t>持久会话管理</w:t>
      </w:r>
      <w:r w:rsidR="0084639D" w:rsidRPr="00653D38">
        <w:rPr>
          <w:rFonts w:asciiTheme="minorEastAsia" w:hAnsiTheme="minorEastAsia" w:hint="eastAsia"/>
          <w:color w:val="000000" w:themeColor="text1"/>
          <w:sz w:val="24"/>
          <w:rPrChange w:id="6268" w:author="JY0225" w:date="2017-08-24T12:06:00Z">
            <w:rPr>
              <w:rFonts w:hint="eastAsia"/>
              <w:color w:val="000000" w:themeColor="text1"/>
              <w:sz w:val="24"/>
            </w:rPr>
          </w:rPrChange>
        </w:rPr>
        <w:t>的主要功能是将</w:t>
      </w:r>
      <w:r w:rsidR="00FF2F64" w:rsidRPr="00653D38">
        <w:rPr>
          <w:rFonts w:asciiTheme="minorEastAsia" w:hAnsiTheme="minorEastAsia" w:hint="eastAsia"/>
          <w:color w:val="000000" w:themeColor="text1"/>
          <w:sz w:val="24"/>
          <w:rPrChange w:id="6269" w:author="JY0225" w:date="2017-08-24T12:06:00Z">
            <w:rPr>
              <w:rFonts w:hint="eastAsia"/>
              <w:color w:val="000000" w:themeColor="text1"/>
              <w:sz w:val="24"/>
            </w:rPr>
          </w:rPrChange>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sidRPr="00653D38">
        <w:rPr>
          <w:rFonts w:asciiTheme="minorEastAsia" w:hAnsiTheme="minorEastAsia" w:hint="eastAsia"/>
          <w:color w:val="000000" w:themeColor="text1"/>
          <w:sz w:val="24"/>
          <w:rPrChange w:id="6270" w:author="JY0225" w:date="2017-08-24T12:06:00Z">
            <w:rPr>
              <w:rFonts w:hint="eastAsia"/>
              <w:color w:val="000000" w:themeColor="text1"/>
              <w:sz w:val="24"/>
            </w:rPr>
          </w:rPrChange>
        </w:rPr>
        <w:t>备份</w:t>
      </w:r>
      <w:r w:rsidR="00FF2F64" w:rsidRPr="00653D38">
        <w:rPr>
          <w:rFonts w:asciiTheme="minorEastAsia" w:hAnsiTheme="minorEastAsia" w:hint="eastAsia"/>
          <w:color w:val="000000" w:themeColor="text1"/>
          <w:sz w:val="24"/>
          <w:rPrChange w:id="6271" w:author="JY0225" w:date="2017-08-24T12:06:00Z">
            <w:rPr>
              <w:rFonts w:hint="eastAsia"/>
              <w:color w:val="000000" w:themeColor="text1"/>
              <w:sz w:val="24"/>
            </w:rPr>
          </w:rPrChange>
        </w:rPr>
        <w:t>在数据库中，以提高用户信息的安全性。</w:t>
      </w:r>
    </w:p>
    <w:p w14:paraId="11A01AB7" w14:textId="77777777" w:rsidR="00DF3D47" w:rsidRPr="00653D38" w:rsidRDefault="00DF3D47" w:rsidP="007B5F9C">
      <w:pPr>
        <w:spacing w:line="400" w:lineRule="exact"/>
        <w:rPr>
          <w:rFonts w:asciiTheme="minorEastAsia" w:hAnsiTheme="minorEastAsia"/>
          <w:color w:val="000000" w:themeColor="text1"/>
          <w:sz w:val="24"/>
          <w:rPrChange w:id="6272" w:author="JY0225" w:date="2017-08-24T12:06:00Z">
            <w:rPr>
              <w:color w:val="000000" w:themeColor="text1"/>
              <w:sz w:val="24"/>
            </w:rPr>
          </w:rPrChange>
        </w:rPr>
      </w:pPr>
      <w:r w:rsidRPr="00653D38">
        <w:rPr>
          <w:rFonts w:asciiTheme="minorEastAsia" w:hAnsiTheme="minorEastAsia"/>
          <w:color w:val="000000" w:themeColor="text1"/>
          <w:sz w:val="24"/>
          <w:rPrChange w:id="6273" w:author="JY0225" w:date="2017-08-24T12:06:00Z">
            <w:rPr>
              <w:color w:val="000000" w:themeColor="text1"/>
              <w:sz w:val="24"/>
            </w:rPr>
          </w:rPrChange>
        </w:rPr>
        <w:tab/>
      </w:r>
      <w:r w:rsidR="008B4862" w:rsidRPr="00653D38">
        <w:rPr>
          <w:rFonts w:asciiTheme="minorEastAsia" w:hAnsiTheme="minorEastAsia" w:hint="eastAsia"/>
          <w:color w:val="000000" w:themeColor="text1"/>
          <w:sz w:val="24"/>
          <w:rPrChange w:id="6274" w:author="JY0225" w:date="2017-08-24T12:06:00Z">
            <w:rPr>
              <w:rFonts w:hint="eastAsia"/>
              <w:color w:val="000000" w:themeColor="text1"/>
              <w:sz w:val="24"/>
            </w:rPr>
          </w:rPrChange>
        </w:rPr>
        <w:t>测试用例一：</w:t>
      </w:r>
    </w:p>
    <w:p w14:paraId="462DA0CB" w14:textId="017F9C1A" w:rsidR="00296065" w:rsidRPr="00653D38" w:rsidRDefault="00917301" w:rsidP="00416F5D">
      <w:pPr>
        <w:spacing w:line="400" w:lineRule="exact"/>
        <w:jc w:val="center"/>
        <w:rPr>
          <w:rFonts w:asciiTheme="minorEastAsia" w:hAnsiTheme="minorEastAsia"/>
          <w:color w:val="000000" w:themeColor="text1"/>
          <w:sz w:val="24"/>
          <w:rPrChange w:id="6275" w:author="JY0225" w:date="2017-08-24T12:06:00Z">
            <w:rPr>
              <w:color w:val="000000" w:themeColor="text1"/>
              <w:sz w:val="24"/>
            </w:rPr>
          </w:rPrChange>
        </w:rPr>
      </w:pPr>
      <w:r w:rsidRPr="00653D38">
        <w:rPr>
          <w:rFonts w:asciiTheme="minorEastAsia" w:hAnsiTheme="minorEastAsia" w:hint="eastAsia"/>
          <w:color w:val="000000" w:themeColor="text1"/>
          <w:sz w:val="24"/>
          <w:rPrChange w:id="6276" w:author="JY0225" w:date="2017-08-24T12:06:00Z">
            <w:rPr>
              <w:rFonts w:hint="eastAsia"/>
              <w:color w:val="000000" w:themeColor="text1"/>
              <w:sz w:val="24"/>
            </w:rPr>
          </w:rPrChange>
        </w:rPr>
        <w:t>表</w:t>
      </w:r>
      <w:r w:rsidR="00633CC9" w:rsidRPr="00653D38">
        <w:rPr>
          <w:rFonts w:asciiTheme="minorEastAsia" w:hAnsiTheme="minorEastAsia"/>
          <w:color w:val="000000" w:themeColor="text1"/>
          <w:sz w:val="24"/>
          <w:rPrChange w:id="6277" w:author="JY0225" w:date="2017-08-24T12:06:00Z">
            <w:rPr>
              <w:color w:val="000000" w:themeColor="text1"/>
              <w:sz w:val="24"/>
            </w:rPr>
          </w:rPrChange>
        </w:rPr>
        <w:t>6-2</w:t>
      </w:r>
      <w:r w:rsidR="00296065" w:rsidRPr="00653D38">
        <w:rPr>
          <w:rFonts w:asciiTheme="minorEastAsia" w:hAnsiTheme="minorEastAsia"/>
          <w:color w:val="000000" w:themeColor="text1"/>
          <w:sz w:val="24"/>
          <w:rPrChange w:id="6278" w:author="JY0225" w:date="2017-08-24T12:06:00Z">
            <w:rPr>
              <w:color w:val="000000" w:themeColor="text1"/>
              <w:sz w:val="24"/>
            </w:rPr>
          </w:rPrChange>
        </w:rPr>
        <w:t xml:space="preserve"> </w:t>
      </w:r>
      <w:r w:rsidR="000545CE" w:rsidRPr="00653D38">
        <w:rPr>
          <w:rFonts w:asciiTheme="minorEastAsia" w:hAnsiTheme="minorEastAsia" w:hint="eastAsia"/>
          <w:color w:val="000000" w:themeColor="text1"/>
          <w:sz w:val="24"/>
          <w:rPrChange w:id="6279" w:author="JY0225" w:date="2017-08-24T12:06:00Z">
            <w:rPr>
              <w:rFonts w:hint="eastAsia"/>
              <w:color w:val="000000" w:themeColor="text1"/>
              <w:sz w:val="24"/>
            </w:rPr>
          </w:rPrChange>
        </w:rPr>
        <w:t>会话</w:t>
      </w:r>
      <w:r w:rsidR="00476838" w:rsidRPr="00653D38">
        <w:rPr>
          <w:rFonts w:asciiTheme="minorEastAsia" w:hAnsiTheme="minorEastAsia" w:hint="eastAsia"/>
          <w:color w:val="000000" w:themeColor="text1"/>
          <w:sz w:val="24"/>
          <w:rPrChange w:id="6280" w:author="JY0225" w:date="2017-08-24T12:06:00Z">
            <w:rPr>
              <w:rFonts w:hint="eastAsia"/>
              <w:color w:val="000000" w:themeColor="text1"/>
              <w:sz w:val="24"/>
            </w:rPr>
          </w:rPrChange>
        </w:rPr>
        <w:t>备份</w:t>
      </w:r>
      <w:r w:rsidR="000545CE" w:rsidRPr="00653D38">
        <w:rPr>
          <w:rFonts w:asciiTheme="minorEastAsia" w:hAnsiTheme="minorEastAsia" w:hint="eastAsia"/>
          <w:color w:val="000000" w:themeColor="text1"/>
          <w:sz w:val="24"/>
          <w:rPrChange w:id="6281" w:author="JY0225" w:date="2017-08-24T12:06:00Z">
            <w:rPr>
              <w:rFonts w:hint="eastAsia"/>
              <w:color w:val="000000" w:themeColor="text1"/>
              <w:sz w:val="24"/>
            </w:rPr>
          </w:rPrChange>
        </w:rPr>
        <w:t>及加密测试</w:t>
      </w:r>
    </w:p>
    <w:tbl>
      <w:tblPr>
        <w:tblStyle w:val="aa"/>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Pr="00653D38" w:rsidRDefault="0006112C" w:rsidP="007B5F9C">
      <w:pPr>
        <w:spacing w:line="400" w:lineRule="exact"/>
        <w:rPr>
          <w:rFonts w:asciiTheme="minorEastAsia" w:hAnsiTheme="minorEastAsia"/>
          <w:rPrChange w:id="6282" w:author="JY0225" w:date="2017-08-24T12:06:00Z">
            <w:rPr/>
          </w:rPrChange>
        </w:rPr>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653D38">
        <w:rPr>
          <w:rFonts w:asciiTheme="minorEastAsia" w:hAnsiTheme="minorEastAsia" w:hint="eastAsia"/>
          <w:color w:val="000000" w:themeColor="text1"/>
          <w:sz w:val="24"/>
          <w:rPrChange w:id="6283" w:author="JY0225" w:date="2017-08-24T12:06:00Z">
            <w:rPr>
              <w:rFonts w:hint="eastAsia"/>
              <w:color w:val="000000" w:themeColor="text1"/>
              <w:sz w:val="24"/>
            </w:rPr>
          </w:rPrChange>
        </w:rPr>
        <w:t>本测试</w:t>
      </w:r>
      <w:r w:rsidR="00CC267E" w:rsidRPr="00653D38">
        <w:rPr>
          <w:rFonts w:asciiTheme="minorEastAsia" w:hAnsiTheme="minorEastAsia" w:hint="eastAsia"/>
          <w:color w:val="000000" w:themeColor="text1"/>
          <w:sz w:val="24"/>
          <w:rPrChange w:id="6284" w:author="JY0225" w:date="2017-08-24T12:06:00Z">
            <w:rPr>
              <w:rFonts w:hint="eastAsia"/>
              <w:color w:val="000000" w:themeColor="text1"/>
              <w:sz w:val="24"/>
            </w:rPr>
          </w:rPrChange>
        </w:rPr>
        <w:t>主要对持久会话管理模块中会话</w:t>
      </w:r>
      <w:r w:rsidR="00476838" w:rsidRPr="00653D38">
        <w:rPr>
          <w:rFonts w:asciiTheme="minorEastAsia" w:hAnsiTheme="minorEastAsia" w:hint="eastAsia"/>
          <w:color w:val="000000" w:themeColor="text1"/>
          <w:sz w:val="24"/>
          <w:rPrChange w:id="6285" w:author="JY0225" w:date="2017-08-24T12:06:00Z">
            <w:rPr>
              <w:rFonts w:hint="eastAsia"/>
              <w:color w:val="000000" w:themeColor="text1"/>
              <w:sz w:val="24"/>
            </w:rPr>
          </w:rPrChange>
        </w:rPr>
        <w:t>备份</w:t>
      </w:r>
      <w:r w:rsidR="00CC267E" w:rsidRPr="00653D38">
        <w:rPr>
          <w:rFonts w:asciiTheme="minorEastAsia" w:hAnsiTheme="minorEastAsia" w:hint="eastAsia"/>
          <w:color w:val="000000" w:themeColor="text1"/>
          <w:sz w:val="24"/>
          <w:rPrChange w:id="6286" w:author="JY0225" w:date="2017-08-24T12:06:00Z">
            <w:rPr>
              <w:rFonts w:hint="eastAsia"/>
              <w:color w:val="000000" w:themeColor="text1"/>
              <w:sz w:val="24"/>
            </w:rPr>
          </w:rPrChange>
        </w:rPr>
        <w:t>及加密进行了测试，</w:t>
      </w:r>
      <w:r w:rsidR="00233561" w:rsidRPr="00653D38">
        <w:rPr>
          <w:rFonts w:asciiTheme="minorEastAsia" w:hAnsiTheme="minorEastAsia" w:hint="eastAsia"/>
          <w:color w:val="000000" w:themeColor="text1"/>
          <w:sz w:val="24"/>
          <w:rPrChange w:id="6287" w:author="JY0225" w:date="2017-08-24T12:06:00Z">
            <w:rPr>
              <w:rFonts w:hint="eastAsia"/>
              <w:color w:val="000000" w:themeColor="text1"/>
              <w:sz w:val="24"/>
            </w:rPr>
          </w:rPrChange>
        </w:rPr>
        <w:t>测试</w:t>
      </w:r>
      <w:r w:rsidR="00D62A16" w:rsidRPr="00653D38">
        <w:rPr>
          <w:rFonts w:asciiTheme="minorEastAsia" w:hAnsiTheme="minorEastAsia" w:hint="eastAsia"/>
          <w:color w:val="000000" w:themeColor="text1"/>
          <w:sz w:val="24"/>
          <w:rPrChange w:id="6288" w:author="JY0225" w:date="2017-08-24T12:06:00Z">
            <w:rPr>
              <w:rFonts w:hint="eastAsia"/>
              <w:color w:val="000000" w:themeColor="text1"/>
              <w:sz w:val="24"/>
            </w:rPr>
          </w:rPrChange>
        </w:rPr>
        <w:t>用例来自用户的请求</w:t>
      </w:r>
      <w:r w:rsidR="003652CA" w:rsidRPr="00653D38">
        <w:rPr>
          <w:rFonts w:asciiTheme="minorEastAsia" w:hAnsiTheme="minorEastAsia" w:hint="eastAsia"/>
          <w:color w:val="000000" w:themeColor="text1"/>
          <w:sz w:val="24"/>
          <w:rPrChange w:id="6289" w:author="JY0225" w:date="2017-08-24T12:06:00Z">
            <w:rPr>
              <w:rFonts w:hint="eastAsia"/>
              <w:color w:val="000000" w:themeColor="text1"/>
              <w:sz w:val="24"/>
            </w:rPr>
          </w:rPrChange>
        </w:rPr>
        <w:t>，该用例</w:t>
      </w:r>
      <w:r w:rsidR="00276705" w:rsidRPr="00653D38">
        <w:rPr>
          <w:rFonts w:asciiTheme="minorEastAsia" w:hAnsiTheme="minorEastAsia" w:hint="eastAsia"/>
          <w:color w:val="000000" w:themeColor="text1"/>
          <w:sz w:val="24"/>
          <w:rPrChange w:id="6290" w:author="JY0225" w:date="2017-08-24T12:06:00Z">
            <w:rPr>
              <w:rFonts w:hint="eastAsia"/>
              <w:color w:val="000000" w:themeColor="text1"/>
              <w:sz w:val="24"/>
            </w:rPr>
          </w:rPrChange>
        </w:rPr>
        <w:t>表示的是</w:t>
      </w:r>
      <w:r w:rsidR="003652CA" w:rsidRPr="00653D38">
        <w:rPr>
          <w:rFonts w:asciiTheme="minorEastAsia" w:hAnsiTheme="minorEastAsia" w:hint="eastAsia"/>
          <w:color w:val="000000" w:themeColor="text1"/>
          <w:sz w:val="24"/>
          <w:rPrChange w:id="6291" w:author="JY0225" w:date="2017-08-24T12:06:00Z">
            <w:rPr>
              <w:rFonts w:hint="eastAsia"/>
              <w:color w:val="000000" w:themeColor="text1"/>
              <w:sz w:val="24"/>
            </w:rPr>
          </w:rPrChange>
        </w:rPr>
        <w:t>用户名</w:t>
      </w:r>
      <w:r w:rsidR="00276705" w:rsidRPr="00653D38">
        <w:rPr>
          <w:rFonts w:asciiTheme="minorEastAsia" w:hAnsiTheme="minorEastAsia" w:hint="eastAsia"/>
          <w:color w:val="000000" w:themeColor="text1"/>
          <w:sz w:val="24"/>
          <w:rPrChange w:id="6292" w:author="JY0225" w:date="2017-08-24T12:06:00Z">
            <w:rPr>
              <w:rFonts w:hint="eastAsia"/>
              <w:color w:val="000000" w:themeColor="text1"/>
              <w:sz w:val="24"/>
            </w:rPr>
          </w:rPrChange>
        </w:rPr>
        <w:t>为</w:t>
      </w:r>
      <w:r w:rsidR="00276705" w:rsidRPr="00653D38">
        <w:rPr>
          <w:rFonts w:asciiTheme="minorEastAsia" w:hAnsiTheme="minorEastAsia"/>
          <w:color w:val="000000" w:themeColor="text1"/>
          <w:sz w:val="24"/>
          <w:rPrChange w:id="6293" w:author="JY0225" w:date="2017-08-24T12:06:00Z">
            <w:rPr>
              <w:color w:val="000000" w:themeColor="text1"/>
              <w:sz w:val="24"/>
            </w:rPr>
          </w:rPrChange>
        </w:rPr>
        <w:t>kaeyika163com</w:t>
      </w:r>
      <w:r w:rsidR="0000714B" w:rsidRPr="00653D38">
        <w:rPr>
          <w:rFonts w:asciiTheme="minorEastAsia" w:hAnsiTheme="minorEastAsia" w:hint="eastAsia"/>
          <w:color w:val="000000" w:themeColor="text1"/>
          <w:sz w:val="24"/>
          <w:rPrChange w:id="6294" w:author="JY0225" w:date="2017-08-24T12:06:00Z">
            <w:rPr>
              <w:rFonts w:hint="eastAsia"/>
              <w:color w:val="000000" w:themeColor="text1"/>
              <w:sz w:val="24"/>
            </w:rPr>
          </w:rPrChange>
        </w:rPr>
        <w:t>，</w:t>
      </w:r>
      <w:r w:rsidR="00C74210" w:rsidRPr="00653D38">
        <w:rPr>
          <w:rFonts w:asciiTheme="minorEastAsia" w:hAnsiTheme="minorEastAsia" w:hint="eastAsia"/>
          <w:color w:val="000000" w:themeColor="text1"/>
          <w:sz w:val="24"/>
          <w:rPrChange w:id="6295" w:author="JY0225" w:date="2017-08-24T12:06:00Z">
            <w:rPr>
              <w:rFonts w:hint="eastAsia"/>
              <w:color w:val="000000" w:themeColor="text1"/>
              <w:sz w:val="24"/>
            </w:rPr>
          </w:rPrChange>
        </w:rPr>
        <w:t>密码为</w:t>
      </w:r>
      <w:r w:rsidR="00C74210" w:rsidRPr="00653D38">
        <w:rPr>
          <w:rFonts w:asciiTheme="minorEastAsia" w:hAnsiTheme="minorEastAsia"/>
          <w:color w:val="000000" w:themeColor="text1"/>
          <w:sz w:val="24"/>
          <w:rPrChange w:id="6296" w:author="JY0225" w:date="2017-08-24T12:06:00Z">
            <w:rPr>
              <w:color w:val="000000" w:themeColor="text1"/>
              <w:sz w:val="24"/>
            </w:rPr>
          </w:rPrChange>
        </w:rPr>
        <w:t>123456</w:t>
      </w:r>
      <w:r w:rsidR="00C74210" w:rsidRPr="00653D38">
        <w:rPr>
          <w:rFonts w:asciiTheme="minorEastAsia" w:hAnsiTheme="minorEastAsia" w:hint="eastAsia"/>
          <w:color w:val="000000" w:themeColor="text1"/>
          <w:sz w:val="24"/>
          <w:rPrChange w:id="6297" w:author="JY0225" w:date="2017-08-24T12:06:00Z">
            <w:rPr>
              <w:rFonts w:hint="eastAsia"/>
              <w:color w:val="000000" w:themeColor="text1"/>
              <w:sz w:val="24"/>
            </w:rPr>
          </w:rPrChange>
        </w:rPr>
        <w:t>的用户请求登录。</w:t>
      </w:r>
      <w:r w:rsidR="002759CF" w:rsidRPr="00653D38">
        <w:rPr>
          <w:rFonts w:asciiTheme="minorEastAsia" w:hAnsiTheme="minorEastAsia" w:hint="eastAsia"/>
          <w:color w:val="000000" w:themeColor="text1"/>
          <w:sz w:val="24"/>
          <w:rPrChange w:id="6298" w:author="JY0225" w:date="2017-08-24T12:06:00Z">
            <w:rPr>
              <w:rFonts w:hint="eastAsia"/>
              <w:color w:val="000000" w:themeColor="text1"/>
              <w:sz w:val="24"/>
            </w:rPr>
          </w:rPrChange>
        </w:rPr>
        <w:t>优化后的中间件系统首先会调用请求加密函数，对会话进行加密，然后调用数据库层的服务，将加密后的请求存入到数据库。</w:t>
      </w:r>
      <w:r w:rsidR="006E6A72" w:rsidRPr="00653D38">
        <w:rPr>
          <w:rFonts w:asciiTheme="minorEastAsia" w:hAnsiTheme="minorEastAsia" w:hint="eastAsia"/>
          <w:color w:val="000000" w:themeColor="text1"/>
          <w:sz w:val="24"/>
          <w:rPrChange w:id="6299" w:author="JY0225" w:date="2017-08-24T12:06:00Z">
            <w:rPr>
              <w:rFonts w:hint="eastAsia"/>
              <w:color w:val="000000" w:themeColor="text1"/>
              <w:sz w:val="24"/>
            </w:rPr>
          </w:rPrChange>
        </w:rPr>
        <w:t>测试</w:t>
      </w:r>
      <w:r w:rsidR="00E30C53" w:rsidRPr="00653D38">
        <w:rPr>
          <w:rFonts w:asciiTheme="minorEastAsia" w:hAnsiTheme="minorEastAsia" w:hint="eastAsia"/>
          <w:color w:val="000000" w:themeColor="text1"/>
          <w:sz w:val="24"/>
          <w:rPrChange w:id="6300" w:author="JY0225" w:date="2017-08-24T12:06:00Z">
            <w:rPr>
              <w:rFonts w:hint="eastAsia"/>
              <w:color w:val="000000" w:themeColor="text1"/>
              <w:sz w:val="24"/>
            </w:rPr>
          </w:rPrChange>
        </w:rPr>
        <w:t>结果图下图所示：</w:t>
      </w:r>
    </w:p>
    <w:p w14:paraId="59C23C05" w14:textId="77777777" w:rsidR="005850BE" w:rsidRPr="00653D38" w:rsidRDefault="0006112C">
      <w:pPr>
        <w:spacing w:line="400" w:lineRule="exact"/>
        <w:ind w:left="420"/>
        <w:jc w:val="center"/>
        <w:rPr>
          <w:rFonts w:asciiTheme="minorEastAsia" w:hAnsiTheme="minorEastAsia"/>
          <w:color w:val="000000" w:themeColor="text1"/>
          <w:sz w:val="24"/>
          <w:rPrChange w:id="6301" w:author="JY0225" w:date="2017-08-24T12:07:00Z">
            <w:rPr>
              <w:color w:val="000000" w:themeColor="text1"/>
              <w:sz w:val="24"/>
            </w:rPr>
          </w:rPrChange>
        </w:rPr>
        <w:pPrChange w:id="6302" w:author="JY0225" w:date="2017-08-24T12:07:00Z">
          <w:pPr>
            <w:spacing w:line="360" w:lineRule="auto"/>
            <w:ind w:left="420"/>
            <w:jc w:val="center"/>
          </w:pPr>
        </w:pPrChange>
      </w:pPr>
      <w:r w:rsidRPr="00653D38">
        <w:rPr>
          <w:rFonts w:asciiTheme="minorEastAsia" w:hAnsiTheme="minorEastAsia"/>
          <w:rPrChange w:id="6303" w:author="JY0225" w:date="2017-08-24T12:07:00Z">
            <w:rPr/>
          </w:rPrChange>
        </w:rPr>
        <w:tab/>
      </w:r>
      <w:r w:rsidR="005850BE" w:rsidRPr="00653D38">
        <w:rPr>
          <w:rFonts w:asciiTheme="minorEastAsia" w:hAnsiTheme="minorEastAsia" w:hint="eastAsia"/>
          <w:color w:val="000000" w:themeColor="text1"/>
          <w:sz w:val="24"/>
          <w:rPrChange w:id="6304" w:author="JY0225" w:date="2017-08-24T12:07:00Z">
            <w:rPr>
              <w:rFonts w:hint="eastAsia"/>
              <w:color w:val="000000" w:themeColor="text1"/>
              <w:sz w:val="24"/>
            </w:rPr>
          </w:rPrChange>
        </w:rPr>
        <w:t>图</w:t>
      </w:r>
      <w:r w:rsidR="00C73049" w:rsidRPr="00653D38">
        <w:rPr>
          <w:rFonts w:asciiTheme="minorEastAsia" w:hAnsiTheme="minorEastAsia"/>
          <w:color w:val="000000" w:themeColor="text1"/>
          <w:sz w:val="24"/>
          <w:rPrChange w:id="6305" w:author="JY0225" w:date="2017-08-24T12:07:00Z">
            <w:rPr>
              <w:color w:val="000000" w:themeColor="text1"/>
              <w:sz w:val="24"/>
            </w:rPr>
          </w:rPrChange>
        </w:rPr>
        <w:t>6-1</w:t>
      </w:r>
      <w:r w:rsidR="00C73049" w:rsidRPr="00653D38">
        <w:rPr>
          <w:rFonts w:asciiTheme="minorEastAsia" w:hAnsiTheme="minorEastAsia" w:hint="eastAsia"/>
          <w:color w:val="000000" w:themeColor="text1"/>
          <w:sz w:val="24"/>
          <w:rPrChange w:id="6306" w:author="JY0225" w:date="2017-08-24T12:07:00Z">
            <w:rPr>
              <w:rFonts w:hint="eastAsia"/>
              <w:color w:val="000000" w:themeColor="text1"/>
              <w:sz w:val="24"/>
            </w:rPr>
          </w:rPrChange>
        </w:rPr>
        <w:t>会话信息加密测试</w:t>
      </w:r>
      <w:r w:rsidR="005850BE" w:rsidRPr="00653D38">
        <w:rPr>
          <w:rFonts w:asciiTheme="minorEastAsia" w:hAnsiTheme="minorEastAsia" w:hint="eastAsia"/>
          <w:color w:val="000000" w:themeColor="text1"/>
          <w:sz w:val="24"/>
          <w:rPrChange w:id="6307" w:author="JY0225" w:date="2017-08-24T12:07:00Z">
            <w:rPr>
              <w:rFonts w:hint="eastAsia"/>
              <w:color w:val="000000" w:themeColor="text1"/>
              <w:sz w:val="24"/>
            </w:rPr>
          </w:rPrChange>
        </w:rPr>
        <w:t>图</w:t>
      </w:r>
    </w:p>
    <w:p w14:paraId="0B8569DB" w14:textId="2EE690B0" w:rsidR="00BD00EB" w:rsidRPr="00653D38" w:rsidRDefault="0006112C">
      <w:pPr>
        <w:spacing w:line="400" w:lineRule="exact"/>
        <w:ind w:firstLine="420"/>
        <w:rPr>
          <w:rFonts w:asciiTheme="minorEastAsia" w:hAnsiTheme="minorEastAsia"/>
          <w:rPrChange w:id="6308" w:author="JY0225" w:date="2017-08-24T12:07:00Z">
            <w:rPr/>
          </w:rPrChange>
        </w:rPr>
      </w:pPr>
      <w:r w:rsidRPr="00653D38">
        <w:rPr>
          <w:rFonts w:asciiTheme="minorEastAsia" w:hAnsiTheme="minorEastAsia" w:hint="eastAsia"/>
          <w:color w:val="000000" w:themeColor="text1"/>
          <w:sz w:val="24"/>
          <w:rPrChange w:id="6309" w:author="JY0225" w:date="2017-08-24T12:07:00Z">
            <w:rPr>
              <w:rFonts w:hint="eastAsia"/>
              <w:color w:val="000000" w:themeColor="text1"/>
              <w:sz w:val="24"/>
            </w:rPr>
          </w:rPrChange>
        </w:rPr>
        <w:t>从测试结果的截图中可以看出，请求已经被存在</w:t>
      </w:r>
      <w:r w:rsidRPr="00653D38">
        <w:rPr>
          <w:rFonts w:asciiTheme="minorEastAsia" w:hAnsiTheme="minorEastAsia"/>
          <w:color w:val="000000" w:themeColor="text1"/>
          <w:sz w:val="24"/>
          <w:rPrChange w:id="6310" w:author="JY0225" w:date="2017-08-24T12:07:00Z">
            <w:rPr>
              <w:color w:val="000000" w:themeColor="text1"/>
              <w:sz w:val="24"/>
            </w:rPr>
          </w:rPrChange>
        </w:rPr>
        <w:t>SQLite</w:t>
      </w:r>
      <w:r w:rsidRPr="00653D38">
        <w:rPr>
          <w:rFonts w:asciiTheme="minorEastAsia" w:hAnsiTheme="minorEastAsia" w:hint="eastAsia"/>
          <w:color w:val="000000" w:themeColor="text1"/>
          <w:sz w:val="24"/>
          <w:rPrChange w:id="6311" w:author="JY0225" w:date="2017-08-24T12:07:00Z">
            <w:rPr>
              <w:rFonts w:hint="eastAsia"/>
              <w:color w:val="000000" w:themeColor="text1"/>
              <w:sz w:val="24"/>
            </w:rPr>
          </w:rPrChange>
        </w:rPr>
        <w:t>数据中，数据库的路径为</w:t>
      </w:r>
      <w:r w:rsidRPr="00653D38">
        <w:rPr>
          <w:rFonts w:asciiTheme="minorEastAsia" w:hAnsiTheme="minorEastAsia"/>
          <w:color w:val="000000" w:themeColor="text1"/>
          <w:sz w:val="24"/>
          <w:rPrChange w:id="6312" w:author="JY0225" w:date="2017-08-24T12:07:00Z">
            <w:rPr>
              <w:color w:val="000000" w:themeColor="text1"/>
              <w:sz w:val="24"/>
            </w:rPr>
          </w:rPrChange>
        </w:rPr>
        <w:t>/va/log/mwlog.db</w:t>
      </w:r>
      <w:r w:rsidR="00BC2D03" w:rsidRPr="00653D38">
        <w:rPr>
          <w:rFonts w:asciiTheme="minorEastAsia" w:hAnsiTheme="minorEastAsia" w:hint="eastAsia"/>
          <w:color w:val="000000" w:themeColor="text1"/>
          <w:sz w:val="24"/>
          <w:rPrChange w:id="6313" w:author="JY0225" w:date="2017-08-24T12:07:00Z">
            <w:rPr>
              <w:rFonts w:hint="eastAsia"/>
              <w:color w:val="000000" w:themeColor="text1"/>
              <w:sz w:val="24"/>
            </w:rPr>
          </w:rPrChange>
        </w:rPr>
        <w:t>。</w:t>
      </w:r>
      <w:r w:rsidR="007D65D9" w:rsidRPr="00653D38">
        <w:rPr>
          <w:rFonts w:asciiTheme="minorEastAsia" w:hAnsiTheme="minorEastAsia" w:hint="eastAsia"/>
          <w:color w:val="000000" w:themeColor="text1"/>
          <w:sz w:val="24"/>
          <w:rPrChange w:id="6314" w:author="JY0225" w:date="2017-08-24T12:07:00Z">
            <w:rPr>
              <w:rFonts w:hint="eastAsia"/>
              <w:color w:val="000000" w:themeColor="text1"/>
              <w:sz w:val="24"/>
            </w:rPr>
          </w:rPrChange>
        </w:rPr>
        <w:t>我们可以看到，用户的请求是以乱码的形式</w:t>
      </w:r>
      <w:r w:rsidR="00476838" w:rsidRPr="00653D38">
        <w:rPr>
          <w:rFonts w:asciiTheme="minorEastAsia" w:hAnsiTheme="minorEastAsia" w:hint="eastAsia"/>
          <w:color w:val="000000" w:themeColor="text1"/>
          <w:sz w:val="24"/>
          <w:rPrChange w:id="6315" w:author="JY0225" w:date="2017-08-24T12:07:00Z">
            <w:rPr>
              <w:rFonts w:hint="eastAsia"/>
              <w:color w:val="000000" w:themeColor="text1"/>
              <w:sz w:val="24"/>
            </w:rPr>
          </w:rPrChange>
        </w:rPr>
        <w:t>备份</w:t>
      </w:r>
      <w:r w:rsidR="007D65D9" w:rsidRPr="00653D38">
        <w:rPr>
          <w:rFonts w:asciiTheme="minorEastAsia" w:hAnsiTheme="minorEastAsia" w:hint="eastAsia"/>
          <w:color w:val="000000" w:themeColor="text1"/>
          <w:sz w:val="24"/>
          <w:rPrChange w:id="6316" w:author="JY0225" w:date="2017-08-24T12:07:00Z">
            <w:rPr>
              <w:rFonts w:hint="eastAsia"/>
              <w:color w:val="000000" w:themeColor="text1"/>
              <w:sz w:val="24"/>
            </w:rPr>
          </w:rPrChange>
        </w:rPr>
        <w:t>在数据库中的，这很好地验证了对数据进行加密</w:t>
      </w:r>
      <w:r w:rsidR="00476838" w:rsidRPr="00653D38">
        <w:rPr>
          <w:rFonts w:asciiTheme="minorEastAsia" w:hAnsiTheme="minorEastAsia" w:hint="eastAsia"/>
          <w:color w:val="000000" w:themeColor="text1"/>
          <w:sz w:val="24"/>
          <w:rPrChange w:id="6317" w:author="JY0225" w:date="2017-08-24T12:07:00Z">
            <w:rPr>
              <w:rFonts w:hint="eastAsia"/>
              <w:color w:val="000000" w:themeColor="text1"/>
              <w:sz w:val="24"/>
            </w:rPr>
          </w:rPrChange>
        </w:rPr>
        <w:t>备份</w:t>
      </w:r>
      <w:r w:rsidR="007D65D9" w:rsidRPr="00653D38">
        <w:rPr>
          <w:rFonts w:asciiTheme="minorEastAsia" w:hAnsiTheme="minorEastAsia" w:hint="eastAsia"/>
          <w:color w:val="000000" w:themeColor="text1"/>
          <w:sz w:val="24"/>
          <w:rPrChange w:id="6318" w:author="JY0225" w:date="2017-08-24T12:07:00Z">
            <w:rPr>
              <w:rFonts w:hint="eastAsia"/>
              <w:color w:val="000000" w:themeColor="text1"/>
              <w:sz w:val="24"/>
            </w:rPr>
          </w:rPrChange>
        </w:rPr>
        <w:t>的需求。</w:t>
      </w:r>
    </w:p>
    <w:p w14:paraId="183AA877" w14:textId="77777777" w:rsidR="00CE1794" w:rsidRDefault="00223DF5" w:rsidP="00CE1794">
      <w:pPr>
        <w:pStyle w:val="31"/>
      </w:pPr>
      <w:bookmarkStart w:id="6319" w:name="_Toc491352036"/>
      <w:r>
        <w:t>6.3</w:t>
      </w:r>
      <w:r w:rsidR="00CE1794">
        <w:t>.2</w:t>
      </w:r>
      <w:r w:rsidR="00CE1794" w:rsidRPr="006637A1">
        <w:t xml:space="preserve"> </w:t>
      </w:r>
      <w:r w:rsidR="00CE1794">
        <w:rPr>
          <w:rFonts w:hint="eastAsia"/>
        </w:rPr>
        <w:t>大文件上传功能测试</w:t>
      </w:r>
      <w:bookmarkEnd w:id="6319"/>
    </w:p>
    <w:p w14:paraId="1D5D8FA9" w14:textId="61EC1D47" w:rsidR="00095851" w:rsidRPr="00653D38" w:rsidRDefault="00C31EDD" w:rsidP="00156C80">
      <w:pPr>
        <w:spacing w:line="400" w:lineRule="exact"/>
        <w:ind w:firstLine="418"/>
        <w:rPr>
          <w:rFonts w:asciiTheme="minorEastAsia" w:hAnsiTheme="minorEastAsia"/>
          <w:color w:val="000000" w:themeColor="text1"/>
          <w:sz w:val="24"/>
          <w:rPrChange w:id="6320" w:author="JY0225" w:date="2017-08-24T12:07:00Z">
            <w:rPr>
              <w:color w:val="000000" w:themeColor="text1"/>
              <w:sz w:val="24"/>
            </w:rPr>
          </w:rPrChange>
        </w:rPr>
      </w:pPr>
      <w:r w:rsidRPr="00653D38">
        <w:rPr>
          <w:rFonts w:asciiTheme="minorEastAsia" w:hAnsiTheme="minorEastAsia" w:hint="eastAsia"/>
          <w:color w:val="000000" w:themeColor="text1"/>
          <w:sz w:val="24"/>
          <w:rPrChange w:id="6321" w:author="JY0225" w:date="2017-08-24T12:07:00Z">
            <w:rPr>
              <w:rFonts w:hint="eastAsia"/>
              <w:color w:val="000000" w:themeColor="text1"/>
              <w:sz w:val="24"/>
            </w:rPr>
          </w:rPrChange>
        </w:rPr>
        <w:t>大文件上传</w:t>
      </w:r>
      <w:r w:rsidR="007C7124" w:rsidRPr="00653D38">
        <w:rPr>
          <w:rFonts w:asciiTheme="minorEastAsia" w:hAnsiTheme="minorEastAsia" w:hint="eastAsia"/>
          <w:color w:val="000000" w:themeColor="text1"/>
          <w:sz w:val="24"/>
          <w:rPrChange w:id="6322" w:author="JY0225" w:date="2017-08-24T12:07:00Z">
            <w:rPr>
              <w:rFonts w:hint="eastAsia"/>
              <w:color w:val="000000" w:themeColor="text1"/>
              <w:sz w:val="24"/>
            </w:rPr>
          </w:rPrChange>
        </w:rPr>
        <w:t>利用服务器提供的高级功能，实现了大文件分块上传功能，在受到网络状况受到影响的情况下，若文件上传中断，会自动启用断点续传功能，避免数据重传。</w:t>
      </w:r>
      <w:r w:rsidR="000F6E74" w:rsidRPr="00653D38">
        <w:rPr>
          <w:rFonts w:asciiTheme="minorEastAsia" w:hAnsiTheme="minorEastAsia" w:hint="eastAsia"/>
          <w:color w:val="000000" w:themeColor="text1"/>
          <w:sz w:val="24"/>
          <w:rPrChange w:id="6323" w:author="JY0225" w:date="2017-08-24T12:07:00Z">
            <w:rPr>
              <w:rFonts w:hint="eastAsia"/>
              <w:color w:val="000000" w:themeColor="text1"/>
              <w:sz w:val="24"/>
            </w:rPr>
          </w:rPrChange>
        </w:rPr>
        <w:t>测试中，</w:t>
      </w:r>
      <w:r w:rsidR="004F1FD7" w:rsidRPr="00653D38">
        <w:rPr>
          <w:rFonts w:asciiTheme="minorEastAsia" w:hAnsiTheme="minorEastAsia" w:hint="eastAsia"/>
          <w:color w:val="000000" w:themeColor="text1"/>
          <w:sz w:val="24"/>
          <w:rPrChange w:id="6324" w:author="JY0225" w:date="2017-08-24T12:07:00Z">
            <w:rPr>
              <w:rFonts w:hint="eastAsia"/>
              <w:color w:val="000000" w:themeColor="text1"/>
              <w:sz w:val="24"/>
            </w:rPr>
          </w:rPrChange>
        </w:rPr>
        <w:t>本文</w:t>
      </w:r>
      <w:r w:rsidR="00D86C9A" w:rsidRPr="00653D38">
        <w:rPr>
          <w:rFonts w:asciiTheme="minorEastAsia" w:hAnsiTheme="minorEastAsia" w:hint="eastAsia"/>
          <w:color w:val="000000" w:themeColor="text1"/>
          <w:sz w:val="24"/>
          <w:rPrChange w:id="6325" w:author="JY0225" w:date="2017-08-24T12:07:00Z">
            <w:rPr>
              <w:rFonts w:hint="eastAsia"/>
              <w:color w:val="000000" w:themeColor="text1"/>
              <w:sz w:val="24"/>
            </w:rPr>
          </w:rPrChange>
        </w:rPr>
        <w:t>分别对网络状况正常和出现异常两种情况进行测试。</w:t>
      </w:r>
      <w:r w:rsidR="00A86B32" w:rsidRPr="00653D38">
        <w:rPr>
          <w:rFonts w:asciiTheme="minorEastAsia" w:hAnsiTheme="minorEastAsia" w:hint="eastAsia"/>
          <w:color w:val="000000" w:themeColor="text1"/>
          <w:sz w:val="24"/>
          <w:rPrChange w:id="6326" w:author="JY0225" w:date="2017-08-24T12:07:00Z">
            <w:rPr>
              <w:rFonts w:hint="eastAsia"/>
              <w:color w:val="000000" w:themeColor="text1"/>
              <w:sz w:val="24"/>
            </w:rPr>
          </w:rPrChange>
        </w:rPr>
        <w:t>在正常的网络状态下，超过规定大小的文件将被分割成固定大小的文件块，然后</w:t>
      </w:r>
      <w:r w:rsidR="00371D34" w:rsidRPr="00653D38">
        <w:rPr>
          <w:rFonts w:asciiTheme="minorEastAsia" w:hAnsiTheme="minorEastAsia" w:hint="eastAsia"/>
          <w:color w:val="000000" w:themeColor="text1"/>
          <w:sz w:val="24"/>
          <w:rPrChange w:id="6327" w:author="JY0225" w:date="2017-08-24T12:07:00Z">
            <w:rPr>
              <w:rFonts w:hint="eastAsia"/>
              <w:color w:val="000000" w:themeColor="text1"/>
              <w:sz w:val="24"/>
            </w:rPr>
          </w:rPrChange>
        </w:rPr>
        <w:t>逐一</w:t>
      </w:r>
      <w:r w:rsidR="00A86B32" w:rsidRPr="00653D38">
        <w:rPr>
          <w:rFonts w:asciiTheme="minorEastAsia" w:hAnsiTheme="minorEastAsia" w:hint="eastAsia"/>
          <w:color w:val="000000" w:themeColor="text1"/>
          <w:sz w:val="24"/>
          <w:rPrChange w:id="6328" w:author="JY0225" w:date="2017-08-24T12:07:00Z">
            <w:rPr>
              <w:rFonts w:hint="eastAsia"/>
              <w:color w:val="000000" w:themeColor="text1"/>
              <w:sz w:val="24"/>
            </w:rPr>
          </w:rPrChange>
        </w:rPr>
        <w:t>上传至服务器，</w:t>
      </w:r>
      <w:r w:rsidR="007C7D3D" w:rsidRPr="00653D38">
        <w:rPr>
          <w:rFonts w:asciiTheme="minorEastAsia" w:hAnsiTheme="minorEastAsia" w:hint="eastAsia"/>
          <w:color w:val="000000" w:themeColor="text1"/>
          <w:sz w:val="24"/>
          <w:rPrChange w:id="6329" w:author="JY0225" w:date="2017-08-24T12:07:00Z">
            <w:rPr>
              <w:rFonts w:hint="eastAsia"/>
              <w:color w:val="000000" w:themeColor="text1"/>
              <w:sz w:val="24"/>
            </w:rPr>
          </w:rPrChange>
        </w:rPr>
        <w:t>等所有文件块上传完之后，调用服务器提供的合并文件结构，</w:t>
      </w:r>
      <w:r w:rsidR="007C7D3D" w:rsidRPr="00653D38">
        <w:rPr>
          <w:rFonts w:asciiTheme="minorEastAsia" w:hAnsiTheme="minorEastAsia" w:hint="eastAsia"/>
          <w:color w:val="000000" w:themeColor="text1"/>
          <w:sz w:val="24"/>
          <w:rPrChange w:id="6330" w:author="JY0225" w:date="2017-08-24T12:07:00Z">
            <w:rPr>
              <w:rFonts w:hint="eastAsia"/>
              <w:color w:val="000000" w:themeColor="text1"/>
              <w:sz w:val="24"/>
            </w:rPr>
          </w:rPrChange>
        </w:rPr>
        <w:lastRenderedPageBreak/>
        <w:t>完成大文件在服务器端的合并。</w:t>
      </w:r>
      <w:r w:rsidR="000226C4" w:rsidRPr="00653D38">
        <w:rPr>
          <w:rFonts w:asciiTheme="minorEastAsia" w:hAnsiTheme="minorEastAsia" w:hint="eastAsia"/>
          <w:color w:val="000000" w:themeColor="text1"/>
          <w:sz w:val="24"/>
          <w:rPrChange w:id="6331" w:author="JY0225" w:date="2017-08-24T12:07:00Z">
            <w:rPr>
              <w:rFonts w:hint="eastAsia"/>
              <w:color w:val="000000" w:themeColor="text1"/>
              <w:sz w:val="24"/>
            </w:rPr>
          </w:rPrChange>
        </w:rPr>
        <w:t>在网络异常的状态下，中间件需要记录上传的断点信息，然后在下次网络连接正常后，根据断点信息实现续传。</w:t>
      </w:r>
    </w:p>
    <w:p w14:paraId="295D033D" w14:textId="77777777" w:rsidR="00437E40" w:rsidRPr="00653D38" w:rsidRDefault="00BD6F29" w:rsidP="00364A58">
      <w:pPr>
        <w:spacing w:line="400" w:lineRule="exact"/>
        <w:ind w:firstLine="418"/>
        <w:rPr>
          <w:rFonts w:asciiTheme="minorEastAsia" w:hAnsiTheme="minorEastAsia"/>
          <w:color w:val="000000" w:themeColor="text1"/>
          <w:sz w:val="24"/>
          <w:rPrChange w:id="6332" w:author="JY0225" w:date="2017-08-24T12:07:00Z">
            <w:rPr>
              <w:color w:val="000000" w:themeColor="text1"/>
              <w:sz w:val="24"/>
            </w:rPr>
          </w:rPrChange>
        </w:rPr>
      </w:pPr>
      <w:r w:rsidRPr="00653D38">
        <w:rPr>
          <w:rFonts w:asciiTheme="minorEastAsia" w:hAnsiTheme="minorEastAsia" w:hint="eastAsia"/>
          <w:color w:val="000000" w:themeColor="text1"/>
          <w:sz w:val="24"/>
          <w:rPrChange w:id="6333" w:author="JY0225" w:date="2017-08-24T12:07:00Z">
            <w:rPr>
              <w:rFonts w:hint="eastAsia"/>
              <w:color w:val="000000" w:themeColor="text1"/>
              <w:sz w:val="24"/>
            </w:rPr>
          </w:rPrChange>
        </w:rPr>
        <w:t>测试用例二</w:t>
      </w:r>
      <w:r w:rsidR="00437E40" w:rsidRPr="00653D38">
        <w:rPr>
          <w:rFonts w:asciiTheme="minorEastAsia" w:hAnsiTheme="minorEastAsia" w:hint="eastAsia"/>
          <w:color w:val="000000" w:themeColor="text1"/>
          <w:sz w:val="24"/>
          <w:rPrChange w:id="6334" w:author="JY0225" w:date="2017-08-24T12:07:00Z">
            <w:rPr>
              <w:rFonts w:hint="eastAsia"/>
              <w:color w:val="000000" w:themeColor="text1"/>
              <w:sz w:val="24"/>
            </w:rPr>
          </w:rPrChange>
        </w:rPr>
        <w:t>：</w:t>
      </w:r>
    </w:p>
    <w:p w14:paraId="70520184" w14:textId="77777777" w:rsidR="00437E40" w:rsidRPr="00653D38" w:rsidRDefault="00437E40" w:rsidP="00437E40">
      <w:pPr>
        <w:spacing w:line="400" w:lineRule="exact"/>
        <w:jc w:val="center"/>
        <w:rPr>
          <w:rFonts w:asciiTheme="minorEastAsia" w:hAnsiTheme="minorEastAsia"/>
          <w:color w:val="000000" w:themeColor="text1"/>
          <w:sz w:val="24"/>
          <w:rPrChange w:id="6335" w:author="JY0225" w:date="2017-08-24T12:07:00Z">
            <w:rPr>
              <w:color w:val="000000" w:themeColor="text1"/>
              <w:sz w:val="24"/>
            </w:rPr>
          </w:rPrChange>
        </w:rPr>
      </w:pPr>
      <w:r w:rsidRPr="00653D38">
        <w:rPr>
          <w:rFonts w:asciiTheme="minorEastAsia" w:hAnsiTheme="minorEastAsia"/>
          <w:color w:val="000000" w:themeColor="text1"/>
          <w:sz w:val="24"/>
          <w:rPrChange w:id="6336" w:author="JY0225" w:date="2017-08-24T12:07:00Z">
            <w:rPr>
              <w:color w:val="000000" w:themeColor="text1"/>
              <w:sz w:val="24"/>
            </w:rPr>
          </w:rPrChange>
        </w:rPr>
        <w:tab/>
      </w:r>
      <w:r w:rsidRPr="00653D38">
        <w:rPr>
          <w:rFonts w:asciiTheme="minorEastAsia" w:hAnsiTheme="minorEastAsia" w:hint="eastAsia"/>
          <w:color w:val="000000" w:themeColor="text1"/>
          <w:sz w:val="24"/>
          <w:rPrChange w:id="6337" w:author="JY0225" w:date="2017-08-24T12:07:00Z">
            <w:rPr>
              <w:rFonts w:hint="eastAsia"/>
              <w:color w:val="000000" w:themeColor="text1"/>
              <w:sz w:val="24"/>
            </w:rPr>
          </w:rPrChange>
        </w:rPr>
        <w:t>表</w:t>
      </w:r>
      <w:r w:rsidR="00ED4CF0" w:rsidRPr="00653D38">
        <w:rPr>
          <w:rFonts w:asciiTheme="minorEastAsia" w:hAnsiTheme="minorEastAsia"/>
          <w:color w:val="000000" w:themeColor="text1"/>
          <w:sz w:val="24"/>
          <w:rPrChange w:id="6338" w:author="JY0225" w:date="2017-08-24T12:07:00Z">
            <w:rPr>
              <w:color w:val="000000" w:themeColor="text1"/>
              <w:sz w:val="24"/>
            </w:rPr>
          </w:rPrChange>
        </w:rPr>
        <w:t>6-3</w:t>
      </w:r>
      <w:r w:rsidRPr="00653D38">
        <w:rPr>
          <w:rFonts w:asciiTheme="minorEastAsia" w:hAnsiTheme="minorEastAsia"/>
          <w:color w:val="000000" w:themeColor="text1"/>
          <w:sz w:val="24"/>
          <w:rPrChange w:id="6339" w:author="JY0225" w:date="2017-08-24T12:07:00Z">
            <w:rPr>
              <w:color w:val="000000" w:themeColor="text1"/>
              <w:sz w:val="24"/>
            </w:rPr>
          </w:rPrChange>
        </w:rPr>
        <w:t xml:space="preserve"> </w:t>
      </w:r>
      <w:r w:rsidR="00223031" w:rsidRPr="00653D38">
        <w:rPr>
          <w:rFonts w:asciiTheme="minorEastAsia" w:hAnsiTheme="minorEastAsia" w:hint="eastAsia"/>
          <w:color w:val="000000" w:themeColor="text1"/>
          <w:sz w:val="24"/>
          <w:rPrChange w:id="6340" w:author="JY0225" w:date="2017-08-24T12:07:00Z">
            <w:rPr>
              <w:rFonts w:hint="eastAsia"/>
              <w:color w:val="000000" w:themeColor="text1"/>
              <w:sz w:val="24"/>
            </w:rPr>
          </w:rPrChange>
        </w:rPr>
        <w:t>大文件分块上传</w:t>
      </w:r>
      <w:r w:rsidR="00236AD0" w:rsidRPr="00653D38">
        <w:rPr>
          <w:rFonts w:asciiTheme="minorEastAsia" w:hAnsiTheme="minorEastAsia" w:hint="eastAsia"/>
          <w:color w:val="000000" w:themeColor="text1"/>
          <w:sz w:val="24"/>
          <w:rPrChange w:id="6341" w:author="JY0225" w:date="2017-08-24T12:07:00Z">
            <w:rPr>
              <w:rFonts w:hint="eastAsia"/>
              <w:color w:val="000000" w:themeColor="text1"/>
              <w:sz w:val="24"/>
            </w:rPr>
          </w:rPrChange>
        </w:rPr>
        <w:t>测试</w:t>
      </w:r>
    </w:p>
    <w:tbl>
      <w:tblPr>
        <w:tblStyle w:val="aa"/>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Pr="00653D38" w:rsidRDefault="00D764AB" w:rsidP="00D250D8">
      <w:pPr>
        <w:spacing w:line="400" w:lineRule="exact"/>
        <w:ind w:firstLine="418"/>
        <w:rPr>
          <w:rFonts w:asciiTheme="minorEastAsia" w:hAnsiTheme="minorEastAsia"/>
          <w:color w:val="000000" w:themeColor="text1"/>
          <w:sz w:val="24"/>
          <w:rPrChange w:id="6342" w:author="JY0225" w:date="2017-08-24T12:07:00Z">
            <w:rPr>
              <w:color w:val="000000" w:themeColor="text1"/>
              <w:sz w:val="24"/>
            </w:rPr>
          </w:rPrChange>
        </w:rPr>
      </w:pPr>
      <w:r w:rsidRPr="00653D38">
        <w:rPr>
          <w:rFonts w:asciiTheme="minorEastAsia" w:hAnsiTheme="minorEastAsia" w:hint="eastAsia"/>
          <w:color w:val="000000" w:themeColor="text1"/>
          <w:sz w:val="24"/>
          <w:rPrChange w:id="6343" w:author="JY0225" w:date="2017-08-24T12:07:00Z">
            <w:rPr>
              <w:rFonts w:hint="eastAsia"/>
              <w:color w:val="000000" w:themeColor="text1"/>
              <w:sz w:val="24"/>
            </w:rPr>
          </w:rPrChange>
        </w:rPr>
        <w:t>本测试主要针对大文件分块上传功能，</w:t>
      </w:r>
      <w:r w:rsidR="00D250D8" w:rsidRPr="00653D38">
        <w:rPr>
          <w:rFonts w:asciiTheme="minorEastAsia" w:hAnsiTheme="minorEastAsia" w:hint="eastAsia"/>
          <w:color w:val="000000" w:themeColor="text1"/>
          <w:sz w:val="24"/>
          <w:rPrChange w:id="6344" w:author="JY0225" w:date="2017-08-24T12:07:00Z">
            <w:rPr>
              <w:rFonts w:hint="eastAsia"/>
              <w:color w:val="000000" w:themeColor="text1"/>
              <w:sz w:val="24"/>
            </w:rPr>
          </w:rPrChange>
        </w:rPr>
        <w:t>请求表示用户名为</w:t>
      </w:r>
      <w:r w:rsidR="00D250D8" w:rsidRPr="00653D38">
        <w:rPr>
          <w:rFonts w:asciiTheme="minorEastAsia" w:hAnsiTheme="minorEastAsia"/>
          <w:color w:val="000000" w:themeColor="text1"/>
          <w:sz w:val="24"/>
          <w:rPrChange w:id="6345" w:author="JY0225" w:date="2017-08-24T12:07:00Z">
            <w:rPr>
              <w:color w:val="000000" w:themeColor="text1"/>
              <w:sz w:val="24"/>
            </w:rPr>
          </w:rPrChange>
        </w:rPr>
        <w:t>kaeyika163com</w:t>
      </w:r>
      <w:r w:rsidR="00D250D8" w:rsidRPr="00653D38">
        <w:rPr>
          <w:rFonts w:asciiTheme="minorEastAsia" w:hAnsiTheme="minorEastAsia" w:hint="eastAsia"/>
          <w:color w:val="000000" w:themeColor="text1"/>
          <w:sz w:val="24"/>
          <w:rPrChange w:id="6346" w:author="JY0225" w:date="2017-08-24T12:07:00Z">
            <w:rPr>
              <w:rFonts w:hint="eastAsia"/>
              <w:color w:val="000000" w:themeColor="text1"/>
              <w:sz w:val="24"/>
            </w:rPr>
          </w:rPrChange>
        </w:rPr>
        <w:t>的用户上传一个大文件</w:t>
      </w:r>
      <w:r w:rsidR="00EE2D71" w:rsidRPr="00653D38">
        <w:rPr>
          <w:rFonts w:asciiTheme="minorEastAsia" w:hAnsiTheme="minorEastAsia"/>
          <w:color w:val="000000" w:themeColor="text1"/>
          <w:sz w:val="24"/>
          <w:rPrChange w:id="6347" w:author="JY0225" w:date="2017-08-24T12:07:00Z">
            <w:rPr>
              <w:color w:val="000000" w:themeColor="text1"/>
              <w:sz w:val="24"/>
            </w:rPr>
          </w:rPrChange>
        </w:rPr>
        <w:t>test.py</w:t>
      </w:r>
      <w:r w:rsidR="00D250D8" w:rsidRPr="00653D38">
        <w:rPr>
          <w:rFonts w:asciiTheme="minorEastAsia" w:hAnsiTheme="minorEastAsia" w:hint="eastAsia"/>
          <w:color w:val="000000" w:themeColor="text1"/>
          <w:sz w:val="24"/>
          <w:rPrChange w:id="6348" w:author="JY0225" w:date="2017-08-24T12:07:00Z">
            <w:rPr>
              <w:rFonts w:hint="eastAsia"/>
              <w:color w:val="000000" w:themeColor="text1"/>
              <w:sz w:val="24"/>
            </w:rPr>
          </w:rPrChange>
        </w:rPr>
        <w:t>文件至服务器，</w:t>
      </w:r>
      <w:r w:rsidR="00B42E09" w:rsidRPr="00653D38">
        <w:rPr>
          <w:rFonts w:asciiTheme="minorEastAsia" w:hAnsiTheme="minorEastAsia" w:hint="eastAsia"/>
          <w:color w:val="000000" w:themeColor="text1"/>
          <w:sz w:val="24"/>
          <w:rPrChange w:id="6349" w:author="JY0225" w:date="2017-08-24T12:07:00Z">
            <w:rPr>
              <w:rFonts w:hint="eastAsia"/>
              <w:color w:val="000000" w:themeColor="text1"/>
              <w:sz w:val="24"/>
            </w:rPr>
          </w:rPrChange>
        </w:rPr>
        <w:t>上传至服务器的路径为</w:t>
      </w:r>
      <w:r w:rsidR="00B42E09" w:rsidRPr="00653D38">
        <w:rPr>
          <w:rFonts w:asciiTheme="minorEastAsia" w:hAnsiTheme="minorEastAsia"/>
          <w:color w:val="000000" w:themeColor="text1"/>
          <w:sz w:val="24"/>
          <w:rPrChange w:id="6350" w:author="JY0225" w:date="2017-08-24T12:07:00Z">
            <w:rPr>
              <w:color w:val="000000" w:themeColor="text1"/>
              <w:sz w:val="24"/>
            </w:rPr>
          </w:rPrChange>
        </w:rPr>
        <w:t>/</w:t>
      </w:r>
      <w:r w:rsidR="00F11699" w:rsidRPr="00653D38">
        <w:rPr>
          <w:rFonts w:asciiTheme="minorEastAsia" w:hAnsiTheme="minorEastAsia"/>
          <w:color w:val="000000" w:themeColor="text1"/>
          <w:sz w:val="24"/>
          <w:rPrChange w:id="6351" w:author="JY0225" w:date="2017-08-24T12:07:00Z">
            <w:rPr>
              <w:color w:val="000000" w:themeColor="text1"/>
              <w:sz w:val="24"/>
            </w:rPr>
          </w:rPrChange>
        </w:rPr>
        <w:t>biye/test.py</w:t>
      </w:r>
      <w:r w:rsidR="00A159C7" w:rsidRPr="00653D38">
        <w:rPr>
          <w:rFonts w:asciiTheme="minorEastAsia" w:hAnsiTheme="minorEastAsia" w:hint="eastAsia"/>
          <w:color w:val="000000" w:themeColor="text1"/>
          <w:sz w:val="24"/>
          <w:rPrChange w:id="6352" w:author="JY0225" w:date="2017-08-24T12:07:00Z">
            <w:rPr>
              <w:rFonts w:hint="eastAsia"/>
              <w:color w:val="000000" w:themeColor="text1"/>
              <w:sz w:val="24"/>
            </w:rPr>
          </w:rPrChange>
        </w:rPr>
        <w:t>。</w:t>
      </w:r>
      <w:r w:rsidR="006E6A72" w:rsidRPr="00653D38">
        <w:rPr>
          <w:rFonts w:asciiTheme="minorEastAsia" w:hAnsiTheme="minorEastAsia" w:hint="eastAsia"/>
          <w:color w:val="000000" w:themeColor="text1"/>
          <w:sz w:val="24"/>
          <w:rPrChange w:id="6353" w:author="JY0225" w:date="2017-08-24T12:07:00Z">
            <w:rPr>
              <w:rFonts w:hint="eastAsia"/>
              <w:color w:val="000000" w:themeColor="text1"/>
              <w:sz w:val="24"/>
            </w:rPr>
          </w:rPrChange>
        </w:rPr>
        <w:t>测试的结果如下图所示</w:t>
      </w:r>
      <w:r w:rsidR="00E52BD2" w:rsidRPr="00653D38">
        <w:rPr>
          <w:rFonts w:asciiTheme="minorEastAsia" w:hAnsiTheme="minorEastAsia" w:hint="eastAsia"/>
          <w:color w:val="000000" w:themeColor="text1"/>
          <w:sz w:val="24"/>
          <w:rPrChange w:id="6354" w:author="JY0225" w:date="2017-08-24T12:07:00Z">
            <w:rPr>
              <w:rFonts w:hint="eastAsia"/>
              <w:color w:val="000000" w:themeColor="text1"/>
              <w:sz w:val="24"/>
            </w:rPr>
          </w:rPrChange>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Pr="00653D38" w:rsidRDefault="00403F9B">
      <w:pPr>
        <w:spacing w:line="400" w:lineRule="exact"/>
        <w:ind w:left="420"/>
        <w:jc w:val="center"/>
        <w:rPr>
          <w:rFonts w:asciiTheme="minorEastAsia" w:hAnsiTheme="minorEastAsia"/>
          <w:color w:val="000000" w:themeColor="text1"/>
          <w:sz w:val="24"/>
          <w:rPrChange w:id="6355" w:author="JY0225" w:date="2017-08-24T12:07:00Z">
            <w:rPr>
              <w:color w:val="000000" w:themeColor="text1"/>
              <w:sz w:val="24"/>
            </w:rPr>
          </w:rPrChange>
        </w:rPr>
        <w:pPrChange w:id="6356" w:author="JY0225" w:date="2017-08-24T12:07:00Z">
          <w:pPr>
            <w:spacing w:line="360" w:lineRule="auto"/>
            <w:ind w:left="420"/>
            <w:jc w:val="center"/>
          </w:pPr>
        </w:pPrChange>
      </w:pPr>
      <w:r w:rsidRPr="00653D38">
        <w:rPr>
          <w:rFonts w:asciiTheme="minorEastAsia" w:hAnsiTheme="minorEastAsia" w:hint="eastAsia"/>
          <w:color w:val="000000" w:themeColor="text1"/>
          <w:sz w:val="24"/>
          <w:rPrChange w:id="6357" w:author="JY0225" w:date="2017-08-24T12:07:00Z">
            <w:rPr>
              <w:rFonts w:hint="eastAsia"/>
              <w:color w:val="000000" w:themeColor="text1"/>
              <w:sz w:val="24"/>
            </w:rPr>
          </w:rPrChange>
        </w:rPr>
        <w:t>图</w:t>
      </w:r>
      <w:r w:rsidRPr="00653D38">
        <w:rPr>
          <w:rFonts w:asciiTheme="minorEastAsia" w:hAnsiTheme="minorEastAsia"/>
          <w:color w:val="000000" w:themeColor="text1"/>
          <w:sz w:val="24"/>
          <w:rPrChange w:id="6358" w:author="JY0225" w:date="2017-08-24T12:07:00Z">
            <w:rPr>
              <w:color w:val="000000" w:themeColor="text1"/>
              <w:sz w:val="24"/>
            </w:rPr>
          </w:rPrChange>
        </w:rPr>
        <w:t>6-2</w:t>
      </w:r>
      <w:r w:rsidR="00BF6E89" w:rsidRPr="00653D38">
        <w:rPr>
          <w:rFonts w:asciiTheme="minorEastAsia" w:hAnsiTheme="minorEastAsia" w:hint="eastAsia"/>
          <w:color w:val="000000" w:themeColor="text1"/>
          <w:sz w:val="24"/>
          <w:rPrChange w:id="6359" w:author="JY0225" w:date="2017-08-24T12:07:00Z">
            <w:rPr>
              <w:rFonts w:hint="eastAsia"/>
              <w:color w:val="000000" w:themeColor="text1"/>
              <w:sz w:val="24"/>
            </w:rPr>
          </w:rPrChange>
        </w:rPr>
        <w:t>大文件分块上传测试</w:t>
      </w:r>
      <w:r w:rsidRPr="00653D38">
        <w:rPr>
          <w:rFonts w:asciiTheme="minorEastAsia" w:hAnsiTheme="minorEastAsia" w:hint="eastAsia"/>
          <w:color w:val="000000" w:themeColor="text1"/>
          <w:sz w:val="24"/>
          <w:rPrChange w:id="6360" w:author="JY0225" w:date="2017-08-24T12:07:00Z">
            <w:rPr>
              <w:rFonts w:hint="eastAsia"/>
              <w:color w:val="000000" w:themeColor="text1"/>
              <w:sz w:val="24"/>
            </w:rPr>
          </w:rPrChange>
        </w:rPr>
        <w:t>图</w:t>
      </w:r>
    </w:p>
    <w:p w14:paraId="3461BF06" w14:textId="1F086A50" w:rsidR="00B92CE0" w:rsidRPr="00653D38" w:rsidRDefault="004F1FD7">
      <w:pPr>
        <w:spacing w:line="400" w:lineRule="exact"/>
        <w:ind w:firstLine="418"/>
        <w:rPr>
          <w:rFonts w:asciiTheme="minorEastAsia" w:hAnsiTheme="minorEastAsia"/>
          <w:color w:val="000000" w:themeColor="text1"/>
          <w:sz w:val="24"/>
          <w:rPrChange w:id="6361" w:author="JY0225" w:date="2017-08-24T12:07:00Z">
            <w:rPr>
              <w:color w:val="000000" w:themeColor="text1"/>
              <w:sz w:val="24"/>
            </w:rPr>
          </w:rPrChange>
        </w:rPr>
      </w:pPr>
      <w:r w:rsidRPr="00653D38">
        <w:rPr>
          <w:rFonts w:asciiTheme="minorEastAsia" w:hAnsiTheme="minorEastAsia" w:hint="eastAsia"/>
          <w:color w:val="000000" w:themeColor="text1"/>
          <w:sz w:val="24"/>
          <w:rPrChange w:id="6362" w:author="JY0225" w:date="2017-08-24T12:07:00Z">
            <w:rPr>
              <w:rFonts w:hint="eastAsia"/>
              <w:color w:val="000000" w:themeColor="text1"/>
              <w:sz w:val="24"/>
            </w:rPr>
          </w:rPrChange>
        </w:rPr>
        <w:t>从测试结果图中输出的日志文件</w:t>
      </w:r>
      <w:r w:rsidR="00E52BD2" w:rsidRPr="00653D38">
        <w:rPr>
          <w:rFonts w:asciiTheme="minorEastAsia" w:hAnsiTheme="minorEastAsia" w:hint="eastAsia"/>
          <w:color w:val="000000" w:themeColor="text1"/>
          <w:sz w:val="24"/>
          <w:rPrChange w:id="6363" w:author="JY0225" w:date="2017-08-24T12:07:00Z">
            <w:rPr>
              <w:rFonts w:hint="eastAsia"/>
              <w:color w:val="000000" w:themeColor="text1"/>
              <w:sz w:val="24"/>
            </w:rPr>
          </w:rPrChange>
        </w:rPr>
        <w:t>可以看出，</w:t>
      </w:r>
      <w:r w:rsidR="00E52BD2" w:rsidRPr="00653D38">
        <w:rPr>
          <w:rFonts w:asciiTheme="minorEastAsia" w:hAnsiTheme="minorEastAsia"/>
          <w:color w:val="000000" w:themeColor="text1"/>
          <w:sz w:val="24"/>
          <w:rPrChange w:id="6364" w:author="JY0225" w:date="2017-08-24T12:07:00Z">
            <w:rPr>
              <w:color w:val="000000" w:themeColor="text1"/>
              <w:sz w:val="24"/>
            </w:rPr>
          </w:rPrChange>
        </w:rPr>
        <w:t>test</w:t>
      </w:r>
      <w:r w:rsidR="00A0221D" w:rsidRPr="00653D38">
        <w:rPr>
          <w:rFonts w:asciiTheme="minorEastAsia" w:hAnsiTheme="minorEastAsia"/>
          <w:color w:val="000000" w:themeColor="text1"/>
          <w:sz w:val="24"/>
          <w:rPrChange w:id="6365" w:author="JY0225" w:date="2017-08-24T12:07:00Z">
            <w:rPr>
              <w:color w:val="000000" w:themeColor="text1"/>
              <w:sz w:val="24"/>
            </w:rPr>
          </w:rPrChange>
        </w:rPr>
        <w:t>.py</w:t>
      </w:r>
      <w:r w:rsidR="000550E5" w:rsidRPr="00653D38">
        <w:rPr>
          <w:rFonts w:asciiTheme="minorEastAsia" w:hAnsiTheme="minorEastAsia" w:hint="eastAsia"/>
          <w:color w:val="000000" w:themeColor="text1"/>
          <w:sz w:val="24"/>
          <w:rPrChange w:id="6366" w:author="JY0225" w:date="2017-08-24T12:07:00Z">
            <w:rPr>
              <w:rFonts w:hint="eastAsia"/>
              <w:color w:val="000000" w:themeColor="text1"/>
              <w:sz w:val="24"/>
            </w:rPr>
          </w:rPrChange>
        </w:rPr>
        <w:t>文件</w:t>
      </w:r>
      <w:r w:rsidR="00E52BD2" w:rsidRPr="00653D38">
        <w:rPr>
          <w:rFonts w:asciiTheme="minorEastAsia" w:hAnsiTheme="minorEastAsia" w:hint="eastAsia"/>
          <w:color w:val="000000" w:themeColor="text1"/>
          <w:sz w:val="24"/>
          <w:rPrChange w:id="6367" w:author="JY0225" w:date="2017-08-24T12:07:00Z">
            <w:rPr>
              <w:rFonts w:hint="eastAsia"/>
              <w:color w:val="000000" w:themeColor="text1"/>
              <w:sz w:val="24"/>
            </w:rPr>
          </w:rPrChange>
        </w:rPr>
        <w:t>按用户</w:t>
      </w:r>
      <w:r w:rsidR="00E52BD2" w:rsidRPr="00653D38">
        <w:rPr>
          <w:rFonts w:asciiTheme="minorEastAsia" w:hAnsiTheme="minorEastAsia"/>
          <w:color w:val="000000" w:themeColor="text1"/>
          <w:sz w:val="24"/>
          <w:rPrChange w:id="6368" w:author="JY0225" w:date="2017-08-24T12:07:00Z">
            <w:rPr>
              <w:color w:val="000000" w:themeColor="text1"/>
              <w:sz w:val="24"/>
            </w:rPr>
          </w:rPrChange>
        </w:rPr>
        <w:t>id</w:t>
      </w:r>
      <w:r w:rsidR="00E52BD2" w:rsidRPr="00653D38">
        <w:rPr>
          <w:rFonts w:asciiTheme="minorEastAsia" w:hAnsiTheme="minorEastAsia" w:hint="eastAsia"/>
          <w:color w:val="000000" w:themeColor="text1"/>
          <w:sz w:val="24"/>
          <w:rPrChange w:id="6369" w:author="JY0225" w:date="2017-08-24T12:07:00Z">
            <w:rPr>
              <w:rFonts w:hint="eastAsia"/>
              <w:color w:val="000000" w:themeColor="text1"/>
              <w:sz w:val="24"/>
            </w:rPr>
          </w:rPrChange>
        </w:rPr>
        <w:t>信息及时间信息被分成大小相等的</w:t>
      </w:r>
      <w:r w:rsidR="006B64DD" w:rsidRPr="00653D38">
        <w:rPr>
          <w:rFonts w:asciiTheme="minorEastAsia" w:hAnsiTheme="minorEastAsia"/>
          <w:color w:val="000000" w:themeColor="text1"/>
          <w:sz w:val="24"/>
          <w:rPrChange w:id="6370" w:author="JY0225" w:date="2017-08-24T12:07:00Z">
            <w:rPr>
              <w:color w:val="000000" w:themeColor="text1"/>
              <w:sz w:val="24"/>
            </w:rPr>
          </w:rPrChange>
        </w:rPr>
        <w:t>4</w:t>
      </w:r>
      <w:r w:rsidR="00E52BD2" w:rsidRPr="00653D38">
        <w:rPr>
          <w:rFonts w:asciiTheme="minorEastAsia" w:hAnsiTheme="minorEastAsia" w:hint="eastAsia"/>
          <w:color w:val="000000" w:themeColor="text1"/>
          <w:sz w:val="24"/>
          <w:rPrChange w:id="6371" w:author="JY0225" w:date="2017-08-24T12:07:00Z">
            <w:rPr>
              <w:rFonts w:hint="eastAsia"/>
              <w:color w:val="000000" w:themeColor="text1"/>
              <w:sz w:val="24"/>
            </w:rPr>
          </w:rPrChange>
        </w:rPr>
        <w:t>个文件块</w:t>
      </w:r>
      <w:r w:rsidR="00F97AA2" w:rsidRPr="00653D38">
        <w:rPr>
          <w:rFonts w:asciiTheme="minorEastAsia" w:hAnsiTheme="minorEastAsia" w:hint="eastAsia"/>
          <w:color w:val="000000" w:themeColor="text1"/>
          <w:sz w:val="24"/>
          <w:rPrChange w:id="6372" w:author="JY0225" w:date="2017-08-24T12:07:00Z">
            <w:rPr>
              <w:rFonts w:hint="eastAsia"/>
              <w:color w:val="000000" w:themeColor="text1"/>
              <w:sz w:val="24"/>
            </w:rPr>
          </w:rPrChange>
        </w:rPr>
        <w:t>，最后一个文件块的大小不足</w:t>
      </w:r>
      <w:r w:rsidR="00F97AA2" w:rsidRPr="00653D38">
        <w:rPr>
          <w:rFonts w:asciiTheme="minorEastAsia" w:hAnsiTheme="minorEastAsia"/>
          <w:color w:val="000000" w:themeColor="text1"/>
          <w:sz w:val="24"/>
          <w:rPrChange w:id="6373" w:author="JY0225" w:date="2017-08-24T12:07:00Z">
            <w:rPr>
              <w:color w:val="000000" w:themeColor="text1"/>
              <w:sz w:val="24"/>
            </w:rPr>
          </w:rPrChange>
        </w:rPr>
        <w:t>4M</w:t>
      </w:r>
      <w:r w:rsidR="003C2052" w:rsidRPr="00653D38">
        <w:rPr>
          <w:rFonts w:asciiTheme="minorEastAsia" w:hAnsiTheme="minorEastAsia" w:hint="eastAsia"/>
          <w:color w:val="000000" w:themeColor="text1"/>
          <w:sz w:val="24"/>
          <w:rPrChange w:id="6374" w:author="JY0225" w:date="2017-08-24T12:07:00Z">
            <w:rPr>
              <w:rFonts w:hint="eastAsia"/>
              <w:color w:val="000000" w:themeColor="text1"/>
              <w:sz w:val="24"/>
            </w:rPr>
          </w:rPrChange>
        </w:rPr>
        <w:t>。</w:t>
      </w:r>
      <w:r w:rsidR="00B93137" w:rsidRPr="00653D38">
        <w:rPr>
          <w:rFonts w:asciiTheme="minorEastAsia" w:hAnsiTheme="minorEastAsia" w:hint="eastAsia"/>
          <w:color w:val="000000" w:themeColor="text1"/>
          <w:sz w:val="24"/>
          <w:rPrChange w:id="6375" w:author="JY0225" w:date="2017-08-24T12:07:00Z">
            <w:rPr>
              <w:rFonts w:hint="eastAsia"/>
              <w:color w:val="000000" w:themeColor="text1"/>
              <w:sz w:val="24"/>
            </w:rPr>
          </w:rPrChange>
        </w:rPr>
        <w:t>每个文件块都由一个上传文件的进程单独上传到了服务器，并且最后调用的服务器端的合并文件接口。通过对服务器端文</w:t>
      </w:r>
      <w:r w:rsidR="00B92856" w:rsidRPr="00653D38">
        <w:rPr>
          <w:rFonts w:asciiTheme="minorEastAsia" w:hAnsiTheme="minorEastAsia" w:hint="eastAsia"/>
          <w:color w:val="000000" w:themeColor="text1"/>
          <w:sz w:val="24"/>
          <w:rPrChange w:id="6376" w:author="JY0225" w:date="2017-08-24T12:07:00Z">
            <w:rPr>
              <w:rFonts w:hint="eastAsia"/>
              <w:color w:val="000000" w:themeColor="text1"/>
              <w:sz w:val="24"/>
            </w:rPr>
          </w:rPrChange>
        </w:rPr>
        <w:t>件的查询</w:t>
      </w:r>
      <w:r w:rsidR="00B93137" w:rsidRPr="00653D38">
        <w:rPr>
          <w:rFonts w:asciiTheme="minorEastAsia" w:hAnsiTheme="minorEastAsia" w:hint="eastAsia"/>
          <w:color w:val="000000" w:themeColor="text1"/>
          <w:sz w:val="24"/>
          <w:rPrChange w:id="6377" w:author="JY0225" w:date="2017-08-24T12:07:00Z">
            <w:rPr>
              <w:rFonts w:hint="eastAsia"/>
              <w:color w:val="000000" w:themeColor="text1"/>
              <w:sz w:val="24"/>
            </w:rPr>
          </w:rPrChange>
        </w:rPr>
        <w:t>可以看到，文件块被合并成了一个完成的文件。</w:t>
      </w:r>
    </w:p>
    <w:p w14:paraId="24EA08CC" w14:textId="77777777" w:rsidR="00354CEB" w:rsidRDefault="00354CEB" w:rsidP="00354CEB">
      <w:pPr>
        <w:pStyle w:val="31"/>
      </w:pPr>
      <w:bookmarkStart w:id="6378" w:name="_Toc491352037"/>
      <w:r>
        <w:t>6.</w:t>
      </w:r>
      <w:r w:rsidR="00C60938">
        <w:t>3</w:t>
      </w:r>
      <w:r w:rsidR="00220E76">
        <w:t>.3</w:t>
      </w:r>
      <w:r w:rsidRPr="006637A1">
        <w:t xml:space="preserve"> </w:t>
      </w:r>
      <w:r w:rsidR="003A3099">
        <w:rPr>
          <w:rFonts w:hint="eastAsia"/>
        </w:rPr>
        <w:t>本地缓存</w:t>
      </w:r>
      <w:r>
        <w:rPr>
          <w:rFonts w:hint="eastAsia"/>
        </w:rPr>
        <w:t>功能测试</w:t>
      </w:r>
      <w:bookmarkEnd w:id="6378"/>
    </w:p>
    <w:p w14:paraId="416035C1" w14:textId="2EECB796" w:rsidR="00607CBD" w:rsidRPr="00653D38" w:rsidRDefault="00CC2F60" w:rsidP="00607CBD">
      <w:pPr>
        <w:spacing w:line="400" w:lineRule="exact"/>
        <w:ind w:firstLine="420"/>
        <w:rPr>
          <w:rFonts w:asciiTheme="minorEastAsia" w:hAnsiTheme="minorEastAsia"/>
          <w:color w:val="000000" w:themeColor="text1"/>
          <w:sz w:val="24"/>
          <w:rPrChange w:id="6379" w:author="JY0225" w:date="2017-08-24T12:07:00Z">
            <w:rPr>
              <w:color w:val="000000" w:themeColor="text1"/>
              <w:sz w:val="24"/>
            </w:rPr>
          </w:rPrChange>
        </w:rPr>
      </w:pPr>
      <w:r w:rsidRPr="00653D38">
        <w:rPr>
          <w:rFonts w:asciiTheme="minorEastAsia" w:hAnsiTheme="minorEastAsia" w:hint="eastAsia"/>
          <w:color w:val="000000" w:themeColor="text1"/>
          <w:sz w:val="24"/>
          <w:rPrChange w:id="6380" w:author="JY0225" w:date="2017-08-24T12:07:00Z">
            <w:rPr>
              <w:rFonts w:hint="eastAsia"/>
              <w:color w:val="000000" w:themeColor="text1"/>
              <w:sz w:val="24"/>
            </w:rPr>
          </w:rPrChange>
        </w:rPr>
        <w:t>本地缓存主要</w:t>
      </w:r>
      <w:r w:rsidR="00607CBD" w:rsidRPr="00653D38">
        <w:rPr>
          <w:rFonts w:asciiTheme="minorEastAsia" w:hAnsiTheme="minorEastAsia" w:hint="eastAsia"/>
          <w:color w:val="000000" w:themeColor="text1"/>
          <w:sz w:val="24"/>
          <w:rPrChange w:id="6381" w:author="JY0225" w:date="2017-08-24T12:07:00Z">
            <w:rPr>
              <w:rFonts w:hint="eastAsia"/>
              <w:color w:val="000000" w:themeColor="text1"/>
              <w:sz w:val="24"/>
            </w:rPr>
          </w:rPrChange>
        </w:rPr>
        <w:t>利用现代计算机普遍较大的</w:t>
      </w:r>
      <w:r w:rsidR="00476838" w:rsidRPr="00653D38">
        <w:rPr>
          <w:rFonts w:asciiTheme="minorEastAsia" w:hAnsiTheme="minorEastAsia" w:hint="eastAsia"/>
          <w:color w:val="000000" w:themeColor="text1"/>
          <w:sz w:val="24"/>
          <w:rPrChange w:id="6382" w:author="JY0225" w:date="2017-08-24T12:07:00Z">
            <w:rPr>
              <w:rFonts w:hint="eastAsia"/>
              <w:color w:val="000000" w:themeColor="text1"/>
              <w:sz w:val="24"/>
            </w:rPr>
          </w:rPrChange>
        </w:rPr>
        <w:t>备份</w:t>
      </w:r>
      <w:r w:rsidR="00607CBD" w:rsidRPr="00653D38">
        <w:rPr>
          <w:rFonts w:asciiTheme="minorEastAsia" w:hAnsiTheme="minorEastAsia" w:hint="eastAsia"/>
          <w:color w:val="000000" w:themeColor="text1"/>
          <w:sz w:val="24"/>
          <w:rPrChange w:id="6383" w:author="JY0225" w:date="2017-08-24T12:07:00Z">
            <w:rPr>
              <w:rFonts w:hint="eastAsia"/>
              <w:color w:val="000000" w:themeColor="text1"/>
              <w:sz w:val="24"/>
            </w:rPr>
          </w:rPrChange>
        </w:rPr>
        <w:t>空间以及高性能的计算能力，实现了本地缓存管理，进一步减少了系统</w:t>
      </w:r>
      <w:r w:rsidR="00607CBD" w:rsidRPr="00653D38">
        <w:rPr>
          <w:rFonts w:asciiTheme="minorEastAsia" w:hAnsiTheme="minorEastAsia"/>
          <w:color w:val="000000" w:themeColor="text1"/>
          <w:sz w:val="24"/>
          <w:rPrChange w:id="6384" w:author="JY0225" w:date="2017-08-24T12:07:00Z">
            <w:rPr>
              <w:color w:val="000000" w:themeColor="text1"/>
              <w:sz w:val="24"/>
            </w:rPr>
          </w:rPrChange>
        </w:rPr>
        <w:t>I/O</w:t>
      </w:r>
      <w:r w:rsidR="00607CBD" w:rsidRPr="00653D38">
        <w:rPr>
          <w:rFonts w:asciiTheme="minorEastAsia" w:hAnsiTheme="minorEastAsia" w:hint="eastAsia"/>
          <w:color w:val="000000" w:themeColor="text1"/>
          <w:sz w:val="24"/>
          <w:rPrChange w:id="6385" w:author="JY0225" w:date="2017-08-24T12:07:00Z">
            <w:rPr>
              <w:rFonts w:hint="eastAsia"/>
              <w:color w:val="000000" w:themeColor="text1"/>
              <w:sz w:val="24"/>
            </w:rPr>
          </w:rPrChange>
        </w:rPr>
        <w:t>操作，提高了中间件性能。同时，利用服务器提供的个人</w:t>
      </w:r>
      <w:r w:rsidR="00476838" w:rsidRPr="00653D38">
        <w:rPr>
          <w:rFonts w:asciiTheme="minorEastAsia" w:hAnsiTheme="minorEastAsia" w:hint="eastAsia"/>
          <w:color w:val="000000" w:themeColor="text1"/>
          <w:sz w:val="24"/>
          <w:rPrChange w:id="6386" w:author="JY0225" w:date="2017-08-24T12:07:00Z">
            <w:rPr>
              <w:rFonts w:hint="eastAsia"/>
              <w:color w:val="000000" w:themeColor="text1"/>
              <w:sz w:val="24"/>
            </w:rPr>
          </w:rPrChange>
        </w:rPr>
        <w:t>备份</w:t>
      </w:r>
      <w:r w:rsidR="00607CBD" w:rsidRPr="00653D38">
        <w:rPr>
          <w:rFonts w:asciiTheme="minorEastAsia" w:hAnsiTheme="minorEastAsia" w:hint="eastAsia"/>
          <w:color w:val="000000" w:themeColor="text1"/>
          <w:sz w:val="24"/>
          <w:rPrChange w:id="6387" w:author="JY0225" w:date="2017-08-24T12:07:00Z">
            <w:rPr>
              <w:rFonts w:hint="eastAsia"/>
              <w:color w:val="000000" w:themeColor="text1"/>
              <w:sz w:val="24"/>
            </w:rPr>
          </w:rPrChange>
        </w:rPr>
        <w:t>在云端的数据信息，实现了针对单一用户的“秒传”功能。</w:t>
      </w:r>
      <w:r w:rsidR="00DB05E2" w:rsidRPr="00653D38">
        <w:rPr>
          <w:rFonts w:asciiTheme="minorEastAsia" w:hAnsiTheme="minorEastAsia" w:hint="eastAsia"/>
          <w:color w:val="000000" w:themeColor="text1"/>
          <w:sz w:val="24"/>
          <w:rPrChange w:id="6388" w:author="JY0225" w:date="2017-08-24T12:07:00Z">
            <w:rPr>
              <w:rFonts w:hint="eastAsia"/>
              <w:color w:val="000000" w:themeColor="text1"/>
              <w:sz w:val="24"/>
            </w:rPr>
          </w:rPrChange>
        </w:rPr>
        <w:t>测试中，本文</w:t>
      </w:r>
      <w:r w:rsidR="00364083" w:rsidRPr="00653D38">
        <w:rPr>
          <w:rFonts w:asciiTheme="minorEastAsia" w:hAnsiTheme="minorEastAsia" w:hint="eastAsia"/>
          <w:color w:val="000000" w:themeColor="text1"/>
          <w:sz w:val="24"/>
          <w:rPrChange w:id="6389" w:author="JY0225" w:date="2017-08-24T12:07:00Z">
            <w:rPr>
              <w:rFonts w:hint="eastAsia"/>
              <w:color w:val="000000" w:themeColor="text1"/>
              <w:sz w:val="24"/>
            </w:rPr>
          </w:rPrChange>
        </w:rPr>
        <w:t>主要针对存在本地或是服务器缓存的情况下，记录文件下载或上传过程中调用的接口和传输的效率。</w:t>
      </w:r>
    </w:p>
    <w:p w14:paraId="22FAF712" w14:textId="77777777" w:rsidR="006B7096" w:rsidRPr="00653D38" w:rsidRDefault="00041539" w:rsidP="006B7096">
      <w:pPr>
        <w:spacing w:line="400" w:lineRule="exact"/>
        <w:ind w:firstLine="418"/>
        <w:rPr>
          <w:rFonts w:asciiTheme="minorEastAsia" w:hAnsiTheme="minorEastAsia"/>
          <w:color w:val="000000" w:themeColor="text1"/>
          <w:sz w:val="24"/>
          <w:rPrChange w:id="6390" w:author="JY0225" w:date="2017-08-24T12:07:00Z">
            <w:rPr>
              <w:color w:val="000000" w:themeColor="text1"/>
              <w:sz w:val="24"/>
            </w:rPr>
          </w:rPrChange>
        </w:rPr>
      </w:pPr>
      <w:r w:rsidRPr="00653D38">
        <w:rPr>
          <w:rFonts w:asciiTheme="minorEastAsia" w:hAnsiTheme="minorEastAsia" w:hint="eastAsia"/>
          <w:color w:val="000000" w:themeColor="text1"/>
          <w:sz w:val="24"/>
          <w:rPrChange w:id="6391" w:author="JY0225" w:date="2017-08-24T12:07:00Z">
            <w:rPr>
              <w:rFonts w:hint="eastAsia"/>
              <w:color w:val="000000" w:themeColor="text1"/>
              <w:sz w:val="24"/>
            </w:rPr>
          </w:rPrChange>
        </w:rPr>
        <w:lastRenderedPageBreak/>
        <w:t>测试用例三</w:t>
      </w:r>
      <w:r w:rsidR="006B7096" w:rsidRPr="00653D38">
        <w:rPr>
          <w:rFonts w:asciiTheme="minorEastAsia" w:hAnsiTheme="minorEastAsia" w:hint="eastAsia"/>
          <w:color w:val="000000" w:themeColor="text1"/>
          <w:sz w:val="24"/>
          <w:rPrChange w:id="6392" w:author="JY0225" w:date="2017-08-24T12:07:00Z">
            <w:rPr>
              <w:rFonts w:hint="eastAsia"/>
              <w:color w:val="000000" w:themeColor="text1"/>
              <w:sz w:val="24"/>
            </w:rPr>
          </w:rPrChange>
        </w:rPr>
        <w:t>：</w:t>
      </w:r>
    </w:p>
    <w:p w14:paraId="10E52BBC" w14:textId="77777777" w:rsidR="006B7096" w:rsidRPr="00653D38" w:rsidRDefault="006B7096" w:rsidP="006B7096">
      <w:pPr>
        <w:spacing w:line="400" w:lineRule="exact"/>
        <w:jc w:val="center"/>
        <w:rPr>
          <w:rFonts w:asciiTheme="minorEastAsia" w:hAnsiTheme="minorEastAsia"/>
          <w:color w:val="000000" w:themeColor="text1"/>
          <w:sz w:val="24"/>
          <w:rPrChange w:id="6393" w:author="JY0225" w:date="2017-08-24T12:07:00Z">
            <w:rPr>
              <w:color w:val="000000" w:themeColor="text1"/>
              <w:sz w:val="24"/>
            </w:rPr>
          </w:rPrChange>
        </w:rPr>
      </w:pPr>
      <w:r w:rsidRPr="00653D38">
        <w:rPr>
          <w:rFonts w:asciiTheme="minorEastAsia" w:hAnsiTheme="minorEastAsia"/>
          <w:color w:val="000000" w:themeColor="text1"/>
          <w:sz w:val="24"/>
          <w:rPrChange w:id="6394" w:author="JY0225" w:date="2017-08-24T12:07:00Z">
            <w:rPr>
              <w:color w:val="000000" w:themeColor="text1"/>
              <w:sz w:val="24"/>
            </w:rPr>
          </w:rPrChange>
        </w:rPr>
        <w:tab/>
      </w:r>
      <w:r w:rsidRPr="00653D38">
        <w:rPr>
          <w:rFonts w:asciiTheme="minorEastAsia" w:hAnsiTheme="minorEastAsia" w:hint="eastAsia"/>
          <w:color w:val="000000" w:themeColor="text1"/>
          <w:sz w:val="24"/>
          <w:rPrChange w:id="6395" w:author="JY0225" w:date="2017-08-24T12:07:00Z">
            <w:rPr>
              <w:rFonts w:hint="eastAsia"/>
              <w:color w:val="000000" w:themeColor="text1"/>
              <w:sz w:val="24"/>
            </w:rPr>
          </w:rPrChange>
        </w:rPr>
        <w:t>表</w:t>
      </w:r>
      <w:r w:rsidR="00033A4A" w:rsidRPr="00653D38">
        <w:rPr>
          <w:rFonts w:asciiTheme="minorEastAsia" w:hAnsiTheme="minorEastAsia"/>
          <w:color w:val="000000" w:themeColor="text1"/>
          <w:sz w:val="24"/>
          <w:rPrChange w:id="6396" w:author="JY0225" w:date="2017-08-24T12:07:00Z">
            <w:rPr>
              <w:color w:val="000000" w:themeColor="text1"/>
              <w:sz w:val="24"/>
            </w:rPr>
          </w:rPrChange>
        </w:rPr>
        <w:t>6-</w:t>
      </w:r>
      <w:r w:rsidR="00CA6AB8" w:rsidRPr="00653D38">
        <w:rPr>
          <w:rFonts w:asciiTheme="minorEastAsia" w:hAnsiTheme="minorEastAsia"/>
          <w:color w:val="000000" w:themeColor="text1"/>
          <w:sz w:val="24"/>
          <w:rPrChange w:id="6397" w:author="JY0225" w:date="2017-08-24T12:07:00Z">
            <w:rPr>
              <w:color w:val="000000" w:themeColor="text1"/>
              <w:sz w:val="24"/>
            </w:rPr>
          </w:rPrChange>
        </w:rPr>
        <w:t>4</w:t>
      </w:r>
      <w:r w:rsidRPr="00653D38">
        <w:rPr>
          <w:rFonts w:asciiTheme="minorEastAsia" w:hAnsiTheme="minorEastAsia"/>
          <w:color w:val="000000" w:themeColor="text1"/>
          <w:sz w:val="24"/>
          <w:rPrChange w:id="6398" w:author="JY0225" w:date="2017-08-24T12:07:00Z">
            <w:rPr>
              <w:color w:val="000000" w:themeColor="text1"/>
              <w:sz w:val="24"/>
            </w:rPr>
          </w:rPrChange>
        </w:rPr>
        <w:t xml:space="preserve"> </w:t>
      </w:r>
      <w:r w:rsidR="00CC0A96" w:rsidRPr="00653D38">
        <w:rPr>
          <w:rFonts w:asciiTheme="minorEastAsia" w:hAnsiTheme="minorEastAsia" w:hint="eastAsia"/>
          <w:color w:val="000000" w:themeColor="text1"/>
          <w:sz w:val="24"/>
          <w:rPrChange w:id="6399" w:author="JY0225" w:date="2017-08-24T12:07:00Z">
            <w:rPr>
              <w:rFonts w:hint="eastAsia"/>
              <w:color w:val="000000" w:themeColor="text1"/>
              <w:sz w:val="24"/>
            </w:rPr>
          </w:rPrChange>
        </w:rPr>
        <w:t>本地缓存测试</w:t>
      </w:r>
    </w:p>
    <w:tbl>
      <w:tblPr>
        <w:tblStyle w:val="aa"/>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Pr="00653D38" w:rsidRDefault="00180699" w:rsidP="00670103">
      <w:pPr>
        <w:spacing w:line="400" w:lineRule="exact"/>
        <w:rPr>
          <w:rFonts w:asciiTheme="minorEastAsia" w:hAnsiTheme="minorEastAsia"/>
          <w:color w:val="000000" w:themeColor="text1"/>
          <w:sz w:val="24"/>
          <w:rPrChange w:id="6400" w:author="JY0225" w:date="2017-08-24T12:08:00Z">
            <w:rPr>
              <w:color w:val="000000" w:themeColor="text1"/>
              <w:sz w:val="24"/>
            </w:rPr>
          </w:rPrChange>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sidRPr="00653D38">
        <w:rPr>
          <w:rFonts w:asciiTheme="minorEastAsia" w:hAnsiTheme="minorEastAsia" w:hint="eastAsia"/>
          <w:color w:val="000000" w:themeColor="text1"/>
          <w:sz w:val="24"/>
          <w:rPrChange w:id="6401" w:author="JY0225" w:date="2017-08-24T12:08:00Z">
            <w:rPr>
              <w:rFonts w:hint="eastAsia"/>
              <w:color w:val="000000" w:themeColor="text1"/>
              <w:sz w:val="24"/>
            </w:rPr>
          </w:rPrChange>
        </w:rPr>
        <w:t>本测试针对本地缓存设计，测试用例由两个相同的下载文件请求构成。</w:t>
      </w:r>
      <w:r w:rsidR="004E40EE" w:rsidRPr="00653D38">
        <w:rPr>
          <w:rFonts w:asciiTheme="minorEastAsia" w:hAnsiTheme="minorEastAsia" w:hint="eastAsia"/>
          <w:color w:val="000000" w:themeColor="text1"/>
          <w:sz w:val="24"/>
          <w:rPrChange w:id="6402" w:author="JY0225" w:date="2017-08-24T12:08:00Z">
            <w:rPr>
              <w:rFonts w:hint="eastAsia"/>
              <w:color w:val="000000" w:themeColor="text1"/>
              <w:sz w:val="24"/>
            </w:rPr>
          </w:rPrChange>
        </w:rPr>
        <w:t>该请求表示用户</w:t>
      </w:r>
      <w:r w:rsidR="004E40EE" w:rsidRPr="00653D38">
        <w:rPr>
          <w:rFonts w:asciiTheme="minorEastAsia" w:hAnsiTheme="minorEastAsia"/>
          <w:color w:val="000000" w:themeColor="text1"/>
          <w:sz w:val="24"/>
          <w:rPrChange w:id="6403" w:author="JY0225" w:date="2017-08-24T12:08:00Z">
            <w:rPr>
              <w:color w:val="000000" w:themeColor="text1"/>
              <w:sz w:val="24"/>
            </w:rPr>
          </w:rPrChange>
        </w:rPr>
        <w:t>kaeyika163com</w:t>
      </w:r>
      <w:r w:rsidR="00F463B7" w:rsidRPr="00653D38">
        <w:rPr>
          <w:rFonts w:asciiTheme="minorEastAsia" w:hAnsiTheme="minorEastAsia" w:hint="eastAsia"/>
          <w:color w:val="000000" w:themeColor="text1"/>
          <w:sz w:val="24"/>
          <w:rPrChange w:id="6404" w:author="JY0225" w:date="2017-08-24T12:08:00Z">
            <w:rPr>
              <w:rFonts w:hint="eastAsia"/>
              <w:color w:val="000000" w:themeColor="text1"/>
              <w:sz w:val="24"/>
            </w:rPr>
          </w:rPrChange>
        </w:rPr>
        <w:t>下载服务器端的</w:t>
      </w:r>
      <w:r w:rsidR="00F463B7" w:rsidRPr="00653D38">
        <w:rPr>
          <w:rFonts w:asciiTheme="minorEastAsia" w:hAnsiTheme="minorEastAsia"/>
          <w:color w:val="000000" w:themeColor="text1"/>
          <w:sz w:val="24"/>
          <w:rPrChange w:id="6405" w:author="JY0225" w:date="2017-08-24T12:08:00Z">
            <w:rPr>
              <w:color w:val="000000" w:themeColor="text1"/>
              <w:sz w:val="24"/>
            </w:rPr>
          </w:rPrChange>
        </w:rPr>
        <w:t>/end/test.docx</w:t>
      </w:r>
      <w:r w:rsidR="00750666" w:rsidRPr="00653D38">
        <w:rPr>
          <w:rFonts w:asciiTheme="minorEastAsia" w:hAnsiTheme="minorEastAsia" w:hint="eastAsia"/>
          <w:color w:val="000000" w:themeColor="text1"/>
          <w:sz w:val="24"/>
          <w:rPrChange w:id="6406" w:author="JY0225" w:date="2017-08-24T12:08:00Z">
            <w:rPr>
              <w:rFonts w:hint="eastAsia"/>
              <w:color w:val="000000" w:themeColor="text1"/>
              <w:sz w:val="24"/>
            </w:rPr>
          </w:rPrChange>
        </w:rPr>
        <w:t>文件至本地的</w:t>
      </w:r>
      <w:r w:rsidR="00750666" w:rsidRPr="00653D38">
        <w:rPr>
          <w:rFonts w:asciiTheme="minorEastAsia" w:hAnsiTheme="minorEastAsia"/>
          <w:color w:val="000000" w:themeColor="text1"/>
          <w:sz w:val="24"/>
          <w:rPrChange w:id="6407" w:author="JY0225" w:date="2017-08-24T12:08:00Z">
            <w:rPr>
              <w:color w:val="000000" w:themeColor="text1"/>
              <w:sz w:val="24"/>
            </w:rPr>
          </w:rPrChange>
        </w:rPr>
        <w:t>/home/herh/end.docx</w:t>
      </w:r>
      <w:r w:rsidR="00750666" w:rsidRPr="00653D38">
        <w:rPr>
          <w:rFonts w:asciiTheme="minorEastAsia" w:hAnsiTheme="minorEastAsia" w:hint="eastAsia"/>
          <w:color w:val="000000" w:themeColor="text1"/>
          <w:sz w:val="24"/>
          <w:rPrChange w:id="6408" w:author="JY0225" w:date="2017-08-24T12:08:00Z">
            <w:rPr>
              <w:rFonts w:hint="eastAsia"/>
              <w:color w:val="000000" w:themeColor="text1"/>
              <w:sz w:val="24"/>
            </w:rPr>
          </w:rPrChange>
        </w:rPr>
        <w:t>。</w:t>
      </w:r>
      <w:r w:rsidR="00445CAA" w:rsidRPr="00653D38">
        <w:rPr>
          <w:rFonts w:asciiTheme="minorEastAsia" w:hAnsiTheme="minorEastAsia" w:hint="eastAsia"/>
          <w:color w:val="000000" w:themeColor="text1"/>
          <w:sz w:val="24"/>
          <w:rPrChange w:id="6409" w:author="JY0225" w:date="2017-08-24T12:08:00Z">
            <w:rPr>
              <w:rFonts w:hint="eastAsia"/>
              <w:color w:val="000000" w:themeColor="text1"/>
              <w:sz w:val="24"/>
            </w:rPr>
          </w:rPrChange>
        </w:rPr>
        <w:t>测试的结果如下图所示：</w:t>
      </w:r>
    </w:p>
    <w:p w14:paraId="7D74D7D5" w14:textId="77777777" w:rsidR="00C93051" w:rsidRPr="00653D38" w:rsidRDefault="00C93051">
      <w:pPr>
        <w:spacing w:line="400" w:lineRule="exact"/>
        <w:ind w:left="420"/>
        <w:jc w:val="center"/>
        <w:rPr>
          <w:rFonts w:asciiTheme="minorEastAsia" w:hAnsiTheme="minorEastAsia"/>
          <w:color w:val="000000" w:themeColor="text1"/>
          <w:sz w:val="24"/>
          <w:rPrChange w:id="6410" w:author="JY0225" w:date="2017-08-24T12:08:00Z">
            <w:rPr>
              <w:color w:val="000000" w:themeColor="text1"/>
              <w:sz w:val="24"/>
            </w:rPr>
          </w:rPrChange>
        </w:rPr>
        <w:pPrChange w:id="6411" w:author="JY0225" w:date="2017-08-24T12:08:00Z">
          <w:pPr>
            <w:spacing w:line="360" w:lineRule="auto"/>
            <w:ind w:left="420"/>
            <w:jc w:val="center"/>
          </w:pPr>
        </w:pPrChange>
      </w:pPr>
      <w:r w:rsidRPr="00653D38">
        <w:rPr>
          <w:rFonts w:asciiTheme="minorEastAsia" w:hAnsiTheme="minorEastAsia" w:hint="eastAsia"/>
          <w:color w:val="000000" w:themeColor="text1"/>
          <w:sz w:val="24"/>
          <w:rPrChange w:id="6412" w:author="JY0225" w:date="2017-08-24T12:08:00Z">
            <w:rPr>
              <w:rFonts w:hint="eastAsia"/>
              <w:color w:val="000000" w:themeColor="text1"/>
              <w:sz w:val="24"/>
            </w:rPr>
          </w:rPrChange>
        </w:rPr>
        <w:t>图</w:t>
      </w:r>
      <w:r w:rsidR="003B4FC4" w:rsidRPr="00653D38">
        <w:rPr>
          <w:rFonts w:asciiTheme="minorEastAsia" w:hAnsiTheme="minorEastAsia"/>
          <w:color w:val="000000" w:themeColor="text1"/>
          <w:sz w:val="24"/>
          <w:rPrChange w:id="6413" w:author="JY0225" w:date="2017-08-24T12:08:00Z">
            <w:rPr>
              <w:color w:val="000000" w:themeColor="text1"/>
              <w:sz w:val="24"/>
            </w:rPr>
          </w:rPrChange>
        </w:rPr>
        <w:t>6</w:t>
      </w:r>
      <w:r w:rsidRPr="00653D38">
        <w:rPr>
          <w:rFonts w:asciiTheme="minorEastAsia" w:hAnsiTheme="minorEastAsia"/>
          <w:color w:val="000000" w:themeColor="text1"/>
          <w:sz w:val="24"/>
          <w:rPrChange w:id="6414" w:author="JY0225" w:date="2017-08-24T12:08:00Z">
            <w:rPr>
              <w:color w:val="000000" w:themeColor="text1"/>
              <w:sz w:val="24"/>
            </w:rPr>
          </w:rPrChange>
        </w:rPr>
        <w:t xml:space="preserve">-3 </w:t>
      </w:r>
      <w:r w:rsidR="00CD4827" w:rsidRPr="00653D38">
        <w:rPr>
          <w:rFonts w:asciiTheme="minorEastAsia" w:hAnsiTheme="minorEastAsia" w:hint="eastAsia"/>
          <w:color w:val="000000" w:themeColor="text1"/>
          <w:sz w:val="24"/>
          <w:rPrChange w:id="6415" w:author="JY0225" w:date="2017-08-24T12:08:00Z">
            <w:rPr>
              <w:rFonts w:hint="eastAsia"/>
              <w:color w:val="000000" w:themeColor="text1"/>
              <w:sz w:val="24"/>
            </w:rPr>
          </w:rPrChange>
        </w:rPr>
        <w:t>本地缓存测试</w:t>
      </w:r>
      <w:r w:rsidRPr="00653D38">
        <w:rPr>
          <w:rFonts w:asciiTheme="minorEastAsia" w:hAnsiTheme="minorEastAsia" w:hint="eastAsia"/>
          <w:color w:val="000000" w:themeColor="text1"/>
          <w:sz w:val="24"/>
          <w:rPrChange w:id="6416" w:author="JY0225" w:date="2017-08-24T12:08:00Z">
            <w:rPr>
              <w:rFonts w:hint="eastAsia"/>
              <w:color w:val="000000" w:themeColor="text1"/>
              <w:sz w:val="24"/>
            </w:rPr>
          </w:rPrChange>
        </w:rPr>
        <w:t>图</w:t>
      </w:r>
      <w:r w:rsidR="002B2FA0" w:rsidRPr="00653D38">
        <w:rPr>
          <w:rFonts w:asciiTheme="minorEastAsia" w:hAnsiTheme="minorEastAsia"/>
          <w:color w:val="000000" w:themeColor="text1"/>
          <w:sz w:val="24"/>
          <w:rPrChange w:id="6417" w:author="JY0225" w:date="2017-08-24T12:08:00Z">
            <w:rPr>
              <w:color w:val="000000" w:themeColor="text1"/>
              <w:sz w:val="24"/>
            </w:rPr>
          </w:rPrChange>
        </w:rPr>
        <w:tab/>
      </w:r>
    </w:p>
    <w:p w14:paraId="06891366" w14:textId="2B3B44DD" w:rsidR="002B2FA0" w:rsidRPr="00653D38" w:rsidDel="00C03968" w:rsidRDefault="00002FD4">
      <w:pPr>
        <w:spacing w:line="400" w:lineRule="exact"/>
        <w:ind w:firstLine="418"/>
        <w:rPr>
          <w:del w:id="6418" w:author="JY0225" w:date="2017-08-24T10:56:00Z"/>
          <w:rFonts w:asciiTheme="minorEastAsia" w:hAnsiTheme="minorEastAsia"/>
          <w:color w:val="000000" w:themeColor="text1"/>
          <w:sz w:val="24"/>
          <w:rPrChange w:id="6419" w:author="JY0225" w:date="2017-08-24T12:08:00Z">
            <w:rPr>
              <w:del w:id="6420" w:author="JY0225" w:date="2017-08-24T10:56:00Z"/>
              <w:color w:val="000000" w:themeColor="text1"/>
              <w:sz w:val="24"/>
            </w:rPr>
          </w:rPrChange>
        </w:rPr>
      </w:pPr>
      <w:r w:rsidRPr="00653D38">
        <w:rPr>
          <w:rFonts w:asciiTheme="minorEastAsia" w:hAnsiTheme="minorEastAsia" w:hint="eastAsia"/>
          <w:color w:val="000000" w:themeColor="text1"/>
          <w:sz w:val="24"/>
          <w:rPrChange w:id="6421" w:author="JY0225" w:date="2017-08-24T12:08:00Z">
            <w:rPr>
              <w:rFonts w:hint="eastAsia"/>
              <w:color w:val="000000" w:themeColor="text1"/>
              <w:sz w:val="24"/>
            </w:rPr>
          </w:rPrChange>
        </w:rPr>
        <w:t>从测试结果图中输出的日志文件</w:t>
      </w:r>
      <w:r w:rsidR="002B2FA0" w:rsidRPr="00653D38">
        <w:rPr>
          <w:rFonts w:asciiTheme="minorEastAsia" w:hAnsiTheme="minorEastAsia" w:hint="eastAsia"/>
          <w:color w:val="000000" w:themeColor="text1"/>
          <w:sz w:val="24"/>
          <w:rPrChange w:id="6422" w:author="JY0225" w:date="2017-08-24T12:08:00Z">
            <w:rPr>
              <w:rFonts w:hint="eastAsia"/>
              <w:color w:val="000000" w:themeColor="text1"/>
              <w:sz w:val="24"/>
            </w:rPr>
          </w:rPrChange>
        </w:rPr>
        <w:t>可以看出，第一次下载文件时，正常调用了下载文件接口，并将文件保存到了下载路径。</w:t>
      </w:r>
      <w:r w:rsidR="00BD50AE" w:rsidRPr="00653D38">
        <w:rPr>
          <w:rFonts w:asciiTheme="minorEastAsia" w:hAnsiTheme="minorEastAsia" w:hint="eastAsia"/>
          <w:color w:val="000000" w:themeColor="text1"/>
          <w:sz w:val="24"/>
          <w:rPrChange w:id="6423" w:author="JY0225" w:date="2017-08-24T12:08:00Z">
            <w:rPr>
              <w:rFonts w:hint="eastAsia"/>
              <w:color w:val="000000" w:themeColor="text1"/>
              <w:sz w:val="24"/>
            </w:rPr>
          </w:rPrChange>
        </w:rPr>
        <w:t>再次下载该文件时，</w:t>
      </w:r>
      <w:r w:rsidR="00B51181" w:rsidRPr="00653D38">
        <w:rPr>
          <w:rFonts w:asciiTheme="minorEastAsia" w:hAnsiTheme="minorEastAsia" w:hint="eastAsia"/>
          <w:color w:val="000000" w:themeColor="text1"/>
          <w:sz w:val="24"/>
          <w:rPrChange w:id="6424" w:author="JY0225" w:date="2017-08-24T12:08:00Z">
            <w:rPr>
              <w:rFonts w:hint="eastAsia"/>
              <w:color w:val="000000" w:themeColor="text1"/>
              <w:sz w:val="24"/>
            </w:rPr>
          </w:rPrChange>
        </w:rPr>
        <w:t>并没有调用下载文件接口，而是直接从本地缓存中将该文件拷贝到了下载路径，</w:t>
      </w:r>
      <w:r w:rsidR="00FC5101" w:rsidRPr="00653D38">
        <w:rPr>
          <w:rFonts w:asciiTheme="minorEastAsia" w:hAnsiTheme="minorEastAsia" w:hint="eastAsia"/>
          <w:color w:val="000000" w:themeColor="text1"/>
          <w:sz w:val="24"/>
          <w:rPrChange w:id="6425" w:author="JY0225" w:date="2017-08-24T12:08:00Z">
            <w:rPr>
              <w:rFonts w:hint="eastAsia"/>
              <w:color w:val="000000" w:themeColor="text1"/>
              <w:sz w:val="24"/>
            </w:rPr>
          </w:rPrChange>
        </w:rPr>
        <w:t>下载所需的时间相较于正常下载任务来说，可以忽略不计，</w:t>
      </w:r>
      <w:r w:rsidR="00DB1F27" w:rsidRPr="00653D38">
        <w:rPr>
          <w:rFonts w:asciiTheme="minorEastAsia" w:hAnsiTheme="minorEastAsia" w:hint="eastAsia"/>
          <w:color w:val="000000" w:themeColor="text1"/>
          <w:sz w:val="24"/>
          <w:rPrChange w:id="6426" w:author="JY0225" w:date="2017-08-24T12:08:00Z">
            <w:rPr>
              <w:rFonts w:hint="eastAsia"/>
              <w:color w:val="000000" w:themeColor="text1"/>
              <w:sz w:val="24"/>
            </w:rPr>
          </w:rPrChange>
        </w:rPr>
        <w:t>这</w:t>
      </w:r>
      <w:r w:rsidR="00B51181" w:rsidRPr="00653D38">
        <w:rPr>
          <w:rFonts w:asciiTheme="minorEastAsia" w:hAnsiTheme="minorEastAsia" w:hint="eastAsia"/>
          <w:color w:val="000000" w:themeColor="text1"/>
          <w:sz w:val="24"/>
          <w:rPrChange w:id="6427" w:author="JY0225" w:date="2017-08-24T12:08:00Z">
            <w:rPr>
              <w:rFonts w:hint="eastAsia"/>
              <w:color w:val="000000" w:themeColor="text1"/>
              <w:sz w:val="24"/>
            </w:rPr>
          </w:rPrChange>
        </w:rPr>
        <w:t>大大</w:t>
      </w:r>
      <w:r w:rsidR="00DB1F27" w:rsidRPr="00653D38">
        <w:rPr>
          <w:rFonts w:asciiTheme="minorEastAsia" w:hAnsiTheme="minorEastAsia" w:hint="eastAsia"/>
          <w:color w:val="000000" w:themeColor="text1"/>
          <w:sz w:val="24"/>
          <w:rPrChange w:id="6428" w:author="JY0225" w:date="2017-08-24T12:08:00Z">
            <w:rPr>
              <w:rFonts w:hint="eastAsia"/>
              <w:color w:val="000000" w:themeColor="text1"/>
              <w:sz w:val="24"/>
            </w:rPr>
          </w:rPrChange>
        </w:rPr>
        <w:t>地</w:t>
      </w:r>
      <w:r w:rsidR="00B51181" w:rsidRPr="00653D38">
        <w:rPr>
          <w:rFonts w:asciiTheme="minorEastAsia" w:hAnsiTheme="minorEastAsia" w:hint="eastAsia"/>
          <w:color w:val="000000" w:themeColor="text1"/>
          <w:sz w:val="24"/>
          <w:rPrChange w:id="6429" w:author="JY0225" w:date="2017-08-24T12:08:00Z">
            <w:rPr>
              <w:rFonts w:hint="eastAsia"/>
              <w:color w:val="000000" w:themeColor="text1"/>
              <w:sz w:val="24"/>
            </w:rPr>
          </w:rPrChange>
        </w:rPr>
        <w:t>提升了文件下载的效率。</w:t>
      </w:r>
    </w:p>
    <w:p w14:paraId="53B9DDD6" w14:textId="77777777" w:rsidR="00572938" w:rsidRPr="00653D38" w:rsidDel="00C03968" w:rsidRDefault="00572938">
      <w:pPr>
        <w:spacing w:line="400" w:lineRule="exact"/>
        <w:rPr>
          <w:del w:id="6430" w:author="JY0225" w:date="2017-08-24T10:56:00Z"/>
          <w:rFonts w:asciiTheme="minorEastAsia" w:hAnsiTheme="minorEastAsia"/>
          <w:color w:val="000000" w:themeColor="text1"/>
          <w:sz w:val="24"/>
          <w:rPrChange w:id="6431" w:author="JY0225" w:date="2017-08-24T12:08:00Z">
            <w:rPr>
              <w:del w:id="6432" w:author="JY0225" w:date="2017-08-24T10:56:00Z"/>
              <w:color w:val="000000" w:themeColor="text1"/>
              <w:sz w:val="24"/>
            </w:rPr>
          </w:rPrChange>
        </w:rPr>
      </w:pPr>
    </w:p>
    <w:p w14:paraId="1C8033E9" w14:textId="77777777" w:rsidR="00572938" w:rsidRPr="00653D38" w:rsidRDefault="00572938">
      <w:pPr>
        <w:spacing w:line="400" w:lineRule="exact"/>
        <w:ind w:firstLine="418"/>
        <w:rPr>
          <w:rFonts w:asciiTheme="minorEastAsia" w:hAnsiTheme="minorEastAsia"/>
          <w:color w:val="000000" w:themeColor="text1"/>
          <w:sz w:val="24"/>
          <w:rPrChange w:id="6433" w:author="JY0225" w:date="2017-08-24T12:08:00Z">
            <w:rPr>
              <w:color w:val="000000" w:themeColor="text1"/>
              <w:sz w:val="24"/>
            </w:rPr>
          </w:rPrChange>
        </w:rPr>
        <w:pPrChange w:id="6434" w:author="JY0225" w:date="2017-08-24T12:08:00Z">
          <w:pPr>
            <w:spacing w:line="400" w:lineRule="exact"/>
          </w:pPr>
        </w:pPrChange>
      </w:pPr>
    </w:p>
    <w:p w14:paraId="7D542AF6" w14:textId="77777777" w:rsidR="00587412" w:rsidRPr="00653D38" w:rsidRDefault="00532C1F">
      <w:pPr>
        <w:spacing w:line="400" w:lineRule="exact"/>
        <w:ind w:firstLine="418"/>
        <w:rPr>
          <w:rFonts w:asciiTheme="minorEastAsia" w:hAnsiTheme="minorEastAsia"/>
          <w:color w:val="000000" w:themeColor="text1"/>
          <w:sz w:val="24"/>
          <w:rPrChange w:id="6435" w:author="JY0225" w:date="2017-08-24T12:08:00Z">
            <w:rPr>
              <w:color w:val="000000" w:themeColor="text1"/>
              <w:sz w:val="24"/>
            </w:rPr>
          </w:rPrChange>
        </w:rPr>
      </w:pPr>
      <w:r w:rsidRPr="00653D38">
        <w:rPr>
          <w:rFonts w:asciiTheme="minorEastAsia" w:hAnsiTheme="minorEastAsia" w:hint="eastAsia"/>
          <w:color w:val="000000" w:themeColor="text1"/>
          <w:sz w:val="24"/>
          <w:rPrChange w:id="6436" w:author="JY0225" w:date="2017-08-24T12:08:00Z">
            <w:rPr>
              <w:rFonts w:hint="eastAsia"/>
              <w:color w:val="000000" w:themeColor="text1"/>
              <w:sz w:val="24"/>
            </w:rPr>
          </w:rPrChange>
        </w:rPr>
        <w:t>测试用例四</w:t>
      </w:r>
      <w:r w:rsidR="00587412" w:rsidRPr="00653D38">
        <w:rPr>
          <w:rFonts w:asciiTheme="minorEastAsia" w:hAnsiTheme="minorEastAsia" w:hint="eastAsia"/>
          <w:color w:val="000000" w:themeColor="text1"/>
          <w:sz w:val="24"/>
          <w:rPrChange w:id="6437" w:author="JY0225" w:date="2017-08-24T12:08:00Z">
            <w:rPr>
              <w:rFonts w:hint="eastAsia"/>
              <w:color w:val="000000" w:themeColor="text1"/>
              <w:sz w:val="24"/>
            </w:rPr>
          </w:rPrChange>
        </w:rPr>
        <w:t>：</w:t>
      </w:r>
    </w:p>
    <w:p w14:paraId="21011DD9" w14:textId="77777777" w:rsidR="00587412" w:rsidRPr="00653D38" w:rsidRDefault="00587412">
      <w:pPr>
        <w:spacing w:line="400" w:lineRule="exact"/>
        <w:jc w:val="center"/>
        <w:rPr>
          <w:rFonts w:asciiTheme="minorEastAsia" w:hAnsiTheme="minorEastAsia"/>
          <w:color w:val="000000" w:themeColor="text1"/>
          <w:sz w:val="24"/>
          <w:rPrChange w:id="6438" w:author="JY0225" w:date="2017-08-24T12:08:00Z">
            <w:rPr>
              <w:color w:val="000000" w:themeColor="text1"/>
              <w:sz w:val="24"/>
            </w:rPr>
          </w:rPrChange>
        </w:rPr>
      </w:pPr>
      <w:r w:rsidRPr="00653D38">
        <w:rPr>
          <w:rFonts w:asciiTheme="minorEastAsia" w:hAnsiTheme="minorEastAsia"/>
          <w:color w:val="000000" w:themeColor="text1"/>
          <w:sz w:val="24"/>
          <w:rPrChange w:id="6439" w:author="JY0225" w:date="2017-08-24T12:08:00Z">
            <w:rPr>
              <w:color w:val="000000" w:themeColor="text1"/>
              <w:sz w:val="24"/>
            </w:rPr>
          </w:rPrChange>
        </w:rPr>
        <w:tab/>
      </w:r>
      <w:r w:rsidRPr="00653D38">
        <w:rPr>
          <w:rFonts w:asciiTheme="minorEastAsia" w:hAnsiTheme="minorEastAsia" w:hint="eastAsia"/>
          <w:color w:val="000000" w:themeColor="text1"/>
          <w:sz w:val="24"/>
          <w:rPrChange w:id="6440" w:author="JY0225" w:date="2017-08-24T12:08:00Z">
            <w:rPr>
              <w:rFonts w:hint="eastAsia"/>
              <w:color w:val="000000" w:themeColor="text1"/>
              <w:sz w:val="24"/>
            </w:rPr>
          </w:rPrChange>
        </w:rPr>
        <w:t>表</w:t>
      </w:r>
      <w:r w:rsidR="0079391B" w:rsidRPr="00653D38">
        <w:rPr>
          <w:rFonts w:asciiTheme="minorEastAsia" w:hAnsiTheme="minorEastAsia"/>
          <w:color w:val="000000" w:themeColor="text1"/>
          <w:sz w:val="24"/>
          <w:rPrChange w:id="6441" w:author="JY0225" w:date="2017-08-24T12:08:00Z">
            <w:rPr>
              <w:color w:val="000000" w:themeColor="text1"/>
              <w:sz w:val="24"/>
            </w:rPr>
          </w:rPrChange>
        </w:rPr>
        <w:t>6-5</w:t>
      </w:r>
      <w:r w:rsidRPr="00653D38">
        <w:rPr>
          <w:rFonts w:asciiTheme="minorEastAsia" w:hAnsiTheme="minorEastAsia"/>
          <w:color w:val="000000" w:themeColor="text1"/>
          <w:sz w:val="24"/>
          <w:rPrChange w:id="6442" w:author="JY0225" w:date="2017-08-24T12:08:00Z">
            <w:rPr>
              <w:color w:val="000000" w:themeColor="text1"/>
              <w:sz w:val="24"/>
            </w:rPr>
          </w:rPrChange>
        </w:rPr>
        <w:t xml:space="preserve"> </w:t>
      </w:r>
      <w:r w:rsidR="00F86DAC" w:rsidRPr="00653D38">
        <w:rPr>
          <w:rFonts w:asciiTheme="minorEastAsia" w:hAnsiTheme="minorEastAsia" w:hint="eastAsia"/>
          <w:color w:val="000000" w:themeColor="text1"/>
          <w:sz w:val="24"/>
          <w:rPrChange w:id="6443" w:author="JY0225" w:date="2017-08-24T12:08:00Z">
            <w:rPr>
              <w:rFonts w:hint="eastAsia"/>
              <w:color w:val="000000" w:themeColor="text1"/>
              <w:sz w:val="24"/>
            </w:rPr>
          </w:rPrChange>
        </w:rPr>
        <w:t>服务器</w:t>
      </w:r>
      <w:r w:rsidR="002C04A2" w:rsidRPr="00653D38">
        <w:rPr>
          <w:rFonts w:asciiTheme="minorEastAsia" w:hAnsiTheme="minorEastAsia" w:hint="eastAsia"/>
          <w:color w:val="000000" w:themeColor="text1"/>
          <w:sz w:val="24"/>
          <w:rPrChange w:id="6444" w:author="JY0225" w:date="2017-08-24T12:08:00Z">
            <w:rPr>
              <w:rFonts w:hint="eastAsia"/>
              <w:color w:val="000000" w:themeColor="text1"/>
              <w:sz w:val="24"/>
            </w:rPr>
          </w:rPrChange>
        </w:rPr>
        <w:t>去重</w:t>
      </w:r>
      <w:r w:rsidRPr="00653D38">
        <w:rPr>
          <w:rFonts w:asciiTheme="minorEastAsia" w:hAnsiTheme="minorEastAsia" w:hint="eastAsia"/>
          <w:color w:val="000000" w:themeColor="text1"/>
          <w:sz w:val="24"/>
          <w:rPrChange w:id="6445" w:author="JY0225" w:date="2017-08-24T12:08:00Z">
            <w:rPr>
              <w:rFonts w:hint="eastAsia"/>
              <w:color w:val="000000" w:themeColor="text1"/>
              <w:sz w:val="24"/>
            </w:rPr>
          </w:rPrChange>
        </w:rPr>
        <w:t>测试</w:t>
      </w:r>
    </w:p>
    <w:tbl>
      <w:tblPr>
        <w:tblStyle w:val="aa"/>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w:t>
            </w:r>
            <w:r w:rsidRPr="006612CD">
              <w:rPr>
                <w:color w:val="000000" w:themeColor="text1"/>
                <w:sz w:val="24"/>
              </w:rPr>
              <w:lastRenderedPageBreak/>
              <w:t>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lastRenderedPageBreak/>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Pr="00653D38" w:rsidRDefault="000E355B" w:rsidP="00670103">
      <w:pPr>
        <w:spacing w:line="400" w:lineRule="exact"/>
        <w:rPr>
          <w:rFonts w:asciiTheme="minorEastAsia" w:hAnsiTheme="minorEastAsia"/>
          <w:color w:val="000000" w:themeColor="text1"/>
          <w:sz w:val="24"/>
          <w:rPrChange w:id="6446" w:author="JY0225" w:date="2017-08-24T12:08:00Z">
            <w:rPr>
              <w:color w:val="000000" w:themeColor="text1"/>
              <w:sz w:val="24"/>
            </w:rPr>
          </w:rPrChange>
        </w:rPr>
      </w:pPr>
      <w:r>
        <w:rPr>
          <w:color w:val="000000" w:themeColor="text1"/>
          <w:sz w:val="24"/>
        </w:rPr>
        <w:tab/>
      </w:r>
      <w:r w:rsidRPr="00653D38">
        <w:rPr>
          <w:rFonts w:asciiTheme="minorEastAsia" w:hAnsiTheme="minorEastAsia" w:hint="eastAsia"/>
          <w:color w:val="000000" w:themeColor="text1"/>
          <w:sz w:val="24"/>
          <w:rPrChange w:id="6447" w:author="JY0225" w:date="2017-08-24T12:08:00Z">
            <w:rPr>
              <w:rFonts w:hint="eastAsia"/>
              <w:color w:val="000000" w:themeColor="text1"/>
              <w:sz w:val="24"/>
            </w:rPr>
          </w:rPrChange>
        </w:rPr>
        <w:t>本测试针对服务器端的去重测试，</w:t>
      </w:r>
      <w:r w:rsidR="008554AA" w:rsidRPr="00653D38">
        <w:rPr>
          <w:rFonts w:asciiTheme="minorEastAsia" w:hAnsiTheme="minorEastAsia" w:hint="eastAsia"/>
          <w:color w:val="000000" w:themeColor="text1"/>
          <w:sz w:val="24"/>
          <w:rPrChange w:id="6448" w:author="JY0225" w:date="2017-08-24T12:08:00Z">
            <w:rPr>
              <w:rFonts w:hint="eastAsia"/>
              <w:color w:val="000000" w:themeColor="text1"/>
              <w:sz w:val="24"/>
            </w:rPr>
          </w:rPrChange>
        </w:rPr>
        <w:t>测试用例由两个相同的上传文件请求构成</w:t>
      </w:r>
      <w:r w:rsidR="00751A4A" w:rsidRPr="00653D38">
        <w:rPr>
          <w:rFonts w:asciiTheme="minorEastAsia" w:hAnsiTheme="minorEastAsia" w:hint="eastAsia"/>
          <w:color w:val="000000" w:themeColor="text1"/>
          <w:sz w:val="24"/>
          <w:rPrChange w:id="6449" w:author="JY0225" w:date="2017-08-24T12:08:00Z">
            <w:rPr>
              <w:rFonts w:hint="eastAsia"/>
              <w:color w:val="000000" w:themeColor="text1"/>
              <w:sz w:val="24"/>
            </w:rPr>
          </w:rPrChange>
        </w:rPr>
        <w:t>。</w:t>
      </w:r>
      <w:r w:rsidR="000F6F94" w:rsidRPr="00653D38">
        <w:rPr>
          <w:rFonts w:asciiTheme="minorEastAsia" w:hAnsiTheme="minorEastAsia" w:hint="eastAsia"/>
          <w:color w:val="000000" w:themeColor="text1"/>
          <w:sz w:val="24"/>
          <w:rPrChange w:id="6450" w:author="JY0225" w:date="2017-08-24T12:08:00Z">
            <w:rPr>
              <w:rFonts w:hint="eastAsia"/>
              <w:color w:val="000000" w:themeColor="text1"/>
              <w:sz w:val="24"/>
            </w:rPr>
          </w:rPrChange>
        </w:rPr>
        <w:t>该请求表示用户</w:t>
      </w:r>
      <w:r w:rsidR="000F6F94" w:rsidRPr="00653D38">
        <w:rPr>
          <w:rFonts w:asciiTheme="minorEastAsia" w:hAnsiTheme="minorEastAsia"/>
          <w:color w:val="000000" w:themeColor="text1"/>
          <w:sz w:val="24"/>
          <w:rPrChange w:id="6451" w:author="JY0225" w:date="2017-08-24T12:08:00Z">
            <w:rPr>
              <w:color w:val="000000" w:themeColor="text1"/>
              <w:sz w:val="24"/>
            </w:rPr>
          </w:rPrChange>
        </w:rPr>
        <w:t>kaeyika163com</w:t>
      </w:r>
      <w:r w:rsidR="00AF4C2A" w:rsidRPr="00653D38">
        <w:rPr>
          <w:rFonts w:asciiTheme="minorEastAsia" w:hAnsiTheme="minorEastAsia" w:hint="eastAsia"/>
          <w:color w:val="000000" w:themeColor="text1"/>
          <w:sz w:val="24"/>
          <w:rPrChange w:id="6452" w:author="JY0225" w:date="2017-08-24T12:08:00Z">
            <w:rPr>
              <w:rFonts w:hint="eastAsia"/>
              <w:color w:val="000000" w:themeColor="text1"/>
              <w:sz w:val="24"/>
            </w:rPr>
          </w:rPrChange>
        </w:rPr>
        <w:t>上传本地文件</w:t>
      </w:r>
      <w:r w:rsidR="00612CA4" w:rsidRPr="00653D38">
        <w:rPr>
          <w:rFonts w:asciiTheme="minorEastAsia" w:hAnsiTheme="minorEastAsia"/>
          <w:color w:val="000000" w:themeColor="text1"/>
          <w:sz w:val="24"/>
          <w:rPrChange w:id="6453" w:author="JY0225" w:date="2017-08-24T12:08:00Z">
            <w:rPr>
              <w:color w:val="000000" w:themeColor="text1"/>
              <w:sz w:val="24"/>
            </w:rPr>
          </w:rPrChange>
        </w:rPr>
        <w:t>/home/herh/test.py</w:t>
      </w:r>
      <w:r w:rsidR="00AF4C2A" w:rsidRPr="00653D38">
        <w:rPr>
          <w:rFonts w:asciiTheme="minorEastAsia" w:hAnsiTheme="minorEastAsia" w:hint="eastAsia"/>
          <w:color w:val="000000" w:themeColor="text1"/>
          <w:sz w:val="24"/>
          <w:rPrChange w:id="6454" w:author="JY0225" w:date="2017-08-24T12:08:00Z">
            <w:rPr>
              <w:rFonts w:hint="eastAsia"/>
              <w:color w:val="000000" w:themeColor="text1"/>
              <w:sz w:val="24"/>
            </w:rPr>
          </w:rPrChange>
        </w:rPr>
        <w:t>至服务器端</w:t>
      </w:r>
      <w:r w:rsidR="004D45F5" w:rsidRPr="00653D38">
        <w:rPr>
          <w:rFonts w:asciiTheme="minorEastAsia" w:hAnsiTheme="minorEastAsia"/>
          <w:color w:val="000000" w:themeColor="text1"/>
          <w:sz w:val="24"/>
          <w:rPrChange w:id="6455" w:author="JY0225" w:date="2017-08-24T12:08:00Z">
            <w:rPr>
              <w:color w:val="000000" w:themeColor="text1"/>
              <w:sz w:val="24"/>
            </w:rPr>
          </w:rPrChange>
        </w:rPr>
        <w:t>/biye</w:t>
      </w:r>
      <w:r w:rsidR="00AF4C2A" w:rsidRPr="00653D38">
        <w:rPr>
          <w:rFonts w:asciiTheme="minorEastAsia" w:hAnsiTheme="minorEastAsia"/>
          <w:color w:val="000000" w:themeColor="text1"/>
          <w:sz w:val="24"/>
          <w:rPrChange w:id="6456" w:author="JY0225" w:date="2017-08-24T12:08:00Z">
            <w:rPr>
              <w:color w:val="000000" w:themeColor="text1"/>
              <w:sz w:val="24"/>
            </w:rPr>
          </w:rPrChange>
        </w:rPr>
        <w:t>/test</w:t>
      </w:r>
      <w:r w:rsidR="00C7186F" w:rsidRPr="00653D38">
        <w:rPr>
          <w:rFonts w:asciiTheme="minorEastAsia" w:hAnsiTheme="minorEastAsia"/>
          <w:color w:val="000000" w:themeColor="text1"/>
          <w:sz w:val="24"/>
          <w:rPrChange w:id="6457" w:author="JY0225" w:date="2017-08-24T12:08:00Z">
            <w:rPr>
              <w:color w:val="000000" w:themeColor="text1"/>
              <w:sz w:val="24"/>
            </w:rPr>
          </w:rPrChange>
        </w:rPr>
        <w:t>.py</w:t>
      </w:r>
      <w:r w:rsidR="00BC7F9B" w:rsidRPr="00653D38">
        <w:rPr>
          <w:rFonts w:asciiTheme="minorEastAsia" w:hAnsiTheme="minorEastAsia" w:hint="eastAsia"/>
          <w:color w:val="000000" w:themeColor="text1"/>
          <w:sz w:val="24"/>
          <w:rPrChange w:id="6458" w:author="JY0225" w:date="2017-08-24T12:08:00Z">
            <w:rPr>
              <w:rFonts w:hint="eastAsia"/>
              <w:color w:val="000000" w:themeColor="text1"/>
              <w:sz w:val="24"/>
            </w:rPr>
          </w:rPrChange>
        </w:rPr>
        <w:t>。测试结果如下图所示：</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Pr="00653D38" w:rsidRDefault="00810E3C">
      <w:pPr>
        <w:spacing w:line="400" w:lineRule="exact"/>
        <w:ind w:left="420"/>
        <w:jc w:val="center"/>
        <w:rPr>
          <w:rFonts w:asciiTheme="minorEastAsia" w:hAnsiTheme="minorEastAsia"/>
          <w:color w:val="000000" w:themeColor="text1"/>
          <w:sz w:val="24"/>
          <w:rPrChange w:id="6459" w:author="JY0225" w:date="2017-08-24T12:08:00Z">
            <w:rPr>
              <w:color w:val="000000" w:themeColor="text1"/>
              <w:sz w:val="24"/>
            </w:rPr>
          </w:rPrChange>
        </w:rPr>
        <w:pPrChange w:id="6460" w:author="JY0225" w:date="2017-08-24T12:08:00Z">
          <w:pPr>
            <w:spacing w:line="360" w:lineRule="auto"/>
            <w:ind w:left="420"/>
            <w:jc w:val="center"/>
          </w:pPr>
        </w:pPrChange>
      </w:pPr>
      <w:r w:rsidRPr="00653D38">
        <w:rPr>
          <w:rFonts w:asciiTheme="minorEastAsia" w:hAnsiTheme="minorEastAsia"/>
          <w:color w:val="000000" w:themeColor="text1"/>
          <w:sz w:val="24"/>
          <w:rPrChange w:id="6461" w:author="JY0225" w:date="2017-08-24T12:08:00Z">
            <w:rPr>
              <w:color w:val="000000" w:themeColor="text1"/>
              <w:sz w:val="24"/>
            </w:rPr>
          </w:rPrChange>
        </w:rPr>
        <w:tab/>
      </w:r>
      <w:r w:rsidR="000B2F4D" w:rsidRPr="00653D38">
        <w:rPr>
          <w:rFonts w:asciiTheme="minorEastAsia" w:hAnsiTheme="minorEastAsia" w:hint="eastAsia"/>
          <w:color w:val="000000" w:themeColor="text1"/>
          <w:sz w:val="24"/>
          <w:rPrChange w:id="6462" w:author="JY0225" w:date="2017-08-24T12:08:00Z">
            <w:rPr>
              <w:rFonts w:hint="eastAsia"/>
              <w:color w:val="000000" w:themeColor="text1"/>
              <w:sz w:val="24"/>
            </w:rPr>
          </w:rPrChange>
        </w:rPr>
        <w:t>图</w:t>
      </w:r>
      <w:r w:rsidR="0040777A" w:rsidRPr="00653D38">
        <w:rPr>
          <w:rFonts w:asciiTheme="minorEastAsia" w:hAnsiTheme="minorEastAsia"/>
          <w:color w:val="000000" w:themeColor="text1"/>
          <w:sz w:val="24"/>
          <w:rPrChange w:id="6463" w:author="JY0225" w:date="2017-08-24T12:08:00Z">
            <w:rPr>
              <w:color w:val="000000" w:themeColor="text1"/>
              <w:sz w:val="24"/>
            </w:rPr>
          </w:rPrChange>
        </w:rPr>
        <w:t>6-4</w:t>
      </w:r>
      <w:r w:rsidR="0040777A" w:rsidRPr="00653D38">
        <w:rPr>
          <w:rFonts w:asciiTheme="minorEastAsia" w:hAnsiTheme="minorEastAsia" w:hint="eastAsia"/>
          <w:color w:val="000000" w:themeColor="text1"/>
          <w:sz w:val="24"/>
          <w:rPrChange w:id="6464" w:author="JY0225" w:date="2017-08-24T12:08:00Z">
            <w:rPr>
              <w:rFonts w:hint="eastAsia"/>
              <w:color w:val="000000" w:themeColor="text1"/>
              <w:sz w:val="24"/>
            </w:rPr>
          </w:rPrChange>
        </w:rPr>
        <w:t>服务器端去重测试</w:t>
      </w:r>
      <w:r w:rsidR="000B2F4D" w:rsidRPr="00653D38">
        <w:rPr>
          <w:rFonts w:asciiTheme="minorEastAsia" w:hAnsiTheme="minorEastAsia" w:hint="eastAsia"/>
          <w:color w:val="000000" w:themeColor="text1"/>
          <w:sz w:val="24"/>
          <w:rPrChange w:id="6465" w:author="JY0225" w:date="2017-08-24T12:08:00Z">
            <w:rPr>
              <w:rFonts w:hint="eastAsia"/>
              <w:color w:val="000000" w:themeColor="text1"/>
              <w:sz w:val="24"/>
            </w:rPr>
          </w:rPrChange>
        </w:rPr>
        <w:t>图</w:t>
      </w:r>
    </w:p>
    <w:p w14:paraId="320FC1E6" w14:textId="74810FEA" w:rsidR="00810E3C" w:rsidRPr="00653D38" w:rsidRDefault="00B302B9">
      <w:pPr>
        <w:spacing w:line="400" w:lineRule="exact"/>
        <w:ind w:firstLine="420"/>
        <w:rPr>
          <w:rFonts w:asciiTheme="minorEastAsia" w:hAnsiTheme="minorEastAsia"/>
          <w:color w:val="000000" w:themeColor="text1"/>
          <w:sz w:val="24"/>
          <w:rPrChange w:id="6466" w:author="JY0225" w:date="2017-08-24T12:08:00Z">
            <w:rPr>
              <w:color w:val="000000" w:themeColor="text1"/>
              <w:sz w:val="24"/>
            </w:rPr>
          </w:rPrChange>
        </w:rPr>
      </w:pPr>
      <w:r w:rsidRPr="00653D38">
        <w:rPr>
          <w:rFonts w:asciiTheme="minorEastAsia" w:hAnsiTheme="minorEastAsia" w:hint="eastAsia"/>
          <w:color w:val="000000" w:themeColor="text1"/>
          <w:sz w:val="24"/>
          <w:rPrChange w:id="6467" w:author="JY0225" w:date="2017-08-24T12:08:00Z">
            <w:rPr>
              <w:rFonts w:hint="eastAsia"/>
              <w:color w:val="000000" w:themeColor="text1"/>
              <w:sz w:val="24"/>
            </w:rPr>
          </w:rPrChange>
        </w:rPr>
        <w:t>从测试结果图中输出的日志文件</w:t>
      </w:r>
      <w:r w:rsidR="00C11BE7" w:rsidRPr="00653D38">
        <w:rPr>
          <w:rFonts w:asciiTheme="minorEastAsia" w:hAnsiTheme="minorEastAsia" w:hint="eastAsia"/>
          <w:color w:val="000000" w:themeColor="text1"/>
          <w:sz w:val="24"/>
          <w:rPrChange w:id="6468" w:author="JY0225" w:date="2017-08-24T12:08:00Z">
            <w:rPr>
              <w:rFonts w:hint="eastAsia"/>
              <w:color w:val="000000" w:themeColor="text1"/>
              <w:sz w:val="24"/>
            </w:rPr>
          </w:rPrChange>
        </w:rPr>
        <w:t>可以看出，</w:t>
      </w:r>
      <w:r w:rsidR="003B5E1A" w:rsidRPr="00653D38">
        <w:rPr>
          <w:rFonts w:asciiTheme="minorEastAsia" w:hAnsiTheme="minorEastAsia" w:hint="eastAsia"/>
          <w:color w:val="000000" w:themeColor="text1"/>
          <w:sz w:val="24"/>
          <w:rPrChange w:id="6469" w:author="JY0225" w:date="2017-08-24T12:08:00Z">
            <w:rPr>
              <w:rFonts w:hint="eastAsia"/>
              <w:color w:val="000000" w:themeColor="text1"/>
              <w:sz w:val="24"/>
            </w:rPr>
          </w:rPrChange>
        </w:rPr>
        <w:t>第一次上传文件时，</w:t>
      </w:r>
      <w:r w:rsidR="000438FA" w:rsidRPr="00653D38">
        <w:rPr>
          <w:rFonts w:asciiTheme="minorEastAsia" w:hAnsiTheme="minorEastAsia" w:hint="eastAsia"/>
          <w:color w:val="000000" w:themeColor="text1"/>
          <w:sz w:val="24"/>
          <w:rPrChange w:id="6470" w:author="JY0225" w:date="2017-08-24T12:08:00Z">
            <w:rPr>
              <w:rFonts w:hint="eastAsia"/>
              <w:color w:val="000000" w:themeColor="text1"/>
              <w:sz w:val="24"/>
            </w:rPr>
          </w:rPrChange>
        </w:rPr>
        <w:t>正常调用了上传文件接口，</w:t>
      </w:r>
      <w:r w:rsidR="008C15CD" w:rsidRPr="00653D38">
        <w:rPr>
          <w:rFonts w:asciiTheme="minorEastAsia" w:hAnsiTheme="minorEastAsia" w:hint="eastAsia"/>
          <w:color w:val="000000" w:themeColor="text1"/>
          <w:sz w:val="24"/>
          <w:rPrChange w:id="6471" w:author="JY0225" w:date="2017-08-24T12:08:00Z">
            <w:rPr>
              <w:rFonts w:hint="eastAsia"/>
              <w:color w:val="000000" w:themeColor="text1"/>
              <w:sz w:val="24"/>
            </w:rPr>
          </w:rPrChange>
        </w:rPr>
        <w:t>将文件上传至了服务器端的指定路径。</w:t>
      </w:r>
      <w:r w:rsidR="00582BC4" w:rsidRPr="00653D38">
        <w:rPr>
          <w:rFonts w:asciiTheme="minorEastAsia" w:hAnsiTheme="minorEastAsia" w:hint="eastAsia"/>
          <w:color w:val="000000" w:themeColor="text1"/>
          <w:sz w:val="24"/>
          <w:rPrChange w:id="6472" w:author="JY0225" w:date="2017-08-24T12:08:00Z">
            <w:rPr>
              <w:rFonts w:hint="eastAsia"/>
              <w:color w:val="000000" w:themeColor="text1"/>
              <w:sz w:val="24"/>
            </w:rPr>
          </w:rPrChange>
        </w:rPr>
        <w:t>再次上传该文</w:t>
      </w:r>
      <w:r w:rsidR="00DB6966" w:rsidRPr="00653D38">
        <w:rPr>
          <w:rFonts w:asciiTheme="minorEastAsia" w:hAnsiTheme="minorEastAsia" w:hint="eastAsia"/>
          <w:color w:val="000000" w:themeColor="text1"/>
          <w:sz w:val="24"/>
          <w:rPrChange w:id="6473" w:author="JY0225" w:date="2017-08-24T12:08:00Z">
            <w:rPr>
              <w:rFonts w:hint="eastAsia"/>
              <w:color w:val="000000" w:themeColor="text1"/>
              <w:sz w:val="24"/>
            </w:rPr>
          </w:rPrChange>
        </w:rPr>
        <w:t>件时，并没有调用上传文件接口，通过服务器端去重校验，发现服务器</w:t>
      </w:r>
      <w:r w:rsidR="00582BC4" w:rsidRPr="00653D38">
        <w:rPr>
          <w:rFonts w:asciiTheme="minorEastAsia" w:hAnsiTheme="minorEastAsia" w:hint="eastAsia"/>
          <w:color w:val="000000" w:themeColor="text1"/>
          <w:sz w:val="24"/>
          <w:rPrChange w:id="6474" w:author="JY0225" w:date="2017-08-24T12:08:00Z">
            <w:rPr>
              <w:rFonts w:hint="eastAsia"/>
              <w:color w:val="000000" w:themeColor="text1"/>
              <w:sz w:val="24"/>
            </w:rPr>
          </w:rPrChange>
        </w:rPr>
        <w:t>存在该文件，所以调用的是服务器端复制文件的接口。该接口的执行时间很短，因此实现了“秒传”功能</w:t>
      </w:r>
      <w:r w:rsidR="00684E2C" w:rsidRPr="00653D38">
        <w:rPr>
          <w:rFonts w:asciiTheme="minorEastAsia" w:hAnsiTheme="minorEastAsia" w:hint="eastAsia"/>
          <w:color w:val="000000" w:themeColor="text1"/>
          <w:sz w:val="24"/>
          <w:rPrChange w:id="6475" w:author="JY0225" w:date="2017-08-24T12:08:00Z">
            <w:rPr>
              <w:rFonts w:hint="eastAsia"/>
              <w:color w:val="000000" w:themeColor="text1"/>
              <w:sz w:val="24"/>
            </w:rPr>
          </w:rPrChange>
        </w:rPr>
        <w:t>。</w:t>
      </w:r>
    </w:p>
    <w:p w14:paraId="218E6149" w14:textId="276E788D" w:rsidR="00CE1794" w:rsidRDefault="0043710A" w:rsidP="00B857FC">
      <w:pPr>
        <w:pStyle w:val="31"/>
      </w:pPr>
      <w:bookmarkStart w:id="6476" w:name="_Toc491352038"/>
      <w:r>
        <w:t>6.3</w:t>
      </w:r>
      <w:r w:rsidR="00B857FC">
        <w:t>.</w:t>
      </w:r>
      <w:ins w:id="6477" w:author="微软用户" w:date="2017-08-18T23:01:00Z">
        <w:r w:rsidR="009C4718">
          <w:t>4</w:t>
        </w:r>
      </w:ins>
      <w:del w:id="6478" w:author="微软用户" w:date="2017-08-18T23:01:00Z">
        <w:r w:rsidR="00B857FC" w:rsidDel="009C4718">
          <w:delText>2</w:delText>
        </w:r>
      </w:del>
      <w:r w:rsidR="00B857FC" w:rsidRPr="006637A1">
        <w:t xml:space="preserve"> </w:t>
      </w:r>
      <w:r w:rsidR="00683A29">
        <w:rPr>
          <w:rFonts w:hint="eastAsia"/>
        </w:rPr>
        <w:t>多应用适配</w:t>
      </w:r>
      <w:r w:rsidR="00B857FC">
        <w:rPr>
          <w:rFonts w:hint="eastAsia"/>
        </w:rPr>
        <w:t>功能测试</w:t>
      </w:r>
      <w:bookmarkEnd w:id="6476"/>
    </w:p>
    <w:p w14:paraId="6E36E0FE" w14:textId="3F9664BD" w:rsidR="00CC78D1" w:rsidRPr="00653D38" w:rsidRDefault="00CC78D1" w:rsidP="0000407A">
      <w:pPr>
        <w:spacing w:line="400" w:lineRule="exact"/>
        <w:rPr>
          <w:rFonts w:asciiTheme="minorEastAsia" w:hAnsiTheme="minorEastAsia"/>
          <w:color w:val="000000" w:themeColor="text1"/>
          <w:sz w:val="24"/>
          <w:rPrChange w:id="6479" w:author="JY0225" w:date="2017-08-24T12:08:00Z">
            <w:rPr>
              <w:color w:val="000000" w:themeColor="text1"/>
              <w:sz w:val="24"/>
            </w:rPr>
          </w:rPrChange>
        </w:rPr>
      </w:pPr>
      <w:r>
        <w:tab/>
      </w:r>
      <w:r w:rsidR="0000407A" w:rsidRPr="00653D38">
        <w:rPr>
          <w:rFonts w:asciiTheme="minorEastAsia" w:hAnsiTheme="minorEastAsia" w:hint="eastAsia"/>
          <w:color w:val="000000" w:themeColor="text1"/>
          <w:sz w:val="24"/>
          <w:rPrChange w:id="6480" w:author="JY0225" w:date="2017-08-24T12:08:00Z">
            <w:rPr>
              <w:rFonts w:hint="eastAsia"/>
              <w:color w:val="000000" w:themeColor="text1"/>
              <w:sz w:val="24"/>
            </w:rPr>
          </w:rPrChange>
        </w:rPr>
        <w:t>多应用适配为实现</w:t>
      </w:r>
      <w:r w:rsidR="00354DF3" w:rsidRPr="00653D38">
        <w:rPr>
          <w:rFonts w:asciiTheme="minorEastAsia" w:hAnsiTheme="minorEastAsia" w:hint="eastAsia"/>
          <w:color w:val="000000" w:themeColor="text1"/>
          <w:sz w:val="24"/>
          <w:rPrChange w:id="6481" w:author="JY0225" w:date="2017-08-24T12:08:00Z">
            <w:rPr>
              <w:rFonts w:hint="eastAsia"/>
              <w:color w:val="000000" w:themeColor="text1"/>
              <w:sz w:val="24"/>
            </w:rPr>
          </w:rPrChange>
        </w:rPr>
        <w:t>中间件系统</w:t>
      </w:r>
      <w:r w:rsidR="004E3CF2" w:rsidRPr="00653D38">
        <w:rPr>
          <w:rFonts w:asciiTheme="minorEastAsia" w:hAnsiTheme="minorEastAsia" w:hint="eastAsia"/>
          <w:color w:val="000000" w:themeColor="text1"/>
          <w:sz w:val="24"/>
          <w:rPrChange w:id="6482" w:author="JY0225" w:date="2017-08-24T12:08:00Z">
            <w:rPr>
              <w:rFonts w:hint="eastAsia"/>
              <w:color w:val="000000" w:themeColor="text1"/>
              <w:sz w:val="24"/>
            </w:rPr>
          </w:rPrChange>
        </w:rPr>
        <w:t>对不同客户端请求的适配，支持更多的客户端类型，实现</w:t>
      </w:r>
      <w:r w:rsidR="0000407A" w:rsidRPr="00653D38">
        <w:rPr>
          <w:rFonts w:asciiTheme="minorEastAsia" w:hAnsiTheme="minorEastAsia" w:hint="eastAsia"/>
          <w:color w:val="000000" w:themeColor="text1"/>
          <w:sz w:val="24"/>
          <w:rPrChange w:id="6483" w:author="JY0225" w:date="2017-08-24T12:08:00Z">
            <w:rPr>
              <w:rFonts w:hint="eastAsia"/>
              <w:color w:val="000000" w:themeColor="text1"/>
              <w:sz w:val="24"/>
            </w:rPr>
          </w:rPrChange>
        </w:rPr>
        <w:t>系统的跨平台性。</w:t>
      </w:r>
      <w:r w:rsidR="00497FBB" w:rsidRPr="00653D38">
        <w:rPr>
          <w:rFonts w:asciiTheme="minorEastAsia" w:hAnsiTheme="minorEastAsia" w:hint="eastAsia"/>
          <w:color w:val="000000" w:themeColor="text1"/>
          <w:sz w:val="24"/>
          <w:rPrChange w:id="6484" w:author="JY0225" w:date="2017-08-24T12:08:00Z">
            <w:rPr>
              <w:rFonts w:hint="eastAsia"/>
              <w:color w:val="000000" w:themeColor="text1"/>
              <w:sz w:val="24"/>
            </w:rPr>
          </w:rPrChange>
        </w:rPr>
        <w:t>本文</w:t>
      </w:r>
      <w:r w:rsidR="0000407A" w:rsidRPr="00653D38">
        <w:rPr>
          <w:rFonts w:asciiTheme="minorEastAsia" w:hAnsiTheme="minorEastAsia" w:hint="eastAsia"/>
          <w:color w:val="000000" w:themeColor="text1"/>
          <w:sz w:val="24"/>
          <w:rPrChange w:id="6485" w:author="JY0225" w:date="2017-08-24T12:08:00Z">
            <w:rPr>
              <w:rFonts w:hint="eastAsia"/>
              <w:color w:val="000000" w:themeColor="text1"/>
              <w:sz w:val="24"/>
            </w:rPr>
          </w:rPrChange>
        </w:rPr>
        <w:t>开发了一款基于</w:t>
      </w:r>
      <w:r w:rsidR="006707F9" w:rsidRPr="00653D38">
        <w:rPr>
          <w:rFonts w:asciiTheme="minorEastAsia" w:hAnsiTheme="minorEastAsia"/>
          <w:color w:val="000000" w:themeColor="text1"/>
          <w:sz w:val="24"/>
          <w:rPrChange w:id="6486" w:author="JY0225" w:date="2017-08-24T12:08:00Z">
            <w:rPr>
              <w:color w:val="000000" w:themeColor="text1"/>
              <w:sz w:val="24"/>
            </w:rPr>
          </w:rPrChange>
        </w:rPr>
        <w:t>Firefox</w:t>
      </w:r>
      <w:r w:rsidR="0000407A" w:rsidRPr="00653D38">
        <w:rPr>
          <w:rFonts w:asciiTheme="minorEastAsia" w:hAnsiTheme="minorEastAsia" w:hint="eastAsia"/>
          <w:color w:val="000000" w:themeColor="text1"/>
          <w:sz w:val="24"/>
          <w:rPrChange w:id="6487" w:author="JY0225" w:date="2017-08-24T12:08:00Z">
            <w:rPr>
              <w:rFonts w:hint="eastAsia"/>
              <w:color w:val="000000" w:themeColor="text1"/>
              <w:sz w:val="24"/>
            </w:rPr>
          </w:rPrChange>
        </w:rPr>
        <w:t>浏览器的</w:t>
      </w:r>
      <w:r w:rsidR="002E5718" w:rsidRPr="00653D38">
        <w:rPr>
          <w:rFonts w:asciiTheme="minorEastAsia" w:hAnsiTheme="minorEastAsia" w:hint="eastAsia"/>
          <w:color w:val="000000" w:themeColor="text1"/>
          <w:sz w:val="24"/>
          <w:rPrChange w:id="6488" w:author="JY0225" w:date="2017-08-24T12:08:00Z">
            <w:rPr>
              <w:rFonts w:hint="eastAsia"/>
              <w:color w:val="000000" w:themeColor="text1"/>
              <w:sz w:val="24"/>
            </w:rPr>
          </w:rPrChange>
        </w:rPr>
        <w:t>扩展工具</w:t>
      </w:r>
      <w:r w:rsidR="0000407A" w:rsidRPr="00653D38">
        <w:rPr>
          <w:rFonts w:asciiTheme="minorEastAsia" w:hAnsiTheme="minorEastAsia" w:hint="eastAsia"/>
          <w:color w:val="000000" w:themeColor="text1"/>
          <w:sz w:val="24"/>
          <w:rPrChange w:id="6489" w:author="JY0225" w:date="2017-08-24T12:08:00Z">
            <w:rPr>
              <w:rFonts w:hint="eastAsia"/>
              <w:color w:val="000000" w:themeColor="text1"/>
              <w:sz w:val="24"/>
            </w:rPr>
          </w:rPrChange>
        </w:rPr>
        <w:t>，用户可以利用</w:t>
      </w:r>
      <w:r w:rsidR="002E5718" w:rsidRPr="00653D38">
        <w:rPr>
          <w:rFonts w:asciiTheme="minorEastAsia" w:hAnsiTheme="minorEastAsia" w:hint="eastAsia"/>
          <w:color w:val="000000" w:themeColor="text1"/>
          <w:sz w:val="24"/>
          <w:rPrChange w:id="6490" w:author="JY0225" w:date="2017-08-24T12:08:00Z">
            <w:rPr>
              <w:rFonts w:hint="eastAsia"/>
              <w:color w:val="000000" w:themeColor="text1"/>
              <w:sz w:val="24"/>
            </w:rPr>
          </w:rPrChange>
        </w:rPr>
        <w:t>扩展</w:t>
      </w:r>
      <w:r w:rsidR="0000407A" w:rsidRPr="00653D38">
        <w:rPr>
          <w:rFonts w:asciiTheme="minorEastAsia" w:hAnsiTheme="minorEastAsia" w:hint="eastAsia"/>
          <w:color w:val="000000" w:themeColor="text1"/>
          <w:sz w:val="24"/>
          <w:rPrChange w:id="6491" w:author="JY0225" w:date="2017-08-24T12:08:00Z">
            <w:rPr>
              <w:rFonts w:hint="eastAsia"/>
              <w:color w:val="000000" w:themeColor="text1"/>
              <w:sz w:val="24"/>
            </w:rPr>
          </w:rPrChange>
        </w:rPr>
        <w:t>使用云</w:t>
      </w:r>
      <w:r w:rsidR="00476838" w:rsidRPr="00653D38">
        <w:rPr>
          <w:rFonts w:asciiTheme="minorEastAsia" w:hAnsiTheme="minorEastAsia" w:hint="eastAsia"/>
          <w:color w:val="000000" w:themeColor="text1"/>
          <w:sz w:val="24"/>
          <w:rPrChange w:id="6492" w:author="JY0225" w:date="2017-08-24T12:08:00Z">
            <w:rPr>
              <w:rFonts w:hint="eastAsia"/>
              <w:color w:val="000000" w:themeColor="text1"/>
              <w:sz w:val="24"/>
            </w:rPr>
          </w:rPrChange>
        </w:rPr>
        <w:t>备份</w:t>
      </w:r>
      <w:r w:rsidR="0000407A" w:rsidRPr="00653D38">
        <w:rPr>
          <w:rFonts w:asciiTheme="minorEastAsia" w:hAnsiTheme="minorEastAsia" w:hint="eastAsia"/>
          <w:color w:val="000000" w:themeColor="text1"/>
          <w:sz w:val="24"/>
          <w:rPrChange w:id="6493" w:author="JY0225" w:date="2017-08-24T12:08:00Z">
            <w:rPr>
              <w:rFonts w:hint="eastAsia"/>
              <w:color w:val="000000" w:themeColor="text1"/>
              <w:sz w:val="24"/>
            </w:rPr>
          </w:rPrChange>
        </w:rPr>
        <w:t>服务，并提供了</w:t>
      </w:r>
      <w:r w:rsidR="0000407A" w:rsidRPr="00653D38">
        <w:rPr>
          <w:rFonts w:asciiTheme="minorEastAsia" w:hAnsiTheme="minorEastAsia"/>
          <w:color w:val="000000" w:themeColor="text1"/>
          <w:sz w:val="24"/>
          <w:rPrChange w:id="6494" w:author="JY0225" w:date="2017-08-24T12:08:00Z">
            <w:rPr>
              <w:color w:val="000000" w:themeColor="text1"/>
              <w:sz w:val="24"/>
            </w:rPr>
          </w:rPrChange>
        </w:rPr>
        <w:t>Java</w:t>
      </w:r>
      <w:r w:rsidR="0000407A" w:rsidRPr="00653D38">
        <w:rPr>
          <w:rFonts w:asciiTheme="minorEastAsia" w:hAnsiTheme="minorEastAsia" w:hint="eastAsia"/>
          <w:color w:val="000000" w:themeColor="text1"/>
          <w:sz w:val="24"/>
          <w:rPrChange w:id="6495" w:author="JY0225" w:date="2017-08-24T12:08:00Z">
            <w:rPr>
              <w:rFonts w:hint="eastAsia"/>
              <w:color w:val="000000" w:themeColor="text1"/>
              <w:sz w:val="24"/>
            </w:rPr>
          </w:rPrChange>
        </w:rPr>
        <w:t>平台的软件开发包（</w:t>
      </w:r>
      <w:r w:rsidR="0000407A" w:rsidRPr="00653D38">
        <w:rPr>
          <w:rFonts w:asciiTheme="minorEastAsia" w:hAnsiTheme="minorEastAsia"/>
          <w:color w:val="000000" w:themeColor="text1"/>
          <w:sz w:val="24"/>
          <w:rPrChange w:id="6496" w:author="JY0225" w:date="2017-08-24T12:08:00Z">
            <w:rPr>
              <w:color w:val="000000" w:themeColor="text1"/>
              <w:sz w:val="24"/>
            </w:rPr>
          </w:rPrChange>
        </w:rPr>
        <w:t>SDK</w:t>
      </w:r>
      <w:r w:rsidR="0000407A" w:rsidRPr="00653D38">
        <w:rPr>
          <w:rFonts w:asciiTheme="minorEastAsia" w:hAnsiTheme="minorEastAsia" w:hint="eastAsia"/>
          <w:color w:val="000000" w:themeColor="text1"/>
          <w:sz w:val="24"/>
          <w:rPrChange w:id="6497" w:author="JY0225" w:date="2017-08-24T12:08:00Z">
            <w:rPr>
              <w:rFonts w:hint="eastAsia"/>
              <w:color w:val="000000" w:themeColor="text1"/>
              <w:sz w:val="24"/>
            </w:rPr>
          </w:rPrChange>
        </w:rPr>
        <w:t>），</w:t>
      </w:r>
      <w:r w:rsidR="0000407A" w:rsidRPr="00653D38">
        <w:rPr>
          <w:rFonts w:asciiTheme="minorEastAsia" w:hAnsiTheme="minorEastAsia"/>
          <w:color w:val="000000" w:themeColor="text1"/>
          <w:sz w:val="24"/>
          <w:rPrChange w:id="6498" w:author="JY0225" w:date="2017-08-24T12:08:00Z">
            <w:rPr>
              <w:color w:val="000000" w:themeColor="text1"/>
              <w:sz w:val="24"/>
            </w:rPr>
          </w:rPrChange>
        </w:rPr>
        <w:t>Java</w:t>
      </w:r>
      <w:r w:rsidR="0000407A" w:rsidRPr="00653D38">
        <w:rPr>
          <w:rFonts w:asciiTheme="minorEastAsia" w:hAnsiTheme="minorEastAsia" w:hint="eastAsia"/>
          <w:color w:val="000000" w:themeColor="text1"/>
          <w:sz w:val="24"/>
          <w:rPrChange w:id="6499" w:author="JY0225" w:date="2017-08-24T12:08:00Z">
            <w:rPr>
              <w:rFonts w:hint="eastAsia"/>
              <w:color w:val="000000" w:themeColor="text1"/>
              <w:sz w:val="24"/>
            </w:rPr>
          </w:rPrChange>
        </w:rPr>
        <w:t>开发者可以利用该开发包提供的应用接口</w:t>
      </w:r>
      <w:r w:rsidR="0000407A" w:rsidRPr="00653D38">
        <w:rPr>
          <w:rFonts w:asciiTheme="minorEastAsia" w:hAnsiTheme="minorEastAsia"/>
          <w:color w:val="000000" w:themeColor="text1"/>
          <w:sz w:val="24"/>
          <w:rPrChange w:id="6500" w:author="JY0225" w:date="2017-08-24T12:08:00Z">
            <w:rPr>
              <w:color w:val="000000" w:themeColor="text1"/>
              <w:sz w:val="24"/>
            </w:rPr>
          </w:rPrChange>
        </w:rPr>
        <w:t>API</w:t>
      </w:r>
      <w:r w:rsidR="00C6295D" w:rsidRPr="00653D38">
        <w:rPr>
          <w:rFonts w:asciiTheme="minorEastAsia" w:hAnsiTheme="minorEastAsia" w:hint="eastAsia"/>
          <w:color w:val="000000" w:themeColor="text1"/>
          <w:sz w:val="24"/>
          <w:rPrChange w:id="6501" w:author="JY0225" w:date="2017-08-24T12:08:00Z">
            <w:rPr>
              <w:rFonts w:hint="eastAsia"/>
              <w:color w:val="000000" w:themeColor="text1"/>
              <w:sz w:val="24"/>
            </w:rPr>
          </w:rPrChange>
        </w:rPr>
        <w:t>来集成本文优化的</w:t>
      </w:r>
      <w:r w:rsidR="0000407A" w:rsidRPr="00653D38">
        <w:rPr>
          <w:rFonts w:asciiTheme="minorEastAsia" w:hAnsiTheme="minorEastAsia" w:hint="eastAsia"/>
          <w:color w:val="000000" w:themeColor="text1"/>
          <w:sz w:val="24"/>
          <w:rPrChange w:id="6502" w:author="JY0225" w:date="2017-08-24T12:08: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6503" w:author="JY0225" w:date="2017-08-24T12:08:00Z">
            <w:rPr>
              <w:rFonts w:hint="eastAsia"/>
              <w:color w:val="000000" w:themeColor="text1"/>
              <w:sz w:val="24"/>
            </w:rPr>
          </w:rPrChange>
        </w:rPr>
        <w:t>备份</w:t>
      </w:r>
      <w:r w:rsidR="0000407A" w:rsidRPr="00653D38">
        <w:rPr>
          <w:rFonts w:asciiTheme="minorEastAsia" w:hAnsiTheme="minorEastAsia" w:hint="eastAsia"/>
          <w:color w:val="000000" w:themeColor="text1"/>
          <w:sz w:val="24"/>
          <w:rPrChange w:id="6504" w:author="JY0225" w:date="2017-08-24T12:08:00Z">
            <w:rPr>
              <w:rFonts w:hint="eastAsia"/>
              <w:color w:val="000000" w:themeColor="text1"/>
              <w:sz w:val="24"/>
            </w:rPr>
          </w:rPrChange>
        </w:rPr>
        <w:t>服务。</w:t>
      </w:r>
      <w:r w:rsidR="005B076F" w:rsidRPr="00653D38">
        <w:rPr>
          <w:rFonts w:asciiTheme="minorEastAsia" w:hAnsiTheme="minorEastAsia" w:hint="eastAsia"/>
          <w:color w:val="000000" w:themeColor="text1"/>
          <w:sz w:val="24"/>
          <w:rPrChange w:id="6505" w:author="JY0225" w:date="2017-08-24T12:08:00Z">
            <w:rPr>
              <w:rFonts w:hint="eastAsia"/>
              <w:color w:val="000000" w:themeColor="text1"/>
              <w:sz w:val="24"/>
            </w:rPr>
          </w:rPrChange>
        </w:rPr>
        <w:t>测试中，本文</w:t>
      </w:r>
      <w:r w:rsidR="00B70482" w:rsidRPr="00653D38">
        <w:rPr>
          <w:rFonts w:asciiTheme="minorEastAsia" w:hAnsiTheme="minorEastAsia" w:hint="eastAsia"/>
          <w:color w:val="000000" w:themeColor="text1"/>
          <w:sz w:val="24"/>
          <w:rPrChange w:id="6506" w:author="JY0225" w:date="2017-08-24T12:08:00Z">
            <w:rPr>
              <w:rFonts w:hint="eastAsia"/>
              <w:color w:val="000000" w:themeColor="text1"/>
              <w:sz w:val="24"/>
            </w:rPr>
          </w:rPrChange>
        </w:rPr>
        <w:t>对通过</w:t>
      </w:r>
      <w:r w:rsidR="006707F9" w:rsidRPr="00653D38">
        <w:rPr>
          <w:rFonts w:asciiTheme="minorEastAsia" w:hAnsiTheme="minorEastAsia"/>
          <w:color w:val="000000" w:themeColor="text1"/>
          <w:sz w:val="24"/>
          <w:rPrChange w:id="6507" w:author="JY0225" w:date="2017-08-24T12:08:00Z">
            <w:rPr>
              <w:color w:val="000000" w:themeColor="text1"/>
              <w:sz w:val="24"/>
            </w:rPr>
          </w:rPrChange>
        </w:rPr>
        <w:t>Firefox</w:t>
      </w:r>
      <w:r w:rsidR="002E5718" w:rsidRPr="00653D38">
        <w:rPr>
          <w:rFonts w:asciiTheme="minorEastAsia" w:hAnsiTheme="minorEastAsia" w:hint="eastAsia"/>
          <w:color w:val="000000" w:themeColor="text1"/>
          <w:sz w:val="24"/>
          <w:rPrChange w:id="6508" w:author="JY0225" w:date="2017-08-24T12:08:00Z">
            <w:rPr>
              <w:rFonts w:hint="eastAsia"/>
              <w:color w:val="000000" w:themeColor="text1"/>
              <w:sz w:val="24"/>
            </w:rPr>
          </w:rPrChange>
        </w:rPr>
        <w:t>扩展</w:t>
      </w:r>
      <w:r w:rsidR="00B70482" w:rsidRPr="00653D38">
        <w:rPr>
          <w:rFonts w:asciiTheme="minorEastAsia" w:hAnsiTheme="minorEastAsia" w:hint="eastAsia"/>
          <w:color w:val="000000" w:themeColor="text1"/>
          <w:sz w:val="24"/>
          <w:rPrChange w:id="6509" w:author="JY0225" w:date="2017-08-24T12:08:00Z">
            <w:rPr>
              <w:rFonts w:hint="eastAsia"/>
              <w:color w:val="000000" w:themeColor="text1"/>
              <w:sz w:val="24"/>
            </w:rPr>
          </w:rPrChange>
        </w:rPr>
        <w:t>和</w:t>
      </w:r>
      <w:r w:rsidR="00B70482" w:rsidRPr="00653D38">
        <w:rPr>
          <w:rFonts w:asciiTheme="minorEastAsia" w:hAnsiTheme="minorEastAsia"/>
          <w:color w:val="000000" w:themeColor="text1"/>
          <w:sz w:val="24"/>
          <w:rPrChange w:id="6510" w:author="JY0225" w:date="2017-08-24T12:08:00Z">
            <w:rPr>
              <w:color w:val="000000" w:themeColor="text1"/>
              <w:sz w:val="24"/>
            </w:rPr>
          </w:rPrChange>
        </w:rPr>
        <w:t>Java</w:t>
      </w:r>
      <w:r w:rsidR="00B70482" w:rsidRPr="00653D38">
        <w:rPr>
          <w:rFonts w:asciiTheme="minorEastAsia" w:hAnsiTheme="minorEastAsia" w:hint="eastAsia"/>
          <w:color w:val="000000" w:themeColor="text1"/>
          <w:sz w:val="24"/>
          <w:rPrChange w:id="6511" w:author="JY0225" w:date="2017-08-24T12:08:00Z">
            <w:rPr>
              <w:rFonts w:hint="eastAsia"/>
              <w:color w:val="000000" w:themeColor="text1"/>
              <w:sz w:val="24"/>
            </w:rPr>
          </w:rPrChange>
        </w:rPr>
        <w:t>开发包用户的功能测试，验证优化后的中间件系统能够适配各种类型的客户端。</w:t>
      </w:r>
    </w:p>
    <w:p w14:paraId="4A62684F" w14:textId="77777777" w:rsidR="0013776C" w:rsidRPr="00653D38" w:rsidRDefault="0013776C" w:rsidP="0013776C">
      <w:pPr>
        <w:spacing w:line="400" w:lineRule="exact"/>
        <w:ind w:firstLine="418"/>
        <w:rPr>
          <w:rFonts w:asciiTheme="minorEastAsia" w:hAnsiTheme="minorEastAsia"/>
          <w:color w:val="000000" w:themeColor="text1"/>
          <w:sz w:val="24"/>
          <w:rPrChange w:id="6512" w:author="JY0225" w:date="2017-08-24T12:08:00Z">
            <w:rPr>
              <w:color w:val="000000" w:themeColor="text1"/>
              <w:sz w:val="24"/>
            </w:rPr>
          </w:rPrChange>
        </w:rPr>
      </w:pPr>
      <w:r w:rsidRPr="00653D38">
        <w:rPr>
          <w:rFonts w:asciiTheme="minorEastAsia" w:hAnsiTheme="minorEastAsia"/>
          <w:color w:val="000000" w:themeColor="text1"/>
          <w:sz w:val="24"/>
          <w:rPrChange w:id="6513" w:author="JY0225" w:date="2017-08-24T12:08:00Z">
            <w:rPr>
              <w:color w:val="000000" w:themeColor="text1"/>
              <w:sz w:val="24"/>
            </w:rPr>
          </w:rPrChange>
        </w:rPr>
        <w:tab/>
      </w:r>
      <w:r w:rsidR="000845A1" w:rsidRPr="00653D38">
        <w:rPr>
          <w:rFonts w:asciiTheme="minorEastAsia" w:hAnsiTheme="minorEastAsia" w:hint="eastAsia"/>
          <w:color w:val="000000" w:themeColor="text1"/>
          <w:sz w:val="24"/>
          <w:rPrChange w:id="6514" w:author="JY0225" w:date="2017-08-24T12:08:00Z">
            <w:rPr>
              <w:rFonts w:hint="eastAsia"/>
              <w:color w:val="000000" w:themeColor="text1"/>
              <w:sz w:val="24"/>
            </w:rPr>
          </w:rPrChange>
        </w:rPr>
        <w:t>测试用例五</w:t>
      </w:r>
      <w:r w:rsidRPr="00653D38">
        <w:rPr>
          <w:rFonts w:asciiTheme="minorEastAsia" w:hAnsiTheme="minorEastAsia" w:hint="eastAsia"/>
          <w:color w:val="000000" w:themeColor="text1"/>
          <w:sz w:val="24"/>
          <w:rPrChange w:id="6515" w:author="JY0225" w:date="2017-08-24T12:08:00Z">
            <w:rPr>
              <w:rFonts w:hint="eastAsia"/>
              <w:color w:val="000000" w:themeColor="text1"/>
              <w:sz w:val="24"/>
            </w:rPr>
          </w:rPrChange>
        </w:rPr>
        <w:t>：</w:t>
      </w:r>
    </w:p>
    <w:p w14:paraId="3C48783D" w14:textId="77777777" w:rsidR="0013776C" w:rsidRPr="00653D38" w:rsidRDefault="0013776C" w:rsidP="0013776C">
      <w:pPr>
        <w:spacing w:line="400" w:lineRule="exact"/>
        <w:jc w:val="center"/>
        <w:rPr>
          <w:rFonts w:asciiTheme="minorEastAsia" w:hAnsiTheme="minorEastAsia"/>
          <w:color w:val="000000" w:themeColor="text1"/>
          <w:sz w:val="24"/>
          <w:rPrChange w:id="6516" w:author="JY0225" w:date="2017-08-24T12:08:00Z">
            <w:rPr>
              <w:color w:val="000000" w:themeColor="text1"/>
              <w:sz w:val="24"/>
            </w:rPr>
          </w:rPrChange>
        </w:rPr>
      </w:pPr>
      <w:r w:rsidRPr="00653D38">
        <w:rPr>
          <w:rFonts w:asciiTheme="minorEastAsia" w:hAnsiTheme="minorEastAsia"/>
          <w:color w:val="000000" w:themeColor="text1"/>
          <w:sz w:val="24"/>
          <w:rPrChange w:id="6517" w:author="JY0225" w:date="2017-08-24T12:08:00Z">
            <w:rPr>
              <w:color w:val="000000" w:themeColor="text1"/>
              <w:sz w:val="24"/>
            </w:rPr>
          </w:rPrChange>
        </w:rPr>
        <w:lastRenderedPageBreak/>
        <w:tab/>
      </w:r>
      <w:r w:rsidRPr="00653D38">
        <w:rPr>
          <w:rFonts w:asciiTheme="minorEastAsia" w:hAnsiTheme="minorEastAsia" w:hint="eastAsia"/>
          <w:color w:val="000000" w:themeColor="text1"/>
          <w:sz w:val="24"/>
          <w:rPrChange w:id="6518" w:author="JY0225" w:date="2017-08-24T12:08:00Z">
            <w:rPr>
              <w:rFonts w:hint="eastAsia"/>
              <w:color w:val="000000" w:themeColor="text1"/>
              <w:sz w:val="24"/>
            </w:rPr>
          </w:rPrChange>
        </w:rPr>
        <w:t>表</w:t>
      </w:r>
      <w:r w:rsidR="00B7557F" w:rsidRPr="00653D38">
        <w:rPr>
          <w:rFonts w:asciiTheme="minorEastAsia" w:hAnsiTheme="minorEastAsia"/>
          <w:color w:val="000000" w:themeColor="text1"/>
          <w:sz w:val="24"/>
          <w:rPrChange w:id="6519" w:author="JY0225" w:date="2017-08-24T12:08:00Z">
            <w:rPr>
              <w:color w:val="000000" w:themeColor="text1"/>
              <w:sz w:val="24"/>
            </w:rPr>
          </w:rPrChange>
        </w:rPr>
        <w:t>6-6</w:t>
      </w:r>
      <w:r w:rsidRPr="00653D38">
        <w:rPr>
          <w:rFonts w:asciiTheme="minorEastAsia" w:hAnsiTheme="minorEastAsia"/>
          <w:color w:val="000000" w:themeColor="text1"/>
          <w:sz w:val="24"/>
          <w:rPrChange w:id="6520" w:author="JY0225" w:date="2017-08-24T12:08:00Z">
            <w:rPr>
              <w:color w:val="000000" w:themeColor="text1"/>
              <w:sz w:val="24"/>
            </w:rPr>
          </w:rPrChange>
        </w:rPr>
        <w:t xml:space="preserve"> </w:t>
      </w:r>
      <w:r w:rsidR="006C39A3" w:rsidRPr="00653D38">
        <w:rPr>
          <w:rFonts w:asciiTheme="minorEastAsia" w:hAnsiTheme="minorEastAsia" w:hint="eastAsia"/>
          <w:color w:val="000000" w:themeColor="text1"/>
          <w:sz w:val="24"/>
          <w:rPrChange w:id="6521" w:author="JY0225" w:date="2017-08-24T12:08:00Z">
            <w:rPr>
              <w:rFonts w:hint="eastAsia"/>
              <w:color w:val="000000" w:themeColor="text1"/>
              <w:sz w:val="24"/>
            </w:rPr>
          </w:rPrChange>
        </w:rPr>
        <w:t>多应用适配</w:t>
      </w:r>
      <w:r w:rsidRPr="00653D38">
        <w:rPr>
          <w:rFonts w:asciiTheme="minorEastAsia" w:hAnsiTheme="minorEastAsia" w:hint="eastAsia"/>
          <w:color w:val="000000" w:themeColor="text1"/>
          <w:sz w:val="24"/>
          <w:rPrChange w:id="6522" w:author="JY0225" w:date="2017-08-24T12:08:00Z">
            <w:rPr>
              <w:rFonts w:hint="eastAsia"/>
              <w:color w:val="000000" w:themeColor="text1"/>
              <w:sz w:val="24"/>
            </w:rPr>
          </w:rPrChange>
        </w:rPr>
        <w:t>测试</w:t>
      </w:r>
    </w:p>
    <w:tbl>
      <w:tblPr>
        <w:tblStyle w:val="aa"/>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Pr="00653D38" w:rsidRDefault="00DD7C91" w:rsidP="0000407A">
      <w:pPr>
        <w:spacing w:line="400" w:lineRule="exact"/>
        <w:rPr>
          <w:rFonts w:asciiTheme="minorEastAsia" w:hAnsiTheme="minorEastAsia"/>
          <w:color w:val="000000" w:themeColor="text1"/>
          <w:sz w:val="24"/>
          <w:rPrChange w:id="6523" w:author="JY0225" w:date="2017-08-24T12:09:00Z">
            <w:rPr>
              <w:color w:val="000000" w:themeColor="text1"/>
              <w:sz w:val="24"/>
            </w:rPr>
          </w:rPrChange>
        </w:rPr>
      </w:pPr>
      <w:r w:rsidRPr="00DD7C91">
        <w:rPr>
          <w:noProof/>
          <w:color w:val="000000" w:themeColor="text1"/>
          <w:sz w:val="24"/>
        </w:rPr>
        <w:drawing>
          <wp:anchor distT="0" distB="0" distL="114300" distR="114300" simplePos="0" relativeHeight="251670528" behindDoc="0" locked="0" layoutInCell="1" allowOverlap="1" wp14:anchorId="0242A6B1" wp14:editId="1FAAA380">
            <wp:simplePos x="0" y="0"/>
            <wp:positionH relativeFrom="column">
              <wp:posOffset>1261745</wp:posOffset>
            </wp:positionH>
            <wp:positionV relativeFrom="paragraph">
              <wp:posOffset>1090295</wp:posOffset>
            </wp:positionV>
            <wp:extent cx="3127375" cy="2976880"/>
            <wp:effectExtent l="0" t="0" r="0" b="0"/>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27375" cy="297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sidRPr="00653D38">
        <w:rPr>
          <w:rFonts w:asciiTheme="minorEastAsia" w:hAnsiTheme="minorEastAsia" w:hint="eastAsia"/>
          <w:color w:val="000000" w:themeColor="text1"/>
          <w:sz w:val="24"/>
          <w:rPrChange w:id="6524" w:author="JY0225" w:date="2017-08-24T12:09:00Z">
            <w:rPr>
              <w:rFonts w:hint="eastAsia"/>
              <w:color w:val="000000" w:themeColor="text1"/>
              <w:sz w:val="24"/>
            </w:rPr>
          </w:rPrChange>
        </w:rPr>
        <w:t>本测试同时测试了</w:t>
      </w:r>
      <w:r w:rsidR="001A498E" w:rsidRPr="00653D38">
        <w:rPr>
          <w:rFonts w:asciiTheme="minorEastAsia" w:hAnsiTheme="minorEastAsia"/>
          <w:color w:val="000000" w:themeColor="text1"/>
          <w:sz w:val="24"/>
          <w:rPrChange w:id="6525" w:author="JY0225" w:date="2017-08-24T12:09:00Z">
            <w:rPr>
              <w:color w:val="000000" w:themeColor="text1"/>
              <w:sz w:val="24"/>
            </w:rPr>
          </w:rPrChange>
        </w:rPr>
        <w:t>Firefox</w:t>
      </w:r>
      <w:r w:rsidR="002E5718" w:rsidRPr="00653D38">
        <w:rPr>
          <w:rFonts w:asciiTheme="minorEastAsia" w:hAnsiTheme="minorEastAsia" w:hint="eastAsia"/>
          <w:color w:val="000000" w:themeColor="text1"/>
          <w:sz w:val="24"/>
          <w:rPrChange w:id="6526" w:author="JY0225" w:date="2017-08-24T12:09:00Z">
            <w:rPr>
              <w:rFonts w:hint="eastAsia"/>
              <w:color w:val="000000" w:themeColor="text1"/>
              <w:sz w:val="24"/>
            </w:rPr>
          </w:rPrChange>
        </w:rPr>
        <w:t>扩展</w:t>
      </w:r>
      <w:r w:rsidR="005A672A" w:rsidRPr="00653D38">
        <w:rPr>
          <w:rFonts w:asciiTheme="minorEastAsia" w:hAnsiTheme="minorEastAsia" w:hint="eastAsia"/>
          <w:color w:val="000000" w:themeColor="text1"/>
          <w:sz w:val="24"/>
          <w:rPrChange w:id="6527" w:author="JY0225" w:date="2017-08-24T12:09:00Z">
            <w:rPr>
              <w:rFonts w:hint="eastAsia"/>
              <w:color w:val="000000" w:themeColor="text1"/>
              <w:sz w:val="24"/>
            </w:rPr>
          </w:rPrChange>
        </w:rPr>
        <w:t>以及</w:t>
      </w:r>
      <w:r w:rsidR="005A672A" w:rsidRPr="00653D38">
        <w:rPr>
          <w:rFonts w:asciiTheme="minorEastAsia" w:hAnsiTheme="minorEastAsia"/>
          <w:color w:val="000000" w:themeColor="text1"/>
          <w:sz w:val="24"/>
          <w:rPrChange w:id="6528" w:author="JY0225" w:date="2017-08-24T12:09:00Z">
            <w:rPr>
              <w:color w:val="000000" w:themeColor="text1"/>
              <w:sz w:val="24"/>
            </w:rPr>
          </w:rPrChange>
        </w:rPr>
        <w:t>Java SDK</w:t>
      </w:r>
      <w:r w:rsidR="005A672A" w:rsidRPr="00653D38">
        <w:rPr>
          <w:rFonts w:asciiTheme="minorEastAsia" w:hAnsiTheme="minorEastAsia" w:hint="eastAsia"/>
          <w:color w:val="000000" w:themeColor="text1"/>
          <w:sz w:val="24"/>
          <w:rPrChange w:id="6529" w:author="JY0225" w:date="2017-08-24T12:09:00Z">
            <w:rPr>
              <w:rFonts w:hint="eastAsia"/>
              <w:color w:val="000000" w:themeColor="text1"/>
              <w:sz w:val="24"/>
            </w:rPr>
          </w:rPrChange>
        </w:rPr>
        <w:t>的登录功能。</w:t>
      </w:r>
      <w:r w:rsidR="00A72E6A" w:rsidRPr="00653D38">
        <w:rPr>
          <w:rFonts w:asciiTheme="minorEastAsia" w:hAnsiTheme="minorEastAsia"/>
          <w:color w:val="000000" w:themeColor="text1"/>
          <w:sz w:val="24"/>
          <w:rPrChange w:id="6530" w:author="JY0225" w:date="2017-08-24T12:09:00Z">
            <w:rPr>
              <w:color w:val="000000" w:themeColor="text1"/>
              <w:sz w:val="24"/>
            </w:rPr>
          </w:rPrChange>
        </w:rPr>
        <w:t>Firefox</w:t>
      </w:r>
      <w:r w:rsidR="00A72E6A" w:rsidRPr="00653D38">
        <w:rPr>
          <w:rFonts w:asciiTheme="minorEastAsia" w:hAnsiTheme="minorEastAsia" w:hint="eastAsia"/>
          <w:color w:val="000000" w:themeColor="text1"/>
          <w:sz w:val="24"/>
          <w:rPrChange w:id="6531" w:author="JY0225" w:date="2017-08-24T12:09:00Z">
            <w:rPr>
              <w:rFonts w:hint="eastAsia"/>
              <w:color w:val="000000" w:themeColor="text1"/>
              <w:sz w:val="24"/>
            </w:rPr>
          </w:rPrChange>
        </w:rPr>
        <w:t>通过</w:t>
      </w:r>
      <w:r w:rsidR="00A72E6A" w:rsidRPr="00653D38">
        <w:rPr>
          <w:rFonts w:asciiTheme="minorEastAsia" w:hAnsiTheme="minorEastAsia"/>
          <w:color w:val="000000" w:themeColor="text1"/>
          <w:sz w:val="24"/>
          <w:rPrChange w:id="6532" w:author="JY0225" w:date="2017-08-24T12:09:00Z">
            <w:rPr>
              <w:color w:val="000000" w:themeColor="text1"/>
              <w:sz w:val="24"/>
            </w:rPr>
          </w:rPrChange>
        </w:rPr>
        <w:t>WebSocket</w:t>
      </w:r>
      <w:r w:rsidR="00A72E6A" w:rsidRPr="00653D38">
        <w:rPr>
          <w:rFonts w:asciiTheme="minorEastAsia" w:hAnsiTheme="minorEastAsia" w:hint="eastAsia"/>
          <w:color w:val="000000" w:themeColor="text1"/>
          <w:sz w:val="24"/>
          <w:rPrChange w:id="6533" w:author="JY0225" w:date="2017-08-24T12:09:00Z">
            <w:rPr>
              <w:rFonts w:hint="eastAsia"/>
              <w:color w:val="000000" w:themeColor="text1"/>
              <w:sz w:val="24"/>
            </w:rPr>
          </w:rPrChange>
        </w:rPr>
        <w:t>向服务器发送请求，</w:t>
      </w:r>
      <w:r w:rsidR="00A72E6A" w:rsidRPr="00653D38">
        <w:rPr>
          <w:rFonts w:asciiTheme="minorEastAsia" w:hAnsiTheme="minorEastAsia"/>
          <w:color w:val="000000" w:themeColor="text1"/>
          <w:sz w:val="24"/>
          <w:rPrChange w:id="6534" w:author="JY0225" w:date="2017-08-24T12:09:00Z">
            <w:rPr>
              <w:color w:val="000000" w:themeColor="text1"/>
              <w:sz w:val="24"/>
            </w:rPr>
          </w:rPrChange>
        </w:rPr>
        <w:t>Firefox</w:t>
      </w:r>
      <w:r w:rsidR="002E5718" w:rsidRPr="00653D38">
        <w:rPr>
          <w:rFonts w:asciiTheme="minorEastAsia" w:hAnsiTheme="minorEastAsia" w:hint="eastAsia"/>
          <w:color w:val="000000" w:themeColor="text1"/>
          <w:sz w:val="24"/>
          <w:rPrChange w:id="6535" w:author="JY0225" w:date="2017-08-24T12:09:00Z">
            <w:rPr>
              <w:rFonts w:hint="eastAsia"/>
              <w:color w:val="000000" w:themeColor="text1"/>
              <w:sz w:val="24"/>
            </w:rPr>
          </w:rPrChange>
        </w:rPr>
        <w:t>扩展</w:t>
      </w:r>
      <w:r w:rsidR="00A72E6A" w:rsidRPr="00653D38">
        <w:rPr>
          <w:rFonts w:asciiTheme="minorEastAsia" w:hAnsiTheme="minorEastAsia" w:hint="eastAsia"/>
          <w:color w:val="000000" w:themeColor="text1"/>
          <w:sz w:val="24"/>
          <w:rPrChange w:id="6536" w:author="JY0225" w:date="2017-08-24T12:09:00Z">
            <w:rPr>
              <w:rFonts w:hint="eastAsia"/>
              <w:color w:val="000000" w:themeColor="text1"/>
              <w:sz w:val="24"/>
            </w:rPr>
          </w:rPrChange>
        </w:rPr>
        <w:t>的请求由“</w:t>
      </w:r>
      <w:r w:rsidR="00A72E6A" w:rsidRPr="00653D38">
        <w:rPr>
          <w:rFonts w:asciiTheme="minorEastAsia" w:hAnsiTheme="minorEastAsia"/>
          <w:color w:val="000000" w:themeColor="text1"/>
          <w:sz w:val="24"/>
          <w:rPrChange w:id="6537" w:author="JY0225" w:date="2017-08-24T12:09:00Z">
            <w:rPr>
              <w:color w:val="000000" w:themeColor="text1"/>
              <w:sz w:val="24"/>
            </w:rPr>
          </w:rPrChange>
        </w:rPr>
        <w:t>firefox_</w:t>
      </w:r>
      <w:r w:rsidR="00A72E6A" w:rsidRPr="00653D38">
        <w:rPr>
          <w:rFonts w:asciiTheme="minorEastAsia" w:hAnsiTheme="minorEastAsia" w:hint="eastAsia"/>
          <w:color w:val="000000" w:themeColor="text1"/>
          <w:sz w:val="24"/>
          <w:rPrChange w:id="6538" w:author="JY0225" w:date="2017-08-24T12:09:00Z">
            <w:rPr>
              <w:rFonts w:hint="eastAsia"/>
              <w:color w:val="000000" w:themeColor="text1"/>
              <w:sz w:val="24"/>
            </w:rPr>
          </w:rPrChange>
        </w:rPr>
        <w:t>”标识。</w:t>
      </w:r>
      <w:r w:rsidR="006C3495" w:rsidRPr="00653D38">
        <w:rPr>
          <w:rFonts w:asciiTheme="minorEastAsia" w:hAnsiTheme="minorEastAsia"/>
          <w:color w:val="000000" w:themeColor="text1"/>
          <w:sz w:val="24"/>
          <w:rPrChange w:id="6539" w:author="JY0225" w:date="2017-08-24T12:09:00Z">
            <w:rPr>
              <w:color w:val="000000" w:themeColor="text1"/>
              <w:sz w:val="24"/>
            </w:rPr>
          </w:rPrChange>
        </w:rPr>
        <w:t>Java SDK</w:t>
      </w:r>
      <w:r w:rsidR="006C3495" w:rsidRPr="00653D38">
        <w:rPr>
          <w:rFonts w:asciiTheme="minorEastAsia" w:hAnsiTheme="minorEastAsia" w:hint="eastAsia"/>
          <w:color w:val="000000" w:themeColor="text1"/>
          <w:sz w:val="24"/>
          <w:rPrChange w:id="6540" w:author="JY0225" w:date="2017-08-24T12:09:00Z">
            <w:rPr>
              <w:rFonts w:hint="eastAsia"/>
              <w:color w:val="000000" w:themeColor="text1"/>
              <w:sz w:val="24"/>
            </w:rPr>
          </w:rPrChange>
        </w:rPr>
        <w:t>通过</w:t>
      </w:r>
      <w:r w:rsidR="006C3495" w:rsidRPr="00653D38">
        <w:rPr>
          <w:rFonts w:asciiTheme="minorEastAsia" w:hAnsiTheme="minorEastAsia"/>
          <w:color w:val="000000" w:themeColor="text1"/>
          <w:sz w:val="24"/>
          <w:rPrChange w:id="6541" w:author="JY0225" w:date="2017-08-24T12:09:00Z">
            <w:rPr>
              <w:color w:val="000000" w:themeColor="text1"/>
              <w:sz w:val="24"/>
            </w:rPr>
          </w:rPrChange>
        </w:rPr>
        <w:t>Socket</w:t>
      </w:r>
      <w:r w:rsidR="006C3495" w:rsidRPr="00653D38">
        <w:rPr>
          <w:rFonts w:asciiTheme="minorEastAsia" w:hAnsiTheme="minorEastAsia" w:hint="eastAsia"/>
          <w:color w:val="000000" w:themeColor="text1"/>
          <w:sz w:val="24"/>
          <w:rPrChange w:id="6542" w:author="JY0225" w:date="2017-08-24T12:09:00Z">
            <w:rPr>
              <w:rFonts w:hint="eastAsia"/>
              <w:color w:val="000000" w:themeColor="text1"/>
              <w:sz w:val="24"/>
            </w:rPr>
          </w:rPrChange>
        </w:rPr>
        <w:t>向服务器发送请求，并有“</w:t>
      </w:r>
      <w:r w:rsidR="006C3495" w:rsidRPr="00653D38">
        <w:rPr>
          <w:rFonts w:asciiTheme="minorEastAsia" w:hAnsiTheme="minorEastAsia"/>
          <w:color w:val="000000" w:themeColor="text1"/>
          <w:sz w:val="24"/>
          <w:rPrChange w:id="6543" w:author="JY0225" w:date="2017-08-24T12:09:00Z">
            <w:rPr>
              <w:color w:val="000000" w:themeColor="text1"/>
              <w:sz w:val="24"/>
            </w:rPr>
          </w:rPrChange>
        </w:rPr>
        <w:t>java_</w:t>
      </w:r>
      <w:r w:rsidR="006C3495" w:rsidRPr="00653D38">
        <w:rPr>
          <w:rFonts w:asciiTheme="minorEastAsia" w:hAnsiTheme="minorEastAsia" w:hint="eastAsia"/>
          <w:color w:val="000000" w:themeColor="text1"/>
          <w:sz w:val="24"/>
          <w:rPrChange w:id="6544" w:author="JY0225" w:date="2017-08-24T12:09:00Z">
            <w:rPr>
              <w:rFonts w:hint="eastAsia"/>
              <w:color w:val="000000" w:themeColor="text1"/>
              <w:sz w:val="24"/>
            </w:rPr>
          </w:rPrChange>
        </w:rPr>
        <w:t>”标识。</w:t>
      </w:r>
      <w:r w:rsidR="0043301D" w:rsidRPr="00653D38">
        <w:rPr>
          <w:rFonts w:asciiTheme="minorEastAsia" w:hAnsiTheme="minorEastAsia" w:hint="eastAsia"/>
          <w:color w:val="000000" w:themeColor="text1"/>
          <w:sz w:val="24"/>
          <w:rPrChange w:id="6545" w:author="JY0225" w:date="2017-08-24T12:09:00Z">
            <w:rPr>
              <w:rFonts w:hint="eastAsia"/>
              <w:color w:val="000000" w:themeColor="text1"/>
              <w:sz w:val="24"/>
            </w:rPr>
          </w:rPrChange>
        </w:rPr>
        <w:t>通过身份认证之后，便可使用云云</w:t>
      </w:r>
      <w:r w:rsidR="00476838" w:rsidRPr="00653D38">
        <w:rPr>
          <w:rFonts w:asciiTheme="minorEastAsia" w:hAnsiTheme="minorEastAsia" w:hint="eastAsia"/>
          <w:color w:val="000000" w:themeColor="text1"/>
          <w:sz w:val="24"/>
          <w:rPrChange w:id="6546" w:author="JY0225" w:date="2017-08-24T12:09:00Z">
            <w:rPr>
              <w:rFonts w:hint="eastAsia"/>
              <w:color w:val="000000" w:themeColor="text1"/>
              <w:sz w:val="24"/>
            </w:rPr>
          </w:rPrChange>
        </w:rPr>
        <w:t>备份</w:t>
      </w:r>
      <w:r w:rsidR="0043301D" w:rsidRPr="00653D38">
        <w:rPr>
          <w:rFonts w:asciiTheme="minorEastAsia" w:hAnsiTheme="minorEastAsia" w:hint="eastAsia"/>
          <w:color w:val="000000" w:themeColor="text1"/>
          <w:sz w:val="24"/>
          <w:rPrChange w:id="6547" w:author="JY0225" w:date="2017-08-24T12:09:00Z">
            <w:rPr>
              <w:rFonts w:hint="eastAsia"/>
              <w:color w:val="000000" w:themeColor="text1"/>
              <w:sz w:val="24"/>
            </w:rPr>
          </w:rPrChange>
        </w:rPr>
        <w:t>平台提供的接口。</w:t>
      </w:r>
      <w:r w:rsidR="007768E9" w:rsidRPr="00653D38">
        <w:rPr>
          <w:rFonts w:asciiTheme="minorEastAsia" w:hAnsiTheme="minorEastAsia" w:hint="eastAsia"/>
          <w:color w:val="000000" w:themeColor="text1"/>
          <w:sz w:val="24"/>
          <w:rPrChange w:id="6548" w:author="JY0225" w:date="2017-08-24T12:09:00Z">
            <w:rPr>
              <w:rFonts w:hint="eastAsia"/>
              <w:color w:val="000000" w:themeColor="text1"/>
              <w:sz w:val="24"/>
            </w:rPr>
          </w:rPrChange>
        </w:rPr>
        <w:t>测试结果如下图所示：</w:t>
      </w:r>
    </w:p>
    <w:p w14:paraId="4DEB45E7" w14:textId="04715EA9" w:rsidR="008D0259" w:rsidRPr="009356B2" w:rsidRDefault="00267112" w:rsidP="007B757C">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E86A68">
        <w:rPr>
          <w:color w:val="000000" w:themeColor="text1"/>
          <w:sz w:val="24"/>
        </w:rPr>
        <w:t>6-5</w:t>
      </w:r>
      <w:r w:rsidR="009356B2">
        <w:rPr>
          <w:color w:val="000000" w:themeColor="text1"/>
          <w:sz w:val="24"/>
        </w:rPr>
        <w:t xml:space="preserve">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55E59B90"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120" cy="412750"/>
                    </a:xfrm>
                    <a:prstGeom prst="rect">
                      <a:avLst/>
                    </a:prstGeom>
                  </pic:spPr>
                </pic:pic>
              </a:graphicData>
            </a:graphic>
          </wp:inline>
        </w:drawing>
      </w:r>
    </w:p>
    <w:p w14:paraId="648DCBB0" w14:textId="49D52165" w:rsidR="003973BB" w:rsidRPr="00653D38" w:rsidRDefault="003973BB">
      <w:pPr>
        <w:spacing w:line="400" w:lineRule="exact"/>
        <w:ind w:left="420"/>
        <w:jc w:val="center"/>
        <w:rPr>
          <w:rFonts w:asciiTheme="minorEastAsia" w:hAnsiTheme="minorEastAsia"/>
          <w:color w:val="000000" w:themeColor="text1"/>
          <w:sz w:val="24"/>
          <w:szCs w:val="24"/>
          <w:rPrChange w:id="6549" w:author="JY0225" w:date="2017-08-24T12:09:00Z">
            <w:rPr>
              <w:color w:val="000000" w:themeColor="text1"/>
              <w:sz w:val="24"/>
            </w:rPr>
          </w:rPrChange>
        </w:rPr>
        <w:pPrChange w:id="6550" w:author="JY0225" w:date="2017-08-24T12:09:00Z">
          <w:pPr>
            <w:spacing w:line="360" w:lineRule="auto"/>
            <w:ind w:left="420"/>
            <w:jc w:val="center"/>
          </w:pPr>
        </w:pPrChange>
      </w:pPr>
      <w:r w:rsidRPr="00653D38">
        <w:rPr>
          <w:rFonts w:asciiTheme="minorEastAsia" w:hAnsiTheme="minorEastAsia" w:hint="eastAsia"/>
          <w:color w:val="000000" w:themeColor="text1"/>
          <w:sz w:val="24"/>
          <w:szCs w:val="24"/>
          <w:rPrChange w:id="6551" w:author="JY0225" w:date="2017-08-24T12:09:00Z">
            <w:rPr>
              <w:rFonts w:hint="eastAsia"/>
              <w:color w:val="000000" w:themeColor="text1"/>
              <w:sz w:val="24"/>
            </w:rPr>
          </w:rPrChange>
        </w:rPr>
        <w:t>图</w:t>
      </w:r>
      <w:r w:rsidR="00E86A68" w:rsidRPr="00653D38">
        <w:rPr>
          <w:rFonts w:asciiTheme="minorEastAsia" w:hAnsiTheme="minorEastAsia"/>
          <w:color w:val="000000" w:themeColor="text1"/>
          <w:sz w:val="24"/>
          <w:szCs w:val="24"/>
          <w:rPrChange w:id="6552" w:author="JY0225" w:date="2017-08-24T12:09:00Z">
            <w:rPr>
              <w:color w:val="000000" w:themeColor="text1"/>
              <w:sz w:val="24"/>
            </w:rPr>
          </w:rPrChange>
        </w:rPr>
        <w:t>6-6</w:t>
      </w:r>
      <w:r w:rsidRPr="00653D38">
        <w:rPr>
          <w:rFonts w:asciiTheme="minorEastAsia" w:hAnsiTheme="minorEastAsia"/>
          <w:color w:val="000000" w:themeColor="text1"/>
          <w:sz w:val="24"/>
          <w:szCs w:val="24"/>
          <w:rPrChange w:id="6553" w:author="JY0225" w:date="2017-08-24T12:09:00Z">
            <w:rPr>
              <w:color w:val="000000" w:themeColor="text1"/>
              <w:sz w:val="24"/>
            </w:rPr>
          </w:rPrChange>
        </w:rPr>
        <w:t xml:space="preserve"> </w:t>
      </w:r>
      <w:r w:rsidR="00C06286" w:rsidRPr="00653D38">
        <w:rPr>
          <w:rFonts w:asciiTheme="minorEastAsia" w:hAnsiTheme="minorEastAsia"/>
          <w:color w:val="000000" w:themeColor="text1"/>
          <w:sz w:val="24"/>
          <w:szCs w:val="24"/>
          <w:rPrChange w:id="6554" w:author="JY0225" w:date="2017-08-24T12:09:00Z">
            <w:rPr>
              <w:color w:val="000000" w:themeColor="text1"/>
              <w:sz w:val="24"/>
            </w:rPr>
          </w:rPrChange>
        </w:rPr>
        <w:t>Java SDK</w:t>
      </w:r>
      <w:r w:rsidR="00C06286" w:rsidRPr="00653D38">
        <w:rPr>
          <w:rFonts w:asciiTheme="minorEastAsia" w:hAnsiTheme="minorEastAsia" w:hint="eastAsia"/>
          <w:color w:val="000000" w:themeColor="text1"/>
          <w:sz w:val="24"/>
          <w:szCs w:val="24"/>
          <w:rPrChange w:id="6555" w:author="JY0225" w:date="2017-08-24T12:09:00Z">
            <w:rPr>
              <w:rFonts w:hint="eastAsia"/>
              <w:color w:val="000000" w:themeColor="text1"/>
              <w:sz w:val="24"/>
            </w:rPr>
          </w:rPrChange>
        </w:rPr>
        <w:t>测试</w:t>
      </w:r>
      <w:r w:rsidRPr="00653D38">
        <w:rPr>
          <w:rFonts w:asciiTheme="minorEastAsia" w:hAnsiTheme="minorEastAsia" w:hint="eastAsia"/>
          <w:color w:val="000000" w:themeColor="text1"/>
          <w:sz w:val="24"/>
          <w:szCs w:val="24"/>
          <w:rPrChange w:id="6556" w:author="JY0225" w:date="2017-08-24T12:09:00Z">
            <w:rPr>
              <w:rFonts w:hint="eastAsia"/>
              <w:color w:val="000000" w:themeColor="text1"/>
              <w:sz w:val="24"/>
            </w:rPr>
          </w:rPrChange>
        </w:rPr>
        <w:t>图</w:t>
      </w:r>
    </w:p>
    <w:p w14:paraId="2ECBF9C1" w14:textId="1F96C7D6" w:rsidR="00955D51" w:rsidRPr="00653D38" w:rsidRDefault="00D7072D">
      <w:pPr>
        <w:spacing w:line="400" w:lineRule="exact"/>
        <w:ind w:firstLineChars="200" w:firstLine="480"/>
        <w:rPr>
          <w:rFonts w:asciiTheme="minorEastAsia" w:hAnsiTheme="minorEastAsia"/>
          <w:color w:val="000000" w:themeColor="text1"/>
          <w:sz w:val="24"/>
          <w:szCs w:val="24"/>
          <w:rPrChange w:id="6557" w:author="JY0225" w:date="2017-08-24T12:09:00Z">
            <w:rPr>
              <w:color w:val="000000" w:themeColor="text1"/>
              <w:sz w:val="24"/>
            </w:rPr>
          </w:rPrChange>
        </w:rPr>
      </w:pPr>
      <w:r w:rsidRPr="00653D38">
        <w:rPr>
          <w:rFonts w:asciiTheme="minorEastAsia" w:hAnsiTheme="minorEastAsia" w:hint="eastAsia"/>
          <w:color w:val="000000" w:themeColor="text1"/>
          <w:sz w:val="24"/>
          <w:szCs w:val="24"/>
          <w:rPrChange w:id="6558" w:author="JY0225" w:date="2017-08-24T12:09:00Z">
            <w:rPr>
              <w:rFonts w:hint="eastAsia"/>
              <w:color w:val="000000" w:themeColor="text1"/>
              <w:sz w:val="24"/>
            </w:rPr>
          </w:rPrChange>
        </w:rPr>
        <w:t>功能</w:t>
      </w:r>
      <w:r w:rsidR="000D29FA" w:rsidRPr="00653D38">
        <w:rPr>
          <w:rFonts w:asciiTheme="minorEastAsia" w:hAnsiTheme="minorEastAsia" w:hint="eastAsia"/>
          <w:color w:val="000000" w:themeColor="text1"/>
          <w:sz w:val="24"/>
          <w:szCs w:val="24"/>
          <w:rPrChange w:id="6559" w:author="JY0225" w:date="2017-08-24T12:09:00Z">
            <w:rPr>
              <w:rFonts w:hint="eastAsia"/>
              <w:color w:val="000000" w:themeColor="text1"/>
              <w:sz w:val="24"/>
            </w:rPr>
          </w:rPrChange>
        </w:rPr>
        <w:t>都通过了测试，能够正常登录并连接云</w:t>
      </w:r>
      <w:r w:rsidR="00476838" w:rsidRPr="00653D38">
        <w:rPr>
          <w:rFonts w:asciiTheme="minorEastAsia" w:hAnsiTheme="minorEastAsia" w:hint="eastAsia"/>
          <w:color w:val="000000" w:themeColor="text1"/>
          <w:sz w:val="24"/>
          <w:szCs w:val="24"/>
          <w:rPrChange w:id="6560" w:author="JY0225" w:date="2017-08-24T12:09:00Z">
            <w:rPr>
              <w:rFonts w:hint="eastAsia"/>
              <w:color w:val="000000" w:themeColor="text1"/>
              <w:sz w:val="24"/>
            </w:rPr>
          </w:rPrChange>
        </w:rPr>
        <w:t>备份</w:t>
      </w:r>
      <w:r w:rsidR="000D29FA" w:rsidRPr="00653D38">
        <w:rPr>
          <w:rFonts w:asciiTheme="minorEastAsia" w:hAnsiTheme="minorEastAsia" w:hint="eastAsia"/>
          <w:color w:val="000000" w:themeColor="text1"/>
          <w:sz w:val="24"/>
          <w:szCs w:val="24"/>
          <w:rPrChange w:id="6561" w:author="JY0225" w:date="2017-08-24T12:09:00Z">
            <w:rPr>
              <w:rFonts w:hint="eastAsia"/>
              <w:color w:val="000000" w:themeColor="text1"/>
              <w:sz w:val="24"/>
            </w:rPr>
          </w:rPrChange>
        </w:rPr>
        <w:t>服务器。此外，对这两个客户端的其他接口都进行了详细的测试</w:t>
      </w:r>
      <w:r w:rsidR="008D7022" w:rsidRPr="00653D38">
        <w:rPr>
          <w:rFonts w:asciiTheme="minorEastAsia" w:hAnsiTheme="minorEastAsia" w:hint="eastAsia"/>
          <w:color w:val="000000" w:themeColor="text1"/>
          <w:sz w:val="24"/>
          <w:szCs w:val="24"/>
          <w:rPrChange w:id="6562" w:author="JY0225" w:date="2017-08-24T12:09:00Z">
            <w:rPr>
              <w:rFonts w:hint="eastAsia"/>
              <w:color w:val="000000" w:themeColor="text1"/>
              <w:sz w:val="24"/>
            </w:rPr>
          </w:rPrChange>
        </w:rPr>
        <w:t>。</w:t>
      </w:r>
      <w:r w:rsidR="00806FAC" w:rsidRPr="00653D38">
        <w:rPr>
          <w:rFonts w:asciiTheme="minorEastAsia" w:hAnsiTheme="minorEastAsia" w:hint="eastAsia"/>
          <w:color w:val="000000" w:themeColor="text1"/>
          <w:sz w:val="24"/>
          <w:szCs w:val="24"/>
          <w:rPrChange w:id="6563" w:author="JY0225" w:date="2017-08-24T12:09:00Z">
            <w:rPr>
              <w:rFonts w:hint="eastAsia"/>
              <w:color w:val="000000" w:themeColor="text1"/>
              <w:sz w:val="24"/>
            </w:rPr>
          </w:rPrChange>
        </w:rPr>
        <w:t>图</w:t>
      </w:r>
      <w:r w:rsidR="00806FAC" w:rsidRPr="00653D38">
        <w:rPr>
          <w:rFonts w:asciiTheme="minorEastAsia" w:hAnsiTheme="minorEastAsia"/>
          <w:color w:val="000000" w:themeColor="text1"/>
          <w:sz w:val="24"/>
          <w:szCs w:val="24"/>
          <w:rPrChange w:id="6564" w:author="JY0225" w:date="2017-08-24T12:09:00Z">
            <w:rPr>
              <w:color w:val="000000" w:themeColor="text1"/>
              <w:sz w:val="24"/>
            </w:rPr>
          </w:rPrChange>
        </w:rPr>
        <w:t>5-3</w:t>
      </w:r>
      <w:r w:rsidR="00806FAC" w:rsidRPr="00653D38">
        <w:rPr>
          <w:rFonts w:asciiTheme="minorEastAsia" w:hAnsiTheme="minorEastAsia" w:hint="eastAsia"/>
          <w:color w:val="000000" w:themeColor="text1"/>
          <w:sz w:val="24"/>
          <w:szCs w:val="24"/>
          <w:rPrChange w:id="6565" w:author="JY0225" w:date="2017-08-24T12:09:00Z">
            <w:rPr>
              <w:rFonts w:hint="eastAsia"/>
              <w:color w:val="000000" w:themeColor="text1"/>
              <w:sz w:val="24"/>
            </w:rPr>
          </w:rPrChange>
        </w:rPr>
        <w:t>所示的是</w:t>
      </w:r>
      <w:r w:rsidR="00806FAC" w:rsidRPr="00653D38">
        <w:rPr>
          <w:rFonts w:asciiTheme="minorEastAsia" w:hAnsiTheme="minorEastAsia"/>
          <w:color w:val="000000" w:themeColor="text1"/>
          <w:sz w:val="24"/>
          <w:szCs w:val="24"/>
          <w:rPrChange w:id="6566" w:author="JY0225" w:date="2017-08-24T12:09:00Z">
            <w:rPr>
              <w:color w:val="000000" w:themeColor="text1"/>
              <w:sz w:val="24"/>
            </w:rPr>
          </w:rPrChange>
        </w:rPr>
        <w:t>Firefox</w:t>
      </w:r>
      <w:r w:rsidR="00806FAC" w:rsidRPr="00653D38">
        <w:rPr>
          <w:rFonts w:asciiTheme="minorEastAsia" w:hAnsiTheme="minorEastAsia" w:hint="eastAsia"/>
          <w:color w:val="000000" w:themeColor="text1"/>
          <w:sz w:val="24"/>
          <w:szCs w:val="24"/>
          <w:rPrChange w:id="6567" w:author="JY0225" w:date="2017-08-24T12:09:00Z">
            <w:rPr>
              <w:rFonts w:hint="eastAsia"/>
              <w:color w:val="000000" w:themeColor="text1"/>
              <w:sz w:val="24"/>
            </w:rPr>
          </w:rPrChange>
        </w:rPr>
        <w:t>扩展</w:t>
      </w:r>
      <w:r w:rsidR="005D4FF0" w:rsidRPr="00653D38">
        <w:rPr>
          <w:rFonts w:asciiTheme="minorEastAsia" w:hAnsiTheme="minorEastAsia" w:hint="eastAsia"/>
          <w:color w:val="000000" w:themeColor="text1"/>
          <w:sz w:val="24"/>
          <w:szCs w:val="24"/>
          <w:rPrChange w:id="6568" w:author="JY0225" w:date="2017-08-24T12:09:00Z">
            <w:rPr>
              <w:rFonts w:hint="eastAsia"/>
              <w:color w:val="000000" w:themeColor="text1"/>
              <w:sz w:val="24"/>
            </w:rPr>
          </w:rPrChange>
        </w:rPr>
        <w:t>登陆功能，用户点击插件图标后，会弹出登陆界面，输入正确的账户信息后会会将服务器返回的登陆成功信息展示在插件界面上。</w:t>
      </w:r>
      <w:r w:rsidR="00A9424A" w:rsidRPr="00653D38">
        <w:rPr>
          <w:rFonts w:asciiTheme="minorEastAsia" w:hAnsiTheme="minorEastAsia" w:hint="eastAsia"/>
          <w:color w:val="000000" w:themeColor="text1"/>
          <w:sz w:val="24"/>
          <w:szCs w:val="24"/>
          <w:rPrChange w:id="6569" w:author="JY0225" w:date="2017-08-24T12:09:00Z">
            <w:rPr>
              <w:rFonts w:hint="eastAsia"/>
              <w:color w:val="000000" w:themeColor="text1"/>
              <w:sz w:val="24"/>
            </w:rPr>
          </w:rPrChange>
        </w:rPr>
        <w:t>图</w:t>
      </w:r>
      <w:r w:rsidR="00A9424A" w:rsidRPr="00653D38">
        <w:rPr>
          <w:rFonts w:asciiTheme="minorEastAsia" w:hAnsiTheme="minorEastAsia"/>
          <w:color w:val="000000" w:themeColor="text1"/>
          <w:sz w:val="24"/>
          <w:szCs w:val="24"/>
          <w:rPrChange w:id="6570" w:author="JY0225" w:date="2017-08-24T12:09:00Z">
            <w:rPr>
              <w:color w:val="000000" w:themeColor="text1"/>
              <w:sz w:val="24"/>
            </w:rPr>
          </w:rPrChange>
        </w:rPr>
        <w:t>5-3</w:t>
      </w:r>
      <w:r w:rsidR="00A9424A" w:rsidRPr="00653D38">
        <w:rPr>
          <w:rFonts w:asciiTheme="minorEastAsia" w:hAnsiTheme="minorEastAsia" w:hint="eastAsia"/>
          <w:color w:val="000000" w:themeColor="text1"/>
          <w:sz w:val="24"/>
          <w:szCs w:val="24"/>
          <w:rPrChange w:id="6571" w:author="JY0225" w:date="2017-08-24T12:09:00Z">
            <w:rPr>
              <w:rFonts w:hint="eastAsia"/>
              <w:color w:val="000000" w:themeColor="text1"/>
              <w:sz w:val="24"/>
            </w:rPr>
          </w:rPrChange>
        </w:rPr>
        <w:t>所示的是</w:t>
      </w:r>
      <w:r w:rsidR="00A9424A" w:rsidRPr="00653D38">
        <w:rPr>
          <w:rFonts w:asciiTheme="minorEastAsia" w:hAnsiTheme="minorEastAsia"/>
          <w:color w:val="000000" w:themeColor="text1"/>
          <w:sz w:val="24"/>
          <w:szCs w:val="24"/>
          <w:rPrChange w:id="6572" w:author="JY0225" w:date="2017-08-24T12:09:00Z">
            <w:rPr>
              <w:color w:val="000000" w:themeColor="text1"/>
              <w:sz w:val="24"/>
            </w:rPr>
          </w:rPrChange>
        </w:rPr>
        <w:t>Java SDK</w:t>
      </w:r>
      <w:r w:rsidR="00A9424A" w:rsidRPr="00653D38">
        <w:rPr>
          <w:rFonts w:asciiTheme="minorEastAsia" w:hAnsiTheme="minorEastAsia" w:hint="eastAsia"/>
          <w:color w:val="000000" w:themeColor="text1"/>
          <w:sz w:val="24"/>
          <w:szCs w:val="24"/>
          <w:rPrChange w:id="6573" w:author="JY0225" w:date="2017-08-24T12:09:00Z">
            <w:rPr>
              <w:rFonts w:hint="eastAsia"/>
              <w:color w:val="000000" w:themeColor="text1"/>
              <w:sz w:val="24"/>
            </w:rPr>
          </w:rPrChange>
        </w:rPr>
        <w:t>的测试结果，开发人员将</w:t>
      </w:r>
      <w:r w:rsidR="00A9424A" w:rsidRPr="00653D38">
        <w:rPr>
          <w:rFonts w:asciiTheme="minorEastAsia" w:hAnsiTheme="minorEastAsia"/>
          <w:color w:val="000000" w:themeColor="text1"/>
          <w:sz w:val="24"/>
          <w:szCs w:val="24"/>
          <w:rPrChange w:id="6574" w:author="JY0225" w:date="2017-08-24T12:09:00Z">
            <w:rPr>
              <w:color w:val="000000" w:themeColor="text1"/>
              <w:sz w:val="24"/>
            </w:rPr>
          </w:rPrChange>
        </w:rPr>
        <w:t>Middleware.jar</w:t>
      </w:r>
      <w:r w:rsidR="00A9424A" w:rsidRPr="00653D38">
        <w:rPr>
          <w:rFonts w:asciiTheme="minorEastAsia" w:hAnsiTheme="minorEastAsia" w:hint="eastAsia"/>
          <w:color w:val="000000" w:themeColor="text1"/>
          <w:sz w:val="24"/>
          <w:szCs w:val="24"/>
          <w:rPrChange w:id="6575" w:author="JY0225" w:date="2017-08-24T12:09:00Z">
            <w:rPr>
              <w:rFonts w:hint="eastAsia"/>
              <w:color w:val="000000" w:themeColor="text1"/>
              <w:sz w:val="24"/>
            </w:rPr>
          </w:rPrChange>
        </w:rPr>
        <w:t>导入到工程中后，调用登陆接口创建中间件接口实</w:t>
      </w:r>
      <w:r w:rsidR="00A9424A" w:rsidRPr="00653D38">
        <w:rPr>
          <w:rFonts w:asciiTheme="minorEastAsia" w:hAnsiTheme="minorEastAsia" w:hint="eastAsia"/>
          <w:color w:val="000000" w:themeColor="text1"/>
          <w:sz w:val="24"/>
          <w:szCs w:val="24"/>
          <w:rPrChange w:id="6576" w:author="JY0225" w:date="2017-08-24T12:09:00Z">
            <w:rPr>
              <w:rFonts w:hint="eastAsia"/>
              <w:color w:val="000000" w:themeColor="text1"/>
              <w:sz w:val="24"/>
            </w:rPr>
          </w:rPrChange>
        </w:rPr>
        <w:lastRenderedPageBreak/>
        <w:t>例对象，然后调用获取</w:t>
      </w:r>
      <w:r w:rsidR="00476838" w:rsidRPr="00653D38">
        <w:rPr>
          <w:rFonts w:asciiTheme="minorEastAsia" w:hAnsiTheme="minorEastAsia" w:hint="eastAsia"/>
          <w:color w:val="000000" w:themeColor="text1"/>
          <w:sz w:val="24"/>
          <w:szCs w:val="24"/>
          <w:rPrChange w:id="6577" w:author="JY0225" w:date="2017-08-24T12:09:00Z">
            <w:rPr>
              <w:rFonts w:hint="eastAsia"/>
              <w:color w:val="000000" w:themeColor="text1"/>
              <w:sz w:val="24"/>
            </w:rPr>
          </w:rPrChange>
        </w:rPr>
        <w:t>备份</w:t>
      </w:r>
      <w:r w:rsidR="00A9424A" w:rsidRPr="00653D38">
        <w:rPr>
          <w:rFonts w:asciiTheme="minorEastAsia" w:hAnsiTheme="minorEastAsia" w:hint="eastAsia"/>
          <w:color w:val="000000" w:themeColor="text1"/>
          <w:sz w:val="24"/>
          <w:szCs w:val="24"/>
          <w:rPrChange w:id="6578" w:author="JY0225" w:date="2017-08-24T12:09:00Z">
            <w:rPr>
              <w:rFonts w:hint="eastAsia"/>
              <w:color w:val="000000" w:themeColor="text1"/>
              <w:sz w:val="24"/>
            </w:rPr>
          </w:rPrChange>
        </w:rPr>
        <w:t>空间接口，返回的是</w:t>
      </w:r>
      <w:r w:rsidR="00AA51D8" w:rsidRPr="00653D38">
        <w:rPr>
          <w:rFonts w:asciiTheme="minorEastAsia" w:hAnsiTheme="minorEastAsia"/>
          <w:color w:val="000000" w:themeColor="text1"/>
          <w:sz w:val="24"/>
          <w:szCs w:val="24"/>
          <w:rPrChange w:id="6579" w:author="JY0225" w:date="2017-08-24T12:09:00Z">
            <w:rPr>
              <w:color w:val="000000" w:themeColor="text1"/>
              <w:sz w:val="24"/>
            </w:rPr>
          </w:rPrChange>
        </w:rPr>
        <w:t>J</w:t>
      </w:r>
      <w:r w:rsidR="00A9424A" w:rsidRPr="00653D38">
        <w:rPr>
          <w:rFonts w:asciiTheme="minorEastAsia" w:hAnsiTheme="minorEastAsia"/>
          <w:color w:val="000000" w:themeColor="text1"/>
          <w:sz w:val="24"/>
          <w:szCs w:val="24"/>
          <w:rPrChange w:id="6580" w:author="JY0225" w:date="2017-08-24T12:09:00Z">
            <w:rPr>
              <w:color w:val="000000" w:themeColor="text1"/>
              <w:sz w:val="24"/>
            </w:rPr>
          </w:rPrChange>
        </w:rPr>
        <w:t>son</w:t>
      </w:r>
      <w:r w:rsidR="00A9424A" w:rsidRPr="00653D38">
        <w:rPr>
          <w:rFonts w:asciiTheme="minorEastAsia" w:hAnsiTheme="minorEastAsia" w:hint="eastAsia"/>
          <w:color w:val="000000" w:themeColor="text1"/>
          <w:sz w:val="24"/>
          <w:szCs w:val="24"/>
          <w:rPrChange w:id="6581" w:author="JY0225" w:date="2017-08-24T12:09:00Z">
            <w:rPr>
              <w:rFonts w:hint="eastAsia"/>
              <w:color w:val="000000" w:themeColor="text1"/>
              <w:sz w:val="24"/>
            </w:rPr>
          </w:rPrChange>
        </w:rPr>
        <w:t>格式的数据</w:t>
      </w:r>
      <w:r w:rsidR="003376D8" w:rsidRPr="00653D38">
        <w:rPr>
          <w:rFonts w:asciiTheme="minorEastAsia" w:hAnsiTheme="minorEastAsia"/>
          <w:color w:val="000000" w:themeColor="text1"/>
          <w:sz w:val="24"/>
          <w:szCs w:val="24"/>
          <w:vertAlign w:val="superscript"/>
          <w:rPrChange w:id="6582" w:author="JY0225" w:date="2017-08-24T12:09:00Z">
            <w:rPr>
              <w:color w:val="000000" w:themeColor="text1"/>
              <w:vertAlign w:val="superscript"/>
            </w:rPr>
          </w:rPrChange>
        </w:rPr>
        <w:fldChar w:fldCharType="begin"/>
      </w:r>
      <w:r w:rsidR="003376D8" w:rsidRPr="00653D38">
        <w:rPr>
          <w:rFonts w:asciiTheme="minorEastAsia" w:hAnsiTheme="minorEastAsia"/>
          <w:color w:val="000000" w:themeColor="text1"/>
          <w:sz w:val="24"/>
          <w:szCs w:val="24"/>
          <w:vertAlign w:val="superscript"/>
          <w:rPrChange w:id="6583" w:author="JY0225" w:date="2017-08-24T12:09:00Z">
            <w:rPr>
              <w:color w:val="000000" w:themeColor="text1"/>
              <w:vertAlign w:val="superscript"/>
            </w:rPr>
          </w:rPrChange>
        </w:rPr>
        <w:instrText xml:space="preserve"> REF _Ref489795022 \r \h </w:instrText>
      </w:r>
      <w:r w:rsidR="00653D38" w:rsidRPr="00653D38">
        <w:rPr>
          <w:rFonts w:asciiTheme="minorEastAsia" w:hAnsiTheme="minorEastAsia"/>
          <w:color w:val="000000" w:themeColor="text1"/>
          <w:sz w:val="24"/>
          <w:szCs w:val="24"/>
          <w:vertAlign w:val="superscript"/>
          <w:rPrChange w:id="6584" w:author="JY0225" w:date="2017-08-24T12:09:00Z">
            <w:rPr>
              <w:color w:val="000000" w:themeColor="text1"/>
              <w:sz w:val="24"/>
              <w:szCs w:val="24"/>
              <w:vertAlign w:val="superscript"/>
            </w:rPr>
          </w:rPrChange>
        </w:rPr>
        <w:instrText xml:space="preserve"> \* MERGEFORMAT </w:instrText>
      </w:r>
      <w:r w:rsidR="003376D8" w:rsidRPr="00653D38">
        <w:rPr>
          <w:rFonts w:asciiTheme="minorEastAsia" w:hAnsiTheme="minorEastAsia"/>
          <w:color w:val="000000" w:themeColor="text1"/>
          <w:sz w:val="24"/>
          <w:szCs w:val="24"/>
          <w:vertAlign w:val="superscript"/>
          <w:rPrChange w:id="6585" w:author="JY0225" w:date="2017-08-24T12:09:00Z">
            <w:rPr>
              <w:rFonts w:asciiTheme="minorEastAsia" w:hAnsiTheme="minorEastAsia"/>
              <w:color w:val="000000" w:themeColor="text1"/>
              <w:sz w:val="24"/>
              <w:szCs w:val="24"/>
              <w:vertAlign w:val="superscript"/>
            </w:rPr>
          </w:rPrChange>
        </w:rPr>
      </w:r>
      <w:r w:rsidR="003376D8" w:rsidRPr="00653D38">
        <w:rPr>
          <w:rFonts w:asciiTheme="minorEastAsia" w:hAnsiTheme="minorEastAsia"/>
          <w:color w:val="000000" w:themeColor="text1"/>
          <w:sz w:val="24"/>
          <w:szCs w:val="24"/>
          <w:vertAlign w:val="superscript"/>
          <w:rPrChange w:id="6586" w:author="JY0225" w:date="2017-08-24T12:09:00Z">
            <w:rPr>
              <w:color w:val="000000" w:themeColor="text1"/>
              <w:vertAlign w:val="superscript"/>
            </w:rPr>
          </w:rPrChange>
        </w:rPr>
        <w:fldChar w:fldCharType="separate"/>
      </w:r>
      <w:r w:rsidR="008E2759" w:rsidRPr="00653D38">
        <w:rPr>
          <w:rFonts w:asciiTheme="minorEastAsia" w:hAnsiTheme="minorEastAsia"/>
          <w:color w:val="000000" w:themeColor="text1"/>
          <w:sz w:val="24"/>
          <w:szCs w:val="24"/>
          <w:vertAlign w:val="superscript"/>
          <w:rPrChange w:id="6587" w:author="JY0225" w:date="2017-08-24T12:09:00Z">
            <w:rPr>
              <w:color w:val="000000" w:themeColor="text1"/>
              <w:vertAlign w:val="superscript"/>
            </w:rPr>
          </w:rPrChange>
        </w:rPr>
        <w:t>[38]</w:t>
      </w:r>
      <w:r w:rsidR="003376D8" w:rsidRPr="00653D38">
        <w:rPr>
          <w:rFonts w:asciiTheme="minorEastAsia" w:hAnsiTheme="minorEastAsia"/>
          <w:color w:val="000000" w:themeColor="text1"/>
          <w:sz w:val="24"/>
          <w:szCs w:val="24"/>
          <w:vertAlign w:val="superscript"/>
          <w:rPrChange w:id="6588" w:author="JY0225" w:date="2017-08-24T12:09:00Z">
            <w:rPr>
              <w:color w:val="000000" w:themeColor="text1"/>
              <w:vertAlign w:val="superscript"/>
            </w:rPr>
          </w:rPrChange>
        </w:rPr>
        <w:fldChar w:fldCharType="end"/>
      </w:r>
      <w:r w:rsidR="00A9424A" w:rsidRPr="00653D38">
        <w:rPr>
          <w:rFonts w:asciiTheme="minorEastAsia" w:hAnsiTheme="minorEastAsia" w:hint="eastAsia"/>
          <w:color w:val="000000" w:themeColor="text1"/>
          <w:sz w:val="24"/>
          <w:szCs w:val="24"/>
          <w:rPrChange w:id="6589" w:author="JY0225" w:date="2017-08-24T12:09:00Z">
            <w:rPr>
              <w:rFonts w:hint="eastAsia"/>
              <w:color w:val="000000" w:themeColor="text1"/>
              <w:sz w:val="24"/>
            </w:rPr>
          </w:rPrChange>
        </w:rPr>
        <w:t>。</w:t>
      </w:r>
      <w:r w:rsidR="00282E50" w:rsidRPr="00653D38">
        <w:rPr>
          <w:rFonts w:asciiTheme="minorEastAsia" w:hAnsiTheme="minorEastAsia" w:hint="eastAsia"/>
          <w:color w:val="000000" w:themeColor="text1"/>
          <w:sz w:val="24"/>
          <w:szCs w:val="24"/>
          <w:rPrChange w:id="6590" w:author="JY0225" w:date="2017-08-24T12:09:00Z">
            <w:rPr>
              <w:rFonts w:hint="eastAsia"/>
              <w:color w:val="000000" w:themeColor="text1"/>
              <w:sz w:val="24"/>
            </w:rPr>
          </w:rPrChange>
        </w:rPr>
        <w:t>同时</w:t>
      </w:r>
      <w:r w:rsidR="000D29FA" w:rsidRPr="00653D38">
        <w:rPr>
          <w:rFonts w:asciiTheme="minorEastAsia" w:hAnsiTheme="minorEastAsia" w:hint="eastAsia"/>
          <w:color w:val="000000" w:themeColor="text1"/>
          <w:sz w:val="24"/>
          <w:szCs w:val="24"/>
          <w:rPrChange w:id="6591" w:author="JY0225" w:date="2017-08-24T12:09:00Z">
            <w:rPr>
              <w:rFonts w:hint="eastAsia"/>
              <w:color w:val="000000" w:themeColor="text1"/>
              <w:sz w:val="24"/>
            </w:rPr>
          </w:rPrChange>
        </w:rPr>
        <w:t>，</w:t>
      </w:r>
      <w:r w:rsidR="000D29FA" w:rsidRPr="00653D38">
        <w:rPr>
          <w:rFonts w:asciiTheme="minorEastAsia" w:hAnsiTheme="minorEastAsia"/>
          <w:color w:val="000000" w:themeColor="text1"/>
          <w:sz w:val="24"/>
          <w:szCs w:val="24"/>
          <w:rPrChange w:id="6592" w:author="JY0225" w:date="2017-08-24T12:09:00Z">
            <w:rPr>
              <w:color w:val="000000" w:themeColor="text1"/>
              <w:sz w:val="24"/>
            </w:rPr>
          </w:rPrChange>
        </w:rPr>
        <w:t>Firefox</w:t>
      </w:r>
      <w:r w:rsidR="002E5718" w:rsidRPr="00653D38">
        <w:rPr>
          <w:rFonts w:asciiTheme="minorEastAsia" w:hAnsiTheme="minorEastAsia" w:hint="eastAsia"/>
          <w:color w:val="000000" w:themeColor="text1"/>
          <w:sz w:val="24"/>
          <w:szCs w:val="24"/>
          <w:rPrChange w:id="6593" w:author="JY0225" w:date="2017-08-24T12:09:00Z">
            <w:rPr>
              <w:rFonts w:hint="eastAsia"/>
              <w:color w:val="000000" w:themeColor="text1"/>
              <w:sz w:val="24"/>
            </w:rPr>
          </w:rPrChange>
        </w:rPr>
        <w:t>扩展</w:t>
      </w:r>
      <w:r w:rsidR="000D29FA" w:rsidRPr="00653D38">
        <w:rPr>
          <w:rFonts w:asciiTheme="minorEastAsia" w:hAnsiTheme="minorEastAsia" w:hint="eastAsia"/>
          <w:color w:val="000000" w:themeColor="text1"/>
          <w:sz w:val="24"/>
          <w:szCs w:val="24"/>
          <w:rPrChange w:id="6594" w:author="JY0225" w:date="2017-08-24T12:09:00Z">
            <w:rPr>
              <w:rFonts w:hint="eastAsia"/>
              <w:color w:val="000000" w:themeColor="text1"/>
              <w:sz w:val="24"/>
            </w:rPr>
          </w:rPrChange>
        </w:rPr>
        <w:t>以及</w:t>
      </w:r>
      <w:r w:rsidR="000D29FA" w:rsidRPr="00653D38">
        <w:rPr>
          <w:rFonts w:asciiTheme="minorEastAsia" w:hAnsiTheme="minorEastAsia"/>
          <w:color w:val="000000" w:themeColor="text1"/>
          <w:sz w:val="24"/>
          <w:szCs w:val="24"/>
          <w:rPrChange w:id="6595" w:author="JY0225" w:date="2017-08-24T12:09:00Z">
            <w:rPr>
              <w:color w:val="000000" w:themeColor="text1"/>
              <w:sz w:val="24"/>
            </w:rPr>
          </w:rPrChange>
        </w:rPr>
        <w:t>Java SDK</w:t>
      </w:r>
      <w:r w:rsidR="000D29FA" w:rsidRPr="00653D38">
        <w:rPr>
          <w:rFonts w:asciiTheme="minorEastAsia" w:hAnsiTheme="minorEastAsia" w:hint="eastAsia"/>
          <w:color w:val="000000" w:themeColor="text1"/>
          <w:sz w:val="24"/>
          <w:szCs w:val="24"/>
          <w:rPrChange w:id="6596" w:author="JY0225" w:date="2017-08-24T12:09:00Z">
            <w:rPr>
              <w:rFonts w:hint="eastAsia"/>
              <w:color w:val="000000" w:themeColor="text1"/>
              <w:sz w:val="24"/>
            </w:rPr>
          </w:rPrChange>
        </w:rPr>
        <w:t>实现了与</w:t>
      </w:r>
      <w:r w:rsidR="00E4327E" w:rsidRPr="00653D38">
        <w:rPr>
          <w:rFonts w:asciiTheme="minorEastAsia" w:hAnsiTheme="minorEastAsia" w:hint="eastAsia"/>
          <w:color w:val="000000" w:themeColor="text1"/>
          <w:sz w:val="24"/>
          <w:szCs w:val="24"/>
          <w:rPrChange w:id="6597" w:author="JY0225" w:date="2017-08-24T12:09:00Z">
            <w:rPr>
              <w:rFonts w:hint="eastAsia"/>
              <w:color w:val="000000" w:themeColor="text1"/>
              <w:sz w:val="24"/>
            </w:rPr>
          </w:rPrChange>
        </w:rPr>
        <w:t>现有</w:t>
      </w:r>
      <w:r w:rsidR="000D29FA" w:rsidRPr="00653D38">
        <w:rPr>
          <w:rFonts w:asciiTheme="minorEastAsia" w:hAnsiTheme="minorEastAsia" w:hint="eastAsia"/>
          <w:color w:val="000000" w:themeColor="text1"/>
          <w:sz w:val="24"/>
          <w:szCs w:val="24"/>
          <w:rPrChange w:id="6598" w:author="JY0225" w:date="2017-08-24T12:09:00Z">
            <w:rPr>
              <w:rFonts w:hint="eastAsia"/>
              <w:color w:val="000000" w:themeColor="text1"/>
              <w:sz w:val="24"/>
            </w:rPr>
          </w:rPrChange>
        </w:rPr>
        <w:t>的</w:t>
      </w:r>
      <w:r w:rsidR="000D29FA" w:rsidRPr="00653D38">
        <w:rPr>
          <w:rFonts w:asciiTheme="minorEastAsia" w:hAnsiTheme="minorEastAsia"/>
          <w:color w:val="000000" w:themeColor="text1"/>
          <w:sz w:val="24"/>
          <w:szCs w:val="24"/>
          <w:rPrChange w:id="6599" w:author="JY0225" w:date="2017-08-24T12:09:00Z">
            <w:rPr>
              <w:color w:val="000000" w:themeColor="text1"/>
              <w:sz w:val="24"/>
            </w:rPr>
          </w:rPrChange>
        </w:rPr>
        <w:t>CLI</w:t>
      </w:r>
      <w:r w:rsidR="000D29FA" w:rsidRPr="00653D38">
        <w:rPr>
          <w:rFonts w:asciiTheme="minorEastAsia" w:hAnsiTheme="minorEastAsia" w:hint="eastAsia"/>
          <w:color w:val="000000" w:themeColor="text1"/>
          <w:sz w:val="24"/>
          <w:szCs w:val="24"/>
          <w:rPrChange w:id="6600" w:author="JY0225" w:date="2017-08-24T12:09:00Z">
            <w:rPr>
              <w:rFonts w:hint="eastAsia"/>
              <w:color w:val="000000" w:themeColor="text1"/>
              <w:sz w:val="24"/>
            </w:rPr>
          </w:rPrChange>
        </w:rPr>
        <w:t>相同的功能，且具有一定稳定性、安全性和鲁棒性。</w:t>
      </w:r>
    </w:p>
    <w:p w14:paraId="62391A48" w14:textId="77777777" w:rsidR="00110C35" w:rsidRDefault="00505457">
      <w:pPr>
        <w:pStyle w:val="21"/>
        <w:spacing w:line="240" w:lineRule="auto"/>
        <w:pPrChange w:id="6601" w:author="微软用户" w:date="2017-08-18T22:54:00Z">
          <w:pPr>
            <w:pStyle w:val="21"/>
          </w:pPr>
        </w:pPrChange>
      </w:pPr>
      <w:bookmarkStart w:id="6602" w:name="_Toc491352039"/>
      <w:r>
        <w:t>6.4</w:t>
      </w:r>
      <w:r w:rsidR="0055000A" w:rsidRPr="00B87EE1">
        <w:t xml:space="preserve"> </w:t>
      </w:r>
      <w:r w:rsidR="0055000A">
        <w:t>性能</w:t>
      </w:r>
      <w:r w:rsidR="007462AC">
        <w:t>分析</w:t>
      </w:r>
      <w:bookmarkEnd w:id="6602"/>
    </w:p>
    <w:p w14:paraId="43B22CB3" w14:textId="77777777" w:rsidR="00860818" w:rsidRDefault="00860818" w:rsidP="006263CF">
      <w:pPr>
        <w:pStyle w:val="31"/>
      </w:pPr>
      <w:bookmarkStart w:id="6603" w:name="_Toc491352040"/>
      <w:r>
        <w:t>6.4.1</w:t>
      </w:r>
      <w:r>
        <w:t>安全性分析</w:t>
      </w:r>
      <w:bookmarkEnd w:id="6603"/>
    </w:p>
    <w:p w14:paraId="2569A220" w14:textId="77777777" w:rsidR="00D326DB" w:rsidRPr="00653D38" w:rsidRDefault="00D326DB">
      <w:pPr>
        <w:spacing w:line="400" w:lineRule="exact"/>
        <w:rPr>
          <w:rFonts w:asciiTheme="minorEastAsia" w:hAnsiTheme="minorEastAsia"/>
          <w:color w:val="000000" w:themeColor="text1"/>
          <w:sz w:val="24"/>
          <w:rPrChange w:id="6604" w:author="JY0225" w:date="2017-08-24T12:09:00Z">
            <w:rPr>
              <w:color w:val="000000" w:themeColor="text1"/>
              <w:sz w:val="24"/>
            </w:rPr>
          </w:rPrChange>
        </w:rPr>
        <w:pPrChange w:id="6605" w:author="JY0225" w:date="2017-08-24T12:09:00Z">
          <w:pPr/>
        </w:pPrChange>
      </w:pPr>
      <w:r>
        <w:tab/>
      </w:r>
      <w:r w:rsidRPr="00653D38">
        <w:rPr>
          <w:rFonts w:asciiTheme="minorEastAsia" w:hAnsiTheme="minorEastAsia"/>
          <w:color w:val="000000" w:themeColor="text1"/>
          <w:sz w:val="24"/>
          <w:rPrChange w:id="6606" w:author="JY0225" w:date="2017-08-24T12:09:00Z">
            <w:rPr>
              <w:color w:val="000000" w:themeColor="text1"/>
              <w:sz w:val="24"/>
            </w:rPr>
          </w:rPrChange>
        </w:rPr>
        <w:t>1</w:t>
      </w:r>
      <w:r w:rsidRPr="00653D38">
        <w:rPr>
          <w:rFonts w:asciiTheme="minorEastAsia" w:hAnsiTheme="minorEastAsia" w:hint="eastAsia"/>
          <w:color w:val="000000" w:themeColor="text1"/>
          <w:sz w:val="24"/>
          <w:rPrChange w:id="6607" w:author="JY0225" w:date="2017-08-24T12:09:00Z">
            <w:rPr>
              <w:rFonts w:hint="eastAsia"/>
              <w:color w:val="000000" w:themeColor="text1"/>
              <w:sz w:val="24"/>
            </w:rPr>
          </w:rPrChange>
        </w:rPr>
        <w:t>）</w:t>
      </w:r>
      <w:r w:rsidR="00056D34" w:rsidRPr="00653D38">
        <w:rPr>
          <w:rFonts w:asciiTheme="minorEastAsia" w:hAnsiTheme="minorEastAsia" w:hint="eastAsia"/>
          <w:color w:val="000000" w:themeColor="text1"/>
          <w:sz w:val="24"/>
          <w:rPrChange w:id="6608" w:author="JY0225" w:date="2017-08-24T12:09:00Z">
            <w:rPr>
              <w:rFonts w:hint="eastAsia"/>
              <w:color w:val="000000" w:themeColor="text1"/>
              <w:sz w:val="24"/>
            </w:rPr>
          </w:rPrChange>
        </w:rPr>
        <w:t>会话信息</w:t>
      </w:r>
      <w:r w:rsidR="00262415" w:rsidRPr="00653D38">
        <w:rPr>
          <w:rFonts w:asciiTheme="minorEastAsia" w:hAnsiTheme="minorEastAsia" w:hint="eastAsia"/>
          <w:color w:val="000000" w:themeColor="text1"/>
          <w:sz w:val="24"/>
          <w:rPrChange w:id="6609" w:author="JY0225" w:date="2017-08-24T12:09:00Z">
            <w:rPr>
              <w:rFonts w:hint="eastAsia"/>
              <w:color w:val="000000" w:themeColor="text1"/>
              <w:sz w:val="24"/>
            </w:rPr>
          </w:rPrChange>
        </w:rPr>
        <w:t>安全性</w:t>
      </w:r>
    </w:p>
    <w:p w14:paraId="607D69F5" w14:textId="3EC90285" w:rsidR="00751428" w:rsidRPr="00653D38" w:rsidRDefault="00751428">
      <w:pPr>
        <w:spacing w:line="400" w:lineRule="exact"/>
        <w:rPr>
          <w:rFonts w:asciiTheme="minorEastAsia" w:hAnsiTheme="minorEastAsia" w:cs="Times New Roman"/>
          <w:spacing w:val="10"/>
          <w:kern w:val="0"/>
          <w:sz w:val="24"/>
          <w:szCs w:val="20"/>
          <w:rPrChange w:id="6610" w:author="JY0225" w:date="2017-08-24T12:09:00Z">
            <w:rPr>
              <w:rFonts w:ascii="Times New Roman" w:hAnsi="Times New Roman" w:cs="Times New Roman"/>
              <w:spacing w:val="10"/>
              <w:kern w:val="0"/>
              <w:sz w:val="24"/>
              <w:szCs w:val="20"/>
            </w:rPr>
          </w:rPrChange>
        </w:rPr>
      </w:pPr>
      <w:r w:rsidRPr="00653D38">
        <w:rPr>
          <w:rFonts w:asciiTheme="minorEastAsia" w:hAnsiTheme="minorEastAsia"/>
          <w:rPrChange w:id="6611" w:author="JY0225" w:date="2017-08-24T12:09:00Z">
            <w:rPr/>
          </w:rPrChange>
        </w:rPr>
        <w:tab/>
      </w:r>
      <w:r w:rsidR="00224D4D" w:rsidRPr="00653D38">
        <w:rPr>
          <w:rFonts w:asciiTheme="minorEastAsia" w:hAnsiTheme="minorEastAsia" w:hint="eastAsia"/>
          <w:color w:val="000000" w:themeColor="text1"/>
          <w:sz w:val="24"/>
          <w:rPrChange w:id="6612" w:author="JY0225" w:date="2017-08-24T12:09:00Z">
            <w:rPr>
              <w:rFonts w:hint="eastAsia"/>
              <w:color w:val="000000" w:themeColor="text1"/>
              <w:sz w:val="24"/>
            </w:rPr>
          </w:rPrChange>
        </w:rPr>
        <w:t>为确保中间件系统的安全性，</w:t>
      </w:r>
      <w:r w:rsidR="00E4327E" w:rsidRPr="00653D38">
        <w:rPr>
          <w:rFonts w:asciiTheme="minorEastAsia" w:hAnsiTheme="minorEastAsia" w:hint="eastAsia"/>
          <w:color w:val="000000" w:themeColor="text1"/>
          <w:sz w:val="24"/>
          <w:rPrChange w:id="6613" w:author="JY0225" w:date="2017-08-24T12:09:00Z">
            <w:rPr>
              <w:rFonts w:hint="eastAsia"/>
              <w:color w:val="000000" w:themeColor="text1"/>
              <w:sz w:val="24"/>
            </w:rPr>
          </w:rPrChange>
        </w:rPr>
        <w:t>现有</w:t>
      </w:r>
      <w:r w:rsidRPr="00653D38">
        <w:rPr>
          <w:rFonts w:asciiTheme="minorEastAsia" w:hAnsiTheme="minorEastAsia" w:hint="eastAsia"/>
          <w:color w:val="000000" w:themeColor="text1"/>
          <w:sz w:val="24"/>
          <w:rPrChange w:id="6614" w:author="JY0225" w:date="2017-08-24T12:09:00Z">
            <w:rPr>
              <w:rFonts w:hint="eastAsia"/>
              <w:color w:val="000000" w:themeColor="text1"/>
              <w:sz w:val="24"/>
            </w:rPr>
          </w:rPrChange>
        </w:rPr>
        <w:t>的中间件系统在文件传输过程中，系统采用了</w:t>
      </w:r>
      <w:r w:rsidRPr="00653D38">
        <w:rPr>
          <w:rFonts w:asciiTheme="minorEastAsia" w:hAnsiTheme="minorEastAsia"/>
          <w:color w:val="000000" w:themeColor="text1"/>
          <w:sz w:val="24"/>
          <w:rPrChange w:id="6615" w:author="JY0225" w:date="2017-08-24T12:09:00Z">
            <w:rPr>
              <w:color w:val="000000" w:themeColor="text1"/>
              <w:sz w:val="24"/>
            </w:rPr>
          </w:rPrChange>
        </w:rPr>
        <w:t>128</w:t>
      </w:r>
      <w:r w:rsidRPr="00653D38">
        <w:rPr>
          <w:rFonts w:asciiTheme="minorEastAsia" w:hAnsiTheme="minorEastAsia" w:hint="eastAsia"/>
          <w:color w:val="000000" w:themeColor="text1"/>
          <w:sz w:val="24"/>
          <w:rPrChange w:id="6616" w:author="JY0225" w:date="2017-08-24T12:09:00Z">
            <w:rPr>
              <w:rFonts w:hint="eastAsia"/>
              <w:color w:val="000000" w:themeColor="text1"/>
              <w:sz w:val="24"/>
            </w:rPr>
          </w:rPrChange>
        </w:rPr>
        <w:t>位的</w:t>
      </w:r>
      <w:r w:rsidRPr="00653D38">
        <w:rPr>
          <w:rFonts w:asciiTheme="minorEastAsia" w:hAnsiTheme="minorEastAsia"/>
          <w:color w:val="000000" w:themeColor="text1"/>
          <w:sz w:val="24"/>
          <w:rPrChange w:id="6617" w:author="JY0225" w:date="2017-08-24T12:09:00Z">
            <w:rPr>
              <w:color w:val="000000" w:themeColor="text1"/>
              <w:sz w:val="24"/>
            </w:rPr>
          </w:rPrChange>
        </w:rPr>
        <w:t>SSL</w:t>
      </w:r>
      <w:r w:rsidRPr="00653D38">
        <w:rPr>
          <w:rFonts w:asciiTheme="minorEastAsia" w:hAnsiTheme="minorEastAsia" w:hint="eastAsia"/>
          <w:color w:val="000000" w:themeColor="text1"/>
          <w:sz w:val="24"/>
          <w:rPrChange w:id="6618" w:author="JY0225" w:date="2017-08-24T12:09:00Z">
            <w:rPr>
              <w:rFonts w:hint="eastAsia"/>
              <w:color w:val="000000" w:themeColor="text1"/>
              <w:sz w:val="24"/>
            </w:rPr>
          </w:rPrChange>
        </w:rPr>
        <w:t>加密技术，在文件的</w:t>
      </w:r>
      <w:r w:rsidR="00476838" w:rsidRPr="00653D38">
        <w:rPr>
          <w:rFonts w:asciiTheme="minorEastAsia" w:hAnsiTheme="minorEastAsia" w:hint="eastAsia"/>
          <w:color w:val="000000" w:themeColor="text1"/>
          <w:sz w:val="24"/>
          <w:rPrChange w:id="6619" w:author="JY0225" w:date="2017-08-24T12:09:00Z">
            <w:rPr>
              <w:rFonts w:hint="eastAsia"/>
              <w:color w:val="000000" w:themeColor="text1"/>
              <w:sz w:val="24"/>
            </w:rPr>
          </w:rPrChange>
        </w:rPr>
        <w:t>备份</w:t>
      </w:r>
      <w:r w:rsidRPr="00653D38">
        <w:rPr>
          <w:rFonts w:asciiTheme="minorEastAsia" w:hAnsiTheme="minorEastAsia" w:hint="eastAsia"/>
          <w:color w:val="000000" w:themeColor="text1"/>
          <w:sz w:val="24"/>
          <w:rPrChange w:id="6620" w:author="JY0225" w:date="2017-08-24T12:09:00Z">
            <w:rPr>
              <w:rFonts w:hint="eastAsia"/>
              <w:color w:val="000000" w:themeColor="text1"/>
              <w:sz w:val="24"/>
            </w:rPr>
          </w:rPrChange>
        </w:rPr>
        <w:t>形式上，让用户主动选择是否加密，使用的是</w:t>
      </w:r>
      <w:r w:rsidRPr="00653D38">
        <w:rPr>
          <w:rFonts w:asciiTheme="minorEastAsia" w:hAnsiTheme="minorEastAsia"/>
          <w:color w:val="000000" w:themeColor="text1"/>
          <w:sz w:val="24"/>
          <w:rPrChange w:id="6621" w:author="JY0225" w:date="2017-08-24T12:09:00Z">
            <w:rPr>
              <w:color w:val="000000" w:themeColor="text1"/>
              <w:sz w:val="24"/>
            </w:rPr>
          </w:rPrChange>
        </w:rPr>
        <w:t>AES</w:t>
      </w:r>
      <w:r w:rsidRPr="00653D38">
        <w:rPr>
          <w:rFonts w:asciiTheme="minorEastAsia" w:hAnsiTheme="minorEastAsia" w:hint="eastAsia"/>
          <w:color w:val="000000" w:themeColor="text1"/>
          <w:sz w:val="24"/>
          <w:rPrChange w:id="6622" w:author="JY0225" w:date="2017-08-24T12:09:00Z">
            <w:rPr>
              <w:rFonts w:hint="eastAsia"/>
              <w:color w:val="000000" w:themeColor="text1"/>
              <w:sz w:val="24"/>
            </w:rPr>
          </w:rPrChange>
        </w:rPr>
        <w:t>加密算法</w:t>
      </w:r>
      <w:r w:rsidR="00096556" w:rsidRPr="00653D38">
        <w:rPr>
          <w:rFonts w:asciiTheme="minorEastAsia" w:hAnsiTheme="minorEastAsia" w:hint="eastAsia"/>
          <w:color w:val="000000" w:themeColor="text1"/>
          <w:sz w:val="24"/>
          <w:rPrChange w:id="6623" w:author="JY0225" w:date="2017-08-24T12:09:00Z">
            <w:rPr>
              <w:rFonts w:hint="eastAsia"/>
              <w:color w:val="000000" w:themeColor="text1"/>
              <w:sz w:val="24"/>
            </w:rPr>
          </w:rPrChange>
        </w:rPr>
        <w:t>。</w:t>
      </w:r>
      <w:r w:rsidR="007C49F1" w:rsidRPr="00653D38">
        <w:rPr>
          <w:rFonts w:asciiTheme="minorEastAsia" w:hAnsiTheme="minorEastAsia" w:cs="Times New Roman" w:hint="eastAsia"/>
          <w:spacing w:val="10"/>
          <w:kern w:val="0"/>
          <w:sz w:val="24"/>
          <w:szCs w:val="20"/>
          <w:rPrChange w:id="6624" w:author="JY0225" w:date="2017-08-24T12:09:00Z">
            <w:rPr>
              <w:rFonts w:ascii="Times New Roman" w:hAnsi="Times New Roman" w:cs="Times New Roman" w:hint="eastAsia"/>
              <w:spacing w:val="10"/>
              <w:kern w:val="0"/>
              <w:sz w:val="24"/>
              <w:szCs w:val="20"/>
            </w:rPr>
          </w:rPrChange>
        </w:rPr>
        <w:t>然而</w:t>
      </w:r>
      <w:r w:rsidR="00E4327E" w:rsidRPr="00653D38">
        <w:rPr>
          <w:rFonts w:asciiTheme="minorEastAsia" w:hAnsiTheme="minorEastAsia" w:cs="Times New Roman" w:hint="eastAsia"/>
          <w:spacing w:val="10"/>
          <w:kern w:val="0"/>
          <w:sz w:val="24"/>
          <w:szCs w:val="20"/>
          <w:rPrChange w:id="6625" w:author="JY0225" w:date="2017-08-24T12:09:00Z">
            <w:rPr>
              <w:rFonts w:ascii="Times New Roman" w:hAnsi="Times New Roman" w:cs="Times New Roman" w:hint="eastAsia"/>
              <w:spacing w:val="10"/>
              <w:kern w:val="0"/>
              <w:sz w:val="24"/>
              <w:szCs w:val="20"/>
            </w:rPr>
          </w:rPrChange>
        </w:rPr>
        <w:t>现有</w:t>
      </w:r>
      <w:r w:rsidR="007C49F1" w:rsidRPr="00653D38">
        <w:rPr>
          <w:rFonts w:asciiTheme="minorEastAsia" w:hAnsiTheme="minorEastAsia" w:cs="Times New Roman" w:hint="eastAsia"/>
          <w:spacing w:val="10"/>
          <w:kern w:val="0"/>
          <w:sz w:val="24"/>
          <w:szCs w:val="20"/>
          <w:rPrChange w:id="6626" w:author="JY0225" w:date="2017-08-24T12:09:00Z">
            <w:rPr>
              <w:rFonts w:ascii="Times New Roman" w:hAnsi="Times New Roman" w:cs="Times New Roman" w:hint="eastAsia"/>
              <w:spacing w:val="10"/>
              <w:kern w:val="0"/>
              <w:sz w:val="24"/>
              <w:szCs w:val="20"/>
            </w:rPr>
          </w:rPrChange>
        </w:rPr>
        <w:t>中间件</w:t>
      </w:r>
      <w:r w:rsidR="00565287" w:rsidRPr="00653D38">
        <w:rPr>
          <w:rFonts w:asciiTheme="minorEastAsia" w:hAnsiTheme="minorEastAsia" w:cs="Times New Roman" w:hint="eastAsia"/>
          <w:spacing w:val="10"/>
          <w:kern w:val="0"/>
          <w:sz w:val="24"/>
          <w:szCs w:val="20"/>
          <w:rPrChange w:id="6627" w:author="JY0225" w:date="2017-08-24T12:09:00Z">
            <w:rPr>
              <w:rFonts w:ascii="Times New Roman" w:hAnsi="Times New Roman" w:cs="Times New Roman" w:hint="eastAsia"/>
              <w:spacing w:val="10"/>
              <w:kern w:val="0"/>
              <w:sz w:val="24"/>
              <w:szCs w:val="20"/>
            </w:rPr>
          </w:rPrChange>
        </w:rPr>
        <w:t>系统是以明文的形式保存</w:t>
      </w:r>
      <w:r w:rsidR="007C49F1" w:rsidRPr="00653D38">
        <w:rPr>
          <w:rFonts w:asciiTheme="minorEastAsia" w:hAnsiTheme="minorEastAsia" w:cs="Times New Roman" w:hint="eastAsia"/>
          <w:spacing w:val="10"/>
          <w:kern w:val="0"/>
          <w:sz w:val="24"/>
          <w:szCs w:val="20"/>
          <w:rPrChange w:id="6628" w:author="JY0225" w:date="2017-08-24T12:09:00Z">
            <w:rPr>
              <w:rFonts w:ascii="Times New Roman" w:hAnsi="Times New Roman" w:cs="Times New Roman" w:hint="eastAsia"/>
              <w:spacing w:val="10"/>
              <w:kern w:val="0"/>
              <w:sz w:val="24"/>
              <w:szCs w:val="20"/>
            </w:rPr>
          </w:rPrChange>
        </w:rPr>
        <w:t>用户的登录信息、会话信息等敏感数据</w:t>
      </w:r>
      <w:r w:rsidR="0019518D" w:rsidRPr="00653D38">
        <w:rPr>
          <w:rFonts w:asciiTheme="minorEastAsia" w:hAnsiTheme="minorEastAsia" w:cs="Times New Roman" w:hint="eastAsia"/>
          <w:spacing w:val="10"/>
          <w:kern w:val="0"/>
          <w:sz w:val="24"/>
          <w:szCs w:val="20"/>
          <w:rPrChange w:id="6629" w:author="JY0225" w:date="2017-08-24T12:09:00Z">
            <w:rPr>
              <w:rFonts w:ascii="Times New Roman" w:hAnsi="Times New Roman" w:cs="Times New Roman" w:hint="eastAsia"/>
              <w:spacing w:val="10"/>
              <w:kern w:val="0"/>
              <w:sz w:val="24"/>
              <w:szCs w:val="20"/>
            </w:rPr>
          </w:rPrChange>
        </w:rPr>
        <w:t>的</w:t>
      </w:r>
      <w:r w:rsidR="007C49F1" w:rsidRPr="00653D38">
        <w:rPr>
          <w:rFonts w:asciiTheme="minorEastAsia" w:hAnsiTheme="minorEastAsia" w:cs="Times New Roman" w:hint="eastAsia"/>
          <w:spacing w:val="10"/>
          <w:kern w:val="0"/>
          <w:sz w:val="24"/>
          <w:szCs w:val="20"/>
          <w:rPrChange w:id="6630" w:author="JY0225" w:date="2017-08-24T12:09:00Z">
            <w:rPr>
              <w:rFonts w:ascii="Times New Roman" w:hAnsi="Times New Roman" w:cs="Times New Roman" w:hint="eastAsia"/>
              <w:spacing w:val="10"/>
              <w:kern w:val="0"/>
              <w:sz w:val="24"/>
              <w:szCs w:val="20"/>
            </w:rPr>
          </w:rPrChange>
        </w:rPr>
        <w:t>。</w:t>
      </w:r>
      <w:r w:rsidR="009A2F72" w:rsidRPr="00653D38">
        <w:rPr>
          <w:rFonts w:asciiTheme="minorEastAsia" w:hAnsiTheme="minorEastAsia" w:cs="Times New Roman" w:hint="eastAsia"/>
          <w:spacing w:val="10"/>
          <w:kern w:val="0"/>
          <w:sz w:val="24"/>
          <w:szCs w:val="20"/>
          <w:rPrChange w:id="6631" w:author="JY0225" w:date="2017-08-24T12:09:00Z">
            <w:rPr>
              <w:rFonts w:ascii="Times New Roman" w:hAnsi="Times New Roman" w:cs="Times New Roman" w:hint="eastAsia"/>
              <w:spacing w:val="10"/>
              <w:kern w:val="0"/>
              <w:sz w:val="24"/>
              <w:szCs w:val="20"/>
            </w:rPr>
          </w:rPrChange>
        </w:rPr>
        <w:t>这很有可能造成用户隐私的泄露。</w:t>
      </w:r>
    </w:p>
    <w:p w14:paraId="4656CF05" w14:textId="7BBDAA91" w:rsidR="00B51462" w:rsidRPr="00653D38" w:rsidRDefault="00B51462">
      <w:pPr>
        <w:spacing w:line="400" w:lineRule="exact"/>
        <w:rPr>
          <w:rFonts w:asciiTheme="minorEastAsia" w:hAnsiTheme="minorEastAsia" w:cs="Times New Roman"/>
          <w:spacing w:val="10"/>
          <w:kern w:val="0"/>
          <w:sz w:val="24"/>
          <w:szCs w:val="20"/>
          <w:rPrChange w:id="6632" w:author="JY0225" w:date="2017-08-24T12:09:00Z">
            <w:rPr>
              <w:rFonts w:ascii="Times New Roman" w:hAnsi="Times New Roman" w:cs="Times New Roman"/>
              <w:spacing w:val="10"/>
              <w:kern w:val="0"/>
              <w:sz w:val="24"/>
              <w:szCs w:val="20"/>
            </w:rPr>
          </w:rPrChange>
        </w:rPr>
      </w:pPr>
      <w:r w:rsidRPr="00653D38">
        <w:rPr>
          <w:rFonts w:asciiTheme="minorEastAsia" w:hAnsiTheme="minorEastAsia" w:cs="Times New Roman"/>
          <w:spacing w:val="10"/>
          <w:kern w:val="0"/>
          <w:sz w:val="24"/>
          <w:szCs w:val="20"/>
          <w:rPrChange w:id="6633" w:author="JY0225" w:date="2017-08-24T12:09:00Z">
            <w:rPr>
              <w:rFonts w:ascii="Times New Roman" w:hAnsi="Times New Roman" w:cs="Times New Roman"/>
              <w:spacing w:val="10"/>
              <w:kern w:val="0"/>
              <w:sz w:val="24"/>
              <w:szCs w:val="20"/>
            </w:rPr>
          </w:rPrChange>
        </w:rPr>
        <w:tab/>
      </w:r>
      <w:r w:rsidR="00D23F83" w:rsidRPr="00653D38">
        <w:rPr>
          <w:rFonts w:asciiTheme="minorEastAsia" w:hAnsiTheme="minorEastAsia" w:cs="Times New Roman" w:hint="eastAsia"/>
          <w:spacing w:val="10"/>
          <w:kern w:val="0"/>
          <w:sz w:val="24"/>
          <w:szCs w:val="20"/>
          <w:rPrChange w:id="6634" w:author="JY0225" w:date="2017-08-24T12:09:00Z">
            <w:rPr>
              <w:rFonts w:ascii="Times New Roman" w:hAnsi="Times New Roman" w:cs="Times New Roman" w:hint="eastAsia"/>
              <w:spacing w:val="10"/>
              <w:kern w:val="0"/>
              <w:sz w:val="24"/>
              <w:szCs w:val="20"/>
            </w:rPr>
          </w:rPrChange>
        </w:rPr>
        <w:t>优化后的中间件系统对系统的安全性进行了更为全面的考虑。</w:t>
      </w:r>
      <w:r w:rsidR="007D25D5" w:rsidRPr="00653D38">
        <w:rPr>
          <w:rFonts w:asciiTheme="minorEastAsia" w:hAnsiTheme="minorEastAsia" w:cs="Times New Roman" w:hint="eastAsia"/>
          <w:spacing w:val="10"/>
          <w:kern w:val="0"/>
          <w:sz w:val="24"/>
          <w:szCs w:val="20"/>
          <w:rPrChange w:id="6635" w:author="JY0225" w:date="2017-08-24T12:09:00Z">
            <w:rPr>
              <w:rFonts w:ascii="Times New Roman" w:hAnsi="Times New Roman" w:cs="Times New Roman" w:hint="eastAsia"/>
              <w:spacing w:val="10"/>
              <w:kern w:val="0"/>
              <w:sz w:val="24"/>
              <w:szCs w:val="20"/>
            </w:rPr>
          </w:rPrChange>
        </w:rPr>
        <w:t>为了保证</w:t>
      </w:r>
      <w:r w:rsidR="00476838" w:rsidRPr="00653D38">
        <w:rPr>
          <w:rFonts w:asciiTheme="minorEastAsia" w:hAnsiTheme="minorEastAsia" w:cs="Times New Roman" w:hint="eastAsia"/>
          <w:spacing w:val="10"/>
          <w:kern w:val="0"/>
          <w:sz w:val="24"/>
          <w:szCs w:val="20"/>
          <w:rPrChange w:id="6636" w:author="JY0225" w:date="2017-08-24T12:09:00Z">
            <w:rPr>
              <w:rFonts w:ascii="Times New Roman" w:hAnsi="Times New Roman" w:cs="Times New Roman" w:hint="eastAsia"/>
              <w:spacing w:val="10"/>
              <w:kern w:val="0"/>
              <w:sz w:val="24"/>
              <w:szCs w:val="20"/>
            </w:rPr>
          </w:rPrChange>
        </w:rPr>
        <w:t>备份</w:t>
      </w:r>
      <w:r w:rsidR="00FE34E9" w:rsidRPr="00653D38">
        <w:rPr>
          <w:rFonts w:asciiTheme="minorEastAsia" w:hAnsiTheme="minorEastAsia" w:cs="Times New Roman" w:hint="eastAsia"/>
          <w:spacing w:val="10"/>
          <w:kern w:val="0"/>
          <w:sz w:val="24"/>
          <w:szCs w:val="20"/>
          <w:rPrChange w:id="6637" w:author="JY0225" w:date="2017-08-24T12:09:00Z">
            <w:rPr>
              <w:rFonts w:ascii="Times New Roman" w:hAnsi="Times New Roman" w:cs="Times New Roman" w:hint="eastAsia"/>
              <w:spacing w:val="10"/>
              <w:kern w:val="0"/>
              <w:sz w:val="24"/>
              <w:szCs w:val="20"/>
            </w:rPr>
          </w:rPrChange>
        </w:rPr>
        <w:t>在数据库中用户会话信息不被窃取，</w:t>
      </w:r>
      <w:r w:rsidR="00E26DDC" w:rsidRPr="00653D38">
        <w:rPr>
          <w:rFonts w:asciiTheme="minorEastAsia" w:hAnsiTheme="minorEastAsia" w:cs="Times New Roman" w:hint="eastAsia"/>
          <w:spacing w:val="10"/>
          <w:kern w:val="0"/>
          <w:sz w:val="24"/>
          <w:szCs w:val="20"/>
          <w:rPrChange w:id="6638" w:author="JY0225" w:date="2017-08-24T12:09:00Z">
            <w:rPr>
              <w:rFonts w:ascii="Times New Roman" w:hAnsi="Times New Roman" w:cs="Times New Roman" w:hint="eastAsia"/>
              <w:spacing w:val="10"/>
              <w:kern w:val="0"/>
              <w:sz w:val="24"/>
              <w:szCs w:val="20"/>
            </w:rPr>
          </w:rPrChange>
        </w:rPr>
        <w:t>优化后的中间件系统</w:t>
      </w:r>
      <w:r w:rsidR="007D25D5" w:rsidRPr="00653D38">
        <w:rPr>
          <w:rFonts w:asciiTheme="minorEastAsia" w:hAnsiTheme="minorEastAsia" w:cs="Times New Roman" w:hint="eastAsia"/>
          <w:spacing w:val="10"/>
          <w:kern w:val="0"/>
          <w:sz w:val="24"/>
          <w:szCs w:val="20"/>
          <w:rPrChange w:id="6639" w:author="JY0225" w:date="2017-08-24T12:09:00Z">
            <w:rPr>
              <w:rFonts w:ascii="Times New Roman" w:hAnsi="Times New Roman" w:cs="Times New Roman" w:hint="eastAsia"/>
              <w:spacing w:val="10"/>
              <w:kern w:val="0"/>
              <w:sz w:val="24"/>
              <w:szCs w:val="20"/>
            </w:rPr>
          </w:rPrChange>
        </w:rPr>
        <w:t>对会话信息进行了加密。</w:t>
      </w:r>
    </w:p>
    <w:p w14:paraId="0B50C5B1" w14:textId="77777777" w:rsidR="002A2394" w:rsidRPr="00653D38" w:rsidRDefault="002A2394">
      <w:pPr>
        <w:spacing w:line="400" w:lineRule="exact"/>
        <w:rPr>
          <w:rFonts w:asciiTheme="minorEastAsia" w:hAnsiTheme="minorEastAsia" w:cs="Times New Roman"/>
          <w:spacing w:val="10"/>
          <w:kern w:val="0"/>
          <w:sz w:val="24"/>
          <w:szCs w:val="20"/>
          <w:rPrChange w:id="6640" w:author="JY0225" w:date="2017-08-24T12:09:00Z">
            <w:rPr>
              <w:rFonts w:ascii="Times New Roman" w:hAnsi="Times New Roman" w:cs="Times New Roman"/>
              <w:spacing w:val="10"/>
              <w:kern w:val="0"/>
              <w:sz w:val="24"/>
              <w:szCs w:val="20"/>
            </w:rPr>
          </w:rPrChange>
        </w:rPr>
      </w:pPr>
      <w:r w:rsidRPr="00653D38">
        <w:rPr>
          <w:rFonts w:asciiTheme="minorEastAsia" w:hAnsiTheme="minorEastAsia" w:cs="Times New Roman" w:hint="eastAsia"/>
          <w:spacing w:val="10"/>
          <w:kern w:val="0"/>
          <w:sz w:val="24"/>
          <w:szCs w:val="20"/>
          <w:rPrChange w:id="6641" w:author="JY0225" w:date="2017-08-24T12:09:00Z">
            <w:rPr>
              <w:rFonts w:ascii="Times New Roman" w:hAnsi="Times New Roman" w:cs="Times New Roman" w:hint="eastAsia"/>
              <w:spacing w:val="10"/>
              <w:kern w:val="0"/>
              <w:sz w:val="24"/>
              <w:szCs w:val="20"/>
            </w:rPr>
          </w:rPrChange>
        </w:rPr>
        <w:t>具体</w:t>
      </w:r>
      <w:r w:rsidR="00256F43" w:rsidRPr="00653D38">
        <w:rPr>
          <w:rFonts w:asciiTheme="minorEastAsia" w:hAnsiTheme="minorEastAsia" w:cs="Times New Roman" w:hint="eastAsia"/>
          <w:spacing w:val="10"/>
          <w:kern w:val="0"/>
          <w:sz w:val="24"/>
          <w:szCs w:val="20"/>
          <w:rPrChange w:id="6642" w:author="JY0225" w:date="2017-08-24T12:09:00Z">
            <w:rPr>
              <w:rFonts w:ascii="Times New Roman" w:hAnsi="Times New Roman" w:cs="Times New Roman" w:hint="eastAsia"/>
              <w:spacing w:val="10"/>
              <w:kern w:val="0"/>
              <w:sz w:val="24"/>
              <w:szCs w:val="20"/>
            </w:rPr>
          </w:rPrChange>
        </w:rPr>
        <w:t>实现</w:t>
      </w:r>
      <w:r w:rsidRPr="00653D38">
        <w:rPr>
          <w:rFonts w:asciiTheme="minorEastAsia" w:hAnsiTheme="minorEastAsia" w:cs="Times New Roman" w:hint="eastAsia"/>
          <w:spacing w:val="10"/>
          <w:kern w:val="0"/>
          <w:sz w:val="24"/>
          <w:szCs w:val="20"/>
          <w:rPrChange w:id="6643" w:author="JY0225" w:date="2017-08-24T12:09:00Z">
            <w:rPr>
              <w:rFonts w:ascii="Times New Roman" w:hAnsi="Times New Roman" w:cs="Times New Roman" w:hint="eastAsia"/>
              <w:spacing w:val="10"/>
              <w:kern w:val="0"/>
              <w:sz w:val="24"/>
              <w:szCs w:val="20"/>
            </w:rPr>
          </w:rPrChange>
        </w:rPr>
        <w:t>如下：</w:t>
      </w:r>
    </w:p>
    <w:tbl>
      <w:tblPr>
        <w:tblStyle w:val="aa"/>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6"/>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6"/>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6"/>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6"/>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Pr="00653D38" w:rsidRDefault="00B223C3" w:rsidP="006E586D">
      <w:pPr>
        <w:spacing w:line="400" w:lineRule="exact"/>
        <w:rPr>
          <w:rFonts w:asciiTheme="minorEastAsia" w:hAnsiTheme="minorEastAsia"/>
          <w:color w:val="000000" w:themeColor="text1"/>
          <w:sz w:val="24"/>
          <w:szCs w:val="24"/>
          <w:rPrChange w:id="6644" w:author="JY0225" w:date="2017-08-24T12:09:00Z">
            <w:rPr>
              <w:color w:val="000000" w:themeColor="text1"/>
              <w:sz w:val="24"/>
            </w:rPr>
          </w:rPrChange>
        </w:rPr>
      </w:pPr>
      <w:r>
        <w:tab/>
      </w:r>
      <w:r w:rsidR="0026260A" w:rsidRPr="00653D38">
        <w:rPr>
          <w:rFonts w:asciiTheme="minorEastAsia" w:hAnsiTheme="minorEastAsia"/>
          <w:color w:val="000000" w:themeColor="text1"/>
          <w:sz w:val="24"/>
          <w:szCs w:val="24"/>
          <w:rPrChange w:id="6645" w:author="JY0225" w:date="2017-08-24T12:09:00Z">
            <w:rPr>
              <w:color w:val="000000" w:themeColor="text1"/>
              <w:sz w:val="24"/>
            </w:rPr>
          </w:rPrChange>
        </w:rPr>
        <w:t>2</w:t>
      </w:r>
      <w:r w:rsidR="0026260A" w:rsidRPr="00653D38">
        <w:rPr>
          <w:rFonts w:asciiTheme="minorEastAsia" w:hAnsiTheme="minorEastAsia" w:hint="eastAsia"/>
          <w:color w:val="000000" w:themeColor="text1"/>
          <w:sz w:val="24"/>
          <w:szCs w:val="24"/>
          <w:rPrChange w:id="6646" w:author="JY0225" w:date="2017-08-24T12:09:00Z">
            <w:rPr>
              <w:rFonts w:hint="eastAsia"/>
              <w:color w:val="000000" w:themeColor="text1"/>
              <w:sz w:val="24"/>
            </w:rPr>
          </w:rPrChange>
        </w:rPr>
        <w:t>）</w:t>
      </w:r>
      <w:r w:rsidR="007B66D3" w:rsidRPr="00653D38">
        <w:rPr>
          <w:rFonts w:asciiTheme="minorEastAsia" w:hAnsiTheme="minorEastAsia" w:hint="eastAsia"/>
          <w:color w:val="000000" w:themeColor="text1"/>
          <w:sz w:val="24"/>
          <w:szCs w:val="24"/>
          <w:rPrChange w:id="6647" w:author="JY0225" w:date="2017-08-24T12:09:00Z">
            <w:rPr>
              <w:rFonts w:hint="eastAsia"/>
              <w:color w:val="000000" w:themeColor="text1"/>
              <w:sz w:val="24"/>
            </w:rPr>
          </w:rPrChange>
        </w:rPr>
        <w:t>本地缓存安全性</w:t>
      </w:r>
    </w:p>
    <w:p w14:paraId="5874BA7E" w14:textId="72920B5D" w:rsidR="00BD467E" w:rsidRPr="00653D38" w:rsidRDefault="00FB0A49" w:rsidP="006E586D">
      <w:pPr>
        <w:spacing w:line="400" w:lineRule="exact"/>
        <w:rPr>
          <w:rFonts w:asciiTheme="minorEastAsia" w:hAnsiTheme="minorEastAsia"/>
          <w:color w:val="000000" w:themeColor="text1"/>
          <w:sz w:val="24"/>
          <w:szCs w:val="24"/>
          <w:rPrChange w:id="6648" w:author="JY0225" w:date="2017-08-24T12:09:00Z">
            <w:rPr>
              <w:color w:val="000000" w:themeColor="text1"/>
              <w:sz w:val="24"/>
            </w:rPr>
          </w:rPrChange>
        </w:rPr>
      </w:pPr>
      <w:r w:rsidRPr="00653D38">
        <w:rPr>
          <w:rFonts w:asciiTheme="minorEastAsia" w:hAnsiTheme="minorEastAsia"/>
          <w:color w:val="000000" w:themeColor="text1"/>
          <w:sz w:val="24"/>
          <w:szCs w:val="24"/>
          <w:rPrChange w:id="6649" w:author="JY0225" w:date="2017-08-24T12:09:00Z">
            <w:rPr>
              <w:color w:val="000000" w:themeColor="text1"/>
              <w:sz w:val="24"/>
            </w:rPr>
          </w:rPrChange>
        </w:rPr>
        <w:tab/>
      </w:r>
      <w:r w:rsidR="002B37E2" w:rsidRPr="00653D38">
        <w:rPr>
          <w:rFonts w:asciiTheme="minorEastAsia" w:hAnsiTheme="minorEastAsia" w:hint="eastAsia"/>
          <w:color w:val="000000" w:themeColor="text1"/>
          <w:sz w:val="24"/>
          <w:szCs w:val="24"/>
          <w:rPrChange w:id="6650" w:author="JY0225" w:date="2017-08-24T12:09:00Z">
            <w:rPr>
              <w:rFonts w:hint="eastAsia"/>
              <w:color w:val="000000" w:themeColor="text1"/>
              <w:sz w:val="24"/>
            </w:rPr>
          </w:rPrChange>
        </w:rPr>
        <w:t>优化后的中间件系统新增了本地缓存的功能，旨在解决同一用户多次从服务器下载同一文件而导致的网络带宽浪费的问题。</w:t>
      </w:r>
      <w:r w:rsidR="00256F43" w:rsidRPr="00653D38">
        <w:rPr>
          <w:rFonts w:asciiTheme="minorEastAsia" w:hAnsiTheme="minorEastAsia" w:hint="eastAsia"/>
          <w:color w:val="000000" w:themeColor="text1"/>
          <w:sz w:val="24"/>
          <w:szCs w:val="24"/>
          <w:rPrChange w:id="6651" w:author="JY0225" w:date="2017-08-24T12:09:00Z">
            <w:rPr>
              <w:rFonts w:hint="eastAsia"/>
              <w:color w:val="000000" w:themeColor="text1"/>
              <w:sz w:val="24"/>
            </w:rPr>
          </w:rPrChange>
        </w:rPr>
        <w:t>在现有的计算机系统中，存在一台终端被多人使用的情况</w:t>
      </w:r>
      <w:r w:rsidR="00893BF5" w:rsidRPr="00653D38">
        <w:rPr>
          <w:rFonts w:asciiTheme="minorEastAsia" w:hAnsiTheme="minorEastAsia" w:hint="eastAsia"/>
          <w:color w:val="000000" w:themeColor="text1"/>
          <w:sz w:val="24"/>
          <w:szCs w:val="24"/>
          <w:rPrChange w:id="6652" w:author="JY0225" w:date="2017-08-24T12:09:00Z">
            <w:rPr>
              <w:rFonts w:hint="eastAsia"/>
              <w:color w:val="000000" w:themeColor="text1"/>
              <w:sz w:val="24"/>
            </w:rPr>
          </w:rPrChange>
        </w:rPr>
        <w:t>，</w:t>
      </w:r>
      <w:r w:rsidR="003C0E01" w:rsidRPr="00653D38">
        <w:rPr>
          <w:rFonts w:asciiTheme="minorEastAsia" w:hAnsiTheme="minorEastAsia" w:hint="eastAsia"/>
          <w:color w:val="000000" w:themeColor="text1"/>
          <w:sz w:val="24"/>
          <w:szCs w:val="24"/>
          <w:rPrChange w:id="6653" w:author="JY0225" w:date="2017-08-24T12:09:00Z">
            <w:rPr>
              <w:rFonts w:hint="eastAsia"/>
              <w:color w:val="000000" w:themeColor="text1"/>
              <w:sz w:val="24"/>
            </w:rPr>
          </w:rPrChange>
        </w:rPr>
        <w:t>因此</w:t>
      </w:r>
      <w:r w:rsidR="00893BF5" w:rsidRPr="00653D38">
        <w:rPr>
          <w:rFonts w:asciiTheme="minorEastAsia" w:hAnsiTheme="minorEastAsia" w:hint="eastAsia"/>
          <w:color w:val="000000" w:themeColor="text1"/>
          <w:sz w:val="24"/>
          <w:szCs w:val="24"/>
          <w:rPrChange w:id="6654" w:author="JY0225" w:date="2017-08-24T12:09:00Z">
            <w:rPr>
              <w:rFonts w:hint="eastAsia"/>
              <w:color w:val="000000" w:themeColor="text1"/>
              <w:sz w:val="24"/>
            </w:rPr>
          </w:rPrChange>
        </w:rPr>
        <w:t>需要对不同的用户的缓存</w:t>
      </w:r>
      <w:r w:rsidR="00FC2055" w:rsidRPr="00653D38">
        <w:rPr>
          <w:rFonts w:asciiTheme="minorEastAsia" w:hAnsiTheme="minorEastAsia" w:hint="eastAsia"/>
          <w:color w:val="000000" w:themeColor="text1"/>
          <w:sz w:val="24"/>
          <w:szCs w:val="24"/>
          <w:rPrChange w:id="6655" w:author="JY0225" w:date="2017-08-24T12:09:00Z">
            <w:rPr>
              <w:rFonts w:hint="eastAsia"/>
              <w:color w:val="000000" w:themeColor="text1"/>
              <w:sz w:val="24"/>
            </w:rPr>
          </w:rPrChange>
        </w:rPr>
        <w:t>数据</w:t>
      </w:r>
      <w:r w:rsidR="00893BF5" w:rsidRPr="00653D38">
        <w:rPr>
          <w:rFonts w:asciiTheme="minorEastAsia" w:hAnsiTheme="minorEastAsia" w:hint="eastAsia"/>
          <w:color w:val="000000" w:themeColor="text1"/>
          <w:sz w:val="24"/>
          <w:szCs w:val="24"/>
          <w:rPrChange w:id="6656" w:author="JY0225" w:date="2017-08-24T12:09:00Z">
            <w:rPr>
              <w:rFonts w:hint="eastAsia"/>
              <w:color w:val="000000" w:themeColor="text1"/>
              <w:sz w:val="24"/>
            </w:rPr>
          </w:rPrChange>
        </w:rPr>
        <w:t>进行物理隔离，防止某一用户的缓存信息被其他用户窃取</w:t>
      </w:r>
      <w:r w:rsidR="007C7265" w:rsidRPr="00653D38">
        <w:rPr>
          <w:rFonts w:asciiTheme="minorEastAsia" w:hAnsiTheme="minorEastAsia"/>
          <w:sz w:val="24"/>
          <w:szCs w:val="24"/>
          <w:vertAlign w:val="superscript"/>
          <w:rPrChange w:id="6657" w:author="JY0225" w:date="2017-08-24T12:09:00Z">
            <w:rPr>
              <w:vertAlign w:val="superscript"/>
            </w:rPr>
          </w:rPrChange>
        </w:rPr>
        <w:fldChar w:fldCharType="begin"/>
      </w:r>
      <w:r w:rsidR="007C7265" w:rsidRPr="00653D38">
        <w:rPr>
          <w:rFonts w:asciiTheme="minorEastAsia" w:hAnsiTheme="minorEastAsia"/>
          <w:sz w:val="24"/>
          <w:szCs w:val="24"/>
          <w:vertAlign w:val="superscript"/>
          <w:rPrChange w:id="6658" w:author="JY0225" w:date="2017-08-24T12:09:00Z">
            <w:rPr>
              <w:vertAlign w:val="superscript"/>
            </w:rPr>
          </w:rPrChange>
        </w:rPr>
        <w:instrText xml:space="preserve"> REF _Ref489795578 \r \h </w:instrText>
      </w:r>
      <w:r w:rsidR="00653D38" w:rsidRPr="00653D38">
        <w:rPr>
          <w:rFonts w:asciiTheme="minorEastAsia" w:hAnsiTheme="minorEastAsia"/>
          <w:sz w:val="24"/>
          <w:szCs w:val="24"/>
          <w:vertAlign w:val="superscript"/>
          <w:rPrChange w:id="6659" w:author="JY0225" w:date="2017-08-24T12:09:00Z">
            <w:rPr>
              <w:rFonts w:asciiTheme="minorEastAsia" w:hAnsiTheme="minorEastAsia"/>
              <w:vertAlign w:val="superscript"/>
            </w:rPr>
          </w:rPrChange>
        </w:rPr>
        <w:instrText xml:space="preserve"> \* MERGEFORMAT </w:instrText>
      </w:r>
      <w:r w:rsidR="007C7265" w:rsidRPr="00653D38">
        <w:rPr>
          <w:rFonts w:asciiTheme="minorEastAsia" w:hAnsiTheme="minorEastAsia"/>
          <w:sz w:val="24"/>
          <w:szCs w:val="24"/>
          <w:vertAlign w:val="superscript"/>
          <w:rPrChange w:id="6660" w:author="JY0225" w:date="2017-08-24T12:09:00Z">
            <w:rPr>
              <w:rFonts w:asciiTheme="minorEastAsia" w:hAnsiTheme="minorEastAsia"/>
              <w:sz w:val="24"/>
              <w:szCs w:val="24"/>
              <w:vertAlign w:val="superscript"/>
            </w:rPr>
          </w:rPrChange>
        </w:rPr>
      </w:r>
      <w:r w:rsidR="007C7265" w:rsidRPr="00653D38">
        <w:rPr>
          <w:rFonts w:asciiTheme="minorEastAsia" w:hAnsiTheme="minorEastAsia"/>
          <w:sz w:val="24"/>
          <w:szCs w:val="24"/>
          <w:vertAlign w:val="superscript"/>
          <w:rPrChange w:id="6661" w:author="JY0225" w:date="2017-08-24T12:09:00Z">
            <w:rPr>
              <w:vertAlign w:val="superscript"/>
            </w:rPr>
          </w:rPrChange>
        </w:rPr>
        <w:fldChar w:fldCharType="separate"/>
      </w:r>
      <w:r w:rsidR="008E2759" w:rsidRPr="00653D38">
        <w:rPr>
          <w:rFonts w:asciiTheme="minorEastAsia" w:hAnsiTheme="minorEastAsia"/>
          <w:sz w:val="24"/>
          <w:szCs w:val="24"/>
          <w:vertAlign w:val="superscript"/>
          <w:rPrChange w:id="6662" w:author="JY0225" w:date="2017-08-24T12:09:00Z">
            <w:rPr>
              <w:vertAlign w:val="superscript"/>
            </w:rPr>
          </w:rPrChange>
        </w:rPr>
        <w:t>[39]</w:t>
      </w:r>
      <w:r w:rsidR="007C7265" w:rsidRPr="00653D38">
        <w:rPr>
          <w:rFonts w:asciiTheme="minorEastAsia" w:hAnsiTheme="minorEastAsia"/>
          <w:sz w:val="24"/>
          <w:szCs w:val="24"/>
          <w:vertAlign w:val="superscript"/>
          <w:rPrChange w:id="6663" w:author="JY0225" w:date="2017-08-24T12:09:00Z">
            <w:rPr>
              <w:vertAlign w:val="superscript"/>
            </w:rPr>
          </w:rPrChange>
        </w:rPr>
        <w:fldChar w:fldCharType="end"/>
      </w:r>
      <w:r w:rsidR="00256F43" w:rsidRPr="00653D38">
        <w:rPr>
          <w:rFonts w:asciiTheme="minorEastAsia" w:hAnsiTheme="minorEastAsia" w:hint="eastAsia"/>
          <w:color w:val="000000" w:themeColor="text1"/>
          <w:sz w:val="24"/>
          <w:szCs w:val="24"/>
          <w:rPrChange w:id="6664" w:author="JY0225" w:date="2017-08-24T12:09:00Z">
            <w:rPr>
              <w:rFonts w:hint="eastAsia"/>
              <w:color w:val="000000" w:themeColor="text1"/>
              <w:sz w:val="24"/>
            </w:rPr>
          </w:rPrChange>
        </w:rPr>
        <w:t>。</w:t>
      </w:r>
      <w:r w:rsidR="00260686" w:rsidRPr="00653D38">
        <w:rPr>
          <w:rFonts w:asciiTheme="minorEastAsia" w:hAnsiTheme="minorEastAsia" w:hint="eastAsia"/>
          <w:color w:val="000000" w:themeColor="text1"/>
          <w:sz w:val="24"/>
          <w:szCs w:val="24"/>
          <w:rPrChange w:id="6665" w:author="JY0225" w:date="2017-08-24T12:09:00Z">
            <w:rPr>
              <w:rFonts w:hint="eastAsia"/>
              <w:color w:val="000000" w:themeColor="text1"/>
              <w:sz w:val="24"/>
            </w:rPr>
          </w:rPrChange>
        </w:rPr>
        <w:t>具体实现如下：</w:t>
      </w:r>
    </w:p>
    <w:tbl>
      <w:tblPr>
        <w:tblStyle w:val="aa"/>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6"/>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6"/>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6"/>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6"/>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6"/>
              <w:spacing w:line="400" w:lineRule="exact"/>
              <w:rPr>
                <w:rFonts w:eastAsiaTheme="minorEastAsia"/>
              </w:rPr>
            </w:pPr>
            <w:r>
              <w:rPr>
                <w:rFonts w:eastAsiaTheme="minorEastAsia"/>
              </w:rPr>
              <w:lastRenderedPageBreak/>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6"/>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Pr="00653D38" w:rsidRDefault="000F5F91" w:rsidP="00784E14">
      <w:pPr>
        <w:spacing w:line="400" w:lineRule="exact"/>
        <w:ind w:firstLine="420"/>
        <w:rPr>
          <w:rFonts w:asciiTheme="minorEastAsia" w:hAnsiTheme="minorEastAsia"/>
          <w:color w:val="000000" w:themeColor="text1"/>
          <w:sz w:val="24"/>
          <w:rPrChange w:id="6666" w:author="JY0225" w:date="2017-08-24T12:09:00Z">
            <w:rPr>
              <w:color w:val="000000" w:themeColor="text1"/>
              <w:sz w:val="24"/>
            </w:rPr>
          </w:rPrChange>
        </w:rPr>
      </w:pPr>
      <w:r w:rsidRPr="00653D38">
        <w:rPr>
          <w:rFonts w:asciiTheme="minorEastAsia" w:hAnsiTheme="minorEastAsia"/>
          <w:color w:val="000000" w:themeColor="text1"/>
          <w:sz w:val="24"/>
          <w:rPrChange w:id="6667" w:author="JY0225" w:date="2017-08-24T12:09:00Z">
            <w:rPr>
              <w:color w:val="000000" w:themeColor="text1"/>
              <w:sz w:val="24"/>
            </w:rPr>
          </w:rPrChange>
        </w:rPr>
        <w:lastRenderedPageBreak/>
        <w:t>3</w:t>
      </w:r>
      <w:r w:rsidR="00784E14" w:rsidRPr="00653D38">
        <w:rPr>
          <w:rFonts w:asciiTheme="minorEastAsia" w:hAnsiTheme="minorEastAsia" w:hint="eastAsia"/>
          <w:color w:val="000000" w:themeColor="text1"/>
          <w:sz w:val="24"/>
          <w:rPrChange w:id="6668" w:author="JY0225" w:date="2017-08-24T12:09:00Z">
            <w:rPr>
              <w:rFonts w:hint="eastAsia"/>
              <w:color w:val="000000" w:themeColor="text1"/>
              <w:sz w:val="24"/>
            </w:rPr>
          </w:rPrChange>
        </w:rPr>
        <w:t>）</w:t>
      </w:r>
      <w:r w:rsidR="00114A7F" w:rsidRPr="00653D38">
        <w:rPr>
          <w:rFonts w:asciiTheme="minorEastAsia" w:hAnsiTheme="minorEastAsia" w:hint="eastAsia"/>
          <w:color w:val="000000" w:themeColor="text1"/>
          <w:sz w:val="24"/>
          <w:rPrChange w:id="6669" w:author="JY0225" w:date="2017-08-24T12:09:00Z">
            <w:rPr>
              <w:rFonts w:hint="eastAsia"/>
              <w:color w:val="000000" w:themeColor="text1"/>
              <w:sz w:val="24"/>
            </w:rPr>
          </w:rPrChange>
        </w:rPr>
        <w:t>数据库</w:t>
      </w:r>
      <w:r w:rsidR="00784E14" w:rsidRPr="00653D38">
        <w:rPr>
          <w:rFonts w:asciiTheme="minorEastAsia" w:hAnsiTheme="minorEastAsia" w:hint="eastAsia"/>
          <w:color w:val="000000" w:themeColor="text1"/>
          <w:sz w:val="24"/>
          <w:rPrChange w:id="6670" w:author="JY0225" w:date="2017-08-24T12:09:00Z">
            <w:rPr>
              <w:rFonts w:hint="eastAsia"/>
              <w:color w:val="000000" w:themeColor="text1"/>
              <w:sz w:val="24"/>
            </w:rPr>
          </w:rPrChange>
        </w:rPr>
        <w:t>安全性</w:t>
      </w:r>
    </w:p>
    <w:p w14:paraId="77AEF766" w14:textId="2C752069" w:rsidR="00424059" w:rsidRPr="00653D38" w:rsidRDefault="000F3558" w:rsidP="000F3558">
      <w:pPr>
        <w:spacing w:line="400" w:lineRule="exact"/>
        <w:rPr>
          <w:rFonts w:asciiTheme="minorEastAsia" w:hAnsiTheme="minorEastAsia"/>
          <w:color w:val="000000" w:themeColor="text1"/>
          <w:sz w:val="24"/>
          <w:rPrChange w:id="6671" w:author="JY0225" w:date="2017-08-24T12:09:00Z">
            <w:rPr>
              <w:color w:val="000000" w:themeColor="text1"/>
              <w:sz w:val="24"/>
            </w:rPr>
          </w:rPrChange>
        </w:rPr>
      </w:pPr>
      <w:r w:rsidRPr="00653D38">
        <w:rPr>
          <w:rFonts w:asciiTheme="minorEastAsia" w:hAnsiTheme="minorEastAsia"/>
          <w:color w:val="000000" w:themeColor="text1"/>
          <w:sz w:val="24"/>
          <w:rPrChange w:id="6672" w:author="JY0225" w:date="2017-08-24T12:09:00Z">
            <w:rPr>
              <w:color w:val="000000" w:themeColor="text1"/>
              <w:sz w:val="24"/>
            </w:rPr>
          </w:rPrChange>
        </w:rPr>
        <w:tab/>
      </w:r>
      <w:r w:rsidR="00E4327E" w:rsidRPr="00653D38">
        <w:rPr>
          <w:rFonts w:asciiTheme="minorEastAsia" w:hAnsiTheme="minorEastAsia" w:hint="eastAsia"/>
          <w:color w:val="000000" w:themeColor="text1"/>
          <w:sz w:val="24"/>
          <w:rPrChange w:id="6673" w:author="JY0225" w:date="2017-08-24T12:09:00Z">
            <w:rPr>
              <w:rFonts w:hint="eastAsia"/>
              <w:color w:val="000000" w:themeColor="text1"/>
              <w:sz w:val="24"/>
            </w:rPr>
          </w:rPrChange>
        </w:rPr>
        <w:t>现有</w:t>
      </w:r>
      <w:r w:rsidRPr="00653D38">
        <w:rPr>
          <w:rFonts w:asciiTheme="minorEastAsia" w:hAnsiTheme="minorEastAsia" w:hint="eastAsia"/>
          <w:color w:val="000000" w:themeColor="text1"/>
          <w:sz w:val="24"/>
          <w:rPrChange w:id="6674" w:author="JY0225" w:date="2017-08-24T12:09:00Z">
            <w:rPr>
              <w:rFonts w:hint="eastAsia"/>
              <w:color w:val="000000" w:themeColor="text1"/>
              <w:sz w:val="24"/>
            </w:rPr>
          </w:rPrChange>
        </w:rPr>
        <w:t>的中间件系统在执行数据库操作时，采取的方式是建立临时的数据库连接，并编写相应的</w:t>
      </w:r>
      <w:r w:rsidRPr="00653D38">
        <w:rPr>
          <w:rFonts w:asciiTheme="minorEastAsia" w:hAnsiTheme="minorEastAsia"/>
          <w:color w:val="000000" w:themeColor="text1"/>
          <w:sz w:val="24"/>
          <w:rPrChange w:id="6675" w:author="JY0225" w:date="2017-08-24T12:09:00Z">
            <w:rPr>
              <w:color w:val="000000" w:themeColor="text1"/>
              <w:sz w:val="24"/>
            </w:rPr>
          </w:rPrChange>
        </w:rPr>
        <w:t>SQL</w:t>
      </w:r>
      <w:r w:rsidRPr="00653D38">
        <w:rPr>
          <w:rFonts w:asciiTheme="minorEastAsia" w:hAnsiTheme="minorEastAsia" w:hint="eastAsia"/>
          <w:color w:val="000000" w:themeColor="text1"/>
          <w:sz w:val="24"/>
          <w:rPrChange w:id="6676" w:author="JY0225" w:date="2017-08-24T12:09:00Z">
            <w:rPr>
              <w:rFonts w:hint="eastAsia"/>
              <w:color w:val="000000" w:themeColor="text1"/>
              <w:sz w:val="24"/>
            </w:rPr>
          </w:rPrChange>
        </w:rPr>
        <w:t>语句，最后执行数据库操作。</w:t>
      </w:r>
    </w:p>
    <w:tbl>
      <w:tblPr>
        <w:tblStyle w:val="aa"/>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6"/>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6"/>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6"/>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6"/>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0A86B84D" w:rsidR="007335E7" w:rsidRPr="00653D38" w:rsidRDefault="007D2F7F" w:rsidP="006E586D">
      <w:pPr>
        <w:spacing w:line="400" w:lineRule="exact"/>
        <w:rPr>
          <w:rFonts w:asciiTheme="minorEastAsia" w:hAnsiTheme="minorEastAsia"/>
          <w:color w:val="000000" w:themeColor="text1"/>
          <w:sz w:val="24"/>
          <w:szCs w:val="24"/>
          <w:rPrChange w:id="6677" w:author="JY0225" w:date="2017-08-24T12:10:00Z">
            <w:rPr>
              <w:color w:val="000000" w:themeColor="text1"/>
              <w:sz w:val="24"/>
            </w:rPr>
          </w:rPrChange>
        </w:rPr>
      </w:pPr>
      <w:r>
        <w:rPr>
          <w:color w:val="000000" w:themeColor="text1"/>
          <w:sz w:val="24"/>
        </w:rPr>
        <w:tab/>
      </w:r>
      <w:r w:rsidR="00952C5C" w:rsidRPr="00653D38">
        <w:rPr>
          <w:rFonts w:asciiTheme="minorEastAsia" w:hAnsiTheme="minorEastAsia" w:hint="eastAsia"/>
          <w:color w:val="000000" w:themeColor="text1"/>
          <w:sz w:val="24"/>
          <w:szCs w:val="24"/>
          <w:rPrChange w:id="6678" w:author="JY0225" w:date="2017-08-24T12:10:00Z">
            <w:rPr>
              <w:rFonts w:hint="eastAsia"/>
              <w:color w:val="000000" w:themeColor="text1"/>
              <w:sz w:val="24"/>
            </w:rPr>
          </w:rPrChange>
        </w:rPr>
        <w:t>这样的操作存在一定的安全隐患，如</w:t>
      </w:r>
      <w:r w:rsidR="00A45A1E" w:rsidRPr="00653D38">
        <w:rPr>
          <w:rFonts w:asciiTheme="minorEastAsia" w:hAnsiTheme="minorEastAsia"/>
          <w:color w:val="000000" w:themeColor="text1"/>
          <w:sz w:val="24"/>
          <w:szCs w:val="24"/>
          <w:rPrChange w:id="6679" w:author="JY0225" w:date="2017-08-24T12:10:00Z">
            <w:rPr>
              <w:color w:val="000000" w:themeColor="text1"/>
              <w:sz w:val="24"/>
            </w:rPr>
          </w:rPrChange>
        </w:rPr>
        <w:t>SQL</w:t>
      </w:r>
      <w:r w:rsidR="00952C5C" w:rsidRPr="00653D38">
        <w:rPr>
          <w:rFonts w:asciiTheme="minorEastAsia" w:hAnsiTheme="minorEastAsia" w:hint="eastAsia"/>
          <w:color w:val="000000" w:themeColor="text1"/>
          <w:sz w:val="24"/>
          <w:szCs w:val="24"/>
          <w:rPrChange w:id="6680" w:author="JY0225" w:date="2017-08-24T12:10:00Z">
            <w:rPr>
              <w:rFonts w:hint="eastAsia"/>
              <w:color w:val="000000" w:themeColor="text1"/>
              <w:sz w:val="24"/>
            </w:rPr>
          </w:rPrChange>
        </w:rPr>
        <w:t>注入攻击</w:t>
      </w:r>
      <w:r w:rsidR="000B18C5" w:rsidRPr="00653D38">
        <w:rPr>
          <w:rFonts w:asciiTheme="minorEastAsia" w:hAnsiTheme="minorEastAsia" w:hint="eastAsia"/>
          <w:color w:val="000000" w:themeColor="text1"/>
          <w:sz w:val="24"/>
          <w:szCs w:val="24"/>
          <w:rPrChange w:id="6681" w:author="JY0225" w:date="2017-08-24T12:10:00Z">
            <w:rPr>
              <w:rFonts w:hint="eastAsia"/>
              <w:color w:val="000000" w:themeColor="text1"/>
              <w:sz w:val="24"/>
            </w:rPr>
          </w:rPrChange>
        </w:rPr>
        <w:t>。</w:t>
      </w:r>
      <w:r w:rsidR="00F34C36" w:rsidRPr="00653D38">
        <w:rPr>
          <w:rFonts w:asciiTheme="minorEastAsia" w:hAnsiTheme="minorEastAsia"/>
          <w:color w:val="000000" w:themeColor="text1"/>
          <w:sz w:val="24"/>
          <w:szCs w:val="24"/>
          <w:rPrChange w:id="6682" w:author="JY0225" w:date="2017-08-24T12:10:00Z">
            <w:rPr>
              <w:color w:val="000000" w:themeColor="text1"/>
              <w:sz w:val="24"/>
            </w:rPr>
          </w:rPrChange>
        </w:rPr>
        <w:t>SQL</w:t>
      </w:r>
      <w:r w:rsidR="00F34C36" w:rsidRPr="00653D38">
        <w:rPr>
          <w:rFonts w:asciiTheme="minorEastAsia" w:hAnsiTheme="minorEastAsia" w:hint="eastAsia"/>
          <w:color w:val="000000" w:themeColor="text1"/>
          <w:sz w:val="24"/>
          <w:szCs w:val="24"/>
          <w:rPrChange w:id="6683" w:author="JY0225" w:date="2017-08-24T12:10:00Z">
            <w:rPr>
              <w:rFonts w:hint="eastAsia"/>
              <w:color w:val="000000" w:themeColor="text1"/>
              <w:sz w:val="24"/>
            </w:rPr>
          </w:rPrChange>
        </w:rPr>
        <w:t>注入攻击是黑客对数据库进行攻击的常用手段之一，</w:t>
      </w:r>
      <w:r w:rsidR="006A7039" w:rsidRPr="00653D38">
        <w:rPr>
          <w:rFonts w:asciiTheme="minorEastAsia" w:hAnsiTheme="minorEastAsia" w:hint="eastAsia"/>
          <w:color w:val="000000" w:themeColor="text1"/>
          <w:sz w:val="24"/>
          <w:szCs w:val="24"/>
          <w:rPrChange w:id="6684" w:author="JY0225" w:date="2017-08-24T12:10:00Z">
            <w:rPr>
              <w:rFonts w:hint="eastAsia"/>
              <w:color w:val="000000" w:themeColor="text1"/>
              <w:sz w:val="24"/>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53D38">
        <w:rPr>
          <w:rFonts w:asciiTheme="minorEastAsia" w:hAnsiTheme="minorEastAsia"/>
          <w:color w:val="000000" w:themeColor="text1"/>
          <w:sz w:val="24"/>
          <w:szCs w:val="24"/>
          <w:rPrChange w:id="6685" w:author="JY0225" w:date="2017-08-24T12:10:00Z">
            <w:rPr>
              <w:color w:val="000000" w:themeColor="text1"/>
              <w:sz w:val="24"/>
            </w:rPr>
          </w:rPrChange>
        </w:rPr>
        <w:t>SQL Injection</w:t>
      </w:r>
      <w:r w:rsidR="006A7039" w:rsidRPr="00653D38">
        <w:rPr>
          <w:rFonts w:asciiTheme="minorEastAsia" w:hAnsiTheme="minorEastAsia" w:hint="eastAsia"/>
          <w:color w:val="000000" w:themeColor="text1"/>
          <w:sz w:val="24"/>
          <w:szCs w:val="24"/>
          <w:rPrChange w:id="6686" w:author="JY0225" w:date="2017-08-24T12:10:00Z">
            <w:rPr>
              <w:rFonts w:hint="eastAsia"/>
              <w:color w:val="000000" w:themeColor="text1"/>
              <w:sz w:val="24"/>
            </w:rPr>
          </w:rPrChange>
        </w:rPr>
        <w:t>，即</w:t>
      </w:r>
      <w:r w:rsidR="006A7039" w:rsidRPr="00653D38">
        <w:rPr>
          <w:rFonts w:asciiTheme="minorEastAsia" w:hAnsiTheme="minorEastAsia"/>
          <w:color w:val="000000" w:themeColor="text1"/>
          <w:sz w:val="24"/>
          <w:szCs w:val="24"/>
          <w:rPrChange w:id="6687" w:author="JY0225" w:date="2017-08-24T12:10:00Z">
            <w:rPr>
              <w:color w:val="000000" w:themeColor="text1"/>
              <w:sz w:val="24"/>
            </w:rPr>
          </w:rPrChange>
        </w:rPr>
        <w:t>SQL</w:t>
      </w:r>
      <w:r w:rsidR="006A7039" w:rsidRPr="00653D38">
        <w:rPr>
          <w:rFonts w:asciiTheme="minorEastAsia" w:hAnsiTheme="minorEastAsia" w:hint="eastAsia"/>
          <w:color w:val="000000" w:themeColor="text1"/>
          <w:sz w:val="24"/>
          <w:szCs w:val="24"/>
          <w:rPrChange w:id="6688" w:author="JY0225" w:date="2017-08-24T12:10:00Z">
            <w:rPr>
              <w:rFonts w:hint="eastAsia"/>
              <w:color w:val="000000" w:themeColor="text1"/>
              <w:sz w:val="24"/>
            </w:rPr>
          </w:rPrChange>
        </w:rPr>
        <w:t>注入</w:t>
      </w:r>
      <w:r w:rsidR="007C7265" w:rsidRPr="00653D38">
        <w:rPr>
          <w:rFonts w:asciiTheme="minorEastAsia" w:hAnsiTheme="minorEastAsia"/>
          <w:sz w:val="24"/>
          <w:szCs w:val="24"/>
          <w:vertAlign w:val="superscript"/>
          <w:rPrChange w:id="6689" w:author="JY0225" w:date="2017-08-24T12:10:00Z">
            <w:rPr>
              <w:vertAlign w:val="superscript"/>
            </w:rPr>
          </w:rPrChange>
        </w:rPr>
        <w:fldChar w:fldCharType="begin"/>
      </w:r>
      <w:r w:rsidR="007C7265" w:rsidRPr="00653D38">
        <w:rPr>
          <w:rFonts w:asciiTheme="minorEastAsia" w:hAnsiTheme="minorEastAsia"/>
          <w:sz w:val="24"/>
          <w:szCs w:val="24"/>
          <w:vertAlign w:val="superscript"/>
          <w:rPrChange w:id="6690" w:author="JY0225" w:date="2017-08-24T12:10:00Z">
            <w:rPr>
              <w:vertAlign w:val="superscript"/>
            </w:rPr>
          </w:rPrChange>
        </w:rPr>
        <w:instrText xml:space="preserve"> REF _Ref489795056 \r \h </w:instrText>
      </w:r>
      <w:r w:rsidR="00653D38" w:rsidRPr="00653D38">
        <w:rPr>
          <w:rFonts w:asciiTheme="minorEastAsia" w:hAnsiTheme="minorEastAsia"/>
          <w:sz w:val="24"/>
          <w:szCs w:val="24"/>
          <w:vertAlign w:val="superscript"/>
          <w:rPrChange w:id="6691" w:author="JY0225" w:date="2017-08-24T12:10:00Z">
            <w:rPr>
              <w:rFonts w:asciiTheme="minorEastAsia" w:hAnsiTheme="minorEastAsia"/>
              <w:vertAlign w:val="superscript"/>
            </w:rPr>
          </w:rPrChange>
        </w:rPr>
        <w:instrText xml:space="preserve"> \* MERGEFORMAT </w:instrText>
      </w:r>
      <w:r w:rsidR="007C7265" w:rsidRPr="00653D38">
        <w:rPr>
          <w:rFonts w:asciiTheme="minorEastAsia" w:hAnsiTheme="minorEastAsia"/>
          <w:sz w:val="24"/>
          <w:szCs w:val="24"/>
          <w:vertAlign w:val="superscript"/>
          <w:rPrChange w:id="6692" w:author="JY0225" w:date="2017-08-24T12:10:00Z">
            <w:rPr>
              <w:rFonts w:asciiTheme="minorEastAsia" w:hAnsiTheme="minorEastAsia"/>
              <w:sz w:val="24"/>
              <w:szCs w:val="24"/>
              <w:vertAlign w:val="superscript"/>
            </w:rPr>
          </w:rPrChange>
        </w:rPr>
      </w:r>
      <w:r w:rsidR="007C7265" w:rsidRPr="00653D38">
        <w:rPr>
          <w:rFonts w:asciiTheme="minorEastAsia" w:hAnsiTheme="minorEastAsia"/>
          <w:sz w:val="24"/>
          <w:szCs w:val="24"/>
          <w:vertAlign w:val="superscript"/>
          <w:rPrChange w:id="6693" w:author="JY0225" w:date="2017-08-24T12:10:00Z">
            <w:rPr>
              <w:vertAlign w:val="superscript"/>
            </w:rPr>
          </w:rPrChange>
        </w:rPr>
        <w:fldChar w:fldCharType="separate"/>
      </w:r>
      <w:r w:rsidR="008E2759" w:rsidRPr="00653D38">
        <w:rPr>
          <w:rFonts w:asciiTheme="minorEastAsia" w:hAnsiTheme="minorEastAsia"/>
          <w:sz w:val="24"/>
          <w:szCs w:val="24"/>
          <w:vertAlign w:val="superscript"/>
          <w:rPrChange w:id="6694" w:author="JY0225" w:date="2017-08-24T12:10:00Z">
            <w:rPr>
              <w:vertAlign w:val="superscript"/>
            </w:rPr>
          </w:rPrChange>
        </w:rPr>
        <w:t>[40]</w:t>
      </w:r>
      <w:r w:rsidR="007C7265" w:rsidRPr="00653D38">
        <w:rPr>
          <w:rFonts w:asciiTheme="minorEastAsia" w:hAnsiTheme="minorEastAsia"/>
          <w:sz w:val="24"/>
          <w:szCs w:val="24"/>
          <w:vertAlign w:val="superscript"/>
          <w:rPrChange w:id="6695" w:author="JY0225" w:date="2017-08-24T12:10:00Z">
            <w:rPr>
              <w:vertAlign w:val="superscript"/>
            </w:rPr>
          </w:rPrChange>
        </w:rPr>
        <w:fldChar w:fldCharType="end"/>
      </w:r>
      <w:r w:rsidR="006A7039" w:rsidRPr="00653D38">
        <w:rPr>
          <w:rFonts w:asciiTheme="minorEastAsia" w:hAnsiTheme="minorEastAsia" w:hint="eastAsia"/>
          <w:color w:val="000000" w:themeColor="text1"/>
          <w:sz w:val="24"/>
          <w:szCs w:val="24"/>
          <w:rPrChange w:id="6696" w:author="JY0225" w:date="2017-08-24T12:10:00Z">
            <w:rPr>
              <w:rFonts w:hint="eastAsia"/>
              <w:color w:val="000000" w:themeColor="text1"/>
              <w:sz w:val="24"/>
            </w:rPr>
          </w:rPrChange>
        </w:rPr>
        <w:t>。</w:t>
      </w:r>
      <w:r w:rsidR="00293FB6" w:rsidRPr="00653D38">
        <w:rPr>
          <w:rFonts w:asciiTheme="minorEastAsia" w:hAnsiTheme="minorEastAsia" w:hint="eastAsia"/>
          <w:color w:val="000000" w:themeColor="text1"/>
          <w:sz w:val="24"/>
          <w:szCs w:val="24"/>
          <w:rPrChange w:id="6697" w:author="JY0225" w:date="2017-08-24T12:10:00Z">
            <w:rPr>
              <w:rFonts w:hint="eastAsia"/>
              <w:color w:val="000000" w:themeColor="text1"/>
              <w:sz w:val="24"/>
            </w:rPr>
          </w:rPrChange>
        </w:rPr>
        <w:t>优化后的中间件系统对数据库的操作进行的全面优化，不仅分离了数据库层操作，更是改变了执行数据库操作的方式</w:t>
      </w:r>
      <w:r w:rsidR="007622AD" w:rsidRPr="00653D38">
        <w:rPr>
          <w:rFonts w:asciiTheme="minorEastAsia" w:hAnsiTheme="minorEastAsia" w:hint="eastAsia"/>
          <w:color w:val="000000" w:themeColor="text1"/>
          <w:sz w:val="24"/>
          <w:szCs w:val="24"/>
          <w:rPrChange w:id="6698" w:author="JY0225" w:date="2017-08-24T12:10:00Z">
            <w:rPr>
              <w:rFonts w:hint="eastAsia"/>
              <w:color w:val="000000" w:themeColor="text1"/>
              <w:sz w:val="24"/>
            </w:rPr>
          </w:rPrChange>
        </w:rPr>
        <w:t>。</w:t>
      </w:r>
      <w:r w:rsidR="00F01704" w:rsidRPr="00653D38">
        <w:rPr>
          <w:rFonts w:asciiTheme="minorEastAsia" w:hAnsiTheme="minorEastAsia" w:hint="eastAsia"/>
          <w:color w:val="000000" w:themeColor="text1"/>
          <w:sz w:val="24"/>
          <w:szCs w:val="24"/>
          <w:rPrChange w:id="6699" w:author="JY0225" w:date="2017-08-24T12:10:00Z">
            <w:rPr>
              <w:rFonts w:hint="eastAsia"/>
              <w:color w:val="000000" w:themeColor="text1"/>
              <w:sz w:val="24"/>
            </w:rPr>
          </w:rPrChange>
        </w:rPr>
        <w:t>优化后的中间件系统使用了占位符的方式来抵御</w:t>
      </w:r>
      <w:r w:rsidR="00F01704" w:rsidRPr="00653D38">
        <w:rPr>
          <w:rFonts w:asciiTheme="minorEastAsia" w:hAnsiTheme="minorEastAsia"/>
          <w:color w:val="000000" w:themeColor="text1"/>
          <w:sz w:val="24"/>
          <w:szCs w:val="24"/>
          <w:rPrChange w:id="6700" w:author="JY0225" w:date="2017-08-24T12:10:00Z">
            <w:rPr>
              <w:color w:val="000000" w:themeColor="text1"/>
              <w:sz w:val="24"/>
            </w:rPr>
          </w:rPrChange>
        </w:rPr>
        <w:t>SQL</w:t>
      </w:r>
      <w:r w:rsidR="00F01704" w:rsidRPr="00653D38">
        <w:rPr>
          <w:rFonts w:asciiTheme="minorEastAsia" w:hAnsiTheme="minorEastAsia" w:hint="eastAsia"/>
          <w:color w:val="000000" w:themeColor="text1"/>
          <w:sz w:val="24"/>
          <w:szCs w:val="24"/>
          <w:rPrChange w:id="6701" w:author="JY0225" w:date="2017-08-24T12:10:00Z">
            <w:rPr>
              <w:rFonts w:hint="eastAsia"/>
              <w:color w:val="000000" w:themeColor="text1"/>
              <w:sz w:val="24"/>
            </w:rPr>
          </w:rPrChange>
        </w:rPr>
        <w:t>注入攻击</w:t>
      </w:r>
      <w:r w:rsidR="007C7265" w:rsidRPr="00653D38">
        <w:rPr>
          <w:rFonts w:asciiTheme="minorEastAsia" w:hAnsiTheme="minorEastAsia"/>
          <w:color w:val="000000" w:themeColor="text1"/>
          <w:sz w:val="24"/>
          <w:szCs w:val="24"/>
          <w:vertAlign w:val="superscript"/>
          <w:rPrChange w:id="6702" w:author="JY0225" w:date="2017-08-24T12:10:00Z">
            <w:rPr>
              <w:color w:val="000000" w:themeColor="text1"/>
              <w:vertAlign w:val="superscript"/>
            </w:rPr>
          </w:rPrChange>
        </w:rPr>
        <w:fldChar w:fldCharType="begin"/>
      </w:r>
      <w:r w:rsidR="007C7265" w:rsidRPr="00653D38">
        <w:rPr>
          <w:rFonts w:asciiTheme="minorEastAsia" w:hAnsiTheme="minorEastAsia"/>
          <w:color w:val="000000" w:themeColor="text1"/>
          <w:sz w:val="24"/>
          <w:szCs w:val="24"/>
          <w:vertAlign w:val="superscript"/>
          <w:rPrChange w:id="6703" w:author="JY0225" w:date="2017-08-24T12:10:00Z">
            <w:rPr>
              <w:color w:val="000000" w:themeColor="text1"/>
              <w:vertAlign w:val="superscript"/>
            </w:rPr>
          </w:rPrChange>
        </w:rPr>
        <w:instrText xml:space="preserve"> REF _Ref489795089 \r \h </w:instrText>
      </w:r>
      <w:r w:rsidR="00653D38" w:rsidRPr="00653D38">
        <w:rPr>
          <w:rFonts w:asciiTheme="minorEastAsia" w:hAnsiTheme="minorEastAsia"/>
          <w:color w:val="000000" w:themeColor="text1"/>
          <w:sz w:val="24"/>
          <w:szCs w:val="24"/>
          <w:vertAlign w:val="superscript"/>
          <w:rPrChange w:id="6704" w:author="JY0225" w:date="2017-08-24T12:10:00Z">
            <w:rPr>
              <w:rFonts w:asciiTheme="minorEastAsia" w:hAnsiTheme="minorEastAsia"/>
              <w:color w:val="000000" w:themeColor="text1"/>
              <w:vertAlign w:val="superscript"/>
            </w:rPr>
          </w:rPrChange>
        </w:rPr>
        <w:instrText xml:space="preserve"> \* MERGEFORMAT </w:instrText>
      </w:r>
      <w:r w:rsidR="007C7265" w:rsidRPr="00653D38">
        <w:rPr>
          <w:rFonts w:asciiTheme="minorEastAsia" w:hAnsiTheme="minorEastAsia"/>
          <w:color w:val="000000" w:themeColor="text1"/>
          <w:sz w:val="24"/>
          <w:szCs w:val="24"/>
          <w:vertAlign w:val="superscript"/>
          <w:rPrChange w:id="6705" w:author="JY0225" w:date="2017-08-24T12:10:00Z">
            <w:rPr>
              <w:rFonts w:asciiTheme="minorEastAsia" w:hAnsiTheme="minorEastAsia"/>
              <w:color w:val="000000" w:themeColor="text1"/>
              <w:sz w:val="24"/>
              <w:szCs w:val="24"/>
              <w:vertAlign w:val="superscript"/>
            </w:rPr>
          </w:rPrChange>
        </w:rPr>
      </w:r>
      <w:r w:rsidR="007C7265" w:rsidRPr="00653D38">
        <w:rPr>
          <w:rFonts w:asciiTheme="minorEastAsia" w:hAnsiTheme="minorEastAsia"/>
          <w:color w:val="000000" w:themeColor="text1"/>
          <w:sz w:val="24"/>
          <w:szCs w:val="24"/>
          <w:vertAlign w:val="superscript"/>
          <w:rPrChange w:id="6706" w:author="JY0225" w:date="2017-08-24T12:10:00Z">
            <w:rPr>
              <w:color w:val="000000" w:themeColor="text1"/>
              <w:vertAlign w:val="superscript"/>
            </w:rPr>
          </w:rPrChange>
        </w:rPr>
        <w:fldChar w:fldCharType="separate"/>
      </w:r>
      <w:ins w:id="6707" w:author="JY0225" w:date="2017-08-23T16:27:00Z">
        <w:r w:rsidR="008E2759" w:rsidRPr="00653D38">
          <w:rPr>
            <w:rFonts w:asciiTheme="minorEastAsia" w:hAnsiTheme="minorEastAsia"/>
            <w:color w:val="000000" w:themeColor="text1"/>
            <w:sz w:val="24"/>
            <w:szCs w:val="24"/>
            <w:vertAlign w:val="superscript"/>
            <w:rPrChange w:id="6708" w:author="JY0225" w:date="2017-08-24T12:10:00Z">
              <w:rPr>
                <w:color w:val="000000" w:themeColor="text1"/>
                <w:vertAlign w:val="superscript"/>
              </w:rPr>
            </w:rPrChange>
          </w:rPr>
          <w:t>[1]</w:t>
        </w:r>
      </w:ins>
      <w:del w:id="6709" w:author="JY0225" w:date="2017-08-22T19:51:00Z">
        <w:r w:rsidR="00F518C7" w:rsidRPr="00653D38" w:rsidDel="000E4D98">
          <w:rPr>
            <w:rFonts w:asciiTheme="minorEastAsia" w:hAnsiTheme="minorEastAsia"/>
            <w:color w:val="000000" w:themeColor="text1"/>
            <w:sz w:val="24"/>
            <w:szCs w:val="24"/>
            <w:vertAlign w:val="superscript"/>
            <w:rPrChange w:id="6710" w:author="JY0225" w:date="2017-08-24T12:10:00Z">
              <w:rPr>
                <w:color w:val="000000" w:themeColor="text1"/>
                <w:vertAlign w:val="superscript"/>
              </w:rPr>
            </w:rPrChange>
          </w:rPr>
          <w:delText>[41]</w:delText>
        </w:r>
      </w:del>
      <w:r w:rsidR="007C7265" w:rsidRPr="00653D38">
        <w:rPr>
          <w:rFonts w:asciiTheme="minorEastAsia" w:hAnsiTheme="minorEastAsia"/>
          <w:color w:val="000000" w:themeColor="text1"/>
          <w:sz w:val="24"/>
          <w:szCs w:val="24"/>
          <w:vertAlign w:val="superscript"/>
          <w:rPrChange w:id="6711" w:author="JY0225" w:date="2017-08-24T12:10:00Z">
            <w:rPr>
              <w:color w:val="000000" w:themeColor="text1"/>
              <w:vertAlign w:val="superscript"/>
            </w:rPr>
          </w:rPrChange>
        </w:rPr>
        <w:fldChar w:fldCharType="end"/>
      </w:r>
      <w:r w:rsidR="00F01704" w:rsidRPr="00653D38">
        <w:rPr>
          <w:rFonts w:asciiTheme="minorEastAsia" w:hAnsiTheme="minorEastAsia" w:hint="eastAsia"/>
          <w:color w:val="000000" w:themeColor="text1"/>
          <w:sz w:val="24"/>
          <w:szCs w:val="24"/>
          <w:rPrChange w:id="6712" w:author="JY0225" w:date="2017-08-24T12:10:00Z">
            <w:rPr>
              <w:rFonts w:hint="eastAsia"/>
              <w:color w:val="000000" w:themeColor="text1"/>
              <w:sz w:val="24"/>
            </w:rPr>
          </w:rPrChange>
        </w:rPr>
        <w:t>。</w:t>
      </w:r>
    </w:p>
    <w:tbl>
      <w:tblPr>
        <w:tblStyle w:val="aa"/>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6"/>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6"/>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6713" w:name="_Toc491352041"/>
      <w:r>
        <w:t>6.4</w:t>
      </w:r>
      <w:r w:rsidR="004A0C1E">
        <w:t>.2</w:t>
      </w:r>
      <w:r w:rsidR="00FB279D">
        <w:t>稳定</w:t>
      </w:r>
      <w:r>
        <w:t>性分析</w:t>
      </w:r>
      <w:bookmarkEnd w:id="6713"/>
    </w:p>
    <w:p w14:paraId="16539171" w14:textId="77777777" w:rsidR="00375191" w:rsidRPr="00653D38" w:rsidRDefault="00375191" w:rsidP="00C040AC">
      <w:pPr>
        <w:spacing w:line="400" w:lineRule="exact"/>
        <w:rPr>
          <w:rFonts w:asciiTheme="minorEastAsia" w:hAnsiTheme="minorEastAsia"/>
          <w:color w:val="000000" w:themeColor="text1"/>
          <w:sz w:val="24"/>
          <w:rPrChange w:id="6714" w:author="JY0225" w:date="2017-08-24T12:10:00Z">
            <w:rPr>
              <w:color w:val="000000" w:themeColor="text1"/>
              <w:sz w:val="24"/>
            </w:rPr>
          </w:rPrChange>
        </w:rPr>
      </w:pPr>
      <w:r w:rsidRPr="00C040AC">
        <w:rPr>
          <w:color w:val="000000" w:themeColor="text1"/>
          <w:sz w:val="24"/>
        </w:rPr>
        <w:tab/>
      </w:r>
      <w:r w:rsidRPr="00653D38">
        <w:rPr>
          <w:rFonts w:asciiTheme="minorEastAsia" w:hAnsiTheme="minorEastAsia"/>
          <w:color w:val="000000" w:themeColor="text1"/>
          <w:sz w:val="24"/>
          <w:rPrChange w:id="6715" w:author="JY0225" w:date="2017-08-24T12:10:00Z">
            <w:rPr>
              <w:color w:val="000000" w:themeColor="text1"/>
              <w:sz w:val="24"/>
            </w:rPr>
          </w:rPrChange>
        </w:rPr>
        <w:t>1</w:t>
      </w:r>
      <w:r w:rsidRPr="00653D38">
        <w:rPr>
          <w:rFonts w:asciiTheme="minorEastAsia" w:hAnsiTheme="minorEastAsia" w:hint="eastAsia"/>
          <w:color w:val="000000" w:themeColor="text1"/>
          <w:sz w:val="24"/>
          <w:rPrChange w:id="6716" w:author="JY0225" w:date="2017-08-24T12:10:00Z">
            <w:rPr>
              <w:rFonts w:hint="eastAsia"/>
              <w:color w:val="000000" w:themeColor="text1"/>
              <w:sz w:val="24"/>
            </w:rPr>
          </w:rPrChange>
        </w:rPr>
        <w:t>）系统稳定性</w:t>
      </w:r>
    </w:p>
    <w:p w14:paraId="1EFF5E71" w14:textId="0C66F9F7" w:rsidR="00C040AC" w:rsidRPr="00653D38" w:rsidRDefault="00C040AC" w:rsidP="00C040AC">
      <w:pPr>
        <w:spacing w:line="400" w:lineRule="exact"/>
        <w:rPr>
          <w:rFonts w:asciiTheme="minorEastAsia" w:hAnsiTheme="minorEastAsia"/>
          <w:color w:val="000000" w:themeColor="text1"/>
          <w:sz w:val="24"/>
          <w:rPrChange w:id="6717" w:author="JY0225" w:date="2017-08-24T12:10:00Z">
            <w:rPr>
              <w:color w:val="000000" w:themeColor="text1"/>
              <w:sz w:val="24"/>
            </w:rPr>
          </w:rPrChange>
        </w:rPr>
      </w:pPr>
      <w:r w:rsidRPr="00653D38">
        <w:rPr>
          <w:rFonts w:asciiTheme="minorEastAsia" w:hAnsiTheme="minorEastAsia"/>
          <w:color w:val="000000" w:themeColor="text1"/>
          <w:sz w:val="24"/>
          <w:rPrChange w:id="6718" w:author="JY0225" w:date="2017-08-24T12:10:00Z">
            <w:rPr>
              <w:color w:val="000000" w:themeColor="text1"/>
              <w:sz w:val="24"/>
            </w:rPr>
          </w:rPrChange>
        </w:rPr>
        <w:tab/>
      </w:r>
      <w:r w:rsidR="0095674E" w:rsidRPr="00653D38">
        <w:rPr>
          <w:rFonts w:asciiTheme="minorEastAsia" w:hAnsiTheme="minorEastAsia" w:cs="Times New Roman" w:hint="eastAsia"/>
          <w:sz w:val="24"/>
          <w:rPrChange w:id="6719" w:author="JY0225" w:date="2017-08-24T12:10:00Z">
            <w:rPr>
              <w:rFonts w:ascii="Times New Roman" w:hAnsi="Times New Roman" w:cs="Times New Roman" w:hint="eastAsia"/>
              <w:sz w:val="24"/>
            </w:rPr>
          </w:rPrChange>
        </w:rPr>
        <w:t>中间件系统可以同时处理来自不同用户的请求，</w:t>
      </w:r>
      <w:r w:rsidR="005968AF" w:rsidRPr="00653D38">
        <w:rPr>
          <w:rFonts w:asciiTheme="minorEastAsia" w:hAnsiTheme="minorEastAsia" w:cs="Times New Roman" w:hint="eastAsia"/>
          <w:sz w:val="24"/>
          <w:rPrChange w:id="6720" w:author="JY0225" w:date="2017-08-24T12:10:00Z">
            <w:rPr>
              <w:rFonts w:ascii="Times New Roman" w:hAnsi="Times New Roman" w:cs="Times New Roman" w:hint="eastAsia"/>
              <w:sz w:val="24"/>
            </w:rPr>
          </w:rPrChange>
        </w:rPr>
        <w:t>同时</w:t>
      </w:r>
      <w:r w:rsidR="0095674E" w:rsidRPr="00653D38">
        <w:rPr>
          <w:rFonts w:asciiTheme="minorEastAsia" w:hAnsiTheme="minorEastAsia" w:cs="Times New Roman" w:hint="eastAsia"/>
          <w:sz w:val="24"/>
          <w:rPrChange w:id="6721" w:author="JY0225" w:date="2017-08-24T12:10:00Z">
            <w:rPr>
              <w:rFonts w:ascii="Times New Roman" w:hAnsi="Times New Roman" w:cs="Times New Roman" w:hint="eastAsia"/>
              <w:sz w:val="24"/>
            </w:rPr>
          </w:rPrChange>
        </w:rPr>
        <w:t>用户也能批量地发送请求给中间件。</w:t>
      </w:r>
      <w:r w:rsidR="009D5030" w:rsidRPr="00653D38">
        <w:rPr>
          <w:rFonts w:asciiTheme="minorEastAsia" w:hAnsiTheme="minorEastAsia" w:cs="Times New Roman" w:hint="eastAsia"/>
          <w:sz w:val="24"/>
          <w:rPrChange w:id="6722" w:author="JY0225" w:date="2017-08-24T12:10:00Z">
            <w:rPr>
              <w:rFonts w:ascii="Times New Roman" w:hAnsi="Times New Roman" w:cs="Times New Roman" w:hint="eastAsia"/>
              <w:sz w:val="24"/>
            </w:rPr>
          </w:rPrChange>
        </w:rPr>
        <w:t>因此用户的请求</w:t>
      </w:r>
      <w:r w:rsidR="000C6282" w:rsidRPr="00653D38">
        <w:rPr>
          <w:rFonts w:asciiTheme="minorEastAsia" w:hAnsiTheme="minorEastAsia" w:cs="Times New Roman" w:hint="eastAsia"/>
          <w:sz w:val="24"/>
          <w:rPrChange w:id="6723" w:author="JY0225" w:date="2017-08-24T12:10:00Z">
            <w:rPr>
              <w:rFonts w:ascii="Times New Roman" w:hAnsi="Times New Roman" w:cs="Times New Roman" w:hint="eastAsia"/>
              <w:sz w:val="24"/>
            </w:rPr>
          </w:rPrChange>
        </w:rPr>
        <w:t>不会立马被执行，</w:t>
      </w:r>
      <w:r w:rsidR="00763271" w:rsidRPr="00653D38">
        <w:rPr>
          <w:rFonts w:asciiTheme="minorEastAsia" w:hAnsiTheme="minorEastAsia" w:cs="Times New Roman" w:hint="eastAsia"/>
          <w:sz w:val="24"/>
          <w:rPrChange w:id="6724" w:author="JY0225" w:date="2017-08-24T12:10:00Z">
            <w:rPr>
              <w:rFonts w:ascii="Times New Roman" w:hAnsi="Times New Roman" w:cs="Times New Roman" w:hint="eastAsia"/>
              <w:sz w:val="24"/>
            </w:rPr>
          </w:rPrChange>
        </w:rPr>
        <w:t>而</w:t>
      </w:r>
      <w:r w:rsidR="009D5030" w:rsidRPr="00653D38">
        <w:rPr>
          <w:rFonts w:asciiTheme="minorEastAsia" w:hAnsiTheme="minorEastAsia" w:cs="Times New Roman" w:hint="eastAsia"/>
          <w:sz w:val="24"/>
          <w:rPrChange w:id="6725" w:author="JY0225" w:date="2017-08-24T12:10:00Z">
            <w:rPr>
              <w:rFonts w:ascii="Times New Roman" w:hAnsi="Times New Roman" w:cs="Times New Roman" w:hint="eastAsia"/>
              <w:sz w:val="24"/>
            </w:rPr>
          </w:rPrChange>
        </w:rPr>
        <w:t>是以缓存的形式保存的</w:t>
      </w:r>
      <w:r w:rsidR="00763271" w:rsidRPr="00653D38">
        <w:rPr>
          <w:rFonts w:asciiTheme="minorEastAsia" w:hAnsiTheme="minorEastAsia" w:cs="Times New Roman" w:hint="eastAsia"/>
          <w:sz w:val="24"/>
          <w:rPrChange w:id="6726" w:author="JY0225" w:date="2017-08-24T12:10:00Z">
            <w:rPr>
              <w:rFonts w:ascii="Times New Roman" w:hAnsi="Times New Roman" w:cs="Times New Roman" w:hint="eastAsia"/>
              <w:sz w:val="24"/>
            </w:rPr>
          </w:rPrChange>
        </w:rPr>
        <w:t>。</w:t>
      </w:r>
      <w:r w:rsidR="006358BB" w:rsidRPr="00653D38">
        <w:rPr>
          <w:rFonts w:asciiTheme="minorEastAsia" w:hAnsiTheme="minorEastAsia" w:cs="Times New Roman" w:hint="eastAsia"/>
          <w:sz w:val="24"/>
          <w:rPrChange w:id="6727" w:author="JY0225" w:date="2017-08-24T12:10:00Z">
            <w:rPr>
              <w:rFonts w:ascii="Times New Roman" w:hAnsi="Times New Roman" w:cs="Times New Roman" w:hint="eastAsia"/>
              <w:sz w:val="24"/>
            </w:rPr>
          </w:rPrChange>
        </w:rPr>
        <w:t>当</w:t>
      </w:r>
      <w:r w:rsidR="00C77062" w:rsidRPr="00653D38">
        <w:rPr>
          <w:rFonts w:asciiTheme="minorEastAsia" w:hAnsiTheme="minorEastAsia" w:cs="Times New Roman" w:hint="eastAsia"/>
          <w:sz w:val="24"/>
          <w:rPrChange w:id="6728" w:author="JY0225" w:date="2017-08-24T12:10:00Z">
            <w:rPr>
              <w:rFonts w:ascii="Times New Roman" w:hAnsi="Times New Roman" w:cs="Times New Roman" w:hint="eastAsia"/>
              <w:sz w:val="24"/>
            </w:rPr>
          </w:rPrChange>
        </w:rPr>
        <w:t>用户注销</w:t>
      </w:r>
      <w:r w:rsidR="00AA2C63" w:rsidRPr="00653D38">
        <w:rPr>
          <w:rFonts w:asciiTheme="minorEastAsia" w:hAnsiTheme="minorEastAsia" w:cs="Times New Roman" w:hint="eastAsia"/>
          <w:sz w:val="24"/>
          <w:rPrChange w:id="6729" w:author="JY0225" w:date="2017-08-24T12:10:00Z">
            <w:rPr>
              <w:rFonts w:ascii="Times New Roman" w:hAnsi="Times New Roman" w:cs="Times New Roman" w:hint="eastAsia"/>
              <w:sz w:val="24"/>
            </w:rPr>
          </w:rPrChange>
        </w:rPr>
        <w:t>或是中间件系统遇到故障之后，</w:t>
      </w:r>
      <w:r w:rsidR="005B487E" w:rsidRPr="00653D38">
        <w:rPr>
          <w:rFonts w:asciiTheme="minorEastAsia" w:hAnsiTheme="minorEastAsia" w:cs="Times New Roman" w:hint="eastAsia"/>
          <w:sz w:val="24"/>
          <w:rPrChange w:id="6730" w:author="JY0225" w:date="2017-08-24T12:10:00Z">
            <w:rPr>
              <w:rFonts w:ascii="Times New Roman" w:hAnsi="Times New Roman" w:cs="Times New Roman" w:hint="eastAsia"/>
              <w:sz w:val="24"/>
            </w:rPr>
          </w:rPrChange>
        </w:rPr>
        <w:t>优化后的中间件系统会在</w:t>
      </w:r>
      <w:r w:rsidR="00C77062" w:rsidRPr="00653D38">
        <w:rPr>
          <w:rFonts w:asciiTheme="minorEastAsia" w:hAnsiTheme="minorEastAsia" w:cs="Times New Roman" w:hint="eastAsia"/>
          <w:sz w:val="24"/>
          <w:rPrChange w:id="6731" w:author="JY0225" w:date="2017-08-24T12:10:00Z">
            <w:rPr>
              <w:rFonts w:ascii="Times New Roman" w:hAnsi="Times New Roman" w:cs="Times New Roman" w:hint="eastAsia"/>
              <w:sz w:val="24"/>
            </w:rPr>
          </w:rPrChange>
        </w:rPr>
        <w:t>中间件系统</w:t>
      </w:r>
      <w:r w:rsidR="00B300C7" w:rsidRPr="00653D38">
        <w:rPr>
          <w:rFonts w:asciiTheme="minorEastAsia" w:hAnsiTheme="minorEastAsia" w:cs="Times New Roman" w:hint="eastAsia"/>
          <w:sz w:val="24"/>
          <w:rPrChange w:id="6732" w:author="JY0225" w:date="2017-08-24T12:10:00Z">
            <w:rPr>
              <w:rFonts w:ascii="Times New Roman" w:hAnsi="Times New Roman" w:cs="Times New Roman" w:hint="eastAsia"/>
              <w:sz w:val="24"/>
            </w:rPr>
          </w:rPrChange>
        </w:rPr>
        <w:t>重启后，</w:t>
      </w:r>
      <w:r w:rsidR="00CD7FD3" w:rsidRPr="00653D38">
        <w:rPr>
          <w:rFonts w:asciiTheme="minorEastAsia" w:hAnsiTheme="minorEastAsia" w:cs="Times New Roman" w:hint="eastAsia"/>
          <w:sz w:val="24"/>
          <w:rPrChange w:id="6733" w:author="JY0225" w:date="2017-08-24T12:10:00Z">
            <w:rPr>
              <w:rFonts w:ascii="Times New Roman" w:hAnsi="Times New Roman" w:cs="Times New Roman" w:hint="eastAsia"/>
              <w:sz w:val="24"/>
            </w:rPr>
          </w:rPrChange>
        </w:rPr>
        <w:t>自动执行未完成的任务。保证</w:t>
      </w:r>
      <w:r w:rsidR="00A6599F" w:rsidRPr="00653D38">
        <w:rPr>
          <w:rFonts w:asciiTheme="minorEastAsia" w:hAnsiTheme="minorEastAsia" w:cs="Times New Roman" w:hint="eastAsia"/>
          <w:sz w:val="24"/>
          <w:rPrChange w:id="6734" w:author="JY0225" w:date="2017-08-24T12:10:00Z">
            <w:rPr>
              <w:rFonts w:ascii="Times New Roman" w:hAnsi="Times New Roman" w:cs="Times New Roman" w:hint="eastAsia"/>
              <w:sz w:val="24"/>
            </w:rPr>
          </w:rPrChange>
        </w:rPr>
        <w:t>用户提供的请求不会丢失。</w:t>
      </w:r>
      <w:r w:rsidR="009B6053" w:rsidRPr="00653D38">
        <w:rPr>
          <w:rFonts w:asciiTheme="minorEastAsia" w:hAnsiTheme="minorEastAsia" w:cs="Times New Roman" w:hint="eastAsia"/>
          <w:sz w:val="24"/>
          <w:rPrChange w:id="6735" w:author="JY0225" w:date="2017-08-24T12:10:00Z">
            <w:rPr>
              <w:rFonts w:ascii="Times New Roman" w:hAnsi="Times New Roman" w:cs="Times New Roman" w:hint="eastAsia"/>
              <w:sz w:val="24"/>
            </w:rPr>
          </w:rPrChange>
        </w:rPr>
        <w:t>此外，</w:t>
      </w:r>
      <w:r w:rsidR="00FB7BB0" w:rsidRPr="00653D38">
        <w:rPr>
          <w:rFonts w:asciiTheme="minorEastAsia" w:hAnsiTheme="minorEastAsia" w:cs="Times New Roman" w:hint="eastAsia"/>
          <w:sz w:val="24"/>
          <w:rPrChange w:id="6736" w:author="JY0225" w:date="2017-08-24T12:10:00Z">
            <w:rPr>
              <w:rFonts w:ascii="Times New Roman" w:hAnsi="Times New Roman" w:cs="Times New Roman" w:hint="eastAsia"/>
              <w:sz w:val="24"/>
            </w:rPr>
          </w:rPrChange>
        </w:rPr>
        <w:t>通过大量的压力测试、边界值测试</w:t>
      </w:r>
      <w:r w:rsidR="00DF26F8" w:rsidRPr="00653D38">
        <w:rPr>
          <w:rFonts w:asciiTheme="minorEastAsia" w:hAnsiTheme="minorEastAsia" w:cs="Times New Roman" w:hint="eastAsia"/>
          <w:sz w:val="24"/>
          <w:rPrChange w:id="6737" w:author="JY0225" w:date="2017-08-24T12:10:00Z">
            <w:rPr>
              <w:rFonts w:ascii="Times New Roman" w:hAnsi="Times New Roman" w:cs="Times New Roman" w:hint="eastAsia"/>
              <w:sz w:val="24"/>
            </w:rPr>
          </w:rPrChange>
        </w:rPr>
        <w:t>增强了中间件</w:t>
      </w:r>
      <w:r w:rsidR="00F44D28" w:rsidRPr="00653D38">
        <w:rPr>
          <w:rFonts w:asciiTheme="minorEastAsia" w:hAnsiTheme="minorEastAsia" w:cs="Times New Roman" w:hint="eastAsia"/>
          <w:sz w:val="24"/>
          <w:rPrChange w:id="6738" w:author="JY0225" w:date="2017-08-24T12:10:00Z">
            <w:rPr>
              <w:rFonts w:ascii="Times New Roman" w:hAnsi="Times New Roman" w:cs="Times New Roman" w:hint="eastAsia"/>
              <w:sz w:val="24"/>
            </w:rPr>
          </w:rPrChange>
        </w:rPr>
        <w:t>系统的鲁棒性</w:t>
      </w:r>
      <w:r w:rsidR="000C11AD" w:rsidRPr="00653D38">
        <w:rPr>
          <w:rFonts w:asciiTheme="minorEastAsia" w:hAnsiTheme="minorEastAsia" w:cs="Times New Roman" w:hint="eastAsia"/>
          <w:sz w:val="24"/>
          <w:rPrChange w:id="6739" w:author="JY0225" w:date="2017-08-24T12:10:00Z">
            <w:rPr>
              <w:rFonts w:ascii="Times New Roman" w:hAnsi="Times New Roman" w:cs="Times New Roman" w:hint="eastAsia"/>
              <w:sz w:val="24"/>
            </w:rPr>
          </w:rPrChange>
        </w:rPr>
        <w:t>。</w:t>
      </w:r>
      <w:r w:rsidR="00E92391" w:rsidRPr="00653D38">
        <w:rPr>
          <w:rFonts w:asciiTheme="minorEastAsia" w:hAnsiTheme="minorEastAsia" w:cs="Times New Roman" w:hint="eastAsia"/>
          <w:sz w:val="24"/>
          <w:rPrChange w:id="6740" w:author="JY0225" w:date="2017-08-24T12:10:00Z">
            <w:rPr>
              <w:rFonts w:ascii="Times New Roman" w:hAnsi="Times New Roman" w:cs="Times New Roman" w:hint="eastAsia"/>
              <w:sz w:val="24"/>
            </w:rPr>
          </w:rPrChange>
        </w:rPr>
        <w:t>当用户执行错误的操作时，会抛出相应的异常，而不是强制退出。</w:t>
      </w:r>
    </w:p>
    <w:p w14:paraId="45D6C5FB" w14:textId="77777777" w:rsidR="00375191" w:rsidRPr="00653D38" w:rsidRDefault="00375191" w:rsidP="00C040AC">
      <w:pPr>
        <w:spacing w:line="400" w:lineRule="exact"/>
        <w:rPr>
          <w:rFonts w:asciiTheme="minorEastAsia" w:hAnsiTheme="minorEastAsia"/>
          <w:color w:val="000000" w:themeColor="text1"/>
          <w:sz w:val="24"/>
          <w:rPrChange w:id="6741" w:author="JY0225" w:date="2017-08-24T12:10:00Z">
            <w:rPr>
              <w:color w:val="000000" w:themeColor="text1"/>
              <w:sz w:val="24"/>
            </w:rPr>
          </w:rPrChange>
        </w:rPr>
      </w:pPr>
      <w:r w:rsidRPr="00653D38">
        <w:rPr>
          <w:rFonts w:asciiTheme="minorEastAsia" w:hAnsiTheme="minorEastAsia"/>
          <w:color w:val="000000" w:themeColor="text1"/>
          <w:sz w:val="24"/>
          <w:rPrChange w:id="6742" w:author="JY0225" w:date="2017-08-24T12:10:00Z">
            <w:rPr>
              <w:color w:val="000000" w:themeColor="text1"/>
              <w:sz w:val="24"/>
            </w:rPr>
          </w:rPrChange>
        </w:rPr>
        <w:tab/>
        <w:t>2</w:t>
      </w:r>
      <w:r w:rsidRPr="00653D38">
        <w:rPr>
          <w:rFonts w:asciiTheme="minorEastAsia" w:hAnsiTheme="minorEastAsia" w:hint="eastAsia"/>
          <w:color w:val="000000" w:themeColor="text1"/>
          <w:sz w:val="24"/>
          <w:rPrChange w:id="6743" w:author="JY0225" w:date="2017-08-24T12:10:00Z">
            <w:rPr>
              <w:rFonts w:hint="eastAsia"/>
              <w:color w:val="000000" w:themeColor="text1"/>
              <w:sz w:val="24"/>
            </w:rPr>
          </w:rPrChange>
        </w:rPr>
        <w:t>）</w:t>
      </w:r>
      <w:r w:rsidR="002A015A" w:rsidRPr="00653D38">
        <w:rPr>
          <w:rFonts w:asciiTheme="minorEastAsia" w:hAnsiTheme="minorEastAsia" w:hint="eastAsia"/>
          <w:color w:val="000000" w:themeColor="text1"/>
          <w:sz w:val="24"/>
          <w:rPrChange w:id="6744" w:author="JY0225" w:date="2017-08-24T12:10:00Z">
            <w:rPr>
              <w:rFonts w:hint="eastAsia"/>
              <w:color w:val="000000" w:themeColor="text1"/>
              <w:sz w:val="24"/>
            </w:rPr>
          </w:rPrChange>
        </w:rPr>
        <w:t>传输</w:t>
      </w:r>
      <w:r w:rsidRPr="00653D38">
        <w:rPr>
          <w:rFonts w:asciiTheme="minorEastAsia" w:hAnsiTheme="minorEastAsia" w:hint="eastAsia"/>
          <w:color w:val="000000" w:themeColor="text1"/>
          <w:sz w:val="24"/>
          <w:rPrChange w:id="6745" w:author="JY0225" w:date="2017-08-24T12:10:00Z">
            <w:rPr>
              <w:rFonts w:hint="eastAsia"/>
              <w:color w:val="000000" w:themeColor="text1"/>
              <w:sz w:val="24"/>
            </w:rPr>
          </w:rPrChange>
        </w:rPr>
        <w:t>稳定性</w:t>
      </w:r>
    </w:p>
    <w:p w14:paraId="5B75F91C" w14:textId="228794FC" w:rsidR="00BE4096" w:rsidRPr="00653D38" w:rsidRDefault="00A728D1" w:rsidP="00C040AC">
      <w:pPr>
        <w:spacing w:line="400" w:lineRule="exact"/>
        <w:rPr>
          <w:rFonts w:asciiTheme="minorEastAsia" w:hAnsiTheme="minorEastAsia"/>
          <w:color w:val="000000" w:themeColor="text1"/>
          <w:sz w:val="24"/>
          <w:rPrChange w:id="6746" w:author="JY0225" w:date="2017-08-24T12:10:00Z">
            <w:rPr>
              <w:color w:val="000000" w:themeColor="text1"/>
              <w:sz w:val="24"/>
            </w:rPr>
          </w:rPrChange>
        </w:rPr>
      </w:pPr>
      <w:r w:rsidRPr="00653D38">
        <w:rPr>
          <w:rFonts w:asciiTheme="minorEastAsia" w:hAnsiTheme="minorEastAsia"/>
          <w:color w:val="000000" w:themeColor="text1"/>
          <w:sz w:val="24"/>
          <w:rPrChange w:id="6747" w:author="JY0225" w:date="2017-08-24T12:10:00Z">
            <w:rPr>
              <w:color w:val="000000" w:themeColor="text1"/>
              <w:sz w:val="24"/>
            </w:rPr>
          </w:rPrChange>
        </w:rPr>
        <w:tab/>
      </w:r>
      <w:r w:rsidR="00225C00" w:rsidRPr="00653D38">
        <w:rPr>
          <w:rFonts w:asciiTheme="minorEastAsia" w:hAnsiTheme="minorEastAsia" w:hint="eastAsia"/>
          <w:color w:val="000000" w:themeColor="text1"/>
          <w:sz w:val="24"/>
          <w:rPrChange w:id="6748" w:author="JY0225" w:date="2017-08-24T12:10:00Z">
            <w:rPr>
              <w:rFonts w:hint="eastAsia"/>
              <w:color w:val="000000" w:themeColor="text1"/>
              <w:sz w:val="24"/>
            </w:rPr>
          </w:rPrChange>
        </w:rPr>
        <w:t>网络环境受到很多因素的制约，云</w:t>
      </w:r>
      <w:r w:rsidR="00476838" w:rsidRPr="00653D38">
        <w:rPr>
          <w:rFonts w:asciiTheme="minorEastAsia" w:hAnsiTheme="minorEastAsia" w:hint="eastAsia"/>
          <w:color w:val="000000" w:themeColor="text1"/>
          <w:sz w:val="24"/>
          <w:rPrChange w:id="6749" w:author="JY0225" w:date="2017-08-24T12:10:00Z">
            <w:rPr>
              <w:rFonts w:hint="eastAsia"/>
              <w:color w:val="000000" w:themeColor="text1"/>
              <w:sz w:val="24"/>
            </w:rPr>
          </w:rPrChange>
        </w:rPr>
        <w:t>备份</w:t>
      </w:r>
      <w:r w:rsidR="00225C00" w:rsidRPr="00653D38">
        <w:rPr>
          <w:rFonts w:asciiTheme="minorEastAsia" w:hAnsiTheme="minorEastAsia" w:hint="eastAsia"/>
          <w:color w:val="000000" w:themeColor="text1"/>
          <w:sz w:val="24"/>
          <w:rPrChange w:id="6750" w:author="JY0225" w:date="2017-08-24T12:10:00Z">
            <w:rPr>
              <w:rFonts w:hint="eastAsia"/>
              <w:color w:val="000000" w:themeColor="text1"/>
              <w:sz w:val="24"/>
            </w:rPr>
          </w:rPrChange>
        </w:rPr>
        <w:t>平台是以网络作为基础的，尤其是上</w:t>
      </w:r>
      <w:r w:rsidR="00225C00" w:rsidRPr="00653D38">
        <w:rPr>
          <w:rFonts w:asciiTheme="minorEastAsia" w:hAnsiTheme="minorEastAsia" w:hint="eastAsia"/>
          <w:color w:val="000000" w:themeColor="text1"/>
          <w:sz w:val="24"/>
          <w:rPrChange w:id="6751" w:author="JY0225" w:date="2017-08-24T12:10:00Z">
            <w:rPr>
              <w:rFonts w:hint="eastAsia"/>
              <w:color w:val="000000" w:themeColor="text1"/>
              <w:sz w:val="24"/>
            </w:rPr>
          </w:rPrChange>
        </w:rPr>
        <w:lastRenderedPageBreak/>
        <w:t>传和下载操作。</w:t>
      </w:r>
      <w:r w:rsidR="002A015A" w:rsidRPr="00653D38">
        <w:rPr>
          <w:rFonts w:asciiTheme="minorEastAsia" w:hAnsiTheme="minorEastAsia" w:hint="eastAsia"/>
          <w:color w:val="000000" w:themeColor="text1"/>
          <w:sz w:val="24"/>
          <w:rPrChange w:id="6752" w:author="JY0225" w:date="2017-08-24T12:10:00Z">
            <w:rPr>
              <w:rFonts w:hint="eastAsia"/>
              <w:color w:val="000000" w:themeColor="text1"/>
              <w:sz w:val="24"/>
            </w:rPr>
          </w:rPrChange>
        </w:rPr>
        <w:t>优化后的中间件系统充分地考虑到了网络的不稳定因素，当出现网络故障时，</w:t>
      </w:r>
      <w:r w:rsidR="00821421" w:rsidRPr="00653D38">
        <w:rPr>
          <w:rFonts w:asciiTheme="minorEastAsia" w:hAnsiTheme="minorEastAsia" w:hint="eastAsia"/>
          <w:color w:val="000000" w:themeColor="text1"/>
          <w:sz w:val="24"/>
          <w:rPrChange w:id="6753" w:author="JY0225" w:date="2017-08-24T12:10:00Z">
            <w:rPr>
              <w:rFonts w:hint="eastAsia"/>
              <w:color w:val="000000" w:themeColor="text1"/>
              <w:sz w:val="24"/>
            </w:rPr>
          </w:rPrChange>
        </w:rPr>
        <w:t>会记录断点信息，下次上传文件的时候，会根据断点信息进行续传，这大大地提升了数据传输的稳定性。</w:t>
      </w:r>
    </w:p>
    <w:p w14:paraId="57E29996" w14:textId="0007407B" w:rsidR="00110C35" w:rsidRDefault="005F4657">
      <w:pPr>
        <w:pStyle w:val="21"/>
        <w:spacing w:line="240" w:lineRule="auto"/>
        <w:pPrChange w:id="6754" w:author="微软用户" w:date="2017-08-18T22:55:00Z">
          <w:pPr>
            <w:pStyle w:val="21"/>
          </w:pPr>
        </w:pPrChange>
      </w:pPr>
      <w:bookmarkStart w:id="6755" w:name="_Toc491352042"/>
      <w:r>
        <w:t>6.5</w:t>
      </w:r>
      <w:r w:rsidR="00110C35" w:rsidRPr="00B87EE1">
        <w:t xml:space="preserve"> </w:t>
      </w:r>
      <w:ins w:id="6756" w:author="JY0225" w:date="2017-08-14T12:54:00Z">
        <w:r w:rsidR="003F4529">
          <w:rPr>
            <w:rFonts w:hint="eastAsia"/>
          </w:rPr>
          <w:t>功能和性能</w:t>
        </w:r>
      </w:ins>
      <w:r w:rsidR="00AA17F8">
        <w:t>对比</w:t>
      </w:r>
      <w:ins w:id="6757" w:author="JY0225" w:date="2017-08-14T12:54:00Z">
        <w:r w:rsidR="003F4529">
          <w:rPr>
            <w:rFonts w:hint="eastAsia"/>
          </w:rPr>
          <w:t>测试</w:t>
        </w:r>
      </w:ins>
      <w:bookmarkEnd w:id="6755"/>
      <w:del w:id="6758" w:author="JY0225" w:date="2017-08-14T12:54:00Z">
        <w:r w:rsidR="00C276C1" w:rsidDel="003F4529">
          <w:delText>分析</w:delText>
        </w:r>
      </w:del>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6759" w:name="_Toc491352043"/>
      <w:r>
        <w:t>6.5</w:t>
      </w:r>
      <w:r w:rsidR="006707F9">
        <w:t>.1</w:t>
      </w:r>
      <w:r w:rsidR="00367089">
        <w:rPr>
          <w:rFonts w:hint="eastAsia"/>
        </w:rPr>
        <w:t>原</w:t>
      </w:r>
      <w:r w:rsidR="00367089">
        <w:t>中间系统对比</w:t>
      </w:r>
      <w:r w:rsidR="006707F9">
        <w:t>分析</w:t>
      </w:r>
      <w:bookmarkEnd w:id="6759"/>
    </w:p>
    <w:p w14:paraId="0198833D" w14:textId="62D70A82" w:rsidR="00756CCF" w:rsidRDefault="002D7EBD" w:rsidP="00147E9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a"/>
        <w:tblW w:w="0" w:type="auto"/>
        <w:tblLook w:val="04A0" w:firstRow="1" w:lastRow="0" w:firstColumn="1" w:lastColumn="0" w:noHBand="0" w:noVBand="1"/>
      </w:tblPr>
      <w:tblGrid>
        <w:gridCol w:w="2065"/>
        <w:gridCol w:w="1530"/>
        <w:gridCol w:w="1710"/>
        <w:gridCol w:w="1530"/>
        <w:gridCol w:w="1467"/>
      </w:tblGrid>
      <w:tr w:rsidR="00571132" w14:paraId="1C3D1041" w14:textId="77777777" w:rsidTr="00571132">
        <w:tc>
          <w:tcPr>
            <w:tcW w:w="2065" w:type="dxa"/>
          </w:tcPr>
          <w:p w14:paraId="5A04BBEB" w14:textId="77777777" w:rsidR="00571132" w:rsidRPr="00571132" w:rsidRDefault="00571132" w:rsidP="00756CCF">
            <w:pPr>
              <w:spacing w:line="400" w:lineRule="exact"/>
              <w:jc w:val="center"/>
              <w:rPr>
                <w:szCs w:val="21"/>
              </w:rPr>
            </w:pPr>
          </w:p>
        </w:tc>
        <w:tc>
          <w:tcPr>
            <w:tcW w:w="1530" w:type="dxa"/>
          </w:tcPr>
          <w:p w14:paraId="02AA1C63" w14:textId="018D9956" w:rsidR="00571132" w:rsidRPr="00571132" w:rsidRDefault="00571132" w:rsidP="00756CCF">
            <w:pPr>
              <w:spacing w:line="400" w:lineRule="exact"/>
              <w:jc w:val="center"/>
              <w:rPr>
                <w:szCs w:val="21"/>
              </w:rPr>
            </w:pPr>
            <w:r w:rsidRPr="00571132">
              <w:rPr>
                <w:rFonts w:hint="eastAsia"/>
                <w:szCs w:val="21"/>
              </w:rPr>
              <w:t>数据传输加密</w:t>
            </w:r>
          </w:p>
        </w:tc>
        <w:tc>
          <w:tcPr>
            <w:tcW w:w="1710" w:type="dxa"/>
          </w:tcPr>
          <w:p w14:paraId="530FB8A9" w14:textId="09D6ADAA" w:rsidR="00571132" w:rsidRPr="00571132" w:rsidRDefault="00571132" w:rsidP="00756CCF">
            <w:pPr>
              <w:spacing w:line="400" w:lineRule="exact"/>
              <w:jc w:val="center"/>
              <w:rPr>
                <w:szCs w:val="21"/>
              </w:rPr>
            </w:pPr>
            <w:r w:rsidRPr="00571132">
              <w:rPr>
                <w:rFonts w:hint="eastAsia"/>
                <w:szCs w:val="21"/>
              </w:rPr>
              <w:t>数据在云端加密</w:t>
            </w:r>
          </w:p>
        </w:tc>
        <w:tc>
          <w:tcPr>
            <w:tcW w:w="1530" w:type="dxa"/>
          </w:tcPr>
          <w:p w14:paraId="47A58ABC" w14:textId="7122CA1B" w:rsidR="00571132" w:rsidRPr="00571132" w:rsidRDefault="00571132" w:rsidP="00756CCF">
            <w:pPr>
              <w:spacing w:line="400" w:lineRule="exact"/>
              <w:jc w:val="center"/>
              <w:rPr>
                <w:szCs w:val="21"/>
              </w:rPr>
            </w:pPr>
            <w:r w:rsidRPr="00571132">
              <w:rPr>
                <w:rFonts w:hint="eastAsia"/>
                <w:szCs w:val="21"/>
              </w:rPr>
              <w:t>缓存信息加密</w:t>
            </w:r>
          </w:p>
        </w:tc>
        <w:tc>
          <w:tcPr>
            <w:tcW w:w="1467" w:type="dxa"/>
          </w:tcPr>
          <w:p w14:paraId="1D2C1C2B" w14:textId="778F1856" w:rsidR="00571132" w:rsidRPr="00571132" w:rsidRDefault="00571132" w:rsidP="00756CCF">
            <w:pPr>
              <w:spacing w:line="400" w:lineRule="exact"/>
              <w:jc w:val="center"/>
              <w:rPr>
                <w:szCs w:val="21"/>
              </w:rPr>
            </w:pPr>
            <w:r w:rsidRPr="00571132">
              <w:rPr>
                <w:rFonts w:hint="eastAsia"/>
                <w:szCs w:val="21"/>
              </w:rPr>
              <w:t>防注入攻击</w:t>
            </w:r>
          </w:p>
        </w:tc>
      </w:tr>
      <w:tr w:rsidR="00571132" w14:paraId="022D25DA" w14:textId="77777777" w:rsidTr="00571132">
        <w:tc>
          <w:tcPr>
            <w:tcW w:w="2065" w:type="dxa"/>
          </w:tcPr>
          <w:p w14:paraId="6DA555D7" w14:textId="1778B34D" w:rsidR="00571132" w:rsidRPr="00571132" w:rsidRDefault="00571132" w:rsidP="00756CCF">
            <w:pPr>
              <w:spacing w:line="400" w:lineRule="exact"/>
              <w:jc w:val="left"/>
              <w:rPr>
                <w:szCs w:val="21"/>
              </w:rPr>
            </w:pPr>
            <w:r w:rsidRPr="00571132">
              <w:rPr>
                <w:rFonts w:hint="eastAsia"/>
                <w:szCs w:val="21"/>
              </w:rPr>
              <w:t>原中间件系统</w:t>
            </w:r>
          </w:p>
        </w:tc>
        <w:tc>
          <w:tcPr>
            <w:tcW w:w="1530" w:type="dxa"/>
          </w:tcPr>
          <w:p w14:paraId="7ADB1D33" w14:textId="7ABF25B0"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42FC36B9" w14:textId="63CA511C"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7F5685C3" w14:textId="77777777" w:rsidR="00571132" w:rsidRPr="00571132" w:rsidRDefault="00571132" w:rsidP="00756CCF">
            <w:pPr>
              <w:spacing w:line="400" w:lineRule="exact"/>
              <w:jc w:val="center"/>
              <w:rPr>
                <w:szCs w:val="21"/>
              </w:rPr>
            </w:pPr>
          </w:p>
        </w:tc>
        <w:tc>
          <w:tcPr>
            <w:tcW w:w="1467" w:type="dxa"/>
          </w:tcPr>
          <w:p w14:paraId="60CC2129" w14:textId="34C832ED" w:rsidR="00571132" w:rsidRPr="00571132" w:rsidRDefault="00571132" w:rsidP="00756CCF">
            <w:pPr>
              <w:spacing w:line="400" w:lineRule="exact"/>
              <w:jc w:val="center"/>
              <w:rPr>
                <w:szCs w:val="21"/>
              </w:rPr>
            </w:pPr>
          </w:p>
        </w:tc>
      </w:tr>
      <w:tr w:rsidR="00571132" w14:paraId="79A0FDEF" w14:textId="77777777" w:rsidTr="00571132">
        <w:tc>
          <w:tcPr>
            <w:tcW w:w="2065" w:type="dxa"/>
          </w:tcPr>
          <w:p w14:paraId="273712D3" w14:textId="03B79E08" w:rsidR="00571132" w:rsidRPr="00571132" w:rsidRDefault="00571132" w:rsidP="00756CCF">
            <w:pPr>
              <w:spacing w:line="400" w:lineRule="exact"/>
              <w:jc w:val="left"/>
              <w:rPr>
                <w:szCs w:val="21"/>
              </w:rPr>
            </w:pPr>
            <w:r w:rsidRPr="00571132">
              <w:rPr>
                <w:rFonts w:hint="eastAsia"/>
                <w:szCs w:val="21"/>
              </w:rPr>
              <w:t>优化后中间件系统</w:t>
            </w:r>
          </w:p>
        </w:tc>
        <w:tc>
          <w:tcPr>
            <w:tcW w:w="1530" w:type="dxa"/>
          </w:tcPr>
          <w:p w14:paraId="06D9EB0B" w14:textId="62AEA739"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711AB5EC" w14:textId="67342B2F"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5137798E" w14:textId="26A34925" w:rsidR="00571132" w:rsidRPr="00571132" w:rsidRDefault="00571132" w:rsidP="00756CCF">
            <w:pPr>
              <w:spacing w:line="400" w:lineRule="exact"/>
              <w:jc w:val="center"/>
              <w:rPr>
                <w:color w:val="000000" w:themeColor="text1"/>
                <w:szCs w:val="21"/>
              </w:rPr>
            </w:pPr>
            <w:r w:rsidRPr="00571132">
              <w:rPr>
                <w:rFonts w:hint="eastAsia"/>
                <w:color w:val="000000" w:themeColor="text1"/>
                <w:szCs w:val="21"/>
              </w:rPr>
              <w:t>√</w:t>
            </w:r>
          </w:p>
        </w:tc>
        <w:tc>
          <w:tcPr>
            <w:tcW w:w="1467" w:type="dxa"/>
          </w:tcPr>
          <w:p w14:paraId="28C21007" w14:textId="3556779C" w:rsidR="00571132" w:rsidRPr="00571132" w:rsidRDefault="00571132" w:rsidP="00756CCF">
            <w:pPr>
              <w:spacing w:line="400" w:lineRule="exact"/>
              <w:jc w:val="center"/>
              <w:rPr>
                <w:szCs w:val="21"/>
              </w:rPr>
            </w:pPr>
            <w:r w:rsidRPr="00571132">
              <w:rPr>
                <w:rFonts w:hint="eastAsia"/>
                <w:color w:val="000000" w:themeColor="text1"/>
                <w:szCs w:val="21"/>
              </w:rPr>
              <w:t>√</w:t>
            </w:r>
          </w:p>
        </w:tc>
      </w:tr>
    </w:tbl>
    <w:p w14:paraId="17896435" w14:textId="27B2D785" w:rsidR="00E86A68" w:rsidRPr="00653D38" w:rsidRDefault="00F51036" w:rsidP="00F51036">
      <w:pPr>
        <w:spacing w:line="400" w:lineRule="exact"/>
        <w:ind w:firstLine="420"/>
        <w:rPr>
          <w:rFonts w:asciiTheme="minorEastAsia" w:hAnsiTheme="minorEastAsia"/>
          <w:color w:val="000000" w:themeColor="text1"/>
          <w:sz w:val="24"/>
          <w:rPrChange w:id="6760" w:author="JY0225" w:date="2017-08-24T12:10:00Z">
            <w:rPr>
              <w:color w:val="000000" w:themeColor="text1"/>
              <w:sz w:val="24"/>
            </w:rPr>
          </w:rPrChange>
        </w:rPr>
      </w:pPr>
      <w:r w:rsidRPr="00653D38">
        <w:rPr>
          <w:rFonts w:asciiTheme="minorEastAsia" w:hAnsiTheme="minorEastAsia" w:hint="eastAsia"/>
          <w:color w:val="000000" w:themeColor="text1"/>
          <w:sz w:val="24"/>
          <w:rPrChange w:id="6761" w:author="JY0225" w:date="2017-08-24T12:10:00Z">
            <w:rPr>
              <w:rFonts w:hint="eastAsia"/>
              <w:color w:val="000000" w:themeColor="text1"/>
              <w:sz w:val="24"/>
            </w:rPr>
          </w:rPrChange>
        </w:rPr>
        <w:t>表</w:t>
      </w:r>
      <w:r w:rsidRPr="00653D38">
        <w:rPr>
          <w:rFonts w:asciiTheme="minorEastAsia" w:hAnsiTheme="minorEastAsia"/>
          <w:color w:val="000000" w:themeColor="text1"/>
          <w:sz w:val="24"/>
          <w:rPrChange w:id="6762" w:author="JY0225" w:date="2017-08-24T12:10:00Z">
            <w:rPr>
              <w:color w:val="000000" w:themeColor="text1"/>
              <w:sz w:val="24"/>
            </w:rPr>
          </w:rPrChange>
        </w:rPr>
        <w:t>6-7</w:t>
      </w:r>
      <w:r w:rsidRPr="00653D38">
        <w:rPr>
          <w:rFonts w:asciiTheme="minorEastAsia" w:hAnsiTheme="minorEastAsia" w:hint="eastAsia"/>
          <w:color w:val="000000" w:themeColor="text1"/>
          <w:sz w:val="24"/>
          <w:rPrChange w:id="6763" w:author="JY0225" w:date="2017-08-24T12:10:00Z">
            <w:rPr>
              <w:rFonts w:hint="eastAsia"/>
              <w:color w:val="000000" w:themeColor="text1"/>
              <w:sz w:val="24"/>
            </w:rPr>
          </w:rPrChange>
        </w:rPr>
        <w:t>展示了</w:t>
      </w:r>
      <w:r w:rsidR="00147E9E" w:rsidRPr="00653D38">
        <w:rPr>
          <w:rFonts w:asciiTheme="minorEastAsia" w:hAnsiTheme="minorEastAsia" w:hint="eastAsia"/>
          <w:color w:val="000000" w:themeColor="text1"/>
          <w:sz w:val="24"/>
          <w:rPrChange w:id="6764" w:author="JY0225" w:date="2017-08-24T12:10:00Z">
            <w:rPr>
              <w:rFonts w:hint="eastAsia"/>
              <w:color w:val="000000" w:themeColor="text1"/>
              <w:sz w:val="24"/>
            </w:rPr>
          </w:rPrChange>
        </w:rPr>
        <w:t>原</w:t>
      </w:r>
      <w:r w:rsidRPr="00653D38">
        <w:rPr>
          <w:rFonts w:asciiTheme="minorEastAsia" w:hAnsiTheme="minorEastAsia" w:hint="eastAsia"/>
          <w:color w:val="000000" w:themeColor="text1"/>
          <w:sz w:val="24"/>
          <w:rPrChange w:id="6765" w:author="JY0225" w:date="2017-08-24T12:10:00Z">
            <w:rPr>
              <w:rFonts w:hint="eastAsia"/>
              <w:color w:val="000000" w:themeColor="text1"/>
              <w:sz w:val="24"/>
            </w:rPr>
          </w:rPrChange>
        </w:rPr>
        <w:t>有的中间件系统与优化后的中间件系统</w:t>
      </w:r>
      <w:r w:rsidR="00147E9E" w:rsidRPr="00653D38">
        <w:rPr>
          <w:rFonts w:asciiTheme="minorEastAsia" w:hAnsiTheme="minorEastAsia" w:hint="eastAsia"/>
          <w:color w:val="000000" w:themeColor="text1"/>
          <w:sz w:val="24"/>
          <w:rPrChange w:id="6766" w:author="JY0225" w:date="2017-08-24T12:10:00Z">
            <w:rPr>
              <w:rFonts w:hint="eastAsia"/>
              <w:color w:val="000000" w:themeColor="text1"/>
              <w:sz w:val="24"/>
            </w:rPr>
          </w:rPrChange>
        </w:rPr>
        <w:t>在安全性上</w:t>
      </w:r>
      <w:r w:rsidRPr="00653D38">
        <w:rPr>
          <w:rFonts w:asciiTheme="minorEastAsia" w:hAnsiTheme="minorEastAsia" w:hint="eastAsia"/>
          <w:color w:val="000000" w:themeColor="text1"/>
          <w:sz w:val="24"/>
          <w:rPrChange w:id="6767" w:author="JY0225" w:date="2017-08-24T12:10:00Z">
            <w:rPr>
              <w:rFonts w:hint="eastAsia"/>
              <w:color w:val="000000" w:themeColor="text1"/>
              <w:sz w:val="24"/>
            </w:rPr>
          </w:rPrChange>
        </w:rPr>
        <w:t>的对比结果。</w:t>
      </w:r>
      <w:r w:rsidR="00147E9E" w:rsidRPr="00653D38">
        <w:rPr>
          <w:rFonts w:asciiTheme="minorEastAsia" w:hAnsiTheme="minorEastAsia" w:hint="eastAsia"/>
          <w:color w:val="000000" w:themeColor="text1"/>
          <w:sz w:val="24"/>
          <w:rPrChange w:id="6768" w:author="JY0225" w:date="2017-08-24T12:10:00Z">
            <w:rPr>
              <w:rFonts w:hint="eastAsia"/>
              <w:color w:val="000000" w:themeColor="text1"/>
              <w:sz w:val="24"/>
            </w:rPr>
          </w:rPrChange>
        </w:rPr>
        <w:t>原</w:t>
      </w:r>
      <w:r w:rsidRPr="00653D38">
        <w:rPr>
          <w:rFonts w:asciiTheme="minorEastAsia" w:hAnsiTheme="minorEastAsia" w:hint="eastAsia"/>
          <w:color w:val="000000" w:themeColor="text1"/>
          <w:sz w:val="24"/>
          <w:rPrChange w:id="6769" w:author="JY0225" w:date="2017-08-24T12:10:00Z">
            <w:rPr>
              <w:rFonts w:hint="eastAsia"/>
              <w:color w:val="000000" w:themeColor="text1"/>
              <w:sz w:val="24"/>
            </w:rPr>
          </w:rPrChange>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1302E1A9" w14:textId="700A8788" w:rsidR="006E3188" w:rsidRDefault="006E3188">
      <w:pPr>
        <w:jc w:val="center"/>
        <w:rPr>
          <w:color w:val="000000" w:themeColor="text1"/>
          <w:sz w:val="24"/>
        </w:rPr>
        <w:pPrChange w:id="6770" w:author="微软用户" w:date="2017-08-19T21:46:00Z">
          <w:pPr/>
        </w:pPrChange>
      </w:pPr>
      <w:r>
        <w:rPr>
          <w:rFonts w:hint="eastAsia"/>
          <w:noProof/>
        </w:rPr>
        <w:drawing>
          <wp:inline distT="0" distB="0" distL="0" distR="0" wp14:anchorId="0AFA14F5" wp14:editId="4B2F7724">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EFE55C1" w14:textId="31041AF7" w:rsidR="006E3188" w:rsidRPr="00653D38" w:rsidRDefault="006E3188">
      <w:pPr>
        <w:spacing w:line="400" w:lineRule="exact"/>
        <w:jc w:val="center"/>
        <w:rPr>
          <w:rFonts w:asciiTheme="minorEastAsia" w:hAnsiTheme="minorEastAsia"/>
          <w:color w:val="000000" w:themeColor="text1"/>
          <w:sz w:val="24"/>
          <w:rPrChange w:id="6771" w:author="JY0225" w:date="2017-08-24T12:10:00Z">
            <w:rPr>
              <w:color w:val="000000" w:themeColor="text1"/>
              <w:sz w:val="24"/>
            </w:rPr>
          </w:rPrChange>
        </w:rPr>
        <w:pPrChange w:id="6772" w:author="微软用户" w:date="2017-08-19T21:46:00Z">
          <w:pPr>
            <w:jc w:val="center"/>
          </w:pPr>
        </w:pPrChange>
      </w:pPr>
      <w:r w:rsidRPr="00653D38">
        <w:rPr>
          <w:rFonts w:asciiTheme="minorEastAsia" w:hAnsiTheme="minorEastAsia" w:hint="eastAsia"/>
          <w:color w:val="000000" w:themeColor="text1"/>
          <w:sz w:val="24"/>
          <w:rPrChange w:id="6773" w:author="JY0225" w:date="2017-08-24T12:10:00Z">
            <w:rPr>
              <w:rFonts w:hint="eastAsia"/>
              <w:color w:val="000000" w:themeColor="text1"/>
              <w:sz w:val="24"/>
            </w:rPr>
          </w:rPrChange>
        </w:rPr>
        <w:t>图</w:t>
      </w:r>
      <w:r w:rsidRPr="00653D38">
        <w:rPr>
          <w:rFonts w:asciiTheme="minorEastAsia" w:hAnsiTheme="minorEastAsia"/>
          <w:color w:val="000000" w:themeColor="text1"/>
          <w:sz w:val="24"/>
          <w:rPrChange w:id="6774" w:author="JY0225" w:date="2017-08-24T12:10:00Z">
            <w:rPr>
              <w:color w:val="000000" w:themeColor="text1"/>
              <w:sz w:val="24"/>
            </w:rPr>
          </w:rPrChange>
        </w:rPr>
        <w:t xml:space="preserve">6-7 </w:t>
      </w:r>
      <w:r w:rsidRPr="00653D38">
        <w:rPr>
          <w:rFonts w:asciiTheme="minorEastAsia" w:hAnsiTheme="minorEastAsia" w:hint="eastAsia"/>
          <w:color w:val="000000" w:themeColor="text1"/>
          <w:sz w:val="24"/>
          <w:rPrChange w:id="6775" w:author="JY0225" w:date="2017-08-24T12:10:00Z">
            <w:rPr>
              <w:rFonts w:hint="eastAsia"/>
              <w:color w:val="000000" w:themeColor="text1"/>
              <w:sz w:val="24"/>
            </w:rPr>
          </w:rPrChange>
        </w:rPr>
        <w:t>“秒传”功能传输速率图</w:t>
      </w:r>
    </w:p>
    <w:p w14:paraId="6BCD2B05" w14:textId="68F096C2" w:rsidR="00747305" w:rsidRPr="00653D38" w:rsidRDefault="00747305" w:rsidP="0069323C">
      <w:pPr>
        <w:spacing w:line="400" w:lineRule="exact"/>
        <w:rPr>
          <w:rFonts w:asciiTheme="minorEastAsia" w:hAnsiTheme="minorEastAsia"/>
          <w:color w:val="000000" w:themeColor="text1"/>
          <w:sz w:val="24"/>
          <w:rPrChange w:id="6776" w:author="JY0225" w:date="2017-08-24T12:10:00Z">
            <w:rPr>
              <w:color w:val="000000" w:themeColor="text1"/>
              <w:sz w:val="24"/>
            </w:rPr>
          </w:rPrChange>
        </w:rPr>
      </w:pPr>
      <w:r w:rsidRPr="00653D38">
        <w:rPr>
          <w:rFonts w:asciiTheme="minorEastAsia" w:hAnsiTheme="minorEastAsia"/>
          <w:color w:val="000000" w:themeColor="text1"/>
          <w:sz w:val="24"/>
          <w:rPrChange w:id="6777" w:author="JY0225" w:date="2017-08-24T12:10:00Z">
            <w:rPr>
              <w:color w:val="000000" w:themeColor="text1"/>
              <w:sz w:val="24"/>
            </w:rPr>
          </w:rPrChange>
        </w:rPr>
        <w:tab/>
      </w:r>
      <w:r w:rsidRPr="00653D38">
        <w:rPr>
          <w:rFonts w:asciiTheme="minorEastAsia" w:hAnsiTheme="minorEastAsia" w:hint="eastAsia"/>
          <w:color w:val="000000" w:themeColor="text1"/>
          <w:sz w:val="24"/>
          <w:rPrChange w:id="6778" w:author="JY0225" w:date="2017-08-24T12:10:00Z">
            <w:rPr>
              <w:rFonts w:hint="eastAsia"/>
              <w:color w:val="000000" w:themeColor="text1"/>
              <w:sz w:val="24"/>
            </w:rPr>
          </w:rPrChange>
        </w:rPr>
        <w:t>在系统的稳定性上</w:t>
      </w:r>
      <w:r w:rsidR="00AC7A54" w:rsidRPr="00653D38">
        <w:rPr>
          <w:rFonts w:asciiTheme="minorEastAsia" w:hAnsiTheme="minorEastAsia" w:hint="eastAsia"/>
          <w:color w:val="000000" w:themeColor="text1"/>
          <w:sz w:val="24"/>
          <w:rPrChange w:id="6779" w:author="JY0225" w:date="2017-08-24T12:10:00Z">
            <w:rPr>
              <w:rFonts w:hint="eastAsia"/>
              <w:color w:val="000000" w:themeColor="text1"/>
              <w:sz w:val="24"/>
            </w:rPr>
          </w:rPrChange>
        </w:rPr>
        <w:t>，</w:t>
      </w:r>
      <w:r w:rsidR="00E4327E" w:rsidRPr="00653D38">
        <w:rPr>
          <w:rFonts w:asciiTheme="minorEastAsia" w:hAnsiTheme="minorEastAsia" w:hint="eastAsia"/>
          <w:color w:val="000000" w:themeColor="text1"/>
          <w:sz w:val="24"/>
          <w:rPrChange w:id="6780" w:author="JY0225" w:date="2017-08-24T12:10:00Z">
            <w:rPr>
              <w:rFonts w:hint="eastAsia"/>
              <w:color w:val="000000" w:themeColor="text1"/>
              <w:sz w:val="24"/>
            </w:rPr>
          </w:rPrChange>
        </w:rPr>
        <w:t>现有</w:t>
      </w:r>
      <w:r w:rsidR="00AC7A54" w:rsidRPr="00653D38">
        <w:rPr>
          <w:rFonts w:asciiTheme="minorEastAsia" w:hAnsiTheme="minorEastAsia" w:hint="eastAsia"/>
          <w:color w:val="000000" w:themeColor="text1"/>
          <w:sz w:val="24"/>
          <w:rPrChange w:id="6781" w:author="JY0225" w:date="2017-08-24T12:10:00Z">
            <w:rPr>
              <w:rFonts w:hint="eastAsia"/>
              <w:color w:val="000000" w:themeColor="text1"/>
              <w:sz w:val="24"/>
            </w:rPr>
          </w:rPrChange>
        </w:rPr>
        <w:t>的中间件系统只做了简单的异常处理。</w:t>
      </w:r>
      <w:r w:rsidR="00B51386" w:rsidRPr="00653D38">
        <w:rPr>
          <w:rFonts w:asciiTheme="minorEastAsia" w:hAnsiTheme="minorEastAsia" w:hint="eastAsia"/>
          <w:color w:val="000000" w:themeColor="text1"/>
          <w:sz w:val="24"/>
          <w:rPrChange w:id="6782" w:author="JY0225" w:date="2017-08-24T12:10:00Z">
            <w:rPr>
              <w:rFonts w:hint="eastAsia"/>
              <w:color w:val="000000" w:themeColor="text1"/>
              <w:sz w:val="24"/>
            </w:rPr>
          </w:rPrChange>
        </w:rPr>
        <w:t>优化后的中间件系统对网络状况、代码</w:t>
      </w:r>
      <w:r w:rsidR="00C945BC" w:rsidRPr="00653D38">
        <w:rPr>
          <w:rFonts w:asciiTheme="minorEastAsia" w:hAnsiTheme="minorEastAsia" w:hint="eastAsia"/>
          <w:color w:val="000000" w:themeColor="text1"/>
          <w:sz w:val="24"/>
          <w:rPrChange w:id="6783" w:author="JY0225" w:date="2017-08-24T12:10:00Z">
            <w:rPr>
              <w:rFonts w:hint="eastAsia"/>
              <w:color w:val="000000" w:themeColor="text1"/>
              <w:sz w:val="24"/>
            </w:rPr>
          </w:rPrChange>
        </w:rPr>
        <w:t>的稳定性、异常处理</w:t>
      </w:r>
      <w:r w:rsidR="005B16FD" w:rsidRPr="00653D38">
        <w:rPr>
          <w:rFonts w:asciiTheme="minorEastAsia" w:hAnsiTheme="minorEastAsia" w:hint="eastAsia"/>
          <w:color w:val="000000" w:themeColor="text1"/>
          <w:sz w:val="24"/>
          <w:rPrChange w:id="6784" w:author="JY0225" w:date="2017-08-24T12:10:00Z">
            <w:rPr>
              <w:rFonts w:hint="eastAsia"/>
              <w:color w:val="000000" w:themeColor="text1"/>
              <w:sz w:val="24"/>
            </w:rPr>
          </w:rPrChange>
        </w:rPr>
        <w:t>三个方面进行了改进，</w:t>
      </w:r>
      <w:r w:rsidR="00395786" w:rsidRPr="00653D38">
        <w:rPr>
          <w:rFonts w:asciiTheme="minorEastAsia" w:hAnsiTheme="minorEastAsia" w:hint="eastAsia"/>
          <w:color w:val="000000" w:themeColor="text1"/>
          <w:sz w:val="24"/>
          <w:rPrChange w:id="6785" w:author="JY0225" w:date="2017-08-24T12:10:00Z">
            <w:rPr>
              <w:rFonts w:hint="eastAsia"/>
              <w:color w:val="000000" w:themeColor="text1"/>
              <w:sz w:val="24"/>
            </w:rPr>
          </w:rPrChange>
        </w:rPr>
        <w:t>能够在遇到网络异常后断点续传</w:t>
      </w:r>
      <w:r w:rsidR="00B454B9" w:rsidRPr="00653D38">
        <w:rPr>
          <w:rFonts w:asciiTheme="minorEastAsia" w:hAnsiTheme="minorEastAsia" w:hint="eastAsia"/>
          <w:color w:val="000000" w:themeColor="text1"/>
          <w:sz w:val="24"/>
          <w:rPrChange w:id="6786" w:author="JY0225" w:date="2017-08-24T12:10:00Z">
            <w:rPr>
              <w:rFonts w:hint="eastAsia"/>
              <w:color w:val="000000" w:themeColor="text1"/>
              <w:sz w:val="24"/>
            </w:rPr>
          </w:rPrChange>
        </w:rPr>
        <w:t>，</w:t>
      </w:r>
      <w:r w:rsidR="00040CDD" w:rsidRPr="00653D38">
        <w:rPr>
          <w:rFonts w:asciiTheme="minorEastAsia" w:hAnsiTheme="minorEastAsia" w:hint="eastAsia"/>
          <w:color w:val="000000" w:themeColor="text1"/>
          <w:sz w:val="24"/>
          <w:rPrChange w:id="6787" w:author="JY0225" w:date="2017-08-24T12:10:00Z">
            <w:rPr>
              <w:rFonts w:hint="eastAsia"/>
              <w:color w:val="000000" w:themeColor="text1"/>
              <w:sz w:val="24"/>
            </w:rPr>
          </w:rPrChange>
        </w:rPr>
        <w:t>图</w:t>
      </w:r>
      <w:r w:rsidR="00040CDD" w:rsidRPr="00653D38">
        <w:rPr>
          <w:rFonts w:asciiTheme="minorEastAsia" w:hAnsiTheme="minorEastAsia"/>
          <w:color w:val="000000" w:themeColor="text1"/>
          <w:sz w:val="24"/>
          <w:rPrChange w:id="6788" w:author="JY0225" w:date="2017-08-24T12:10:00Z">
            <w:rPr>
              <w:color w:val="000000" w:themeColor="text1"/>
              <w:sz w:val="24"/>
            </w:rPr>
          </w:rPrChange>
        </w:rPr>
        <w:t>6-7</w:t>
      </w:r>
      <w:r w:rsidR="00B454B9" w:rsidRPr="00653D38">
        <w:rPr>
          <w:rFonts w:asciiTheme="minorEastAsia" w:hAnsiTheme="minorEastAsia" w:hint="eastAsia"/>
          <w:color w:val="000000" w:themeColor="text1"/>
          <w:sz w:val="24"/>
          <w:rPrChange w:id="6789" w:author="JY0225" w:date="2017-08-24T12:10:00Z">
            <w:rPr>
              <w:rFonts w:hint="eastAsia"/>
              <w:color w:val="000000" w:themeColor="text1"/>
              <w:sz w:val="24"/>
            </w:rPr>
          </w:rPrChange>
        </w:rPr>
        <w:t>展示了“秒传”功能的传输效率</w:t>
      </w:r>
      <w:r w:rsidR="001573F3" w:rsidRPr="00653D38">
        <w:rPr>
          <w:rFonts w:asciiTheme="minorEastAsia" w:hAnsiTheme="minorEastAsia" w:hint="eastAsia"/>
          <w:color w:val="000000" w:themeColor="text1"/>
          <w:sz w:val="24"/>
          <w:rPrChange w:id="6790" w:author="JY0225" w:date="2017-08-24T12:10:00Z">
            <w:rPr>
              <w:rFonts w:hint="eastAsia"/>
              <w:color w:val="000000" w:themeColor="text1"/>
              <w:sz w:val="24"/>
            </w:rPr>
          </w:rPrChange>
        </w:rPr>
        <w:t>，此外</w:t>
      </w:r>
      <w:r w:rsidR="00395786" w:rsidRPr="00653D38">
        <w:rPr>
          <w:rFonts w:asciiTheme="minorEastAsia" w:hAnsiTheme="minorEastAsia" w:hint="eastAsia"/>
          <w:color w:val="000000" w:themeColor="text1"/>
          <w:sz w:val="24"/>
          <w:rPrChange w:id="6791" w:author="JY0225" w:date="2017-08-24T12:10:00Z">
            <w:rPr>
              <w:rFonts w:hint="eastAsia"/>
              <w:color w:val="000000" w:themeColor="text1"/>
              <w:sz w:val="24"/>
            </w:rPr>
          </w:rPrChange>
        </w:rPr>
        <w:t>中间件系统出现异常后用户请求不会丢失、提供更多的异常处理机制。</w:t>
      </w:r>
    </w:p>
    <w:p w14:paraId="0E7CF019" w14:textId="65CE563A" w:rsidR="003644D1" w:rsidRPr="00653D38" w:rsidRDefault="00E72D4E" w:rsidP="00E72D4E">
      <w:pPr>
        <w:spacing w:line="400" w:lineRule="exact"/>
        <w:jc w:val="center"/>
        <w:rPr>
          <w:rFonts w:asciiTheme="minorEastAsia" w:hAnsiTheme="minorEastAsia"/>
          <w:rPrChange w:id="6792" w:author="JY0225" w:date="2017-08-24T12:10:00Z">
            <w:rPr/>
          </w:rPrChange>
        </w:rPr>
      </w:pPr>
      <w:r w:rsidRPr="00653D38">
        <w:rPr>
          <w:rFonts w:asciiTheme="minorEastAsia" w:hAnsiTheme="minorEastAsia" w:hint="eastAsia"/>
          <w:color w:val="000000" w:themeColor="text1"/>
          <w:sz w:val="24"/>
          <w:rPrChange w:id="6793" w:author="JY0225" w:date="2017-08-24T12:10:00Z">
            <w:rPr>
              <w:rFonts w:hint="eastAsia"/>
              <w:color w:val="000000" w:themeColor="text1"/>
              <w:sz w:val="24"/>
            </w:rPr>
          </w:rPrChange>
        </w:rPr>
        <w:t>表</w:t>
      </w:r>
      <w:r w:rsidRPr="00653D38">
        <w:rPr>
          <w:rFonts w:asciiTheme="minorEastAsia" w:hAnsiTheme="minorEastAsia"/>
          <w:color w:val="000000" w:themeColor="text1"/>
          <w:sz w:val="24"/>
          <w:rPrChange w:id="6794" w:author="JY0225" w:date="2017-08-24T12:10:00Z">
            <w:rPr>
              <w:color w:val="000000" w:themeColor="text1"/>
              <w:sz w:val="24"/>
            </w:rPr>
          </w:rPrChange>
        </w:rPr>
        <w:t xml:space="preserve">6-7 </w:t>
      </w:r>
      <w:r w:rsidRPr="00653D38">
        <w:rPr>
          <w:rFonts w:asciiTheme="minorEastAsia" w:hAnsiTheme="minorEastAsia" w:hint="eastAsia"/>
          <w:color w:val="000000" w:themeColor="text1"/>
          <w:sz w:val="24"/>
          <w:rPrChange w:id="6795" w:author="JY0225" w:date="2017-08-24T12:10:00Z">
            <w:rPr>
              <w:rFonts w:hint="eastAsia"/>
              <w:color w:val="000000" w:themeColor="text1"/>
              <w:sz w:val="24"/>
            </w:rPr>
          </w:rPrChange>
        </w:rPr>
        <w:t>与原中间件系统功能模块对比分析表</w:t>
      </w:r>
    </w:p>
    <w:tbl>
      <w:tblPr>
        <w:tblStyle w:val="aa"/>
        <w:tblW w:w="0" w:type="auto"/>
        <w:tblLook w:val="04A0" w:firstRow="1" w:lastRow="0" w:firstColumn="1" w:lastColumn="0" w:noHBand="0" w:noVBand="1"/>
      </w:tblPr>
      <w:tblGrid>
        <w:gridCol w:w="1975"/>
        <w:gridCol w:w="6242"/>
      </w:tblGrid>
      <w:tr w:rsidR="00147E9E" w14:paraId="14486A00" w14:textId="77777777" w:rsidTr="008A7B58">
        <w:tc>
          <w:tcPr>
            <w:tcW w:w="1975" w:type="dxa"/>
          </w:tcPr>
          <w:p w14:paraId="4AD8CE6F" w14:textId="77777777" w:rsidR="00147E9E" w:rsidRPr="0092318C" w:rsidRDefault="00147E9E" w:rsidP="00856A51">
            <w:pPr>
              <w:spacing w:line="400" w:lineRule="exact"/>
              <w:jc w:val="center"/>
              <w:rPr>
                <w:szCs w:val="21"/>
              </w:rPr>
            </w:pPr>
          </w:p>
        </w:tc>
        <w:tc>
          <w:tcPr>
            <w:tcW w:w="6242" w:type="dxa"/>
          </w:tcPr>
          <w:p w14:paraId="534B8C0B" w14:textId="12B4F8DA" w:rsidR="00147E9E" w:rsidRPr="0092318C" w:rsidRDefault="00147E9E" w:rsidP="00147E9E">
            <w:pPr>
              <w:spacing w:line="400" w:lineRule="exact"/>
              <w:jc w:val="left"/>
              <w:rPr>
                <w:szCs w:val="21"/>
              </w:rPr>
            </w:pPr>
            <w:r w:rsidRPr="0092318C">
              <w:rPr>
                <w:rFonts w:hint="eastAsia"/>
                <w:szCs w:val="21"/>
              </w:rPr>
              <w:t>功能模块</w:t>
            </w:r>
          </w:p>
        </w:tc>
      </w:tr>
      <w:tr w:rsidR="00147E9E" w14:paraId="7CBD8770" w14:textId="77777777" w:rsidTr="008A7B58">
        <w:tc>
          <w:tcPr>
            <w:tcW w:w="1975" w:type="dxa"/>
          </w:tcPr>
          <w:p w14:paraId="391739F9" w14:textId="77777777" w:rsidR="00147E9E" w:rsidRPr="0092318C" w:rsidRDefault="00147E9E" w:rsidP="00856A51">
            <w:pPr>
              <w:spacing w:line="400" w:lineRule="exact"/>
              <w:jc w:val="left"/>
              <w:rPr>
                <w:szCs w:val="21"/>
              </w:rPr>
            </w:pPr>
            <w:r w:rsidRPr="0092318C">
              <w:rPr>
                <w:rFonts w:hint="eastAsia"/>
                <w:szCs w:val="21"/>
              </w:rPr>
              <w:lastRenderedPageBreak/>
              <w:t>原中间件系统</w:t>
            </w:r>
          </w:p>
        </w:tc>
        <w:tc>
          <w:tcPr>
            <w:tcW w:w="6242" w:type="dxa"/>
          </w:tcPr>
          <w:p w14:paraId="26D96327" w14:textId="1C9BE1EA"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w:t>
            </w:r>
          </w:p>
        </w:tc>
      </w:tr>
      <w:tr w:rsidR="00147E9E" w14:paraId="56142DEB" w14:textId="77777777" w:rsidTr="008A7B58">
        <w:tc>
          <w:tcPr>
            <w:tcW w:w="1975" w:type="dxa"/>
          </w:tcPr>
          <w:p w14:paraId="0E01BD57" w14:textId="77777777" w:rsidR="00147E9E" w:rsidRPr="0092318C" w:rsidRDefault="00147E9E" w:rsidP="00856A51">
            <w:pPr>
              <w:spacing w:line="400" w:lineRule="exact"/>
              <w:jc w:val="left"/>
              <w:rPr>
                <w:szCs w:val="21"/>
              </w:rPr>
            </w:pPr>
            <w:r w:rsidRPr="0092318C">
              <w:rPr>
                <w:rFonts w:hint="eastAsia"/>
                <w:szCs w:val="21"/>
              </w:rPr>
              <w:t>优化后中间件系统</w:t>
            </w:r>
          </w:p>
        </w:tc>
        <w:tc>
          <w:tcPr>
            <w:tcW w:w="6242" w:type="dxa"/>
          </w:tcPr>
          <w:p w14:paraId="5A7F05F3" w14:textId="0059FE1E"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、数据加密模块、数据压缩模块、持久会话管理模块、大文件上传模块、本地缓存模块、多应用适配模块</w:t>
            </w:r>
          </w:p>
        </w:tc>
      </w:tr>
    </w:tbl>
    <w:p w14:paraId="3CEAD722" w14:textId="3F20620F" w:rsidR="005C3EE1" w:rsidRPr="004B2CDD" w:rsidRDefault="005C3EE1" w:rsidP="004B2CDD">
      <w:pPr>
        <w:spacing w:line="400" w:lineRule="exact"/>
        <w:ind w:firstLine="420"/>
      </w:pPr>
      <w:r>
        <w:rPr>
          <w:color w:val="000000" w:themeColor="text1"/>
          <w:sz w:val="24"/>
        </w:rPr>
        <w:t>功能上</w:t>
      </w:r>
      <w:r>
        <w:rPr>
          <w:rFonts w:hint="eastAsia"/>
          <w:color w:val="000000" w:themeColor="text1"/>
          <w:sz w:val="24"/>
        </w:rPr>
        <w:t>，</w:t>
      </w:r>
      <w:r>
        <w:rPr>
          <w:color w:val="000000" w:themeColor="text1"/>
          <w:sz w:val="24"/>
        </w:rPr>
        <w:t>现有的中间件系统主要提供基础的数据传输功能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27D2DDA3" w14:textId="02AF3471" w:rsidR="00A21524" w:rsidRDefault="00FB12EA" w:rsidP="006263CF">
      <w:pPr>
        <w:pStyle w:val="31"/>
      </w:pPr>
      <w:bookmarkStart w:id="6796" w:name="_Toc491352044"/>
      <w:r>
        <w:t>6.5</w:t>
      </w:r>
      <w:r w:rsidR="00A21524">
        <w:t>.</w:t>
      </w:r>
      <w:ins w:id="6797" w:author="微软用户" w:date="2017-08-18T23:01:00Z">
        <w:r w:rsidR="0054071C">
          <w:t>2</w:t>
        </w:r>
      </w:ins>
      <w:del w:id="6798" w:author="微软用户" w:date="2017-08-18T23:01:00Z">
        <w:r w:rsidR="00A21524" w:rsidDel="0054071C">
          <w:delText>1</w:delText>
        </w:r>
      </w:del>
      <w:r w:rsidR="004A3474">
        <w:rPr>
          <w:rFonts w:hint="eastAsia"/>
        </w:rPr>
        <w:t>同类产品</w:t>
      </w:r>
      <w:r w:rsidR="00A21524">
        <w:t>对比分析</w:t>
      </w:r>
      <w:bookmarkEnd w:id="6796"/>
    </w:p>
    <w:p w14:paraId="5F8D7933" w14:textId="78B59613"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sidR="00A67C8B">
        <w:rPr>
          <w:rFonts w:hint="eastAsia"/>
          <w:color w:val="000000" w:themeColor="text1"/>
          <w:sz w:val="24"/>
        </w:rPr>
        <w:t>本文</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w:t>
      </w:r>
      <w:r w:rsidR="00E847F3">
        <w:rPr>
          <w:rFonts w:hint="eastAsia"/>
          <w:color w:val="000000" w:themeColor="text1"/>
          <w:sz w:val="24"/>
        </w:rPr>
        <w:t>功能</w:t>
      </w:r>
      <w:r w:rsidR="006B4B6C">
        <w:rPr>
          <w:rFonts w:hint="eastAsia"/>
          <w:color w:val="000000" w:themeColor="text1"/>
          <w:sz w:val="24"/>
        </w:rPr>
        <w:t>特性</w:t>
      </w:r>
      <w:r w:rsidR="002B758C">
        <w:rPr>
          <w:rFonts w:hint="eastAsia"/>
          <w:color w:val="000000" w:themeColor="text1"/>
          <w:sz w:val="24"/>
        </w:rPr>
        <w:t>具备一定的优势。</w:t>
      </w:r>
    </w:p>
    <w:p w14:paraId="76A491CD" w14:textId="5747CEEF" w:rsidR="00F01E57" w:rsidRDefault="00F01E57" w:rsidP="00F01E57">
      <w:pPr>
        <w:jc w:val="center"/>
      </w:pPr>
      <w:r>
        <w:rPr>
          <w:rFonts w:hint="eastAsia"/>
          <w:noProof/>
        </w:rPr>
        <w:drawing>
          <wp:inline distT="0" distB="0" distL="0" distR="0" wp14:anchorId="78DA811C" wp14:editId="4AA909FA">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458D0068" w14:textId="11DDB3E5" w:rsidR="00F01E57" w:rsidRPr="00653D38" w:rsidRDefault="00F01E57" w:rsidP="00F01E57">
      <w:pPr>
        <w:spacing w:line="400" w:lineRule="exact"/>
        <w:jc w:val="center"/>
        <w:rPr>
          <w:rFonts w:asciiTheme="minorEastAsia" w:hAnsiTheme="minorEastAsia"/>
          <w:color w:val="000000" w:themeColor="text1"/>
          <w:sz w:val="24"/>
          <w:rPrChange w:id="6799" w:author="JY0225" w:date="2017-08-24T12:11:00Z">
            <w:rPr>
              <w:color w:val="000000" w:themeColor="text1"/>
              <w:sz w:val="24"/>
            </w:rPr>
          </w:rPrChange>
        </w:rPr>
      </w:pPr>
      <w:r w:rsidRPr="00653D38">
        <w:rPr>
          <w:rFonts w:asciiTheme="minorEastAsia" w:hAnsiTheme="minorEastAsia" w:hint="eastAsia"/>
          <w:color w:val="000000" w:themeColor="text1"/>
          <w:sz w:val="24"/>
          <w:rPrChange w:id="6800" w:author="JY0225" w:date="2017-08-24T12:11:00Z">
            <w:rPr>
              <w:rFonts w:hint="eastAsia"/>
              <w:color w:val="000000" w:themeColor="text1"/>
              <w:sz w:val="24"/>
            </w:rPr>
          </w:rPrChange>
        </w:rPr>
        <w:t>图</w:t>
      </w:r>
      <w:r w:rsidRPr="00653D38">
        <w:rPr>
          <w:rFonts w:asciiTheme="minorEastAsia" w:hAnsiTheme="minorEastAsia"/>
          <w:color w:val="000000" w:themeColor="text1"/>
          <w:sz w:val="24"/>
          <w:rPrChange w:id="6801" w:author="JY0225" w:date="2017-08-24T12:11:00Z">
            <w:rPr>
              <w:color w:val="000000" w:themeColor="text1"/>
              <w:sz w:val="24"/>
            </w:rPr>
          </w:rPrChange>
        </w:rPr>
        <w:t xml:space="preserve">6-8 </w:t>
      </w:r>
      <w:r w:rsidRPr="00653D38">
        <w:rPr>
          <w:rFonts w:asciiTheme="minorEastAsia" w:hAnsiTheme="minorEastAsia" w:hint="eastAsia"/>
          <w:color w:val="000000" w:themeColor="text1"/>
          <w:sz w:val="24"/>
          <w:rPrChange w:id="6802" w:author="JY0225" w:date="2017-08-24T12:11:00Z">
            <w:rPr>
              <w:rFonts w:hint="eastAsia"/>
              <w:color w:val="000000" w:themeColor="text1"/>
              <w:sz w:val="24"/>
            </w:rPr>
          </w:rPrChange>
        </w:rPr>
        <w:t>云备份系统与同类产品文件传输效率对比图</w:t>
      </w:r>
    </w:p>
    <w:p w14:paraId="014AFFFC" w14:textId="68351E71" w:rsidR="00F01E57" w:rsidRPr="00653D38" w:rsidRDefault="00F01E57" w:rsidP="008E7EEE">
      <w:pPr>
        <w:spacing w:line="400" w:lineRule="exact"/>
        <w:ind w:firstLine="420"/>
        <w:rPr>
          <w:rFonts w:asciiTheme="minorEastAsia" w:hAnsiTheme="minorEastAsia"/>
          <w:color w:val="000000" w:themeColor="text1"/>
          <w:sz w:val="24"/>
          <w:rPrChange w:id="6803" w:author="JY0225" w:date="2017-08-24T12:11:00Z">
            <w:rPr>
              <w:color w:val="000000" w:themeColor="text1"/>
              <w:sz w:val="24"/>
            </w:rPr>
          </w:rPrChange>
        </w:rPr>
      </w:pPr>
      <w:r w:rsidRPr="00653D38">
        <w:rPr>
          <w:rFonts w:asciiTheme="minorEastAsia" w:hAnsiTheme="minorEastAsia" w:hint="eastAsia"/>
          <w:color w:val="000000" w:themeColor="text1"/>
          <w:sz w:val="24"/>
          <w:rPrChange w:id="6804" w:author="JY0225" w:date="2017-08-24T12:11:00Z">
            <w:rPr>
              <w:rFonts w:hint="eastAsia"/>
              <w:color w:val="000000" w:themeColor="text1"/>
              <w:sz w:val="24"/>
            </w:rPr>
          </w:rPrChange>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Pr="00653D38">
        <w:rPr>
          <w:rFonts w:asciiTheme="minorEastAsia" w:hAnsiTheme="minorEastAsia"/>
          <w:color w:val="000000" w:themeColor="text1"/>
          <w:sz w:val="24"/>
          <w:rPrChange w:id="6805" w:author="JY0225" w:date="2017-08-24T12:11:00Z">
            <w:rPr>
              <w:color w:val="000000" w:themeColor="text1"/>
              <w:sz w:val="24"/>
            </w:rPr>
          </w:rPrChange>
        </w:rPr>
        <w:t>2M</w:t>
      </w:r>
      <w:r w:rsidRPr="00653D38">
        <w:rPr>
          <w:rFonts w:asciiTheme="minorEastAsia" w:hAnsiTheme="minorEastAsia" w:hint="eastAsia"/>
          <w:color w:val="000000" w:themeColor="text1"/>
          <w:sz w:val="24"/>
          <w:rPrChange w:id="6806"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807" w:author="JY0225" w:date="2017-08-24T12:11:00Z">
            <w:rPr>
              <w:color w:val="000000" w:themeColor="text1"/>
              <w:sz w:val="24"/>
            </w:rPr>
          </w:rPrChange>
        </w:rPr>
        <w:t>4M</w:t>
      </w:r>
      <w:r w:rsidRPr="00653D38">
        <w:rPr>
          <w:rFonts w:asciiTheme="minorEastAsia" w:hAnsiTheme="minorEastAsia" w:hint="eastAsia"/>
          <w:color w:val="000000" w:themeColor="text1"/>
          <w:sz w:val="24"/>
          <w:rPrChange w:id="6808"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809" w:author="JY0225" w:date="2017-08-24T12:11:00Z">
            <w:rPr>
              <w:color w:val="000000" w:themeColor="text1"/>
              <w:sz w:val="24"/>
            </w:rPr>
          </w:rPrChange>
        </w:rPr>
        <w:t>8M</w:t>
      </w:r>
      <w:r w:rsidRPr="00653D38">
        <w:rPr>
          <w:rFonts w:asciiTheme="minorEastAsia" w:hAnsiTheme="minorEastAsia" w:hint="eastAsia"/>
          <w:color w:val="000000" w:themeColor="text1"/>
          <w:sz w:val="24"/>
          <w:rPrChange w:id="6810"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811" w:author="JY0225" w:date="2017-08-24T12:11:00Z">
            <w:rPr>
              <w:color w:val="000000" w:themeColor="text1"/>
              <w:sz w:val="24"/>
            </w:rPr>
          </w:rPrChange>
        </w:rPr>
        <w:t>50M</w:t>
      </w:r>
      <w:r w:rsidRPr="00653D38">
        <w:rPr>
          <w:rFonts w:asciiTheme="minorEastAsia" w:hAnsiTheme="minorEastAsia" w:hint="eastAsia"/>
          <w:color w:val="000000" w:themeColor="text1"/>
          <w:sz w:val="24"/>
          <w:rPrChange w:id="6812" w:author="JY0225" w:date="2017-08-24T12:11:00Z">
            <w:rPr>
              <w:rFonts w:hint="eastAsia"/>
              <w:color w:val="000000" w:themeColor="text1"/>
              <w:sz w:val="24"/>
            </w:rPr>
          </w:rPrChange>
        </w:rPr>
        <w:t>四个大小的文件对云备份服务平台、百度网盘、</w:t>
      </w:r>
      <w:r w:rsidRPr="00653D38">
        <w:rPr>
          <w:rFonts w:asciiTheme="minorEastAsia" w:hAnsiTheme="minorEastAsia"/>
          <w:color w:val="000000" w:themeColor="text1"/>
          <w:sz w:val="24"/>
          <w:rPrChange w:id="6813" w:author="JY0225" w:date="2017-08-24T12:11:00Z">
            <w:rPr>
              <w:color w:val="000000" w:themeColor="text1"/>
              <w:sz w:val="24"/>
            </w:rPr>
          </w:rPrChange>
        </w:rPr>
        <w:t>360</w:t>
      </w:r>
      <w:r w:rsidRPr="00653D38">
        <w:rPr>
          <w:rFonts w:asciiTheme="minorEastAsia" w:hAnsiTheme="minorEastAsia" w:hint="eastAsia"/>
          <w:color w:val="000000" w:themeColor="text1"/>
          <w:sz w:val="24"/>
          <w:rPrChange w:id="6814" w:author="JY0225" w:date="2017-08-24T12:11:00Z">
            <w:rPr>
              <w:rFonts w:hint="eastAsia"/>
              <w:color w:val="000000" w:themeColor="text1"/>
              <w:sz w:val="24"/>
            </w:rPr>
          </w:rPrChange>
        </w:rPr>
        <w:t>云盘的传输效率进行了测试，由于只能通过网络代理的方式访问</w:t>
      </w:r>
      <w:r w:rsidRPr="00653D38">
        <w:rPr>
          <w:rFonts w:asciiTheme="minorEastAsia" w:hAnsiTheme="minorEastAsia"/>
          <w:color w:val="000000" w:themeColor="text1"/>
          <w:sz w:val="24"/>
          <w:rPrChange w:id="6815"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6816" w:author="JY0225" w:date="2017-08-24T12:11:00Z">
            <w:rPr>
              <w:rFonts w:hint="eastAsia"/>
              <w:color w:val="000000" w:themeColor="text1"/>
              <w:sz w:val="24"/>
            </w:rPr>
          </w:rPrChange>
        </w:rPr>
        <w:t>和</w:t>
      </w:r>
      <w:r w:rsidRPr="00653D38">
        <w:rPr>
          <w:rFonts w:asciiTheme="minorEastAsia" w:hAnsiTheme="minorEastAsia"/>
          <w:color w:val="000000" w:themeColor="text1"/>
          <w:sz w:val="24"/>
          <w:rPrChange w:id="6817" w:author="JY0225" w:date="2017-08-24T12:11:00Z">
            <w:rPr>
              <w:color w:val="000000" w:themeColor="text1"/>
              <w:sz w:val="24"/>
            </w:rPr>
          </w:rPrChange>
        </w:rPr>
        <w:t>Google Drive</w:t>
      </w:r>
      <w:r w:rsidRPr="00653D38">
        <w:rPr>
          <w:rFonts w:asciiTheme="minorEastAsia" w:hAnsiTheme="minorEastAsia" w:hint="eastAsia"/>
          <w:color w:val="000000" w:themeColor="text1"/>
          <w:sz w:val="24"/>
          <w:rPrChange w:id="6818" w:author="JY0225" w:date="2017-08-24T12:11:00Z">
            <w:rPr>
              <w:rFonts w:hint="eastAsia"/>
              <w:color w:val="000000" w:themeColor="text1"/>
              <w:sz w:val="24"/>
            </w:rPr>
          </w:rPrChange>
        </w:rPr>
        <w:t>，而代理的网络状况较差，测试出的数据不具备参考性，因此没有展示其测试结果。图</w:t>
      </w:r>
      <w:r w:rsidRPr="00653D38">
        <w:rPr>
          <w:rFonts w:asciiTheme="minorEastAsia" w:hAnsiTheme="minorEastAsia"/>
          <w:color w:val="000000" w:themeColor="text1"/>
          <w:sz w:val="24"/>
          <w:rPrChange w:id="6819" w:author="JY0225" w:date="2017-08-24T12:11:00Z">
            <w:rPr>
              <w:color w:val="000000" w:themeColor="text1"/>
              <w:sz w:val="24"/>
            </w:rPr>
          </w:rPrChange>
        </w:rPr>
        <w:t>6-8</w:t>
      </w:r>
      <w:r w:rsidRPr="00653D38">
        <w:rPr>
          <w:rFonts w:asciiTheme="minorEastAsia" w:hAnsiTheme="minorEastAsia" w:hint="eastAsia"/>
          <w:color w:val="000000" w:themeColor="text1"/>
          <w:sz w:val="24"/>
          <w:rPrChange w:id="6820" w:author="JY0225" w:date="2017-08-24T12:11:00Z">
            <w:rPr>
              <w:rFonts w:hint="eastAsia"/>
              <w:color w:val="000000" w:themeColor="text1"/>
              <w:sz w:val="24"/>
            </w:rPr>
          </w:rPrChange>
        </w:rPr>
        <w:t>所示的是云备份系统与同类产品文件传输效率对比图。</w:t>
      </w:r>
    </w:p>
    <w:p w14:paraId="516F8234" w14:textId="7BF19D22" w:rsidR="00ED577E" w:rsidRPr="00653D38" w:rsidRDefault="00ED577E" w:rsidP="00F01E57">
      <w:pPr>
        <w:spacing w:line="400" w:lineRule="exact"/>
        <w:ind w:firstLine="420"/>
        <w:rPr>
          <w:rFonts w:asciiTheme="minorEastAsia" w:hAnsiTheme="minorEastAsia"/>
          <w:color w:val="000000" w:themeColor="text1"/>
          <w:sz w:val="24"/>
          <w:rPrChange w:id="6821" w:author="JY0225" w:date="2017-08-24T12:11:00Z">
            <w:rPr>
              <w:color w:val="000000" w:themeColor="text1"/>
              <w:sz w:val="24"/>
            </w:rPr>
          </w:rPrChange>
        </w:rPr>
      </w:pPr>
      <w:r w:rsidRPr="00653D38">
        <w:rPr>
          <w:rFonts w:asciiTheme="minorEastAsia" w:hAnsiTheme="minorEastAsia" w:hint="eastAsia"/>
          <w:color w:val="000000" w:themeColor="text1"/>
          <w:sz w:val="24"/>
          <w:rPrChange w:id="6822" w:author="JY0225" w:date="2017-08-24T12:11:00Z">
            <w:rPr>
              <w:rFonts w:hint="eastAsia"/>
              <w:color w:val="000000" w:themeColor="text1"/>
              <w:sz w:val="24"/>
            </w:rPr>
          </w:rPrChange>
        </w:rPr>
        <w:t>在系统的安全性上，优化后的系统对缓存在中间件的用户登录信息、会话信息进行了加密，使用的是与其他同类产品类似的加密方式，采取了</w:t>
      </w:r>
      <w:r w:rsidRPr="00653D38">
        <w:rPr>
          <w:rFonts w:asciiTheme="minorEastAsia" w:hAnsiTheme="minorEastAsia"/>
          <w:color w:val="000000" w:themeColor="text1"/>
          <w:sz w:val="24"/>
          <w:rPrChange w:id="6823" w:author="JY0225" w:date="2017-08-24T12:11:00Z">
            <w:rPr>
              <w:color w:val="000000" w:themeColor="text1"/>
              <w:sz w:val="24"/>
            </w:rPr>
          </w:rPrChange>
        </w:rPr>
        <w:t>128</w:t>
      </w:r>
      <w:r w:rsidRPr="00653D38">
        <w:rPr>
          <w:rFonts w:asciiTheme="minorEastAsia" w:hAnsiTheme="minorEastAsia" w:hint="eastAsia"/>
          <w:color w:val="000000" w:themeColor="text1"/>
          <w:sz w:val="24"/>
          <w:rPrChange w:id="6824" w:author="JY0225" w:date="2017-08-24T12:11:00Z">
            <w:rPr>
              <w:rFonts w:hint="eastAsia"/>
              <w:color w:val="000000" w:themeColor="text1"/>
              <w:sz w:val="24"/>
            </w:rPr>
          </w:rPrChange>
        </w:rPr>
        <w:t>位的</w:t>
      </w:r>
      <w:r w:rsidRPr="00653D38">
        <w:rPr>
          <w:rFonts w:asciiTheme="minorEastAsia" w:hAnsiTheme="minorEastAsia"/>
          <w:color w:val="000000" w:themeColor="text1"/>
          <w:sz w:val="24"/>
          <w:rPrChange w:id="6825" w:author="JY0225" w:date="2017-08-24T12:11:00Z">
            <w:rPr>
              <w:color w:val="000000" w:themeColor="text1"/>
              <w:sz w:val="24"/>
            </w:rPr>
          </w:rPrChange>
        </w:rPr>
        <w:t>AES</w:t>
      </w:r>
      <w:r w:rsidR="00F106A3" w:rsidRPr="00653D38">
        <w:rPr>
          <w:rFonts w:asciiTheme="minorEastAsia" w:hAnsiTheme="minorEastAsia" w:hint="eastAsia"/>
          <w:color w:val="000000" w:themeColor="text1"/>
          <w:sz w:val="24"/>
          <w:rPrChange w:id="6826" w:author="JY0225" w:date="2017-08-24T12:11:00Z">
            <w:rPr>
              <w:rFonts w:hint="eastAsia"/>
              <w:color w:val="000000" w:themeColor="text1"/>
              <w:sz w:val="24"/>
            </w:rPr>
          </w:rPrChange>
        </w:rPr>
        <w:t>加密算法，</w:t>
      </w:r>
      <w:r w:rsidR="006609DD" w:rsidRPr="00653D38">
        <w:rPr>
          <w:rFonts w:asciiTheme="minorEastAsia" w:hAnsiTheme="minorEastAsia" w:hint="eastAsia"/>
          <w:color w:val="000000" w:themeColor="text1"/>
          <w:sz w:val="24"/>
          <w:rPrChange w:id="6827" w:author="JY0225" w:date="2017-08-24T12:11:00Z">
            <w:rPr>
              <w:rFonts w:hint="eastAsia"/>
              <w:color w:val="000000" w:themeColor="text1"/>
              <w:sz w:val="24"/>
            </w:rPr>
          </w:rPrChange>
        </w:rPr>
        <w:t>相较于</w:t>
      </w:r>
      <w:r w:rsidR="006609DD" w:rsidRPr="00653D38">
        <w:rPr>
          <w:rFonts w:asciiTheme="minorEastAsia" w:hAnsiTheme="minorEastAsia"/>
          <w:color w:val="000000" w:themeColor="text1"/>
          <w:sz w:val="24"/>
          <w:rPrChange w:id="6828" w:author="JY0225" w:date="2017-08-24T12:11:00Z">
            <w:rPr>
              <w:color w:val="000000" w:themeColor="text1"/>
              <w:sz w:val="24"/>
            </w:rPr>
          </w:rPrChange>
        </w:rPr>
        <w:t>258</w:t>
      </w:r>
      <w:r w:rsidR="006609DD" w:rsidRPr="00653D38">
        <w:rPr>
          <w:rFonts w:asciiTheme="minorEastAsia" w:hAnsiTheme="minorEastAsia" w:hint="eastAsia"/>
          <w:color w:val="000000" w:themeColor="text1"/>
          <w:sz w:val="24"/>
          <w:rPrChange w:id="6829" w:author="JY0225" w:date="2017-08-24T12:11:00Z">
            <w:rPr>
              <w:rFonts w:hint="eastAsia"/>
              <w:color w:val="000000" w:themeColor="text1"/>
              <w:sz w:val="24"/>
            </w:rPr>
          </w:rPrChange>
        </w:rPr>
        <w:t>位的</w:t>
      </w:r>
      <w:r w:rsidR="006609DD" w:rsidRPr="00653D38">
        <w:rPr>
          <w:rFonts w:asciiTheme="minorEastAsia" w:hAnsiTheme="minorEastAsia"/>
          <w:color w:val="000000" w:themeColor="text1"/>
          <w:sz w:val="24"/>
          <w:rPrChange w:id="6830" w:author="JY0225" w:date="2017-08-24T12:11:00Z">
            <w:rPr>
              <w:color w:val="000000" w:themeColor="text1"/>
              <w:sz w:val="24"/>
            </w:rPr>
          </w:rPrChange>
        </w:rPr>
        <w:t>AES</w:t>
      </w:r>
      <w:r w:rsidR="006609DD" w:rsidRPr="00653D38">
        <w:rPr>
          <w:rFonts w:asciiTheme="minorEastAsia" w:hAnsiTheme="minorEastAsia" w:hint="eastAsia"/>
          <w:color w:val="000000" w:themeColor="text1"/>
          <w:sz w:val="24"/>
          <w:rPrChange w:id="6831" w:author="JY0225" w:date="2017-08-24T12:11:00Z">
            <w:rPr>
              <w:rFonts w:hint="eastAsia"/>
              <w:color w:val="000000" w:themeColor="text1"/>
              <w:sz w:val="24"/>
            </w:rPr>
          </w:rPrChange>
        </w:rPr>
        <w:t>加密算法，</w:t>
      </w:r>
      <w:r w:rsidR="006609DD" w:rsidRPr="00653D38">
        <w:rPr>
          <w:rFonts w:asciiTheme="minorEastAsia" w:hAnsiTheme="minorEastAsia"/>
          <w:color w:val="000000" w:themeColor="text1"/>
          <w:sz w:val="24"/>
          <w:rPrChange w:id="6832" w:author="JY0225" w:date="2017-08-24T12:11:00Z">
            <w:rPr>
              <w:color w:val="000000" w:themeColor="text1"/>
              <w:sz w:val="24"/>
            </w:rPr>
          </w:rPrChange>
        </w:rPr>
        <w:t>128</w:t>
      </w:r>
      <w:r w:rsidR="006609DD" w:rsidRPr="00653D38">
        <w:rPr>
          <w:rFonts w:asciiTheme="minorEastAsia" w:hAnsiTheme="minorEastAsia" w:hint="eastAsia"/>
          <w:color w:val="000000" w:themeColor="text1"/>
          <w:sz w:val="24"/>
          <w:rPrChange w:id="6833" w:author="JY0225" w:date="2017-08-24T12:11:00Z">
            <w:rPr>
              <w:rFonts w:hint="eastAsia"/>
              <w:color w:val="000000" w:themeColor="text1"/>
              <w:sz w:val="24"/>
            </w:rPr>
          </w:rPrChange>
        </w:rPr>
        <w:t>位的加密算法能够节省大约40%</w:t>
      </w:r>
      <w:r w:rsidR="006609DD" w:rsidRPr="00653D38">
        <w:rPr>
          <w:rFonts w:asciiTheme="minorEastAsia" w:hAnsiTheme="minorEastAsia" w:hint="eastAsia"/>
          <w:color w:val="000000" w:themeColor="text1"/>
          <w:sz w:val="24"/>
          <w:rPrChange w:id="6834" w:author="JY0225" w:date="2017-08-24T12:11:00Z">
            <w:rPr>
              <w:rFonts w:hint="eastAsia"/>
              <w:color w:val="000000" w:themeColor="text1"/>
              <w:sz w:val="24"/>
            </w:rPr>
          </w:rPrChange>
        </w:rPr>
        <w:lastRenderedPageBreak/>
        <w:t>的加密时间，同时</w:t>
      </w:r>
      <w:r w:rsidR="008812B1" w:rsidRPr="00653D38">
        <w:rPr>
          <w:rFonts w:asciiTheme="minorEastAsia" w:hAnsiTheme="minorEastAsia" w:hint="eastAsia"/>
          <w:color w:val="000000" w:themeColor="text1"/>
          <w:sz w:val="24"/>
          <w:rPrChange w:id="6835" w:author="JY0225" w:date="2017-08-24T12:11:00Z">
            <w:rPr>
              <w:rFonts w:hint="eastAsia"/>
              <w:color w:val="000000" w:themeColor="text1"/>
              <w:sz w:val="24"/>
            </w:rPr>
          </w:rPrChange>
        </w:rPr>
        <w:t>能够保证数据的安全性，因为它足够复杂无法被暴力破解。</w:t>
      </w:r>
    </w:p>
    <w:p w14:paraId="7F262659" w14:textId="07EEBDBF" w:rsidR="00CC37CF" w:rsidRPr="00653D38" w:rsidRDefault="00CC37CF" w:rsidP="00CC37CF">
      <w:pPr>
        <w:spacing w:line="400" w:lineRule="exact"/>
        <w:jc w:val="center"/>
        <w:rPr>
          <w:rFonts w:asciiTheme="minorEastAsia" w:hAnsiTheme="minorEastAsia"/>
          <w:rPrChange w:id="6836" w:author="JY0225" w:date="2017-08-24T12:11:00Z">
            <w:rPr/>
          </w:rPrChange>
        </w:rPr>
      </w:pPr>
      <w:r w:rsidRPr="00653D38">
        <w:rPr>
          <w:rFonts w:asciiTheme="minorEastAsia" w:hAnsiTheme="minorEastAsia" w:hint="eastAsia"/>
          <w:color w:val="000000" w:themeColor="text1"/>
          <w:sz w:val="24"/>
          <w:rPrChange w:id="6837" w:author="JY0225" w:date="2017-08-24T12:11:00Z">
            <w:rPr>
              <w:rFonts w:hint="eastAsia"/>
              <w:color w:val="000000" w:themeColor="text1"/>
              <w:sz w:val="24"/>
            </w:rPr>
          </w:rPrChange>
        </w:rPr>
        <w:t>表</w:t>
      </w:r>
      <w:r w:rsidRPr="00653D38">
        <w:rPr>
          <w:rFonts w:asciiTheme="minorEastAsia" w:hAnsiTheme="minorEastAsia"/>
          <w:color w:val="000000" w:themeColor="text1"/>
          <w:sz w:val="24"/>
          <w:rPrChange w:id="6838" w:author="JY0225" w:date="2017-08-24T12:11:00Z">
            <w:rPr>
              <w:color w:val="000000" w:themeColor="text1"/>
              <w:sz w:val="24"/>
            </w:rPr>
          </w:rPrChange>
        </w:rPr>
        <w:t xml:space="preserve">6-8 </w:t>
      </w:r>
      <w:r w:rsidRPr="00653D38">
        <w:rPr>
          <w:rFonts w:asciiTheme="minorEastAsia" w:hAnsiTheme="minorEastAsia" w:hint="eastAsia"/>
          <w:color w:val="000000" w:themeColor="text1"/>
          <w:sz w:val="24"/>
          <w:rPrChange w:id="6839" w:author="JY0225" w:date="2017-08-24T12:11:00Z">
            <w:rPr>
              <w:rFonts w:hint="eastAsia"/>
              <w:color w:val="000000" w:themeColor="text1"/>
              <w:sz w:val="24"/>
            </w:rPr>
          </w:rPrChange>
        </w:rPr>
        <w:t>同类产品去重分析表</w:t>
      </w:r>
    </w:p>
    <w:tbl>
      <w:tblPr>
        <w:tblStyle w:val="aa"/>
        <w:tblW w:w="0" w:type="auto"/>
        <w:tblLook w:val="04A0" w:firstRow="1" w:lastRow="0" w:firstColumn="1" w:lastColumn="0" w:noHBand="0" w:noVBand="1"/>
      </w:tblPr>
      <w:tblGrid>
        <w:gridCol w:w="1555"/>
        <w:gridCol w:w="1701"/>
        <w:gridCol w:w="1275"/>
        <w:gridCol w:w="1134"/>
        <w:gridCol w:w="1134"/>
        <w:gridCol w:w="1503"/>
      </w:tblGrid>
      <w:tr w:rsidR="00CC37CF" w14:paraId="0BD92D1E" w14:textId="77777777" w:rsidTr="00856A51">
        <w:tc>
          <w:tcPr>
            <w:tcW w:w="1555" w:type="dxa"/>
          </w:tcPr>
          <w:p w14:paraId="66E2D521" w14:textId="77777777" w:rsidR="00CC37CF" w:rsidRPr="008A7B58" w:rsidRDefault="00CC37CF" w:rsidP="00856A51">
            <w:pPr>
              <w:spacing w:line="400" w:lineRule="exact"/>
              <w:rPr>
                <w:color w:val="000000" w:themeColor="text1"/>
                <w:szCs w:val="21"/>
              </w:rPr>
            </w:pPr>
          </w:p>
        </w:tc>
        <w:tc>
          <w:tcPr>
            <w:tcW w:w="1701" w:type="dxa"/>
          </w:tcPr>
          <w:p w14:paraId="271745C8"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云备份服务器</w:t>
            </w:r>
          </w:p>
        </w:tc>
        <w:tc>
          <w:tcPr>
            <w:tcW w:w="1275" w:type="dxa"/>
          </w:tcPr>
          <w:p w14:paraId="42DCC79F"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百度网盘</w:t>
            </w:r>
          </w:p>
        </w:tc>
        <w:tc>
          <w:tcPr>
            <w:tcW w:w="1134" w:type="dxa"/>
          </w:tcPr>
          <w:p w14:paraId="2AE300EB"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360</w:t>
            </w:r>
            <w:r w:rsidRPr="008A7B58">
              <w:rPr>
                <w:rFonts w:hint="eastAsia"/>
                <w:color w:val="000000" w:themeColor="text1"/>
                <w:szCs w:val="21"/>
              </w:rPr>
              <w:t>云盘</w:t>
            </w:r>
          </w:p>
        </w:tc>
        <w:tc>
          <w:tcPr>
            <w:tcW w:w="1134" w:type="dxa"/>
          </w:tcPr>
          <w:p w14:paraId="61A70F4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D</w:t>
            </w:r>
            <w:r w:rsidRPr="008A7B58">
              <w:rPr>
                <w:color w:val="000000" w:themeColor="text1"/>
                <w:szCs w:val="21"/>
              </w:rPr>
              <w:t>ropbox</w:t>
            </w:r>
          </w:p>
        </w:tc>
        <w:tc>
          <w:tcPr>
            <w:tcW w:w="1503" w:type="dxa"/>
          </w:tcPr>
          <w:p w14:paraId="610159A6"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Google Drive</w:t>
            </w:r>
          </w:p>
        </w:tc>
      </w:tr>
      <w:tr w:rsidR="00CC37CF" w14:paraId="166EC76D" w14:textId="77777777" w:rsidTr="00856A51">
        <w:tc>
          <w:tcPr>
            <w:tcW w:w="1555" w:type="dxa"/>
          </w:tcPr>
          <w:p w14:paraId="25A49C6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服务器去重</w:t>
            </w:r>
          </w:p>
        </w:tc>
        <w:tc>
          <w:tcPr>
            <w:tcW w:w="1701" w:type="dxa"/>
          </w:tcPr>
          <w:p w14:paraId="37103631"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3FBC06F"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6C12128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0C5CB0D7"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503" w:type="dxa"/>
          </w:tcPr>
          <w:p w14:paraId="5AF8D0CA" w14:textId="77777777" w:rsidR="00CC37CF" w:rsidRPr="008A7B58" w:rsidRDefault="00CC37CF" w:rsidP="00856A51">
            <w:pPr>
              <w:spacing w:line="400" w:lineRule="exact"/>
              <w:jc w:val="center"/>
              <w:rPr>
                <w:color w:val="000000" w:themeColor="text1"/>
                <w:szCs w:val="21"/>
              </w:rPr>
            </w:pPr>
          </w:p>
        </w:tc>
      </w:tr>
      <w:tr w:rsidR="00CC37CF" w14:paraId="4D178E5B" w14:textId="77777777" w:rsidTr="00856A51">
        <w:tc>
          <w:tcPr>
            <w:tcW w:w="1555" w:type="dxa"/>
          </w:tcPr>
          <w:p w14:paraId="32E5659C"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本地缓存</w:t>
            </w:r>
          </w:p>
        </w:tc>
        <w:tc>
          <w:tcPr>
            <w:tcW w:w="1701" w:type="dxa"/>
          </w:tcPr>
          <w:p w14:paraId="2577D05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07F6136" w14:textId="77777777" w:rsidR="00CC37CF" w:rsidRPr="008A7B58" w:rsidRDefault="00CC37CF" w:rsidP="00856A51">
            <w:pPr>
              <w:spacing w:line="400" w:lineRule="exact"/>
              <w:jc w:val="center"/>
              <w:rPr>
                <w:color w:val="000000" w:themeColor="text1"/>
                <w:szCs w:val="21"/>
              </w:rPr>
            </w:pPr>
          </w:p>
        </w:tc>
        <w:tc>
          <w:tcPr>
            <w:tcW w:w="1134" w:type="dxa"/>
          </w:tcPr>
          <w:p w14:paraId="31C1076B" w14:textId="77777777" w:rsidR="00CC37CF" w:rsidRPr="008A7B58" w:rsidRDefault="00CC37CF" w:rsidP="00856A51">
            <w:pPr>
              <w:spacing w:line="400" w:lineRule="exact"/>
              <w:jc w:val="center"/>
              <w:rPr>
                <w:color w:val="000000" w:themeColor="text1"/>
                <w:szCs w:val="21"/>
              </w:rPr>
            </w:pPr>
          </w:p>
        </w:tc>
        <w:tc>
          <w:tcPr>
            <w:tcW w:w="1134" w:type="dxa"/>
          </w:tcPr>
          <w:p w14:paraId="5546738E" w14:textId="77777777" w:rsidR="00CC37CF" w:rsidRPr="008A7B58" w:rsidRDefault="00CC37CF" w:rsidP="00856A51">
            <w:pPr>
              <w:spacing w:line="400" w:lineRule="exact"/>
              <w:jc w:val="center"/>
              <w:rPr>
                <w:color w:val="000000" w:themeColor="text1"/>
                <w:szCs w:val="21"/>
              </w:rPr>
            </w:pPr>
          </w:p>
        </w:tc>
        <w:tc>
          <w:tcPr>
            <w:tcW w:w="1503" w:type="dxa"/>
          </w:tcPr>
          <w:p w14:paraId="0ACBF235" w14:textId="77777777" w:rsidR="00CC37CF" w:rsidRPr="008A7B58" w:rsidRDefault="00CC37CF" w:rsidP="00856A51">
            <w:pPr>
              <w:spacing w:line="400" w:lineRule="exact"/>
              <w:jc w:val="center"/>
              <w:rPr>
                <w:color w:val="000000" w:themeColor="text1"/>
                <w:szCs w:val="21"/>
              </w:rPr>
            </w:pPr>
          </w:p>
        </w:tc>
      </w:tr>
    </w:tbl>
    <w:p w14:paraId="60A4182C" w14:textId="08621DED" w:rsidR="00A15916" w:rsidRPr="00653D38" w:rsidRDefault="00D8350A" w:rsidP="008B03C9">
      <w:pPr>
        <w:spacing w:line="400" w:lineRule="exact"/>
        <w:ind w:firstLine="420"/>
        <w:rPr>
          <w:rFonts w:asciiTheme="minorEastAsia" w:hAnsiTheme="minorEastAsia"/>
          <w:color w:val="000000" w:themeColor="text1"/>
          <w:sz w:val="24"/>
          <w:rPrChange w:id="6840" w:author="JY0225" w:date="2017-08-24T12:11:00Z">
            <w:rPr>
              <w:color w:val="000000" w:themeColor="text1"/>
              <w:sz w:val="24"/>
            </w:rPr>
          </w:rPrChange>
        </w:rPr>
      </w:pPr>
      <w:r w:rsidRPr="00653D38">
        <w:rPr>
          <w:rFonts w:asciiTheme="minorEastAsia" w:hAnsiTheme="minorEastAsia" w:hint="eastAsia"/>
          <w:color w:val="000000" w:themeColor="text1"/>
          <w:sz w:val="24"/>
          <w:rPrChange w:id="6841" w:author="JY0225" w:date="2017-08-24T12:11:00Z">
            <w:rPr>
              <w:rFonts w:hint="eastAsia"/>
              <w:color w:val="000000" w:themeColor="text1"/>
              <w:sz w:val="24"/>
            </w:rPr>
          </w:rPrChange>
        </w:rPr>
        <w:t>在数据去重方面，如表</w:t>
      </w:r>
      <w:r w:rsidRPr="00653D38">
        <w:rPr>
          <w:rFonts w:asciiTheme="minorEastAsia" w:hAnsiTheme="minorEastAsia"/>
          <w:color w:val="000000" w:themeColor="text1"/>
          <w:sz w:val="24"/>
          <w:rPrChange w:id="6842" w:author="JY0225" w:date="2017-08-24T12:11:00Z">
            <w:rPr>
              <w:color w:val="000000" w:themeColor="text1"/>
              <w:sz w:val="24"/>
            </w:rPr>
          </w:rPrChange>
        </w:rPr>
        <w:t>6-8</w:t>
      </w:r>
      <w:r w:rsidRPr="00653D38">
        <w:rPr>
          <w:rFonts w:asciiTheme="minorEastAsia" w:hAnsiTheme="minorEastAsia" w:hint="eastAsia"/>
          <w:color w:val="000000" w:themeColor="text1"/>
          <w:sz w:val="24"/>
          <w:rPrChange w:id="6843" w:author="JY0225" w:date="2017-08-24T12:11:00Z">
            <w:rPr>
              <w:rFonts w:hint="eastAsia"/>
              <w:color w:val="000000" w:themeColor="text1"/>
              <w:sz w:val="24"/>
            </w:rPr>
          </w:rPrChange>
        </w:rPr>
        <w:t>所示，百度网盘和</w:t>
      </w:r>
      <w:r w:rsidRPr="00653D38">
        <w:rPr>
          <w:rFonts w:asciiTheme="minorEastAsia" w:hAnsiTheme="minorEastAsia"/>
          <w:color w:val="000000" w:themeColor="text1"/>
          <w:sz w:val="24"/>
          <w:rPrChange w:id="6844" w:author="JY0225" w:date="2017-08-24T12:11:00Z">
            <w:rPr>
              <w:color w:val="000000" w:themeColor="text1"/>
              <w:sz w:val="24"/>
            </w:rPr>
          </w:rPrChange>
        </w:rPr>
        <w:t>360</w:t>
      </w:r>
      <w:r w:rsidRPr="00653D38">
        <w:rPr>
          <w:rFonts w:asciiTheme="minorEastAsia" w:hAnsiTheme="minorEastAsia" w:hint="eastAsia"/>
          <w:color w:val="000000" w:themeColor="text1"/>
          <w:sz w:val="24"/>
          <w:rPrChange w:id="6845" w:author="JY0225" w:date="2017-08-24T12:11:00Z">
            <w:rPr>
              <w:rFonts w:hint="eastAsia"/>
              <w:color w:val="000000" w:themeColor="text1"/>
              <w:sz w:val="24"/>
            </w:rPr>
          </w:rPrChange>
        </w:rPr>
        <w:t>云盘都采取了全局去重的方式，</w:t>
      </w:r>
      <w:r w:rsidRPr="00653D38">
        <w:rPr>
          <w:rFonts w:asciiTheme="minorEastAsia" w:hAnsiTheme="minorEastAsia"/>
          <w:color w:val="000000" w:themeColor="text1"/>
          <w:sz w:val="24"/>
          <w:rPrChange w:id="6846"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6847" w:author="JY0225" w:date="2017-08-24T12:11:00Z">
            <w:rPr>
              <w:rFonts w:hint="eastAsia"/>
              <w:color w:val="000000" w:themeColor="text1"/>
              <w:sz w:val="24"/>
            </w:rPr>
          </w:rPrChange>
        </w:rPr>
        <w:t>使用了单一用户去重，而</w:t>
      </w:r>
      <w:r w:rsidRPr="00653D38">
        <w:rPr>
          <w:rFonts w:asciiTheme="minorEastAsia" w:hAnsiTheme="minorEastAsia"/>
          <w:color w:val="000000" w:themeColor="text1"/>
          <w:sz w:val="24"/>
          <w:rPrChange w:id="6848" w:author="JY0225" w:date="2017-08-24T12:11:00Z">
            <w:rPr>
              <w:color w:val="000000" w:themeColor="text1"/>
              <w:sz w:val="24"/>
            </w:rPr>
          </w:rPrChange>
        </w:rPr>
        <w:t>Google Drive</w:t>
      </w:r>
      <w:r w:rsidRPr="00653D38">
        <w:rPr>
          <w:rFonts w:asciiTheme="minorEastAsia" w:hAnsiTheme="minorEastAsia" w:hint="eastAsia"/>
          <w:color w:val="000000" w:themeColor="text1"/>
          <w:sz w:val="24"/>
          <w:rPrChange w:id="6849" w:author="JY0225" w:date="2017-08-24T12:11:00Z">
            <w:rPr>
              <w:rFonts w:hint="eastAsia"/>
              <w:color w:val="000000" w:themeColor="text1"/>
              <w:sz w:val="24"/>
            </w:rPr>
          </w:rPrChange>
        </w:rPr>
        <w:t>未进行系统去重处理。优化后的中间件借鉴了</w:t>
      </w:r>
      <w:r w:rsidRPr="00653D38">
        <w:rPr>
          <w:rFonts w:asciiTheme="minorEastAsia" w:hAnsiTheme="minorEastAsia"/>
          <w:color w:val="000000" w:themeColor="text1"/>
          <w:sz w:val="24"/>
          <w:rPrChange w:id="6850"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6851" w:author="JY0225" w:date="2017-08-24T12:11:00Z">
            <w:rPr>
              <w:rFonts w:hint="eastAsia"/>
              <w:color w:val="000000" w:themeColor="text1"/>
              <w:sz w:val="24"/>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Pr="00653D38">
        <w:rPr>
          <w:rFonts w:asciiTheme="minorEastAsia" w:hAnsiTheme="minorEastAsia"/>
          <w:color w:val="000000" w:themeColor="text1"/>
          <w:sz w:val="24"/>
          <w:rPrChange w:id="6852" w:author="JY0225" w:date="2017-08-24T12:11:00Z">
            <w:rPr>
              <w:color w:val="000000" w:themeColor="text1"/>
              <w:sz w:val="24"/>
            </w:rPr>
          </w:rPrChange>
        </w:rPr>
        <w:t>360</w:t>
      </w:r>
      <w:r w:rsidRPr="00653D38">
        <w:rPr>
          <w:rFonts w:asciiTheme="minorEastAsia" w:hAnsiTheme="minorEastAsia" w:hint="eastAsia"/>
          <w:color w:val="000000" w:themeColor="text1"/>
          <w:sz w:val="24"/>
          <w:rPrChange w:id="6853" w:author="JY0225" w:date="2017-08-24T12:11:00Z">
            <w:rPr>
              <w:rFonts w:hint="eastAsia"/>
              <w:color w:val="000000" w:themeColor="text1"/>
              <w:sz w:val="24"/>
            </w:rPr>
          </w:rPrChange>
        </w:rPr>
        <w:t>云盘已经</w:t>
      </w:r>
      <w:r w:rsidRPr="00653D38">
        <w:rPr>
          <w:rFonts w:asciiTheme="minorEastAsia" w:hAnsiTheme="minorEastAsia"/>
          <w:color w:val="000000" w:themeColor="text1"/>
          <w:sz w:val="24"/>
          <w:rPrChange w:id="6854"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6855" w:author="JY0225" w:date="2017-08-24T12:11:00Z">
            <w:rPr>
              <w:rFonts w:hint="eastAsia"/>
              <w:color w:val="000000" w:themeColor="text1"/>
              <w:sz w:val="24"/>
            </w:rPr>
          </w:rPrChange>
        </w:rPr>
        <w:t>和</w:t>
      </w:r>
      <w:r w:rsidRPr="00653D38">
        <w:rPr>
          <w:rFonts w:asciiTheme="minorEastAsia" w:hAnsiTheme="minorEastAsia"/>
          <w:color w:val="000000" w:themeColor="text1"/>
          <w:sz w:val="24"/>
          <w:rPrChange w:id="6856" w:author="JY0225" w:date="2017-08-24T12:11:00Z">
            <w:rPr>
              <w:color w:val="000000" w:themeColor="text1"/>
              <w:sz w:val="24"/>
            </w:rPr>
          </w:rPrChange>
        </w:rPr>
        <w:t>Google Drive</w:t>
      </w:r>
      <w:r w:rsidRPr="00653D38">
        <w:rPr>
          <w:rFonts w:asciiTheme="minorEastAsia" w:hAnsiTheme="minorEastAsia" w:hint="eastAsia"/>
          <w:color w:val="000000" w:themeColor="text1"/>
          <w:sz w:val="24"/>
          <w:rPrChange w:id="6857" w:author="JY0225" w:date="2017-08-24T12:11:00Z">
            <w:rPr>
              <w:rFonts w:hint="eastAsia"/>
              <w:color w:val="000000" w:themeColor="text1"/>
              <w:sz w:val="24"/>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690660C7" w14:textId="673F69A8" w:rsidR="00785449" w:rsidRPr="00653D38" w:rsidRDefault="005116A7" w:rsidP="005116A7">
      <w:pPr>
        <w:spacing w:line="400" w:lineRule="exact"/>
        <w:ind w:firstLine="420"/>
        <w:rPr>
          <w:rFonts w:asciiTheme="minorEastAsia" w:hAnsiTheme="minorEastAsia"/>
          <w:color w:val="000000" w:themeColor="text1"/>
          <w:sz w:val="24"/>
          <w:rPrChange w:id="6858" w:author="JY0225" w:date="2017-08-24T12:11:00Z">
            <w:rPr>
              <w:color w:val="000000" w:themeColor="text1"/>
              <w:sz w:val="24"/>
            </w:rPr>
          </w:rPrChange>
        </w:rPr>
      </w:pPr>
      <w:r w:rsidRPr="00653D38">
        <w:rPr>
          <w:rFonts w:asciiTheme="minorEastAsia" w:hAnsiTheme="minorEastAsia" w:hint="eastAsia"/>
          <w:color w:val="000000" w:themeColor="text1"/>
          <w:sz w:val="24"/>
          <w:rPrChange w:id="6859" w:author="JY0225" w:date="2017-08-24T12:11:00Z">
            <w:rPr>
              <w:rFonts w:hint="eastAsia"/>
              <w:color w:val="000000" w:themeColor="text1"/>
              <w:sz w:val="24"/>
            </w:rPr>
          </w:rPrChange>
        </w:rPr>
        <w:t>优化后的中间件系统支持大文件的断点续传功能，当遇到网络故障的时候，会在网络恢复正常后，</w:t>
      </w:r>
      <w:r w:rsidR="00AD01E6" w:rsidRPr="00653D38">
        <w:rPr>
          <w:rFonts w:asciiTheme="minorEastAsia" w:hAnsiTheme="minorEastAsia" w:hint="eastAsia"/>
          <w:color w:val="000000" w:themeColor="text1"/>
          <w:sz w:val="24"/>
          <w:rPrChange w:id="6860" w:author="JY0225" w:date="2017-08-24T12:11:00Z">
            <w:rPr>
              <w:rFonts w:hint="eastAsia"/>
              <w:color w:val="000000" w:themeColor="text1"/>
              <w:sz w:val="24"/>
            </w:rPr>
          </w:rPrChange>
        </w:rPr>
        <w:t>根据断点信息</w:t>
      </w:r>
      <w:r w:rsidRPr="00653D38">
        <w:rPr>
          <w:rFonts w:asciiTheme="minorEastAsia" w:hAnsiTheme="minorEastAsia" w:hint="eastAsia"/>
          <w:color w:val="000000" w:themeColor="text1"/>
          <w:sz w:val="24"/>
          <w:rPrChange w:id="6861" w:author="JY0225" w:date="2017-08-24T12:11:00Z">
            <w:rPr>
              <w:rFonts w:hint="eastAsia"/>
              <w:color w:val="000000" w:themeColor="text1"/>
              <w:sz w:val="24"/>
            </w:rPr>
          </w:rPrChange>
        </w:rPr>
        <w:t>续传，</w:t>
      </w:r>
      <w:r w:rsidR="00BF762B" w:rsidRPr="00653D38">
        <w:rPr>
          <w:rFonts w:asciiTheme="minorEastAsia" w:hAnsiTheme="minorEastAsia" w:hint="eastAsia"/>
          <w:color w:val="000000" w:themeColor="text1"/>
          <w:sz w:val="24"/>
          <w:rPrChange w:id="6862" w:author="JY0225" w:date="2017-08-24T12:11:00Z">
            <w:rPr>
              <w:rFonts w:hint="eastAsia"/>
              <w:color w:val="000000" w:themeColor="text1"/>
              <w:sz w:val="24"/>
            </w:rPr>
          </w:rPrChange>
        </w:rPr>
        <w:t>以上</w:t>
      </w:r>
      <w:r w:rsidRPr="00653D38">
        <w:rPr>
          <w:rFonts w:asciiTheme="minorEastAsia" w:hAnsiTheme="minorEastAsia" w:hint="eastAsia"/>
          <w:color w:val="000000" w:themeColor="text1"/>
          <w:sz w:val="24"/>
          <w:rPrChange w:id="6863" w:author="JY0225" w:date="2017-08-24T12:11:00Z">
            <w:rPr>
              <w:rFonts w:hint="eastAsia"/>
              <w:color w:val="000000" w:themeColor="text1"/>
              <w:sz w:val="24"/>
            </w:rPr>
          </w:rPrChange>
        </w:rPr>
        <w:t>云备份平台都支持此项功能。</w:t>
      </w:r>
    </w:p>
    <w:p w14:paraId="31C70AFA" w14:textId="096783CB" w:rsidR="00D7532A" w:rsidRPr="00653D38" w:rsidRDefault="00D7532A" w:rsidP="00D7532A">
      <w:pPr>
        <w:spacing w:line="400" w:lineRule="exact"/>
        <w:jc w:val="center"/>
        <w:rPr>
          <w:rFonts w:asciiTheme="minorEastAsia" w:hAnsiTheme="minorEastAsia"/>
          <w:rPrChange w:id="6864" w:author="JY0225" w:date="2017-08-24T12:11:00Z">
            <w:rPr/>
          </w:rPrChange>
        </w:rPr>
      </w:pPr>
      <w:r w:rsidRPr="00653D38">
        <w:rPr>
          <w:rFonts w:asciiTheme="minorEastAsia" w:hAnsiTheme="minorEastAsia" w:hint="eastAsia"/>
          <w:color w:val="000000" w:themeColor="text1"/>
          <w:sz w:val="24"/>
          <w:rPrChange w:id="6865" w:author="JY0225" w:date="2017-08-24T12:11:00Z">
            <w:rPr>
              <w:rFonts w:hint="eastAsia"/>
              <w:color w:val="000000" w:themeColor="text1"/>
              <w:sz w:val="24"/>
            </w:rPr>
          </w:rPrChange>
        </w:rPr>
        <w:t>表</w:t>
      </w:r>
      <w:r w:rsidR="00852E47" w:rsidRPr="00653D38">
        <w:rPr>
          <w:rFonts w:asciiTheme="minorEastAsia" w:hAnsiTheme="minorEastAsia"/>
          <w:color w:val="000000" w:themeColor="text1"/>
          <w:sz w:val="24"/>
          <w:rPrChange w:id="6866" w:author="JY0225" w:date="2017-08-24T12:11:00Z">
            <w:rPr>
              <w:color w:val="000000" w:themeColor="text1"/>
              <w:sz w:val="24"/>
            </w:rPr>
          </w:rPrChange>
        </w:rPr>
        <w:t>6-9</w:t>
      </w:r>
      <w:r w:rsidRPr="00653D38">
        <w:rPr>
          <w:rFonts w:asciiTheme="minorEastAsia" w:hAnsiTheme="minorEastAsia"/>
          <w:color w:val="000000" w:themeColor="text1"/>
          <w:sz w:val="24"/>
          <w:rPrChange w:id="6867" w:author="JY0225" w:date="2017-08-24T12:11:00Z">
            <w:rPr>
              <w:color w:val="000000" w:themeColor="text1"/>
              <w:sz w:val="24"/>
            </w:rPr>
          </w:rPrChange>
        </w:rPr>
        <w:t xml:space="preserve"> </w:t>
      </w:r>
      <w:r w:rsidRPr="00653D38">
        <w:rPr>
          <w:rFonts w:asciiTheme="minorEastAsia" w:hAnsiTheme="minorEastAsia" w:hint="eastAsia"/>
          <w:color w:val="000000" w:themeColor="text1"/>
          <w:sz w:val="24"/>
          <w:rPrChange w:id="6868" w:author="JY0225" w:date="2017-08-24T12:11:00Z">
            <w:rPr>
              <w:rFonts w:hint="eastAsia"/>
              <w:color w:val="000000" w:themeColor="text1"/>
              <w:sz w:val="24"/>
            </w:rPr>
          </w:rPrChange>
        </w:rPr>
        <w:t>同类产品</w:t>
      </w:r>
      <w:r w:rsidR="00834EEE" w:rsidRPr="00653D38">
        <w:rPr>
          <w:rFonts w:asciiTheme="minorEastAsia" w:hAnsiTheme="minorEastAsia" w:hint="eastAsia"/>
          <w:color w:val="000000" w:themeColor="text1"/>
          <w:sz w:val="24"/>
          <w:rPrChange w:id="6869" w:author="JY0225" w:date="2017-08-24T12:11:00Z">
            <w:rPr>
              <w:rFonts w:hint="eastAsia"/>
              <w:color w:val="000000" w:themeColor="text1"/>
              <w:sz w:val="24"/>
            </w:rPr>
          </w:rPrChange>
        </w:rPr>
        <w:t>支持客户端类型</w:t>
      </w:r>
      <w:r w:rsidRPr="00653D38">
        <w:rPr>
          <w:rFonts w:asciiTheme="minorEastAsia" w:hAnsiTheme="minorEastAsia" w:hint="eastAsia"/>
          <w:color w:val="000000" w:themeColor="text1"/>
          <w:sz w:val="24"/>
          <w:rPrChange w:id="6870" w:author="JY0225" w:date="2017-08-24T12:11:00Z">
            <w:rPr>
              <w:rFonts w:hint="eastAsia"/>
              <w:color w:val="000000" w:themeColor="text1"/>
              <w:sz w:val="24"/>
            </w:rPr>
          </w:rPrChange>
        </w:rPr>
        <w:t>表</w:t>
      </w:r>
    </w:p>
    <w:tbl>
      <w:tblPr>
        <w:tblStyle w:val="aa"/>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14:paraId="7BE8595D" w14:textId="18587CC1" w:rsidTr="00FD46CC">
        <w:trPr>
          <w:jc w:val="center"/>
        </w:trPr>
        <w:tc>
          <w:tcPr>
            <w:tcW w:w="1525" w:type="dxa"/>
          </w:tcPr>
          <w:p w14:paraId="6FA21CD1" w14:textId="77777777" w:rsidR="000E0EC6" w:rsidRPr="00FD46CC" w:rsidRDefault="000E0EC6" w:rsidP="00856A51">
            <w:pPr>
              <w:spacing w:line="400" w:lineRule="exact"/>
              <w:rPr>
                <w:color w:val="000000" w:themeColor="text1"/>
                <w:szCs w:val="21"/>
              </w:rPr>
            </w:pPr>
          </w:p>
        </w:tc>
        <w:tc>
          <w:tcPr>
            <w:tcW w:w="1080" w:type="dxa"/>
          </w:tcPr>
          <w:p w14:paraId="3938675A" w14:textId="3A4C3ABC"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Windows</w:t>
            </w:r>
          </w:p>
        </w:tc>
        <w:tc>
          <w:tcPr>
            <w:tcW w:w="792" w:type="dxa"/>
          </w:tcPr>
          <w:p w14:paraId="43E1B10D" w14:textId="2281AC6E" w:rsidR="000E0EC6" w:rsidRPr="00FD46CC" w:rsidRDefault="000E0EC6" w:rsidP="000E0EC6">
            <w:pPr>
              <w:spacing w:line="400" w:lineRule="exact"/>
              <w:jc w:val="center"/>
              <w:rPr>
                <w:color w:val="000000" w:themeColor="text1"/>
                <w:szCs w:val="21"/>
              </w:rPr>
            </w:pPr>
            <w:r w:rsidRPr="00FD46CC">
              <w:rPr>
                <w:color w:val="000000" w:themeColor="text1"/>
                <w:szCs w:val="21"/>
              </w:rPr>
              <w:t>iOS</w:t>
            </w:r>
          </w:p>
        </w:tc>
        <w:tc>
          <w:tcPr>
            <w:tcW w:w="709" w:type="dxa"/>
          </w:tcPr>
          <w:p w14:paraId="445212E5" w14:textId="309118A0"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Linux</w:t>
            </w:r>
          </w:p>
        </w:tc>
        <w:tc>
          <w:tcPr>
            <w:tcW w:w="992" w:type="dxa"/>
          </w:tcPr>
          <w:p w14:paraId="1BABA67F" w14:textId="5F675073" w:rsidR="000E0EC6" w:rsidRPr="00FD46CC" w:rsidRDefault="000E0EC6" w:rsidP="000E0EC6">
            <w:pPr>
              <w:spacing w:line="400" w:lineRule="exact"/>
              <w:jc w:val="center"/>
              <w:rPr>
                <w:color w:val="000000" w:themeColor="text1"/>
                <w:szCs w:val="21"/>
              </w:rPr>
            </w:pPr>
            <w:r w:rsidRPr="00FD46CC">
              <w:rPr>
                <w:color w:val="000000" w:themeColor="text1"/>
                <w:szCs w:val="21"/>
              </w:rPr>
              <w:t>Android</w:t>
            </w:r>
          </w:p>
        </w:tc>
        <w:tc>
          <w:tcPr>
            <w:tcW w:w="709" w:type="dxa"/>
          </w:tcPr>
          <w:p w14:paraId="231F1EAB" w14:textId="5BAF2082" w:rsidR="000E0EC6" w:rsidRPr="00FD46CC" w:rsidRDefault="000E0EC6" w:rsidP="000E0EC6">
            <w:pPr>
              <w:spacing w:line="400" w:lineRule="exact"/>
              <w:jc w:val="center"/>
              <w:rPr>
                <w:color w:val="000000" w:themeColor="text1"/>
                <w:szCs w:val="21"/>
              </w:rPr>
            </w:pPr>
            <w:r w:rsidRPr="00FD46CC">
              <w:rPr>
                <w:color w:val="000000" w:themeColor="text1"/>
                <w:szCs w:val="21"/>
              </w:rPr>
              <w:t>Web</w:t>
            </w:r>
          </w:p>
        </w:tc>
        <w:tc>
          <w:tcPr>
            <w:tcW w:w="992" w:type="dxa"/>
          </w:tcPr>
          <w:p w14:paraId="2C111262" w14:textId="058AA6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Java SDK</w:t>
            </w:r>
          </w:p>
        </w:tc>
        <w:tc>
          <w:tcPr>
            <w:tcW w:w="1163" w:type="dxa"/>
          </w:tcPr>
          <w:p w14:paraId="15B6BD80" w14:textId="59E561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Extension</w:t>
            </w:r>
          </w:p>
        </w:tc>
      </w:tr>
      <w:tr w:rsidR="000E681F" w14:paraId="5E060B2A" w14:textId="1E90929F" w:rsidTr="00FD46CC">
        <w:trPr>
          <w:jc w:val="center"/>
        </w:trPr>
        <w:tc>
          <w:tcPr>
            <w:tcW w:w="1525" w:type="dxa"/>
          </w:tcPr>
          <w:p w14:paraId="1BB93D6C" w14:textId="2C25A40C" w:rsidR="000E0EC6" w:rsidRPr="00FD46CC" w:rsidRDefault="000E681F" w:rsidP="00856A51">
            <w:pPr>
              <w:spacing w:line="400" w:lineRule="exact"/>
              <w:rPr>
                <w:color w:val="000000" w:themeColor="text1"/>
                <w:szCs w:val="21"/>
              </w:rPr>
            </w:pPr>
            <w:r w:rsidRPr="00FD46CC">
              <w:rPr>
                <w:rFonts w:hint="eastAsia"/>
                <w:color w:val="000000" w:themeColor="text1"/>
                <w:szCs w:val="21"/>
              </w:rPr>
              <w:t>云备份服务器</w:t>
            </w:r>
          </w:p>
        </w:tc>
        <w:tc>
          <w:tcPr>
            <w:tcW w:w="1080" w:type="dxa"/>
          </w:tcPr>
          <w:p w14:paraId="2C761CCC" w14:textId="6E61F2A2" w:rsidR="000E0EC6" w:rsidRPr="00FD46CC" w:rsidRDefault="000E0EC6" w:rsidP="00856A51">
            <w:pPr>
              <w:spacing w:line="400" w:lineRule="exact"/>
              <w:jc w:val="center"/>
              <w:rPr>
                <w:color w:val="000000" w:themeColor="text1"/>
                <w:szCs w:val="21"/>
              </w:rPr>
            </w:pPr>
          </w:p>
        </w:tc>
        <w:tc>
          <w:tcPr>
            <w:tcW w:w="792" w:type="dxa"/>
          </w:tcPr>
          <w:p w14:paraId="4A3B794D" w14:textId="79F8B774" w:rsidR="000E0EC6" w:rsidRPr="00FD46CC" w:rsidRDefault="000E0EC6" w:rsidP="00856A51">
            <w:pPr>
              <w:spacing w:line="400" w:lineRule="exact"/>
              <w:jc w:val="center"/>
              <w:rPr>
                <w:color w:val="000000" w:themeColor="text1"/>
                <w:szCs w:val="21"/>
              </w:rPr>
            </w:pPr>
          </w:p>
        </w:tc>
        <w:tc>
          <w:tcPr>
            <w:tcW w:w="709" w:type="dxa"/>
          </w:tcPr>
          <w:p w14:paraId="66A96BD7" w14:textId="1CA459D1" w:rsidR="000E0EC6" w:rsidRPr="00FD46CC" w:rsidRDefault="00851844"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C9B1464" w14:textId="15153A57" w:rsidR="000E0EC6" w:rsidRPr="00FD46CC" w:rsidRDefault="000E0EC6" w:rsidP="00856A51">
            <w:pPr>
              <w:spacing w:line="400" w:lineRule="exact"/>
              <w:jc w:val="center"/>
              <w:rPr>
                <w:color w:val="000000" w:themeColor="text1"/>
                <w:szCs w:val="21"/>
              </w:rPr>
            </w:pPr>
          </w:p>
        </w:tc>
        <w:tc>
          <w:tcPr>
            <w:tcW w:w="709" w:type="dxa"/>
          </w:tcPr>
          <w:p w14:paraId="3469E86A" w14:textId="77777777" w:rsidR="000E0EC6" w:rsidRPr="00FD46CC" w:rsidRDefault="000E0EC6" w:rsidP="00856A51">
            <w:pPr>
              <w:spacing w:line="400" w:lineRule="exact"/>
              <w:jc w:val="center"/>
              <w:rPr>
                <w:color w:val="000000" w:themeColor="text1"/>
                <w:szCs w:val="21"/>
              </w:rPr>
            </w:pPr>
          </w:p>
        </w:tc>
        <w:tc>
          <w:tcPr>
            <w:tcW w:w="992" w:type="dxa"/>
          </w:tcPr>
          <w:p w14:paraId="2712622E" w14:textId="52FC5DE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2B559D4D" w14:textId="2F9786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r>
      <w:tr w:rsidR="000E681F" w14:paraId="07D877B6" w14:textId="0E806E04" w:rsidTr="00FD46CC">
        <w:trPr>
          <w:jc w:val="center"/>
        </w:trPr>
        <w:tc>
          <w:tcPr>
            <w:tcW w:w="1525" w:type="dxa"/>
          </w:tcPr>
          <w:p w14:paraId="28E7303D" w14:textId="6E18FAB5" w:rsidR="000E0EC6" w:rsidRPr="00FD46CC" w:rsidRDefault="000E681F" w:rsidP="00856A51">
            <w:pPr>
              <w:spacing w:line="400" w:lineRule="exact"/>
              <w:rPr>
                <w:color w:val="000000" w:themeColor="text1"/>
                <w:szCs w:val="21"/>
              </w:rPr>
            </w:pPr>
            <w:r w:rsidRPr="00FD46CC">
              <w:rPr>
                <w:rFonts w:hint="eastAsia"/>
                <w:color w:val="000000" w:themeColor="text1"/>
                <w:szCs w:val="21"/>
              </w:rPr>
              <w:t>百度网盘</w:t>
            </w:r>
          </w:p>
        </w:tc>
        <w:tc>
          <w:tcPr>
            <w:tcW w:w="1080" w:type="dxa"/>
          </w:tcPr>
          <w:p w14:paraId="48324FCE" w14:textId="77777777" w:rsidR="000E0EC6" w:rsidRPr="00FD46CC" w:rsidRDefault="000E0EC6"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4D2C5BCA" w14:textId="6B4C06C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9CA38F0" w14:textId="0C59675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F71FE3" w14:textId="60601862"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2C8F12FE" w14:textId="4954BE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AA4928" w14:textId="62770F50"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7009372A" w14:textId="77777777" w:rsidR="000E0EC6" w:rsidRPr="00FD46CC" w:rsidRDefault="000E0EC6" w:rsidP="00856A51">
            <w:pPr>
              <w:spacing w:line="400" w:lineRule="exact"/>
              <w:jc w:val="center"/>
              <w:rPr>
                <w:color w:val="000000" w:themeColor="text1"/>
                <w:szCs w:val="21"/>
              </w:rPr>
            </w:pPr>
          </w:p>
        </w:tc>
      </w:tr>
      <w:tr w:rsidR="000E681F" w14:paraId="7E8A2B9A" w14:textId="77777777" w:rsidTr="00FD46CC">
        <w:trPr>
          <w:jc w:val="center"/>
        </w:trPr>
        <w:tc>
          <w:tcPr>
            <w:tcW w:w="1525" w:type="dxa"/>
          </w:tcPr>
          <w:p w14:paraId="78A4CA40" w14:textId="2EE44D87" w:rsidR="000E681F" w:rsidRPr="00FD46CC" w:rsidRDefault="000E681F" w:rsidP="00856A51">
            <w:pPr>
              <w:spacing w:line="400" w:lineRule="exact"/>
              <w:rPr>
                <w:color w:val="000000" w:themeColor="text1"/>
                <w:szCs w:val="21"/>
              </w:rPr>
            </w:pPr>
            <w:r w:rsidRPr="00FD46CC">
              <w:rPr>
                <w:rFonts w:hint="eastAsia"/>
                <w:color w:val="000000" w:themeColor="text1"/>
                <w:szCs w:val="21"/>
              </w:rPr>
              <w:t>360</w:t>
            </w:r>
            <w:r w:rsidRPr="00FD46CC">
              <w:rPr>
                <w:rFonts w:hint="eastAsia"/>
                <w:color w:val="000000" w:themeColor="text1"/>
                <w:szCs w:val="21"/>
              </w:rPr>
              <w:t>云盘</w:t>
            </w:r>
          </w:p>
        </w:tc>
        <w:tc>
          <w:tcPr>
            <w:tcW w:w="1080" w:type="dxa"/>
          </w:tcPr>
          <w:p w14:paraId="64EFE359" w14:textId="02AF30BF"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61F1AEF6" w14:textId="00E706E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0FD20736" w14:textId="32DE3E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76B4F0E" w14:textId="324FDFC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AC4748C" w14:textId="210E4257"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B7FBFF" w14:textId="0CC5282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64B3702" w14:textId="77777777" w:rsidR="000E681F" w:rsidRPr="00FD46CC" w:rsidRDefault="000E681F" w:rsidP="00856A51">
            <w:pPr>
              <w:spacing w:line="400" w:lineRule="exact"/>
              <w:jc w:val="center"/>
              <w:rPr>
                <w:color w:val="000000" w:themeColor="text1"/>
                <w:szCs w:val="21"/>
              </w:rPr>
            </w:pPr>
          </w:p>
        </w:tc>
      </w:tr>
      <w:tr w:rsidR="000E681F" w14:paraId="3AA41755" w14:textId="77777777" w:rsidTr="00FD46CC">
        <w:trPr>
          <w:jc w:val="center"/>
        </w:trPr>
        <w:tc>
          <w:tcPr>
            <w:tcW w:w="1525" w:type="dxa"/>
          </w:tcPr>
          <w:p w14:paraId="5E71D5FE" w14:textId="7382AB3C" w:rsidR="000E681F" w:rsidRPr="00FD46CC" w:rsidRDefault="000E681F" w:rsidP="00856A51">
            <w:pPr>
              <w:spacing w:line="400" w:lineRule="exact"/>
              <w:rPr>
                <w:color w:val="000000" w:themeColor="text1"/>
                <w:szCs w:val="21"/>
              </w:rPr>
            </w:pPr>
            <w:r w:rsidRPr="00FD46CC">
              <w:rPr>
                <w:rFonts w:hint="eastAsia"/>
                <w:color w:val="000000" w:themeColor="text1"/>
                <w:szCs w:val="21"/>
              </w:rPr>
              <w:t>Dropbox</w:t>
            </w:r>
          </w:p>
        </w:tc>
        <w:tc>
          <w:tcPr>
            <w:tcW w:w="1080" w:type="dxa"/>
          </w:tcPr>
          <w:p w14:paraId="502B62F0" w14:textId="4FC279E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2B7F8015" w14:textId="0DE417EC"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556178E0" w14:textId="63FF3201"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766FBA6" w14:textId="6DD945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64D0D3B6" w14:textId="24514736"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56E71A" w14:textId="5BD8678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2EC9F32" w14:textId="77777777" w:rsidR="000E681F" w:rsidRPr="00FD46CC" w:rsidRDefault="000E681F" w:rsidP="00856A51">
            <w:pPr>
              <w:spacing w:line="400" w:lineRule="exact"/>
              <w:jc w:val="center"/>
              <w:rPr>
                <w:color w:val="000000" w:themeColor="text1"/>
                <w:szCs w:val="21"/>
              </w:rPr>
            </w:pPr>
          </w:p>
        </w:tc>
      </w:tr>
      <w:tr w:rsidR="000E681F" w14:paraId="6C33F008" w14:textId="77777777" w:rsidTr="00FD46CC">
        <w:trPr>
          <w:jc w:val="center"/>
        </w:trPr>
        <w:tc>
          <w:tcPr>
            <w:tcW w:w="1525" w:type="dxa"/>
          </w:tcPr>
          <w:p w14:paraId="3A7887FA" w14:textId="7AB54CD6" w:rsidR="000E681F" w:rsidRPr="00FD46CC" w:rsidRDefault="000E681F" w:rsidP="00856A51">
            <w:pPr>
              <w:spacing w:line="400" w:lineRule="exact"/>
              <w:rPr>
                <w:color w:val="000000" w:themeColor="text1"/>
                <w:szCs w:val="21"/>
              </w:rPr>
            </w:pPr>
            <w:r w:rsidRPr="00FD46CC">
              <w:rPr>
                <w:rFonts w:hint="eastAsia"/>
                <w:color w:val="000000" w:themeColor="text1"/>
                <w:szCs w:val="21"/>
              </w:rPr>
              <w:t>Google Drive</w:t>
            </w:r>
          </w:p>
        </w:tc>
        <w:tc>
          <w:tcPr>
            <w:tcW w:w="1080" w:type="dxa"/>
          </w:tcPr>
          <w:p w14:paraId="3D054E3F" w14:textId="04F1CE5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0F97AB38" w14:textId="202C4F3D"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48903F23" w14:textId="6E866A9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D2F99B" w14:textId="05977A70"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18BE8B9F" w14:textId="7CDFA97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FF2435" w14:textId="53DDEF5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71CF01A" w14:textId="77777777" w:rsidR="000E681F" w:rsidRPr="00FD46CC" w:rsidRDefault="000E681F" w:rsidP="00856A51">
            <w:pPr>
              <w:spacing w:line="400" w:lineRule="exact"/>
              <w:jc w:val="center"/>
              <w:rPr>
                <w:color w:val="000000" w:themeColor="text1"/>
                <w:szCs w:val="21"/>
              </w:rPr>
            </w:pPr>
          </w:p>
        </w:tc>
      </w:tr>
    </w:tbl>
    <w:p w14:paraId="2F84D654" w14:textId="448D41FB" w:rsidR="00AE638A" w:rsidRPr="00653D38" w:rsidDel="00EB7C9A" w:rsidRDefault="00937BE2" w:rsidP="00A17D76">
      <w:pPr>
        <w:spacing w:line="400" w:lineRule="exact"/>
        <w:ind w:firstLine="420"/>
        <w:rPr>
          <w:del w:id="6871" w:author="JY0225" w:date="2017-08-24T10:55:00Z"/>
          <w:rFonts w:asciiTheme="minorEastAsia" w:hAnsiTheme="minorEastAsia"/>
          <w:color w:val="000000" w:themeColor="text1"/>
          <w:sz w:val="24"/>
          <w:rPrChange w:id="6872" w:author="JY0225" w:date="2017-08-24T12:11:00Z">
            <w:rPr>
              <w:del w:id="6873" w:author="JY0225" w:date="2017-08-24T10:55:00Z"/>
              <w:color w:val="000000" w:themeColor="text1"/>
              <w:sz w:val="24"/>
            </w:rPr>
          </w:rPrChange>
        </w:rPr>
      </w:pPr>
      <w:r w:rsidRPr="00653D38">
        <w:rPr>
          <w:rFonts w:asciiTheme="minorEastAsia" w:hAnsiTheme="minorEastAsia" w:hint="eastAsia"/>
          <w:color w:val="000000" w:themeColor="text1"/>
          <w:sz w:val="24"/>
          <w:rPrChange w:id="6874" w:author="JY0225" w:date="2017-08-24T12:11:00Z">
            <w:rPr>
              <w:rFonts w:hint="eastAsia"/>
              <w:color w:val="000000" w:themeColor="text1"/>
              <w:sz w:val="24"/>
            </w:rPr>
          </w:rPrChange>
        </w:rPr>
        <w:t>在平台的可扩展性上</w:t>
      </w:r>
      <w:r w:rsidR="00852E47" w:rsidRPr="00653D38">
        <w:rPr>
          <w:rFonts w:asciiTheme="minorEastAsia" w:hAnsiTheme="minorEastAsia" w:hint="eastAsia"/>
          <w:color w:val="000000" w:themeColor="text1"/>
          <w:sz w:val="24"/>
          <w:rPrChange w:id="6875" w:author="JY0225" w:date="2017-08-24T12:11:00Z">
            <w:rPr>
              <w:rFonts w:hint="eastAsia"/>
              <w:color w:val="000000" w:themeColor="text1"/>
              <w:sz w:val="24"/>
            </w:rPr>
          </w:rPrChange>
        </w:rPr>
        <w:t>如表</w:t>
      </w:r>
      <w:r w:rsidR="00D602AD" w:rsidRPr="00653D38">
        <w:rPr>
          <w:rFonts w:asciiTheme="minorEastAsia" w:hAnsiTheme="minorEastAsia"/>
          <w:color w:val="000000" w:themeColor="text1"/>
          <w:sz w:val="24"/>
          <w:rPrChange w:id="6876" w:author="JY0225" w:date="2017-08-24T12:11:00Z">
            <w:rPr>
              <w:color w:val="000000" w:themeColor="text1"/>
              <w:sz w:val="24"/>
            </w:rPr>
          </w:rPrChange>
        </w:rPr>
        <w:t>6-9</w:t>
      </w:r>
      <w:r w:rsidR="00D602AD" w:rsidRPr="00653D38">
        <w:rPr>
          <w:rFonts w:asciiTheme="minorEastAsia" w:hAnsiTheme="minorEastAsia" w:hint="eastAsia"/>
          <w:color w:val="000000" w:themeColor="text1"/>
          <w:sz w:val="24"/>
          <w:rPrChange w:id="6877" w:author="JY0225" w:date="2017-08-24T12:11:00Z">
            <w:rPr>
              <w:rFonts w:hint="eastAsia"/>
              <w:color w:val="000000" w:themeColor="text1"/>
              <w:sz w:val="24"/>
            </w:rPr>
          </w:rPrChange>
        </w:rPr>
        <w:t>所示</w:t>
      </w:r>
      <w:r w:rsidRPr="00653D38">
        <w:rPr>
          <w:rFonts w:asciiTheme="minorEastAsia" w:hAnsiTheme="minorEastAsia" w:hint="eastAsia"/>
          <w:color w:val="000000" w:themeColor="text1"/>
          <w:sz w:val="24"/>
          <w:rPrChange w:id="6878" w:author="JY0225" w:date="2017-08-24T12:11:00Z">
            <w:rPr>
              <w:rFonts w:hint="eastAsia"/>
              <w:color w:val="000000" w:themeColor="text1"/>
              <w:sz w:val="24"/>
            </w:rPr>
          </w:rPrChange>
        </w:rPr>
        <w:t>，其他同类产品大多支持主流的</w:t>
      </w:r>
      <w:r w:rsidR="00FD46CC" w:rsidRPr="00653D38">
        <w:rPr>
          <w:rFonts w:asciiTheme="minorEastAsia" w:hAnsiTheme="minorEastAsia" w:hint="eastAsia"/>
          <w:color w:val="000000" w:themeColor="text1"/>
          <w:sz w:val="24"/>
          <w:rPrChange w:id="6879" w:author="JY0225" w:date="2017-08-24T12:11:00Z">
            <w:rPr>
              <w:rFonts w:hint="eastAsia"/>
              <w:color w:val="000000" w:themeColor="text1"/>
              <w:sz w:val="24"/>
            </w:rPr>
          </w:rPrChange>
        </w:rPr>
        <w:t>操作系统和平台</w:t>
      </w:r>
      <w:r w:rsidRPr="00653D38">
        <w:rPr>
          <w:rFonts w:asciiTheme="minorEastAsia" w:hAnsiTheme="minorEastAsia" w:hint="eastAsia"/>
          <w:color w:val="000000" w:themeColor="text1"/>
          <w:sz w:val="24"/>
          <w:rPrChange w:id="6880" w:author="JY0225" w:date="2017-08-24T12:11:00Z">
            <w:rPr>
              <w:rFonts w:hint="eastAsia"/>
              <w:color w:val="000000" w:themeColor="text1"/>
              <w:sz w:val="24"/>
            </w:rPr>
          </w:rPrChange>
        </w:rPr>
        <w:t>，如</w:t>
      </w:r>
      <w:r w:rsidRPr="00653D38">
        <w:rPr>
          <w:rFonts w:asciiTheme="minorEastAsia" w:hAnsiTheme="minorEastAsia"/>
          <w:color w:val="000000" w:themeColor="text1"/>
          <w:sz w:val="24"/>
          <w:rPrChange w:id="6881" w:author="JY0225" w:date="2017-08-24T12:11:00Z">
            <w:rPr>
              <w:color w:val="000000" w:themeColor="text1"/>
              <w:sz w:val="24"/>
            </w:rPr>
          </w:rPrChange>
        </w:rPr>
        <w:t>Windows</w:t>
      </w:r>
      <w:r w:rsidRPr="00653D38">
        <w:rPr>
          <w:rFonts w:asciiTheme="minorEastAsia" w:hAnsiTheme="minorEastAsia" w:hint="eastAsia"/>
          <w:color w:val="000000" w:themeColor="text1"/>
          <w:sz w:val="24"/>
          <w:rPrChange w:id="6882"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883" w:author="JY0225" w:date="2017-08-24T12:11:00Z">
            <w:rPr>
              <w:color w:val="000000" w:themeColor="text1"/>
              <w:sz w:val="24"/>
            </w:rPr>
          </w:rPrChange>
        </w:rPr>
        <w:t>iOS</w:t>
      </w:r>
      <w:r w:rsidRPr="00653D38">
        <w:rPr>
          <w:rFonts w:asciiTheme="minorEastAsia" w:hAnsiTheme="minorEastAsia" w:hint="eastAsia"/>
          <w:color w:val="000000" w:themeColor="text1"/>
          <w:sz w:val="24"/>
          <w:rPrChange w:id="6884"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885" w:author="JY0225" w:date="2017-08-24T12:11:00Z">
            <w:rPr>
              <w:color w:val="000000" w:themeColor="text1"/>
              <w:sz w:val="24"/>
            </w:rPr>
          </w:rPrChange>
        </w:rPr>
        <w:t>Linux</w:t>
      </w:r>
      <w:r w:rsidRPr="00653D38">
        <w:rPr>
          <w:rFonts w:asciiTheme="minorEastAsia" w:hAnsiTheme="minorEastAsia" w:hint="eastAsia"/>
          <w:color w:val="000000" w:themeColor="text1"/>
          <w:sz w:val="24"/>
          <w:rPrChange w:id="6886"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887" w:author="JY0225" w:date="2017-08-24T12:11:00Z">
            <w:rPr>
              <w:color w:val="000000" w:themeColor="text1"/>
              <w:sz w:val="24"/>
            </w:rPr>
          </w:rPrChange>
        </w:rPr>
        <w:t>Android</w:t>
      </w:r>
      <w:r w:rsidRPr="00653D38">
        <w:rPr>
          <w:rFonts w:asciiTheme="minorEastAsia" w:hAnsiTheme="minorEastAsia" w:hint="eastAsia"/>
          <w:color w:val="000000" w:themeColor="text1"/>
          <w:sz w:val="24"/>
          <w:rPrChange w:id="6888"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889" w:author="JY0225" w:date="2017-08-24T12:11:00Z">
            <w:rPr>
              <w:color w:val="000000" w:themeColor="text1"/>
              <w:sz w:val="24"/>
            </w:rPr>
          </w:rPrChange>
        </w:rPr>
        <w:t>Web</w:t>
      </w:r>
      <w:r w:rsidRPr="00653D38">
        <w:rPr>
          <w:rFonts w:asciiTheme="minorEastAsia" w:hAnsiTheme="minorEastAsia" w:hint="eastAsia"/>
          <w:color w:val="000000" w:themeColor="text1"/>
          <w:sz w:val="24"/>
          <w:rPrChange w:id="6890" w:author="JY0225" w:date="2017-08-24T12:11:00Z">
            <w:rPr>
              <w:rFonts w:hint="eastAsia"/>
              <w:color w:val="000000" w:themeColor="text1"/>
              <w:sz w:val="24"/>
            </w:rPr>
          </w:rPrChange>
        </w:rPr>
        <w:t>等。为适应当前平台多元化的格局，本文开发了两款云备份客户端，分别是</w:t>
      </w:r>
      <w:r w:rsidRPr="00653D38">
        <w:rPr>
          <w:rFonts w:asciiTheme="minorEastAsia" w:hAnsiTheme="minorEastAsia"/>
          <w:color w:val="000000" w:themeColor="text1"/>
          <w:sz w:val="24"/>
          <w:rPrChange w:id="6891" w:author="JY0225" w:date="2017-08-24T12:11:00Z">
            <w:rPr>
              <w:color w:val="000000" w:themeColor="text1"/>
              <w:sz w:val="24"/>
            </w:rPr>
          </w:rPrChange>
        </w:rPr>
        <w:t>Java SDK</w:t>
      </w:r>
      <w:r w:rsidRPr="00653D38">
        <w:rPr>
          <w:rFonts w:asciiTheme="minorEastAsia" w:hAnsiTheme="minorEastAsia" w:hint="eastAsia"/>
          <w:color w:val="000000" w:themeColor="text1"/>
          <w:sz w:val="24"/>
          <w:rPrChange w:id="6892" w:author="JY0225" w:date="2017-08-24T12:11:00Z">
            <w:rPr>
              <w:rFonts w:hint="eastAsia"/>
              <w:color w:val="000000" w:themeColor="text1"/>
              <w:sz w:val="24"/>
            </w:rPr>
          </w:rPrChange>
        </w:rPr>
        <w:t>和</w:t>
      </w:r>
      <w:r w:rsidRPr="00653D38">
        <w:rPr>
          <w:rFonts w:asciiTheme="minorEastAsia" w:hAnsiTheme="minorEastAsia"/>
          <w:color w:val="000000" w:themeColor="text1"/>
          <w:sz w:val="24"/>
          <w:rPrChange w:id="6893" w:author="JY0225" w:date="2017-08-24T12:11:00Z">
            <w:rPr>
              <w:color w:val="000000" w:themeColor="text1"/>
              <w:sz w:val="24"/>
            </w:rPr>
          </w:rPrChange>
        </w:rPr>
        <w:t>Firefox</w:t>
      </w:r>
      <w:r w:rsidRPr="00653D38">
        <w:rPr>
          <w:rFonts w:asciiTheme="minorEastAsia" w:hAnsiTheme="minorEastAsia" w:hint="eastAsia"/>
          <w:color w:val="000000" w:themeColor="text1"/>
          <w:sz w:val="24"/>
          <w:rPrChange w:id="6894" w:author="JY0225" w:date="2017-08-24T12:11:00Z">
            <w:rPr>
              <w:rFonts w:hint="eastAsia"/>
              <w:color w:val="000000" w:themeColor="text1"/>
              <w:sz w:val="24"/>
            </w:rPr>
          </w:rPrChange>
        </w:rPr>
        <w:t>扩展工具</w:t>
      </w:r>
      <w:r w:rsidR="006266BD" w:rsidRPr="00653D38">
        <w:rPr>
          <w:rFonts w:asciiTheme="minorEastAsia" w:hAnsiTheme="minorEastAsia" w:hint="eastAsia"/>
          <w:color w:val="000000" w:themeColor="text1"/>
          <w:sz w:val="24"/>
          <w:rPrChange w:id="6895"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896" w:author="JY0225" w:date="2017-08-24T12:11:00Z">
            <w:rPr>
              <w:color w:val="000000" w:themeColor="text1"/>
              <w:sz w:val="24"/>
            </w:rPr>
          </w:rPrChange>
        </w:rPr>
        <w:t>Java SDK</w:t>
      </w:r>
      <w:r w:rsidRPr="00653D38">
        <w:rPr>
          <w:rFonts w:asciiTheme="minorEastAsia" w:hAnsiTheme="minorEastAsia" w:hint="eastAsia"/>
          <w:color w:val="000000" w:themeColor="text1"/>
          <w:sz w:val="24"/>
          <w:rPrChange w:id="6897" w:author="JY0225" w:date="2017-08-24T12:11:00Z">
            <w:rPr>
              <w:rFonts w:hint="eastAsia"/>
              <w:color w:val="000000" w:themeColor="text1"/>
              <w:sz w:val="24"/>
            </w:rPr>
          </w:rPrChange>
        </w:rPr>
        <w:t>可用于与</w:t>
      </w:r>
      <w:r w:rsidRPr="00653D38">
        <w:rPr>
          <w:rFonts w:asciiTheme="minorEastAsia" w:hAnsiTheme="minorEastAsia"/>
          <w:color w:val="000000" w:themeColor="text1"/>
          <w:sz w:val="24"/>
          <w:rPrChange w:id="6898" w:author="JY0225" w:date="2017-08-24T12:11:00Z">
            <w:rPr>
              <w:color w:val="000000" w:themeColor="text1"/>
              <w:sz w:val="24"/>
            </w:rPr>
          </w:rPrChange>
        </w:rPr>
        <w:t>Java</w:t>
      </w:r>
      <w:r w:rsidRPr="00653D38">
        <w:rPr>
          <w:rFonts w:asciiTheme="minorEastAsia" w:hAnsiTheme="minorEastAsia" w:hint="eastAsia"/>
          <w:color w:val="000000" w:themeColor="text1"/>
          <w:sz w:val="24"/>
          <w:rPrChange w:id="6899" w:author="JY0225" w:date="2017-08-24T12:11:00Z">
            <w:rPr>
              <w:rFonts w:hint="eastAsia"/>
              <w:color w:val="000000" w:themeColor="text1"/>
              <w:sz w:val="24"/>
            </w:rPr>
          </w:rPrChange>
        </w:rPr>
        <w:t>相关的应用，如</w:t>
      </w:r>
      <w:r w:rsidRPr="00653D38">
        <w:rPr>
          <w:rFonts w:asciiTheme="minorEastAsia" w:hAnsiTheme="minorEastAsia"/>
          <w:color w:val="000000" w:themeColor="text1"/>
          <w:sz w:val="24"/>
          <w:rPrChange w:id="6900" w:author="JY0225" w:date="2017-08-24T12:11:00Z">
            <w:rPr>
              <w:color w:val="000000" w:themeColor="text1"/>
              <w:sz w:val="24"/>
            </w:rPr>
          </w:rPrChange>
        </w:rPr>
        <w:t>Web</w:t>
      </w:r>
      <w:r w:rsidRPr="00653D38">
        <w:rPr>
          <w:rFonts w:asciiTheme="minorEastAsia" w:hAnsiTheme="minorEastAsia" w:hint="eastAsia"/>
          <w:color w:val="000000" w:themeColor="text1"/>
          <w:sz w:val="24"/>
          <w:rPrChange w:id="6901" w:author="JY0225" w:date="2017-08-24T12:11:00Z">
            <w:rPr>
              <w:rFonts w:hint="eastAsia"/>
              <w:color w:val="000000" w:themeColor="text1"/>
              <w:sz w:val="24"/>
            </w:rPr>
          </w:rPrChange>
        </w:rPr>
        <w:t>开发和</w:t>
      </w:r>
      <w:r w:rsidRPr="00653D38">
        <w:rPr>
          <w:rFonts w:asciiTheme="minorEastAsia" w:hAnsiTheme="minorEastAsia"/>
          <w:color w:val="000000" w:themeColor="text1"/>
          <w:sz w:val="24"/>
          <w:rPrChange w:id="6902" w:author="JY0225" w:date="2017-08-24T12:11:00Z">
            <w:rPr>
              <w:color w:val="000000" w:themeColor="text1"/>
              <w:sz w:val="24"/>
            </w:rPr>
          </w:rPrChange>
        </w:rPr>
        <w:t>Android</w:t>
      </w:r>
      <w:r w:rsidRPr="00653D38">
        <w:rPr>
          <w:rFonts w:asciiTheme="minorEastAsia" w:hAnsiTheme="minorEastAsia" w:hint="eastAsia"/>
          <w:color w:val="000000" w:themeColor="text1"/>
          <w:sz w:val="24"/>
          <w:rPrChange w:id="6903" w:author="JY0225" w:date="2017-08-24T12:11:00Z">
            <w:rPr>
              <w:rFonts w:hint="eastAsia"/>
              <w:color w:val="000000" w:themeColor="text1"/>
              <w:sz w:val="24"/>
            </w:rPr>
          </w:rPrChange>
        </w:rPr>
        <w:t>开发。</w:t>
      </w:r>
      <w:r w:rsidRPr="00653D38">
        <w:rPr>
          <w:rFonts w:asciiTheme="minorEastAsia" w:hAnsiTheme="minorEastAsia"/>
          <w:color w:val="000000" w:themeColor="text1"/>
          <w:sz w:val="24"/>
          <w:rPrChange w:id="6904" w:author="JY0225" w:date="2017-08-24T12:11:00Z">
            <w:rPr>
              <w:color w:val="000000" w:themeColor="text1"/>
              <w:sz w:val="24"/>
            </w:rPr>
          </w:rPrChange>
        </w:rPr>
        <w:t>Firefox</w:t>
      </w:r>
      <w:r w:rsidR="00C3143A" w:rsidRPr="00653D38">
        <w:rPr>
          <w:rFonts w:asciiTheme="minorEastAsia" w:hAnsiTheme="minorEastAsia" w:hint="eastAsia"/>
          <w:color w:val="000000" w:themeColor="text1"/>
          <w:sz w:val="24"/>
          <w:rPrChange w:id="6905" w:author="JY0225" w:date="2017-08-24T12:11:00Z">
            <w:rPr>
              <w:rFonts w:hint="eastAsia"/>
              <w:color w:val="000000" w:themeColor="text1"/>
              <w:sz w:val="24"/>
            </w:rPr>
          </w:rPrChange>
        </w:rPr>
        <w:t>扩展工具相较于</w:t>
      </w:r>
      <w:r w:rsidRPr="00653D38">
        <w:rPr>
          <w:rFonts w:asciiTheme="minorEastAsia" w:hAnsiTheme="minorEastAsia" w:hint="eastAsia"/>
          <w:color w:val="000000" w:themeColor="text1"/>
          <w:sz w:val="24"/>
          <w:rPrChange w:id="6906" w:author="JY0225" w:date="2017-08-24T12:11:00Z">
            <w:rPr>
              <w:rFonts w:hint="eastAsia"/>
              <w:color w:val="000000" w:themeColor="text1"/>
              <w:sz w:val="24"/>
            </w:rPr>
          </w:rPrChange>
        </w:rPr>
        <w:t>其他客户端来说，更加轻量级，访问更加便利，且支持将浏览器中的文件实时上传到服务器中。</w:t>
      </w:r>
    </w:p>
    <w:p w14:paraId="796F30FF" w14:textId="77777777" w:rsidR="003B1BA0" w:rsidRPr="00653D38" w:rsidDel="00EB7C9A" w:rsidRDefault="003B1BA0" w:rsidP="000D5DE4">
      <w:pPr>
        <w:spacing w:line="400" w:lineRule="exact"/>
        <w:rPr>
          <w:del w:id="6907" w:author="JY0225" w:date="2017-08-24T10:55:00Z"/>
          <w:rFonts w:asciiTheme="minorEastAsia" w:hAnsiTheme="minorEastAsia"/>
          <w:color w:val="000000" w:themeColor="text1"/>
          <w:sz w:val="24"/>
          <w:rPrChange w:id="6908" w:author="JY0225" w:date="2017-08-24T12:11:00Z">
            <w:rPr>
              <w:del w:id="6909" w:author="JY0225" w:date="2017-08-24T10:55:00Z"/>
              <w:color w:val="000000" w:themeColor="text1"/>
              <w:sz w:val="24"/>
            </w:rPr>
          </w:rPrChange>
        </w:rPr>
      </w:pPr>
    </w:p>
    <w:p w14:paraId="613E8A80" w14:textId="77777777" w:rsidR="006707F9" w:rsidRPr="006707F9" w:rsidRDefault="00841226">
      <w:pPr>
        <w:spacing w:line="400" w:lineRule="exact"/>
        <w:ind w:firstLine="420"/>
        <w:sectPr w:rsidR="006707F9" w:rsidRPr="006707F9" w:rsidSect="00CB4DC8">
          <w:headerReference w:type="default" r:id="rId85"/>
          <w:headerReference w:type="first" r:id="rId86"/>
          <w:footerReference w:type="first" r:id="rId87"/>
          <w:pgSz w:w="11906" w:h="16838"/>
          <w:pgMar w:top="1440" w:right="1797" w:bottom="1440" w:left="1797" w:header="851" w:footer="992" w:gutter="0"/>
          <w:cols w:space="425"/>
          <w:titlePg/>
          <w:docGrid w:type="lines" w:linePitch="312"/>
        </w:sectPr>
        <w:pPrChange w:id="6910" w:author="JY0225" w:date="2017-08-24T10:55:00Z">
          <w:pPr>
            <w:spacing w:line="400" w:lineRule="exact"/>
            <w:jc w:val="center"/>
          </w:pPr>
        </w:pPrChange>
      </w:pPr>
      <w:r w:rsidRPr="00653D38">
        <w:rPr>
          <w:rFonts w:asciiTheme="minorEastAsia" w:hAnsiTheme="minorEastAsia"/>
          <w:color w:val="000000" w:themeColor="text1"/>
          <w:sz w:val="24"/>
          <w:rPrChange w:id="6911" w:author="JY0225" w:date="2017-08-24T12:11:00Z">
            <w:rPr>
              <w:color w:val="000000" w:themeColor="text1"/>
              <w:sz w:val="24"/>
            </w:rPr>
          </w:rPrChange>
        </w:rPr>
        <w:tab/>
      </w:r>
    </w:p>
    <w:p w14:paraId="37544B02" w14:textId="77777777" w:rsidR="00240A2F" w:rsidRPr="00B87EE1" w:rsidRDefault="00AF0713" w:rsidP="00B87EE1">
      <w:pPr>
        <w:pStyle w:val="1"/>
        <w:rPr>
          <w:rFonts w:ascii="Times New Roman" w:hAnsi="Times New Roman" w:cs="Times New Roman"/>
        </w:rPr>
      </w:pPr>
      <w:bookmarkStart w:id="6912" w:name="_Toc491352045"/>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6912"/>
    </w:p>
    <w:p w14:paraId="04015E84" w14:textId="3074DDF0" w:rsidR="008276E8" w:rsidRPr="00581DE2" w:rsidRDefault="009B2B17">
      <w:pPr>
        <w:pStyle w:val="21"/>
        <w:spacing w:line="240" w:lineRule="auto"/>
        <w:pPrChange w:id="6913" w:author="微软用户" w:date="2017-08-18T22:56:00Z">
          <w:pPr>
            <w:pStyle w:val="21"/>
          </w:pPr>
        </w:pPrChange>
      </w:pPr>
      <w:bookmarkStart w:id="6914" w:name="_Toc491352046"/>
      <w:r>
        <w:t>7</w:t>
      </w:r>
      <w:r w:rsidR="0032102F" w:rsidRPr="00B87EE1">
        <w:t xml:space="preserve">.1 </w:t>
      </w:r>
      <w:r w:rsidR="0032102F" w:rsidRPr="00B87EE1">
        <w:t>总结</w:t>
      </w:r>
      <w:bookmarkEnd w:id="6914"/>
    </w:p>
    <w:p w14:paraId="43939FB5" w14:textId="0ABDC5CD" w:rsidR="00D4036B" w:rsidRPr="009E206C" w:rsidDel="0049416F" w:rsidRDefault="00D4036B" w:rsidP="009E206C">
      <w:pPr>
        <w:spacing w:line="400" w:lineRule="exact"/>
        <w:rPr>
          <w:del w:id="6915" w:author="微软用户" w:date="2017-08-24T16:05:00Z"/>
          <w:color w:val="000000" w:themeColor="text1"/>
          <w:sz w:val="24"/>
          <w:rPrChange w:id="6916" w:author="微软用户" w:date="2017-08-24T16:18:00Z">
            <w:rPr>
              <w:del w:id="6917" w:author="微软用户" w:date="2017-08-24T16:05:00Z"/>
              <w:color w:val="000000" w:themeColor="text1"/>
              <w:sz w:val="24"/>
            </w:rPr>
          </w:rPrChange>
        </w:rPr>
        <w:pPrChange w:id="6918" w:author="微软用户" w:date="2017-08-24T16:18:00Z">
          <w:pPr>
            <w:spacing w:line="400" w:lineRule="exact"/>
          </w:pPr>
        </w:pPrChange>
      </w:pPr>
      <w:r w:rsidRPr="00045B7F">
        <w:rPr>
          <w:color w:val="FF0000"/>
          <w:sz w:val="24"/>
          <w:rPrChange w:id="6919" w:author="JY0225" w:date="2017-08-14T12:55:00Z">
            <w:rPr>
              <w:color w:val="000000" w:themeColor="text1"/>
              <w:sz w:val="24"/>
            </w:rPr>
          </w:rPrChange>
        </w:rPr>
        <w:tab/>
      </w:r>
      <w:ins w:id="6920" w:author="微软用户" w:date="2017-08-24T15:56:00Z">
        <w:r w:rsidR="00000F84">
          <w:rPr>
            <w:color w:val="000000" w:themeColor="text1"/>
            <w:sz w:val="24"/>
          </w:rPr>
          <w:t>云备份</w:t>
        </w:r>
        <w:r w:rsidR="00806AC8">
          <w:rPr>
            <w:color w:val="000000" w:themeColor="text1"/>
            <w:sz w:val="24"/>
          </w:rPr>
          <w:t>服务</w:t>
        </w:r>
        <w:r w:rsidR="00000F84">
          <w:rPr>
            <w:color w:val="000000" w:themeColor="text1"/>
            <w:sz w:val="24"/>
          </w:rPr>
          <w:t>在近几年来发展十分迅速</w:t>
        </w:r>
        <w:r w:rsidR="00000F84">
          <w:rPr>
            <w:rFonts w:hint="eastAsia"/>
            <w:color w:val="000000" w:themeColor="text1"/>
            <w:sz w:val="24"/>
          </w:rPr>
          <w:t>，</w:t>
        </w:r>
      </w:ins>
      <w:ins w:id="6921" w:author="微软用户" w:date="2017-08-24T16:16:00Z">
        <w:r w:rsidR="007B4C70">
          <w:rPr>
            <w:rFonts w:hint="eastAsia"/>
            <w:color w:val="000000" w:themeColor="text1"/>
            <w:sz w:val="24"/>
          </w:rPr>
          <w:t>越来越受人们的青睐</w:t>
        </w:r>
      </w:ins>
      <w:ins w:id="6922" w:author="微软用户" w:date="2017-08-24T16:15:00Z">
        <w:r w:rsidR="0075589C">
          <w:rPr>
            <w:rFonts w:hint="eastAsia"/>
            <w:color w:val="000000" w:themeColor="text1"/>
            <w:sz w:val="24"/>
          </w:rPr>
          <w:t>，</w:t>
        </w:r>
      </w:ins>
      <w:ins w:id="6923" w:author="微软用户" w:date="2017-08-24T16:17:00Z">
        <w:r w:rsidR="00090718">
          <w:rPr>
            <w:rFonts w:hint="eastAsia"/>
            <w:color w:val="000000" w:themeColor="text1"/>
            <w:sz w:val="24"/>
          </w:rPr>
          <w:t>而</w:t>
        </w:r>
        <w:r w:rsidR="00F56A29">
          <w:rPr>
            <w:rFonts w:hint="eastAsia"/>
            <w:color w:val="000000" w:themeColor="text1"/>
            <w:sz w:val="24"/>
          </w:rPr>
          <w:t>云备份</w:t>
        </w:r>
        <w:r w:rsidR="000F15FC">
          <w:rPr>
            <w:rFonts w:hint="eastAsia"/>
            <w:color w:val="000000" w:themeColor="text1"/>
            <w:sz w:val="24"/>
          </w:rPr>
          <w:t>服务</w:t>
        </w:r>
        <w:r w:rsidR="00F56A29">
          <w:rPr>
            <w:rFonts w:hint="eastAsia"/>
            <w:color w:val="000000" w:themeColor="text1"/>
            <w:sz w:val="24"/>
          </w:rPr>
          <w:t>的</w:t>
        </w:r>
      </w:ins>
      <w:ins w:id="6924" w:author="微软用户" w:date="2017-08-24T16:14:00Z">
        <w:r w:rsidR="0075589C">
          <w:rPr>
            <w:rFonts w:hint="eastAsia"/>
            <w:color w:val="000000" w:themeColor="text1"/>
            <w:sz w:val="24"/>
          </w:rPr>
          <w:t>安全性、稳定</w:t>
        </w:r>
      </w:ins>
      <w:ins w:id="6925" w:author="微软用户" w:date="2017-08-24T16:15:00Z">
        <w:r w:rsidR="0075589C">
          <w:rPr>
            <w:rFonts w:hint="eastAsia"/>
            <w:color w:val="000000" w:themeColor="text1"/>
            <w:sz w:val="24"/>
          </w:rPr>
          <w:t>性、可扩展性等问题</w:t>
        </w:r>
      </w:ins>
      <w:ins w:id="6926" w:author="微软用户" w:date="2017-08-24T16:23:00Z">
        <w:r w:rsidR="001249DF">
          <w:rPr>
            <w:rFonts w:hint="eastAsia"/>
            <w:color w:val="000000" w:themeColor="text1"/>
            <w:sz w:val="24"/>
          </w:rPr>
          <w:t>日益突显</w:t>
        </w:r>
      </w:ins>
      <w:ins w:id="6927" w:author="微软用户" w:date="2017-08-24T15:57:00Z">
        <w:r w:rsidR="00000F84">
          <w:rPr>
            <w:rFonts w:hint="eastAsia"/>
            <w:color w:val="000000" w:themeColor="text1"/>
            <w:sz w:val="24"/>
          </w:rPr>
          <w:t>，</w:t>
        </w:r>
      </w:ins>
      <w:ins w:id="6928" w:author="微软用户" w:date="2017-08-24T16:21:00Z">
        <w:r w:rsidR="00086E01">
          <w:rPr>
            <w:rFonts w:hint="eastAsia"/>
            <w:color w:val="000000" w:themeColor="text1"/>
            <w:sz w:val="24"/>
          </w:rPr>
          <w:t>对云备份服务的关键技术</w:t>
        </w:r>
      </w:ins>
      <w:ins w:id="6929" w:author="微软用户" w:date="2017-08-24T16:22:00Z">
        <w:r w:rsidR="00086E01">
          <w:rPr>
            <w:rFonts w:hint="eastAsia"/>
            <w:color w:val="000000" w:themeColor="text1"/>
            <w:sz w:val="24"/>
          </w:rPr>
          <w:t>进行革新</w:t>
        </w:r>
        <w:r w:rsidR="00C2693A">
          <w:rPr>
            <w:rFonts w:hint="eastAsia"/>
            <w:color w:val="000000" w:themeColor="text1"/>
            <w:sz w:val="24"/>
          </w:rPr>
          <w:t>显得</w:t>
        </w:r>
        <w:r w:rsidR="00086E01">
          <w:rPr>
            <w:rFonts w:hint="eastAsia"/>
            <w:color w:val="000000" w:themeColor="text1"/>
            <w:sz w:val="24"/>
          </w:rPr>
          <w:t>尤为</w:t>
        </w:r>
        <w:r w:rsidR="00051096">
          <w:rPr>
            <w:rFonts w:hint="eastAsia"/>
            <w:color w:val="000000" w:themeColor="text1"/>
            <w:sz w:val="24"/>
          </w:rPr>
          <w:t>重要</w:t>
        </w:r>
      </w:ins>
      <w:ins w:id="6930" w:author="微软用户" w:date="2017-08-24T15:58:00Z">
        <w:r w:rsidR="00000F84">
          <w:rPr>
            <w:rFonts w:hint="eastAsia"/>
            <w:color w:val="000000" w:themeColor="text1"/>
            <w:sz w:val="24"/>
          </w:rPr>
          <w:t>。</w:t>
        </w:r>
      </w:ins>
      <w:ins w:id="6931" w:author="微软用户" w:date="2017-08-24T15:59:00Z">
        <w:r w:rsidR="00132BC5">
          <w:rPr>
            <w:color w:val="000000" w:themeColor="text1"/>
            <w:sz w:val="24"/>
          </w:rPr>
          <w:t>本文针对一款自主研发的云备份中间件</w:t>
        </w:r>
      </w:ins>
      <w:ins w:id="6932" w:author="微软用户" w:date="2017-08-24T16:04:00Z">
        <w:r w:rsidR="009675B3">
          <w:rPr>
            <w:color w:val="000000" w:themeColor="text1"/>
            <w:sz w:val="24"/>
          </w:rPr>
          <w:t>系统</w:t>
        </w:r>
        <w:r w:rsidR="009675B3">
          <w:rPr>
            <w:rFonts w:hint="eastAsia"/>
            <w:color w:val="000000" w:themeColor="text1"/>
            <w:sz w:val="24"/>
          </w:rPr>
          <w:t>，</w:t>
        </w:r>
        <w:r w:rsidR="009675B3">
          <w:rPr>
            <w:color w:val="000000" w:themeColor="text1"/>
            <w:sz w:val="24"/>
          </w:rPr>
          <w:t>对其</w:t>
        </w:r>
      </w:ins>
      <w:ins w:id="6933" w:author="微软用户" w:date="2017-08-24T16:00:00Z">
        <w:r w:rsidR="00132BC5">
          <w:rPr>
            <w:color w:val="000000" w:themeColor="text1"/>
            <w:sz w:val="24"/>
          </w:rPr>
          <w:t>关键技术进行了优化</w:t>
        </w:r>
      </w:ins>
      <w:ins w:id="6934" w:author="微软用户" w:date="2017-08-24T16:04:00Z">
        <w:r w:rsidR="00E46377">
          <w:rPr>
            <w:rFonts w:hint="eastAsia"/>
            <w:color w:val="000000" w:themeColor="text1"/>
            <w:sz w:val="24"/>
          </w:rPr>
          <w:t>。</w:t>
        </w:r>
      </w:ins>
      <w:ins w:id="6935" w:author="微软用户" w:date="2017-08-24T16:25:00Z">
        <w:r w:rsidR="007E6781">
          <w:rPr>
            <w:rFonts w:hint="eastAsia"/>
            <w:color w:val="000000" w:themeColor="text1"/>
            <w:sz w:val="24"/>
          </w:rPr>
          <w:t>通过</w:t>
        </w:r>
      </w:ins>
      <w:ins w:id="6936" w:author="微软用户" w:date="2017-08-24T16:00:00Z">
        <w:r w:rsidR="00806AC8">
          <w:rPr>
            <w:rFonts w:hint="eastAsia"/>
            <w:color w:val="000000" w:themeColor="text1"/>
            <w:sz w:val="24"/>
          </w:rPr>
          <w:t>对原有中间件系统</w:t>
        </w:r>
      </w:ins>
      <w:ins w:id="6937" w:author="微软用户" w:date="2017-08-24T16:37:00Z">
        <w:r w:rsidR="005E30C7">
          <w:rPr>
            <w:rFonts w:hint="eastAsia"/>
            <w:color w:val="000000" w:themeColor="text1"/>
            <w:sz w:val="24"/>
          </w:rPr>
          <w:t>全面</w:t>
        </w:r>
      </w:ins>
      <w:ins w:id="6938" w:author="微软用户" w:date="2017-08-24T16:00:00Z">
        <w:r w:rsidR="00806AC8">
          <w:rPr>
            <w:rFonts w:hint="eastAsia"/>
            <w:color w:val="000000" w:themeColor="text1"/>
            <w:sz w:val="24"/>
          </w:rPr>
          <w:t>的分析，</w:t>
        </w:r>
      </w:ins>
      <w:ins w:id="6939" w:author="微软用户" w:date="2017-08-24T16:27:00Z">
        <w:r w:rsidR="009F4EA9">
          <w:rPr>
            <w:rFonts w:hint="eastAsia"/>
            <w:color w:val="000000" w:themeColor="text1"/>
            <w:sz w:val="24"/>
          </w:rPr>
          <w:t>结合</w:t>
        </w:r>
      </w:ins>
      <w:ins w:id="6940" w:author="微软用户" w:date="2017-08-24T16:01:00Z">
        <w:r w:rsidR="00806AC8">
          <w:rPr>
            <w:rFonts w:hint="eastAsia"/>
            <w:color w:val="000000" w:themeColor="text1"/>
            <w:sz w:val="24"/>
          </w:rPr>
          <w:t>对国内外成熟的云备份</w:t>
        </w:r>
      </w:ins>
      <w:ins w:id="6941" w:author="微软用户" w:date="2017-08-24T16:02:00Z">
        <w:r w:rsidR="00E60628">
          <w:rPr>
            <w:rFonts w:hint="eastAsia"/>
            <w:color w:val="000000" w:themeColor="text1"/>
            <w:sz w:val="24"/>
          </w:rPr>
          <w:t>服务产品</w:t>
        </w:r>
      </w:ins>
      <w:del w:id="6942" w:author="微软用户" w:date="2017-08-24T15:41:00Z">
        <w:r w:rsidR="00352C52" w:rsidRPr="0060791E" w:rsidDel="0060791E">
          <w:rPr>
            <w:rFonts w:asciiTheme="minorEastAsia" w:hAnsiTheme="minorEastAsia" w:hint="eastAsia"/>
            <w:color w:val="000000" w:themeColor="text1"/>
            <w:sz w:val="24"/>
            <w:rPrChange w:id="6943" w:author="微软用户" w:date="2017-08-24T15:42:00Z">
              <w:rPr>
                <w:rFonts w:hint="eastAsia"/>
                <w:color w:val="000000" w:themeColor="text1"/>
                <w:sz w:val="24"/>
              </w:rPr>
            </w:rPrChange>
          </w:rPr>
          <w:delText>本文针对一款自主研发的云备份中间件系统</w:delText>
        </w:r>
        <w:r w:rsidR="00F518C7" w:rsidRPr="0060791E" w:rsidDel="0060791E">
          <w:rPr>
            <w:rFonts w:asciiTheme="minorEastAsia" w:hAnsiTheme="minorEastAsia" w:hint="eastAsia"/>
            <w:color w:val="000000" w:themeColor="text1"/>
            <w:sz w:val="24"/>
            <w:rPrChange w:id="6944" w:author="微软用户" w:date="2017-08-24T15:42:00Z">
              <w:rPr>
                <w:rFonts w:hint="eastAsia"/>
                <w:color w:val="000000" w:themeColor="text1"/>
                <w:sz w:val="24"/>
              </w:rPr>
            </w:rPrChange>
          </w:rPr>
          <w:delText>的关键技术</w:delText>
        </w:r>
        <w:r w:rsidR="00352C52" w:rsidRPr="0060791E" w:rsidDel="0060791E">
          <w:rPr>
            <w:rFonts w:asciiTheme="minorEastAsia" w:hAnsiTheme="minorEastAsia" w:hint="eastAsia"/>
            <w:color w:val="000000" w:themeColor="text1"/>
            <w:sz w:val="24"/>
            <w:rPrChange w:id="6945" w:author="微软用户" w:date="2017-08-24T15:42:00Z">
              <w:rPr>
                <w:rFonts w:hint="eastAsia"/>
                <w:color w:val="000000" w:themeColor="text1"/>
                <w:sz w:val="24"/>
              </w:rPr>
            </w:rPrChange>
          </w:rPr>
          <w:delText>进行了优化，</w:delText>
        </w:r>
        <w:r w:rsidRPr="0060791E" w:rsidDel="0060791E">
          <w:rPr>
            <w:rFonts w:asciiTheme="minorEastAsia" w:hAnsiTheme="minorEastAsia" w:hint="eastAsia"/>
            <w:color w:val="000000" w:themeColor="text1"/>
            <w:sz w:val="24"/>
            <w:rPrChange w:id="6946" w:author="微软用户" w:date="2017-08-24T15:42:00Z">
              <w:rPr>
                <w:rFonts w:hint="eastAsia"/>
                <w:color w:val="000000" w:themeColor="text1"/>
                <w:sz w:val="24"/>
              </w:rPr>
            </w:rPrChange>
          </w:rPr>
          <w:delText>首先对</w:delText>
        </w:r>
        <w:r w:rsidR="00E4327E" w:rsidRPr="0060791E" w:rsidDel="0060791E">
          <w:rPr>
            <w:rFonts w:asciiTheme="minorEastAsia" w:hAnsiTheme="minorEastAsia" w:hint="eastAsia"/>
            <w:color w:val="000000" w:themeColor="text1"/>
            <w:sz w:val="24"/>
            <w:rPrChange w:id="6947" w:author="微软用户" w:date="2017-08-24T15:42:00Z">
              <w:rPr>
                <w:rFonts w:hint="eastAsia"/>
                <w:color w:val="000000" w:themeColor="text1"/>
                <w:sz w:val="24"/>
              </w:rPr>
            </w:rPrChange>
          </w:rPr>
          <w:delText>现有</w:delText>
        </w:r>
        <w:r w:rsidRPr="0060791E" w:rsidDel="0060791E">
          <w:rPr>
            <w:rFonts w:asciiTheme="minorEastAsia" w:hAnsiTheme="minorEastAsia" w:hint="eastAsia"/>
            <w:color w:val="000000" w:themeColor="text1"/>
            <w:sz w:val="24"/>
            <w:rPrChange w:id="6948" w:author="微软用户" w:date="2017-08-24T15:42:00Z">
              <w:rPr>
                <w:rFonts w:hint="eastAsia"/>
                <w:color w:val="000000" w:themeColor="text1"/>
                <w:sz w:val="24"/>
              </w:rPr>
            </w:rPrChange>
          </w:rPr>
          <w:delText>的中间件系统和市场上成熟的产品进行了分析，得出了中间件优化的意义和必要性</w:delText>
        </w:r>
        <w:r w:rsidR="00DF413B" w:rsidRPr="0060791E" w:rsidDel="0060791E">
          <w:rPr>
            <w:rFonts w:asciiTheme="minorEastAsia" w:hAnsiTheme="minorEastAsia" w:hint="eastAsia"/>
            <w:color w:val="000000" w:themeColor="text1"/>
            <w:sz w:val="24"/>
            <w:rPrChange w:id="6949" w:author="微软用户" w:date="2017-08-24T15:42:00Z">
              <w:rPr>
                <w:rFonts w:hint="eastAsia"/>
                <w:color w:val="000000" w:themeColor="text1"/>
                <w:sz w:val="24"/>
              </w:rPr>
            </w:rPrChange>
          </w:rPr>
          <w:delText>，确立了研究的内容。</w:delText>
        </w:r>
        <w:r w:rsidR="00CA2D83" w:rsidRPr="0060791E" w:rsidDel="0060791E">
          <w:rPr>
            <w:rFonts w:asciiTheme="minorEastAsia" w:hAnsiTheme="minorEastAsia" w:hint="eastAsia"/>
            <w:color w:val="000000" w:themeColor="text1"/>
            <w:sz w:val="24"/>
            <w:rPrChange w:id="6950" w:author="微软用户" w:date="2017-08-24T15:42:00Z">
              <w:rPr>
                <w:rFonts w:hint="eastAsia"/>
                <w:color w:val="000000" w:themeColor="text1"/>
                <w:sz w:val="24"/>
              </w:rPr>
            </w:rPrChange>
          </w:rPr>
          <w:delText>随后，对实现过程中需要用的技术进行了详细的介绍，为后续的系统实现提供了技术支持。</w:delText>
        </w:r>
        <w:r w:rsidR="009E5504" w:rsidRPr="0060791E" w:rsidDel="0060791E">
          <w:rPr>
            <w:rFonts w:asciiTheme="minorEastAsia" w:hAnsiTheme="minorEastAsia" w:hint="eastAsia"/>
            <w:color w:val="000000" w:themeColor="text1"/>
            <w:sz w:val="24"/>
            <w:rPrChange w:id="6951" w:author="微软用户" w:date="2017-08-24T15:42:00Z">
              <w:rPr>
                <w:rFonts w:hint="eastAsia"/>
                <w:color w:val="000000" w:themeColor="text1"/>
                <w:sz w:val="24"/>
              </w:rPr>
            </w:rPrChange>
          </w:rPr>
          <w:delText>紧接着，详细地阐述了</w:delText>
        </w:r>
        <w:r w:rsidR="00E4327E" w:rsidRPr="0060791E" w:rsidDel="0060791E">
          <w:rPr>
            <w:rFonts w:asciiTheme="minorEastAsia" w:hAnsiTheme="minorEastAsia" w:hint="eastAsia"/>
            <w:color w:val="000000" w:themeColor="text1"/>
            <w:sz w:val="24"/>
            <w:rPrChange w:id="6952" w:author="微软用户" w:date="2017-08-24T15:42:00Z">
              <w:rPr>
                <w:rFonts w:hint="eastAsia"/>
                <w:color w:val="000000" w:themeColor="text1"/>
                <w:sz w:val="24"/>
              </w:rPr>
            </w:rPrChange>
          </w:rPr>
          <w:delText>现有</w:delText>
        </w:r>
        <w:r w:rsidR="009E5504" w:rsidRPr="0060791E" w:rsidDel="0060791E">
          <w:rPr>
            <w:rFonts w:asciiTheme="minorEastAsia" w:hAnsiTheme="minorEastAsia" w:hint="eastAsia"/>
            <w:color w:val="000000" w:themeColor="text1"/>
            <w:sz w:val="24"/>
            <w:rPrChange w:id="6953" w:author="微软用户" w:date="2017-08-24T15:42:00Z">
              <w:rPr>
                <w:rFonts w:hint="eastAsia"/>
                <w:color w:val="000000" w:themeColor="text1"/>
                <w:sz w:val="24"/>
              </w:rPr>
            </w:rPrChange>
          </w:rPr>
          <w:delText>的中间件系统的不足，并引出了需要进行优化的具体内容。</w:delText>
        </w:r>
        <w:r w:rsidR="002955A9" w:rsidRPr="0060791E" w:rsidDel="0060791E">
          <w:rPr>
            <w:rFonts w:asciiTheme="minorEastAsia" w:hAnsiTheme="minorEastAsia" w:hint="eastAsia"/>
            <w:color w:val="000000" w:themeColor="text1"/>
            <w:sz w:val="24"/>
            <w:rPrChange w:id="6954" w:author="微软用户" w:date="2017-08-24T15:42:00Z">
              <w:rPr>
                <w:rFonts w:hint="eastAsia"/>
                <w:color w:val="000000" w:themeColor="text1"/>
                <w:sz w:val="24"/>
              </w:rPr>
            </w:rPrChange>
          </w:rPr>
          <w:delText>接下来的工作中，本文</w:delText>
        </w:r>
        <w:r w:rsidR="00B5677D" w:rsidRPr="0060791E" w:rsidDel="0060791E">
          <w:rPr>
            <w:rFonts w:asciiTheme="minorEastAsia" w:hAnsiTheme="minorEastAsia" w:hint="eastAsia"/>
            <w:color w:val="000000" w:themeColor="text1"/>
            <w:sz w:val="24"/>
            <w:rPrChange w:id="6955" w:author="微软用户" w:date="2017-08-24T15:42:00Z">
              <w:rPr>
                <w:rFonts w:hint="eastAsia"/>
                <w:color w:val="000000" w:themeColor="text1"/>
                <w:sz w:val="24"/>
              </w:rPr>
            </w:rPrChange>
          </w:rPr>
          <w:delText>细致地介绍了中间件系统核心技术优化</w:delText>
        </w:r>
        <w:r w:rsidR="00534E6E" w:rsidRPr="0060791E" w:rsidDel="0060791E">
          <w:rPr>
            <w:rFonts w:asciiTheme="minorEastAsia" w:hAnsiTheme="minorEastAsia" w:hint="eastAsia"/>
            <w:color w:val="000000" w:themeColor="text1"/>
            <w:sz w:val="24"/>
            <w:rPrChange w:id="6956" w:author="微软用户" w:date="2017-08-24T15:42:00Z">
              <w:rPr>
                <w:rFonts w:hint="eastAsia"/>
                <w:color w:val="000000" w:themeColor="text1"/>
                <w:sz w:val="24"/>
              </w:rPr>
            </w:rPrChange>
          </w:rPr>
          <w:delText>设计</w:delText>
        </w:r>
        <w:r w:rsidR="00B5677D" w:rsidRPr="0060791E" w:rsidDel="0060791E">
          <w:rPr>
            <w:rFonts w:asciiTheme="minorEastAsia" w:hAnsiTheme="minorEastAsia" w:hint="eastAsia"/>
            <w:color w:val="000000" w:themeColor="text1"/>
            <w:sz w:val="24"/>
            <w:rPrChange w:id="6957" w:author="微软用户" w:date="2017-08-24T15:42:00Z">
              <w:rPr>
                <w:rFonts w:hint="eastAsia"/>
                <w:color w:val="000000" w:themeColor="text1"/>
                <w:sz w:val="24"/>
              </w:rPr>
            </w:rPrChange>
          </w:rPr>
          <w:delText>过程，包括系统设计的整体框架、流程设计和接口设计等</w:delText>
        </w:r>
        <w:r w:rsidR="00534E6E" w:rsidRPr="0060791E" w:rsidDel="0060791E">
          <w:rPr>
            <w:rFonts w:asciiTheme="minorEastAsia" w:hAnsiTheme="minorEastAsia" w:hint="eastAsia"/>
            <w:color w:val="000000" w:themeColor="text1"/>
            <w:sz w:val="24"/>
            <w:rPrChange w:id="6958" w:author="微软用户" w:date="2017-08-24T15:42:00Z">
              <w:rPr>
                <w:rFonts w:hint="eastAsia"/>
                <w:color w:val="000000" w:themeColor="text1"/>
                <w:sz w:val="24"/>
              </w:rPr>
            </w:rPrChange>
          </w:rPr>
          <w:delText>，并通过核心代码的分析介绍了</w:delText>
        </w:r>
        <w:r w:rsidR="00DE517F" w:rsidRPr="0060791E" w:rsidDel="0060791E">
          <w:rPr>
            <w:rFonts w:asciiTheme="minorEastAsia" w:hAnsiTheme="minorEastAsia" w:hint="eastAsia"/>
            <w:color w:val="000000" w:themeColor="text1"/>
            <w:sz w:val="24"/>
            <w:rPrChange w:id="6959" w:author="微软用户" w:date="2017-08-24T15:42:00Z">
              <w:rPr>
                <w:rFonts w:hint="eastAsia"/>
                <w:color w:val="000000" w:themeColor="text1"/>
                <w:sz w:val="24"/>
              </w:rPr>
            </w:rPrChange>
          </w:rPr>
          <w:delText>系统实现的细节。</w:delText>
        </w:r>
        <w:r w:rsidR="00972E0F" w:rsidRPr="0060791E" w:rsidDel="0060791E">
          <w:rPr>
            <w:rFonts w:asciiTheme="minorEastAsia" w:hAnsiTheme="minorEastAsia" w:hint="eastAsia"/>
            <w:color w:val="000000" w:themeColor="text1"/>
            <w:sz w:val="24"/>
            <w:rPrChange w:id="6960" w:author="微软用户" w:date="2017-08-24T15:42:00Z">
              <w:rPr>
                <w:rFonts w:hint="eastAsia"/>
                <w:color w:val="000000" w:themeColor="text1"/>
                <w:sz w:val="24"/>
              </w:rPr>
            </w:rPrChange>
          </w:rPr>
          <w:delText>最后，搭建了系统测试环境，分析了中间件系统优化后的性能。</w:delText>
        </w:r>
      </w:del>
      <w:ins w:id="6961" w:author="微软用户" w:date="2017-08-24T16:19:00Z">
        <w:r w:rsidR="00E74CCE">
          <w:rPr>
            <w:rFonts w:hint="eastAsia"/>
            <w:color w:val="000000" w:themeColor="text1"/>
            <w:sz w:val="24"/>
          </w:rPr>
          <w:t>充分的调研</w:t>
        </w:r>
      </w:ins>
      <w:ins w:id="6962" w:author="微软用户" w:date="2017-08-24T16:05:00Z">
        <w:r w:rsidR="009C292A">
          <w:rPr>
            <w:rFonts w:hint="eastAsia"/>
            <w:color w:val="000000" w:themeColor="text1"/>
            <w:sz w:val="24"/>
          </w:rPr>
          <w:t>，</w:t>
        </w:r>
      </w:ins>
      <w:ins w:id="6963" w:author="微软用户" w:date="2017-08-24T16:19:00Z">
        <w:r w:rsidR="00E74CCE">
          <w:rPr>
            <w:rFonts w:hint="eastAsia"/>
            <w:color w:val="000000" w:themeColor="text1"/>
            <w:sz w:val="24"/>
          </w:rPr>
          <w:t>设计并实现了</w:t>
        </w:r>
      </w:ins>
      <w:ins w:id="6964" w:author="微软用户" w:date="2017-08-24T16:37:00Z">
        <w:r w:rsidR="00497598">
          <w:rPr>
            <w:rFonts w:hint="eastAsia"/>
            <w:color w:val="000000" w:themeColor="text1"/>
            <w:sz w:val="24"/>
          </w:rPr>
          <w:t>对</w:t>
        </w:r>
      </w:ins>
      <w:ins w:id="6965" w:author="微软用户" w:date="2017-08-24T16:19:00Z">
        <w:r w:rsidR="00E74CCE">
          <w:rPr>
            <w:rFonts w:hint="eastAsia"/>
            <w:color w:val="000000" w:themeColor="text1"/>
            <w:sz w:val="24"/>
          </w:rPr>
          <w:t>原有</w:t>
        </w:r>
      </w:ins>
      <w:ins w:id="6966" w:author="微软用户" w:date="2017-08-24T16:20:00Z">
        <w:r w:rsidR="00E74CCE">
          <w:rPr>
            <w:rFonts w:hint="eastAsia"/>
            <w:color w:val="000000" w:themeColor="text1"/>
            <w:sz w:val="24"/>
          </w:rPr>
          <w:t>中间件系统关键技术的优化，解决了以下四个问题</w:t>
        </w:r>
      </w:ins>
      <w:ins w:id="6967" w:author="微软用户" w:date="2017-08-24T16:05:00Z">
        <w:r w:rsidR="009C292A">
          <w:rPr>
            <w:rFonts w:hint="eastAsia"/>
            <w:color w:val="000000" w:themeColor="text1"/>
            <w:sz w:val="24"/>
          </w:rPr>
          <w:t>：</w:t>
        </w:r>
      </w:ins>
    </w:p>
    <w:p w14:paraId="6D8EC71D" w14:textId="647FA4CE" w:rsidR="003638A4" w:rsidRPr="003744D7" w:rsidRDefault="008F4561" w:rsidP="009E206C">
      <w:pPr>
        <w:spacing w:line="400" w:lineRule="exact"/>
        <w:rPr>
          <w:ins w:id="6968" w:author="微软用户" w:date="2017-08-24T15:37:00Z"/>
          <w:rFonts w:asciiTheme="minorEastAsia" w:hAnsiTheme="minorEastAsia"/>
          <w:color w:val="000000" w:themeColor="text1"/>
          <w:sz w:val="24"/>
          <w:rPrChange w:id="6969" w:author="微软用户" w:date="2017-08-24T15:39:00Z">
            <w:rPr>
              <w:ins w:id="6970" w:author="微软用户" w:date="2017-08-24T15:37:00Z"/>
              <w:rFonts w:asciiTheme="minorEastAsia" w:hAnsiTheme="minorEastAsia"/>
              <w:color w:val="FF0000"/>
              <w:sz w:val="24"/>
            </w:rPr>
          </w:rPrChange>
        </w:rPr>
        <w:pPrChange w:id="6971" w:author="微软用户" w:date="2017-08-24T16:18:00Z">
          <w:pPr>
            <w:spacing w:line="400" w:lineRule="exact"/>
          </w:pPr>
        </w:pPrChange>
      </w:pPr>
      <w:del w:id="6972" w:author="微软用户" w:date="2017-08-24T16:05:00Z">
        <w:r w:rsidRPr="003744D7" w:rsidDel="0049416F">
          <w:rPr>
            <w:rFonts w:asciiTheme="minorEastAsia" w:hAnsiTheme="minorEastAsia"/>
            <w:color w:val="000000" w:themeColor="text1"/>
            <w:sz w:val="24"/>
            <w:rPrChange w:id="6973" w:author="微软用户" w:date="2017-08-24T15:39:00Z">
              <w:rPr>
                <w:color w:val="000000" w:themeColor="text1"/>
                <w:sz w:val="24"/>
              </w:rPr>
            </w:rPrChange>
          </w:rPr>
          <w:tab/>
        </w:r>
        <w:r w:rsidR="002C2D27" w:rsidRPr="003744D7" w:rsidDel="0049416F">
          <w:rPr>
            <w:rFonts w:asciiTheme="minorEastAsia" w:hAnsiTheme="minorEastAsia" w:hint="eastAsia"/>
            <w:color w:val="000000" w:themeColor="text1"/>
            <w:sz w:val="24"/>
            <w:rPrChange w:id="6974" w:author="微软用户" w:date="2017-08-24T15:39:00Z">
              <w:rPr>
                <w:rFonts w:hint="eastAsia"/>
                <w:color w:val="000000" w:themeColor="text1"/>
                <w:sz w:val="24"/>
              </w:rPr>
            </w:rPrChange>
          </w:rPr>
          <w:delText>云</w:delText>
        </w:r>
        <w:r w:rsidR="00476838" w:rsidRPr="003744D7" w:rsidDel="0049416F">
          <w:rPr>
            <w:rFonts w:asciiTheme="minorEastAsia" w:hAnsiTheme="minorEastAsia" w:hint="eastAsia"/>
            <w:color w:val="000000" w:themeColor="text1"/>
            <w:sz w:val="24"/>
            <w:rPrChange w:id="6975" w:author="微软用户" w:date="2017-08-24T15:39:00Z">
              <w:rPr>
                <w:rFonts w:hint="eastAsia"/>
                <w:color w:val="000000" w:themeColor="text1"/>
                <w:sz w:val="24"/>
              </w:rPr>
            </w:rPrChange>
          </w:rPr>
          <w:delText>备份</w:delText>
        </w:r>
        <w:r w:rsidR="002C2D27" w:rsidRPr="003744D7" w:rsidDel="0049416F">
          <w:rPr>
            <w:rFonts w:asciiTheme="minorEastAsia" w:hAnsiTheme="minorEastAsia" w:hint="eastAsia"/>
            <w:color w:val="000000" w:themeColor="text1"/>
            <w:sz w:val="24"/>
            <w:rPrChange w:id="6976" w:author="微软用户" w:date="2017-08-24T15:39:00Z">
              <w:rPr>
                <w:rFonts w:hint="eastAsia"/>
                <w:color w:val="000000" w:themeColor="text1"/>
                <w:sz w:val="24"/>
              </w:rPr>
            </w:rPrChange>
          </w:rPr>
          <w:delText>中间件</w:delText>
        </w:r>
        <w:r w:rsidR="00661E95" w:rsidRPr="003744D7" w:rsidDel="0049416F">
          <w:rPr>
            <w:rFonts w:asciiTheme="minorEastAsia" w:hAnsiTheme="minorEastAsia" w:hint="eastAsia"/>
            <w:color w:val="000000" w:themeColor="text1"/>
            <w:sz w:val="24"/>
            <w:rPrChange w:id="6977" w:author="微软用户" w:date="2017-08-24T15:39:00Z">
              <w:rPr>
                <w:rFonts w:hint="eastAsia"/>
                <w:color w:val="000000" w:themeColor="text1"/>
                <w:sz w:val="24"/>
              </w:rPr>
            </w:rPrChange>
          </w:rPr>
          <w:delText>系统</w:delText>
        </w:r>
        <w:r w:rsidR="002C2D27" w:rsidRPr="003744D7" w:rsidDel="0049416F">
          <w:rPr>
            <w:rFonts w:asciiTheme="minorEastAsia" w:hAnsiTheme="minorEastAsia" w:hint="eastAsia"/>
            <w:color w:val="000000" w:themeColor="text1"/>
            <w:sz w:val="24"/>
            <w:rPrChange w:id="6978" w:author="微软用户" w:date="2017-08-24T15:39:00Z">
              <w:rPr>
                <w:rFonts w:hint="eastAsia"/>
                <w:color w:val="000000" w:themeColor="text1"/>
                <w:sz w:val="24"/>
              </w:rPr>
            </w:rPrChange>
          </w:rPr>
          <w:delText>关键技术</w:delText>
        </w:r>
      </w:del>
      <w:del w:id="6979" w:author="微软用户" w:date="2017-08-24T15:39:00Z">
        <w:r w:rsidR="002C2D27" w:rsidRPr="003744D7" w:rsidDel="00187518">
          <w:rPr>
            <w:rFonts w:asciiTheme="minorEastAsia" w:hAnsiTheme="minorEastAsia" w:hint="eastAsia"/>
            <w:color w:val="000000" w:themeColor="text1"/>
            <w:sz w:val="24"/>
            <w:rPrChange w:id="6980" w:author="微软用户" w:date="2017-08-24T15:39:00Z">
              <w:rPr>
                <w:rFonts w:hint="eastAsia"/>
                <w:color w:val="000000" w:themeColor="text1"/>
                <w:sz w:val="24"/>
              </w:rPr>
            </w:rPrChange>
          </w:rPr>
          <w:delText>的</w:delText>
        </w:r>
      </w:del>
      <w:del w:id="6981" w:author="微软用户" w:date="2017-08-24T16:05:00Z">
        <w:r w:rsidR="002C2D27" w:rsidRPr="003744D7" w:rsidDel="0049416F">
          <w:rPr>
            <w:rFonts w:asciiTheme="minorEastAsia" w:hAnsiTheme="minorEastAsia" w:hint="eastAsia"/>
            <w:color w:val="000000" w:themeColor="text1"/>
            <w:sz w:val="24"/>
            <w:rPrChange w:id="6982" w:author="微软用户" w:date="2017-08-24T15:39:00Z">
              <w:rPr>
                <w:rFonts w:hint="eastAsia"/>
                <w:color w:val="000000" w:themeColor="text1"/>
                <w:sz w:val="24"/>
              </w:rPr>
            </w:rPrChange>
          </w:rPr>
          <w:delText>优化</w:delText>
        </w:r>
        <w:r w:rsidR="000F4170" w:rsidRPr="003744D7" w:rsidDel="0049416F">
          <w:rPr>
            <w:rFonts w:asciiTheme="minorEastAsia" w:hAnsiTheme="minorEastAsia" w:hint="eastAsia"/>
            <w:color w:val="000000" w:themeColor="text1"/>
            <w:sz w:val="24"/>
            <w:rPrChange w:id="6983" w:author="微软用户" w:date="2017-08-24T15:39:00Z">
              <w:rPr>
                <w:rFonts w:hint="eastAsia"/>
                <w:color w:val="000000" w:themeColor="text1"/>
                <w:sz w:val="24"/>
              </w:rPr>
            </w:rPrChange>
          </w:rPr>
          <w:delText>的</w:delText>
        </w:r>
        <w:r w:rsidR="002C2D27" w:rsidRPr="003744D7" w:rsidDel="0049416F">
          <w:rPr>
            <w:rFonts w:asciiTheme="minorEastAsia" w:hAnsiTheme="minorEastAsia" w:hint="eastAsia"/>
            <w:color w:val="000000" w:themeColor="text1"/>
            <w:sz w:val="24"/>
            <w:rPrChange w:id="6984" w:author="微软用户" w:date="2017-08-24T15:39:00Z">
              <w:rPr>
                <w:rFonts w:hint="eastAsia"/>
                <w:color w:val="000000" w:themeColor="text1"/>
                <w:sz w:val="24"/>
              </w:rPr>
            </w:rPrChange>
          </w:rPr>
          <w:delText>内容包括四个方面</w:delText>
        </w:r>
        <w:r w:rsidR="006818B0" w:rsidRPr="003744D7" w:rsidDel="0049416F">
          <w:rPr>
            <w:rFonts w:asciiTheme="minorEastAsia" w:hAnsiTheme="minorEastAsia" w:hint="eastAsia"/>
            <w:color w:val="000000" w:themeColor="text1"/>
            <w:sz w:val="24"/>
            <w:rPrChange w:id="6985" w:author="微软用户" w:date="2017-08-24T15:39:00Z">
              <w:rPr>
                <w:rFonts w:hint="eastAsia"/>
                <w:color w:val="000000" w:themeColor="text1"/>
                <w:sz w:val="24"/>
              </w:rPr>
            </w:rPrChange>
          </w:rPr>
          <w:delText>。</w:delText>
        </w:r>
      </w:del>
    </w:p>
    <w:p w14:paraId="67C83B38" w14:textId="0FCD8AC0" w:rsidR="003638A4" w:rsidRPr="002E4CCF" w:rsidRDefault="006818B0" w:rsidP="002E4CCF">
      <w:pPr>
        <w:numPr>
          <w:ilvl w:val="0"/>
          <w:numId w:val="18"/>
        </w:numPr>
        <w:spacing w:line="400" w:lineRule="exact"/>
        <w:rPr>
          <w:ins w:id="6986" w:author="微软用户" w:date="2017-08-24T15:37:00Z"/>
          <w:rFonts w:asciiTheme="minorEastAsia" w:hAnsiTheme="minorEastAsia"/>
          <w:color w:val="000000" w:themeColor="text1"/>
          <w:sz w:val="24"/>
          <w:szCs w:val="24"/>
          <w:rPrChange w:id="6987" w:author="微软用户" w:date="2017-08-24T15:38:00Z">
            <w:rPr>
              <w:ins w:id="6988" w:author="微软用户" w:date="2017-08-24T15:37:00Z"/>
              <w:rFonts w:asciiTheme="minorEastAsia" w:hAnsiTheme="minorEastAsia"/>
              <w:color w:val="FF0000"/>
              <w:sz w:val="24"/>
            </w:rPr>
          </w:rPrChange>
        </w:rPr>
        <w:pPrChange w:id="6989" w:author="微软用户" w:date="2017-08-24T15:38:00Z">
          <w:pPr>
            <w:spacing w:line="400" w:lineRule="exact"/>
          </w:pPr>
        </w:pPrChange>
      </w:pPr>
      <w:r w:rsidRPr="002E4CCF">
        <w:rPr>
          <w:rFonts w:asciiTheme="minorEastAsia" w:hAnsiTheme="minorEastAsia" w:hint="eastAsia"/>
          <w:color w:val="000000" w:themeColor="text1"/>
          <w:sz w:val="24"/>
          <w:szCs w:val="24"/>
          <w:rPrChange w:id="6990" w:author="微软用户" w:date="2017-08-24T15:38:00Z">
            <w:rPr>
              <w:rFonts w:hint="eastAsia"/>
              <w:color w:val="000000" w:themeColor="text1"/>
              <w:sz w:val="24"/>
            </w:rPr>
          </w:rPrChange>
        </w:rPr>
        <w:t>持久会话管理</w:t>
      </w:r>
      <w:ins w:id="6991" w:author="微软用户" w:date="2017-08-24T16:28:00Z">
        <w:r w:rsidR="009C71FF">
          <w:rPr>
            <w:rFonts w:asciiTheme="minorEastAsia" w:hAnsiTheme="minorEastAsia" w:hint="eastAsia"/>
            <w:color w:val="000000" w:themeColor="text1"/>
            <w:sz w:val="24"/>
            <w:szCs w:val="24"/>
          </w:rPr>
          <w:t>通过128位的AES加密技术，</w:t>
        </w:r>
      </w:ins>
      <w:r w:rsidR="00E95BCD" w:rsidRPr="002E4CCF">
        <w:rPr>
          <w:rFonts w:asciiTheme="minorEastAsia" w:hAnsiTheme="minorEastAsia" w:hint="eastAsia"/>
          <w:color w:val="000000" w:themeColor="text1"/>
          <w:sz w:val="24"/>
          <w:szCs w:val="24"/>
          <w:rPrChange w:id="6992" w:author="微软用户" w:date="2017-08-24T15:38:00Z">
            <w:rPr>
              <w:rFonts w:hint="eastAsia"/>
              <w:color w:val="000000" w:themeColor="text1"/>
              <w:sz w:val="24"/>
            </w:rPr>
          </w:rPrChange>
        </w:rPr>
        <w:t>解决</w:t>
      </w:r>
      <w:r w:rsidR="00133C92" w:rsidRPr="002E4CCF">
        <w:rPr>
          <w:rFonts w:asciiTheme="minorEastAsia" w:hAnsiTheme="minorEastAsia" w:hint="eastAsia"/>
          <w:color w:val="000000" w:themeColor="text1"/>
          <w:sz w:val="24"/>
          <w:szCs w:val="24"/>
          <w:rPrChange w:id="6993" w:author="微软用户" w:date="2017-08-24T15:38:00Z">
            <w:rPr>
              <w:rFonts w:hint="eastAsia"/>
              <w:color w:val="000000" w:themeColor="text1"/>
              <w:sz w:val="24"/>
            </w:rPr>
          </w:rPrChange>
        </w:rPr>
        <w:t>了</w:t>
      </w:r>
      <w:r w:rsidR="00010307" w:rsidRPr="002E4CCF">
        <w:rPr>
          <w:rFonts w:asciiTheme="minorEastAsia" w:hAnsiTheme="minorEastAsia" w:hint="eastAsia"/>
          <w:color w:val="000000" w:themeColor="text1"/>
          <w:sz w:val="24"/>
          <w:szCs w:val="24"/>
          <w:rPrChange w:id="6994" w:author="微软用户" w:date="2017-08-24T15:38:00Z">
            <w:rPr>
              <w:rFonts w:hint="eastAsia"/>
              <w:color w:val="000000" w:themeColor="text1"/>
              <w:sz w:val="24"/>
            </w:rPr>
          </w:rPrChange>
        </w:rPr>
        <w:t>缓存</w:t>
      </w:r>
      <w:r w:rsidR="00E95BCD" w:rsidRPr="002E4CCF">
        <w:rPr>
          <w:rFonts w:asciiTheme="minorEastAsia" w:hAnsiTheme="minorEastAsia" w:hint="eastAsia"/>
          <w:color w:val="000000" w:themeColor="text1"/>
          <w:sz w:val="24"/>
          <w:szCs w:val="24"/>
          <w:rPrChange w:id="6995" w:author="微软用户" w:date="2017-08-24T15:38:00Z">
            <w:rPr>
              <w:rFonts w:hint="eastAsia"/>
              <w:color w:val="000000" w:themeColor="text1"/>
              <w:sz w:val="24"/>
            </w:rPr>
          </w:rPrChange>
        </w:rPr>
        <w:t>在中间件的用户</w:t>
      </w:r>
      <w:del w:id="6996" w:author="微软用户" w:date="2017-08-24T16:28:00Z">
        <w:r w:rsidR="00E95BCD" w:rsidRPr="002E4CCF" w:rsidDel="00D15952">
          <w:rPr>
            <w:rFonts w:asciiTheme="minorEastAsia" w:hAnsiTheme="minorEastAsia" w:hint="eastAsia"/>
            <w:color w:val="000000" w:themeColor="text1"/>
            <w:sz w:val="24"/>
            <w:szCs w:val="24"/>
            <w:rPrChange w:id="6997" w:author="微软用户" w:date="2017-08-24T15:38:00Z">
              <w:rPr>
                <w:rFonts w:hint="eastAsia"/>
                <w:color w:val="000000" w:themeColor="text1"/>
                <w:sz w:val="24"/>
              </w:rPr>
            </w:rPrChange>
          </w:rPr>
          <w:delText>缓存</w:delText>
        </w:r>
      </w:del>
      <w:r w:rsidR="00E95BCD" w:rsidRPr="002E4CCF">
        <w:rPr>
          <w:rFonts w:asciiTheme="minorEastAsia" w:hAnsiTheme="minorEastAsia" w:hint="eastAsia"/>
          <w:color w:val="000000" w:themeColor="text1"/>
          <w:sz w:val="24"/>
          <w:szCs w:val="24"/>
          <w:rPrChange w:id="6998" w:author="微软用户" w:date="2017-08-24T15:38:00Z">
            <w:rPr>
              <w:rFonts w:hint="eastAsia"/>
              <w:color w:val="000000" w:themeColor="text1"/>
              <w:sz w:val="24"/>
            </w:rPr>
          </w:rPrChange>
        </w:rPr>
        <w:t>信息</w:t>
      </w:r>
      <w:ins w:id="6999" w:author="微软用户" w:date="2017-08-24T16:28:00Z">
        <w:r w:rsidR="009901D5">
          <w:rPr>
            <w:rFonts w:asciiTheme="minorEastAsia" w:hAnsiTheme="minorEastAsia" w:hint="eastAsia"/>
            <w:color w:val="000000" w:themeColor="text1"/>
            <w:sz w:val="24"/>
            <w:szCs w:val="24"/>
          </w:rPr>
          <w:t>如登陆信息、会话信息</w:t>
        </w:r>
      </w:ins>
      <w:ins w:id="7000" w:author="微软用户" w:date="2017-08-24T16:10:00Z">
        <w:r w:rsidR="00550937">
          <w:rPr>
            <w:rFonts w:asciiTheme="minorEastAsia" w:hAnsiTheme="minorEastAsia" w:hint="eastAsia"/>
            <w:color w:val="000000" w:themeColor="text1"/>
            <w:sz w:val="24"/>
            <w:szCs w:val="24"/>
          </w:rPr>
          <w:t>的安全性问题</w:t>
        </w:r>
      </w:ins>
      <w:r w:rsidR="00E95BCD" w:rsidRPr="002E4CCF">
        <w:rPr>
          <w:rFonts w:asciiTheme="minorEastAsia" w:hAnsiTheme="minorEastAsia" w:hint="eastAsia"/>
          <w:color w:val="000000" w:themeColor="text1"/>
          <w:sz w:val="24"/>
          <w:szCs w:val="24"/>
          <w:rPrChange w:id="7001" w:author="微软用户" w:date="2017-08-24T15:38:00Z">
            <w:rPr>
              <w:rFonts w:hint="eastAsia"/>
              <w:color w:val="000000" w:themeColor="text1"/>
              <w:sz w:val="24"/>
            </w:rPr>
          </w:rPrChange>
        </w:rPr>
        <w:t>，</w:t>
      </w:r>
      <w:del w:id="7002" w:author="微软用户" w:date="2017-08-24T16:10:00Z">
        <w:r w:rsidR="00E95BCD" w:rsidRPr="002E4CCF" w:rsidDel="00550937">
          <w:rPr>
            <w:rFonts w:asciiTheme="minorEastAsia" w:hAnsiTheme="minorEastAsia" w:hint="eastAsia"/>
            <w:color w:val="000000" w:themeColor="text1"/>
            <w:sz w:val="24"/>
            <w:szCs w:val="24"/>
            <w:rPrChange w:id="7003" w:author="微软用户" w:date="2017-08-24T15:38:00Z">
              <w:rPr>
                <w:rFonts w:hint="eastAsia"/>
                <w:color w:val="000000" w:themeColor="text1"/>
                <w:sz w:val="24"/>
              </w:rPr>
            </w:rPrChange>
          </w:rPr>
          <w:delText>包括用户登录状态信息和用户个人信息，</w:delText>
        </w:r>
      </w:del>
      <w:del w:id="7004" w:author="微软用户" w:date="2017-08-24T16:07:00Z">
        <w:r w:rsidR="00E95BCD" w:rsidRPr="002E4CCF" w:rsidDel="000A1ECF">
          <w:rPr>
            <w:rFonts w:asciiTheme="minorEastAsia" w:hAnsiTheme="minorEastAsia" w:hint="eastAsia"/>
            <w:color w:val="000000" w:themeColor="text1"/>
            <w:sz w:val="24"/>
            <w:szCs w:val="24"/>
            <w:rPrChange w:id="7005" w:author="微软用户" w:date="2017-08-24T15:38:00Z">
              <w:rPr>
                <w:rFonts w:hint="eastAsia"/>
                <w:color w:val="000000" w:themeColor="text1"/>
                <w:sz w:val="24"/>
              </w:rPr>
            </w:rPrChange>
          </w:rPr>
          <w:delText>本</w:delText>
        </w:r>
      </w:del>
      <w:del w:id="7006" w:author="微软用户" w:date="2017-08-24T16:10:00Z">
        <w:r w:rsidR="00E95BCD" w:rsidRPr="002E4CCF" w:rsidDel="00550937">
          <w:rPr>
            <w:rFonts w:asciiTheme="minorEastAsia" w:hAnsiTheme="minorEastAsia" w:hint="eastAsia"/>
            <w:color w:val="000000" w:themeColor="text1"/>
            <w:sz w:val="24"/>
            <w:szCs w:val="24"/>
            <w:rPrChange w:id="7007" w:author="微软用户" w:date="2017-08-24T15:38:00Z">
              <w:rPr>
                <w:rFonts w:hint="eastAsia"/>
                <w:color w:val="000000" w:themeColor="text1"/>
                <w:sz w:val="24"/>
              </w:rPr>
            </w:rPrChange>
          </w:rPr>
          <w:delText>系统使用了</w:delText>
        </w:r>
        <w:r w:rsidR="00E95BCD" w:rsidRPr="002E4CCF" w:rsidDel="00550937">
          <w:rPr>
            <w:rFonts w:asciiTheme="minorEastAsia" w:hAnsiTheme="minorEastAsia"/>
            <w:color w:val="000000" w:themeColor="text1"/>
            <w:sz w:val="24"/>
            <w:szCs w:val="24"/>
            <w:rPrChange w:id="7008" w:author="微软用户" w:date="2017-08-24T15:38:00Z">
              <w:rPr>
                <w:color w:val="000000" w:themeColor="text1"/>
                <w:sz w:val="24"/>
              </w:rPr>
            </w:rPrChange>
          </w:rPr>
          <w:delText>128</w:delText>
        </w:r>
        <w:r w:rsidR="00E95BCD" w:rsidRPr="002E4CCF" w:rsidDel="00550937">
          <w:rPr>
            <w:rFonts w:asciiTheme="minorEastAsia" w:hAnsiTheme="minorEastAsia" w:hint="eastAsia"/>
            <w:color w:val="000000" w:themeColor="text1"/>
            <w:sz w:val="24"/>
            <w:szCs w:val="24"/>
            <w:rPrChange w:id="7009" w:author="微软用户" w:date="2017-08-24T15:38:00Z">
              <w:rPr>
                <w:rFonts w:hint="eastAsia"/>
                <w:color w:val="000000" w:themeColor="text1"/>
                <w:sz w:val="24"/>
              </w:rPr>
            </w:rPrChange>
          </w:rPr>
          <w:delText>位的</w:delText>
        </w:r>
        <w:r w:rsidR="00E95BCD" w:rsidRPr="002E4CCF" w:rsidDel="00550937">
          <w:rPr>
            <w:rFonts w:asciiTheme="minorEastAsia" w:hAnsiTheme="minorEastAsia"/>
            <w:color w:val="000000" w:themeColor="text1"/>
            <w:sz w:val="24"/>
            <w:szCs w:val="24"/>
            <w:rPrChange w:id="7010" w:author="微软用户" w:date="2017-08-24T15:38:00Z">
              <w:rPr>
                <w:color w:val="000000" w:themeColor="text1"/>
                <w:sz w:val="24"/>
              </w:rPr>
            </w:rPrChange>
          </w:rPr>
          <w:delText>AES</w:delText>
        </w:r>
        <w:r w:rsidR="00E95BCD" w:rsidRPr="002E4CCF" w:rsidDel="00550937">
          <w:rPr>
            <w:rFonts w:asciiTheme="minorEastAsia" w:hAnsiTheme="minorEastAsia" w:hint="eastAsia"/>
            <w:color w:val="000000" w:themeColor="text1"/>
            <w:sz w:val="24"/>
            <w:szCs w:val="24"/>
            <w:rPrChange w:id="7011" w:author="微软用户" w:date="2017-08-24T15:38:00Z">
              <w:rPr>
                <w:rFonts w:hint="eastAsia"/>
                <w:color w:val="000000" w:themeColor="text1"/>
                <w:sz w:val="24"/>
              </w:rPr>
            </w:rPrChange>
          </w:rPr>
          <w:delText>加密算法对这些隐私信息进行了加密，</w:delText>
        </w:r>
        <w:r w:rsidR="00AB605D" w:rsidRPr="002E4CCF" w:rsidDel="00550937">
          <w:rPr>
            <w:rFonts w:asciiTheme="minorEastAsia" w:hAnsiTheme="minorEastAsia" w:hint="eastAsia"/>
            <w:color w:val="000000" w:themeColor="text1"/>
            <w:sz w:val="24"/>
            <w:szCs w:val="24"/>
            <w:rPrChange w:id="7012" w:author="微软用户" w:date="2017-08-24T15:38:00Z">
              <w:rPr>
                <w:rFonts w:hint="eastAsia"/>
                <w:color w:val="000000" w:themeColor="text1"/>
                <w:sz w:val="24"/>
              </w:rPr>
            </w:rPrChange>
          </w:rPr>
          <w:delText>保证了用户的隐私安全</w:delText>
        </w:r>
        <w:r w:rsidR="004723B5" w:rsidRPr="002E4CCF" w:rsidDel="00550937">
          <w:rPr>
            <w:rFonts w:asciiTheme="minorEastAsia" w:hAnsiTheme="minorEastAsia" w:hint="eastAsia"/>
            <w:color w:val="000000" w:themeColor="text1"/>
            <w:sz w:val="24"/>
            <w:szCs w:val="24"/>
            <w:rPrChange w:id="7013" w:author="微软用户" w:date="2017-08-24T15:38:00Z">
              <w:rPr>
                <w:rFonts w:hint="eastAsia"/>
                <w:color w:val="000000" w:themeColor="text1"/>
                <w:sz w:val="24"/>
              </w:rPr>
            </w:rPrChange>
          </w:rPr>
          <w:delText>，</w:delText>
        </w:r>
      </w:del>
      <w:r w:rsidR="00AB605D" w:rsidRPr="002E4CCF">
        <w:rPr>
          <w:rFonts w:asciiTheme="minorEastAsia" w:hAnsiTheme="minorEastAsia" w:hint="eastAsia"/>
          <w:color w:val="000000" w:themeColor="text1"/>
          <w:sz w:val="24"/>
          <w:szCs w:val="24"/>
          <w:rPrChange w:id="7014" w:author="微软用户" w:date="2017-08-24T15:38:00Z">
            <w:rPr>
              <w:rFonts w:hint="eastAsia"/>
              <w:color w:val="000000" w:themeColor="text1"/>
              <w:sz w:val="24"/>
            </w:rPr>
          </w:rPrChange>
        </w:rPr>
        <w:t>同时</w:t>
      </w:r>
      <w:del w:id="7015" w:author="微软用户" w:date="2017-08-24T16:10:00Z">
        <w:r w:rsidR="00AB605D" w:rsidRPr="002E4CCF" w:rsidDel="00B168E2">
          <w:rPr>
            <w:rFonts w:asciiTheme="minorEastAsia" w:hAnsiTheme="minorEastAsia" w:hint="eastAsia"/>
            <w:color w:val="000000" w:themeColor="text1"/>
            <w:sz w:val="24"/>
            <w:szCs w:val="24"/>
            <w:rPrChange w:id="7016" w:author="微软用户" w:date="2017-08-24T15:38:00Z">
              <w:rPr>
                <w:rFonts w:hint="eastAsia"/>
                <w:color w:val="000000" w:themeColor="text1"/>
                <w:sz w:val="24"/>
              </w:rPr>
            </w:rPrChange>
          </w:rPr>
          <w:delText>提供给用户</w:delText>
        </w:r>
      </w:del>
      <w:ins w:id="7017" w:author="微软用户" w:date="2017-08-24T16:28:00Z">
        <w:r w:rsidR="005731D2">
          <w:rPr>
            <w:rFonts w:asciiTheme="minorEastAsia" w:hAnsiTheme="minorEastAsia" w:hint="eastAsia"/>
            <w:color w:val="000000" w:themeColor="text1"/>
            <w:sz w:val="24"/>
            <w:szCs w:val="24"/>
          </w:rPr>
          <w:t>新增</w:t>
        </w:r>
      </w:ins>
      <w:ins w:id="7018" w:author="微软用户" w:date="2017-08-24T16:10:00Z">
        <w:r w:rsidR="00B168E2">
          <w:rPr>
            <w:rFonts w:asciiTheme="minorEastAsia" w:hAnsiTheme="minorEastAsia" w:hint="eastAsia"/>
            <w:color w:val="000000" w:themeColor="text1"/>
            <w:sz w:val="24"/>
            <w:szCs w:val="24"/>
          </w:rPr>
          <w:t>了</w:t>
        </w:r>
      </w:ins>
      <w:r w:rsidR="00AB605D" w:rsidRPr="002E4CCF">
        <w:rPr>
          <w:rFonts w:asciiTheme="minorEastAsia" w:hAnsiTheme="minorEastAsia" w:hint="eastAsia"/>
          <w:color w:val="000000" w:themeColor="text1"/>
          <w:sz w:val="24"/>
          <w:szCs w:val="24"/>
          <w:rPrChange w:id="7019" w:author="微软用户" w:date="2017-08-24T15:38:00Z">
            <w:rPr>
              <w:rFonts w:hint="eastAsia"/>
              <w:color w:val="000000" w:themeColor="text1"/>
              <w:sz w:val="24"/>
            </w:rPr>
          </w:rPrChange>
        </w:rPr>
        <w:t>撤销、查询</w:t>
      </w:r>
      <w:r w:rsidR="00E95BCD" w:rsidRPr="002E4CCF">
        <w:rPr>
          <w:rFonts w:asciiTheme="minorEastAsia" w:hAnsiTheme="minorEastAsia" w:hint="eastAsia"/>
          <w:color w:val="000000" w:themeColor="text1"/>
          <w:sz w:val="24"/>
          <w:szCs w:val="24"/>
          <w:rPrChange w:id="7020" w:author="微软用户" w:date="2017-08-24T15:38:00Z">
            <w:rPr>
              <w:rFonts w:hint="eastAsia"/>
              <w:color w:val="000000" w:themeColor="text1"/>
              <w:sz w:val="24"/>
            </w:rPr>
          </w:rPrChange>
        </w:rPr>
        <w:t>会话的</w:t>
      </w:r>
      <w:ins w:id="7021" w:author="微软用户" w:date="2017-08-24T16:10:00Z">
        <w:r w:rsidR="0020460B">
          <w:rPr>
            <w:rFonts w:asciiTheme="minorEastAsia" w:hAnsiTheme="minorEastAsia"/>
            <w:color w:val="000000" w:themeColor="text1"/>
            <w:sz w:val="24"/>
            <w:szCs w:val="24"/>
          </w:rPr>
          <w:t>功能</w:t>
        </w:r>
      </w:ins>
      <w:del w:id="7022" w:author="微软用户" w:date="2017-08-24T16:10:00Z">
        <w:r w:rsidR="00E95BCD" w:rsidRPr="002E4CCF" w:rsidDel="0020460B">
          <w:rPr>
            <w:rFonts w:asciiTheme="minorEastAsia" w:hAnsiTheme="minorEastAsia" w:hint="eastAsia"/>
            <w:color w:val="000000" w:themeColor="text1"/>
            <w:sz w:val="24"/>
            <w:szCs w:val="24"/>
            <w:rPrChange w:id="7023" w:author="微软用户" w:date="2017-08-24T15:38:00Z">
              <w:rPr>
                <w:rFonts w:hint="eastAsia"/>
                <w:color w:val="000000" w:themeColor="text1"/>
                <w:sz w:val="24"/>
              </w:rPr>
            </w:rPrChange>
          </w:rPr>
          <w:delText>接口</w:delText>
        </w:r>
      </w:del>
      <w:r w:rsidR="00FF159E" w:rsidRPr="002E4CCF">
        <w:rPr>
          <w:rFonts w:asciiTheme="minorEastAsia" w:hAnsiTheme="minorEastAsia" w:hint="eastAsia"/>
          <w:color w:val="000000" w:themeColor="text1"/>
          <w:sz w:val="24"/>
          <w:szCs w:val="24"/>
          <w:rPrChange w:id="7024" w:author="微软用户" w:date="2017-08-24T15:38:00Z">
            <w:rPr>
              <w:rFonts w:hint="eastAsia"/>
              <w:color w:val="000000" w:themeColor="text1"/>
              <w:sz w:val="24"/>
            </w:rPr>
          </w:rPrChange>
        </w:rPr>
        <w:t>。</w:t>
      </w:r>
    </w:p>
    <w:p w14:paraId="2D69F25B" w14:textId="40262301" w:rsidR="003638A4" w:rsidRDefault="007F2E42" w:rsidP="002E4CCF">
      <w:pPr>
        <w:numPr>
          <w:ilvl w:val="0"/>
          <w:numId w:val="18"/>
        </w:numPr>
        <w:spacing w:line="400" w:lineRule="exact"/>
        <w:rPr>
          <w:ins w:id="7025" w:author="微软用户" w:date="2017-08-24T16:11:00Z"/>
          <w:rFonts w:asciiTheme="minorEastAsia" w:hAnsiTheme="minorEastAsia"/>
          <w:color w:val="000000" w:themeColor="text1"/>
          <w:sz w:val="24"/>
          <w:szCs w:val="24"/>
        </w:rPr>
        <w:pPrChange w:id="7026" w:author="微软用户" w:date="2017-08-24T15:38:00Z">
          <w:pPr>
            <w:spacing w:line="400" w:lineRule="exact"/>
          </w:pPr>
        </w:pPrChange>
      </w:pPr>
      <w:r w:rsidRPr="002E4CCF">
        <w:rPr>
          <w:rFonts w:asciiTheme="minorEastAsia" w:hAnsiTheme="minorEastAsia" w:hint="eastAsia"/>
          <w:color w:val="000000" w:themeColor="text1"/>
          <w:sz w:val="24"/>
          <w:szCs w:val="24"/>
          <w:rPrChange w:id="7027" w:author="微软用户" w:date="2017-08-24T15:38:00Z">
            <w:rPr>
              <w:rFonts w:hint="eastAsia"/>
              <w:color w:val="000000" w:themeColor="text1"/>
              <w:sz w:val="24"/>
            </w:rPr>
          </w:rPrChange>
        </w:rPr>
        <w:t>大文件上传</w:t>
      </w:r>
      <w:del w:id="7028" w:author="微软用户" w:date="2017-08-24T16:11:00Z">
        <w:r w:rsidR="0043711D" w:rsidRPr="002E4CCF" w:rsidDel="00F5007C">
          <w:rPr>
            <w:rFonts w:asciiTheme="minorEastAsia" w:hAnsiTheme="minorEastAsia" w:hint="eastAsia"/>
            <w:color w:val="000000" w:themeColor="text1"/>
            <w:sz w:val="24"/>
            <w:szCs w:val="24"/>
            <w:rPrChange w:id="7029" w:author="微软用户" w:date="2017-08-24T15:38:00Z">
              <w:rPr>
                <w:rFonts w:hint="eastAsia"/>
                <w:color w:val="000000" w:themeColor="text1"/>
                <w:sz w:val="24"/>
              </w:rPr>
            </w:rPrChange>
          </w:rPr>
          <w:delText>关键</w:delText>
        </w:r>
      </w:del>
      <w:ins w:id="7030" w:author="微软用户" w:date="2017-08-24T16:38:00Z">
        <w:r w:rsidR="000321AF">
          <w:rPr>
            <w:rFonts w:asciiTheme="minorEastAsia" w:hAnsiTheme="minorEastAsia"/>
            <w:color w:val="000000" w:themeColor="text1"/>
            <w:sz w:val="24"/>
            <w:szCs w:val="24"/>
          </w:rPr>
          <w:t>利用</w:t>
        </w:r>
      </w:ins>
      <w:ins w:id="7031" w:author="微软用户" w:date="2017-08-24T16:39:00Z">
        <w:r w:rsidR="00D65E24">
          <w:rPr>
            <w:rFonts w:asciiTheme="minorEastAsia" w:hAnsiTheme="minorEastAsia"/>
            <w:color w:val="000000" w:themeColor="text1"/>
            <w:sz w:val="24"/>
            <w:szCs w:val="24"/>
          </w:rPr>
          <w:t>断点</w:t>
        </w:r>
      </w:ins>
      <w:ins w:id="7032" w:author="微软用户" w:date="2017-08-24T16:38:00Z">
        <w:r w:rsidR="000321AF">
          <w:rPr>
            <w:rFonts w:asciiTheme="minorEastAsia" w:hAnsiTheme="minorEastAsia"/>
            <w:color w:val="000000" w:themeColor="text1"/>
            <w:sz w:val="24"/>
            <w:szCs w:val="24"/>
          </w:rPr>
          <w:t>续传技术</w:t>
        </w:r>
      </w:ins>
      <w:del w:id="7033" w:author="微软用户" w:date="2017-08-24T16:37:00Z">
        <w:r w:rsidR="0043711D" w:rsidRPr="002E4CCF" w:rsidDel="000321AF">
          <w:rPr>
            <w:rFonts w:asciiTheme="minorEastAsia" w:hAnsiTheme="minorEastAsia" w:hint="eastAsia"/>
            <w:color w:val="000000" w:themeColor="text1"/>
            <w:sz w:val="24"/>
            <w:szCs w:val="24"/>
            <w:rPrChange w:id="7034" w:author="微软用户" w:date="2017-08-24T15:38:00Z">
              <w:rPr>
                <w:rFonts w:hint="eastAsia"/>
                <w:color w:val="000000" w:themeColor="text1"/>
                <w:sz w:val="24"/>
              </w:rPr>
            </w:rPrChange>
          </w:rPr>
          <w:delText>技术</w:delText>
        </w:r>
      </w:del>
      <w:del w:id="7035" w:author="微软用户" w:date="2017-08-24T16:11:00Z">
        <w:r w:rsidR="0043711D" w:rsidRPr="002E4CCF" w:rsidDel="004E1C76">
          <w:rPr>
            <w:rFonts w:asciiTheme="minorEastAsia" w:hAnsiTheme="minorEastAsia" w:hint="eastAsia"/>
            <w:color w:val="000000" w:themeColor="text1"/>
            <w:sz w:val="24"/>
            <w:szCs w:val="24"/>
            <w:rPrChange w:id="7036" w:author="微软用户" w:date="2017-08-24T15:38:00Z">
              <w:rPr>
                <w:rFonts w:hint="eastAsia"/>
                <w:color w:val="000000" w:themeColor="text1"/>
                <w:sz w:val="24"/>
              </w:rPr>
            </w:rPrChange>
          </w:rPr>
          <w:delText>的优化</w:delText>
        </w:r>
      </w:del>
      <w:ins w:id="7037" w:author="微软用户" w:date="2017-08-24T16:29:00Z">
        <w:r w:rsidR="00F80634">
          <w:rPr>
            <w:rFonts w:asciiTheme="minorEastAsia" w:hAnsiTheme="minorEastAsia"/>
            <w:color w:val="000000" w:themeColor="text1"/>
            <w:sz w:val="24"/>
            <w:szCs w:val="24"/>
          </w:rPr>
          <w:t>缓解</w:t>
        </w:r>
      </w:ins>
      <w:del w:id="7038" w:author="微软用户" w:date="2017-08-24T16:29:00Z">
        <w:r w:rsidRPr="002E4CCF" w:rsidDel="00F80634">
          <w:rPr>
            <w:rFonts w:asciiTheme="minorEastAsia" w:hAnsiTheme="minorEastAsia" w:hint="eastAsia"/>
            <w:color w:val="000000" w:themeColor="text1"/>
            <w:sz w:val="24"/>
            <w:szCs w:val="24"/>
            <w:rPrChange w:id="7039" w:author="微软用户" w:date="2017-08-24T15:38:00Z">
              <w:rPr>
                <w:rFonts w:hint="eastAsia"/>
                <w:color w:val="000000" w:themeColor="text1"/>
                <w:sz w:val="24"/>
              </w:rPr>
            </w:rPrChange>
          </w:rPr>
          <w:delText>解决</w:delText>
        </w:r>
      </w:del>
      <w:r w:rsidRPr="002E4CCF">
        <w:rPr>
          <w:rFonts w:asciiTheme="minorEastAsia" w:hAnsiTheme="minorEastAsia" w:hint="eastAsia"/>
          <w:color w:val="000000" w:themeColor="text1"/>
          <w:sz w:val="24"/>
          <w:szCs w:val="24"/>
          <w:rPrChange w:id="7040" w:author="微软用户" w:date="2017-08-24T15:38:00Z">
            <w:rPr>
              <w:rFonts w:hint="eastAsia"/>
              <w:color w:val="000000" w:themeColor="text1"/>
              <w:sz w:val="24"/>
            </w:rPr>
          </w:rPrChange>
        </w:rPr>
        <w:t>了</w:t>
      </w:r>
      <w:ins w:id="7041" w:author="微软用户" w:date="2017-08-24T16:29:00Z">
        <w:r w:rsidR="00F80634">
          <w:rPr>
            <w:rFonts w:asciiTheme="minorEastAsia" w:hAnsiTheme="minorEastAsia" w:hint="eastAsia"/>
            <w:color w:val="000000" w:themeColor="text1"/>
            <w:sz w:val="24"/>
            <w:szCs w:val="24"/>
          </w:rPr>
          <w:t>云备份数据传输服务受网络波动的影响，</w:t>
        </w:r>
        <w:r w:rsidR="00EA4546">
          <w:rPr>
            <w:rFonts w:asciiTheme="minorEastAsia" w:hAnsiTheme="minorEastAsia" w:hint="eastAsia"/>
            <w:color w:val="000000" w:themeColor="text1"/>
            <w:sz w:val="24"/>
            <w:szCs w:val="24"/>
          </w:rPr>
          <w:t>避免了</w:t>
        </w:r>
      </w:ins>
      <w:r w:rsidRPr="002E4CCF">
        <w:rPr>
          <w:rFonts w:asciiTheme="minorEastAsia" w:hAnsiTheme="minorEastAsia" w:hint="eastAsia"/>
          <w:color w:val="000000" w:themeColor="text1"/>
          <w:sz w:val="24"/>
          <w:szCs w:val="24"/>
          <w:rPrChange w:id="7042" w:author="微软用户" w:date="2017-08-24T15:38:00Z">
            <w:rPr>
              <w:rFonts w:hint="eastAsia"/>
              <w:color w:val="000000" w:themeColor="text1"/>
              <w:sz w:val="24"/>
            </w:rPr>
          </w:rPrChange>
        </w:rPr>
        <w:t>因网络故障而导致的</w:t>
      </w:r>
      <w:ins w:id="7043" w:author="微软用户" w:date="2017-08-24T16:30:00Z">
        <w:r w:rsidR="00EA4546">
          <w:rPr>
            <w:rFonts w:asciiTheme="minorEastAsia" w:hAnsiTheme="minorEastAsia"/>
            <w:color w:val="000000" w:themeColor="text1"/>
            <w:sz w:val="24"/>
            <w:szCs w:val="24"/>
          </w:rPr>
          <w:t>数据</w:t>
        </w:r>
      </w:ins>
      <w:del w:id="7044" w:author="微软用户" w:date="2017-08-24T16:30:00Z">
        <w:r w:rsidRPr="002E4CCF" w:rsidDel="00EA4546">
          <w:rPr>
            <w:rFonts w:asciiTheme="minorEastAsia" w:hAnsiTheme="minorEastAsia" w:hint="eastAsia"/>
            <w:color w:val="000000" w:themeColor="text1"/>
            <w:sz w:val="24"/>
            <w:szCs w:val="24"/>
            <w:rPrChange w:id="7045" w:author="微软用户" w:date="2017-08-24T15:38:00Z">
              <w:rPr>
                <w:rFonts w:hint="eastAsia"/>
                <w:color w:val="000000" w:themeColor="text1"/>
                <w:sz w:val="24"/>
              </w:rPr>
            </w:rPrChange>
          </w:rPr>
          <w:delText>频繁的</w:delText>
        </w:r>
      </w:del>
      <w:r w:rsidRPr="002E4CCF">
        <w:rPr>
          <w:rFonts w:asciiTheme="minorEastAsia" w:hAnsiTheme="minorEastAsia" w:hint="eastAsia"/>
          <w:color w:val="000000" w:themeColor="text1"/>
          <w:sz w:val="24"/>
          <w:szCs w:val="24"/>
          <w:rPrChange w:id="7046" w:author="微软用户" w:date="2017-08-24T15:38:00Z">
            <w:rPr>
              <w:rFonts w:hint="eastAsia"/>
              <w:color w:val="000000" w:themeColor="text1"/>
              <w:sz w:val="24"/>
            </w:rPr>
          </w:rPrChange>
        </w:rPr>
        <w:t>重传问题，</w:t>
      </w:r>
      <w:del w:id="7047" w:author="微软用户" w:date="2017-08-24T16:11:00Z">
        <w:r w:rsidRPr="002E4CCF" w:rsidDel="00466D39">
          <w:rPr>
            <w:rFonts w:asciiTheme="minorEastAsia" w:hAnsiTheme="minorEastAsia" w:hint="eastAsia"/>
            <w:color w:val="000000" w:themeColor="text1"/>
            <w:sz w:val="24"/>
            <w:szCs w:val="24"/>
            <w:rPrChange w:id="7048" w:author="微软用户" w:date="2017-08-24T15:38:00Z">
              <w:rPr>
                <w:rFonts w:hint="eastAsia"/>
                <w:color w:val="000000" w:themeColor="text1"/>
                <w:sz w:val="24"/>
              </w:rPr>
            </w:rPrChange>
          </w:rPr>
          <w:delText>可以根据断点信息进行文件续传</w:delText>
        </w:r>
        <w:r w:rsidR="00657750" w:rsidRPr="002E4CCF" w:rsidDel="00466D39">
          <w:rPr>
            <w:rFonts w:asciiTheme="minorEastAsia" w:hAnsiTheme="minorEastAsia" w:hint="eastAsia"/>
            <w:color w:val="000000" w:themeColor="text1"/>
            <w:sz w:val="24"/>
            <w:szCs w:val="24"/>
            <w:rPrChange w:id="7049" w:author="微软用户" w:date="2017-08-24T15:38:00Z">
              <w:rPr>
                <w:rFonts w:hint="eastAsia"/>
                <w:color w:val="000000" w:themeColor="text1"/>
                <w:sz w:val="24"/>
              </w:rPr>
            </w:rPrChange>
          </w:rPr>
          <w:delText>，</w:delText>
        </w:r>
      </w:del>
      <w:r w:rsidR="00657750" w:rsidRPr="002E4CCF">
        <w:rPr>
          <w:rFonts w:asciiTheme="minorEastAsia" w:hAnsiTheme="minorEastAsia" w:hint="eastAsia"/>
          <w:color w:val="000000" w:themeColor="text1"/>
          <w:sz w:val="24"/>
          <w:szCs w:val="24"/>
          <w:rPrChange w:id="7050" w:author="微软用户" w:date="2017-08-24T15:38:00Z">
            <w:rPr>
              <w:rFonts w:hint="eastAsia"/>
              <w:color w:val="000000" w:themeColor="text1"/>
              <w:sz w:val="24"/>
            </w:rPr>
          </w:rPrChange>
        </w:rPr>
        <w:t>保证了在网络状况</w:t>
      </w:r>
      <w:r w:rsidR="00E34814" w:rsidRPr="002E4CCF">
        <w:rPr>
          <w:rFonts w:asciiTheme="minorEastAsia" w:hAnsiTheme="minorEastAsia" w:hint="eastAsia"/>
          <w:color w:val="000000" w:themeColor="text1"/>
          <w:sz w:val="24"/>
          <w:szCs w:val="24"/>
          <w:rPrChange w:id="7051" w:author="微软用户" w:date="2017-08-24T15:38:00Z">
            <w:rPr>
              <w:rFonts w:hint="eastAsia"/>
              <w:color w:val="000000" w:themeColor="text1"/>
              <w:sz w:val="24"/>
            </w:rPr>
          </w:rPrChange>
        </w:rPr>
        <w:t>不佳</w:t>
      </w:r>
      <w:r w:rsidR="00657750" w:rsidRPr="002E4CCF">
        <w:rPr>
          <w:rFonts w:asciiTheme="minorEastAsia" w:hAnsiTheme="minorEastAsia" w:hint="eastAsia"/>
          <w:color w:val="000000" w:themeColor="text1"/>
          <w:sz w:val="24"/>
          <w:szCs w:val="24"/>
          <w:rPrChange w:id="7052" w:author="微软用户" w:date="2017-08-24T15:38:00Z">
            <w:rPr>
              <w:rFonts w:hint="eastAsia"/>
              <w:color w:val="000000" w:themeColor="text1"/>
              <w:sz w:val="24"/>
            </w:rPr>
          </w:rPrChange>
        </w:rPr>
        <w:t>的情况下</w:t>
      </w:r>
      <w:ins w:id="7053" w:author="微软用户" w:date="2017-08-24T16:11:00Z">
        <w:r w:rsidR="00EB6EB2">
          <w:rPr>
            <w:rFonts w:asciiTheme="minorEastAsia" w:hAnsiTheme="minorEastAsia" w:hint="eastAsia"/>
            <w:color w:val="000000" w:themeColor="text1"/>
            <w:sz w:val="24"/>
            <w:szCs w:val="24"/>
          </w:rPr>
          <w:t>，</w:t>
        </w:r>
      </w:ins>
      <w:r w:rsidR="00657750" w:rsidRPr="002E4CCF">
        <w:rPr>
          <w:rFonts w:asciiTheme="minorEastAsia" w:hAnsiTheme="minorEastAsia" w:hint="eastAsia"/>
          <w:color w:val="000000" w:themeColor="text1"/>
          <w:sz w:val="24"/>
          <w:szCs w:val="24"/>
          <w:rPrChange w:id="7054" w:author="微软用户" w:date="2017-08-24T15:38:00Z">
            <w:rPr>
              <w:rFonts w:hint="eastAsia"/>
              <w:color w:val="000000" w:themeColor="text1"/>
              <w:sz w:val="24"/>
            </w:rPr>
          </w:rPrChange>
        </w:rPr>
        <w:t>数据传输的</w:t>
      </w:r>
      <w:r w:rsidR="00E34814" w:rsidRPr="002E4CCF">
        <w:rPr>
          <w:rFonts w:asciiTheme="minorEastAsia" w:hAnsiTheme="minorEastAsia" w:hint="eastAsia"/>
          <w:color w:val="000000" w:themeColor="text1"/>
          <w:sz w:val="24"/>
          <w:szCs w:val="24"/>
          <w:rPrChange w:id="7055" w:author="微软用户" w:date="2017-08-24T15:38:00Z">
            <w:rPr>
              <w:rFonts w:hint="eastAsia"/>
              <w:color w:val="000000" w:themeColor="text1"/>
              <w:sz w:val="24"/>
            </w:rPr>
          </w:rPrChange>
        </w:rPr>
        <w:t>稳定性</w:t>
      </w:r>
      <w:ins w:id="7056" w:author="微软用户" w:date="2017-08-24T15:37:00Z">
        <w:r w:rsidR="003638A4" w:rsidRPr="002E4CCF">
          <w:rPr>
            <w:rFonts w:asciiTheme="minorEastAsia" w:hAnsiTheme="minorEastAsia" w:hint="eastAsia"/>
            <w:color w:val="000000" w:themeColor="text1"/>
            <w:sz w:val="24"/>
            <w:szCs w:val="24"/>
            <w:rPrChange w:id="7057" w:author="微软用户" w:date="2017-08-24T15:38:00Z">
              <w:rPr>
                <w:rFonts w:asciiTheme="minorEastAsia" w:hAnsiTheme="minorEastAsia" w:hint="eastAsia"/>
                <w:color w:val="FF0000"/>
                <w:sz w:val="24"/>
              </w:rPr>
            </w:rPrChange>
          </w:rPr>
          <w:t>。</w:t>
        </w:r>
      </w:ins>
    </w:p>
    <w:p w14:paraId="4EF2F397" w14:textId="23D89EE1" w:rsidR="0068341F" w:rsidRPr="002E4CCF" w:rsidRDefault="0068341F" w:rsidP="002E4CCF">
      <w:pPr>
        <w:numPr>
          <w:ilvl w:val="0"/>
          <w:numId w:val="18"/>
        </w:numPr>
        <w:spacing w:line="400" w:lineRule="exact"/>
        <w:rPr>
          <w:ins w:id="7058" w:author="微软用户" w:date="2017-08-24T15:38:00Z"/>
          <w:rFonts w:asciiTheme="minorEastAsia" w:hAnsiTheme="minorEastAsia"/>
          <w:color w:val="000000" w:themeColor="text1"/>
          <w:sz w:val="24"/>
          <w:szCs w:val="24"/>
          <w:rPrChange w:id="7059" w:author="微软用户" w:date="2017-08-24T15:38:00Z">
            <w:rPr>
              <w:ins w:id="7060" w:author="微软用户" w:date="2017-08-24T15:38:00Z"/>
              <w:rFonts w:asciiTheme="minorEastAsia" w:hAnsiTheme="minorEastAsia"/>
              <w:color w:val="FF0000"/>
              <w:sz w:val="24"/>
            </w:rPr>
          </w:rPrChange>
        </w:rPr>
        <w:pPrChange w:id="7061" w:author="微软用户" w:date="2017-08-24T15:38:00Z">
          <w:pPr>
            <w:spacing w:line="400" w:lineRule="exact"/>
          </w:pPr>
        </w:pPrChange>
      </w:pPr>
      <w:ins w:id="7062" w:author="微软用户" w:date="2017-08-24T16:11:00Z">
        <w:r>
          <w:rPr>
            <w:rFonts w:asciiTheme="minorEastAsia" w:hAnsiTheme="minorEastAsia"/>
            <w:color w:val="000000" w:themeColor="text1"/>
            <w:sz w:val="24"/>
            <w:szCs w:val="24"/>
          </w:rPr>
          <w:t>本地缓存</w:t>
        </w:r>
      </w:ins>
      <w:ins w:id="7063" w:author="微软用户" w:date="2017-08-24T16:38:00Z">
        <w:r w:rsidR="00BE5F2C">
          <w:rPr>
            <w:rFonts w:asciiTheme="minorEastAsia" w:hAnsiTheme="minorEastAsia" w:hint="eastAsia"/>
            <w:color w:val="000000" w:themeColor="text1"/>
            <w:sz w:val="24"/>
            <w:szCs w:val="24"/>
          </w:rPr>
          <w:t>利用本地计算机的存储能力和服务器提供的高级接口</w:t>
        </w:r>
        <w:r w:rsidR="00272C0B">
          <w:rPr>
            <w:rFonts w:asciiTheme="minorEastAsia" w:hAnsiTheme="minorEastAsia" w:hint="eastAsia"/>
            <w:color w:val="000000" w:themeColor="text1"/>
            <w:sz w:val="24"/>
            <w:szCs w:val="24"/>
          </w:rPr>
          <w:t>，</w:t>
        </w:r>
      </w:ins>
      <w:ins w:id="7064" w:author="微软用户" w:date="2017-08-24T16:30:00Z">
        <w:r w:rsidR="005F1F1F">
          <w:rPr>
            <w:rFonts w:asciiTheme="minorEastAsia" w:hAnsiTheme="minorEastAsia"/>
            <w:color w:val="000000" w:themeColor="text1"/>
            <w:sz w:val="24"/>
            <w:szCs w:val="24"/>
          </w:rPr>
          <w:t>解决对</w:t>
        </w:r>
      </w:ins>
      <w:ins w:id="7065" w:author="微软用户" w:date="2017-08-24T16:31:00Z">
        <w:r w:rsidR="005F1F1F">
          <w:rPr>
            <w:rFonts w:asciiTheme="minorEastAsia" w:hAnsiTheme="minorEastAsia"/>
            <w:color w:val="000000" w:themeColor="text1"/>
            <w:sz w:val="24"/>
            <w:szCs w:val="24"/>
          </w:rPr>
          <w:t>同一文件重复上传</w:t>
        </w:r>
        <w:r w:rsidR="005F1F1F">
          <w:rPr>
            <w:rFonts w:asciiTheme="minorEastAsia" w:hAnsiTheme="minorEastAsia" w:hint="eastAsia"/>
            <w:color w:val="000000" w:themeColor="text1"/>
            <w:sz w:val="24"/>
            <w:szCs w:val="24"/>
          </w:rPr>
          <w:t>/</w:t>
        </w:r>
        <w:r w:rsidR="00041301">
          <w:rPr>
            <w:rFonts w:asciiTheme="minorEastAsia" w:hAnsiTheme="minorEastAsia" w:hint="eastAsia"/>
            <w:color w:val="000000" w:themeColor="text1"/>
            <w:sz w:val="24"/>
            <w:szCs w:val="24"/>
          </w:rPr>
          <w:t>下载所</w:t>
        </w:r>
      </w:ins>
      <w:ins w:id="7066" w:author="微软用户" w:date="2017-08-24T16:34:00Z">
        <w:r w:rsidR="00041301">
          <w:rPr>
            <w:rFonts w:asciiTheme="minorEastAsia" w:hAnsiTheme="minorEastAsia" w:hint="eastAsia"/>
            <w:color w:val="000000" w:themeColor="text1"/>
            <w:sz w:val="24"/>
            <w:szCs w:val="24"/>
          </w:rPr>
          <w:t>导致</w:t>
        </w:r>
      </w:ins>
      <w:ins w:id="7067" w:author="微软用户" w:date="2017-08-24T16:31:00Z">
        <w:r w:rsidR="005F1F1F">
          <w:rPr>
            <w:rFonts w:asciiTheme="minorEastAsia" w:hAnsiTheme="minorEastAsia" w:hint="eastAsia"/>
            <w:color w:val="000000" w:themeColor="text1"/>
            <w:sz w:val="24"/>
            <w:szCs w:val="24"/>
          </w:rPr>
          <w:t>的网络带宽浪费问题</w:t>
        </w:r>
        <w:r w:rsidR="00EB3EF6">
          <w:rPr>
            <w:rFonts w:asciiTheme="minorEastAsia" w:hAnsiTheme="minorEastAsia" w:hint="eastAsia"/>
            <w:color w:val="000000" w:themeColor="text1"/>
            <w:sz w:val="24"/>
            <w:szCs w:val="24"/>
          </w:rPr>
          <w:t>，</w:t>
        </w:r>
      </w:ins>
      <w:ins w:id="7068" w:author="微软用户" w:date="2017-08-24T16:32:00Z">
        <w:r w:rsidR="00DF7E85">
          <w:rPr>
            <w:rFonts w:asciiTheme="minorEastAsia" w:hAnsiTheme="minorEastAsia" w:hint="eastAsia"/>
            <w:color w:val="000000" w:themeColor="text1"/>
            <w:sz w:val="24"/>
            <w:szCs w:val="24"/>
          </w:rPr>
          <w:t>实现了针对同一文件重复上传/下载的“秒传”功能。</w:t>
        </w:r>
      </w:ins>
    </w:p>
    <w:p w14:paraId="1162AD9C" w14:textId="34B3E4FB" w:rsidR="008F4561" w:rsidRDefault="007F2E42" w:rsidP="002E4CCF">
      <w:pPr>
        <w:numPr>
          <w:ilvl w:val="0"/>
          <w:numId w:val="18"/>
        </w:numPr>
        <w:spacing w:line="400" w:lineRule="exact"/>
        <w:rPr>
          <w:ins w:id="7069" w:author="微软用户" w:date="2017-08-24T15:39:00Z"/>
          <w:rFonts w:asciiTheme="minorEastAsia" w:hAnsiTheme="minorEastAsia"/>
          <w:color w:val="000000" w:themeColor="text1"/>
          <w:sz w:val="24"/>
          <w:szCs w:val="24"/>
        </w:rPr>
        <w:pPrChange w:id="7070" w:author="微软用户" w:date="2017-08-24T15:38:00Z">
          <w:pPr>
            <w:spacing w:line="400" w:lineRule="exact"/>
          </w:pPr>
        </w:pPrChange>
      </w:pPr>
      <w:del w:id="7071" w:author="微软用户" w:date="2017-08-24T15:37:00Z">
        <w:r w:rsidRPr="002E4CCF" w:rsidDel="003638A4">
          <w:rPr>
            <w:rFonts w:asciiTheme="minorEastAsia" w:hAnsiTheme="minorEastAsia" w:hint="eastAsia"/>
            <w:color w:val="000000" w:themeColor="text1"/>
            <w:sz w:val="24"/>
            <w:szCs w:val="24"/>
            <w:rPrChange w:id="7072" w:author="微软用户" w:date="2017-08-24T15:38:00Z">
              <w:rPr>
                <w:rFonts w:hint="eastAsia"/>
                <w:color w:val="000000" w:themeColor="text1"/>
                <w:sz w:val="24"/>
              </w:rPr>
            </w:rPrChange>
          </w:rPr>
          <w:delText>；</w:delText>
        </w:r>
      </w:del>
      <w:del w:id="7073" w:author="微软用户" w:date="2017-08-24T16:34:00Z">
        <w:r w:rsidR="00776401" w:rsidRPr="002E4CCF" w:rsidDel="00711605">
          <w:rPr>
            <w:rFonts w:asciiTheme="minorEastAsia" w:hAnsiTheme="minorEastAsia" w:hint="eastAsia"/>
            <w:color w:val="000000" w:themeColor="text1"/>
            <w:sz w:val="24"/>
            <w:szCs w:val="24"/>
            <w:rPrChange w:id="7074" w:author="微软用户" w:date="2017-08-24T15:38:00Z">
              <w:rPr>
                <w:rFonts w:hint="eastAsia"/>
                <w:color w:val="000000" w:themeColor="text1"/>
                <w:sz w:val="24"/>
              </w:rPr>
            </w:rPrChange>
          </w:rPr>
          <w:delText>本地缓存主要包含两部分的内容，客户端缓存和服务器端缓存。</w:delText>
        </w:r>
        <w:r w:rsidR="00CD6282" w:rsidRPr="002E4CCF" w:rsidDel="00711605">
          <w:rPr>
            <w:rFonts w:asciiTheme="minorEastAsia" w:hAnsiTheme="minorEastAsia" w:hint="eastAsia"/>
            <w:color w:val="000000" w:themeColor="text1"/>
            <w:sz w:val="24"/>
            <w:szCs w:val="24"/>
            <w:rPrChange w:id="7075" w:author="微软用户" w:date="2017-08-24T15:38:00Z">
              <w:rPr>
                <w:rFonts w:hint="eastAsia"/>
                <w:color w:val="000000" w:themeColor="text1"/>
                <w:sz w:val="24"/>
              </w:rPr>
            </w:rPrChange>
          </w:rPr>
          <w:delText>客户端缓存利用本地计算机的</w:delText>
        </w:r>
        <w:r w:rsidR="00476838" w:rsidRPr="002E4CCF" w:rsidDel="00711605">
          <w:rPr>
            <w:rFonts w:asciiTheme="minorEastAsia" w:hAnsiTheme="minorEastAsia" w:hint="eastAsia"/>
            <w:color w:val="000000" w:themeColor="text1"/>
            <w:sz w:val="24"/>
            <w:szCs w:val="24"/>
            <w:rPrChange w:id="7076" w:author="微软用户" w:date="2017-08-24T15:38:00Z">
              <w:rPr>
                <w:rFonts w:hint="eastAsia"/>
                <w:color w:val="000000" w:themeColor="text1"/>
                <w:sz w:val="24"/>
              </w:rPr>
            </w:rPrChange>
          </w:rPr>
          <w:delText>备份</w:delText>
        </w:r>
        <w:r w:rsidR="00CD6282" w:rsidRPr="002E4CCF" w:rsidDel="00711605">
          <w:rPr>
            <w:rFonts w:asciiTheme="minorEastAsia" w:hAnsiTheme="minorEastAsia" w:hint="eastAsia"/>
            <w:color w:val="000000" w:themeColor="text1"/>
            <w:sz w:val="24"/>
            <w:szCs w:val="24"/>
            <w:rPrChange w:id="7077" w:author="微软用户" w:date="2017-08-24T15:38:00Z">
              <w:rPr>
                <w:rFonts w:hint="eastAsia"/>
                <w:color w:val="000000" w:themeColor="text1"/>
                <w:sz w:val="24"/>
              </w:rPr>
            </w:rPrChange>
          </w:rPr>
          <w:delText>能力和计算能力，对下载的文件进行缓存管理，使得用户频繁地下载同一文件时，可以利用本地缓存节省网络带宽。</w:delText>
        </w:r>
        <w:r w:rsidR="00A17E23" w:rsidRPr="002E4CCF" w:rsidDel="00711605">
          <w:rPr>
            <w:rFonts w:asciiTheme="minorEastAsia" w:hAnsiTheme="minorEastAsia" w:hint="eastAsia"/>
            <w:color w:val="000000" w:themeColor="text1"/>
            <w:sz w:val="24"/>
            <w:szCs w:val="24"/>
            <w:rPrChange w:id="7078" w:author="微软用户" w:date="2017-08-24T15:38:00Z">
              <w:rPr>
                <w:rFonts w:hint="eastAsia"/>
                <w:color w:val="000000" w:themeColor="text1"/>
                <w:sz w:val="24"/>
              </w:rPr>
            </w:rPrChange>
          </w:rPr>
          <w:delText>服务器端缓存利用服务器提供的</w:delText>
        </w:r>
        <w:r w:rsidR="008229E0" w:rsidRPr="002E4CCF" w:rsidDel="00711605">
          <w:rPr>
            <w:rFonts w:asciiTheme="minorEastAsia" w:hAnsiTheme="minorEastAsia" w:hint="eastAsia"/>
            <w:color w:val="000000" w:themeColor="text1"/>
            <w:sz w:val="24"/>
            <w:szCs w:val="24"/>
            <w:rPrChange w:id="7079" w:author="微软用户" w:date="2017-08-24T15:38:00Z">
              <w:rPr>
                <w:rFonts w:hint="eastAsia"/>
                <w:color w:val="000000" w:themeColor="text1"/>
                <w:sz w:val="24"/>
              </w:rPr>
            </w:rPrChange>
          </w:rPr>
          <w:delText>备份在云端的</w:delText>
        </w:r>
        <w:r w:rsidR="00A17E23" w:rsidRPr="002E4CCF" w:rsidDel="00711605">
          <w:rPr>
            <w:rFonts w:asciiTheme="minorEastAsia" w:hAnsiTheme="minorEastAsia" w:hint="eastAsia"/>
            <w:color w:val="000000" w:themeColor="text1"/>
            <w:sz w:val="24"/>
            <w:szCs w:val="24"/>
            <w:rPrChange w:id="7080" w:author="微软用户" w:date="2017-08-24T15:38:00Z">
              <w:rPr>
                <w:rFonts w:hint="eastAsia"/>
                <w:color w:val="000000" w:themeColor="text1"/>
                <w:sz w:val="24"/>
              </w:rPr>
            </w:rPrChange>
          </w:rPr>
          <w:delText>数据信息，</w:delText>
        </w:r>
        <w:r w:rsidR="008229E0" w:rsidRPr="002E4CCF" w:rsidDel="00711605">
          <w:rPr>
            <w:rFonts w:asciiTheme="minorEastAsia" w:hAnsiTheme="minorEastAsia" w:hint="eastAsia"/>
            <w:color w:val="000000" w:themeColor="text1"/>
            <w:sz w:val="24"/>
            <w:szCs w:val="24"/>
            <w:rPrChange w:id="7081" w:author="微软用户" w:date="2017-08-24T15:38:00Z">
              <w:rPr>
                <w:rFonts w:hint="eastAsia"/>
                <w:color w:val="000000" w:themeColor="text1"/>
                <w:sz w:val="24"/>
              </w:rPr>
            </w:rPrChange>
          </w:rPr>
          <w:delText>实现了服务器端去重的特性，新增了</w:delText>
        </w:r>
        <w:r w:rsidR="003A7750" w:rsidRPr="002E4CCF" w:rsidDel="00711605">
          <w:rPr>
            <w:rFonts w:asciiTheme="minorEastAsia" w:hAnsiTheme="minorEastAsia" w:hint="eastAsia"/>
            <w:color w:val="000000" w:themeColor="text1"/>
            <w:sz w:val="24"/>
            <w:szCs w:val="24"/>
            <w:rPrChange w:id="7082" w:author="微软用户" w:date="2017-08-24T15:38:00Z">
              <w:rPr>
                <w:rFonts w:hint="eastAsia"/>
                <w:color w:val="000000" w:themeColor="text1"/>
                <w:sz w:val="24"/>
              </w:rPr>
            </w:rPrChange>
          </w:rPr>
          <w:delText>针对单一用户的</w:delText>
        </w:r>
        <w:r w:rsidR="008229E0" w:rsidRPr="002E4CCF" w:rsidDel="00711605">
          <w:rPr>
            <w:rFonts w:asciiTheme="minorEastAsia" w:hAnsiTheme="minorEastAsia" w:hint="eastAsia"/>
            <w:color w:val="000000" w:themeColor="text1"/>
            <w:sz w:val="24"/>
            <w:szCs w:val="24"/>
            <w:rPrChange w:id="7083" w:author="微软用户" w:date="2017-08-24T15:38:00Z">
              <w:rPr>
                <w:rFonts w:hint="eastAsia"/>
                <w:color w:val="000000" w:themeColor="text1"/>
                <w:sz w:val="24"/>
              </w:rPr>
            </w:rPrChange>
          </w:rPr>
          <w:delText>数据“秒传”功能</w:delText>
        </w:r>
      </w:del>
      <w:del w:id="7084" w:author="微软用户" w:date="2017-08-24T16:08:00Z">
        <w:r w:rsidR="003A7750" w:rsidRPr="002E4CCF" w:rsidDel="00F54A23">
          <w:rPr>
            <w:rFonts w:asciiTheme="minorEastAsia" w:hAnsiTheme="minorEastAsia" w:hint="eastAsia"/>
            <w:color w:val="000000" w:themeColor="text1"/>
            <w:sz w:val="24"/>
            <w:szCs w:val="24"/>
            <w:rPrChange w:id="7085" w:author="微软用户" w:date="2017-08-24T15:38:00Z">
              <w:rPr>
                <w:rFonts w:hint="eastAsia"/>
                <w:color w:val="000000" w:themeColor="text1"/>
                <w:sz w:val="24"/>
              </w:rPr>
            </w:rPrChange>
          </w:rPr>
          <w:delText>，即用户</w:delText>
        </w:r>
        <w:r w:rsidR="003922BA" w:rsidRPr="002E4CCF" w:rsidDel="00F54A23">
          <w:rPr>
            <w:rFonts w:asciiTheme="minorEastAsia" w:hAnsiTheme="minorEastAsia" w:hint="eastAsia"/>
            <w:color w:val="000000" w:themeColor="text1"/>
            <w:sz w:val="24"/>
            <w:szCs w:val="24"/>
            <w:rPrChange w:id="7086" w:author="微软用户" w:date="2017-08-24T15:38:00Z">
              <w:rPr>
                <w:rFonts w:hint="eastAsia"/>
                <w:color w:val="000000" w:themeColor="text1"/>
                <w:sz w:val="24"/>
              </w:rPr>
            </w:rPrChange>
          </w:rPr>
          <w:delText>重复上传同一文件时，可以调用服务器端提供的复制文件接口，而无需上传该文件</w:delText>
        </w:r>
      </w:del>
      <w:del w:id="7087" w:author="微软用户" w:date="2017-08-24T15:38:00Z">
        <w:r w:rsidR="00A17E23" w:rsidRPr="002E4CCF" w:rsidDel="003638A4">
          <w:rPr>
            <w:rFonts w:asciiTheme="minorEastAsia" w:hAnsiTheme="minorEastAsia" w:hint="eastAsia"/>
            <w:color w:val="000000" w:themeColor="text1"/>
            <w:sz w:val="24"/>
            <w:szCs w:val="24"/>
            <w:rPrChange w:id="7088" w:author="微软用户" w:date="2017-08-24T15:38:00Z">
              <w:rPr>
                <w:rFonts w:hint="eastAsia"/>
                <w:color w:val="000000" w:themeColor="text1"/>
                <w:sz w:val="24"/>
              </w:rPr>
            </w:rPrChange>
          </w:rPr>
          <w:delText>；</w:delText>
        </w:r>
      </w:del>
      <w:r w:rsidR="007A3B57" w:rsidRPr="002E4CCF">
        <w:rPr>
          <w:rFonts w:asciiTheme="minorEastAsia" w:hAnsiTheme="minorEastAsia" w:hint="eastAsia"/>
          <w:color w:val="000000" w:themeColor="text1"/>
          <w:sz w:val="24"/>
          <w:szCs w:val="24"/>
          <w:rPrChange w:id="7089" w:author="微软用户" w:date="2017-08-24T15:38:00Z">
            <w:rPr>
              <w:rFonts w:hint="eastAsia"/>
              <w:color w:val="000000" w:themeColor="text1"/>
              <w:sz w:val="24"/>
            </w:rPr>
          </w:rPrChange>
        </w:rPr>
        <w:t>多应用适配</w:t>
      </w:r>
      <w:ins w:id="7090" w:author="微软用户" w:date="2017-08-24T16:38:00Z">
        <w:r w:rsidR="001334AA">
          <w:rPr>
            <w:rFonts w:asciiTheme="minorEastAsia" w:hAnsiTheme="minorEastAsia" w:hint="eastAsia"/>
            <w:color w:val="000000" w:themeColor="text1"/>
            <w:sz w:val="24"/>
            <w:szCs w:val="24"/>
          </w:rPr>
          <w:t>通过开发两款</w:t>
        </w:r>
      </w:ins>
      <w:ins w:id="7091" w:author="微软用户" w:date="2017-08-24T16:39:00Z">
        <w:r w:rsidR="001334AA">
          <w:rPr>
            <w:rFonts w:asciiTheme="minorEastAsia" w:hAnsiTheme="minorEastAsia" w:hint="eastAsia"/>
            <w:color w:val="000000" w:themeColor="text1"/>
            <w:sz w:val="24"/>
            <w:szCs w:val="24"/>
          </w:rPr>
          <w:t>客户端，并对来自不同客户端请求的适配，</w:t>
        </w:r>
      </w:ins>
      <w:del w:id="7092" w:author="微软用户" w:date="2017-08-24T16:34:00Z">
        <w:r w:rsidR="007A3B57" w:rsidRPr="002E4CCF" w:rsidDel="00B6771A">
          <w:rPr>
            <w:rFonts w:asciiTheme="minorEastAsia" w:hAnsiTheme="minorEastAsia" w:hint="eastAsia"/>
            <w:color w:val="000000" w:themeColor="text1"/>
            <w:sz w:val="24"/>
            <w:szCs w:val="24"/>
            <w:rPrChange w:id="7093" w:author="微软用户" w:date="2017-08-24T15:38:00Z">
              <w:rPr>
                <w:rFonts w:hint="eastAsia"/>
                <w:color w:val="000000" w:themeColor="text1"/>
                <w:sz w:val="24"/>
              </w:rPr>
            </w:rPrChange>
          </w:rPr>
          <w:delText>模块</w:delText>
        </w:r>
      </w:del>
      <w:r w:rsidR="007A3B57" w:rsidRPr="002E4CCF">
        <w:rPr>
          <w:rFonts w:asciiTheme="minorEastAsia" w:hAnsiTheme="minorEastAsia" w:hint="eastAsia"/>
          <w:color w:val="000000" w:themeColor="text1"/>
          <w:sz w:val="24"/>
          <w:szCs w:val="24"/>
          <w:rPrChange w:id="7094" w:author="微软用户" w:date="2017-08-24T15:38:00Z">
            <w:rPr>
              <w:rFonts w:hint="eastAsia"/>
              <w:color w:val="000000" w:themeColor="text1"/>
              <w:sz w:val="24"/>
            </w:rPr>
          </w:rPrChange>
        </w:rPr>
        <w:t>解决了</w:t>
      </w:r>
      <w:r w:rsidR="00E4327E" w:rsidRPr="002E4CCF">
        <w:rPr>
          <w:rFonts w:asciiTheme="minorEastAsia" w:hAnsiTheme="minorEastAsia" w:hint="eastAsia"/>
          <w:color w:val="000000" w:themeColor="text1"/>
          <w:sz w:val="24"/>
          <w:szCs w:val="24"/>
          <w:rPrChange w:id="7095" w:author="微软用户" w:date="2017-08-24T15:38:00Z">
            <w:rPr>
              <w:rFonts w:hint="eastAsia"/>
              <w:color w:val="000000" w:themeColor="text1"/>
              <w:sz w:val="24"/>
            </w:rPr>
          </w:rPrChange>
        </w:rPr>
        <w:t>现有</w:t>
      </w:r>
      <w:r w:rsidR="007A3B57" w:rsidRPr="002E4CCF">
        <w:rPr>
          <w:rFonts w:asciiTheme="minorEastAsia" w:hAnsiTheme="minorEastAsia" w:hint="eastAsia"/>
          <w:color w:val="000000" w:themeColor="text1"/>
          <w:sz w:val="24"/>
          <w:szCs w:val="24"/>
          <w:rPrChange w:id="7096" w:author="微软用户" w:date="2017-08-24T15:38:00Z">
            <w:rPr>
              <w:rFonts w:hint="eastAsia"/>
              <w:color w:val="000000" w:themeColor="text1"/>
              <w:sz w:val="24"/>
            </w:rPr>
          </w:rPrChange>
        </w:rPr>
        <w:t>中间件系统缺乏可扩展性的问题</w:t>
      </w:r>
      <w:ins w:id="7097" w:author="微软用户" w:date="2017-08-24T16:39:00Z">
        <w:r w:rsidR="001334AA">
          <w:rPr>
            <w:rFonts w:asciiTheme="minorEastAsia" w:hAnsiTheme="minorEastAsia" w:hint="eastAsia"/>
            <w:color w:val="000000" w:themeColor="text1"/>
            <w:sz w:val="24"/>
            <w:szCs w:val="24"/>
          </w:rPr>
          <w:t>。</w:t>
        </w:r>
      </w:ins>
      <w:del w:id="7098" w:author="微软用户" w:date="2017-08-24T16:39:00Z">
        <w:r w:rsidR="007A3B57" w:rsidRPr="002E4CCF" w:rsidDel="001334AA">
          <w:rPr>
            <w:rFonts w:asciiTheme="minorEastAsia" w:hAnsiTheme="minorEastAsia" w:hint="eastAsia"/>
            <w:color w:val="000000" w:themeColor="text1"/>
            <w:sz w:val="24"/>
            <w:szCs w:val="24"/>
            <w:rPrChange w:id="7099" w:author="微软用户" w:date="2017-08-24T15:38:00Z">
              <w:rPr>
                <w:rFonts w:hint="eastAsia"/>
                <w:color w:val="000000" w:themeColor="text1"/>
                <w:sz w:val="24"/>
              </w:rPr>
            </w:rPrChange>
          </w:rPr>
          <w:delText>，本系统</w:delText>
        </w:r>
      </w:del>
      <w:del w:id="7100" w:author="微软用户" w:date="2017-08-24T16:35:00Z">
        <w:r w:rsidR="007A3B57" w:rsidRPr="002E4CCF" w:rsidDel="00AF3F1B">
          <w:rPr>
            <w:rFonts w:asciiTheme="minorEastAsia" w:hAnsiTheme="minorEastAsia" w:hint="eastAsia"/>
            <w:color w:val="000000" w:themeColor="text1"/>
            <w:sz w:val="24"/>
            <w:szCs w:val="24"/>
            <w:rPrChange w:id="7101" w:author="微软用户" w:date="2017-08-24T15:38:00Z">
              <w:rPr>
                <w:rFonts w:hint="eastAsia"/>
                <w:color w:val="000000" w:themeColor="text1"/>
                <w:sz w:val="24"/>
              </w:rPr>
            </w:rPrChange>
          </w:rPr>
          <w:delText>同时</w:delText>
        </w:r>
      </w:del>
      <w:del w:id="7102" w:author="微软用户" w:date="2017-08-24T16:39:00Z">
        <w:r w:rsidR="007A3B57" w:rsidRPr="002E4CCF" w:rsidDel="001334AA">
          <w:rPr>
            <w:rFonts w:asciiTheme="minorEastAsia" w:hAnsiTheme="minorEastAsia" w:hint="eastAsia"/>
            <w:color w:val="000000" w:themeColor="text1"/>
            <w:sz w:val="24"/>
            <w:szCs w:val="24"/>
            <w:rPrChange w:id="7103" w:author="微软用户" w:date="2017-08-24T15:38:00Z">
              <w:rPr>
                <w:rFonts w:hint="eastAsia"/>
                <w:color w:val="000000" w:themeColor="text1"/>
                <w:sz w:val="24"/>
              </w:rPr>
            </w:rPrChange>
          </w:rPr>
          <w:delText>研发了两款客户端，</w:delText>
        </w:r>
        <w:r w:rsidR="007A3B57" w:rsidRPr="002E4CCF" w:rsidDel="001334AA">
          <w:rPr>
            <w:rFonts w:asciiTheme="minorEastAsia" w:hAnsiTheme="minorEastAsia"/>
            <w:color w:val="000000" w:themeColor="text1"/>
            <w:sz w:val="24"/>
            <w:szCs w:val="24"/>
            <w:rPrChange w:id="7104" w:author="微软用户" w:date="2017-08-24T15:38:00Z">
              <w:rPr>
                <w:color w:val="000000" w:themeColor="text1"/>
                <w:sz w:val="24"/>
              </w:rPr>
            </w:rPrChange>
          </w:rPr>
          <w:delText>Java SDK</w:delText>
        </w:r>
        <w:r w:rsidR="007A3B57" w:rsidRPr="002E4CCF" w:rsidDel="001334AA">
          <w:rPr>
            <w:rFonts w:asciiTheme="minorEastAsia" w:hAnsiTheme="minorEastAsia" w:hint="eastAsia"/>
            <w:color w:val="000000" w:themeColor="text1"/>
            <w:sz w:val="24"/>
            <w:szCs w:val="24"/>
            <w:rPrChange w:id="7105" w:author="微软用户" w:date="2017-08-24T15:38:00Z">
              <w:rPr>
                <w:rFonts w:hint="eastAsia"/>
                <w:color w:val="000000" w:themeColor="text1"/>
                <w:sz w:val="24"/>
              </w:rPr>
            </w:rPrChange>
          </w:rPr>
          <w:delText>和</w:delText>
        </w:r>
        <w:r w:rsidR="007A3B57" w:rsidRPr="002E4CCF" w:rsidDel="001334AA">
          <w:rPr>
            <w:rFonts w:asciiTheme="minorEastAsia" w:hAnsiTheme="minorEastAsia"/>
            <w:color w:val="000000" w:themeColor="text1"/>
            <w:sz w:val="24"/>
            <w:szCs w:val="24"/>
            <w:rPrChange w:id="7106" w:author="微软用户" w:date="2017-08-24T15:38:00Z">
              <w:rPr>
                <w:color w:val="000000" w:themeColor="text1"/>
                <w:sz w:val="24"/>
              </w:rPr>
            </w:rPrChange>
          </w:rPr>
          <w:delText>Firefox</w:delText>
        </w:r>
        <w:r w:rsidR="007A3B57" w:rsidRPr="002E4CCF" w:rsidDel="001334AA">
          <w:rPr>
            <w:rFonts w:asciiTheme="minorEastAsia" w:hAnsiTheme="minorEastAsia" w:hint="eastAsia"/>
            <w:color w:val="000000" w:themeColor="text1"/>
            <w:sz w:val="24"/>
            <w:szCs w:val="24"/>
            <w:rPrChange w:id="7107" w:author="微软用户" w:date="2017-08-24T15:38:00Z">
              <w:rPr>
                <w:rFonts w:hint="eastAsia"/>
                <w:color w:val="000000" w:themeColor="text1"/>
                <w:sz w:val="24"/>
              </w:rPr>
            </w:rPrChange>
          </w:rPr>
          <w:delText>扩展，</w:delText>
        </w:r>
        <w:r w:rsidR="00503C1F" w:rsidRPr="002E4CCF" w:rsidDel="001334AA">
          <w:rPr>
            <w:rFonts w:asciiTheme="minorEastAsia" w:hAnsiTheme="minorEastAsia" w:hint="eastAsia"/>
            <w:color w:val="000000" w:themeColor="text1"/>
            <w:sz w:val="24"/>
            <w:szCs w:val="24"/>
            <w:rPrChange w:id="7108" w:author="微软用户" w:date="2017-08-24T15:38:00Z">
              <w:rPr>
                <w:rFonts w:hint="eastAsia"/>
                <w:color w:val="000000" w:themeColor="text1"/>
                <w:sz w:val="24"/>
              </w:rPr>
            </w:rPrChange>
          </w:rPr>
          <w:delText>能够</w:delText>
        </w:r>
        <w:r w:rsidR="006E09BC" w:rsidRPr="002E4CCF" w:rsidDel="001334AA">
          <w:rPr>
            <w:rFonts w:asciiTheme="minorEastAsia" w:hAnsiTheme="minorEastAsia" w:hint="eastAsia"/>
            <w:color w:val="000000" w:themeColor="text1"/>
            <w:sz w:val="24"/>
            <w:szCs w:val="24"/>
            <w:rPrChange w:id="7109" w:author="微软用户" w:date="2017-08-24T15:38:00Z">
              <w:rPr>
                <w:rFonts w:hint="eastAsia"/>
                <w:color w:val="000000" w:themeColor="text1"/>
                <w:sz w:val="24"/>
              </w:rPr>
            </w:rPrChange>
          </w:rPr>
          <w:delText>支持更多客户端类型</w:delText>
        </w:r>
        <w:r w:rsidR="007A3B57" w:rsidRPr="002E4CCF" w:rsidDel="001334AA">
          <w:rPr>
            <w:rFonts w:asciiTheme="minorEastAsia" w:hAnsiTheme="minorEastAsia" w:hint="eastAsia"/>
            <w:color w:val="000000" w:themeColor="text1"/>
            <w:sz w:val="24"/>
            <w:szCs w:val="24"/>
            <w:rPrChange w:id="7110" w:author="微软用户" w:date="2017-08-24T15:38:00Z">
              <w:rPr>
                <w:rFonts w:hint="eastAsia"/>
                <w:color w:val="000000" w:themeColor="text1"/>
                <w:sz w:val="24"/>
              </w:rPr>
            </w:rPrChange>
          </w:rPr>
          <w:delText>。</w:delText>
        </w:r>
      </w:del>
      <w:ins w:id="7111" w:author="微软用户" w:date="2017-08-24T16:35:00Z">
        <w:r w:rsidR="00175F67">
          <w:rPr>
            <w:rFonts w:asciiTheme="minorEastAsia" w:hAnsiTheme="minorEastAsia" w:hint="eastAsia"/>
            <w:color w:val="000000" w:themeColor="text1"/>
            <w:sz w:val="24"/>
            <w:szCs w:val="24"/>
          </w:rPr>
          <w:t>Java</w:t>
        </w:r>
      </w:ins>
      <w:ins w:id="7112" w:author="微软用户" w:date="2017-08-24T16:36:00Z">
        <w:r w:rsidR="00C9133B">
          <w:rPr>
            <w:rFonts w:asciiTheme="minorEastAsia" w:hAnsiTheme="minorEastAsia"/>
            <w:color w:val="000000" w:themeColor="text1"/>
            <w:sz w:val="24"/>
            <w:szCs w:val="24"/>
          </w:rPr>
          <w:t xml:space="preserve"> </w:t>
        </w:r>
      </w:ins>
      <w:ins w:id="7113" w:author="微软用户" w:date="2017-08-24T16:35:00Z">
        <w:r w:rsidR="00175F67">
          <w:rPr>
            <w:rFonts w:asciiTheme="minorEastAsia" w:hAnsiTheme="minorEastAsia" w:hint="eastAsia"/>
            <w:color w:val="000000" w:themeColor="text1"/>
            <w:sz w:val="24"/>
            <w:szCs w:val="24"/>
          </w:rPr>
          <w:t>SDK可用于Java相关的应用开发，如Web、Android等。</w:t>
        </w:r>
      </w:ins>
      <w:ins w:id="7114" w:author="微软用户" w:date="2017-08-24T16:09:00Z">
        <w:r w:rsidR="00CD74AC">
          <w:rPr>
            <w:rFonts w:asciiTheme="minorEastAsia" w:hAnsiTheme="minorEastAsia" w:hint="eastAsia"/>
            <w:color w:val="000000" w:themeColor="text1"/>
            <w:sz w:val="24"/>
            <w:szCs w:val="24"/>
          </w:rPr>
          <w:t>Firefox扩展应用</w:t>
        </w:r>
      </w:ins>
      <w:ins w:id="7115" w:author="微软用户" w:date="2017-08-24T16:36:00Z">
        <w:r w:rsidR="00C9133B">
          <w:rPr>
            <w:rFonts w:asciiTheme="minorEastAsia" w:hAnsiTheme="minorEastAsia" w:hint="eastAsia"/>
            <w:color w:val="000000" w:themeColor="text1"/>
            <w:sz w:val="24"/>
            <w:szCs w:val="24"/>
          </w:rPr>
          <w:t>是</w:t>
        </w:r>
      </w:ins>
      <w:ins w:id="7116" w:author="微软用户" w:date="2017-08-24T16:09:00Z">
        <w:r w:rsidR="00CD74AC">
          <w:rPr>
            <w:rFonts w:asciiTheme="minorEastAsia" w:hAnsiTheme="minorEastAsia" w:hint="eastAsia"/>
            <w:color w:val="000000" w:themeColor="text1"/>
            <w:sz w:val="24"/>
            <w:szCs w:val="24"/>
          </w:rPr>
          <w:t>其他同类产品不具有的客户端类型，支持用户在浏览网页时，实时地将各种资源上传到云备份服务器。</w:t>
        </w:r>
      </w:ins>
    </w:p>
    <w:p w14:paraId="31ED00AF" w14:textId="6593CCA6" w:rsidR="003744D7" w:rsidRPr="003744D7" w:rsidRDefault="003744D7" w:rsidP="003744D7">
      <w:pPr>
        <w:tabs>
          <w:tab w:val="left" w:pos="495"/>
        </w:tabs>
        <w:spacing w:line="400" w:lineRule="exact"/>
        <w:rPr>
          <w:rFonts w:asciiTheme="minorEastAsia" w:hAnsiTheme="minorEastAsia" w:cs="Times New Roman"/>
          <w:color w:val="000000" w:themeColor="text1"/>
          <w:spacing w:val="10"/>
          <w:sz w:val="24"/>
          <w:szCs w:val="24"/>
          <w:rPrChange w:id="7117" w:author="微软用户" w:date="2017-08-24T15:39:00Z">
            <w:rPr>
              <w:color w:val="000000" w:themeColor="text1"/>
            </w:rPr>
          </w:rPrChange>
        </w:rPr>
        <w:pPrChange w:id="7118" w:author="微软用户" w:date="2017-08-24T15:39:00Z">
          <w:pPr>
            <w:spacing w:line="400" w:lineRule="exact"/>
          </w:pPr>
        </w:pPrChange>
      </w:pPr>
      <w:ins w:id="7119" w:author="微软用户" w:date="2017-08-24T15:39:00Z">
        <w:r>
          <w:rPr>
            <w:rFonts w:asciiTheme="minorEastAsia" w:hAnsiTheme="minorEastAsia" w:cs="Times New Roman"/>
            <w:color w:val="000000" w:themeColor="text1"/>
            <w:spacing w:val="10"/>
            <w:sz w:val="24"/>
            <w:szCs w:val="24"/>
          </w:rPr>
          <w:tab/>
        </w:r>
        <w:r w:rsidRPr="003744D7">
          <w:rPr>
            <w:rFonts w:asciiTheme="minorEastAsia" w:hAnsiTheme="minorEastAsia" w:cs="Times New Roman" w:hint="eastAsia"/>
            <w:color w:val="000000" w:themeColor="text1"/>
            <w:spacing w:val="10"/>
            <w:sz w:val="24"/>
            <w:szCs w:val="24"/>
            <w:rPrChange w:id="7120" w:author="微软用户" w:date="2017-08-24T15:39:00Z">
              <w:rPr>
                <w:rFonts w:hint="eastAsia"/>
              </w:rPr>
            </w:rPrChange>
          </w:rPr>
          <w:t>优化后的中间件系统具有更好的安全性</w:t>
        </w:r>
      </w:ins>
      <w:ins w:id="7121" w:author="微软用户" w:date="2017-08-24T16:43:00Z">
        <w:r w:rsidR="00964714">
          <w:rPr>
            <w:rFonts w:asciiTheme="minorEastAsia" w:hAnsiTheme="minorEastAsia" w:cs="Times New Roman" w:hint="eastAsia"/>
            <w:color w:val="000000" w:themeColor="text1"/>
            <w:spacing w:val="10"/>
            <w:sz w:val="24"/>
            <w:szCs w:val="24"/>
          </w:rPr>
          <w:t>，能确保用户的数据在传输过程中</w:t>
        </w:r>
      </w:ins>
      <w:ins w:id="7122" w:author="微软用户" w:date="2017-08-24T16:44:00Z">
        <w:r w:rsidR="00964714">
          <w:rPr>
            <w:rFonts w:asciiTheme="minorEastAsia" w:hAnsiTheme="minorEastAsia" w:cs="Times New Roman" w:hint="eastAsia"/>
            <w:color w:val="000000" w:themeColor="text1"/>
            <w:spacing w:val="10"/>
            <w:sz w:val="24"/>
            <w:szCs w:val="24"/>
          </w:rPr>
          <w:t>、缓存在中间件时以及存储在服务器不会被窃取和泄露</w:t>
        </w:r>
      </w:ins>
      <w:ins w:id="7123" w:author="微软用户" w:date="2017-08-24T16:45:00Z">
        <w:r w:rsidR="00ED0FE7">
          <w:rPr>
            <w:rFonts w:asciiTheme="minorEastAsia" w:hAnsiTheme="minorEastAsia" w:cs="Times New Roman" w:hint="eastAsia"/>
            <w:color w:val="000000" w:themeColor="text1"/>
            <w:spacing w:val="10"/>
            <w:sz w:val="24"/>
            <w:szCs w:val="24"/>
          </w:rPr>
          <w:t>，</w:t>
        </w:r>
      </w:ins>
      <w:ins w:id="7124" w:author="微软用户" w:date="2017-08-24T15:39:00Z">
        <w:r w:rsidRPr="003744D7">
          <w:rPr>
            <w:rFonts w:asciiTheme="minorEastAsia" w:hAnsiTheme="minorEastAsia" w:cs="Times New Roman" w:hint="eastAsia"/>
            <w:color w:val="000000" w:themeColor="text1"/>
            <w:spacing w:val="10"/>
            <w:sz w:val="24"/>
            <w:szCs w:val="24"/>
            <w:rPrChange w:id="7125" w:author="微软用户" w:date="2017-08-24T15:39:00Z">
              <w:rPr>
                <w:rFonts w:hint="eastAsia"/>
              </w:rPr>
            </w:rPrChange>
          </w:rPr>
          <w:t>通过对源码的</w:t>
        </w:r>
      </w:ins>
      <w:ins w:id="7126" w:author="微软用户" w:date="2017-08-24T16:45:00Z">
        <w:r w:rsidR="0029581D">
          <w:rPr>
            <w:rFonts w:asciiTheme="minorEastAsia" w:hAnsiTheme="minorEastAsia" w:cs="Times New Roman" w:hint="eastAsia"/>
            <w:color w:val="000000" w:themeColor="text1"/>
            <w:spacing w:val="10"/>
            <w:sz w:val="24"/>
            <w:szCs w:val="24"/>
          </w:rPr>
          <w:t>优化和</w:t>
        </w:r>
      </w:ins>
      <w:ins w:id="7127" w:author="微软用户" w:date="2017-08-24T15:39:00Z">
        <w:r w:rsidR="00D865E9">
          <w:rPr>
            <w:rFonts w:asciiTheme="minorEastAsia" w:hAnsiTheme="minorEastAsia" w:cs="Times New Roman" w:hint="eastAsia"/>
            <w:color w:val="000000" w:themeColor="text1"/>
            <w:spacing w:val="10"/>
            <w:sz w:val="24"/>
            <w:szCs w:val="24"/>
            <w:rPrChange w:id="7128" w:author="微软用户" w:date="2017-08-24T15:39:00Z">
              <w:rPr>
                <w:rFonts w:asciiTheme="minorEastAsia" w:hAnsiTheme="minorEastAsia" w:cs="Times New Roman" w:hint="eastAsia"/>
                <w:color w:val="000000" w:themeColor="text1"/>
                <w:spacing w:val="10"/>
                <w:sz w:val="24"/>
                <w:szCs w:val="24"/>
              </w:rPr>
            </w:rPrChange>
          </w:rPr>
          <w:t>重构，减少了代码自身的漏洞</w:t>
        </w:r>
      </w:ins>
      <w:ins w:id="7129" w:author="微软用户" w:date="2017-08-24T16:45:00Z">
        <w:r w:rsidR="00D865E9">
          <w:rPr>
            <w:rFonts w:asciiTheme="minorEastAsia" w:hAnsiTheme="minorEastAsia" w:cs="Times New Roman" w:hint="eastAsia"/>
            <w:color w:val="000000" w:themeColor="text1"/>
            <w:spacing w:val="10"/>
            <w:sz w:val="24"/>
            <w:szCs w:val="24"/>
          </w:rPr>
          <w:t>；</w:t>
        </w:r>
        <w:r w:rsidR="000B0A18">
          <w:rPr>
            <w:rFonts w:asciiTheme="minorEastAsia" w:hAnsiTheme="minorEastAsia" w:cs="Times New Roman" w:hint="eastAsia"/>
            <w:color w:val="000000" w:themeColor="text1"/>
            <w:spacing w:val="10"/>
            <w:sz w:val="24"/>
            <w:szCs w:val="24"/>
          </w:rPr>
          <w:t>同时，优化后的中间件系统具备更好的稳定性，</w:t>
        </w:r>
      </w:ins>
      <w:ins w:id="7130" w:author="微软用户" w:date="2017-08-24T15:39:00Z">
        <w:r w:rsidRPr="003744D7">
          <w:rPr>
            <w:rFonts w:asciiTheme="minorEastAsia" w:hAnsiTheme="minorEastAsia" w:cs="Times New Roman" w:hint="eastAsia"/>
            <w:color w:val="000000" w:themeColor="text1"/>
            <w:spacing w:val="10"/>
            <w:sz w:val="24"/>
            <w:szCs w:val="24"/>
            <w:rPrChange w:id="7131" w:author="微软用户" w:date="2017-08-24T15:39:00Z">
              <w:rPr>
                <w:rFonts w:hint="eastAsia"/>
              </w:rPr>
            </w:rPrChange>
          </w:rPr>
          <w:t>且能够在不稳定的网络环境下保证数据的传输效率。此外，</w:t>
        </w:r>
      </w:ins>
      <w:ins w:id="7132" w:author="微软用户" w:date="2017-08-24T16:47:00Z">
        <w:r w:rsidR="00E30B01">
          <w:rPr>
            <w:rFonts w:asciiTheme="minorEastAsia" w:hAnsiTheme="minorEastAsia" w:cs="Times New Roman" w:hint="eastAsia"/>
            <w:color w:val="000000" w:themeColor="text1"/>
            <w:spacing w:val="10"/>
            <w:sz w:val="24"/>
            <w:szCs w:val="24"/>
          </w:rPr>
          <w:t>通过对请求进行适配，结合两款新开发的客户端，使中间件系统具备一定的可扩展性</w:t>
        </w:r>
      </w:ins>
      <w:ins w:id="7133" w:author="微软用户" w:date="2017-08-24T16:48:00Z">
        <w:r w:rsidR="00812579">
          <w:rPr>
            <w:rFonts w:asciiTheme="minorEastAsia" w:hAnsiTheme="minorEastAsia" w:cs="Times New Roman" w:hint="eastAsia"/>
            <w:color w:val="000000" w:themeColor="text1"/>
            <w:spacing w:val="10"/>
            <w:sz w:val="24"/>
            <w:szCs w:val="24"/>
          </w:rPr>
          <w:t>，支持更多的客户端</w:t>
        </w:r>
      </w:ins>
      <w:ins w:id="7134" w:author="微软用户" w:date="2017-08-24T16:49:00Z">
        <w:r w:rsidR="00812579">
          <w:rPr>
            <w:rFonts w:asciiTheme="minorEastAsia" w:hAnsiTheme="minorEastAsia" w:cs="Times New Roman" w:hint="eastAsia"/>
            <w:color w:val="000000" w:themeColor="text1"/>
            <w:spacing w:val="10"/>
            <w:sz w:val="24"/>
            <w:szCs w:val="24"/>
          </w:rPr>
          <w:t>类型</w:t>
        </w:r>
      </w:ins>
      <w:ins w:id="7135" w:author="微软用户" w:date="2017-08-24T15:39:00Z">
        <w:r w:rsidRPr="003744D7">
          <w:rPr>
            <w:rFonts w:asciiTheme="minorEastAsia" w:hAnsiTheme="minorEastAsia" w:cs="Times New Roman" w:hint="eastAsia"/>
            <w:color w:val="000000" w:themeColor="text1"/>
            <w:spacing w:val="10"/>
            <w:sz w:val="24"/>
            <w:szCs w:val="24"/>
            <w:rPrChange w:id="7136" w:author="微软用户" w:date="2017-08-24T15:39:00Z">
              <w:rPr>
                <w:rFonts w:hint="eastAsia"/>
              </w:rPr>
            </w:rPrChange>
          </w:rPr>
          <w:t>。</w:t>
        </w:r>
      </w:ins>
    </w:p>
    <w:p w14:paraId="11AAFEC2" w14:textId="77777777" w:rsidR="009D35A2" w:rsidRDefault="00D14E61">
      <w:pPr>
        <w:pStyle w:val="21"/>
        <w:spacing w:line="240" w:lineRule="auto"/>
        <w:pPrChange w:id="7137" w:author="微软用户" w:date="2017-08-18T22:56:00Z">
          <w:pPr>
            <w:pStyle w:val="21"/>
          </w:pPr>
        </w:pPrChange>
      </w:pPr>
      <w:bookmarkStart w:id="7138" w:name="_Toc491352047"/>
      <w:r>
        <w:t>7</w:t>
      </w:r>
      <w:r w:rsidR="0032102F" w:rsidRPr="00B87EE1">
        <w:t xml:space="preserve">.2 </w:t>
      </w:r>
      <w:r w:rsidR="0032102F" w:rsidRPr="00B87EE1">
        <w:t>展望</w:t>
      </w:r>
      <w:bookmarkEnd w:id="7138"/>
    </w:p>
    <w:p w14:paraId="67FC1E15" w14:textId="5E7D131E" w:rsidR="00F73411" w:rsidRPr="00653D38" w:rsidRDefault="009D35A2" w:rsidP="009D35A2">
      <w:pPr>
        <w:spacing w:line="400" w:lineRule="exact"/>
        <w:rPr>
          <w:rFonts w:asciiTheme="minorEastAsia" w:hAnsiTheme="minorEastAsia"/>
          <w:color w:val="000000" w:themeColor="text1"/>
          <w:sz w:val="24"/>
          <w:rPrChange w:id="7139" w:author="JY0225" w:date="2017-08-24T12:11:00Z">
            <w:rPr>
              <w:color w:val="000000" w:themeColor="text1"/>
              <w:sz w:val="24"/>
            </w:rPr>
          </w:rPrChange>
        </w:rPr>
      </w:pPr>
      <w:r>
        <w:tab/>
      </w:r>
      <w:r w:rsidRPr="00653D38">
        <w:rPr>
          <w:rFonts w:asciiTheme="minorEastAsia" w:hAnsiTheme="minorEastAsia" w:hint="eastAsia"/>
          <w:color w:val="000000" w:themeColor="text1"/>
          <w:sz w:val="24"/>
          <w:rPrChange w:id="7140" w:author="JY0225" w:date="2017-08-24T12:11:00Z">
            <w:rPr>
              <w:rFonts w:hint="eastAsia"/>
              <w:color w:val="000000" w:themeColor="text1"/>
              <w:sz w:val="24"/>
            </w:rPr>
          </w:rPrChange>
        </w:rPr>
        <w:t>本文针对</w:t>
      </w:r>
      <w:ins w:id="7141" w:author="微软用户" w:date="2017-08-24T16:49:00Z">
        <w:r w:rsidR="00A510F1">
          <w:rPr>
            <w:rFonts w:asciiTheme="minorEastAsia" w:hAnsiTheme="minorEastAsia" w:hint="eastAsia"/>
            <w:color w:val="000000" w:themeColor="text1"/>
            <w:sz w:val="24"/>
          </w:rPr>
          <w:t>现有的</w:t>
        </w:r>
      </w:ins>
      <w:r w:rsidRPr="00653D38">
        <w:rPr>
          <w:rFonts w:asciiTheme="minorEastAsia" w:hAnsiTheme="minorEastAsia" w:hint="eastAsia"/>
          <w:color w:val="000000" w:themeColor="text1"/>
          <w:sz w:val="24"/>
          <w:rPrChange w:id="7142" w:author="JY0225" w:date="2017-08-24T12:11: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7143" w:author="JY0225" w:date="2017-08-24T12:11:00Z">
            <w:rPr>
              <w:rFonts w:hint="eastAsia"/>
              <w:color w:val="000000" w:themeColor="text1"/>
              <w:sz w:val="24"/>
            </w:rPr>
          </w:rPrChange>
        </w:rPr>
        <w:t>备份</w:t>
      </w:r>
      <w:r w:rsidRPr="00653D38">
        <w:rPr>
          <w:rFonts w:asciiTheme="minorEastAsia" w:hAnsiTheme="minorEastAsia" w:hint="eastAsia"/>
          <w:color w:val="000000" w:themeColor="text1"/>
          <w:sz w:val="24"/>
          <w:rPrChange w:id="7144" w:author="JY0225" w:date="2017-08-24T12:11:00Z">
            <w:rPr>
              <w:rFonts w:hint="eastAsia"/>
              <w:color w:val="000000" w:themeColor="text1"/>
              <w:sz w:val="24"/>
            </w:rPr>
          </w:rPrChange>
        </w:rPr>
        <w:t>中间件</w:t>
      </w:r>
      <w:ins w:id="7145" w:author="微软用户" w:date="2017-08-24T16:49:00Z">
        <w:r w:rsidR="00C12AC5">
          <w:rPr>
            <w:rFonts w:asciiTheme="minorEastAsia" w:hAnsiTheme="minorEastAsia" w:hint="eastAsia"/>
            <w:color w:val="000000" w:themeColor="text1"/>
            <w:sz w:val="24"/>
          </w:rPr>
          <w:t>系统</w:t>
        </w:r>
      </w:ins>
      <w:r w:rsidRPr="00653D38">
        <w:rPr>
          <w:rFonts w:asciiTheme="minorEastAsia" w:hAnsiTheme="minorEastAsia" w:hint="eastAsia"/>
          <w:color w:val="000000" w:themeColor="text1"/>
          <w:sz w:val="24"/>
          <w:rPrChange w:id="7146" w:author="JY0225" w:date="2017-08-24T12:11:00Z">
            <w:rPr>
              <w:rFonts w:hint="eastAsia"/>
              <w:color w:val="000000" w:themeColor="text1"/>
              <w:sz w:val="24"/>
            </w:rPr>
          </w:rPrChange>
        </w:rPr>
        <w:t>关键技术</w:t>
      </w:r>
      <w:del w:id="7147" w:author="微软用户" w:date="2017-08-24T16:49:00Z">
        <w:r w:rsidRPr="00653D38" w:rsidDel="00500E93">
          <w:rPr>
            <w:rFonts w:asciiTheme="minorEastAsia" w:hAnsiTheme="minorEastAsia" w:hint="eastAsia"/>
            <w:color w:val="000000" w:themeColor="text1"/>
            <w:sz w:val="24"/>
            <w:rPrChange w:id="7148" w:author="JY0225" w:date="2017-08-24T12:11:00Z">
              <w:rPr>
                <w:rFonts w:hint="eastAsia"/>
                <w:color w:val="000000" w:themeColor="text1"/>
                <w:sz w:val="24"/>
              </w:rPr>
            </w:rPrChange>
          </w:rPr>
          <w:delText>做</w:delText>
        </w:r>
      </w:del>
      <w:del w:id="7149" w:author="微软用户" w:date="2017-08-24T16:50:00Z">
        <w:r w:rsidRPr="00653D38" w:rsidDel="009A65FB">
          <w:rPr>
            <w:rFonts w:asciiTheme="minorEastAsia" w:hAnsiTheme="minorEastAsia" w:hint="eastAsia"/>
            <w:color w:val="000000" w:themeColor="text1"/>
            <w:sz w:val="24"/>
            <w:rPrChange w:id="7150" w:author="JY0225" w:date="2017-08-24T12:11:00Z">
              <w:rPr>
                <w:rFonts w:hint="eastAsia"/>
                <w:color w:val="000000" w:themeColor="text1"/>
                <w:sz w:val="24"/>
              </w:rPr>
            </w:rPrChange>
          </w:rPr>
          <w:delText>出</w:delText>
        </w:r>
      </w:del>
      <w:r w:rsidRPr="00653D38">
        <w:rPr>
          <w:rFonts w:asciiTheme="minorEastAsia" w:hAnsiTheme="minorEastAsia" w:hint="eastAsia"/>
          <w:color w:val="000000" w:themeColor="text1"/>
          <w:sz w:val="24"/>
          <w:rPrChange w:id="7151" w:author="JY0225" w:date="2017-08-24T12:11:00Z">
            <w:rPr>
              <w:rFonts w:hint="eastAsia"/>
              <w:color w:val="000000" w:themeColor="text1"/>
              <w:sz w:val="24"/>
            </w:rPr>
          </w:rPrChange>
        </w:rPr>
        <w:t>的优化，</w:t>
      </w:r>
      <w:ins w:id="7152" w:author="微软用户" w:date="2017-08-24T16:50:00Z">
        <w:r w:rsidR="00834A28">
          <w:rPr>
            <w:rFonts w:asciiTheme="minorEastAsia" w:hAnsiTheme="minorEastAsia"/>
            <w:color w:val="000000" w:themeColor="text1"/>
            <w:sz w:val="24"/>
          </w:rPr>
          <w:t>总体</w:t>
        </w:r>
      </w:ins>
      <w:del w:id="7153" w:author="微软用户" w:date="2017-08-24T16:50:00Z">
        <w:r w:rsidR="00333A0C" w:rsidRPr="00653D38" w:rsidDel="00834A28">
          <w:rPr>
            <w:rFonts w:asciiTheme="minorEastAsia" w:hAnsiTheme="minorEastAsia" w:hint="eastAsia"/>
            <w:color w:val="000000" w:themeColor="text1"/>
            <w:sz w:val="24"/>
            <w:rPrChange w:id="7154" w:author="JY0225" w:date="2017-08-24T12:11:00Z">
              <w:rPr>
                <w:rFonts w:hint="eastAsia"/>
                <w:color w:val="000000" w:themeColor="text1"/>
                <w:sz w:val="24"/>
              </w:rPr>
            </w:rPrChange>
          </w:rPr>
          <w:delText>大体</w:delText>
        </w:r>
      </w:del>
      <w:r w:rsidRPr="00653D38">
        <w:rPr>
          <w:rFonts w:asciiTheme="minorEastAsia" w:hAnsiTheme="minorEastAsia" w:hint="eastAsia"/>
          <w:color w:val="000000" w:themeColor="text1"/>
          <w:sz w:val="24"/>
          <w:rPrChange w:id="7155" w:author="JY0225" w:date="2017-08-24T12:11:00Z">
            <w:rPr>
              <w:rFonts w:hint="eastAsia"/>
              <w:color w:val="000000" w:themeColor="text1"/>
              <w:sz w:val="24"/>
            </w:rPr>
          </w:rPrChange>
        </w:rPr>
        <w:t>符合了当前云</w:t>
      </w:r>
      <w:r w:rsidR="00476838" w:rsidRPr="00653D38">
        <w:rPr>
          <w:rFonts w:asciiTheme="minorEastAsia" w:hAnsiTheme="minorEastAsia" w:hint="eastAsia"/>
          <w:color w:val="000000" w:themeColor="text1"/>
          <w:sz w:val="24"/>
          <w:rPrChange w:id="7156" w:author="JY0225" w:date="2017-08-24T12:11:00Z">
            <w:rPr>
              <w:rFonts w:hint="eastAsia"/>
              <w:color w:val="000000" w:themeColor="text1"/>
              <w:sz w:val="24"/>
            </w:rPr>
          </w:rPrChange>
        </w:rPr>
        <w:t>备份</w:t>
      </w:r>
      <w:r w:rsidRPr="00653D38">
        <w:rPr>
          <w:rFonts w:asciiTheme="minorEastAsia" w:hAnsiTheme="minorEastAsia" w:hint="eastAsia"/>
          <w:color w:val="000000" w:themeColor="text1"/>
          <w:sz w:val="24"/>
          <w:rPrChange w:id="7157" w:author="JY0225" w:date="2017-08-24T12:11:00Z">
            <w:rPr>
              <w:rFonts w:hint="eastAsia"/>
              <w:color w:val="000000" w:themeColor="text1"/>
              <w:sz w:val="24"/>
            </w:rPr>
          </w:rPrChange>
        </w:rPr>
        <w:t>行业发展的趋势，与同类成熟的云</w:t>
      </w:r>
      <w:r w:rsidR="00476838" w:rsidRPr="00653D38">
        <w:rPr>
          <w:rFonts w:asciiTheme="minorEastAsia" w:hAnsiTheme="minorEastAsia" w:hint="eastAsia"/>
          <w:color w:val="000000" w:themeColor="text1"/>
          <w:sz w:val="24"/>
          <w:rPrChange w:id="7158" w:author="JY0225" w:date="2017-08-24T12:11:00Z">
            <w:rPr>
              <w:rFonts w:hint="eastAsia"/>
              <w:color w:val="000000" w:themeColor="text1"/>
              <w:sz w:val="24"/>
            </w:rPr>
          </w:rPrChange>
        </w:rPr>
        <w:t>备份</w:t>
      </w:r>
      <w:r w:rsidRPr="00653D38">
        <w:rPr>
          <w:rFonts w:asciiTheme="minorEastAsia" w:hAnsiTheme="minorEastAsia" w:hint="eastAsia"/>
          <w:color w:val="000000" w:themeColor="text1"/>
          <w:sz w:val="24"/>
          <w:rPrChange w:id="7159" w:author="JY0225" w:date="2017-08-24T12:11:00Z">
            <w:rPr>
              <w:rFonts w:hint="eastAsia"/>
              <w:color w:val="000000" w:themeColor="text1"/>
              <w:sz w:val="24"/>
            </w:rPr>
          </w:rPrChange>
        </w:rPr>
        <w:t>产品在功能上</w:t>
      </w:r>
      <w:r w:rsidR="00E6765D" w:rsidRPr="00653D38">
        <w:rPr>
          <w:rFonts w:asciiTheme="minorEastAsia" w:hAnsiTheme="minorEastAsia" w:hint="eastAsia"/>
          <w:color w:val="000000" w:themeColor="text1"/>
          <w:sz w:val="24"/>
          <w:rPrChange w:id="7160" w:author="JY0225" w:date="2017-08-24T12:11:00Z">
            <w:rPr>
              <w:rFonts w:hint="eastAsia"/>
              <w:color w:val="000000" w:themeColor="text1"/>
              <w:sz w:val="24"/>
            </w:rPr>
          </w:rPrChange>
        </w:rPr>
        <w:t>基本</w:t>
      </w:r>
      <w:r w:rsidRPr="00653D38">
        <w:rPr>
          <w:rFonts w:asciiTheme="minorEastAsia" w:hAnsiTheme="minorEastAsia" w:hint="eastAsia"/>
          <w:color w:val="000000" w:themeColor="text1"/>
          <w:sz w:val="24"/>
          <w:rPrChange w:id="7161" w:author="JY0225" w:date="2017-08-24T12:11:00Z">
            <w:rPr>
              <w:rFonts w:hint="eastAsia"/>
              <w:color w:val="000000" w:themeColor="text1"/>
              <w:sz w:val="24"/>
            </w:rPr>
          </w:rPrChange>
        </w:rPr>
        <w:t>保持了一致性。</w:t>
      </w:r>
      <w:r w:rsidR="00333A0C" w:rsidRPr="00653D38">
        <w:rPr>
          <w:rFonts w:asciiTheme="minorEastAsia" w:hAnsiTheme="minorEastAsia" w:hint="eastAsia"/>
          <w:color w:val="000000" w:themeColor="text1"/>
          <w:sz w:val="24"/>
          <w:rPrChange w:id="7162" w:author="JY0225" w:date="2017-08-24T12:11:00Z">
            <w:rPr>
              <w:rFonts w:hint="eastAsia"/>
              <w:color w:val="000000" w:themeColor="text1"/>
              <w:sz w:val="24"/>
            </w:rPr>
          </w:rPrChange>
        </w:rPr>
        <w:t>然而，</w:t>
      </w:r>
      <w:r w:rsidR="0025670F" w:rsidRPr="00653D38">
        <w:rPr>
          <w:rFonts w:asciiTheme="minorEastAsia" w:hAnsiTheme="minorEastAsia" w:hint="eastAsia"/>
          <w:color w:val="000000" w:themeColor="text1"/>
          <w:sz w:val="24"/>
          <w:rPrChange w:id="7163" w:author="JY0225" w:date="2017-08-24T12:11:00Z">
            <w:rPr>
              <w:rFonts w:hint="eastAsia"/>
              <w:color w:val="000000" w:themeColor="text1"/>
              <w:sz w:val="24"/>
            </w:rPr>
          </w:rPrChange>
        </w:rPr>
        <w:t>仍存在一些挑战，需要在后续的工作中</w:t>
      </w:r>
      <w:del w:id="7164" w:author="微软用户" w:date="2017-08-24T16:50:00Z">
        <w:r w:rsidR="0025670F" w:rsidRPr="00653D38" w:rsidDel="00155487">
          <w:rPr>
            <w:rFonts w:asciiTheme="minorEastAsia" w:hAnsiTheme="minorEastAsia" w:hint="eastAsia"/>
            <w:color w:val="000000" w:themeColor="text1"/>
            <w:sz w:val="24"/>
            <w:rPrChange w:id="7165" w:author="JY0225" w:date="2017-08-24T12:11:00Z">
              <w:rPr>
                <w:rFonts w:hint="eastAsia"/>
                <w:color w:val="000000" w:themeColor="text1"/>
                <w:sz w:val="24"/>
              </w:rPr>
            </w:rPrChange>
          </w:rPr>
          <w:delText>对中间件系统进行</w:delText>
        </w:r>
      </w:del>
      <w:r w:rsidR="0025670F" w:rsidRPr="00653D38">
        <w:rPr>
          <w:rFonts w:asciiTheme="minorEastAsia" w:hAnsiTheme="minorEastAsia" w:hint="eastAsia"/>
          <w:color w:val="000000" w:themeColor="text1"/>
          <w:sz w:val="24"/>
          <w:rPrChange w:id="7166" w:author="JY0225" w:date="2017-08-24T12:11:00Z">
            <w:rPr>
              <w:rFonts w:hint="eastAsia"/>
              <w:color w:val="000000" w:themeColor="text1"/>
              <w:sz w:val="24"/>
            </w:rPr>
          </w:rPrChange>
        </w:rPr>
        <w:t>不断的完善。</w:t>
      </w:r>
    </w:p>
    <w:p w14:paraId="4E1B0204" w14:textId="6BE07FF8" w:rsidR="002C3812" w:rsidRPr="00653D38" w:rsidRDefault="00F73411" w:rsidP="009D35A2">
      <w:pPr>
        <w:spacing w:line="400" w:lineRule="exact"/>
        <w:rPr>
          <w:rFonts w:asciiTheme="minorEastAsia" w:hAnsiTheme="minorEastAsia"/>
          <w:color w:val="000000" w:themeColor="text1"/>
          <w:sz w:val="24"/>
          <w:rPrChange w:id="7167" w:author="JY0225" w:date="2017-08-24T12:11:00Z">
            <w:rPr>
              <w:color w:val="000000" w:themeColor="text1"/>
              <w:sz w:val="24"/>
            </w:rPr>
          </w:rPrChange>
        </w:rPr>
      </w:pPr>
      <w:r w:rsidRPr="00653D38">
        <w:rPr>
          <w:rFonts w:asciiTheme="minorEastAsia" w:hAnsiTheme="minorEastAsia"/>
          <w:color w:val="000000" w:themeColor="text1"/>
          <w:sz w:val="24"/>
          <w:rPrChange w:id="7168" w:author="JY0225" w:date="2017-08-24T12:11:00Z">
            <w:rPr>
              <w:color w:val="000000" w:themeColor="text1"/>
              <w:sz w:val="24"/>
            </w:rPr>
          </w:rPrChange>
        </w:rPr>
        <w:lastRenderedPageBreak/>
        <w:tab/>
      </w:r>
      <w:r w:rsidR="009C3620" w:rsidRPr="00653D38">
        <w:rPr>
          <w:rFonts w:asciiTheme="minorEastAsia" w:hAnsiTheme="minorEastAsia" w:hint="eastAsia"/>
          <w:color w:val="000000" w:themeColor="text1"/>
          <w:sz w:val="24"/>
          <w:rPrChange w:id="7169" w:author="JY0225" w:date="2017-08-24T12:11:00Z">
            <w:rPr>
              <w:rFonts w:hint="eastAsia"/>
              <w:color w:val="000000" w:themeColor="text1"/>
              <w:sz w:val="24"/>
            </w:rPr>
          </w:rPrChange>
        </w:rPr>
        <w:t>目前，该款云</w:t>
      </w:r>
      <w:r w:rsidR="00476838" w:rsidRPr="00653D38">
        <w:rPr>
          <w:rFonts w:asciiTheme="minorEastAsia" w:hAnsiTheme="minorEastAsia" w:hint="eastAsia"/>
          <w:color w:val="000000" w:themeColor="text1"/>
          <w:sz w:val="24"/>
          <w:rPrChange w:id="7170" w:author="JY0225" w:date="2017-08-24T12:11:00Z">
            <w:rPr>
              <w:rFonts w:hint="eastAsia"/>
              <w:color w:val="000000" w:themeColor="text1"/>
              <w:sz w:val="24"/>
            </w:rPr>
          </w:rPrChange>
        </w:rPr>
        <w:t>备份</w:t>
      </w:r>
      <w:r w:rsidR="009C3620" w:rsidRPr="00653D38">
        <w:rPr>
          <w:rFonts w:asciiTheme="minorEastAsia" w:hAnsiTheme="minorEastAsia" w:hint="eastAsia"/>
          <w:color w:val="000000" w:themeColor="text1"/>
          <w:sz w:val="24"/>
          <w:rPrChange w:id="7171" w:author="JY0225" w:date="2017-08-24T12:11:00Z">
            <w:rPr>
              <w:rFonts w:hint="eastAsia"/>
              <w:color w:val="000000" w:themeColor="text1"/>
              <w:sz w:val="24"/>
            </w:rPr>
          </w:rPrChange>
        </w:rPr>
        <w:t>服务平台没有投入商用，只</w:t>
      </w:r>
      <w:del w:id="7172" w:author="微软用户" w:date="2017-08-24T16:50:00Z">
        <w:r w:rsidR="009C3620" w:rsidRPr="00653D38" w:rsidDel="001A7DD9">
          <w:rPr>
            <w:rFonts w:asciiTheme="minorEastAsia" w:hAnsiTheme="minorEastAsia" w:hint="eastAsia"/>
            <w:color w:val="000000" w:themeColor="text1"/>
            <w:sz w:val="24"/>
            <w:rPrChange w:id="7173" w:author="JY0225" w:date="2017-08-24T12:11:00Z">
              <w:rPr>
                <w:rFonts w:hint="eastAsia"/>
                <w:color w:val="000000" w:themeColor="text1"/>
                <w:sz w:val="24"/>
              </w:rPr>
            </w:rPrChange>
          </w:rPr>
          <w:delText>是</w:delText>
        </w:r>
      </w:del>
      <w:r w:rsidR="009C3620" w:rsidRPr="00653D38">
        <w:rPr>
          <w:rFonts w:asciiTheme="minorEastAsia" w:hAnsiTheme="minorEastAsia" w:hint="eastAsia"/>
          <w:color w:val="000000" w:themeColor="text1"/>
          <w:sz w:val="24"/>
          <w:rPrChange w:id="7174" w:author="JY0225" w:date="2017-08-24T12:11:00Z">
            <w:rPr>
              <w:rFonts w:hint="eastAsia"/>
              <w:color w:val="000000" w:themeColor="text1"/>
              <w:sz w:val="24"/>
            </w:rPr>
          </w:rPrChange>
        </w:rPr>
        <w:t>适用于内部小范围的</w:t>
      </w:r>
      <w:r w:rsidR="00380540" w:rsidRPr="00653D38">
        <w:rPr>
          <w:rFonts w:asciiTheme="minorEastAsia" w:hAnsiTheme="minorEastAsia" w:hint="eastAsia"/>
          <w:color w:val="000000" w:themeColor="text1"/>
          <w:sz w:val="24"/>
          <w:rPrChange w:id="7175" w:author="JY0225" w:date="2017-08-24T12:11:00Z">
            <w:rPr>
              <w:rFonts w:hint="eastAsia"/>
              <w:color w:val="000000" w:themeColor="text1"/>
              <w:sz w:val="24"/>
            </w:rPr>
          </w:rPrChange>
        </w:rPr>
        <w:t>使用</w:t>
      </w:r>
      <w:r w:rsidR="00710446" w:rsidRPr="00653D38">
        <w:rPr>
          <w:rFonts w:asciiTheme="minorEastAsia" w:hAnsiTheme="minorEastAsia" w:hint="eastAsia"/>
          <w:color w:val="000000" w:themeColor="text1"/>
          <w:sz w:val="24"/>
          <w:rPrChange w:id="7176" w:author="JY0225" w:date="2017-08-24T12:11:00Z">
            <w:rPr>
              <w:rFonts w:hint="eastAsia"/>
              <w:color w:val="000000" w:themeColor="text1"/>
              <w:sz w:val="24"/>
            </w:rPr>
          </w:rPrChange>
        </w:rPr>
        <w:t>。</w:t>
      </w:r>
      <w:r w:rsidR="00380540" w:rsidRPr="00653D38">
        <w:rPr>
          <w:rFonts w:asciiTheme="minorEastAsia" w:hAnsiTheme="minorEastAsia" w:hint="eastAsia"/>
          <w:color w:val="000000" w:themeColor="text1"/>
          <w:sz w:val="24"/>
          <w:rPrChange w:id="7177" w:author="JY0225" w:date="2017-08-24T12:11:00Z">
            <w:rPr>
              <w:rFonts w:hint="eastAsia"/>
              <w:color w:val="000000" w:themeColor="text1"/>
              <w:sz w:val="24"/>
            </w:rPr>
          </w:rPrChange>
        </w:rPr>
        <w:t>与其他同类产品相比，没有经历过市场和用户的</w:t>
      </w:r>
      <w:r w:rsidR="00EC77EC" w:rsidRPr="00653D38">
        <w:rPr>
          <w:rFonts w:asciiTheme="minorEastAsia" w:hAnsiTheme="minorEastAsia" w:hint="eastAsia"/>
          <w:color w:val="000000" w:themeColor="text1"/>
          <w:sz w:val="24"/>
          <w:rPrChange w:id="7178" w:author="JY0225" w:date="2017-08-24T12:11:00Z">
            <w:rPr>
              <w:rFonts w:hint="eastAsia"/>
              <w:color w:val="000000" w:themeColor="text1"/>
              <w:sz w:val="24"/>
            </w:rPr>
          </w:rPrChange>
        </w:rPr>
        <w:t>检验，而测试受硬件、人员条件的限制，虽然对基本功能进行了较为完备的测试，然而在压力测试、边界测试上具有一定的局限性，</w:t>
      </w:r>
      <w:r w:rsidR="00E94668" w:rsidRPr="00653D38">
        <w:rPr>
          <w:rFonts w:asciiTheme="minorEastAsia" w:hAnsiTheme="minorEastAsia" w:hint="eastAsia"/>
          <w:color w:val="000000" w:themeColor="text1"/>
          <w:sz w:val="24"/>
          <w:rPrChange w:id="7179" w:author="JY0225" w:date="2017-08-24T12:11:00Z">
            <w:rPr>
              <w:rFonts w:hint="eastAsia"/>
              <w:color w:val="000000" w:themeColor="text1"/>
              <w:sz w:val="24"/>
            </w:rPr>
          </w:rPrChange>
        </w:rPr>
        <w:t>因此</w:t>
      </w:r>
      <w:r w:rsidR="001B1800" w:rsidRPr="00653D38">
        <w:rPr>
          <w:rFonts w:asciiTheme="minorEastAsia" w:hAnsiTheme="minorEastAsia" w:hint="eastAsia"/>
          <w:color w:val="000000" w:themeColor="text1"/>
          <w:sz w:val="24"/>
          <w:rPrChange w:id="7180" w:author="JY0225" w:date="2017-08-24T12:11:00Z">
            <w:rPr>
              <w:rFonts w:hint="eastAsia"/>
              <w:color w:val="000000" w:themeColor="text1"/>
              <w:sz w:val="24"/>
            </w:rPr>
          </w:rPrChange>
        </w:rPr>
        <w:t>需要在后续的工作中通过搜集用户使用时的数据以及反馈信息，对</w:t>
      </w:r>
      <w:r w:rsidR="00B500ED" w:rsidRPr="00653D38">
        <w:rPr>
          <w:rFonts w:asciiTheme="minorEastAsia" w:hAnsiTheme="minorEastAsia" w:hint="eastAsia"/>
          <w:color w:val="000000" w:themeColor="text1"/>
          <w:sz w:val="24"/>
          <w:rPrChange w:id="7181" w:author="JY0225" w:date="2017-08-24T12:11:00Z">
            <w:rPr>
              <w:rFonts w:hint="eastAsia"/>
              <w:color w:val="000000" w:themeColor="text1"/>
              <w:sz w:val="24"/>
            </w:rPr>
          </w:rPrChange>
        </w:rPr>
        <w:t>中间件系统进行持续优化，</w:t>
      </w:r>
      <w:ins w:id="7182" w:author="微软用户" w:date="2017-08-24T16:50:00Z">
        <w:r w:rsidR="004A58E6">
          <w:rPr>
            <w:rFonts w:asciiTheme="minorEastAsia" w:hAnsiTheme="minorEastAsia"/>
            <w:color w:val="000000" w:themeColor="text1"/>
            <w:sz w:val="24"/>
          </w:rPr>
          <w:t>提高</w:t>
        </w:r>
      </w:ins>
      <w:del w:id="7183" w:author="微软用户" w:date="2017-08-24T16:50:00Z">
        <w:r w:rsidR="00B500ED" w:rsidRPr="00653D38" w:rsidDel="004A58E6">
          <w:rPr>
            <w:rFonts w:asciiTheme="minorEastAsia" w:hAnsiTheme="minorEastAsia" w:hint="eastAsia"/>
            <w:color w:val="000000" w:themeColor="text1"/>
            <w:sz w:val="24"/>
            <w:rPrChange w:id="7184" w:author="JY0225" w:date="2017-08-24T12:11:00Z">
              <w:rPr>
                <w:rFonts w:hint="eastAsia"/>
                <w:color w:val="000000" w:themeColor="text1"/>
                <w:sz w:val="24"/>
              </w:rPr>
            </w:rPrChange>
          </w:rPr>
          <w:delText>通过</w:delText>
        </w:r>
      </w:del>
      <w:r w:rsidR="00B500ED" w:rsidRPr="00653D38">
        <w:rPr>
          <w:rFonts w:asciiTheme="minorEastAsia" w:hAnsiTheme="minorEastAsia" w:hint="eastAsia"/>
          <w:color w:val="000000" w:themeColor="text1"/>
          <w:sz w:val="24"/>
          <w:rPrChange w:id="7185" w:author="JY0225" w:date="2017-08-24T12:11:00Z">
            <w:rPr>
              <w:rFonts w:hint="eastAsia"/>
              <w:color w:val="000000" w:themeColor="text1"/>
              <w:sz w:val="24"/>
            </w:rPr>
          </w:rPrChange>
        </w:rPr>
        <w:t>系统的稳定性。</w:t>
      </w:r>
    </w:p>
    <w:p w14:paraId="7D292CFD" w14:textId="0E7CF856" w:rsidR="00582C4A" w:rsidRPr="00653D38" w:rsidRDefault="002C3812" w:rsidP="009D35A2">
      <w:pPr>
        <w:spacing w:line="400" w:lineRule="exact"/>
        <w:rPr>
          <w:rFonts w:asciiTheme="minorEastAsia" w:hAnsiTheme="minorEastAsia"/>
          <w:color w:val="000000" w:themeColor="text1"/>
          <w:sz w:val="24"/>
          <w:rPrChange w:id="7186" w:author="JY0225" w:date="2017-08-24T12:11:00Z">
            <w:rPr>
              <w:color w:val="000000" w:themeColor="text1"/>
              <w:sz w:val="24"/>
            </w:rPr>
          </w:rPrChange>
        </w:rPr>
      </w:pPr>
      <w:r w:rsidRPr="00653D38">
        <w:rPr>
          <w:rFonts w:asciiTheme="minorEastAsia" w:hAnsiTheme="minorEastAsia"/>
          <w:color w:val="000000" w:themeColor="text1"/>
          <w:sz w:val="24"/>
          <w:rPrChange w:id="7187" w:author="JY0225" w:date="2017-08-24T12:11:00Z">
            <w:rPr>
              <w:color w:val="000000" w:themeColor="text1"/>
              <w:sz w:val="24"/>
            </w:rPr>
          </w:rPrChange>
        </w:rPr>
        <w:tab/>
      </w:r>
      <w:r w:rsidR="00472FD6" w:rsidRPr="00653D38">
        <w:rPr>
          <w:rFonts w:asciiTheme="minorEastAsia" w:hAnsiTheme="minorEastAsia" w:hint="eastAsia"/>
          <w:color w:val="000000" w:themeColor="text1"/>
          <w:sz w:val="24"/>
          <w:rPrChange w:id="7188" w:author="JY0225" w:date="2017-08-24T12:11:00Z">
            <w:rPr>
              <w:rFonts w:hint="eastAsia"/>
              <w:color w:val="000000" w:themeColor="text1"/>
              <w:sz w:val="24"/>
            </w:rPr>
          </w:rPrChange>
        </w:rPr>
        <w:t>此外，优化的后的中间件系统虽然具备了一定的可扩展性和跨平台性，</w:t>
      </w:r>
      <w:r w:rsidR="007F03D0" w:rsidRPr="00653D38">
        <w:rPr>
          <w:rFonts w:asciiTheme="minorEastAsia" w:hAnsiTheme="minorEastAsia" w:hint="eastAsia"/>
          <w:color w:val="000000" w:themeColor="text1"/>
          <w:sz w:val="24"/>
          <w:rPrChange w:id="7189" w:author="JY0225" w:date="2017-08-24T12:11:00Z">
            <w:rPr>
              <w:rFonts w:hint="eastAsia"/>
              <w:color w:val="000000" w:themeColor="text1"/>
              <w:sz w:val="24"/>
            </w:rPr>
          </w:rPrChange>
        </w:rPr>
        <w:t>并提供了</w:t>
      </w:r>
      <w:r w:rsidR="007F03D0" w:rsidRPr="00653D38">
        <w:rPr>
          <w:rFonts w:asciiTheme="minorEastAsia" w:hAnsiTheme="minorEastAsia"/>
          <w:color w:val="000000" w:themeColor="text1"/>
          <w:sz w:val="24"/>
          <w:rPrChange w:id="7190" w:author="JY0225" w:date="2017-08-24T12:11:00Z">
            <w:rPr>
              <w:color w:val="000000" w:themeColor="text1"/>
              <w:sz w:val="24"/>
            </w:rPr>
          </w:rPrChange>
        </w:rPr>
        <w:t>CLI</w:t>
      </w:r>
      <w:r w:rsidR="007F03D0" w:rsidRPr="00653D38">
        <w:rPr>
          <w:rFonts w:asciiTheme="minorEastAsia" w:hAnsiTheme="minorEastAsia" w:hint="eastAsia"/>
          <w:color w:val="000000" w:themeColor="text1"/>
          <w:sz w:val="24"/>
          <w:rPrChange w:id="7191" w:author="JY0225" w:date="2017-08-24T12:11:00Z">
            <w:rPr>
              <w:rFonts w:hint="eastAsia"/>
              <w:color w:val="000000" w:themeColor="text1"/>
              <w:sz w:val="24"/>
            </w:rPr>
          </w:rPrChange>
        </w:rPr>
        <w:t>、</w:t>
      </w:r>
      <w:r w:rsidR="007F03D0" w:rsidRPr="00653D38">
        <w:rPr>
          <w:rFonts w:asciiTheme="minorEastAsia" w:hAnsiTheme="minorEastAsia"/>
          <w:color w:val="000000" w:themeColor="text1"/>
          <w:sz w:val="24"/>
          <w:rPrChange w:id="7192" w:author="JY0225" w:date="2017-08-24T12:11:00Z">
            <w:rPr>
              <w:color w:val="000000" w:themeColor="text1"/>
              <w:sz w:val="24"/>
            </w:rPr>
          </w:rPrChange>
        </w:rPr>
        <w:t>Java SDK</w:t>
      </w:r>
      <w:r w:rsidR="007F03D0" w:rsidRPr="00653D38">
        <w:rPr>
          <w:rFonts w:asciiTheme="minorEastAsia" w:hAnsiTheme="minorEastAsia" w:hint="eastAsia"/>
          <w:color w:val="000000" w:themeColor="text1"/>
          <w:sz w:val="24"/>
          <w:rPrChange w:id="7193" w:author="JY0225" w:date="2017-08-24T12:11:00Z">
            <w:rPr>
              <w:rFonts w:hint="eastAsia"/>
              <w:color w:val="000000" w:themeColor="text1"/>
              <w:sz w:val="24"/>
            </w:rPr>
          </w:rPrChange>
        </w:rPr>
        <w:t>和</w:t>
      </w:r>
      <w:r w:rsidR="007F03D0" w:rsidRPr="00653D38">
        <w:rPr>
          <w:rFonts w:asciiTheme="minorEastAsia" w:hAnsiTheme="minorEastAsia"/>
          <w:color w:val="000000" w:themeColor="text1"/>
          <w:sz w:val="24"/>
          <w:rPrChange w:id="7194" w:author="JY0225" w:date="2017-08-24T12:11:00Z">
            <w:rPr>
              <w:color w:val="000000" w:themeColor="text1"/>
              <w:sz w:val="24"/>
            </w:rPr>
          </w:rPrChange>
        </w:rPr>
        <w:t>Firefox</w:t>
      </w:r>
      <w:r w:rsidR="007F03D0" w:rsidRPr="00653D38">
        <w:rPr>
          <w:rFonts w:asciiTheme="minorEastAsia" w:hAnsiTheme="minorEastAsia" w:hint="eastAsia"/>
          <w:color w:val="000000" w:themeColor="text1"/>
          <w:sz w:val="24"/>
          <w:rPrChange w:id="7195" w:author="JY0225" w:date="2017-08-24T12:11:00Z">
            <w:rPr>
              <w:rFonts w:hint="eastAsia"/>
              <w:color w:val="000000" w:themeColor="text1"/>
              <w:sz w:val="24"/>
            </w:rPr>
          </w:rPrChange>
        </w:rPr>
        <w:t>扩展三</w:t>
      </w:r>
      <w:ins w:id="7196" w:author="微软用户" w:date="2017-08-24T16:51:00Z">
        <w:r w:rsidR="00731BF8">
          <w:rPr>
            <w:rFonts w:asciiTheme="minorEastAsia" w:hAnsiTheme="minorEastAsia"/>
            <w:color w:val="000000" w:themeColor="text1"/>
            <w:sz w:val="24"/>
          </w:rPr>
          <w:t>种</w:t>
        </w:r>
      </w:ins>
      <w:del w:id="7197" w:author="微软用户" w:date="2017-08-24T16:51:00Z">
        <w:r w:rsidR="007F03D0" w:rsidRPr="00653D38" w:rsidDel="00731BF8">
          <w:rPr>
            <w:rFonts w:asciiTheme="minorEastAsia" w:hAnsiTheme="minorEastAsia" w:hint="eastAsia"/>
            <w:color w:val="000000" w:themeColor="text1"/>
            <w:sz w:val="24"/>
            <w:rPrChange w:id="7198" w:author="JY0225" w:date="2017-08-24T12:11:00Z">
              <w:rPr>
                <w:rFonts w:hint="eastAsia"/>
                <w:color w:val="000000" w:themeColor="text1"/>
                <w:sz w:val="24"/>
              </w:rPr>
            </w:rPrChange>
          </w:rPr>
          <w:delText>个</w:delText>
        </w:r>
      </w:del>
      <w:r w:rsidR="007F03D0" w:rsidRPr="00653D38">
        <w:rPr>
          <w:rFonts w:asciiTheme="minorEastAsia" w:hAnsiTheme="minorEastAsia" w:hint="eastAsia"/>
          <w:color w:val="000000" w:themeColor="text1"/>
          <w:sz w:val="24"/>
          <w:rPrChange w:id="7199" w:author="JY0225" w:date="2017-08-24T12:11:00Z">
            <w:rPr>
              <w:rFonts w:hint="eastAsia"/>
              <w:color w:val="000000" w:themeColor="text1"/>
              <w:sz w:val="24"/>
            </w:rPr>
          </w:rPrChange>
        </w:rPr>
        <w:t>客户端，分别支持在</w:t>
      </w:r>
      <w:r w:rsidR="007F03D0" w:rsidRPr="00653D38">
        <w:rPr>
          <w:rFonts w:asciiTheme="minorEastAsia" w:hAnsiTheme="minorEastAsia"/>
          <w:color w:val="000000" w:themeColor="text1"/>
          <w:sz w:val="24"/>
          <w:rPrChange w:id="7200" w:author="JY0225" w:date="2017-08-24T12:11:00Z">
            <w:rPr>
              <w:color w:val="000000" w:themeColor="text1"/>
              <w:sz w:val="24"/>
            </w:rPr>
          </w:rPrChange>
        </w:rPr>
        <w:t>Linux</w:t>
      </w:r>
      <w:r w:rsidR="007F03D0" w:rsidRPr="00653D38">
        <w:rPr>
          <w:rFonts w:asciiTheme="minorEastAsia" w:hAnsiTheme="minorEastAsia" w:hint="eastAsia"/>
          <w:color w:val="000000" w:themeColor="text1"/>
          <w:sz w:val="24"/>
          <w:rPrChange w:id="7201" w:author="JY0225" w:date="2017-08-24T12:11:00Z">
            <w:rPr>
              <w:rFonts w:hint="eastAsia"/>
              <w:color w:val="000000" w:themeColor="text1"/>
              <w:sz w:val="24"/>
            </w:rPr>
          </w:rPrChange>
        </w:rPr>
        <w:t>平台下、移动端和</w:t>
      </w:r>
      <w:r w:rsidR="007F03D0" w:rsidRPr="00653D38">
        <w:rPr>
          <w:rFonts w:asciiTheme="minorEastAsia" w:hAnsiTheme="minorEastAsia"/>
          <w:color w:val="000000" w:themeColor="text1"/>
          <w:sz w:val="24"/>
          <w:rPrChange w:id="7202" w:author="JY0225" w:date="2017-08-24T12:11:00Z">
            <w:rPr>
              <w:color w:val="000000" w:themeColor="text1"/>
              <w:sz w:val="24"/>
            </w:rPr>
          </w:rPrChange>
        </w:rPr>
        <w:t>Web</w:t>
      </w:r>
      <w:r w:rsidR="007F03D0" w:rsidRPr="00653D38">
        <w:rPr>
          <w:rFonts w:asciiTheme="minorEastAsia" w:hAnsiTheme="minorEastAsia" w:hint="eastAsia"/>
          <w:color w:val="000000" w:themeColor="text1"/>
          <w:sz w:val="24"/>
          <w:rPrChange w:id="7203" w:author="JY0225" w:date="2017-08-24T12:11:00Z">
            <w:rPr>
              <w:rFonts w:hint="eastAsia"/>
              <w:color w:val="000000" w:themeColor="text1"/>
              <w:sz w:val="24"/>
            </w:rPr>
          </w:rPrChange>
        </w:rPr>
        <w:t>端使用中间件，但是相较于其他同类产品，支持的客户端类型较少，</w:t>
      </w:r>
      <w:r w:rsidR="009737B2" w:rsidRPr="00653D38">
        <w:rPr>
          <w:rFonts w:asciiTheme="minorEastAsia" w:hAnsiTheme="minorEastAsia" w:hint="eastAsia"/>
          <w:color w:val="000000" w:themeColor="text1"/>
          <w:sz w:val="24"/>
          <w:rPrChange w:id="7204" w:author="JY0225" w:date="2017-08-24T12:11:00Z">
            <w:rPr>
              <w:rFonts w:hint="eastAsia"/>
              <w:color w:val="000000" w:themeColor="text1"/>
              <w:sz w:val="24"/>
            </w:rPr>
          </w:rPrChange>
        </w:rPr>
        <w:t>在未来的工作中，可以考虑实现</w:t>
      </w:r>
      <w:r w:rsidR="009737B2" w:rsidRPr="00653D38">
        <w:rPr>
          <w:rFonts w:asciiTheme="minorEastAsia" w:hAnsiTheme="minorEastAsia"/>
          <w:color w:val="000000" w:themeColor="text1"/>
          <w:sz w:val="24"/>
          <w:rPrChange w:id="7205" w:author="JY0225" w:date="2017-08-24T12:11:00Z">
            <w:rPr>
              <w:color w:val="000000" w:themeColor="text1"/>
              <w:sz w:val="24"/>
            </w:rPr>
          </w:rPrChange>
        </w:rPr>
        <w:t>Android</w:t>
      </w:r>
      <w:r w:rsidR="009737B2" w:rsidRPr="00653D38">
        <w:rPr>
          <w:rFonts w:asciiTheme="minorEastAsia" w:hAnsiTheme="minorEastAsia" w:hint="eastAsia"/>
          <w:color w:val="000000" w:themeColor="text1"/>
          <w:sz w:val="24"/>
          <w:rPrChange w:id="7206" w:author="JY0225" w:date="2017-08-24T12:11:00Z">
            <w:rPr>
              <w:rFonts w:hint="eastAsia"/>
              <w:color w:val="000000" w:themeColor="text1"/>
              <w:sz w:val="24"/>
            </w:rPr>
          </w:rPrChange>
        </w:rPr>
        <w:t>和</w:t>
      </w:r>
      <w:r w:rsidR="00B33DB4" w:rsidRPr="00653D38">
        <w:rPr>
          <w:rFonts w:asciiTheme="minorEastAsia" w:hAnsiTheme="minorEastAsia"/>
          <w:color w:val="000000" w:themeColor="text1"/>
          <w:sz w:val="24"/>
          <w:rPrChange w:id="7207" w:author="JY0225" w:date="2017-08-24T12:11:00Z">
            <w:rPr>
              <w:color w:val="000000" w:themeColor="text1"/>
              <w:sz w:val="24"/>
            </w:rPr>
          </w:rPrChange>
        </w:rPr>
        <w:t>i</w:t>
      </w:r>
      <w:r w:rsidR="009737B2" w:rsidRPr="00653D38">
        <w:rPr>
          <w:rFonts w:asciiTheme="minorEastAsia" w:hAnsiTheme="minorEastAsia"/>
          <w:color w:val="000000" w:themeColor="text1"/>
          <w:sz w:val="24"/>
          <w:rPrChange w:id="7208" w:author="JY0225" w:date="2017-08-24T12:11:00Z">
            <w:rPr>
              <w:color w:val="000000" w:themeColor="text1"/>
              <w:sz w:val="24"/>
            </w:rPr>
          </w:rPrChange>
        </w:rPr>
        <w:t>OS</w:t>
      </w:r>
      <w:r w:rsidR="009737B2" w:rsidRPr="00653D38">
        <w:rPr>
          <w:rFonts w:asciiTheme="minorEastAsia" w:hAnsiTheme="minorEastAsia" w:hint="eastAsia"/>
          <w:color w:val="000000" w:themeColor="text1"/>
          <w:sz w:val="24"/>
          <w:rPrChange w:id="7209" w:author="JY0225" w:date="2017-08-24T12:11:00Z">
            <w:rPr>
              <w:rFonts w:hint="eastAsia"/>
              <w:color w:val="000000" w:themeColor="text1"/>
              <w:sz w:val="24"/>
            </w:rPr>
          </w:rPrChange>
        </w:rPr>
        <w:t>两大当今主流的客户端</w:t>
      </w:r>
      <w:ins w:id="7210" w:author="微软用户" w:date="2017-08-24T16:51:00Z">
        <w:r w:rsidR="00A576EA">
          <w:rPr>
            <w:rFonts w:asciiTheme="minorEastAsia" w:hAnsiTheme="minorEastAsia" w:hint="eastAsia"/>
            <w:color w:val="000000" w:themeColor="text1"/>
            <w:sz w:val="24"/>
          </w:rPr>
          <w:t>类型</w:t>
        </w:r>
      </w:ins>
      <w:r w:rsidR="009737B2" w:rsidRPr="00653D38">
        <w:rPr>
          <w:rFonts w:asciiTheme="minorEastAsia" w:hAnsiTheme="minorEastAsia" w:hint="eastAsia"/>
          <w:color w:val="000000" w:themeColor="text1"/>
          <w:sz w:val="24"/>
          <w:rPrChange w:id="7211" w:author="JY0225" w:date="2017-08-24T12:11:00Z">
            <w:rPr>
              <w:rFonts w:hint="eastAsia"/>
              <w:color w:val="000000" w:themeColor="text1"/>
              <w:sz w:val="24"/>
            </w:rPr>
          </w:rPrChange>
        </w:rPr>
        <w:t>，以支持更多的用户使用。</w:t>
      </w:r>
      <w:del w:id="7212" w:author="微软用户" w:date="2017-08-24T16:51:00Z">
        <w:r w:rsidR="00E75006" w:rsidRPr="00653D38" w:rsidDel="00331E18">
          <w:rPr>
            <w:rFonts w:asciiTheme="minorEastAsia" w:hAnsiTheme="minorEastAsia" w:hint="eastAsia"/>
            <w:color w:val="000000" w:themeColor="text1"/>
            <w:sz w:val="24"/>
            <w:rPrChange w:id="7213" w:author="JY0225" w:date="2017-08-24T12:11:00Z">
              <w:rPr>
                <w:rFonts w:hint="eastAsia"/>
                <w:color w:val="000000" w:themeColor="text1"/>
                <w:sz w:val="24"/>
              </w:rPr>
            </w:rPrChange>
          </w:rPr>
          <w:delText>此外，当前</w:delText>
        </w:r>
        <w:r w:rsidR="00E957AB" w:rsidRPr="00653D38" w:rsidDel="00331E18">
          <w:rPr>
            <w:rFonts w:asciiTheme="minorEastAsia" w:hAnsiTheme="minorEastAsia" w:hint="eastAsia"/>
            <w:color w:val="000000" w:themeColor="text1"/>
            <w:sz w:val="24"/>
            <w:rPrChange w:id="7214" w:author="JY0225" w:date="2017-08-24T12:11:00Z">
              <w:rPr>
                <w:rFonts w:hint="eastAsia"/>
                <w:color w:val="000000" w:themeColor="text1"/>
                <w:sz w:val="24"/>
              </w:rPr>
            </w:rPrChange>
          </w:rPr>
          <w:delText>支持的</w:delText>
        </w:r>
        <w:r w:rsidR="00E75006" w:rsidRPr="00653D38" w:rsidDel="00331E18">
          <w:rPr>
            <w:rFonts w:asciiTheme="minorEastAsia" w:hAnsiTheme="minorEastAsia" w:hint="eastAsia"/>
            <w:color w:val="000000" w:themeColor="text1"/>
            <w:sz w:val="24"/>
            <w:rPrChange w:id="7215" w:author="JY0225" w:date="2017-08-24T12:11:00Z">
              <w:rPr>
                <w:rFonts w:hint="eastAsia"/>
                <w:color w:val="000000" w:themeColor="text1"/>
                <w:sz w:val="24"/>
              </w:rPr>
            </w:rPrChange>
          </w:rPr>
          <w:delText>客户端</w:delText>
        </w:r>
        <w:r w:rsidR="007F03D0" w:rsidRPr="00653D38" w:rsidDel="00331E18">
          <w:rPr>
            <w:rFonts w:asciiTheme="minorEastAsia" w:hAnsiTheme="minorEastAsia" w:hint="eastAsia"/>
            <w:color w:val="000000" w:themeColor="text1"/>
            <w:sz w:val="24"/>
            <w:rPrChange w:id="7216" w:author="JY0225" w:date="2017-08-24T12:11:00Z">
              <w:rPr>
                <w:rFonts w:hint="eastAsia"/>
                <w:color w:val="000000" w:themeColor="text1"/>
                <w:sz w:val="24"/>
              </w:rPr>
            </w:rPrChange>
          </w:rPr>
          <w:delText>只实现了基本的功能，在性能方面需要进行更为深入的研究。</w:delText>
        </w:r>
      </w:del>
    </w:p>
    <w:p w14:paraId="2FAFE870" w14:textId="51F50F2C" w:rsidR="0032102F" w:rsidRPr="00B87EE1" w:rsidRDefault="00582C4A" w:rsidP="009D35A2">
      <w:pPr>
        <w:spacing w:line="400" w:lineRule="exact"/>
      </w:pPr>
      <w:r w:rsidRPr="00653D38">
        <w:rPr>
          <w:rFonts w:asciiTheme="minorEastAsia" w:hAnsiTheme="minorEastAsia"/>
          <w:color w:val="000000" w:themeColor="text1"/>
          <w:sz w:val="24"/>
          <w:rPrChange w:id="7217" w:author="JY0225" w:date="2017-08-24T12:11:00Z">
            <w:rPr>
              <w:color w:val="000000" w:themeColor="text1"/>
              <w:sz w:val="24"/>
            </w:rPr>
          </w:rPrChange>
        </w:rPr>
        <w:tab/>
      </w:r>
      <w:r w:rsidR="00FE23EB" w:rsidRPr="00653D38">
        <w:rPr>
          <w:rFonts w:asciiTheme="minorEastAsia" w:hAnsiTheme="minorEastAsia" w:hint="eastAsia"/>
          <w:color w:val="000000" w:themeColor="text1"/>
          <w:sz w:val="24"/>
          <w:rPrChange w:id="7218" w:author="JY0225" w:date="2017-08-24T12:11:00Z">
            <w:rPr>
              <w:rFonts w:hint="eastAsia"/>
              <w:color w:val="000000" w:themeColor="text1"/>
              <w:sz w:val="24"/>
            </w:rPr>
          </w:rPrChange>
        </w:rPr>
        <w:t>最后，本文只对云</w:t>
      </w:r>
      <w:r w:rsidR="00476838" w:rsidRPr="00653D38">
        <w:rPr>
          <w:rFonts w:asciiTheme="minorEastAsia" w:hAnsiTheme="minorEastAsia" w:hint="eastAsia"/>
          <w:color w:val="000000" w:themeColor="text1"/>
          <w:sz w:val="24"/>
          <w:rPrChange w:id="7219" w:author="JY0225" w:date="2017-08-24T12:11:00Z">
            <w:rPr>
              <w:rFonts w:hint="eastAsia"/>
              <w:color w:val="000000" w:themeColor="text1"/>
              <w:sz w:val="24"/>
            </w:rPr>
          </w:rPrChange>
        </w:rPr>
        <w:t>备份</w:t>
      </w:r>
      <w:r w:rsidR="00FE23EB" w:rsidRPr="00653D38">
        <w:rPr>
          <w:rFonts w:asciiTheme="minorEastAsia" w:hAnsiTheme="minorEastAsia" w:hint="eastAsia"/>
          <w:color w:val="000000" w:themeColor="text1"/>
          <w:sz w:val="24"/>
          <w:rPrChange w:id="7220" w:author="JY0225" w:date="2017-08-24T12:11:00Z">
            <w:rPr>
              <w:rFonts w:hint="eastAsia"/>
              <w:color w:val="000000" w:themeColor="text1"/>
              <w:sz w:val="24"/>
            </w:rPr>
          </w:rPrChange>
        </w:rPr>
        <w:t>服务中</w:t>
      </w:r>
      <w:ins w:id="7221" w:author="微软用户" w:date="2017-08-24T16:51:00Z">
        <w:r w:rsidR="00331E18">
          <w:rPr>
            <w:rFonts w:asciiTheme="minorEastAsia" w:hAnsiTheme="minorEastAsia"/>
            <w:color w:val="000000" w:themeColor="text1"/>
            <w:sz w:val="24"/>
          </w:rPr>
          <w:t>部分</w:t>
        </w:r>
      </w:ins>
      <w:del w:id="7222" w:author="微软用户" w:date="2017-08-24T16:51:00Z">
        <w:r w:rsidR="00FE23EB" w:rsidRPr="00653D38" w:rsidDel="00331E18">
          <w:rPr>
            <w:rFonts w:asciiTheme="minorEastAsia" w:hAnsiTheme="minorEastAsia" w:hint="eastAsia"/>
            <w:color w:val="000000" w:themeColor="text1"/>
            <w:sz w:val="24"/>
            <w:rPrChange w:id="7223" w:author="JY0225" w:date="2017-08-24T12:11:00Z">
              <w:rPr>
                <w:rFonts w:hint="eastAsia"/>
                <w:color w:val="000000" w:themeColor="text1"/>
                <w:sz w:val="24"/>
              </w:rPr>
            </w:rPrChange>
          </w:rPr>
          <w:delText>最为</w:delText>
        </w:r>
      </w:del>
      <w:r w:rsidR="00FE23EB" w:rsidRPr="00653D38">
        <w:rPr>
          <w:rFonts w:asciiTheme="minorEastAsia" w:hAnsiTheme="minorEastAsia" w:hint="eastAsia"/>
          <w:color w:val="000000" w:themeColor="text1"/>
          <w:sz w:val="24"/>
          <w:rPrChange w:id="7224" w:author="JY0225" w:date="2017-08-24T12:11:00Z">
            <w:rPr>
              <w:rFonts w:hint="eastAsia"/>
              <w:color w:val="000000" w:themeColor="text1"/>
              <w:sz w:val="24"/>
            </w:rPr>
          </w:rPrChange>
        </w:rPr>
        <w:t>关键</w:t>
      </w:r>
      <w:del w:id="7225" w:author="微软用户" w:date="2017-08-24T16:51:00Z">
        <w:r w:rsidR="00FE23EB" w:rsidRPr="00653D38" w:rsidDel="00307BF6">
          <w:rPr>
            <w:rFonts w:asciiTheme="minorEastAsia" w:hAnsiTheme="minorEastAsia" w:hint="eastAsia"/>
            <w:color w:val="000000" w:themeColor="text1"/>
            <w:sz w:val="24"/>
            <w:rPrChange w:id="7226" w:author="JY0225" w:date="2017-08-24T12:11:00Z">
              <w:rPr>
                <w:rFonts w:hint="eastAsia"/>
                <w:color w:val="000000" w:themeColor="text1"/>
                <w:sz w:val="24"/>
              </w:rPr>
            </w:rPrChange>
          </w:rPr>
          <w:delText>的</w:delText>
        </w:r>
      </w:del>
      <w:r w:rsidR="00FE23EB" w:rsidRPr="00653D38">
        <w:rPr>
          <w:rFonts w:asciiTheme="minorEastAsia" w:hAnsiTheme="minorEastAsia" w:hint="eastAsia"/>
          <w:color w:val="000000" w:themeColor="text1"/>
          <w:sz w:val="24"/>
          <w:rPrChange w:id="7227" w:author="JY0225" w:date="2017-08-24T12:11:00Z">
            <w:rPr>
              <w:rFonts w:hint="eastAsia"/>
              <w:color w:val="000000" w:themeColor="text1"/>
              <w:sz w:val="24"/>
            </w:rPr>
          </w:rPrChange>
        </w:rPr>
        <w:t>技术进行了优化，随着云</w:t>
      </w:r>
      <w:r w:rsidR="00476838" w:rsidRPr="00653D38">
        <w:rPr>
          <w:rFonts w:asciiTheme="minorEastAsia" w:hAnsiTheme="minorEastAsia" w:hint="eastAsia"/>
          <w:color w:val="000000" w:themeColor="text1"/>
          <w:sz w:val="24"/>
          <w:rPrChange w:id="7228" w:author="JY0225" w:date="2017-08-24T12:11:00Z">
            <w:rPr>
              <w:rFonts w:hint="eastAsia"/>
              <w:color w:val="000000" w:themeColor="text1"/>
              <w:sz w:val="24"/>
            </w:rPr>
          </w:rPrChange>
        </w:rPr>
        <w:t>备份</w:t>
      </w:r>
      <w:r w:rsidR="00FE23EB" w:rsidRPr="00653D38">
        <w:rPr>
          <w:rFonts w:asciiTheme="minorEastAsia" w:hAnsiTheme="minorEastAsia" w:hint="eastAsia"/>
          <w:color w:val="000000" w:themeColor="text1"/>
          <w:sz w:val="24"/>
          <w:rPrChange w:id="7229" w:author="JY0225" w:date="2017-08-24T12:11:00Z">
            <w:rPr>
              <w:rFonts w:hint="eastAsia"/>
              <w:color w:val="000000" w:themeColor="text1"/>
              <w:sz w:val="24"/>
            </w:rPr>
          </w:rPrChange>
        </w:rPr>
        <w:t>技术</w:t>
      </w:r>
      <w:bookmarkStart w:id="7230" w:name="_GoBack"/>
      <w:bookmarkEnd w:id="7230"/>
      <w:del w:id="7231" w:author="微软用户" w:date="2017-08-24T16:52:00Z">
        <w:r w:rsidR="00FE23EB" w:rsidRPr="00653D38" w:rsidDel="000820CB">
          <w:rPr>
            <w:rFonts w:asciiTheme="minorEastAsia" w:hAnsiTheme="minorEastAsia" w:hint="eastAsia"/>
            <w:color w:val="000000" w:themeColor="text1"/>
            <w:sz w:val="24"/>
            <w:rPrChange w:id="7232" w:author="JY0225" w:date="2017-08-24T12:11:00Z">
              <w:rPr>
                <w:rFonts w:hint="eastAsia"/>
                <w:color w:val="000000" w:themeColor="text1"/>
                <w:sz w:val="24"/>
              </w:rPr>
            </w:rPrChange>
          </w:rPr>
          <w:delText>的</w:delText>
        </w:r>
      </w:del>
      <w:r w:rsidR="00FE23EB" w:rsidRPr="00653D38">
        <w:rPr>
          <w:rFonts w:asciiTheme="minorEastAsia" w:hAnsiTheme="minorEastAsia" w:hint="eastAsia"/>
          <w:color w:val="000000" w:themeColor="text1"/>
          <w:sz w:val="24"/>
          <w:rPrChange w:id="7233" w:author="JY0225" w:date="2017-08-24T12:11:00Z">
            <w:rPr>
              <w:rFonts w:hint="eastAsia"/>
              <w:color w:val="000000" w:themeColor="text1"/>
              <w:sz w:val="24"/>
            </w:rPr>
          </w:rPrChange>
        </w:rPr>
        <w:t>不断</w:t>
      </w:r>
      <w:ins w:id="7234" w:author="微软用户" w:date="2017-08-24T16:52:00Z">
        <w:r w:rsidR="000820CB">
          <w:rPr>
            <w:rFonts w:asciiTheme="minorEastAsia" w:hAnsiTheme="minorEastAsia" w:hint="eastAsia"/>
            <w:color w:val="000000" w:themeColor="text1"/>
            <w:sz w:val="24"/>
          </w:rPr>
          <w:t>的</w:t>
        </w:r>
      </w:ins>
      <w:r w:rsidR="00FE23EB" w:rsidRPr="00653D38">
        <w:rPr>
          <w:rFonts w:asciiTheme="minorEastAsia" w:hAnsiTheme="minorEastAsia" w:hint="eastAsia"/>
          <w:color w:val="000000" w:themeColor="text1"/>
          <w:sz w:val="24"/>
          <w:rPrChange w:id="7235" w:author="JY0225" w:date="2017-08-24T12:11:00Z">
            <w:rPr>
              <w:rFonts w:hint="eastAsia"/>
              <w:color w:val="000000" w:themeColor="text1"/>
              <w:sz w:val="24"/>
            </w:rPr>
          </w:rPrChange>
        </w:rPr>
        <w:t>革新，以及人们日益增长的需求，</w:t>
      </w:r>
      <w:r w:rsidR="007003E4" w:rsidRPr="00653D38">
        <w:rPr>
          <w:rFonts w:asciiTheme="minorEastAsia" w:hAnsiTheme="minorEastAsia" w:hint="eastAsia"/>
          <w:color w:val="000000" w:themeColor="text1"/>
          <w:sz w:val="24"/>
          <w:rPrChange w:id="7236" w:author="JY0225" w:date="2017-08-24T12:11: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7237" w:author="JY0225" w:date="2017-08-24T12:11:00Z">
            <w:rPr>
              <w:rFonts w:hint="eastAsia"/>
              <w:color w:val="000000" w:themeColor="text1"/>
              <w:sz w:val="24"/>
            </w:rPr>
          </w:rPrChange>
        </w:rPr>
        <w:t>备份</w:t>
      </w:r>
      <w:r w:rsidR="007003E4" w:rsidRPr="00653D38">
        <w:rPr>
          <w:rFonts w:asciiTheme="minorEastAsia" w:hAnsiTheme="minorEastAsia" w:hint="eastAsia"/>
          <w:color w:val="000000" w:themeColor="text1"/>
          <w:sz w:val="24"/>
          <w:rPrChange w:id="7238" w:author="JY0225" w:date="2017-08-24T12:11:00Z">
            <w:rPr>
              <w:rFonts w:hint="eastAsia"/>
              <w:color w:val="000000" w:themeColor="text1"/>
              <w:sz w:val="24"/>
            </w:rPr>
          </w:rPrChange>
        </w:rPr>
        <w:t>服务平台的高级功能越来越多</w:t>
      </w:r>
      <w:r w:rsidR="005B2EE8" w:rsidRPr="00653D38">
        <w:rPr>
          <w:rFonts w:asciiTheme="minorEastAsia" w:hAnsiTheme="minorEastAsia" w:hint="eastAsia"/>
          <w:color w:val="000000" w:themeColor="text1"/>
          <w:sz w:val="24"/>
          <w:rPrChange w:id="7239" w:author="JY0225" w:date="2017-08-24T12:11:00Z">
            <w:rPr>
              <w:rFonts w:hint="eastAsia"/>
              <w:color w:val="000000" w:themeColor="text1"/>
              <w:sz w:val="24"/>
            </w:rPr>
          </w:rPrChange>
        </w:rPr>
        <w:t>，如在线预览、视频播放、自动备份等</w:t>
      </w:r>
      <w:r w:rsidR="00243057" w:rsidRPr="00653D38">
        <w:rPr>
          <w:rFonts w:asciiTheme="minorEastAsia" w:hAnsiTheme="minorEastAsia" w:hint="eastAsia"/>
          <w:color w:val="000000" w:themeColor="text1"/>
          <w:sz w:val="24"/>
          <w:rPrChange w:id="7240" w:author="JY0225" w:date="2017-08-24T12:11:00Z">
            <w:rPr>
              <w:rFonts w:hint="eastAsia"/>
              <w:color w:val="000000" w:themeColor="text1"/>
              <w:sz w:val="24"/>
            </w:rPr>
          </w:rPrChange>
        </w:rPr>
        <w:t>，这要求云</w:t>
      </w:r>
      <w:r w:rsidR="00476838" w:rsidRPr="00653D38">
        <w:rPr>
          <w:rFonts w:asciiTheme="minorEastAsia" w:hAnsiTheme="minorEastAsia" w:hint="eastAsia"/>
          <w:color w:val="000000" w:themeColor="text1"/>
          <w:sz w:val="24"/>
          <w:rPrChange w:id="7241" w:author="JY0225" w:date="2017-08-24T12:11:00Z">
            <w:rPr>
              <w:rFonts w:hint="eastAsia"/>
              <w:color w:val="000000" w:themeColor="text1"/>
              <w:sz w:val="24"/>
            </w:rPr>
          </w:rPrChange>
        </w:rPr>
        <w:t>备份</w:t>
      </w:r>
      <w:r w:rsidR="00243057" w:rsidRPr="00653D38">
        <w:rPr>
          <w:rFonts w:asciiTheme="minorEastAsia" w:hAnsiTheme="minorEastAsia" w:hint="eastAsia"/>
          <w:color w:val="000000" w:themeColor="text1"/>
          <w:sz w:val="24"/>
          <w:rPrChange w:id="7242" w:author="JY0225" w:date="2017-08-24T12:11:00Z">
            <w:rPr>
              <w:rFonts w:hint="eastAsia"/>
              <w:color w:val="000000" w:themeColor="text1"/>
              <w:sz w:val="24"/>
            </w:rPr>
          </w:rPrChange>
        </w:rPr>
        <w:t>中间件系统做持续的更新和优化，</w:t>
      </w:r>
      <w:r w:rsidR="00C34D23" w:rsidRPr="00653D38">
        <w:rPr>
          <w:rFonts w:asciiTheme="minorEastAsia" w:hAnsiTheme="minorEastAsia" w:hint="eastAsia"/>
          <w:color w:val="000000" w:themeColor="text1"/>
          <w:sz w:val="24"/>
          <w:rPrChange w:id="7243" w:author="JY0225" w:date="2017-08-24T12:11:00Z">
            <w:rPr>
              <w:rFonts w:hint="eastAsia"/>
              <w:color w:val="000000" w:themeColor="text1"/>
              <w:sz w:val="24"/>
            </w:rPr>
          </w:rPrChange>
        </w:rPr>
        <w:t>在未来的工作中，我们会持续调研云</w:t>
      </w:r>
      <w:r w:rsidR="00476838" w:rsidRPr="00653D38">
        <w:rPr>
          <w:rFonts w:asciiTheme="minorEastAsia" w:hAnsiTheme="minorEastAsia" w:hint="eastAsia"/>
          <w:color w:val="000000" w:themeColor="text1"/>
          <w:sz w:val="24"/>
          <w:rPrChange w:id="7244" w:author="JY0225" w:date="2017-08-24T12:11:00Z">
            <w:rPr>
              <w:rFonts w:hint="eastAsia"/>
              <w:color w:val="000000" w:themeColor="text1"/>
              <w:sz w:val="24"/>
            </w:rPr>
          </w:rPrChange>
        </w:rPr>
        <w:t>备份</w:t>
      </w:r>
      <w:r w:rsidR="00C34D23" w:rsidRPr="00653D38">
        <w:rPr>
          <w:rFonts w:asciiTheme="minorEastAsia" w:hAnsiTheme="minorEastAsia" w:hint="eastAsia"/>
          <w:color w:val="000000" w:themeColor="text1"/>
          <w:sz w:val="24"/>
          <w:rPrChange w:id="7245" w:author="JY0225" w:date="2017-08-24T12:11:00Z">
            <w:rPr>
              <w:rFonts w:hint="eastAsia"/>
              <w:color w:val="000000" w:themeColor="text1"/>
              <w:sz w:val="24"/>
            </w:rPr>
          </w:rPrChange>
        </w:rPr>
        <w:t>行业关键技术的发展趋势，使这款自主研发的云</w:t>
      </w:r>
      <w:r w:rsidR="00476838" w:rsidRPr="00653D38">
        <w:rPr>
          <w:rFonts w:asciiTheme="minorEastAsia" w:hAnsiTheme="minorEastAsia" w:hint="eastAsia"/>
          <w:color w:val="000000" w:themeColor="text1"/>
          <w:sz w:val="24"/>
          <w:rPrChange w:id="7246" w:author="JY0225" w:date="2017-08-24T12:11:00Z">
            <w:rPr>
              <w:rFonts w:hint="eastAsia"/>
              <w:color w:val="000000" w:themeColor="text1"/>
              <w:sz w:val="24"/>
            </w:rPr>
          </w:rPrChange>
        </w:rPr>
        <w:t>备份</w:t>
      </w:r>
      <w:r w:rsidR="00C34D23" w:rsidRPr="00653D38">
        <w:rPr>
          <w:rFonts w:asciiTheme="minorEastAsia" w:hAnsiTheme="minorEastAsia" w:hint="eastAsia"/>
          <w:color w:val="000000" w:themeColor="text1"/>
          <w:sz w:val="24"/>
          <w:rPrChange w:id="7247" w:author="JY0225" w:date="2017-08-24T12:11:00Z">
            <w:rPr>
              <w:rFonts w:hint="eastAsia"/>
              <w:color w:val="000000" w:themeColor="text1"/>
              <w:sz w:val="24"/>
            </w:rPr>
          </w:rPrChange>
        </w:rPr>
        <w:t>系统能最大程度地满足用户的需求。</w:t>
      </w:r>
      <w:r w:rsidR="003E2D2D" w:rsidRPr="00653D38">
        <w:rPr>
          <w:rFonts w:asciiTheme="minorEastAsia" w:hAnsiTheme="minorEastAsia"/>
          <w:rPrChange w:id="7248" w:author="JY0225" w:date="2017-08-24T12:11:00Z">
            <w:rPr/>
          </w:rPrChange>
        </w:rPr>
        <w:br w:type="page"/>
      </w:r>
    </w:p>
    <w:p w14:paraId="63D9E991" w14:textId="77777777" w:rsidR="000D534B" w:rsidRDefault="00CF36F8" w:rsidP="000D534B">
      <w:pPr>
        <w:pStyle w:val="1"/>
        <w:rPr>
          <w:rFonts w:ascii="Times New Roman" w:hAnsi="Times New Roman" w:cs="Times New Roman"/>
        </w:rPr>
      </w:pPr>
      <w:bookmarkStart w:id="7249" w:name="_Toc420959894"/>
      <w:bookmarkStart w:id="7250" w:name="_Toc421026958"/>
      <w:bookmarkStart w:id="7251" w:name="_Toc421230625"/>
      <w:bookmarkStart w:id="7252" w:name="_Toc491352048"/>
      <w:r w:rsidRPr="00B87EE1">
        <w:rPr>
          <w:rFonts w:ascii="Times New Roman" w:hAnsi="Times New Roman" w:cs="Times New Roman"/>
        </w:rPr>
        <w:lastRenderedPageBreak/>
        <w:t>参考文献</w:t>
      </w:r>
      <w:bookmarkStart w:id="7253" w:name="_Toc420959893"/>
      <w:bookmarkStart w:id="7254" w:name="_Toc421026957"/>
      <w:bookmarkStart w:id="7255" w:name="_Toc421230624"/>
      <w:bookmarkEnd w:id="7249"/>
      <w:bookmarkEnd w:id="7250"/>
      <w:bookmarkEnd w:id="7251"/>
      <w:bookmarkEnd w:id="7252"/>
    </w:p>
    <w:p w14:paraId="46D2AC32" w14:textId="11B24DF5" w:rsidR="005C17C6" w:rsidRPr="003912A4" w:rsidRDefault="005C17C6" w:rsidP="003912A4">
      <w:pPr>
        <w:pStyle w:val="a6"/>
        <w:numPr>
          <w:ilvl w:val="0"/>
          <w:numId w:val="1"/>
        </w:numPr>
        <w:spacing w:line="400" w:lineRule="exact"/>
        <w:rPr>
          <w:sz w:val="21"/>
          <w:szCs w:val="21"/>
        </w:rPr>
      </w:pPr>
      <w:bookmarkStart w:id="7256" w:name="_Ref489689998"/>
      <w:bookmarkStart w:id="7257" w:name="_Ref489705969"/>
      <w:bookmarkStart w:id="7258"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ins w:id="7259" w:author="JY0225" w:date="2017-08-23T16:03:00Z">
        <w:r w:rsidR="00E948A8">
          <w:rPr>
            <w:rFonts w:hint="eastAsia"/>
            <w:sz w:val="21"/>
            <w:szCs w:val="21"/>
          </w:rPr>
          <w:t>[</w:t>
        </w:r>
        <w:r w:rsidR="00E948A8">
          <w:rPr>
            <w:sz w:val="21"/>
            <w:szCs w:val="21"/>
          </w:rPr>
          <w:t>R</w:t>
        </w:r>
        <w:r w:rsidR="00E948A8">
          <w:rPr>
            <w:rFonts w:hint="eastAsia"/>
            <w:sz w:val="21"/>
            <w:szCs w:val="21"/>
          </w:rPr>
          <w:t>]</w:t>
        </w:r>
      </w:ins>
      <w:r>
        <w:rPr>
          <w:rFonts w:hint="eastAsia"/>
          <w:sz w:val="21"/>
          <w:szCs w:val="21"/>
        </w:rPr>
        <w:t xml:space="preserve">. </w:t>
      </w:r>
      <w:r>
        <w:rPr>
          <w:sz w:val="21"/>
          <w:szCs w:val="21"/>
        </w:rPr>
        <w:t>2017</w:t>
      </w:r>
      <w:del w:id="7260" w:author="JY0225" w:date="2017-08-23T16:31:00Z">
        <w:r w:rsidDel="008E2759">
          <w:rPr>
            <w:sz w:val="21"/>
            <w:szCs w:val="21"/>
          </w:rPr>
          <w:delText>.3.21</w:delText>
        </w:r>
      </w:del>
      <w:bookmarkEnd w:id="7256"/>
      <w:r>
        <w:rPr>
          <w:sz w:val="21"/>
          <w:szCs w:val="21"/>
        </w:rPr>
        <w:t>.</w:t>
      </w:r>
      <w:bookmarkEnd w:id="7257"/>
    </w:p>
    <w:p w14:paraId="60AF671E" w14:textId="13F94DC2" w:rsidR="00505F6F" w:rsidRDefault="00505F6F" w:rsidP="00505F6F">
      <w:pPr>
        <w:pStyle w:val="a6"/>
        <w:numPr>
          <w:ilvl w:val="0"/>
          <w:numId w:val="1"/>
        </w:numPr>
        <w:spacing w:line="400" w:lineRule="exact"/>
        <w:rPr>
          <w:sz w:val="21"/>
          <w:szCs w:val="21"/>
        </w:rPr>
      </w:pPr>
      <w:bookmarkStart w:id="7261" w:name="_Ref489705884"/>
      <w:bookmarkEnd w:id="7258"/>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w:t>
      </w:r>
      <w:del w:id="7262" w:author="JY0225" w:date="2017-08-23T16:06:00Z">
        <w:r w:rsidRPr="00505F6F" w:rsidDel="00685811">
          <w:rPr>
            <w:rFonts w:hint="eastAsia"/>
            <w:sz w:val="21"/>
            <w:szCs w:val="21"/>
          </w:rPr>
          <w:delText xml:space="preserve">+29. </w:delText>
        </w:r>
      </w:del>
      <w:ins w:id="7263" w:author="JY0225" w:date="2017-08-23T16:06:00Z">
        <w:r w:rsidR="00685811">
          <w:rPr>
            <w:sz w:val="21"/>
            <w:szCs w:val="21"/>
          </w:rPr>
          <w:t>.</w:t>
        </w:r>
      </w:ins>
      <w:del w:id="7264" w:author="JY0225" w:date="2017-08-23T16:06:00Z">
        <w:r w:rsidRPr="00505F6F" w:rsidDel="00936D04">
          <w:rPr>
            <w:rFonts w:hint="eastAsia"/>
            <w:sz w:val="21"/>
            <w:szCs w:val="21"/>
          </w:rPr>
          <w:delText>[2017-08-05]. DOI</w:delText>
        </w:r>
        <w:r w:rsidRPr="00505F6F" w:rsidDel="00936D04">
          <w:rPr>
            <w:rFonts w:hint="eastAsia"/>
            <w:sz w:val="21"/>
            <w:szCs w:val="21"/>
          </w:rPr>
          <w:delText>：</w:delText>
        </w:r>
        <w:r w:rsidRPr="00505F6F" w:rsidDel="00936D04">
          <w:rPr>
            <w:rFonts w:hint="eastAsia"/>
            <w:sz w:val="21"/>
            <w:szCs w:val="21"/>
          </w:rPr>
          <w:delText>10.16652/j.issn.1004-373x.2016.06.006</w:delText>
        </w:r>
      </w:del>
      <w:bookmarkEnd w:id="7261"/>
    </w:p>
    <w:p w14:paraId="3C4B1A6F" w14:textId="113DDE9C" w:rsidR="00793B98" w:rsidRDefault="005A3D87" w:rsidP="00F0367C">
      <w:pPr>
        <w:pStyle w:val="a6"/>
        <w:numPr>
          <w:ilvl w:val="0"/>
          <w:numId w:val="1"/>
        </w:numPr>
        <w:spacing w:line="400" w:lineRule="exact"/>
        <w:rPr>
          <w:sz w:val="21"/>
          <w:szCs w:val="21"/>
        </w:rPr>
      </w:pPr>
      <w:bookmarkStart w:id="7265" w:name="_Ref489820088"/>
      <w:r w:rsidRPr="005A3D87">
        <w:rPr>
          <w:sz w:val="21"/>
          <w:szCs w:val="21"/>
        </w:rPr>
        <w:t>Zhong Lin He,</w:t>
      </w:r>
      <w:ins w:id="7266" w:author="JY0225" w:date="2017-08-23T16:07:00Z">
        <w:r w:rsidR="003D193E">
          <w:rPr>
            <w:sz w:val="21"/>
            <w:szCs w:val="21"/>
          </w:rPr>
          <w:t xml:space="preserve"> </w:t>
        </w:r>
      </w:ins>
      <w:r w:rsidRPr="005A3D87">
        <w:rPr>
          <w:sz w:val="21"/>
          <w:szCs w:val="21"/>
        </w:rPr>
        <w:t>Yu Hua He,</w:t>
      </w:r>
      <w:ins w:id="7267" w:author="JY0225" w:date="2017-08-23T16:07:00Z">
        <w:r w:rsidR="009B51AA">
          <w:rPr>
            <w:sz w:val="21"/>
            <w:szCs w:val="21"/>
          </w:rPr>
          <w:t xml:space="preserve"> </w:t>
        </w:r>
      </w:ins>
      <w:r w:rsidRPr="005A3D87">
        <w:rPr>
          <w:sz w:val="21"/>
          <w:szCs w:val="21"/>
        </w:rPr>
        <w:t>Li Yu Chen. A Study on the Key Issues of Cloud Storage Technology[J]. Applied Mechanics and Materials,</w:t>
      </w:r>
      <w:ins w:id="7268" w:author="JY0225" w:date="2017-08-14T13:00:00Z">
        <w:r w:rsidR="00B46969">
          <w:rPr>
            <w:sz w:val="21"/>
            <w:szCs w:val="21"/>
          </w:rPr>
          <w:t xml:space="preserve"> </w:t>
        </w:r>
      </w:ins>
      <w:r w:rsidRPr="005A3D87">
        <w:rPr>
          <w:sz w:val="21"/>
          <w:szCs w:val="21"/>
        </w:rPr>
        <w:t>2010,</w:t>
      </w:r>
      <w:ins w:id="7269" w:author="JY0225" w:date="2017-08-14T13:00:00Z">
        <w:r w:rsidR="00B46969">
          <w:rPr>
            <w:sz w:val="21"/>
            <w:szCs w:val="21"/>
          </w:rPr>
          <w:t xml:space="preserve"> </w:t>
        </w:r>
      </w:ins>
      <w:r w:rsidRPr="005A3D87">
        <w:rPr>
          <w:sz w:val="21"/>
          <w:szCs w:val="21"/>
        </w:rPr>
        <w:t>979(29)</w:t>
      </w:r>
      <w:del w:id="7270" w:author="JY0225" w:date="2017-08-23T16:07:00Z">
        <w:r w:rsidRPr="005A3D87" w:rsidDel="00DE0114">
          <w:rPr>
            <w:sz w:val="21"/>
            <w:szCs w:val="21"/>
          </w:rPr>
          <w:delText>:</w:delText>
        </w:r>
      </w:del>
      <w:r w:rsidRPr="005A3D87">
        <w:rPr>
          <w:sz w:val="21"/>
          <w:szCs w:val="21"/>
        </w:rPr>
        <w:t>.</w:t>
      </w:r>
      <w:bookmarkEnd w:id="7265"/>
    </w:p>
    <w:p w14:paraId="358ECECE" w14:textId="319F1350" w:rsidR="00F60053" w:rsidRPr="00F60053" w:rsidRDefault="00F60053" w:rsidP="00F60053">
      <w:pPr>
        <w:pStyle w:val="a6"/>
        <w:numPr>
          <w:ilvl w:val="0"/>
          <w:numId w:val="1"/>
        </w:numPr>
        <w:spacing w:line="400" w:lineRule="exact"/>
        <w:rPr>
          <w:sz w:val="21"/>
          <w:szCs w:val="21"/>
        </w:rPr>
      </w:pPr>
      <w:bookmarkStart w:id="7271" w:name="_Ref489791737"/>
      <w:r w:rsidRPr="003970CA">
        <w:rPr>
          <w:sz w:val="21"/>
          <w:szCs w:val="21"/>
        </w:rPr>
        <w:t>Amirhossein Farahzadi,</w:t>
      </w:r>
      <w:ins w:id="7272" w:author="JY0225" w:date="2017-08-23T16:08:00Z">
        <w:r w:rsidR="00100804">
          <w:rPr>
            <w:sz w:val="21"/>
            <w:szCs w:val="21"/>
          </w:rPr>
          <w:t xml:space="preserve"> </w:t>
        </w:r>
      </w:ins>
      <w:r w:rsidRPr="003970CA">
        <w:rPr>
          <w:sz w:val="21"/>
          <w:szCs w:val="21"/>
        </w:rPr>
        <w:t>Pooyan Shams,</w:t>
      </w:r>
      <w:ins w:id="7273" w:author="JY0225" w:date="2017-08-23T16:08:00Z">
        <w:r w:rsidR="00100804">
          <w:rPr>
            <w:sz w:val="21"/>
            <w:szCs w:val="21"/>
          </w:rPr>
          <w:t xml:space="preserve"> </w:t>
        </w:r>
      </w:ins>
      <w:r w:rsidRPr="003970CA">
        <w:rPr>
          <w:sz w:val="21"/>
          <w:szCs w:val="21"/>
        </w:rPr>
        <w:t>Javad Rezazadeh,</w:t>
      </w:r>
      <w:ins w:id="7274" w:author="JY0225" w:date="2017-08-23T16:08:00Z">
        <w:r w:rsidR="00100804">
          <w:rPr>
            <w:sz w:val="21"/>
            <w:szCs w:val="21"/>
          </w:rPr>
          <w:t xml:space="preserve"> </w:t>
        </w:r>
      </w:ins>
      <w:r w:rsidRPr="003970CA">
        <w:rPr>
          <w:sz w:val="21"/>
          <w:szCs w:val="21"/>
        </w:rPr>
        <w:t>Reza Farahbakhsh. Middleware technologies for cloud of things-a survey[J]. Digital Communications and Networks,</w:t>
      </w:r>
      <w:ins w:id="7275" w:author="JY0225" w:date="2017-08-23T16:08:00Z">
        <w:r w:rsidR="00DE2AF4">
          <w:rPr>
            <w:sz w:val="21"/>
            <w:szCs w:val="21"/>
          </w:rPr>
          <w:t xml:space="preserve"> </w:t>
        </w:r>
      </w:ins>
      <w:r w:rsidRPr="003970CA">
        <w:rPr>
          <w:sz w:val="21"/>
          <w:szCs w:val="21"/>
        </w:rPr>
        <w:t>2017</w:t>
      </w:r>
      <w:del w:id="7276" w:author="JY0225" w:date="2017-08-23T16:08:00Z">
        <w:r w:rsidRPr="003970CA" w:rsidDel="00901B7B">
          <w:rPr>
            <w:sz w:val="21"/>
            <w:szCs w:val="21"/>
          </w:rPr>
          <w:delText>,:</w:delText>
        </w:r>
      </w:del>
      <w:r w:rsidRPr="003970CA">
        <w:rPr>
          <w:sz w:val="21"/>
          <w:szCs w:val="21"/>
        </w:rPr>
        <w:t>.</w:t>
      </w:r>
      <w:bookmarkEnd w:id="7271"/>
    </w:p>
    <w:p w14:paraId="1EC53769" w14:textId="5A32C620" w:rsidR="00196979" w:rsidRDefault="00196979" w:rsidP="00196979">
      <w:pPr>
        <w:pStyle w:val="a6"/>
        <w:numPr>
          <w:ilvl w:val="0"/>
          <w:numId w:val="1"/>
        </w:numPr>
        <w:spacing w:line="400" w:lineRule="exact"/>
        <w:rPr>
          <w:sz w:val="21"/>
          <w:szCs w:val="21"/>
        </w:rPr>
      </w:pPr>
      <w:bookmarkStart w:id="7277" w:name="_Ref489691828"/>
      <w:bookmarkStart w:id="7278" w:name="_Ref489705992"/>
      <w:r w:rsidRPr="00196979">
        <w:rPr>
          <w:rFonts w:hint="eastAsia"/>
          <w:sz w:val="21"/>
          <w:szCs w:val="21"/>
        </w:rPr>
        <w:t>卜瑞琪</w:t>
      </w:r>
      <w:ins w:id="7279" w:author="JY0225" w:date="2017-08-23T16:05:00Z">
        <w:r w:rsidR="00FF3F08">
          <w:rPr>
            <w:sz w:val="21"/>
            <w:szCs w:val="21"/>
          </w:rPr>
          <w:t>.</w:t>
        </w:r>
      </w:ins>
      <w:ins w:id="7280" w:author="JY0225" w:date="2017-08-23T16:09:00Z">
        <w:r w:rsidR="006E4DE6">
          <w:rPr>
            <w:sz w:val="21"/>
            <w:szCs w:val="21"/>
          </w:rPr>
          <w:t xml:space="preserve"> </w:t>
        </w:r>
      </w:ins>
      <w:del w:id="7281" w:author="JY0225" w:date="2017-08-23T16:05:00Z">
        <w:r w:rsidDel="00FF3F08">
          <w:rPr>
            <w:rFonts w:hint="eastAsia"/>
            <w:sz w:val="21"/>
            <w:szCs w:val="21"/>
          </w:rPr>
          <w:delText xml:space="preserve">. </w:delText>
        </w:r>
      </w:del>
      <w:r w:rsidRPr="00196979">
        <w:rPr>
          <w:rFonts w:hint="eastAsia"/>
          <w:sz w:val="21"/>
          <w:szCs w:val="21"/>
        </w:rPr>
        <w:t>面向云备份的高效中间件设计与实现</w:t>
      </w:r>
      <w:ins w:id="7282" w:author="JY0225" w:date="2017-08-23T16:05:00Z">
        <w:r w:rsidR="00AA7A45">
          <w:rPr>
            <w:rFonts w:hint="eastAsia"/>
            <w:sz w:val="21"/>
            <w:szCs w:val="21"/>
          </w:rPr>
          <w:t>[</w:t>
        </w:r>
        <w:r w:rsidR="00AA7A45">
          <w:rPr>
            <w:sz w:val="21"/>
            <w:szCs w:val="21"/>
          </w:rPr>
          <w:t>D</w:t>
        </w:r>
        <w:r w:rsidR="00AA7A45">
          <w:rPr>
            <w:rFonts w:hint="eastAsia"/>
            <w:sz w:val="21"/>
            <w:szCs w:val="21"/>
          </w:rPr>
          <w:t>]</w:t>
        </w:r>
      </w:ins>
      <w:r>
        <w:rPr>
          <w:rFonts w:hint="eastAsia"/>
          <w:sz w:val="21"/>
          <w:szCs w:val="21"/>
        </w:rPr>
        <w:t>.</w:t>
      </w:r>
      <w:ins w:id="7283" w:author="JY0225" w:date="2017-08-23T16:23:00Z">
        <w:r w:rsidR="003063FF">
          <w:rPr>
            <w:sz w:val="21"/>
            <w:szCs w:val="21"/>
          </w:rPr>
          <w:t xml:space="preserve"> </w:t>
        </w:r>
        <w:r w:rsidR="003063FF">
          <w:rPr>
            <w:rFonts w:hint="eastAsia"/>
            <w:sz w:val="21"/>
            <w:szCs w:val="21"/>
          </w:rPr>
          <w:t>复旦大学</w:t>
        </w:r>
      </w:ins>
      <w:ins w:id="7284" w:author="JY0225" w:date="2017-08-23T16:24:00Z">
        <w:r w:rsidR="004B56A8">
          <w:rPr>
            <w:rFonts w:hint="eastAsia"/>
            <w:sz w:val="21"/>
            <w:szCs w:val="21"/>
          </w:rPr>
          <w:t>,</w:t>
        </w:r>
      </w:ins>
      <w:ins w:id="7285" w:author="JY0225" w:date="2017-08-23T16:23:00Z">
        <w:r w:rsidR="003063FF">
          <w:rPr>
            <w:rFonts w:hint="eastAsia"/>
            <w:sz w:val="21"/>
            <w:szCs w:val="21"/>
          </w:rPr>
          <w:t xml:space="preserve"> </w:t>
        </w:r>
      </w:ins>
      <w:del w:id="7286" w:author="JY0225" w:date="2017-08-23T16:23:00Z">
        <w:r w:rsidDel="003063FF">
          <w:rPr>
            <w:rFonts w:hint="eastAsia"/>
            <w:sz w:val="21"/>
            <w:szCs w:val="21"/>
          </w:rPr>
          <w:delText xml:space="preserve"> </w:delText>
        </w:r>
      </w:del>
      <w:r>
        <w:rPr>
          <w:sz w:val="21"/>
          <w:szCs w:val="21"/>
        </w:rPr>
        <w:t>2015</w:t>
      </w:r>
      <w:del w:id="7287" w:author="JY0225" w:date="2017-08-23T16:24:00Z">
        <w:r w:rsidDel="00B77BBE">
          <w:rPr>
            <w:sz w:val="21"/>
            <w:szCs w:val="21"/>
          </w:rPr>
          <w:delText>.10.23</w:delText>
        </w:r>
      </w:del>
      <w:bookmarkEnd w:id="7277"/>
      <w:r w:rsidR="00EC26E4">
        <w:rPr>
          <w:sz w:val="21"/>
          <w:szCs w:val="21"/>
        </w:rPr>
        <w:t>.</w:t>
      </w:r>
      <w:bookmarkEnd w:id="7278"/>
    </w:p>
    <w:p w14:paraId="4D1728AD" w14:textId="4A7888F6" w:rsidR="003175C3" w:rsidRDefault="003175C3" w:rsidP="003175C3">
      <w:pPr>
        <w:pStyle w:val="a6"/>
        <w:numPr>
          <w:ilvl w:val="0"/>
          <w:numId w:val="1"/>
        </w:numPr>
        <w:spacing w:line="400" w:lineRule="exact"/>
        <w:rPr>
          <w:sz w:val="21"/>
          <w:szCs w:val="21"/>
        </w:rPr>
      </w:pPr>
      <w:bookmarkStart w:id="7288" w:name="_Ref489690644"/>
      <w:r w:rsidRPr="003175C3">
        <w:rPr>
          <w:sz w:val="21"/>
          <w:szCs w:val="21"/>
        </w:rPr>
        <w:t>Naresh vurukonda,</w:t>
      </w:r>
      <w:ins w:id="7289" w:author="JY0225" w:date="2017-08-23T16:09:00Z">
        <w:r w:rsidR="00104647">
          <w:rPr>
            <w:sz w:val="21"/>
            <w:szCs w:val="21"/>
          </w:rPr>
          <w:t xml:space="preserve"> </w:t>
        </w:r>
      </w:ins>
      <w:r w:rsidRPr="003175C3">
        <w:rPr>
          <w:sz w:val="21"/>
          <w:szCs w:val="21"/>
        </w:rPr>
        <w:t>B. Thirumala Rao. A Study on Data Storage Security Issues in Cloud Computing[J]. Pr</w:t>
      </w:r>
      <w:r w:rsidR="00BB3634">
        <w:rPr>
          <w:sz w:val="21"/>
          <w:szCs w:val="21"/>
        </w:rPr>
        <w:t>ocedia Computer Science,</w:t>
      </w:r>
      <w:ins w:id="7290" w:author="JY0225" w:date="2017-08-23T16:09:00Z">
        <w:r w:rsidR="00107CC9">
          <w:rPr>
            <w:sz w:val="21"/>
            <w:szCs w:val="21"/>
          </w:rPr>
          <w:t xml:space="preserve"> </w:t>
        </w:r>
      </w:ins>
      <w:r w:rsidR="00BB3634">
        <w:rPr>
          <w:sz w:val="21"/>
          <w:szCs w:val="21"/>
        </w:rPr>
        <w:t>2016,</w:t>
      </w:r>
      <w:ins w:id="7291" w:author="JY0225" w:date="2017-08-23T16:09:00Z">
        <w:r w:rsidR="00E73740">
          <w:rPr>
            <w:sz w:val="21"/>
            <w:szCs w:val="21"/>
          </w:rPr>
          <w:t xml:space="preserve"> </w:t>
        </w:r>
      </w:ins>
      <w:r w:rsidR="00BB3634">
        <w:rPr>
          <w:sz w:val="21"/>
          <w:szCs w:val="21"/>
        </w:rPr>
        <w:t>92</w:t>
      </w:r>
      <w:r w:rsidRPr="003175C3">
        <w:rPr>
          <w:sz w:val="21"/>
          <w:szCs w:val="21"/>
        </w:rPr>
        <w:t>.</w:t>
      </w:r>
      <w:bookmarkEnd w:id="7288"/>
    </w:p>
    <w:p w14:paraId="1D6D7730" w14:textId="739ACD5D" w:rsidR="00793B98" w:rsidRDefault="006A1E35" w:rsidP="006A1E35">
      <w:pPr>
        <w:pStyle w:val="a6"/>
        <w:numPr>
          <w:ilvl w:val="0"/>
          <w:numId w:val="1"/>
        </w:numPr>
        <w:spacing w:line="400" w:lineRule="exact"/>
        <w:rPr>
          <w:sz w:val="21"/>
          <w:szCs w:val="21"/>
        </w:rPr>
      </w:pPr>
      <w:bookmarkStart w:id="7292"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w:t>
      </w:r>
      <w:ins w:id="7293" w:author="JY0225" w:date="2017-08-23T16:09:00Z">
        <w:r w:rsidR="001924A8">
          <w:rPr>
            <w:sz w:val="21"/>
            <w:szCs w:val="21"/>
          </w:rPr>
          <w:t xml:space="preserve"> </w:t>
        </w:r>
      </w:ins>
      <w:r w:rsidRPr="006A1E35">
        <w:rPr>
          <w:rFonts w:hint="eastAsia"/>
          <w:sz w:val="21"/>
          <w:szCs w:val="21"/>
        </w:rPr>
        <w:t xml:space="preserve">2012,18(06):30-33. </w:t>
      </w:r>
      <w:del w:id="7294" w:author="JY0225" w:date="2017-08-23T16:09:00Z">
        <w:r w:rsidRPr="006A1E35" w:rsidDel="00F308BD">
          <w:rPr>
            <w:rFonts w:hint="eastAsia"/>
            <w:sz w:val="21"/>
            <w:szCs w:val="21"/>
          </w:rPr>
          <w:delText>[2017-08-05].</w:delText>
        </w:r>
      </w:del>
      <w:bookmarkEnd w:id="7292"/>
    </w:p>
    <w:p w14:paraId="0F51B847" w14:textId="22A0C298" w:rsidR="003175C3" w:rsidRDefault="009E3509" w:rsidP="009E3509">
      <w:pPr>
        <w:pStyle w:val="a6"/>
        <w:numPr>
          <w:ilvl w:val="0"/>
          <w:numId w:val="1"/>
        </w:numPr>
        <w:spacing w:line="400" w:lineRule="exact"/>
        <w:rPr>
          <w:sz w:val="21"/>
          <w:szCs w:val="21"/>
        </w:rPr>
      </w:pPr>
      <w:bookmarkStart w:id="7295"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ins w:id="7296" w:author="JY0225" w:date="2017-08-23T16:11:00Z">
        <w:r w:rsidR="00A4501C">
          <w:rPr>
            <w:sz w:val="21"/>
            <w:szCs w:val="21"/>
          </w:rPr>
          <w:t>[J]</w:t>
        </w:r>
      </w:ins>
      <w:r>
        <w:rPr>
          <w:sz w:val="21"/>
          <w:szCs w:val="21"/>
        </w:rPr>
        <w:t xml:space="preserve">. </w:t>
      </w:r>
      <w:r w:rsidRPr="009E3509">
        <w:rPr>
          <w:sz w:val="21"/>
          <w:szCs w:val="21"/>
        </w:rPr>
        <w:t>Journal of Zhejiang University SCIENCE C, 2011, Vol.12 (12)</w:t>
      </w:r>
      <w:del w:id="7297" w:author="JY0225" w:date="2017-08-23T16:11:00Z">
        <w:r w:rsidRPr="009E3509" w:rsidDel="003848A4">
          <w:rPr>
            <w:sz w:val="21"/>
            <w:szCs w:val="21"/>
          </w:rPr>
          <w:delText>, pp.</w:delText>
        </w:r>
      </w:del>
      <w:ins w:id="7298" w:author="JY0225" w:date="2017-08-23T16:11:00Z">
        <w:r w:rsidR="003848A4">
          <w:rPr>
            <w:sz w:val="21"/>
            <w:szCs w:val="21"/>
          </w:rPr>
          <w:t>:</w:t>
        </w:r>
      </w:ins>
      <w:r w:rsidRPr="009E3509">
        <w:rPr>
          <w:sz w:val="21"/>
          <w:szCs w:val="21"/>
        </w:rPr>
        <w:t>951-964</w:t>
      </w:r>
      <w:r>
        <w:rPr>
          <w:sz w:val="21"/>
          <w:szCs w:val="21"/>
        </w:rPr>
        <w:t>.</w:t>
      </w:r>
      <w:bookmarkEnd w:id="7295"/>
    </w:p>
    <w:p w14:paraId="317F9EFC" w14:textId="0FD5FA84" w:rsidR="006E0CD1" w:rsidRPr="006E0CD1" w:rsidRDefault="006E0CD1" w:rsidP="006E0CD1">
      <w:pPr>
        <w:pStyle w:val="a5"/>
        <w:numPr>
          <w:ilvl w:val="0"/>
          <w:numId w:val="1"/>
        </w:numPr>
        <w:ind w:firstLineChars="0"/>
        <w:rPr>
          <w:rFonts w:ascii="Times New Roman" w:eastAsia="宋体" w:hAnsi="Times New Roman" w:cs="Times New Roman"/>
          <w:spacing w:val="10"/>
          <w:kern w:val="0"/>
          <w:szCs w:val="21"/>
        </w:rPr>
      </w:pPr>
      <w:bookmarkStart w:id="7299" w:name="_Ref490467202"/>
      <w:r w:rsidRPr="006E0CD1">
        <w:rPr>
          <w:rFonts w:ascii="Times New Roman" w:eastAsia="宋体" w:hAnsi="Times New Roman" w:cs="Times New Roman" w:hint="eastAsia"/>
          <w:spacing w:val="10"/>
          <w:kern w:val="0"/>
          <w:szCs w:val="21"/>
        </w:rPr>
        <w:t>李新宇</w:t>
      </w:r>
      <w:r w:rsidRPr="006E0CD1">
        <w:rPr>
          <w:rFonts w:ascii="Times New Roman" w:eastAsia="宋体" w:hAnsi="Times New Roman" w:cs="Times New Roman" w:hint="eastAsia"/>
          <w:spacing w:val="10"/>
          <w:kern w:val="0"/>
          <w:szCs w:val="21"/>
        </w:rPr>
        <w:t xml:space="preserve">. </w:t>
      </w:r>
      <w:r w:rsidRPr="006E0CD1">
        <w:rPr>
          <w:rFonts w:ascii="Times New Roman" w:eastAsia="宋体" w:hAnsi="Times New Roman" w:cs="Times New Roman" w:hint="eastAsia"/>
          <w:spacing w:val="10"/>
          <w:kern w:val="0"/>
          <w:szCs w:val="21"/>
        </w:rPr>
        <w:t>网络云盘介绍——以</w:t>
      </w:r>
      <w:r w:rsidRPr="006E0CD1">
        <w:rPr>
          <w:rFonts w:ascii="Times New Roman" w:eastAsia="宋体" w:hAnsi="Times New Roman" w:cs="Times New Roman" w:hint="eastAsia"/>
          <w:spacing w:val="10"/>
          <w:kern w:val="0"/>
          <w:szCs w:val="21"/>
        </w:rPr>
        <w:t>360</w:t>
      </w:r>
      <w:r w:rsidRPr="006E0CD1">
        <w:rPr>
          <w:rFonts w:ascii="Times New Roman" w:eastAsia="宋体" w:hAnsi="Times New Roman" w:cs="Times New Roman" w:hint="eastAsia"/>
          <w:spacing w:val="10"/>
          <w:kern w:val="0"/>
          <w:szCs w:val="21"/>
        </w:rPr>
        <w:t>云盘和百度云为例</w:t>
      </w:r>
      <w:r w:rsidRPr="006E0CD1">
        <w:rPr>
          <w:rFonts w:ascii="Times New Roman" w:eastAsia="宋体" w:hAnsi="Times New Roman" w:cs="Times New Roman" w:hint="eastAsia"/>
          <w:spacing w:val="10"/>
          <w:kern w:val="0"/>
          <w:szCs w:val="21"/>
        </w:rPr>
        <w:t xml:space="preserve">[J]. </w:t>
      </w:r>
      <w:r w:rsidRPr="006E0CD1">
        <w:rPr>
          <w:rFonts w:ascii="Times New Roman" w:eastAsia="宋体" w:hAnsi="Times New Roman" w:cs="Times New Roman" w:hint="eastAsia"/>
          <w:spacing w:val="10"/>
          <w:kern w:val="0"/>
          <w:szCs w:val="21"/>
        </w:rPr>
        <w:t>无线互联科技</w:t>
      </w:r>
      <w:r w:rsidRPr="006E0CD1">
        <w:rPr>
          <w:rFonts w:ascii="Times New Roman" w:eastAsia="宋体" w:hAnsi="Times New Roman" w:cs="Times New Roman" w:hint="eastAsia"/>
          <w:spacing w:val="10"/>
          <w:kern w:val="0"/>
          <w:szCs w:val="21"/>
        </w:rPr>
        <w:t>,2014,01:38.</w:t>
      </w:r>
      <w:bookmarkEnd w:id="7299"/>
    </w:p>
    <w:p w14:paraId="2171E046" w14:textId="48301FE6" w:rsidR="00550F66" w:rsidRDefault="00550F66" w:rsidP="00550F66">
      <w:pPr>
        <w:pStyle w:val="a6"/>
        <w:numPr>
          <w:ilvl w:val="0"/>
          <w:numId w:val="1"/>
        </w:numPr>
        <w:spacing w:line="400" w:lineRule="exact"/>
        <w:rPr>
          <w:sz w:val="21"/>
          <w:szCs w:val="21"/>
        </w:rPr>
      </w:pPr>
      <w:bookmarkStart w:id="7300" w:name="_Ref489792117"/>
      <w:r w:rsidRPr="00153B28">
        <w:rPr>
          <w:sz w:val="21"/>
          <w:szCs w:val="21"/>
        </w:rPr>
        <w:t>Anonymous. Research and Markets; Implementing SSL/TLS Using Cryptography and PKI - Guide to Implementing Protocols for Internet Security[J]. Computers, Networks &amp; Communications,</w:t>
      </w:r>
      <w:ins w:id="7301" w:author="JY0225" w:date="2017-08-14T12:57:00Z">
        <w:r w:rsidR="00B46969">
          <w:rPr>
            <w:sz w:val="21"/>
            <w:szCs w:val="21"/>
          </w:rPr>
          <w:t xml:space="preserve"> </w:t>
        </w:r>
      </w:ins>
      <w:r w:rsidRPr="00153B28">
        <w:rPr>
          <w:sz w:val="21"/>
          <w:szCs w:val="21"/>
        </w:rPr>
        <w:t>20</w:t>
      </w:r>
      <w:r>
        <w:rPr>
          <w:sz w:val="21"/>
          <w:szCs w:val="21"/>
        </w:rPr>
        <w:t>11</w:t>
      </w:r>
      <w:r w:rsidRPr="00153B28">
        <w:rPr>
          <w:sz w:val="21"/>
          <w:szCs w:val="21"/>
        </w:rPr>
        <w:t>.</w:t>
      </w:r>
      <w:bookmarkEnd w:id="7300"/>
    </w:p>
    <w:p w14:paraId="33C1613F" w14:textId="680FDF2E" w:rsidR="008A1737" w:rsidRPr="008A1737" w:rsidRDefault="008A1737" w:rsidP="008A1737">
      <w:pPr>
        <w:pStyle w:val="a6"/>
        <w:numPr>
          <w:ilvl w:val="0"/>
          <w:numId w:val="1"/>
        </w:numPr>
        <w:spacing w:line="400" w:lineRule="exact"/>
        <w:rPr>
          <w:sz w:val="21"/>
          <w:szCs w:val="21"/>
        </w:rPr>
      </w:pPr>
      <w:bookmarkStart w:id="7302"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w:t>
      </w:r>
      <w:del w:id="7303" w:author="JY0225" w:date="2017-08-23T16:12:00Z">
        <w:r w:rsidRPr="0028319A" w:rsidDel="00A96D73">
          <w:rPr>
            <w:rFonts w:hint="eastAsia"/>
            <w:sz w:val="21"/>
            <w:szCs w:val="21"/>
          </w:rPr>
          <w:delText>+13. [2017-08-05]. DOI</w:delText>
        </w:r>
        <w:r w:rsidRPr="0028319A" w:rsidDel="00A96D73">
          <w:rPr>
            <w:rFonts w:hint="eastAsia"/>
            <w:sz w:val="21"/>
            <w:szCs w:val="21"/>
          </w:rPr>
          <w:delText>：</w:delText>
        </w:r>
        <w:r w:rsidRPr="0028319A" w:rsidDel="00A96D73">
          <w:rPr>
            <w:rFonts w:hint="eastAsia"/>
            <w:sz w:val="21"/>
            <w:szCs w:val="21"/>
          </w:rPr>
          <w:delText>10.16652/j.issn.1004-373x.2016.10.002</w:delText>
        </w:r>
      </w:del>
      <w:r>
        <w:rPr>
          <w:rFonts w:hint="eastAsia"/>
          <w:sz w:val="21"/>
          <w:szCs w:val="21"/>
        </w:rPr>
        <w:t>.</w:t>
      </w:r>
      <w:bookmarkEnd w:id="7302"/>
    </w:p>
    <w:p w14:paraId="1AA60336" w14:textId="6D20821D" w:rsidR="00544D71" w:rsidRDefault="00544D71" w:rsidP="00544D71">
      <w:pPr>
        <w:pStyle w:val="a6"/>
        <w:numPr>
          <w:ilvl w:val="0"/>
          <w:numId w:val="1"/>
        </w:numPr>
        <w:spacing w:line="400" w:lineRule="exact"/>
        <w:rPr>
          <w:sz w:val="21"/>
          <w:szCs w:val="21"/>
        </w:rPr>
      </w:pPr>
      <w:bookmarkStart w:id="7304" w:name="_Ref489792207"/>
      <w:r w:rsidRPr="00544D71">
        <w:rPr>
          <w:rFonts w:hint="eastAsia"/>
          <w:sz w:val="21"/>
          <w:szCs w:val="21"/>
        </w:rPr>
        <w:t>刘召富</w:t>
      </w:r>
      <w:r w:rsidRPr="00544D71">
        <w:rPr>
          <w:rFonts w:hint="eastAsia"/>
          <w:sz w:val="21"/>
          <w:szCs w:val="21"/>
        </w:rPr>
        <w:t>.</w:t>
      </w:r>
      <w:ins w:id="7305" w:author="JY0225" w:date="2017-08-23T16:12:00Z">
        <w:r w:rsidR="00440D4D">
          <w:rPr>
            <w:sz w:val="21"/>
            <w:szCs w:val="21"/>
          </w:rPr>
          <w:t xml:space="preserve"> </w:t>
        </w:r>
      </w:ins>
      <w:del w:id="7306" w:author="JY0225" w:date="2017-08-23T16:12:00Z">
        <w:r w:rsidRPr="00544D71" w:rsidDel="00440D4D">
          <w:rPr>
            <w:rFonts w:hint="eastAsia"/>
            <w:sz w:val="21"/>
            <w:szCs w:val="21"/>
          </w:rPr>
          <w:delText xml:space="preserve"> </w:delText>
        </w:r>
      </w:del>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7304"/>
    </w:p>
    <w:p w14:paraId="0981D947" w14:textId="1690D857" w:rsidR="002551D9" w:rsidRDefault="002551D9" w:rsidP="002551D9">
      <w:pPr>
        <w:pStyle w:val="a6"/>
        <w:numPr>
          <w:ilvl w:val="0"/>
          <w:numId w:val="1"/>
        </w:numPr>
        <w:spacing w:line="400" w:lineRule="exact"/>
        <w:rPr>
          <w:sz w:val="21"/>
          <w:szCs w:val="21"/>
        </w:rPr>
      </w:pPr>
      <w:bookmarkStart w:id="7307"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7307"/>
    </w:p>
    <w:p w14:paraId="62DA0067" w14:textId="4813C0B4" w:rsidR="002551D9" w:rsidRPr="00BA56A7" w:rsidRDefault="002551D9" w:rsidP="00BA56A7">
      <w:pPr>
        <w:pStyle w:val="a6"/>
        <w:numPr>
          <w:ilvl w:val="0"/>
          <w:numId w:val="1"/>
        </w:numPr>
        <w:spacing w:line="400" w:lineRule="exact"/>
        <w:rPr>
          <w:sz w:val="21"/>
          <w:szCs w:val="21"/>
        </w:rPr>
      </w:pPr>
      <w:bookmarkStart w:id="7308"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w:t>
      </w:r>
      <w:del w:id="7309" w:author="JY0225" w:date="2017-08-23T16:12:00Z">
        <w:r w:rsidRPr="00DA04F3" w:rsidDel="00E708B7">
          <w:rPr>
            <w:rFonts w:hint="eastAsia"/>
            <w:sz w:val="21"/>
            <w:szCs w:val="21"/>
          </w:rPr>
          <w:delText>.</w:delText>
        </w:r>
        <w:r w:rsidRPr="00DA04F3" w:rsidDel="00B50F78">
          <w:rPr>
            <w:rFonts w:hint="eastAsia"/>
            <w:sz w:val="21"/>
            <w:szCs w:val="21"/>
          </w:rPr>
          <w:delText xml:space="preserve"> [2017-08-05]</w:delText>
        </w:r>
      </w:del>
      <w:r w:rsidRPr="00DA04F3">
        <w:rPr>
          <w:rFonts w:hint="eastAsia"/>
          <w:sz w:val="21"/>
          <w:szCs w:val="21"/>
        </w:rPr>
        <w:t>.</w:t>
      </w:r>
      <w:bookmarkEnd w:id="7308"/>
    </w:p>
    <w:p w14:paraId="19848E4C" w14:textId="39BE6FF1" w:rsidR="0067344D" w:rsidRDefault="0067344D" w:rsidP="0067344D">
      <w:pPr>
        <w:pStyle w:val="a6"/>
        <w:numPr>
          <w:ilvl w:val="0"/>
          <w:numId w:val="1"/>
        </w:numPr>
        <w:spacing w:line="400" w:lineRule="exact"/>
        <w:rPr>
          <w:sz w:val="21"/>
          <w:szCs w:val="21"/>
        </w:rPr>
      </w:pPr>
      <w:bookmarkStart w:id="7310" w:name="_Ref489793121"/>
      <w:r w:rsidRPr="00F34669">
        <w:rPr>
          <w:sz w:val="21"/>
          <w:szCs w:val="21"/>
        </w:rPr>
        <w:t>K. Akhila,</w:t>
      </w:r>
      <w:ins w:id="7311" w:author="JY0225" w:date="2017-08-23T16:12:00Z">
        <w:r w:rsidR="00131F0F">
          <w:rPr>
            <w:sz w:val="21"/>
            <w:szCs w:val="21"/>
          </w:rPr>
          <w:t xml:space="preserve"> </w:t>
        </w:r>
      </w:ins>
      <w:r w:rsidRPr="00F34669">
        <w:rPr>
          <w:sz w:val="21"/>
          <w:szCs w:val="21"/>
        </w:rPr>
        <w:t>Amal Ganesh,</w:t>
      </w:r>
      <w:ins w:id="7312" w:author="JY0225" w:date="2017-08-23T16:13:00Z">
        <w:r w:rsidR="00131F0F">
          <w:rPr>
            <w:sz w:val="21"/>
            <w:szCs w:val="21"/>
          </w:rPr>
          <w:t xml:space="preserve"> </w:t>
        </w:r>
      </w:ins>
      <w:r w:rsidRPr="00F34669">
        <w:rPr>
          <w:sz w:val="21"/>
          <w:szCs w:val="21"/>
        </w:rPr>
        <w:t>C. Sunitha. A Study on Deduplication Techniques over Encrypted Data[J]. Procedia Computer Science,2016,87</w:t>
      </w:r>
      <w:del w:id="7313" w:author="JY0225" w:date="2017-08-23T16:13:00Z">
        <w:r w:rsidRPr="00F34669" w:rsidDel="00131F0F">
          <w:rPr>
            <w:sz w:val="21"/>
            <w:szCs w:val="21"/>
          </w:rPr>
          <w:delText>:</w:delText>
        </w:r>
      </w:del>
      <w:r w:rsidRPr="00F34669">
        <w:rPr>
          <w:sz w:val="21"/>
          <w:szCs w:val="21"/>
        </w:rPr>
        <w:t>.</w:t>
      </w:r>
      <w:bookmarkEnd w:id="7310"/>
    </w:p>
    <w:p w14:paraId="5C1C7C2B" w14:textId="055C82F2" w:rsidR="00BA56A7" w:rsidDel="0083643A" w:rsidRDefault="00BA56A7" w:rsidP="00BA56A7">
      <w:pPr>
        <w:pStyle w:val="a6"/>
        <w:numPr>
          <w:ilvl w:val="0"/>
          <w:numId w:val="1"/>
        </w:numPr>
        <w:spacing w:line="400" w:lineRule="exact"/>
        <w:rPr>
          <w:del w:id="7314" w:author="JY0225" w:date="2017-08-23T16:13:00Z"/>
          <w:sz w:val="21"/>
          <w:szCs w:val="21"/>
        </w:rPr>
      </w:pPr>
      <w:bookmarkStart w:id="7315" w:name="_Ref489793122"/>
      <w:r>
        <w:rPr>
          <w:sz w:val="21"/>
          <w:szCs w:val="21"/>
        </w:rPr>
        <w:t>Xuan Li, Jin Li,</w:t>
      </w:r>
      <w:ins w:id="7316" w:author="JY0225" w:date="2017-08-23T16:13:00Z">
        <w:r w:rsidR="00A85FB1">
          <w:rPr>
            <w:sz w:val="21"/>
            <w:szCs w:val="21"/>
          </w:rPr>
          <w:t xml:space="preserve"> </w:t>
        </w:r>
      </w:ins>
      <w:del w:id="7317" w:author="JY0225" w:date="2017-08-23T16:13:00Z">
        <w:r w:rsidDel="00A85FB1">
          <w:rPr>
            <w:sz w:val="21"/>
            <w:szCs w:val="21"/>
          </w:rPr>
          <w:delText xml:space="preserve"> </w:delText>
        </w:r>
      </w:del>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w:t>
      </w:r>
      <w:del w:id="7318" w:author="JY0225" w:date="2017-08-23T16:13:00Z">
        <w:r w:rsidRPr="00F34669" w:rsidDel="00880B5B">
          <w:rPr>
            <w:sz w:val="21"/>
            <w:szCs w:val="21"/>
          </w:rPr>
          <w:delText>, pp</w:delText>
        </w:r>
      </w:del>
      <w:ins w:id="7319" w:author="JY0225" w:date="2017-08-23T16:13:00Z">
        <w:r w:rsidR="00880B5B">
          <w:rPr>
            <w:sz w:val="21"/>
            <w:szCs w:val="21"/>
          </w:rPr>
          <w:t>:</w:t>
        </w:r>
      </w:ins>
      <w:del w:id="7320" w:author="JY0225" w:date="2017-08-23T16:13:00Z">
        <w:r w:rsidRPr="00F34669" w:rsidDel="00880B5B">
          <w:rPr>
            <w:sz w:val="21"/>
            <w:szCs w:val="21"/>
          </w:rPr>
          <w:delText>.</w:delText>
        </w:r>
      </w:del>
      <w:r w:rsidRPr="00F34669">
        <w:rPr>
          <w:sz w:val="21"/>
          <w:szCs w:val="21"/>
        </w:rPr>
        <w:t>1437-1448</w:t>
      </w:r>
      <w:r>
        <w:rPr>
          <w:sz w:val="21"/>
          <w:szCs w:val="21"/>
        </w:rPr>
        <w:t>.</w:t>
      </w:r>
      <w:bookmarkEnd w:id="7315"/>
    </w:p>
    <w:p w14:paraId="51F9180D" w14:textId="77777777" w:rsidR="00BA56A7" w:rsidRPr="0083643A" w:rsidRDefault="00BA56A7">
      <w:pPr>
        <w:pStyle w:val="a6"/>
        <w:numPr>
          <w:ilvl w:val="0"/>
          <w:numId w:val="1"/>
        </w:numPr>
        <w:spacing w:line="400" w:lineRule="exact"/>
        <w:rPr>
          <w:sz w:val="21"/>
          <w:szCs w:val="21"/>
        </w:rPr>
        <w:pPrChange w:id="7321" w:author="JY0225" w:date="2017-08-23T16:13:00Z">
          <w:pPr>
            <w:pStyle w:val="a6"/>
            <w:spacing w:line="400" w:lineRule="exact"/>
          </w:pPr>
        </w:pPrChange>
      </w:pPr>
    </w:p>
    <w:p w14:paraId="502B746E" w14:textId="05913694" w:rsidR="00001744" w:rsidRPr="00521F0B" w:rsidRDefault="00DB7AF6">
      <w:pPr>
        <w:pStyle w:val="a6"/>
        <w:numPr>
          <w:ilvl w:val="0"/>
          <w:numId w:val="1"/>
        </w:numPr>
        <w:spacing w:line="400" w:lineRule="exact"/>
        <w:rPr>
          <w:sz w:val="21"/>
          <w:szCs w:val="21"/>
        </w:rPr>
      </w:pPr>
      <w:bookmarkStart w:id="7322" w:name="_Ref48979315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w:t>
      </w:r>
      <w:del w:id="7323" w:author="JY0225" w:date="2017-08-23T16:13:00Z">
        <w:r w:rsidRPr="00521F0B" w:rsidDel="00BE7399">
          <w:rPr>
            <w:sz w:val="21"/>
            <w:szCs w:val="21"/>
          </w:rPr>
          <w:delText xml:space="preserve"> [2017-08-05]</w:delText>
        </w:r>
        <w:r w:rsidRPr="00521F0B" w:rsidDel="00956544">
          <w:rPr>
            <w:sz w:val="21"/>
            <w:szCs w:val="21"/>
          </w:rPr>
          <w:delText>.</w:delText>
        </w:r>
      </w:del>
      <w:bookmarkEnd w:id="7322"/>
    </w:p>
    <w:p w14:paraId="38592D4B" w14:textId="737463F1" w:rsidR="00001744" w:rsidRPr="00001744" w:rsidRDefault="00001744" w:rsidP="00001744">
      <w:pPr>
        <w:pStyle w:val="a6"/>
        <w:numPr>
          <w:ilvl w:val="0"/>
          <w:numId w:val="1"/>
        </w:numPr>
        <w:spacing w:line="400" w:lineRule="exact"/>
        <w:ind w:left="418" w:hanging="418"/>
        <w:rPr>
          <w:sz w:val="21"/>
          <w:szCs w:val="21"/>
        </w:rPr>
      </w:pPr>
      <w:bookmarkStart w:id="7324" w:name="_Ref489793205"/>
      <w:r w:rsidRPr="009D4C79">
        <w:rPr>
          <w:sz w:val="21"/>
          <w:szCs w:val="21"/>
        </w:rPr>
        <w:lastRenderedPageBreak/>
        <w:t>Lei Wang,</w:t>
      </w:r>
      <w:ins w:id="7325" w:author="JY0225" w:date="2017-08-23T16:14:00Z">
        <w:r w:rsidR="002D6E9C">
          <w:rPr>
            <w:sz w:val="21"/>
            <w:szCs w:val="21"/>
          </w:rPr>
          <w:t xml:space="preserve"> </w:t>
        </w:r>
      </w:ins>
      <w:r w:rsidRPr="009D4C79">
        <w:rPr>
          <w:sz w:val="21"/>
          <w:szCs w:val="21"/>
        </w:rPr>
        <w:t>Yan Yan Yu,</w:t>
      </w:r>
      <w:ins w:id="7326" w:author="JY0225" w:date="2017-08-23T16:15:00Z">
        <w:r w:rsidR="00955402">
          <w:rPr>
            <w:sz w:val="21"/>
            <w:szCs w:val="21"/>
          </w:rPr>
          <w:t xml:space="preserve"> </w:t>
        </w:r>
      </w:ins>
      <w:r w:rsidRPr="009D4C79">
        <w:rPr>
          <w:sz w:val="21"/>
          <w:szCs w:val="21"/>
        </w:rPr>
        <w:t>Qian Huang,</w:t>
      </w:r>
      <w:ins w:id="7327" w:author="JY0225" w:date="2017-08-23T16:15:00Z">
        <w:r w:rsidR="00955402">
          <w:rPr>
            <w:sz w:val="21"/>
            <w:szCs w:val="21"/>
          </w:rPr>
          <w:t xml:space="preserve"> </w:t>
        </w:r>
      </w:ins>
      <w:r w:rsidRPr="009D4C79">
        <w:rPr>
          <w:sz w:val="21"/>
          <w:szCs w:val="21"/>
        </w:rPr>
        <w:t>Jun Yang,</w:t>
      </w:r>
      <w:ins w:id="7328" w:author="JY0225" w:date="2017-08-23T16:15:00Z">
        <w:r w:rsidR="00955402">
          <w:rPr>
            <w:sz w:val="21"/>
            <w:szCs w:val="21"/>
          </w:rPr>
          <w:t xml:space="preserve"> </w:t>
        </w:r>
      </w:ins>
      <w:r w:rsidRPr="009D4C79">
        <w:rPr>
          <w:sz w:val="21"/>
          <w:szCs w:val="21"/>
        </w:rPr>
        <w:t>Zheng Peng Zhao. The Design and Implementation of the MD5 Algorithm Based on FPGA[J]. Applied Mechanics and Materials,2013,2748(427)</w:t>
      </w:r>
      <w:del w:id="7329" w:author="JY0225" w:date="2017-08-23T16:15:00Z">
        <w:r w:rsidRPr="009D4C79" w:rsidDel="00955402">
          <w:rPr>
            <w:sz w:val="21"/>
            <w:szCs w:val="21"/>
          </w:rPr>
          <w:delText>:</w:delText>
        </w:r>
      </w:del>
      <w:r w:rsidRPr="009D4C79">
        <w:rPr>
          <w:sz w:val="21"/>
          <w:szCs w:val="21"/>
        </w:rPr>
        <w:t>.</w:t>
      </w:r>
      <w:bookmarkEnd w:id="7324"/>
    </w:p>
    <w:p w14:paraId="585BF0A8" w14:textId="5B6F34A6" w:rsidR="00010CC0" w:rsidRDefault="00010CC0" w:rsidP="00010CC0">
      <w:pPr>
        <w:pStyle w:val="a6"/>
        <w:numPr>
          <w:ilvl w:val="0"/>
          <w:numId w:val="1"/>
        </w:numPr>
        <w:spacing w:line="400" w:lineRule="exact"/>
        <w:rPr>
          <w:sz w:val="21"/>
          <w:szCs w:val="21"/>
        </w:rPr>
      </w:pPr>
      <w:bookmarkStart w:id="7330" w:name="_Ref489793232"/>
      <w:r w:rsidRPr="00010CC0">
        <w:rPr>
          <w:sz w:val="21"/>
          <w:szCs w:val="21"/>
        </w:rPr>
        <w:t>Fei Liu,</w:t>
      </w:r>
      <w:ins w:id="7331" w:author="JY0225" w:date="2017-08-23T16:15:00Z">
        <w:r w:rsidR="00811E68">
          <w:rPr>
            <w:sz w:val="21"/>
            <w:szCs w:val="21"/>
          </w:rPr>
          <w:t xml:space="preserve"> </w:t>
        </w:r>
      </w:ins>
      <w:r w:rsidRPr="00010CC0">
        <w:rPr>
          <w:sz w:val="21"/>
          <w:szCs w:val="21"/>
        </w:rPr>
        <w:t>Lanfang Ren,</w:t>
      </w:r>
      <w:ins w:id="7332" w:author="JY0225" w:date="2017-08-23T16:15:00Z">
        <w:r w:rsidR="00811E68">
          <w:rPr>
            <w:sz w:val="21"/>
            <w:szCs w:val="21"/>
          </w:rPr>
          <w:t xml:space="preserve"> </w:t>
        </w:r>
      </w:ins>
      <w:r w:rsidRPr="00010CC0">
        <w:rPr>
          <w:sz w:val="21"/>
          <w:szCs w:val="21"/>
        </w:rPr>
        <w:t>Hongtao Bai. Mitigating Cross-VM Side Channel Attack on Multiple Tenants Cloud Platform[J].</w:t>
      </w:r>
      <w:r w:rsidR="003F3063">
        <w:rPr>
          <w:sz w:val="21"/>
          <w:szCs w:val="21"/>
        </w:rPr>
        <w:t xml:space="preserve"> Journal of Computers,2014,9(4)</w:t>
      </w:r>
      <w:r w:rsidRPr="00010CC0">
        <w:rPr>
          <w:sz w:val="21"/>
          <w:szCs w:val="21"/>
        </w:rPr>
        <w:t>.</w:t>
      </w:r>
      <w:bookmarkEnd w:id="7330"/>
    </w:p>
    <w:p w14:paraId="2C815431" w14:textId="487B4C6B" w:rsidR="00A25B38" w:rsidRDefault="00A25B38"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333" w:name="_Ref489793334"/>
      <w:r w:rsidRPr="00A25B38">
        <w:rPr>
          <w:rFonts w:ascii="Times New Roman" w:eastAsia="宋体" w:hAnsi="Times New Roman" w:cs="Times New Roman"/>
          <w:spacing w:val="10"/>
          <w:kern w:val="0"/>
          <w:szCs w:val="21"/>
        </w:rPr>
        <w:t>Darren Quick,</w:t>
      </w:r>
      <w:ins w:id="7334" w:author="JY0225" w:date="2017-08-23T16:15:00Z">
        <w:r w:rsidR="00811E68">
          <w:rPr>
            <w:rFonts w:ascii="Times New Roman" w:eastAsia="宋体" w:hAnsi="Times New Roman" w:cs="Times New Roman"/>
            <w:spacing w:val="10"/>
            <w:kern w:val="0"/>
            <w:szCs w:val="21"/>
          </w:rPr>
          <w:t xml:space="preserve"> </w:t>
        </w:r>
      </w:ins>
      <w:r w:rsidRPr="00A25B38">
        <w:rPr>
          <w:rFonts w:ascii="Times New Roman" w:eastAsia="宋体" w:hAnsi="Times New Roman" w:cs="Times New Roman"/>
          <w:spacing w:val="10"/>
          <w:kern w:val="0"/>
          <w:szCs w:val="21"/>
        </w:rPr>
        <w:t>Kim-Kwang Raymond Choo. Dropbox analysis: Data remnants on user machines[J]. Digital Investigation,2013,101</w:t>
      </w:r>
      <w:del w:id="7335" w:author="JY0225" w:date="2017-08-23T16:15:00Z">
        <w:r w:rsidRPr="00A25B38" w:rsidDel="00F76C9B">
          <w:rPr>
            <w:rFonts w:ascii="Times New Roman" w:eastAsia="宋体" w:hAnsi="Times New Roman" w:cs="Times New Roman"/>
            <w:spacing w:val="10"/>
            <w:kern w:val="0"/>
            <w:szCs w:val="21"/>
          </w:rPr>
          <w:delText>:</w:delText>
        </w:r>
      </w:del>
      <w:r w:rsidRPr="00A25B38">
        <w:rPr>
          <w:rFonts w:ascii="Times New Roman" w:eastAsia="宋体" w:hAnsi="Times New Roman" w:cs="Times New Roman"/>
          <w:spacing w:val="10"/>
          <w:kern w:val="0"/>
          <w:szCs w:val="21"/>
        </w:rPr>
        <w:t>.</w:t>
      </w:r>
      <w:bookmarkEnd w:id="7333"/>
    </w:p>
    <w:p w14:paraId="5639AC94" w14:textId="34715F9B" w:rsidR="00EB4F1C" w:rsidRDefault="00EB4F1C" w:rsidP="00EB4F1C">
      <w:pPr>
        <w:pStyle w:val="a5"/>
        <w:numPr>
          <w:ilvl w:val="0"/>
          <w:numId w:val="1"/>
        </w:numPr>
        <w:spacing w:line="400" w:lineRule="exact"/>
        <w:ind w:firstLineChars="0"/>
        <w:rPr>
          <w:rFonts w:ascii="Times New Roman" w:eastAsia="宋体" w:hAnsi="Times New Roman" w:cs="Times New Roman"/>
          <w:spacing w:val="10"/>
          <w:kern w:val="0"/>
          <w:szCs w:val="21"/>
        </w:rPr>
      </w:pPr>
      <w:bookmarkStart w:id="7336" w:name="_Ref489793642"/>
      <w:r w:rsidRPr="00EB4F1C">
        <w:rPr>
          <w:rFonts w:ascii="Times New Roman" w:eastAsia="宋体" w:hAnsi="Times New Roman" w:cs="Times New Roman" w:hint="eastAsia"/>
          <w:spacing w:val="10"/>
          <w:kern w:val="0"/>
          <w:szCs w:val="21"/>
        </w:rPr>
        <w:t>王济意</w:t>
      </w:r>
      <w:r w:rsidRPr="00EB4F1C">
        <w:rPr>
          <w:rFonts w:ascii="Times New Roman" w:eastAsia="宋体" w:hAnsi="Times New Roman" w:cs="Times New Roman" w:hint="eastAsia"/>
          <w:spacing w:val="10"/>
          <w:kern w:val="0"/>
          <w:szCs w:val="21"/>
        </w:rPr>
        <w:t xml:space="preserve">. </w:t>
      </w:r>
      <w:r w:rsidRPr="00EB4F1C">
        <w:rPr>
          <w:rFonts w:ascii="Times New Roman" w:eastAsia="宋体" w:hAnsi="Times New Roman" w:cs="Times New Roman" w:hint="eastAsia"/>
          <w:spacing w:val="10"/>
          <w:kern w:val="0"/>
          <w:szCs w:val="21"/>
        </w:rPr>
        <w:t>基于物理隔离技术的安全信息交换系统</w:t>
      </w:r>
      <w:r w:rsidRPr="00EB4F1C">
        <w:rPr>
          <w:rFonts w:ascii="Times New Roman" w:eastAsia="宋体" w:hAnsi="Times New Roman" w:cs="Times New Roman" w:hint="eastAsia"/>
          <w:spacing w:val="10"/>
          <w:kern w:val="0"/>
          <w:szCs w:val="21"/>
        </w:rPr>
        <w:t>[D].</w:t>
      </w:r>
      <w:ins w:id="7337" w:author="JY0225" w:date="2017-08-23T16:15:00Z">
        <w:r w:rsidR="00ED11D1">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hint="eastAsia"/>
          <w:spacing w:val="10"/>
          <w:kern w:val="0"/>
          <w:szCs w:val="21"/>
        </w:rPr>
        <w:t>西安电子科技大学</w:t>
      </w:r>
      <w:r w:rsidRPr="00EB4F1C">
        <w:rPr>
          <w:rFonts w:ascii="Times New Roman" w:eastAsia="宋体" w:hAnsi="Times New Roman" w:cs="Times New Roman" w:hint="eastAsia"/>
          <w:spacing w:val="10"/>
          <w:kern w:val="0"/>
          <w:szCs w:val="21"/>
        </w:rPr>
        <w:t>,2015.</w:t>
      </w:r>
      <w:bookmarkEnd w:id="7336"/>
    </w:p>
    <w:p w14:paraId="7488CD0C" w14:textId="5027BDC2" w:rsidR="00DB6C01" w:rsidRDefault="00DB6C01" w:rsidP="00DB6C01">
      <w:pPr>
        <w:pStyle w:val="a5"/>
        <w:numPr>
          <w:ilvl w:val="0"/>
          <w:numId w:val="1"/>
        </w:numPr>
        <w:spacing w:line="400" w:lineRule="exact"/>
        <w:ind w:firstLineChars="0"/>
        <w:rPr>
          <w:rFonts w:ascii="Times New Roman" w:eastAsia="宋体" w:hAnsi="Times New Roman" w:cs="Times New Roman"/>
          <w:spacing w:val="10"/>
          <w:kern w:val="0"/>
          <w:szCs w:val="21"/>
        </w:rPr>
      </w:pPr>
      <w:bookmarkStart w:id="7338" w:name="_Ref489793797"/>
      <w:r w:rsidRPr="00DB6C01">
        <w:rPr>
          <w:rFonts w:ascii="Times New Roman" w:eastAsia="宋体" w:hAnsi="Times New Roman" w:cs="Times New Roman" w:hint="eastAsia"/>
          <w:spacing w:val="10"/>
          <w:kern w:val="0"/>
          <w:szCs w:val="21"/>
        </w:rPr>
        <w:t>张广斌</w:t>
      </w:r>
      <w:r w:rsidRPr="00DB6C01">
        <w:rPr>
          <w:rFonts w:ascii="Times New Roman" w:eastAsia="宋体" w:hAnsi="Times New Roman" w:cs="Times New Roman" w:hint="eastAsia"/>
          <w:spacing w:val="10"/>
          <w:kern w:val="0"/>
          <w:szCs w:val="21"/>
        </w:rPr>
        <w:t>,</w:t>
      </w:r>
      <w:ins w:id="7339" w:author="JY0225" w:date="2017-08-23T16:15:00Z">
        <w:r w:rsidR="00DC0C68">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宫金林</w:t>
      </w:r>
      <w:r w:rsidRPr="00DB6C01">
        <w:rPr>
          <w:rFonts w:ascii="Times New Roman" w:eastAsia="宋体" w:hAnsi="Times New Roman" w:cs="Times New Roman" w:hint="eastAsia"/>
          <w:spacing w:val="10"/>
          <w:kern w:val="0"/>
          <w:szCs w:val="21"/>
        </w:rPr>
        <w:t>,</w:t>
      </w:r>
      <w:ins w:id="7340" w:author="JY0225" w:date="2017-08-23T16:16:00Z">
        <w:r w:rsidR="00DC0C68">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陈爽</w:t>
      </w:r>
      <w:r w:rsidRPr="00DB6C01">
        <w:rPr>
          <w:rFonts w:ascii="Times New Roman" w:eastAsia="宋体" w:hAnsi="Times New Roman" w:cs="Times New Roman" w:hint="eastAsia"/>
          <w:spacing w:val="10"/>
          <w:kern w:val="0"/>
          <w:szCs w:val="21"/>
        </w:rPr>
        <w:t>. SQLite</w:t>
      </w:r>
      <w:r w:rsidRPr="00DB6C01">
        <w:rPr>
          <w:rFonts w:ascii="Times New Roman" w:eastAsia="宋体" w:hAnsi="Times New Roman" w:cs="Times New Roman" w:hint="eastAsia"/>
          <w:spacing w:val="10"/>
          <w:kern w:val="0"/>
          <w:szCs w:val="21"/>
        </w:rPr>
        <w:t>嵌入式数据库系统的研究与实现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单片机与嵌入式系统应用</w:t>
      </w:r>
      <w:r w:rsidRPr="00DB6C01">
        <w:rPr>
          <w:rFonts w:ascii="Times New Roman" w:eastAsia="宋体" w:hAnsi="Times New Roman" w:cs="Times New Roman" w:hint="eastAsia"/>
          <w:spacing w:val="10"/>
          <w:kern w:val="0"/>
          <w:szCs w:val="21"/>
        </w:rPr>
        <w:t>,2008,(06):11-13</w:t>
      </w:r>
      <w:del w:id="7341" w:author="JY0225" w:date="2017-08-23T16:16:00Z">
        <w:r w:rsidRPr="00DB6C01" w:rsidDel="005D3603">
          <w:rPr>
            <w:rFonts w:ascii="Times New Roman" w:eastAsia="宋体" w:hAnsi="Times New Roman" w:cs="Times New Roman" w:hint="eastAsia"/>
            <w:spacing w:val="10"/>
            <w:kern w:val="0"/>
            <w:szCs w:val="21"/>
          </w:rPr>
          <w:delText>. [2017-08-05]</w:delText>
        </w:r>
      </w:del>
      <w:r w:rsidRPr="00DB6C01">
        <w:rPr>
          <w:rFonts w:ascii="Times New Roman" w:eastAsia="宋体" w:hAnsi="Times New Roman" w:cs="Times New Roman" w:hint="eastAsia"/>
          <w:spacing w:val="10"/>
          <w:kern w:val="0"/>
          <w:szCs w:val="21"/>
        </w:rPr>
        <w:t>.</w:t>
      </w:r>
      <w:bookmarkEnd w:id="7338"/>
    </w:p>
    <w:p w14:paraId="63C332D9" w14:textId="3DB4D92E" w:rsidR="002A69C7" w:rsidRDefault="002A69C7"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342" w:name="_Ref489793853"/>
      <w:r w:rsidRPr="002A69C7">
        <w:rPr>
          <w:rFonts w:ascii="Times New Roman" w:eastAsia="宋体" w:hAnsi="Times New Roman" w:cs="Times New Roman" w:hint="eastAsia"/>
          <w:spacing w:val="10"/>
          <w:kern w:val="0"/>
          <w:szCs w:val="21"/>
        </w:rPr>
        <w:t>朱清华</w:t>
      </w:r>
      <w:r w:rsidRPr="002A69C7">
        <w:rPr>
          <w:rFonts w:ascii="Times New Roman" w:eastAsia="宋体" w:hAnsi="Times New Roman" w:cs="Times New Roman" w:hint="eastAsia"/>
          <w:spacing w:val="10"/>
          <w:kern w:val="0"/>
          <w:szCs w:val="21"/>
        </w:rPr>
        <w:t>.</w:t>
      </w:r>
      <w:ins w:id="7343" w:author="JY0225" w:date="2017-08-23T16:16:00Z">
        <w:r w:rsidR="00995CE7">
          <w:rPr>
            <w:rFonts w:ascii="Times New Roman" w:eastAsia="宋体" w:hAnsi="Times New Roman" w:cs="Times New Roman"/>
            <w:spacing w:val="10"/>
            <w:kern w:val="0"/>
            <w:szCs w:val="21"/>
          </w:rPr>
          <w:t xml:space="preserve"> </w:t>
        </w:r>
      </w:ins>
      <w:del w:id="7344" w:author="JY0225" w:date="2017-08-23T16:16:00Z">
        <w:r w:rsidRPr="002A69C7" w:rsidDel="00995CE7">
          <w:rPr>
            <w:rFonts w:ascii="Times New Roman" w:eastAsia="宋体" w:hAnsi="Times New Roman" w:cs="Times New Roman" w:hint="eastAsia"/>
            <w:spacing w:val="10"/>
            <w:kern w:val="0"/>
            <w:szCs w:val="21"/>
          </w:rPr>
          <w:delText xml:space="preserve"> </w:delText>
        </w:r>
      </w:del>
      <w:r w:rsidRPr="002A69C7">
        <w:rPr>
          <w:rFonts w:ascii="Times New Roman" w:eastAsia="宋体" w:hAnsi="Times New Roman" w:cs="Times New Roman" w:hint="eastAsia"/>
          <w:spacing w:val="10"/>
          <w:kern w:val="0"/>
          <w:szCs w:val="21"/>
        </w:rPr>
        <w:t>基于</w:t>
      </w:r>
      <w:r w:rsidRPr="002A69C7">
        <w:rPr>
          <w:rFonts w:ascii="Times New Roman" w:eastAsia="宋体" w:hAnsi="Times New Roman" w:cs="Times New Roman" w:hint="eastAsia"/>
          <w:spacing w:val="10"/>
          <w:kern w:val="0"/>
          <w:szCs w:val="21"/>
        </w:rPr>
        <w:t>Android</w:t>
      </w:r>
      <w:r w:rsidRPr="002A69C7">
        <w:rPr>
          <w:rFonts w:ascii="Times New Roman" w:eastAsia="宋体" w:hAnsi="Times New Roman" w:cs="Times New Roman" w:hint="eastAsia"/>
          <w:spacing w:val="10"/>
          <w:kern w:val="0"/>
          <w:szCs w:val="21"/>
        </w:rPr>
        <w:t>手机</w:t>
      </w:r>
      <w:r w:rsidRPr="002A69C7">
        <w:rPr>
          <w:rFonts w:ascii="Times New Roman" w:eastAsia="宋体" w:hAnsi="Times New Roman" w:cs="Times New Roman" w:hint="eastAsia"/>
          <w:spacing w:val="10"/>
          <w:kern w:val="0"/>
          <w:szCs w:val="21"/>
        </w:rPr>
        <w:t>SQLite</w:t>
      </w:r>
      <w:r w:rsidRPr="002A69C7">
        <w:rPr>
          <w:rFonts w:ascii="Times New Roman" w:eastAsia="宋体" w:hAnsi="Times New Roman" w:cs="Times New Roman" w:hint="eastAsia"/>
          <w:spacing w:val="10"/>
          <w:kern w:val="0"/>
          <w:szCs w:val="21"/>
        </w:rPr>
        <w:t>的取证系统设计实现</w:t>
      </w:r>
      <w:r w:rsidRPr="002A69C7">
        <w:rPr>
          <w:rFonts w:ascii="Times New Roman" w:eastAsia="宋体" w:hAnsi="Times New Roman" w:cs="Times New Roman" w:hint="eastAsia"/>
          <w:spacing w:val="10"/>
          <w:kern w:val="0"/>
          <w:szCs w:val="21"/>
        </w:rPr>
        <w:t>[D].</w:t>
      </w:r>
      <w:r w:rsidRPr="002A69C7">
        <w:rPr>
          <w:rFonts w:ascii="Times New Roman" w:eastAsia="宋体" w:hAnsi="Times New Roman" w:cs="Times New Roman" w:hint="eastAsia"/>
          <w:spacing w:val="10"/>
          <w:kern w:val="0"/>
          <w:szCs w:val="21"/>
        </w:rPr>
        <w:t>大连理工大学</w:t>
      </w:r>
      <w:r w:rsidRPr="002A69C7">
        <w:rPr>
          <w:rFonts w:ascii="Times New Roman" w:eastAsia="宋体" w:hAnsi="Times New Roman" w:cs="Times New Roman" w:hint="eastAsia"/>
          <w:spacing w:val="10"/>
          <w:kern w:val="0"/>
          <w:szCs w:val="21"/>
        </w:rPr>
        <w:t>,2015.</w:t>
      </w:r>
      <w:bookmarkEnd w:id="7342"/>
    </w:p>
    <w:p w14:paraId="6E015C9B" w14:textId="63289135" w:rsidR="000E3ED0" w:rsidRPr="002A69C7" w:rsidRDefault="000E3ED0" w:rsidP="000E3ED0">
      <w:pPr>
        <w:pStyle w:val="a5"/>
        <w:numPr>
          <w:ilvl w:val="0"/>
          <w:numId w:val="1"/>
        </w:numPr>
        <w:spacing w:line="400" w:lineRule="exact"/>
        <w:ind w:firstLineChars="0"/>
        <w:rPr>
          <w:rFonts w:ascii="Times New Roman" w:eastAsia="宋体" w:hAnsi="Times New Roman" w:cs="Times New Roman"/>
          <w:spacing w:val="10"/>
          <w:kern w:val="0"/>
          <w:szCs w:val="21"/>
        </w:rPr>
      </w:pPr>
      <w:bookmarkStart w:id="7345" w:name="_Ref489793856"/>
      <w:r w:rsidRPr="000E3ED0">
        <w:rPr>
          <w:rFonts w:ascii="Times New Roman" w:eastAsia="宋体" w:hAnsi="Times New Roman" w:cs="Times New Roman"/>
          <w:spacing w:val="10"/>
          <w:kern w:val="0"/>
          <w:szCs w:val="21"/>
        </w:rPr>
        <w:t>Grant Allen,</w:t>
      </w:r>
      <w:ins w:id="7346" w:author="JY0225" w:date="2017-08-23T16:16:00Z">
        <w:r w:rsidR="00C84E68">
          <w:rPr>
            <w:rFonts w:ascii="Times New Roman" w:eastAsia="宋体" w:hAnsi="Times New Roman" w:cs="Times New Roman"/>
            <w:spacing w:val="10"/>
            <w:kern w:val="0"/>
            <w:szCs w:val="21"/>
          </w:rPr>
          <w:t xml:space="preserve"> </w:t>
        </w:r>
      </w:ins>
      <w:r w:rsidRPr="000E3ED0">
        <w:rPr>
          <w:rFonts w:ascii="Times New Roman" w:eastAsia="宋体" w:hAnsi="Times New Roman" w:cs="Times New Roman"/>
          <w:spacing w:val="10"/>
          <w:kern w:val="0"/>
          <w:szCs w:val="21"/>
        </w:rPr>
        <w:t>Mike Owens. iOS Development with SQLite[M].</w:t>
      </w:r>
      <w:ins w:id="7347" w:author="JY0225" w:date="2017-08-23T16:16:00Z">
        <w:r w:rsidR="00263B95">
          <w:rPr>
            <w:rFonts w:ascii="Times New Roman" w:eastAsia="宋体" w:hAnsi="Times New Roman" w:cs="Times New Roman"/>
            <w:spacing w:val="10"/>
            <w:kern w:val="0"/>
            <w:szCs w:val="21"/>
          </w:rPr>
          <w:t xml:space="preserve"> </w:t>
        </w:r>
      </w:ins>
      <w:r w:rsidRPr="000E3ED0">
        <w:rPr>
          <w:rFonts w:ascii="Times New Roman" w:eastAsia="宋体" w:hAnsi="Times New Roman" w:cs="Times New Roman"/>
          <w:spacing w:val="10"/>
          <w:kern w:val="0"/>
          <w:szCs w:val="21"/>
        </w:rPr>
        <w:t>Apress</w:t>
      </w:r>
      <w:ins w:id="7348" w:author="JY0225" w:date="2017-08-23T16:17:00Z">
        <w:r w:rsidR="00263B95">
          <w:rPr>
            <w:rFonts w:ascii="Times New Roman" w:eastAsia="宋体" w:hAnsi="Times New Roman" w:cs="Times New Roman"/>
            <w:spacing w:val="10"/>
            <w:kern w:val="0"/>
            <w:szCs w:val="21"/>
          </w:rPr>
          <w:t xml:space="preserve">, </w:t>
        </w:r>
      </w:ins>
      <w:del w:id="7349" w:author="JY0225" w:date="2017-08-23T16:17:00Z">
        <w:r w:rsidRPr="000E3ED0" w:rsidDel="00263B95">
          <w:rPr>
            <w:rFonts w:ascii="Times New Roman" w:eastAsia="宋体" w:hAnsi="Times New Roman" w:cs="Times New Roman"/>
            <w:spacing w:val="10"/>
            <w:kern w:val="0"/>
            <w:szCs w:val="21"/>
          </w:rPr>
          <w:delText>:</w:delText>
        </w:r>
      </w:del>
      <w:r w:rsidRPr="000E3ED0">
        <w:rPr>
          <w:rFonts w:ascii="Times New Roman" w:eastAsia="宋体" w:hAnsi="Times New Roman" w:cs="Times New Roman"/>
          <w:spacing w:val="10"/>
          <w:kern w:val="0"/>
          <w:szCs w:val="21"/>
        </w:rPr>
        <w:t>2010.</w:t>
      </w:r>
      <w:bookmarkEnd w:id="7345"/>
    </w:p>
    <w:p w14:paraId="59EC2A3B" w14:textId="2815AA56" w:rsidR="002A69C7"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350" w:name="_Ref489794026"/>
      <w:r w:rsidRPr="00DA04F3">
        <w:rPr>
          <w:rFonts w:ascii="Times New Roman" w:eastAsia="宋体" w:hAnsi="Times New Roman" w:cs="Times New Roman"/>
          <w:spacing w:val="10"/>
          <w:kern w:val="0"/>
          <w:szCs w:val="21"/>
        </w:rPr>
        <w:t>Wen Tao Liu. Research on the Development of WebSocket Server[J]. Advanced Materials Research,2014,2986(886)</w:t>
      </w:r>
      <w:del w:id="7351" w:author="JY0225" w:date="2017-08-23T16:23:00Z">
        <w:r w:rsidRPr="00DA04F3" w:rsidDel="00B01139">
          <w:rPr>
            <w:rFonts w:ascii="Times New Roman" w:eastAsia="宋体" w:hAnsi="Times New Roman" w:cs="Times New Roman"/>
            <w:spacing w:val="10"/>
            <w:kern w:val="0"/>
            <w:szCs w:val="21"/>
          </w:rPr>
          <w:delText>:</w:delText>
        </w:r>
      </w:del>
      <w:r w:rsidRPr="00DA04F3">
        <w:rPr>
          <w:rFonts w:ascii="Times New Roman" w:eastAsia="宋体" w:hAnsi="Times New Roman" w:cs="Times New Roman"/>
          <w:spacing w:val="10"/>
          <w:kern w:val="0"/>
          <w:szCs w:val="21"/>
        </w:rPr>
        <w:t>.</w:t>
      </w:r>
      <w:bookmarkEnd w:id="7350"/>
    </w:p>
    <w:p w14:paraId="7BAA1368" w14:textId="2433965C" w:rsidR="005469E3" w:rsidRDefault="005469E3" w:rsidP="005469E3">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352" w:name="_Ref489794119"/>
      <w:r w:rsidRPr="00DA04F3">
        <w:rPr>
          <w:rFonts w:ascii="Times New Roman" w:eastAsia="宋体" w:hAnsi="Times New Roman" w:cs="Times New Roman" w:hint="eastAsia"/>
          <w:spacing w:val="10"/>
          <w:kern w:val="0"/>
          <w:szCs w:val="21"/>
        </w:rPr>
        <w:t>杜明远</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基于</w:t>
      </w:r>
      <w:r w:rsidRPr="00DA04F3">
        <w:rPr>
          <w:rFonts w:ascii="Times New Roman" w:eastAsia="宋体" w:hAnsi="Times New Roman" w:cs="Times New Roman" w:hint="eastAsia"/>
          <w:spacing w:val="10"/>
          <w:kern w:val="0"/>
          <w:szCs w:val="21"/>
        </w:rPr>
        <w:t>WebSocket</w:t>
      </w:r>
      <w:r w:rsidRPr="00DA04F3">
        <w:rPr>
          <w:rFonts w:ascii="Times New Roman" w:eastAsia="宋体" w:hAnsi="Times New Roman" w:cs="Times New Roman" w:hint="eastAsia"/>
          <w:spacing w:val="10"/>
          <w:kern w:val="0"/>
          <w:szCs w:val="21"/>
        </w:rPr>
        <w:t>的即时通信系统设计与实现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大连理工大学</w:t>
      </w:r>
      <w:r w:rsidRPr="00DA04F3">
        <w:rPr>
          <w:rFonts w:ascii="Times New Roman" w:eastAsia="宋体" w:hAnsi="Times New Roman" w:cs="Times New Roman" w:hint="eastAsia"/>
          <w:spacing w:val="10"/>
          <w:kern w:val="0"/>
          <w:szCs w:val="21"/>
        </w:rPr>
        <w:t>,2016.</w:t>
      </w:r>
      <w:bookmarkEnd w:id="7352"/>
    </w:p>
    <w:p w14:paraId="32C8F494" w14:textId="379569D8" w:rsidR="007152AD" w:rsidRPr="007152AD" w:rsidRDefault="007152AD" w:rsidP="007152AD">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353" w:name="_Ref489794321"/>
      <w:r w:rsidRPr="00DB6C01">
        <w:rPr>
          <w:rFonts w:ascii="Times New Roman" w:eastAsia="宋体" w:hAnsi="Times New Roman" w:cs="Times New Roman" w:hint="eastAsia"/>
          <w:spacing w:val="10"/>
          <w:kern w:val="0"/>
          <w:szCs w:val="21"/>
        </w:rPr>
        <w:t>陆晨</w:t>
      </w:r>
      <w:r w:rsidRPr="00DB6C01">
        <w:rPr>
          <w:rFonts w:ascii="Times New Roman" w:eastAsia="宋体" w:hAnsi="Times New Roman" w:cs="Times New Roman" w:hint="eastAsia"/>
          <w:spacing w:val="10"/>
          <w:kern w:val="0"/>
          <w:szCs w:val="21"/>
        </w:rPr>
        <w:t>,</w:t>
      </w:r>
      <w:ins w:id="7354" w:author="JY0225" w:date="2017-08-23T16:17:00Z">
        <w:r w:rsidR="00EC0DF9">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冯向阳</w:t>
      </w:r>
      <w:r w:rsidRPr="00DB6C01">
        <w:rPr>
          <w:rFonts w:ascii="Times New Roman" w:eastAsia="宋体" w:hAnsi="Times New Roman" w:cs="Times New Roman" w:hint="eastAsia"/>
          <w:spacing w:val="10"/>
          <w:kern w:val="0"/>
          <w:szCs w:val="21"/>
        </w:rPr>
        <w:t>,</w:t>
      </w:r>
      <w:ins w:id="7355" w:author="JY0225" w:date="2017-08-23T16:17:00Z">
        <w:r w:rsidR="00EC0DF9">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苏厚勤</w:t>
      </w:r>
      <w:r w:rsidRPr="00DB6C01">
        <w:rPr>
          <w:rFonts w:ascii="Times New Roman" w:eastAsia="宋体" w:hAnsi="Times New Roman" w:cs="Times New Roman" w:hint="eastAsia"/>
          <w:spacing w:val="10"/>
          <w:kern w:val="0"/>
          <w:szCs w:val="21"/>
        </w:rPr>
        <w:t>. HTML5 WebSocket</w:t>
      </w:r>
      <w:r w:rsidRPr="00DB6C01">
        <w:rPr>
          <w:rFonts w:ascii="Times New Roman" w:eastAsia="宋体" w:hAnsi="Times New Roman" w:cs="Times New Roman" w:hint="eastAsia"/>
          <w:spacing w:val="10"/>
          <w:kern w:val="0"/>
          <w:szCs w:val="21"/>
        </w:rPr>
        <w:t>握手协议的研究与实现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计算机应用与软件</w:t>
      </w:r>
      <w:r w:rsidRPr="00DB6C01">
        <w:rPr>
          <w:rFonts w:ascii="Times New Roman" w:eastAsia="宋体" w:hAnsi="Times New Roman" w:cs="Times New Roman" w:hint="eastAsia"/>
          <w:spacing w:val="10"/>
          <w:kern w:val="0"/>
          <w:szCs w:val="21"/>
        </w:rPr>
        <w:t>,2015,32(01):128-131</w:t>
      </w:r>
      <w:del w:id="7356" w:author="JY0225" w:date="2017-08-23T16:17:00Z">
        <w:r w:rsidRPr="00DB6C01" w:rsidDel="00EC0DF9">
          <w:rPr>
            <w:rFonts w:ascii="Times New Roman" w:eastAsia="宋体" w:hAnsi="Times New Roman" w:cs="Times New Roman" w:hint="eastAsia"/>
            <w:spacing w:val="10"/>
            <w:kern w:val="0"/>
            <w:szCs w:val="21"/>
          </w:rPr>
          <w:delText>+178. [2017-08-05]</w:delText>
        </w:r>
      </w:del>
      <w:r w:rsidRPr="00DB6C01">
        <w:rPr>
          <w:rFonts w:ascii="Times New Roman" w:eastAsia="宋体" w:hAnsi="Times New Roman" w:cs="Times New Roman" w:hint="eastAsia"/>
          <w:spacing w:val="10"/>
          <w:kern w:val="0"/>
          <w:szCs w:val="21"/>
        </w:rPr>
        <w:t>.</w:t>
      </w:r>
      <w:bookmarkEnd w:id="7353"/>
    </w:p>
    <w:p w14:paraId="422AAD1D" w14:textId="2180470C" w:rsidR="00596482" w:rsidRPr="00596482" w:rsidRDefault="00596482" w:rsidP="00596482">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357" w:name="_Ref489794348"/>
      <w:r w:rsidRPr="00DA04F3">
        <w:rPr>
          <w:rFonts w:ascii="Times New Roman" w:eastAsia="宋体" w:hAnsi="Times New Roman" w:cs="Times New Roman"/>
          <w:spacing w:val="10"/>
          <w:kern w:val="0"/>
          <w:szCs w:val="21"/>
        </w:rPr>
        <w:t>Hong Wang. Research on the Realization of LRU Algorithm[J]. Applied Mechanics and Materials,</w:t>
      </w:r>
      <w:ins w:id="7358" w:author="JY0225" w:date="2017-08-23T16:17:00Z">
        <w:r w:rsidR="00996788">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spacing w:val="10"/>
          <w:kern w:val="0"/>
          <w:szCs w:val="21"/>
        </w:rPr>
        <w:t>2014,</w:t>
      </w:r>
      <w:ins w:id="7359" w:author="JY0225" w:date="2017-08-23T16:17:00Z">
        <w:r w:rsidR="00963524">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spacing w:val="10"/>
          <w:kern w:val="0"/>
          <w:szCs w:val="21"/>
        </w:rPr>
        <w:t>3047(530)</w:t>
      </w:r>
      <w:del w:id="7360" w:author="JY0225" w:date="2017-08-23T16:17:00Z">
        <w:r w:rsidRPr="00DA04F3" w:rsidDel="006D4737">
          <w:rPr>
            <w:rFonts w:ascii="Times New Roman" w:eastAsia="宋体" w:hAnsi="Times New Roman" w:cs="Times New Roman"/>
            <w:spacing w:val="10"/>
            <w:kern w:val="0"/>
            <w:szCs w:val="21"/>
          </w:rPr>
          <w:delText>:</w:delText>
        </w:r>
      </w:del>
      <w:r w:rsidRPr="00DA04F3">
        <w:rPr>
          <w:rFonts w:ascii="Times New Roman" w:eastAsia="宋体" w:hAnsi="Times New Roman" w:cs="Times New Roman"/>
          <w:spacing w:val="10"/>
          <w:kern w:val="0"/>
          <w:szCs w:val="21"/>
        </w:rPr>
        <w:t>.</w:t>
      </w:r>
      <w:bookmarkEnd w:id="7357"/>
    </w:p>
    <w:p w14:paraId="70FB1658" w14:textId="1A6B46F5" w:rsidR="001F6DED" w:rsidRDefault="001F6DED" w:rsidP="001F6DED">
      <w:pPr>
        <w:pStyle w:val="a5"/>
        <w:numPr>
          <w:ilvl w:val="0"/>
          <w:numId w:val="1"/>
        </w:numPr>
        <w:spacing w:line="400" w:lineRule="exact"/>
        <w:ind w:firstLineChars="0"/>
        <w:rPr>
          <w:rFonts w:ascii="Times New Roman" w:eastAsia="宋体" w:hAnsi="Times New Roman" w:cs="Times New Roman"/>
          <w:spacing w:val="10"/>
          <w:kern w:val="0"/>
          <w:szCs w:val="21"/>
        </w:rPr>
      </w:pPr>
      <w:bookmarkStart w:id="7361" w:name="_Ref489794388"/>
      <w:r w:rsidRPr="001F6DED">
        <w:rPr>
          <w:rFonts w:ascii="Times New Roman" w:eastAsia="宋体" w:hAnsi="Times New Roman" w:cs="Times New Roman"/>
          <w:spacing w:val="10"/>
          <w:kern w:val="0"/>
          <w:szCs w:val="21"/>
        </w:rPr>
        <w:t>Anonymous. Research and Markets: Beginning HTML, XHTML, CSS, and JavaScript: Essential Update to the Key Web Authoring Standards[J]. M2 Presswire,</w:t>
      </w:r>
      <w:ins w:id="7362" w:author="JY0225" w:date="2017-08-23T16:17:00Z">
        <w:r w:rsidR="00870E19">
          <w:rPr>
            <w:rFonts w:ascii="Times New Roman" w:eastAsia="宋体" w:hAnsi="Times New Roman" w:cs="Times New Roman"/>
            <w:spacing w:val="10"/>
            <w:kern w:val="0"/>
            <w:szCs w:val="21"/>
          </w:rPr>
          <w:t xml:space="preserve"> </w:t>
        </w:r>
      </w:ins>
      <w:r w:rsidRPr="001F6DED">
        <w:rPr>
          <w:rFonts w:ascii="Times New Roman" w:eastAsia="宋体" w:hAnsi="Times New Roman" w:cs="Times New Roman"/>
          <w:spacing w:val="10"/>
          <w:kern w:val="0"/>
          <w:szCs w:val="21"/>
        </w:rPr>
        <w:t>2010</w:t>
      </w:r>
      <w:del w:id="7363" w:author="JY0225" w:date="2017-08-23T16:17:00Z">
        <w:r w:rsidRPr="001F6DED" w:rsidDel="00C74F68">
          <w:rPr>
            <w:rFonts w:ascii="Times New Roman" w:eastAsia="宋体" w:hAnsi="Times New Roman" w:cs="Times New Roman"/>
            <w:spacing w:val="10"/>
            <w:kern w:val="0"/>
            <w:szCs w:val="21"/>
          </w:rPr>
          <w:delText>,:</w:delText>
        </w:r>
      </w:del>
      <w:r w:rsidRPr="001F6DED">
        <w:rPr>
          <w:rFonts w:ascii="Times New Roman" w:eastAsia="宋体" w:hAnsi="Times New Roman" w:cs="Times New Roman"/>
          <w:spacing w:val="10"/>
          <w:kern w:val="0"/>
          <w:szCs w:val="21"/>
        </w:rPr>
        <w:t>.</w:t>
      </w:r>
      <w:bookmarkEnd w:id="7361"/>
    </w:p>
    <w:p w14:paraId="3A80929C" w14:textId="1FBBD35D" w:rsidR="00AF2C6A" w:rsidRPr="00AF2C6A" w:rsidRDefault="00AF2C6A" w:rsidP="00AF2C6A">
      <w:pPr>
        <w:pStyle w:val="a5"/>
        <w:numPr>
          <w:ilvl w:val="0"/>
          <w:numId w:val="1"/>
        </w:numPr>
        <w:spacing w:line="400" w:lineRule="exact"/>
        <w:ind w:firstLineChars="0"/>
        <w:rPr>
          <w:rFonts w:ascii="Times New Roman" w:eastAsia="宋体" w:hAnsi="Times New Roman" w:cs="Times New Roman"/>
          <w:spacing w:val="10"/>
          <w:kern w:val="0"/>
          <w:szCs w:val="21"/>
        </w:rPr>
      </w:pPr>
      <w:r w:rsidRPr="009A51B3">
        <w:rPr>
          <w:rFonts w:ascii="Times New Roman" w:eastAsia="宋体" w:hAnsi="Times New Roman" w:cs="Times New Roman"/>
          <w:spacing w:val="10"/>
          <w:kern w:val="0"/>
          <w:szCs w:val="21"/>
        </w:rPr>
        <w:t>Yi Huang,</w:t>
      </w:r>
      <w:ins w:id="7364" w:author="JY0225" w:date="2017-08-23T16:18:00Z">
        <w:r w:rsidR="00E43756">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Xin Qiang Ma,</w:t>
      </w:r>
      <w:ins w:id="7365" w:author="JY0225" w:date="2017-08-23T16:18:00Z">
        <w:r w:rsidR="007578B1">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Dan Ning Li,</w:t>
      </w:r>
      <w:ins w:id="7366" w:author="JY0225" w:date="2017-08-23T16:18:00Z">
        <w:r w:rsidR="00E26CE7">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Rong Wu. Research and Applications of Access Control Based on Logic SQL Database System[J]. Advanced Materials Research,</w:t>
      </w:r>
      <w:ins w:id="7367" w:author="JY0225" w:date="2017-08-23T16:18:00Z">
        <w:r w:rsidR="000529B3">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2011,</w:t>
      </w:r>
      <w:ins w:id="7368" w:author="JY0225" w:date="2017-08-23T16:18:00Z">
        <w:r w:rsidR="00310A51">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1043(143)</w:t>
      </w:r>
      <w:del w:id="7369" w:author="JY0225" w:date="2017-08-23T16:18:00Z">
        <w:r w:rsidRPr="009A51B3" w:rsidDel="00310A51">
          <w:rPr>
            <w:rFonts w:ascii="Times New Roman" w:eastAsia="宋体" w:hAnsi="Times New Roman" w:cs="Times New Roman"/>
            <w:spacing w:val="10"/>
            <w:kern w:val="0"/>
            <w:szCs w:val="21"/>
          </w:rPr>
          <w:delText>:</w:delText>
        </w:r>
      </w:del>
      <w:r w:rsidRPr="009A51B3">
        <w:rPr>
          <w:rFonts w:ascii="Times New Roman" w:eastAsia="宋体" w:hAnsi="Times New Roman" w:cs="Times New Roman"/>
          <w:spacing w:val="10"/>
          <w:kern w:val="0"/>
          <w:szCs w:val="21"/>
        </w:rPr>
        <w:t>.</w:t>
      </w:r>
    </w:p>
    <w:p w14:paraId="1D547BDB" w14:textId="3AE80A37" w:rsidR="00DA04F3"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370" w:name="_Ref489794425"/>
      <w:r w:rsidRPr="00DA04F3">
        <w:rPr>
          <w:rFonts w:ascii="Times New Roman" w:eastAsia="宋体" w:hAnsi="Times New Roman" w:cs="Times New Roman" w:hint="eastAsia"/>
          <w:spacing w:val="10"/>
          <w:kern w:val="0"/>
          <w:szCs w:val="21"/>
        </w:rPr>
        <w:t>谢杰涛</w:t>
      </w:r>
      <w:r w:rsidRPr="00DA04F3">
        <w:rPr>
          <w:rFonts w:ascii="Times New Roman" w:eastAsia="宋体" w:hAnsi="Times New Roman" w:cs="Times New Roman" w:hint="eastAsia"/>
          <w:spacing w:val="10"/>
          <w:kern w:val="0"/>
          <w:szCs w:val="21"/>
        </w:rPr>
        <w:t>,</w:t>
      </w:r>
      <w:ins w:id="7371"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吴敏</w:t>
      </w:r>
      <w:r w:rsidRPr="00DA04F3">
        <w:rPr>
          <w:rFonts w:ascii="Times New Roman" w:eastAsia="宋体" w:hAnsi="Times New Roman" w:cs="Times New Roman" w:hint="eastAsia"/>
          <w:spacing w:val="10"/>
          <w:kern w:val="0"/>
          <w:szCs w:val="21"/>
        </w:rPr>
        <w:t>,</w:t>
      </w:r>
      <w:ins w:id="7372"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吴娟</w:t>
      </w:r>
      <w:r w:rsidRPr="00DA04F3">
        <w:rPr>
          <w:rFonts w:ascii="Times New Roman" w:eastAsia="宋体" w:hAnsi="Times New Roman" w:cs="Times New Roman" w:hint="eastAsia"/>
          <w:spacing w:val="10"/>
          <w:kern w:val="0"/>
          <w:szCs w:val="21"/>
        </w:rPr>
        <w:t>,</w:t>
      </w:r>
      <w:ins w:id="7373"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史睿冰</w:t>
      </w:r>
      <w:r w:rsidRPr="00DA04F3">
        <w:rPr>
          <w:rFonts w:ascii="Times New Roman" w:eastAsia="宋体" w:hAnsi="Times New Roman" w:cs="Times New Roman" w:hint="eastAsia"/>
          <w:spacing w:val="10"/>
          <w:kern w:val="0"/>
          <w:szCs w:val="21"/>
        </w:rPr>
        <w:t>. Web</w:t>
      </w:r>
      <w:r w:rsidRPr="00DA04F3">
        <w:rPr>
          <w:rFonts w:ascii="Times New Roman" w:eastAsia="宋体" w:hAnsi="Times New Roman" w:cs="Times New Roman" w:hint="eastAsia"/>
          <w:spacing w:val="10"/>
          <w:kern w:val="0"/>
          <w:szCs w:val="21"/>
        </w:rPr>
        <w:t>系统高性能本地数据缓存实现机制</w:t>
      </w:r>
      <w:r w:rsidRPr="00DA04F3">
        <w:rPr>
          <w:rFonts w:ascii="Times New Roman" w:eastAsia="宋体" w:hAnsi="Times New Roman" w:cs="Times New Roman" w:hint="eastAsia"/>
          <w:spacing w:val="10"/>
          <w:kern w:val="0"/>
          <w:szCs w:val="21"/>
        </w:rPr>
        <w:t>[J</w:t>
      </w:r>
      <w:del w:id="7374" w:author="JY0225" w:date="2017-08-23T16:18:00Z">
        <w:r w:rsidRPr="00DA04F3" w:rsidDel="002A2FED">
          <w:rPr>
            <w:rFonts w:ascii="Times New Roman" w:eastAsia="宋体" w:hAnsi="Times New Roman" w:cs="Times New Roman" w:hint="eastAsia"/>
            <w:spacing w:val="10"/>
            <w:kern w:val="0"/>
            <w:szCs w:val="21"/>
          </w:rPr>
          <w:delText>/OL</w:delText>
        </w:r>
      </w:del>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计算机应用研究</w:t>
      </w:r>
      <w:r w:rsidRPr="00DA04F3">
        <w:rPr>
          <w:rFonts w:ascii="Times New Roman" w:eastAsia="宋体" w:hAnsi="Times New Roman" w:cs="Times New Roman" w:hint="eastAsia"/>
          <w:spacing w:val="10"/>
          <w:kern w:val="0"/>
          <w:szCs w:val="21"/>
        </w:rPr>
        <w:t>,2014,31(07):2074-2077</w:t>
      </w:r>
      <w:del w:id="7375" w:author="JY0225" w:date="2017-08-23T16:19:00Z">
        <w:r w:rsidRPr="00DA04F3" w:rsidDel="0067698F">
          <w:rPr>
            <w:rFonts w:ascii="Times New Roman" w:eastAsia="宋体" w:hAnsi="Times New Roman" w:cs="Times New Roman" w:hint="eastAsia"/>
            <w:spacing w:val="10"/>
            <w:kern w:val="0"/>
            <w:szCs w:val="21"/>
          </w:rPr>
          <w:delText>. (2014-04-16)[2017-08-05]</w:delText>
        </w:r>
      </w:del>
      <w:r w:rsidRPr="00DA04F3">
        <w:rPr>
          <w:rFonts w:ascii="Times New Roman" w:eastAsia="宋体" w:hAnsi="Times New Roman" w:cs="Times New Roman" w:hint="eastAsia"/>
          <w:spacing w:val="10"/>
          <w:kern w:val="0"/>
          <w:szCs w:val="21"/>
        </w:rPr>
        <w:t>.</w:t>
      </w:r>
      <w:bookmarkEnd w:id="7370"/>
    </w:p>
    <w:p w14:paraId="04911107" w14:textId="5E289E10" w:rsidR="00180959" w:rsidRPr="00DF44D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7376" w:name="_Ref489794793"/>
      <w:r>
        <w:rPr>
          <w:rFonts w:ascii="Arial" w:hAnsi="Arial" w:cs="Arial"/>
          <w:color w:val="333333"/>
          <w:szCs w:val="21"/>
          <w:shd w:val="clear" w:color="auto" w:fill="FFFFFF"/>
        </w:rPr>
        <w:t>韩菲</w:t>
      </w:r>
      <w:ins w:id="7377" w:author="JY0225" w:date="2017-08-23T16:19:00Z">
        <w:r w:rsidR="002F6182">
          <w:rPr>
            <w:rFonts w:ascii="Arial" w:hAnsi="Arial" w:cs="Arial"/>
            <w:color w:val="333333"/>
            <w:szCs w:val="21"/>
            <w:shd w:val="clear" w:color="auto" w:fill="FFFFFF"/>
          </w:rPr>
          <w:t>.</w:t>
        </w:r>
      </w:ins>
      <w:del w:id="7378" w:author="JY0225" w:date="2017-08-23T16:19:00Z">
        <w:r w:rsidDel="002F6182">
          <w:rPr>
            <w:rFonts w:ascii="Arial" w:hAnsi="Arial" w:cs="Arial"/>
            <w:color w:val="333333"/>
            <w:szCs w:val="21"/>
            <w:shd w:val="clear" w:color="auto" w:fill="FFFFFF"/>
          </w:rPr>
          <w:delText>.</w:delText>
        </w:r>
      </w:del>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ins w:id="7379" w:author="JY0225" w:date="2017-08-23T16:19:00Z">
        <w:r w:rsidR="003B6328">
          <w:rPr>
            <w:rFonts w:ascii="Arial" w:hAnsi="Arial" w:cs="Arial"/>
            <w:color w:val="333333"/>
            <w:szCs w:val="21"/>
            <w:shd w:val="clear" w:color="auto" w:fill="FFFFFF"/>
          </w:rPr>
          <w:t xml:space="preserve"> </w:t>
        </w:r>
      </w:ins>
      <w:r>
        <w:rPr>
          <w:rFonts w:ascii="Arial" w:hAnsi="Arial" w:cs="Arial"/>
          <w:color w:val="333333"/>
          <w:szCs w:val="21"/>
          <w:shd w:val="clear" w:color="auto" w:fill="FFFFFF"/>
        </w:rPr>
        <w:t>北京邮电大学</w:t>
      </w:r>
      <w:r>
        <w:rPr>
          <w:rFonts w:ascii="Arial" w:hAnsi="Arial" w:cs="Arial"/>
          <w:color w:val="333333"/>
          <w:szCs w:val="21"/>
          <w:shd w:val="clear" w:color="auto" w:fill="FFFFFF"/>
        </w:rPr>
        <w:t>,</w:t>
      </w:r>
      <w:ins w:id="7380" w:author="JY0225" w:date="2017-08-23T16:19:00Z">
        <w:r w:rsidR="00BB218B">
          <w:rPr>
            <w:rFonts w:ascii="Arial" w:hAnsi="Arial" w:cs="Arial"/>
            <w:color w:val="333333"/>
            <w:szCs w:val="21"/>
            <w:shd w:val="clear" w:color="auto" w:fill="FFFFFF"/>
          </w:rPr>
          <w:t xml:space="preserve"> </w:t>
        </w:r>
      </w:ins>
      <w:r>
        <w:rPr>
          <w:rFonts w:ascii="Arial" w:hAnsi="Arial" w:cs="Arial"/>
          <w:color w:val="333333"/>
          <w:szCs w:val="21"/>
          <w:shd w:val="clear" w:color="auto" w:fill="FFFFFF"/>
        </w:rPr>
        <w:t>2006.</w:t>
      </w:r>
      <w:bookmarkEnd w:id="7376"/>
    </w:p>
    <w:p w14:paraId="146C720F" w14:textId="158E3D0F" w:rsidR="00DF44D9" w:rsidRPr="00DF44D9" w:rsidRDefault="00DF44D9" w:rsidP="00DF44D9">
      <w:pPr>
        <w:pStyle w:val="a5"/>
        <w:numPr>
          <w:ilvl w:val="0"/>
          <w:numId w:val="1"/>
        </w:numPr>
        <w:spacing w:line="400" w:lineRule="exact"/>
        <w:ind w:firstLineChars="0"/>
        <w:rPr>
          <w:rFonts w:ascii="Times New Roman" w:eastAsia="宋体" w:hAnsi="Times New Roman" w:cs="Times New Roman"/>
          <w:spacing w:val="10"/>
          <w:kern w:val="0"/>
          <w:szCs w:val="21"/>
        </w:rPr>
      </w:pPr>
      <w:bookmarkStart w:id="7381" w:name="_Ref489794794"/>
      <w:r w:rsidRPr="00271774">
        <w:rPr>
          <w:rFonts w:ascii="Times New Roman" w:eastAsia="宋体" w:hAnsi="Times New Roman" w:cs="Times New Roman"/>
          <w:spacing w:val="10"/>
          <w:kern w:val="0"/>
          <w:szCs w:val="21"/>
        </w:rPr>
        <w:t>Sargon Hasso,</w:t>
      </w:r>
      <w:ins w:id="7382" w:author="JY0225" w:date="2017-08-23T16:19:00Z">
        <w:r w:rsidR="00386675">
          <w:rPr>
            <w:rFonts w:ascii="Times New Roman" w:eastAsia="宋体" w:hAnsi="Times New Roman" w:cs="Times New Roman"/>
            <w:spacing w:val="10"/>
            <w:kern w:val="0"/>
            <w:szCs w:val="21"/>
          </w:rPr>
          <w:t xml:space="preserve"> </w:t>
        </w:r>
      </w:ins>
      <w:r w:rsidRPr="00271774">
        <w:rPr>
          <w:rFonts w:ascii="Times New Roman" w:eastAsia="宋体" w:hAnsi="Times New Roman" w:cs="Times New Roman"/>
          <w:spacing w:val="10"/>
          <w:kern w:val="0"/>
          <w:szCs w:val="21"/>
        </w:rPr>
        <w:t>Carl Robert Carlson. Software Composition Using Behavioral Models of Design Patterns[J]. Journal of Software Engineering and Applications,2014,07(02)</w:t>
      </w:r>
      <w:del w:id="7383" w:author="JY0225" w:date="2017-08-23T16:19:00Z">
        <w:r w:rsidRPr="00271774" w:rsidDel="00386675">
          <w:rPr>
            <w:rFonts w:ascii="Times New Roman" w:eastAsia="宋体" w:hAnsi="Times New Roman" w:cs="Times New Roman"/>
            <w:spacing w:val="10"/>
            <w:kern w:val="0"/>
            <w:szCs w:val="21"/>
          </w:rPr>
          <w:delText>:</w:delText>
        </w:r>
      </w:del>
      <w:r w:rsidRPr="00271774">
        <w:rPr>
          <w:rFonts w:ascii="Times New Roman" w:eastAsia="宋体" w:hAnsi="Times New Roman" w:cs="Times New Roman"/>
          <w:spacing w:val="10"/>
          <w:kern w:val="0"/>
          <w:szCs w:val="21"/>
        </w:rPr>
        <w:t>.</w:t>
      </w:r>
      <w:bookmarkEnd w:id="7381"/>
    </w:p>
    <w:p w14:paraId="6904248C" w14:textId="31836C0C" w:rsidR="003970CA" w:rsidRDefault="003970CA" w:rsidP="003970CA">
      <w:pPr>
        <w:pStyle w:val="a5"/>
        <w:numPr>
          <w:ilvl w:val="0"/>
          <w:numId w:val="1"/>
        </w:numPr>
        <w:spacing w:line="400" w:lineRule="exact"/>
        <w:ind w:firstLineChars="0"/>
        <w:rPr>
          <w:rFonts w:ascii="Times New Roman" w:eastAsia="宋体" w:hAnsi="Times New Roman" w:cs="Times New Roman"/>
          <w:spacing w:val="10"/>
          <w:kern w:val="0"/>
          <w:szCs w:val="21"/>
        </w:rPr>
      </w:pPr>
      <w:bookmarkStart w:id="7384" w:name="_Ref489794817"/>
      <w:r w:rsidRPr="003970CA">
        <w:rPr>
          <w:rFonts w:ascii="Times New Roman" w:eastAsia="宋体" w:hAnsi="Times New Roman" w:cs="Times New Roman"/>
          <w:spacing w:val="10"/>
          <w:kern w:val="0"/>
          <w:szCs w:val="21"/>
        </w:rPr>
        <w:t>Oksana Nikiforova,</w:t>
      </w:r>
      <w:ins w:id="7385" w:author="JY0225" w:date="2017-08-23T16:19:00Z">
        <w:r w:rsidR="003756B9">
          <w:rPr>
            <w:rFonts w:ascii="Times New Roman" w:eastAsia="宋体" w:hAnsi="Times New Roman" w:cs="Times New Roman"/>
            <w:spacing w:val="10"/>
            <w:kern w:val="0"/>
            <w:szCs w:val="21"/>
          </w:rPr>
          <w:t xml:space="preserve"> </w:t>
        </w:r>
      </w:ins>
      <w:r w:rsidRPr="003970CA">
        <w:rPr>
          <w:rFonts w:ascii="Times New Roman" w:eastAsia="宋体" w:hAnsi="Times New Roman" w:cs="Times New Roman"/>
          <w:spacing w:val="10"/>
          <w:kern w:val="0"/>
          <w:szCs w:val="21"/>
        </w:rPr>
        <w:t>Janis Sejans,</w:t>
      </w:r>
      <w:ins w:id="7386" w:author="JY0225" w:date="2017-08-23T16:19:00Z">
        <w:r w:rsidR="00350669">
          <w:rPr>
            <w:rFonts w:ascii="Times New Roman" w:eastAsia="宋体" w:hAnsi="Times New Roman" w:cs="Times New Roman"/>
            <w:spacing w:val="10"/>
            <w:kern w:val="0"/>
            <w:szCs w:val="21"/>
          </w:rPr>
          <w:t xml:space="preserve"> </w:t>
        </w:r>
      </w:ins>
      <w:r w:rsidRPr="003970CA">
        <w:rPr>
          <w:rFonts w:ascii="Times New Roman" w:eastAsia="宋体" w:hAnsi="Times New Roman" w:cs="Times New Roman"/>
          <w:spacing w:val="10"/>
          <w:kern w:val="0"/>
          <w:szCs w:val="21"/>
        </w:rPr>
        <w:t>Antons Cernickins. Role of UML Class Diagram in Object-Oriented Software Development[J]. Scientific Journal of Riga Technical University. Computer Sciences,2011,44(-1)</w:t>
      </w:r>
      <w:del w:id="7387" w:author="JY0225" w:date="2017-08-23T16:19:00Z">
        <w:r w:rsidRPr="003970CA" w:rsidDel="0074650D">
          <w:rPr>
            <w:rFonts w:ascii="Times New Roman" w:eastAsia="宋体" w:hAnsi="Times New Roman" w:cs="Times New Roman"/>
            <w:spacing w:val="10"/>
            <w:kern w:val="0"/>
            <w:szCs w:val="21"/>
          </w:rPr>
          <w:delText>:</w:delText>
        </w:r>
      </w:del>
      <w:r w:rsidRPr="003970CA">
        <w:rPr>
          <w:rFonts w:ascii="Times New Roman" w:eastAsia="宋体" w:hAnsi="Times New Roman" w:cs="Times New Roman"/>
          <w:spacing w:val="10"/>
          <w:kern w:val="0"/>
          <w:szCs w:val="21"/>
        </w:rPr>
        <w:t>.</w:t>
      </w:r>
      <w:bookmarkEnd w:id="7384"/>
    </w:p>
    <w:p w14:paraId="1B87699F" w14:textId="620C69DF" w:rsidR="00180959" w:rsidRPr="0018095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7388" w:name="_Ref489794863"/>
      <w:r w:rsidRPr="006972C9">
        <w:rPr>
          <w:rFonts w:ascii="Times New Roman" w:eastAsia="宋体" w:hAnsi="Times New Roman" w:cs="Times New Roman" w:hint="eastAsia"/>
          <w:spacing w:val="10"/>
          <w:kern w:val="0"/>
          <w:szCs w:val="21"/>
        </w:rPr>
        <w:t>王延武</w:t>
      </w:r>
      <w:r w:rsidRPr="006972C9">
        <w:rPr>
          <w:rFonts w:ascii="Times New Roman" w:eastAsia="宋体" w:hAnsi="Times New Roman" w:cs="Times New Roman" w:hint="eastAsia"/>
          <w:spacing w:val="10"/>
          <w:kern w:val="0"/>
          <w:szCs w:val="21"/>
        </w:rPr>
        <w:t xml:space="preserve">. </w:t>
      </w:r>
      <w:r w:rsidRPr="006972C9">
        <w:rPr>
          <w:rFonts w:ascii="Times New Roman" w:eastAsia="宋体" w:hAnsi="Times New Roman" w:cs="Times New Roman" w:hint="eastAsia"/>
          <w:spacing w:val="10"/>
          <w:kern w:val="0"/>
          <w:szCs w:val="21"/>
        </w:rPr>
        <w:t>浅谈数据库设计方法</w:t>
      </w:r>
      <w:r w:rsidRPr="006972C9">
        <w:rPr>
          <w:rFonts w:ascii="Times New Roman" w:eastAsia="宋体" w:hAnsi="Times New Roman" w:cs="Times New Roman" w:hint="eastAsia"/>
          <w:spacing w:val="10"/>
          <w:kern w:val="0"/>
          <w:szCs w:val="21"/>
        </w:rPr>
        <w:t xml:space="preserve">[J]. </w:t>
      </w:r>
      <w:r w:rsidRPr="006972C9">
        <w:rPr>
          <w:rFonts w:ascii="Times New Roman" w:eastAsia="宋体" w:hAnsi="Times New Roman" w:cs="Times New Roman" w:hint="eastAsia"/>
          <w:spacing w:val="10"/>
          <w:kern w:val="0"/>
          <w:szCs w:val="21"/>
        </w:rPr>
        <w:t>山东工业技术</w:t>
      </w:r>
      <w:r w:rsidRPr="006972C9">
        <w:rPr>
          <w:rFonts w:ascii="Times New Roman" w:eastAsia="宋体" w:hAnsi="Times New Roman" w:cs="Times New Roman" w:hint="eastAsia"/>
          <w:spacing w:val="10"/>
          <w:kern w:val="0"/>
          <w:szCs w:val="21"/>
        </w:rPr>
        <w:t>,</w:t>
      </w:r>
      <w:ins w:id="7389" w:author="微软用户" w:date="2017-08-24T15:35:00Z">
        <w:r w:rsidR="00FA0BB3">
          <w:rPr>
            <w:rFonts w:ascii="Times New Roman" w:eastAsia="宋体" w:hAnsi="Times New Roman" w:cs="Times New Roman"/>
            <w:spacing w:val="10"/>
            <w:kern w:val="0"/>
            <w:szCs w:val="21"/>
          </w:rPr>
          <w:t xml:space="preserve"> </w:t>
        </w:r>
      </w:ins>
      <w:r w:rsidRPr="006972C9">
        <w:rPr>
          <w:rFonts w:ascii="Times New Roman" w:eastAsia="宋体" w:hAnsi="Times New Roman" w:cs="Times New Roman" w:hint="eastAsia"/>
          <w:spacing w:val="10"/>
          <w:kern w:val="0"/>
          <w:szCs w:val="21"/>
        </w:rPr>
        <w:t>2016,</w:t>
      </w:r>
      <w:ins w:id="7390" w:author="微软用户" w:date="2017-08-24T15:35:00Z">
        <w:r w:rsidR="00FA0BB3">
          <w:rPr>
            <w:rFonts w:ascii="Times New Roman" w:eastAsia="宋体" w:hAnsi="Times New Roman" w:cs="Times New Roman"/>
            <w:spacing w:val="10"/>
            <w:kern w:val="0"/>
            <w:szCs w:val="21"/>
          </w:rPr>
          <w:t xml:space="preserve"> </w:t>
        </w:r>
      </w:ins>
      <w:r w:rsidRPr="006972C9">
        <w:rPr>
          <w:rFonts w:ascii="Times New Roman" w:eastAsia="宋体" w:hAnsi="Times New Roman" w:cs="Times New Roman" w:hint="eastAsia"/>
          <w:spacing w:val="10"/>
          <w:kern w:val="0"/>
          <w:szCs w:val="21"/>
        </w:rPr>
        <w:t>(18)</w:t>
      </w:r>
      <w:del w:id="7391" w:author="JY0225" w:date="2017-08-23T16:19:00Z">
        <w:r w:rsidRPr="006972C9" w:rsidDel="000E039D">
          <w:rPr>
            <w:rFonts w:ascii="Times New Roman" w:eastAsia="宋体" w:hAnsi="Times New Roman" w:cs="Times New Roman" w:hint="eastAsia"/>
            <w:spacing w:val="10"/>
            <w:kern w:val="0"/>
            <w:szCs w:val="21"/>
          </w:rPr>
          <w:delText>:139. [2017-08-05]</w:delText>
        </w:r>
      </w:del>
      <w:r w:rsidRPr="006972C9">
        <w:rPr>
          <w:rFonts w:ascii="Times New Roman" w:eastAsia="宋体" w:hAnsi="Times New Roman" w:cs="Times New Roman" w:hint="eastAsia"/>
          <w:spacing w:val="10"/>
          <w:kern w:val="0"/>
          <w:szCs w:val="21"/>
        </w:rPr>
        <w:t>.</w:t>
      </w:r>
      <w:del w:id="7392" w:author="JY0225" w:date="2017-08-23T16:19:00Z">
        <w:r w:rsidRPr="006972C9" w:rsidDel="00E63D31">
          <w:rPr>
            <w:rFonts w:ascii="Times New Roman" w:eastAsia="宋体" w:hAnsi="Times New Roman" w:cs="Times New Roman" w:hint="eastAsia"/>
            <w:spacing w:val="10"/>
            <w:kern w:val="0"/>
            <w:szCs w:val="21"/>
          </w:rPr>
          <w:delText xml:space="preserve"> DOI</w:delText>
        </w:r>
        <w:r w:rsidRPr="006972C9" w:rsidDel="00E63D31">
          <w:rPr>
            <w:rFonts w:ascii="Times New Roman" w:eastAsia="宋体" w:hAnsi="Times New Roman" w:cs="Times New Roman" w:hint="eastAsia"/>
            <w:spacing w:val="10"/>
            <w:kern w:val="0"/>
            <w:szCs w:val="21"/>
          </w:rPr>
          <w:delText>：</w:delText>
        </w:r>
        <w:r w:rsidRPr="006972C9" w:rsidDel="00E63D31">
          <w:rPr>
            <w:rFonts w:ascii="Times New Roman" w:eastAsia="宋体" w:hAnsi="Times New Roman" w:cs="Times New Roman" w:hint="eastAsia"/>
            <w:spacing w:val="10"/>
            <w:kern w:val="0"/>
            <w:szCs w:val="21"/>
          </w:rPr>
          <w:delText>10.16640/j.cnki.37-1222/t.2016.18.121</w:delText>
        </w:r>
      </w:del>
      <w:bookmarkEnd w:id="7388"/>
    </w:p>
    <w:p w14:paraId="41FC2E4E" w14:textId="10496E9B" w:rsidR="007F57C7" w:rsidRDefault="005A3D87" w:rsidP="005A3D87">
      <w:pPr>
        <w:pStyle w:val="a5"/>
        <w:numPr>
          <w:ilvl w:val="0"/>
          <w:numId w:val="1"/>
        </w:numPr>
        <w:spacing w:line="400" w:lineRule="exact"/>
        <w:ind w:firstLineChars="0"/>
        <w:rPr>
          <w:rFonts w:ascii="Times New Roman" w:eastAsia="宋体" w:hAnsi="Times New Roman" w:cs="Times New Roman"/>
          <w:spacing w:val="10"/>
          <w:kern w:val="0"/>
          <w:szCs w:val="21"/>
        </w:rPr>
      </w:pPr>
      <w:bookmarkStart w:id="7393" w:name="_Ref489794879"/>
      <w:r w:rsidRPr="005A3D87">
        <w:rPr>
          <w:rFonts w:ascii="Times New Roman" w:eastAsia="宋体" w:hAnsi="Times New Roman" w:cs="Times New Roman"/>
          <w:spacing w:val="10"/>
          <w:kern w:val="0"/>
          <w:szCs w:val="21"/>
        </w:rPr>
        <w:lastRenderedPageBreak/>
        <w:t>Jian Zhang,</w:t>
      </w:r>
      <w:ins w:id="7394"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Peihua Gu,</w:t>
      </w:r>
      <w:ins w:id="7395"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Qingjin Peng,</w:t>
      </w:r>
      <w:ins w:id="7396"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S. Jack Hu. Open interface design for product personalization[J]. CIRP Annals - Manufacturing Technology,</w:t>
      </w:r>
      <w:ins w:id="7397" w:author="JY0225" w:date="2017-08-23T16:20:00Z">
        <w:r w:rsidR="0006749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2017,</w:t>
      </w:r>
      <w:ins w:id="7398" w:author="JY0225" w:date="2017-08-23T16:20:00Z">
        <w:r w:rsidR="0006749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66(1)</w:t>
      </w:r>
      <w:del w:id="7399" w:author="JY0225" w:date="2017-08-23T16:19:00Z">
        <w:r w:rsidRPr="005A3D87" w:rsidDel="00D3385B">
          <w:rPr>
            <w:rFonts w:ascii="Times New Roman" w:eastAsia="宋体" w:hAnsi="Times New Roman" w:cs="Times New Roman"/>
            <w:spacing w:val="10"/>
            <w:kern w:val="0"/>
            <w:szCs w:val="21"/>
          </w:rPr>
          <w:delText>:</w:delText>
        </w:r>
      </w:del>
      <w:r w:rsidRPr="005A3D87">
        <w:rPr>
          <w:rFonts w:ascii="Times New Roman" w:eastAsia="宋体" w:hAnsi="Times New Roman" w:cs="Times New Roman"/>
          <w:spacing w:val="10"/>
          <w:kern w:val="0"/>
          <w:szCs w:val="21"/>
        </w:rPr>
        <w:t>.</w:t>
      </w:r>
      <w:bookmarkEnd w:id="7393"/>
    </w:p>
    <w:p w14:paraId="5AEDD0AE" w14:textId="00F4A599"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7400" w:name="_Ref489794944"/>
      <w:r w:rsidRPr="00BD3CCD">
        <w:rPr>
          <w:rFonts w:ascii="Times New Roman" w:eastAsia="宋体" w:hAnsi="Times New Roman" w:cs="Times New Roman" w:hint="eastAsia"/>
          <w:spacing w:val="10"/>
          <w:kern w:val="0"/>
          <w:szCs w:val="21"/>
        </w:rPr>
        <w:t>李阿妮</w:t>
      </w:r>
      <w:r w:rsidRPr="00BD3CCD">
        <w:rPr>
          <w:rFonts w:ascii="Times New Roman" w:eastAsia="宋体" w:hAnsi="Times New Roman" w:cs="Times New Roman" w:hint="eastAsia"/>
          <w:spacing w:val="10"/>
          <w:kern w:val="0"/>
          <w:szCs w:val="21"/>
        </w:rPr>
        <w:t>,</w:t>
      </w:r>
      <w:ins w:id="7401"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张晓</w:t>
      </w:r>
      <w:r w:rsidRPr="00BD3CCD">
        <w:rPr>
          <w:rFonts w:ascii="Times New Roman" w:eastAsia="宋体" w:hAnsi="Times New Roman" w:cs="Times New Roman" w:hint="eastAsia"/>
          <w:spacing w:val="10"/>
          <w:kern w:val="0"/>
          <w:szCs w:val="21"/>
        </w:rPr>
        <w:t>,</w:t>
      </w:r>
      <w:ins w:id="7402"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张伯阳</w:t>
      </w:r>
      <w:r w:rsidRPr="00BD3CCD">
        <w:rPr>
          <w:rFonts w:ascii="Times New Roman" w:eastAsia="宋体" w:hAnsi="Times New Roman" w:cs="Times New Roman" w:hint="eastAsia"/>
          <w:spacing w:val="10"/>
          <w:kern w:val="0"/>
          <w:szCs w:val="21"/>
        </w:rPr>
        <w:t>,</w:t>
      </w:r>
      <w:ins w:id="7403"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柳春懿</w:t>
      </w:r>
      <w:ins w:id="7404" w:author="JY0225" w:date="2017-08-23T16:20:00Z">
        <w:r w:rsidR="00664E72">
          <w:rPr>
            <w:rFonts w:ascii="Times New Roman" w:eastAsia="宋体" w:hAnsi="Times New Roman" w:cs="Times New Roman"/>
            <w:spacing w:val="10"/>
            <w:kern w:val="0"/>
            <w:szCs w:val="21"/>
          </w:rPr>
          <w:t>,</w:t>
        </w:r>
      </w:ins>
      <w:del w:id="7405" w:author="JY0225" w:date="2017-08-23T16:20:00Z">
        <w:r w:rsidRPr="00BD3CCD" w:rsidDel="00664E72">
          <w:rPr>
            <w:rFonts w:ascii="Times New Roman" w:eastAsia="宋体" w:hAnsi="Times New Roman" w:cs="Times New Roman" w:hint="eastAsia"/>
            <w:spacing w:val="10"/>
            <w:kern w:val="0"/>
            <w:szCs w:val="21"/>
          </w:rPr>
          <w:delText>,</w:delText>
        </w:r>
      </w:del>
      <w:ins w:id="7406"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赵晓南</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公有云存储系统性能评测方法研究</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计算机应用</w:t>
      </w:r>
      <w:r w:rsidRPr="00BD3CCD">
        <w:rPr>
          <w:rFonts w:ascii="Times New Roman" w:eastAsia="宋体" w:hAnsi="Times New Roman" w:cs="Times New Roman" w:hint="eastAsia"/>
          <w:spacing w:val="10"/>
          <w:kern w:val="0"/>
          <w:szCs w:val="21"/>
        </w:rPr>
        <w:t>,</w:t>
      </w:r>
      <w:ins w:id="7407" w:author="JY0225" w:date="2017-08-23T16:21:00Z">
        <w:r w:rsidR="007F49AA">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2017,</w:t>
      </w:r>
      <w:ins w:id="7408" w:author="JY0225" w:date="2017-08-23T16:21:00Z">
        <w:r w:rsidR="007F49AA">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37(05):1229-1235</w:t>
      </w:r>
      <w:del w:id="7409" w:author="JY0225" w:date="2017-08-23T16:20:00Z">
        <w:r w:rsidRPr="00BD3CCD" w:rsidDel="009D19E7">
          <w:rPr>
            <w:rFonts w:ascii="Times New Roman" w:eastAsia="宋体" w:hAnsi="Times New Roman" w:cs="Times New Roman" w:hint="eastAsia"/>
            <w:spacing w:val="10"/>
            <w:kern w:val="0"/>
            <w:szCs w:val="21"/>
          </w:rPr>
          <w:delText>. [2017-08-06]</w:delText>
        </w:r>
      </w:del>
      <w:r w:rsidRPr="00BD3CCD">
        <w:rPr>
          <w:rFonts w:ascii="Times New Roman" w:eastAsia="宋体" w:hAnsi="Times New Roman" w:cs="Times New Roman" w:hint="eastAsia"/>
          <w:spacing w:val="10"/>
          <w:kern w:val="0"/>
          <w:szCs w:val="21"/>
        </w:rPr>
        <w:t>.</w:t>
      </w:r>
      <w:bookmarkEnd w:id="7400"/>
    </w:p>
    <w:p w14:paraId="56453B68" w14:textId="283EEE1C"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7410" w:name="_Ref489795022"/>
      <w:r w:rsidRPr="00BD3CCD">
        <w:rPr>
          <w:rFonts w:ascii="Times New Roman" w:eastAsia="宋体" w:hAnsi="Times New Roman" w:cs="Times New Roman" w:hint="eastAsia"/>
          <w:spacing w:val="10"/>
          <w:kern w:val="0"/>
          <w:szCs w:val="21"/>
        </w:rPr>
        <w:t>张沪寅</w:t>
      </w:r>
      <w:r w:rsidRPr="00BD3CCD">
        <w:rPr>
          <w:rFonts w:ascii="Times New Roman" w:eastAsia="宋体" w:hAnsi="Times New Roman" w:cs="Times New Roman" w:hint="eastAsia"/>
          <w:spacing w:val="10"/>
          <w:kern w:val="0"/>
          <w:szCs w:val="21"/>
        </w:rPr>
        <w:t>,</w:t>
      </w:r>
      <w:ins w:id="7411" w:author="JY0225" w:date="2017-08-23T16:21:00Z">
        <w:r w:rsidR="00E74D1F">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屈乾松</w:t>
      </w:r>
      <w:r w:rsidRPr="00BD3CCD">
        <w:rPr>
          <w:rFonts w:ascii="Times New Roman" w:eastAsia="宋体" w:hAnsi="Times New Roman" w:cs="Times New Roman" w:hint="eastAsia"/>
          <w:spacing w:val="10"/>
          <w:kern w:val="0"/>
          <w:szCs w:val="21"/>
        </w:rPr>
        <w:t>,</w:t>
      </w:r>
      <w:ins w:id="7412" w:author="JY0225" w:date="2017-08-23T16:21:00Z">
        <w:r w:rsidR="00E74D1F">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胡瑞芸</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基于</w:t>
      </w:r>
      <w:r w:rsidRPr="00BD3CCD">
        <w:rPr>
          <w:rFonts w:ascii="Times New Roman" w:eastAsia="宋体" w:hAnsi="Times New Roman" w:cs="Times New Roman" w:hint="eastAsia"/>
          <w:spacing w:val="10"/>
          <w:kern w:val="0"/>
          <w:szCs w:val="21"/>
        </w:rPr>
        <w:t>JSON</w:t>
      </w:r>
      <w:r w:rsidRPr="00BD3CCD">
        <w:rPr>
          <w:rFonts w:ascii="Times New Roman" w:eastAsia="宋体" w:hAnsi="Times New Roman" w:cs="Times New Roman" w:hint="eastAsia"/>
          <w:spacing w:val="10"/>
          <w:kern w:val="0"/>
          <w:szCs w:val="21"/>
        </w:rPr>
        <w:t>的数据交换模型</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计算机工程与设计</w:t>
      </w:r>
      <w:r w:rsidRPr="00BD3CCD">
        <w:rPr>
          <w:rFonts w:ascii="Times New Roman" w:eastAsia="宋体" w:hAnsi="Times New Roman" w:cs="Times New Roman" w:hint="eastAsia"/>
          <w:spacing w:val="10"/>
          <w:kern w:val="0"/>
          <w:szCs w:val="21"/>
        </w:rPr>
        <w:t>,</w:t>
      </w:r>
      <w:ins w:id="7413" w:author="JY0225" w:date="2017-08-23T16:21:00Z">
        <w:r w:rsidR="00551F5E">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2015,</w:t>
      </w:r>
      <w:ins w:id="7414" w:author="JY0225" w:date="2017-08-23T16:21:00Z">
        <w:r w:rsidR="00551F5E">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36(12):3380-3384.</w:t>
      </w:r>
      <w:del w:id="7415" w:author="JY0225" w:date="2017-08-23T16:21:00Z">
        <w:r w:rsidRPr="00BD3CCD" w:rsidDel="00E74D1F">
          <w:rPr>
            <w:rFonts w:ascii="Times New Roman" w:eastAsia="宋体" w:hAnsi="Times New Roman" w:cs="Times New Roman" w:hint="eastAsia"/>
            <w:spacing w:val="10"/>
            <w:kern w:val="0"/>
            <w:szCs w:val="21"/>
          </w:rPr>
          <w:delText xml:space="preserve"> [2017-08-06]. DOI</w:delText>
        </w:r>
        <w:r w:rsidRPr="00BD3CCD" w:rsidDel="00E74D1F">
          <w:rPr>
            <w:rFonts w:ascii="Times New Roman" w:eastAsia="宋体" w:hAnsi="Times New Roman" w:cs="Times New Roman" w:hint="eastAsia"/>
            <w:spacing w:val="10"/>
            <w:kern w:val="0"/>
            <w:szCs w:val="21"/>
          </w:rPr>
          <w:delText>：</w:delText>
        </w:r>
        <w:r w:rsidRPr="00BD3CCD" w:rsidDel="00E74D1F">
          <w:rPr>
            <w:rFonts w:ascii="Times New Roman" w:eastAsia="宋体" w:hAnsi="Times New Roman" w:cs="Times New Roman" w:hint="eastAsia"/>
            <w:spacing w:val="10"/>
            <w:kern w:val="0"/>
            <w:szCs w:val="21"/>
          </w:rPr>
          <w:delText>10.16208/j.issn1000-7024.2015.12.042</w:delText>
        </w:r>
        <w:bookmarkEnd w:id="7410"/>
        <w:r w:rsidR="007C7265" w:rsidDel="00E74D1F">
          <w:rPr>
            <w:rFonts w:ascii="Times New Roman" w:eastAsia="宋体" w:hAnsi="Times New Roman" w:cs="Times New Roman"/>
            <w:spacing w:val="10"/>
            <w:kern w:val="0"/>
            <w:szCs w:val="21"/>
          </w:rPr>
          <w:delText>.</w:delText>
        </w:r>
      </w:del>
    </w:p>
    <w:p w14:paraId="52BA3C7E" w14:textId="663FC47A" w:rsidR="007C7265" w:rsidRDefault="007C7265" w:rsidP="007C7265">
      <w:pPr>
        <w:pStyle w:val="a5"/>
        <w:numPr>
          <w:ilvl w:val="0"/>
          <w:numId w:val="1"/>
        </w:numPr>
        <w:spacing w:line="400" w:lineRule="exact"/>
        <w:ind w:firstLineChars="0"/>
        <w:rPr>
          <w:rFonts w:ascii="Times New Roman" w:eastAsia="宋体" w:hAnsi="Times New Roman" w:cs="Times New Roman"/>
          <w:spacing w:val="10"/>
          <w:kern w:val="0"/>
          <w:szCs w:val="21"/>
        </w:rPr>
      </w:pPr>
      <w:bookmarkStart w:id="7416" w:name="_Ref489795578"/>
      <w:r w:rsidRPr="007C7265">
        <w:rPr>
          <w:rFonts w:ascii="Times New Roman" w:eastAsia="宋体" w:hAnsi="Times New Roman" w:cs="Times New Roman" w:hint="eastAsia"/>
          <w:spacing w:val="10"/>
          <w:kern w:val="0"/>
          <w:szCs w:val="21"/>
        </w:rPr>
        <w:t>李伟</w:t>
      </w:r>
      <w:r w:rsidRPr="007C7265">
        <w:rPr>
          <w:rFonts w:ascii="Times New Roman" w:eastAsia="宋体" w:hAnsi="Times New Roman" w:cs="Times New Roman" w:hint="eastAsia"/>
          <w:spacing w:val="10"/>
          <w:kern w:val="0"/>
          <w:szCs w:val="21"/>
        </w:rPr>
        <w:t>. Linux</w:t>
      </w:r>
      <w:r w:rsidRPr="007C7265">
        <w:rPr>
          <w:rFonts w:ascii="Times New Roman" w:eastAsia="宋体" w:hAnsi="Times New Roman" w:cs="Times New Roman" w:hint="eastAsia"/>
          <w:spacing w:val="10"/>
          <w:kern w:val="0"/>
          <w:szCs w:val="21"/>
        </w:rPr>
        <w:t>系统中文件权限管理及应用</w:t>
      </w:r>
      <w:r w:rsidRPr="007C7265">
        <w:rPr>
          <w:rFonts w:ascii="Times New Roman" w:eastAsia="宋体" w:hAnsi="Times New Roman" w:cs="Times New Roman" w:hint="eastAsia"/>
          <w:spacing w:val="10"/>
          <w:kern w:val="0"/>
          <w:szCs w:val="21"/>
        </w:rPr>
        <w:t xml:space="preserve">[J]. </w:t>
      </w:r>
      <w:r w:rsidRPr="007C7265">
        <w:rPr>
          <w:rFonts w:ascii="Times New Roman" w:eastAsia="宋体" w:hAnsi="Times New Roman" w:cs="Times New Roman" w:hint="eastAsia"/>
          <w:spacing w:val="10"/>
          <w:kern w:val="0"/>
          <w:szCs w:val="21"/>
        </w:rPr>
        <w:t>无线互联科技</w:t>
      </w:r>
      <w:r w:rsidRPr="007C7265">
        <w:rPr>
          <w:rFonts w:ascii="Times New Roman" w:eastAsia="宋体" w:hAnsi="Times New Roman" w:cs="Times New Roman" w:hint="eastAsia"/>
          <w:spacing w:val="10"/>
          <w:kern w:val="0"/>
          <w:szCs w:val="21"/>
        </w:rPr>
        <w:t>,2014,(04):70.</w:t>
      </w:r>
      <w:del w:id="7417" w:author="JY0225" w:date="2017-08-23T16:21:00Z">
        <w:r w:rsidRPr="007C7265" w:rsidDel="00A235BA">
          <w:rPr>
            <w:rFonts w:ascii="Times New Roman" w:eastAsia="宋体" w:hAnsi="Times New Roman" w:cs="Times New Roman" w:hint="eastAsia"/>
            <w:spacing w:val="10"/>
            <w:kern w:val="0"/>
            <w:szCs w:val="21"/>
          </w:rPr>
          <w:delText xml:space="preserve"> [2017-08-06].</w:delText>
        </w:r>
      </w:del>
      <w:bookmarkEnd w:id="7416"/>
    </w:p>
    <w:p w14:paraId="5D96DE14" w14:textId="47EEBD63" w:rsidR="00646CA4" w:rsidRDefault="00646CA4" w:rsidP="00646CA4">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418" w:name="_Ref489795056"/>
      <w:r w:rsidRPr="00DA04F3">
        <w:rPr>
          <w:rFonts w:ascii="Times New Roman" w:eastAsia="宋体" w:hAnsi="Times New Roman" w:cs="Times New Roman" w:hint="eastAsia"/>
          <w:spacing w:val="10"/>
          <w:kern w:val="0"/>
          <w:szCs w:val="21"/>
        </w:rPr>
        <w:t>杨小丽</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防</w:t>
      </w:r>
      <w:r w:rsidRPr="00DA04F3">
        <w:rPr>
          <w:rFonts w:ascii="Times New Roman" w:eastAsia="宋体" w:hAnsi="Times New Roman" w:cs="Times New Roman" w:hint="eastAsia"/>
          <w:spacing w:val="10"/>
          <w:kern w:val="0"/>
          <w:szCs w:val="21"/>
        </w:rPr>
        <w:t>SQL</w:t>
      </w:r>
      <w:r w:rsidRPr="00DA04F3">
        <w:rPr>
          <w:rFonts w:ascii="Times New Roman" w:eastAsia="宋体" w:hAnsi="Times New Roman" w:cs="Times New Roman" w:hint="eastAsia"/>
          <w:spacing w:val="10"/>
          <w:kern w:val="0"/>
          <w:szCs w:val="21"/>
        </w:rPr>
        <w:t>注入攻击中间件的设计与实现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四川师范大学</w:t>
      </w:r>
      <w:r w:rsidRPr="00DA04F3">
        <w:rPr>
          <w:rFonts w:ascii="Times New Roman" w:eastAsia="宋体" w:hAnsi="Times New Roman" w:cs="Times New Roman" w:hint="eastAsia"/>
          <w:spacing w:val="10"/>
          <w:kern w:val="0"/>
          <w:szCs w:val="21"/>
        </w:rPr>
        <w:t>,2010.</w:t>
      </w:r>
      <w:bookmarkEnd w:id="7418"/>
    </w:p>
    <w:p w14:paraId="66D9CDF0" w14:textId="7EF3590E" w:rsidR="00EB4F1C" w:rsidDel="00530AD5" w:rsidRDefault="00EB4F1C">
      <w:pPr>
        <w:pStyle w:val="a5"/>
        <w:numPr>
          <w:ilvl w:val="0"/>
          <w:numId w:val="1"/>
        </w:numPr>
        <w:spacing w:line="400" w:lineRule="exact"/>
        <w:ind w:firstLineChars="0"/>
        <w:rPr>
          <w:del w:id="7419" w:author="JY0225" w:date="2017-08-14T13:03:00Z"/>
          <w:rFonts w:ascii="Times New Roman" w:eastAsia="宋体" w:hAnsi="Times New Roman" w:cs="Times New Roman"/>
          <w:spacing w:val="10"/>
          <w:kern w:val="0"/>
          <w:szCs w:val="21"/>
        </w:rPr>
        <w:pPrChange w:id="7420" w:author="JY0225" w:date="2017-08-14T13:03:00Z">
          <w:pPr>
            <w:pStyle w:val="a5"/>
            <w:spacing w:line="400" w:lineRule="exact"/>
            <w:ind w:left="418" w:firstLineChars="0" w:firstLine="0"/>
          </w:pPr>
        </w:pPrChange>
      </w:pPr>
      <w:bookmarkStart w:id="7421" w:name="_Ref489795089"/>
      <w:r w:rsidRPr="00EB4F1C">
        <w:rPr>
          <w:rFonts w:ascii="Times New Roman" w:eastAsia="宋体" w:hAnsi="Times New Roman" w:cs="Times New Roman"/>
          <w:spacing w:val="10"/>
          <w:kern w:val="0"/>
          <w:szCs w:val="21"/>
        </w:rPr>
        <w:t>Harish Dehariya,</w:t>
      </w:r>
      <w:ins w:id="7422"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Piyush Kumar Shukla,</w:t>
      </w:r>
      <w:ins w:id="7423"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Manish Ahirwar. A Survey on Detection and Prevention Techniques for SQL Injection Attacks[J]. International Journal of Wireless and Microwave Technologies(IJWMT),</w:t>
      </w:r>
      <w:ins w:id="7424"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2016,</w:t>
      </w:r>
      <w:ins w:id="7425"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6(6)</w:t>
      </w:r>
      <w:del w:id="7426" w:author="JY0225" w:date="2017-08-23T16:22:00Z">
        <w:r w:rsidRPr="00EB4F1C" w:rsidDel="001B4803">
          <w:rPr>
            <w:rFonts w:ascii="Times New Roman" w:eastAsia="宋体" w:hAnsi="Times New Roman" w:cs="Times New Roman"/>
            <w:spacing w:val="10"/>
            <w:kern w:val="0"/>
            <w:szCs w:val="21"/>
          </w:rPr>
          <w:delText>:</w:delText>
        </w:r>
      </w:del>
      <w:r w:rsidRPr="00EB4F1C">
        <w:rPr>
          <w:rFonts w:ascii="Times New Roman" w:eastAsia="宋体" w:hAnsi="Times New Roman" w:cs="Times New Roman"/>
          <w:spacing w:val="10"/>
          <w:kern w:val="0"/>
          <w:szCs w:val="21"/>
        </w:rPr>
        <w:t>.</w:t>
      </w:r>
      <w:bookmarkEnd w:id="7421"/>
    </w:p>
    <w:p w14:paraId="3BA81AB3" w14:textId="5C809D27" w:rsidR="00530AD5" w:rsidRPr="00BF3B83" w:rsidRDefault="00530AD5" w:rsidP="00BF3B83">
      <w:pPr>
        <w:pStyle w:val="a5"/>
        <w:numPr>
          <w:ilvl w:val="0"/>
          <w:numId w:val="1"/>
        </w:numPr>
        <w:spacing w:line="400" w:lineRule="exact"/>
        <w:ind w:firstLineChars="0"/>
        <w:rPr>
          <w:ins w:id="7427" w:author="微软用户" w:date="2017-08-20T10:28:00Z"/>
          <w:rFonts w:ascii="Times New Roman" w:eastAsia="宋体" w:hAnsi="Times New Roman" w:cs="Times New Roman"/>
          <w:spacing w:val="10"/>
          <w:kern w:val="0"/>
          <w:szCs w:val="21"/>
        </w:rPr>
      </w:pPr>
    </w:p>
    <w:p w14:paraId="6EEC265E" w14:textId="790FF691" w:rsidR="00DB6C01" w:rsidRPr="002125D1" w:rsidRDefault="00530AD5">
      <w:pPr>
        <w:pStyle w:val="a5"/>
        <w:numPr>
          <w:ilvl w:val="0"/>
          <w:numId w:val="1"/>
        </w:numPr>
        <w:spacing w:line="400" w:lineRule="exact"/>
        <w:ind w:firstLineChars="0"/>
        <w:rPr>
          <w:rFonts w:ascii="Times New Roman" w:eastAsia="宋体" w:hAnsi="Times New Roman" w:cs="Times New Roman"/>
          <w:spacing w:val="10"/>
          <w:kern w:val="0"/>
          <w:szCs w:val="21"/>
          <w:rPrChange w:id="7428" w:author="JY0225" w:date="2017-08-14T13:03:00Z">
            <w:rPr/>
          </w:rPrChange>
        </w:rPr>
        <w:pPrChange w:id="7429" w:author="JY0225" w:date="2017-08-14T13:03:00Z">
          <w:pPr>
            <w:pStyle w:val="a5"/>
            <w:spacing w:line="400" w:lineRule="exact"/>
            <w:ind w:left="418" w:firstLineChars="0" w:firstLine="0"/>
          </w:pPr>
        </w:pPrChange>
      </w:pPr>
      <w:ins w:id="7430" w:author="微软用户" w:date="2017-08-20T10:29:00Z">
        <w:del w:id="7431" w:author="JY0225" w:date="2017-08-23T16:22:00Z">
          <w:r w:rsidRPr="005044B0" w:rsidDel="00283933">
            <w:rPr>
              <w:rFonts w:ascii="Times New Roman" w:eastAsia="宋体" w:hAnsi="Times New Roman" w:cs="Times New Roman"/>
              <w:spacing w:val="10"/>
              <w:kern w:val="0"/>
              <w:szCs w:val="21"/>
              <w:rPrChange w:id="7432" w:author="JY0225" w:date="2017-08-23T16:22:00Z">
                <w:rPr>
                  <w:rFonts w:ascii="Arial" w:hAnsi="Arial" w:cs="Arial"/>
                  <w:color w:val="333333"/>
                  <w:szCs w:val="21"/>
                  <w:shd w:val="clear" w:color="auto" w:fill="FFFFFF"/>
                </w:rPr>
              </w:rPrChange>
            </w:rPr>
            <w:delText>[1]</w:delText>
          </w:r>
        </w:del>
        <w:r w:rsidRPr="005044B0">
          <w:rPr>
            <w:rFonts w:ascii="Times New Roman" w:eastAsia="宋体" w:hAnsi="Times New Roman" w:cs="Times New Roman" w:hint="eastAsia"/>
            <w:spacing w:val="10"/>
            <w:kern w:val="0"/>
            <w:szCs w:val="21"/>
            <w:rPrChange w:id="7433" w:author="JY0225" w:date="2017-08-23T16:22:00Z">
              <w:rPr>
                <w:rFonts w:ascii="Arial" w:hAnsi="Arial" w:cs="Arial" w:hint="eastAsia"/>
                <w:color w:val="333333"/>
                <w:szCs w:val="21"/>
                <w:shd w:val="clear" w:color="auto" w:fill="FFFFFF"/>
              </w:rPr>
            </w:rPrChange>
          </w:rPr>
          <w:t>朱思怡</w:t>
        </w:r>
        <w:r w:rsidRPr="005044B0">
          <w:rPr>
            <w:rFonts w:ascii="Times New Roman" w:eastAsia="宋体" w:hAnsi="Times New Roman" w:cs="Times New Roman"/>
            <w:spacing w:val="10"/>
            <w:kern w:val="0"/>
            <w:szCs w:val="21"/>
            <w:rPrChange w:id="7434" w:author="JY0225" w:date="2017-08-23T16:22:00Z">
              <w:rPr>
                <w:rFonts w:ascii="Arial" w:hAnsi="Arial" w:cs="Arial"/>
                <w:color w:val="333333"/>
                <w:szCs w:val="21"/>
                <w:shd w:val="clear" w:color="auto" w:fill="FFFFFF"/>
              </w:rPr>
            </w:rPrChange>
          </w:rPr>
          <w:t xml:space="preserve">. </w:t>
        </w:r>
        <w:r w:rsidRPr="005044B0">
          <w:rPr>
            <w:rFonts w:ascii="Times New Roman" w:eastAsia="宋体" w:hAnsi="Times New Roman" w:cs="Times New Roman" w:hint="eastAsia"/>
            <w:spacing w:val="10"/>
            <w:kern w:val="0"/>
            <w:szCs w:val="21"/>
            <w:rPrChange w:id="7435" w:author="JY0225" w:date="2017-08-23T16:22:00Z">
              <w:rPr>
                <w:rFonts w:ascii="Arial" w:hAnsi="Arial" w:cs="Arial" w:hint="eastAsia"/>
                <w:color w:val="333333"/>
                <w:szCs w:val="21"/>
                <w:shd w:val="clear" w:color="auto" w:fill="FFFFFF"/>
              </w:rPr>
            </w:rPrChange>
          </w:rPr>
          <w:t>计算机云备份技术的特征初探</w:t>
        </w:r>
        <w:r w:rsidRPr="005044B0">
          <w:rPr>
            <w:rFonts w:ascii="Times New Roman" w:eastAsia="宋体" w:hAnsi="Times New Roman" w:cs="Times New Roman"/>
            <w:spacing w:val="10"/>
            <w:kern w:val="0"/>
            <w:szCs w:val="21"/>
            <w:rPrChange w:id="7436" w:author="JY0225" w:date="2017-08-23T16:22:00Z">
              <w:rPr>
                <w:rFonts w:ascii="Arial" w:hAnsi="Arial" w:cs="Arial"/>
                <w:color w:val="333333"/>
                <w:szCs w:val="21"/>
                <w:shd w:val="clear" w:color="auto" w:fill="FFFFFF"/>
              </w:rPr>
            </w:rPrChange>
          </w:rPr>
          <w:t xml:space="preserve">[J]. </w:t>
        </w:r>
        <w:r w:rsidRPr="005044B0">
          <w:rPr>
            <w:rFonts w:ascii="Times New Roman" w:eastAsia="宋体" w:hAnsi="Times New Roman" w:cs="Times New Roman" w:hint="eastAsia"/>
            <w:spacing w:val="10"/>
            <w:kern w:val="0"/>
            <w:szCs w:val="21"/>
            <w:rPrChange w:id="7437" w:author="JY0225" w:date="2017-08-23T16:22:00Z">
              <w:rPr>
                <w:rFonts w:ascii="Arial" w:hAnsi="Arial" w:cs="Arial" w:hint="eastAsia"/>
                <w:color w:val="333333"/>
                <w:szCs w:val="21"/>
                <w:shd w:val="clear" w:color="auto" w:fill="FFFFFF"/>
              </w:rPr>
            </w:rPrChange>
          </w:rPr>
          <w:t>电脑迷</w:t>
        </w:r>
        <w:r w:rsidRPr="005044B0">
          <w:rPr>
            <w:rFonts w:ascii="Times New Roman" w:eastAsia="宋体" w:hAnsi="Times New Roman" w:cs="Times New Roman"/>
            <w:spacing w:val="10"/>
            <w:kern w:val="0"/>
            <w:szCs w:val="21"/>
            <w:rPrChange w:id="7438" w:author="JY0225" w:date="2017-08-23T16:22:00Z">
              <w:rPr>
                <w:rFonts w:ascii="Arial" w:hAnsi="Arial" w:cs="Arial"/>
                <w:color w:val="333333"/>
                <w:szCs w:val="21"/>
                <w:shd w:val="clear" w:color="auto" w:fill="FFFFFF"/>
              </w:rPr>
            </w:rPrChange>
          </w:rPr>
          <w:t>,</w:t>
        </w:r>
      </w:ins>
      <w:ins w:id="7439" w:author="微软用户" w:date="2017-08-24T15:36:00Z">
        <w:r w:rsidR="007B229E">
          <w:rPr>
            <w:rFonts w:ascii="Times New Roman" w:eastAsia="宋体" w:hAnsi="Times New Roman" w:cs="Times New Roman"/>
            <w:spacing w:val="10"/>
            <w:kern w:val="0"/>
            <w:szCs w:val="21"/>
          </w:rPr>
          <w:t xml:space="preserve"> </w:t>
        </w:r>
      </w:ins>
      <w:ins w:id="7440" w:author="微软用户" w:date="2017-08-20T10:29:00Z">
        <w:r w:rsidRPr="005044B0">
          <w:rPr>
            <w:rFonts w:ascii="Times New Roman" w:eastAsia="宋体" w:hAnsi="Times New Roman" w:cs="Times New Roman"/>
            <w:spacing w:val="10"/>
            <w:kern w:val="0"/>
            <w:szCs w:val="21"/>
            <w:rPrChange w:id="7441" w:author="JY0225" w:date="2017-08-23T16:22:00Z">
              <w:rPr>
                <w:rFonts w:ascii="Arial" w:hAnsi="Arial" w:cs="Arial"/>
                <w:color w:val="333333"/>
                <w:szCs w:val="21"/>
                <w:shd w:val="clear" w:color="auto" w:fill="FFFFFF"/>
              </w:rPr>
            </w:rPrChange>
          </w:rPr>
          <w:t>2017,</w:t>
        </w:r>
      </w:ins>
      <w:ins w:id="7442" w:author="微软用户" w:date="2017-08-24T15:36:00Z">
        <w:r w:rsidR="007B229E">
          <w:rPr>
            <w:rFonts w:ascii="Times New Roman" w:eastAsia="宋体" w:hAnsi="Times New Roman" w:cs="Times New Roman"/>
            <w:spacing w:val="10"/>
            <w:kern w:val="0"/>
            <w:szCs w:val="21"/>
          </w:rPr>
          <w:t xml:space="preserve"> </w:t>
        </w:r>
      </w:ins>
      <w:ins w:id="7443" w:author="微软用户" w:date="2017-08-20T10:29:00Z">
        <w:r w:rsidRPr="005044B0">
          <w:rPr>
            <w:rFonts w:ascii="Times New Roman" w:eastAsia="宋体" w:hAnsi="Times New Roman" w:cs="Times New Roman"/>
            <w:spacing w:val="10"/>
            <w:kern w:val="0"/>
            <w:szCs w:val="21"/>
            <w:rPrChange w:id="7444" w:author="JY0225" w:date="2017-08-23T16:22:00Z">
              <w:rPr>
                <w:rFonts w:ascii="Arial" w:hAnsi="Arial" w:cs="Arial"/>
                <w:color w:val="333333"/>
                <w:szCs w:val="21"/>
                <w:shd w:val="clear" w:color="auto" w:fill="FFFFFF"/>
              </w:rPr>
            </w:rPrChange>
          </w:rPr>
          <w:t>(03):96</w:t>
        </w:r>
        <w:del w:id="7445" w:author="JY0225" w:date="2017-08-23T16:22:00Z">
          <w:r w:rsidRPr="005044B0" w:rsidDel="00181CD2">
            <w:rPr>
              <w:rFonts w:ascii="Times New Roman" w:eastAsia="宋体" w:hAnsi="Times New Roman" w:cs="Times New Roman"/>
              <w:spacing w:val="10"/>
              <w:kern w:val="0"/>
              <w:szCs w:val="21"/>
              <w:rPrChange w:id="7446" w:author="JY0225" w:date="2017-08-23T16:22:00Z">
                <w:rPr>
                  <w:rFonts w:ascii="Arial" w:hAnsi="Arial" w:cs="Arial"/>
                  <w:color w:val="333333"/>
                  <w:szCs w:val="21"/>
                  <w:shd w:val="clear" w:color="auto" w:fill="FFFFFF"/>
                </w:rPr>
              </w:rPrChange>
            </w:rPr>
            <w:delText>. [2017-08-20]</w:delText>
          </w:r>
        </w:del>
        <w:r w:rsidRPr="005044B0">
          <w:rPr>
            <w:rFonts w:ascii="Times New Roman" w:eastAsia="宋体" w:hAnsi="Times New Roman" w:cs="Times New Roman"/>
            <w:spacing w:val="10"/>
            <w:kern w:val="0"/>
            <w:szCs w:val="21"/>
            <w:rPrChange w:id="7447" w:author="JY0225" w:date="2017-08-23T16:22:00Z">
              <w:rPr>
                <w:rFonts w:ascii="Arial" w:hAnsi="Arial" w:cs="Arial"/>
                <w:color w:val="333333"/>
                <w:szCs w:val="21"/>
                <w:shd w:val="clear" w:color="auto" w:fill="FFFFFF"/>
              </w:rPr>
            </w:rPrChange>
          </w:rPr>
          <w:t>.</w:t>
        </w:r>
      </w:ins>
    </w:p>
    <w:p w14:paraId="2756D207" w14:textId="1E8291E2" w:rsidR="000D534B" w:rsidRPr="00A25B38" w:rsidRDefault="00AB30AF" w:rsidP="002A69C7">
      <w:pPr>
        <w:pStyle w:val="a5"/>
        <w:numPr>
          <w:ilvl w:val="0"/>
          <w:numId w:val="1"/>
        </w:numPr>
        <w:ind w:firstLineChars="0"/>
        <w:rPr>
          <w:rFonts w:ascii="Times New Roman" w:eastAsia="宋体"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7448" w:name="_Toc491352049"/>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7253"/>
      <w:bookmarkEnd w:id="7254"/>
      <w:bookmarkEnd w:id="7255"/>
      <w:bookmarkEnd w:id="7448"/>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pPr>
        <w:pStyle w:val="af3"/>
        <w:spacing w:line="400" w:lineRule="exact"/>
        <w:ind w:firstLine="600"/>
        <w:rPr>
          <w:rFonts w:ascii="Times New Roman" w:eastAsiaTheme="minorEastAsia"/>
          <w:sz w:val="24"/>
        </w:rPr>
        <w:pPrChange w:id="7449" w:author="JY0225" w:date="2017-08-24T12:12:00Z">
          <w:pPr>
            <w:pStyle w:val="af3"/>
            <w:spacing w:line="480" w:lineRule="auto"/>
            <w:ind w:firstLine="600"/>
          </w:pPr>
        </w:pPrChange>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pPr>
        <w:spacing w:line="400" w:lineRule="exact"/>
        <w:ind w:firstLineChars="200" w:firstLine="480"/>
        <w:rPr>
          <w:rFonts w:ascii="Times New Roman" w:hAnsi="Times New Roman" w:cs="Times New Roman"/>
          <w:sz w:val="24"/>
        </w:rPr>
        <w:pPrChange w:id="7450" w:author="JY0225" w:date="2017-08-24T12:12:00Z">
          <w:pPr>
            <w:spacing w:line="360" w:lineRule="auto"/>
            <w:ind w:firstLineChars="200" w:firstLine="480"/>
          </w:pPr>
        </w:pPrChange>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88"/>
      <w:footerReference w:type="first" r:id="rId89"/>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0" w:author="JY0225" w:date="2017-07-19T10:27:00Z" w:initials="J">
    <w:p w14:paraId="26D51116" w14:textId="77777777" w:rsidR="0060791E" w:rsidRDefault="0060791E">
      <w:pPr>
        <w:pStyle w:val="ac"/>
      </w:pPr>
      <w:r>
        <w:rPr>
          <w:rStyle w:val="ad"/>
        </w:rPr>
        <w:annotationRef/>
      </w:r>
      <w:r>
        <w:rPr>
          <w:rFonts w:hint="eastAsia"/>
        </w:rPr>
        <w:t>安全性</w:t>
      </w:r>
    </w:p>
  </w:comment>
  <w:comment w:id="1224" w:author="JY0225" w:date="2017-07-19T10:27:00Z" w:initials="J">
    <w:p w14:paraId="56FD4591" w14:textId="77777777" w:rsidR="0060791E" w:rsidRDefault="0060791E">
      <w:pPr>
        <w:pStyle w:val="ac"/>
      </w:pPr>
      <w:r>
        <w:rPr>
          <w:rStyle w:val="ad"/>
        </w:rPr>
        <w:annotationRef/>
      </w:r>
      <w:r>
        <w:rPr>
          <w:rFonts w:hint="eastAsia"/>
        </w:rPr>
        <w:t>网络稳定性</w:t>
      </w:r>
    </w:p>
  </w:comment>
  <w:comment w:id="1242" w:author="JY0225" w:date="2017-07-19T10:27:00Z" w:initials="J">
    <w:p w14:paraId="4D62BDF1" w14:textId="77777777" w:rsidR="0060791E" w:rsidRDefault="0060791E">
      <w:pPr>
        <w:pStyle w:val="ac"/>
      </w:pPr>
      <w:r>
        <w:rPr>
          <w:rStyle w:val="ad"/>
        </w:rPr>
        <w:annotationRef/>
      </w:r>
      <w:r>
        <w:rPr>
          <w:rFonts w:hint="eastAsia"/>
        </w:rPr>
        <w:t>数据冗余性和本地缓存</w:t>
      </w:r>
    </w:p>
  </w:comment>
  <w:comment w:id="1260" w:author="JY0225" w:date="2017-07-19T10:39:00Z" w:initials="J">
    <w:p w14:paraId="601DA077" w14:textId="77777777" w:rsidR="0060791E" w:rsidRDefault="0060791E">
      <w:pPr>
        <w:pStyle w:val="ac"/>
      </w:pPr>
      <w:r>
        <w:rPr>
          <w:rStyle w:val="ad"/>
        </w:rPr>
        <w:annotationRef/>
      </w:r>
      <w:r>
        <w:rPr>
          <w:rFonts w:hint="eastAsia"/>
        </w:rPr>
        <w:t>多平台性</w:t>
      </w:r>
    </w:p>
  </w:comment>
  <w:comment w:id="1336" w:author="JY0225" w:date="2017-07-19T21:39:00Z" w:initials="J">
    <w:p w14:paraId="6BA1CDDE" w14:textId="77777777" w:rsidR="0060791E" w:rsidRDefault="0060791E">
      <w:pPr>
        <w:pStyle w:val="ac"/>
      </w:pPr>
      <w:r>
        <w:rPr>
          <w:rStyle w:val="ad"/>
        </w:rPr>
        <w:annotationRef/>
      </w:r>
      <w:r>
        <w:rPr>
          <w:rFonts w:hint="eastAsia"/>
        </w:rPr>
        <w:t>安全性</w:t>
      </w:r>
    </w:p>
  </w:comment>
  <w:comment w:id="1433" w:author="JY0225" w:date="2017-07-20T13:30:00Z" w:initials="J">
    <w:p w14:paraId="3963B948" w14:textId="77777777" w:rsidR="0060791E" w:rsidRDefault="0060791E">
      <w:pPr>
        <w:pStyle w:val="ac"/>
      </w:pPr>
      <w:r>
        <w:rPr>
          <w:rStyle w:val="ad"/>
        </w:rPr>
        <w:annotationRef/>
      </w:r>
      <w:r>
        <w:rPr>
          <w:rFonts w:hint="eastAsia"/>
        </w:rPr>
        <w:t>大文件上传与断点续传</w:t>
      </w:r>
    </w:p>
  </w:comment>
  <w:comment w:id="1499" w:author="JY0225" w:date="2017-07-19T21:39:00Z" w:initials="J">
    <w:p w14:paraId="41C7CDE8" w14:textId="77777777" w:rsidR="0060791E" w:rsidRDefault="0060791E">
      <w:pPr>
        <w:pStyle w:val="ac"/>
      </w:pPr>
      <w:r>
        <w:rPr>
          <w:rStyle w:val="ad"/>
        </w:rPr>
        <w:annotationRef/>
      </w:r>
      <w:r>
        <w:rPr>
          <w:rFonts w:hint="eastAsia"/>
        </w:rPr>
        <w:t>数据冗余处理</w:t>
      </w:r>
    </w:p>
  </w:comment>
  <w:comment w:id="1600" w:author="JY0225" w:date="2017-07-20T13:55:00Z" w:initials="J">
    <w:p w14:paraId="29331373" w14:textId="77777777" w:rsidR="0060791E" w:rsidRDefault="0060791E">
      <w:pPr>
        <w:pStyle w:val="ac"/>
      </w:pPr>
      <w:r>
        <w:rPr>
          <w:rStyle w:val="ad"/>
        </w:rPr>
        <w:annotationRef/>
      </w:r>
      <w:r>
        <w:rPr>
          <w:rFonts w:hint="eastAsia"/>
        </w:rPr>
        <w:t>多平台支持</w:t>
      </w:r>
    </w:p>
  </w:comment>
  <w:comment w:id="3556" w:author="Liu, Wu" w:date="2017-07-25T15:25:00Z" w:initials="LW">
    <w:p w14:paraId="277DF846" w14:textId="77777777" w:rsidR="0060791E" w:rsidRDefault="0060791E">
      <w:pPr>
        <w:pStyle w:val="ac"/>
      </w:pPr>
      <w:r>
        <w:rPr>
          <w:rStyle w:val="ad"/>
        </w:rPr>
        <w:annotationRef/>
      </w:r>
      <w:r>
        <w:t>图需要重新画</w:t>
      </w:r>
      <w:r>
        <w:rPr>
          <w:rFonts w:hint="eastAsia"/>
        </w:rPr>
        <w:t>，</w:t>
      </w:r>
      <w:r>
        <w:t>重点突出优化的内容</w:t>
      </w:r>
      <w:r>
        <w:rPr>
          <w:rFonts w:hint="eastAsia"/>
        </w:rPr>
        <w:t>，</w:t>
      </w:r>
      <w:r>
        <w:t>对原有系统进行简单描述</w:t>
      </w:r>
    </w:p>
  </w:comment>
  <w:comment w:id="3571" w:author="Liu, Wu" w:date="2017-07-25T16:29:00Z" w:initials="LW">
    <w:p w14:paraId="26AA5293" w14:textId="77777777" w:rsidR="0060791E" w:rsidRDefault="0060791E">
      <w:pPr>
        <w:pStyle w:val="ac"/>
      </w:pPr>
      <w:r>
        <w:rPr>
          <w:rStyle w:val="ad"/>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7EFA4B" w14:textId="77777777" w:rsidR="002E6D41" w:rsidRDefault="002E6D41" w:rsidP="0041428B">
      <w:r>
        <w:separator/>
      </w:r>
    </w:p>
  </w:endnote>
  <w:endnote w:type="continuationSeparator" w:id="0">
    <w:p w14:paraId="24194DA4" w14:textId="77777777" w:rsidR="002E6D41" w:rsidRDefault="002E6D41"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Content>
      <w:p w14:paraId="0FDBD75C" w14:textId="77777777" w:rsidR="0060791E" w:rsidRDefault="0060791E">
        <w:pPr>
          <w:pStyle w:val="a8"/>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60791E" w:rsidRDefault="0060791E">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107257"/>
      <w:docPartObj>
        <w:docPartGallery w:val="Page Numbers (Bottom of Page)"/>
        <w:docPartUnique/>
      </w:docPartObj>
    </w:sdtPr>
    <w:sdtContent>
      <w:p w14:paraId="7FF4CB05" w14:textId="3980162E" w:rsidR="0060791E" w:rsidRDefault="0060791E">
        <w:pPr>
          <w:pStyle w:val="a8"/>
          <w:ind w:firstLine="480"/>
          <w:jc w:val="center"/>
        </w:pPr>
        <w:r>
          <w:fldChar w:fldCharType="begin"/>
        </w:r>
        <w:r>
          <w:instrText>PAGE   \* MERGEFORMAT</w:instrText>
        </w:r>
        <w:r>
          <w:fldChar w:fldCharType="separate"/>
        </w:r>
        <w:r w:rsidR="000820CB" w:rsidRPr="000820CB">
          <w:rPr>
            <w:noProof/>
            <w:lang w:val="zh-CN"/>
          </w:rPr>
          <w:t>57</w:t>
        </w:r>
        <w:r>
          <w:fldChar w:fldCharType="end"/>
        </w:r>
      </w:p>
    </w:sdtContent>
  </w:sdt>
  <w:p w14:paraId="6D1D6B9C" w14:textId="77777777" w:rsidR="0060791E" w:rsidRDefault="0060791E">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10102"/>
      <w:docPartObj>
        <w:docPartGallery w:val="Page Numbers (Bottom of Page)"/>
        <w:docPartUnique/>
      </w:docPartObj>
    </w:sdtPr>
    <w:sdtContent>
      <w:p w14:paraId="4523EF19" w14:textId="5A42C266" w:rsidR="0060791E" w:rsidRDefault="0060791E">
        <w:pPr>
          <w:pStyle w:val="a8"/>
          <w:ind w:firstLine="480"/>
          <w:jc w:val="center"/>
        </w:pPr>
        <w:r>
          <w:fldChar w:fldCharType="begin"/>
        </w:r>
        <w:r>
          <w:instrText>PAGE   \* MERGEFORMAT</w:instrText>
        </w:r>
        <w:r>
          <w:fldChar w:fldCharType="separate"/>
        </w:r>
        <w:r w:rsidR="006E0062" w:rsidRPr="006E0062">
          <w:rPr>
            <w:noProof/>
            <w:lang w:val="zh-CN"/>
          </w:rPr>
          <w:t>1</w:t>
        </w:r>
        <w:r>
          <w:fldChar w:fldCharType="end"/>
        </w:r>
      </w:p>
    </w:sdtContent>
  </w:sdt>
  <w:p w14:paraId="0E9873A4" w14:textId="77777777" w:rsidR="0060791E" w:rsidRDefault="0060791E">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316800"/>
      <w:docPartObj>
        <w:docPartGallery w:val="Page Numbers (Bottom of Page)"/>
        <w:docPartUnique/>
      </w:docPartObj>
    </w:sdtPr>
    <w:sdtContent>
      <w:p w14:paraId="1C670561" w14:textId="77777777" w:rsidR="0060791E" w:rsidRDefault="0060791E">
        <w:pPr>
          <w:pStyle w:val="a8"/>
          <w:ind w:firstLine="480"/>
          <w:jc w:val="center"/>
        </w:pPr>
        <w:r>
          <w:t>2</w:t>
        </w:r>
      </w:p>
    </w:sdtContent>
  </w:sdt>
  <w:p w14:paraId="374619DA" w14:textId="77777777" w:rsidR="0060791E" w:rsidRDefault="0060791E">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97798"/>
      <w:docPartObj>
        <w:docPartGallery w:val="Page Numbers (Bottom of Page)"/>
        <w:docPartUnique/>
      </w:docPartObj>
    </w:sdtPr>
    <w:sdtContent>
      <w:p w14:paraId="5403A823" w14:textId="77777777" w:rsidR="0060791E" w:rsidRDefault="0060791E">
        <w:pPr>
          <w:pStyle w:val="a8"/>
          <w:ind w:firstLine="480"/>
          <w:jc w:val="center"/>
        </w:pPr>
        <w:r>
          <w:t>14</w:t>
        </w:r>
      </w:p>
    </w:sdtContent>
  </w:sdt>
  <w:p w14:paraId="2B5633F6" w14:textId="77777777" w:rsidR="0060791E" w:rsidRDefault="0060791E">
    <w:pPr>
      <w:pStyle w:val="a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Content>
      <w:p w14:paraId="0637E934" w14:textId="77777777" w:rsidR="0060791E" w:rsidRDefault="0060791E">
        <w:pPr>
          <w:pStyle w:val="a8"/>
          <w:ind w:firstLine="480"/>
          <w:jc w:val="center"/>
        </w:pPr>
        <w:r>
          <w:t>53</w:t>
        </w:r>
      </w:p>
    </w:sdtContent>
  </w:sdt>
  <w:p w14:paraId="29FA113C" w14:textId="77777777" w:rsidR="0060791E" w:rsidRDefault="0060791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243006" w14:textId="77777777" w:rsidR="002E6D41" w:rsidRDefault="002E6D41" w:rsidP="0041428B">
      <w:r>
        <w:separator/>
      </w:r>
    </w:p>
  </w:footnote>
  <w:footnote w:type="continuationSeparator" w:id="0">
    <w:p w14:paraId="06019187" w14:textId="77777777" w:rsidR="002E6D41" w:rsidRDefault="002E6D41" w:rsidP="0041428B">
      <w:r>
        <w:continuationSeparator/>
      </w:r>
    </w:p>
  </w:footnote>
  <w:footnote w:id="1">
    <w:p w14:paraId="5AAB1591" w14:textId="25B57964" w:rsidR="0060791E" w:rsidRDefault="0060791E">
      <w:pPr>
        <w:pStyle w:val="aff0"/>
      </w:pPr>
      <w:r>
        <w:rPr>
          <w:rStyle w:val="afff"/>
        </w:rPr>
        <w:footnoteRef/>
      </w:r>
      <w:r>
        <w:t xml:space="preserve"> </w:t>
      </w:r>
      <w:r w:rsidRPr="00443AD4">
        <w:t>http://www.freebuf.com/news/97925.html</w:t>
      </w:r>
    </w:p>
  </w:footnote>
  <w:footnote w:id="2">
    <w:p w14:paraId="417EA6D4" w14:textId="31873BEA" w:rsidR="0060791E" w:rsidRPr="003F1AFE" w:rsidRDefault="0060791E">
      <w:pPr>
        <w:pStyle w:val="aff0"/>
      </w:pPr>
      <w:r>
        <w:rPr>
          <w:rStyle w:val="afff"/>
        </w:rPr>
        <w:footnoteRef/>
      </w:r>
      <w:r>
        <w:t xml:space="preserve"> </w:t>
      </w:r>
      <w:r w:rsidRPr="003F1AFE">
        <w:t>http://mobile.zol.com.cn/597/5974727_all.html</w:t>
      </w:r>
    </w:p>
  </w:footnote>
  <w:footnote w:id="3">
    <w:p w14:paraId="0A815845" w14:textId="77777777" w:rsidR="0060791E" w:rsidRDefault="0060791E" w:rsidP="00DC3BB6">
      <w:pPr>
        <w:pStyle w:val="aff0"/>
      </w:pPr>
      <w:r>
        <w:rPr>
          <w:rStyle w:val="afff"/>
        </w:rPr>
        <w:footnoteRef/>
      </w:r>
      <w:r>
        <w:t xml:space="preserve"> </w:t>
      </w:r>
      <w:r w:rsidRPr="00E25599">
        <w:t>http://anquan.baidu.com/bbs/thread-395277-1-1.html</w:t>
      </w:r>
    </w:p>
  </w:footnote>
  <w:footnote w:id="4">
    <w:p w14:paraId="1F24077D" w14:textId="77777777" w:rsidR="0060791E" w:rsidRPr="00B60D92" w:rsidRDefault="0060791E" w:rsidP="00DC3BB6">
      <w:pPr>
        <w:pStyle w:val="aff0"/>
      </w:pPr>
      <w:r>
        <w:rPr>
          <w:rStyle w:val="afff"/>
        </w:rPr>
        <w:footnoteRef/>
      </w:r>
      <w:r>
        <w:t xml:space="preserve"> </w:t>
      </w:r>
      <w:r w:rsidRPr="00B60D92">
        <w:t>https://www.slideshare.net/ibmsecurity/remote-exploitation-of-the-dropbox-sdk-for-android</w:t>
      </w:r>
    </w:p>
  </w:footnote>
  <w:footnote w:id="5">
    <w:p w14:paraId="68AC8E4C" w14:textId="2F0FB82F" w:rsidR="0060791E" w:rsidRPr="009D4C79" w:rsidRDefault="0060791E">
      <w:pPr>
        <w:pStyle w:val="aff0"/>
      </w:pPr>
      <w:r>
        <w:rPr>
          <w:rStyle w:val="afff"/>
        </w:rPr>
        <w:footnoteRef/>
      </w:r>
      <w:r>
        <w:t xml:space="preserve"> </w:t>
      </w:r>
      <w:r w:rsidRPr="009D4C79">
        <w:t>https://en.wikipedia.org/wiki/Java_Development_Kit</w:t>
      </w:r>
    </w:p>
  </w:footnote>
  <w:footnote w:id="6">
    <w:p w14:paraId="5169C56E" w14:textId="77777777" w:rsidR="0060791E" w:rsidRDefault="0060791E">
      <w:pPr>
        <w:pStyle w:val="aff0"/>
      </w:pPr>
      <w:r>
        <w:rPr>
          <w:rStyle w:val="afff"/>
        </w:rPr>
        <w:footnoteRef/>
      </w:r>
      <w:r>
        <w:t xml:space="preserve"> </w:t>
      </w:r>
      <w:r w:rsidRPr="00A16998">
        <w:t>http://www.ietf.org/rfc/rfc2616.txt</w:t>
      </w:r>
    </w:p>
  </w:footnote>
  <w:footnote w:id="7">
    <w:p w14:paraId="7CEC55BA" w14:textId="10993018" w:rsidR="0060791E" w:rsidRDefault="0060791E">
      <w:pPr>
        <w:pStyle w:val="aff0"/>
      </w:pPr>
      <w:r>
        <w:rPr>
          <w:rStyle w:val="afff"/>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9DA1" w14:textId="77777777" w:rsidR="0060791E" w:rsidRPr="0011115E" w:rsidRDefault="0060791E"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2EFEE" w14:textId="77777777" w:rsidR="0060791E" w:rsidRPr="0011115E" w:rsidRDefault="0060791E"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D732" w14:textId="77777777" w:rsidR="0060791E" w:rsidRPr="008C6AFE" w:rsidRDefault="0060791E" w:rsidP="008C6AFE">
    <w:pPr>
      <w:pStyle w:val="a7"/>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8A1A" w14:textId="77777777" w:rsidR="0060791E" w:rsidRPr="008C6AFE" w:rsidRDefault="0060791E" w:rsidP="008C6AFE">
    <w:pPr>
      <w:pStyle w:val="a7"/>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71FE8" w14:textId="77777777" w:rsidR="0060791E" w:rsidRPr="008C6AFE" w:rsidRDefault="0060791E" w:rsidP="008C6AFE">
    <w:pPr>
      <w:pStyle w:val="a7"/>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D6ED9" w14:textId="77777777" w:rsidR="0060791E" w:rsidRPr="008C6AFE" w:rsidRDefault="0060791E"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26BE0" w14:textId="77777777" w:rsidR="0060791E" w:rsidRPr="005B43E0" w:rsidRDefault="0060791E"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C140D" w14:textId="77777777" w:rsidR="0060791E" w:rsidRPr="003D3BAD" w:rsidRDefault="0060791E"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9"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8"/>
  </w:num>
  <w:num w:numId="15">
    <w:abstractNumId w:val="11"/>
  </w:num>
  <w:num w:numId="16">
    <w:abstractNumId w:val="12"/>
  </w:num>
  <w:num w:numId="17">
    <w:abstractNumId w:val="13"/>
  </w:num>
  <w:num w:numId="18">
    <w:abstractNumId w:val="19"/>
  </w:num>
  <w:num w:numId="19">
    <w:abstractNumId w:val="16"/>
  </w:num>
  <w:num w:numId="20">
    <w:abstractNumId w:val="17"/>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微软用户"/>
  </w15:person>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revisionView w:markup="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36AA"/>
    <w:rsid w:val="00014073"/>
    <w:rsid w:val="00014E67"/>
    <w:rsid w:val="0001543B"/>
    <w:rsid w:val="0001591F"/>
    <w:rsid w:val="00015D33"/>
    <w:rsid w:val="0001602B"/>
    <w:rsid w:val="00016D39"/>
    <w:rsid w:val="00016EEA"/>
    <w:rsid w:val="00016F32"/>
    <w:rsid w:val="00017221"/>
    <w:rsid w:val="00017F5C"/>
    <w:rsid w:val="000201FC"/>
    <w:rsid w:val="00021AB1"/>
    <w:rsid w:val="000226C4"/>
    <w:rsid w:val="000228FF"/>
    <w:rsid w:val="00023300"/>
    <w:rsid w:val="00024CD4"/>
    <w:rsid w:val="0002580F"/>
    <w:rsid w:val="00025847"/>
    <w:rsid w:val="000259A9"/>
    <w:rsid w:val="00026323"/>
    <w:rsid w:val="00026AD7"/>
    <w:rsid w:val="00026B24"/>
    <w:rsid w:val="00027EC0"/>
    <w:rsid w:val="0003040B"/>
    <w:rsid w:val="000307EC"/>
    <w:rsid w:val="00030AAF"/>
    <w:rsid w:val="000313BE"/>
    <w:rsid w:val="00031807"/>
    <w:rsid w:val="0003187D"/>
    <w:rsid w:val="000321AF"/>
    <w:rsid w:val="00032518"/>
    <w:rsid w:val="0003283F"/>
    <w:rsid w:val="0003297F"/>
    <w:rsid w:val="00032B25"/>
    <w:rsid w:val="000336FE"/>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8FA"/>
    <w:rsid w:val="00043965"/>
    <w:rsid w:val="00044501"/>
    <w:rsid w:val="00044595"/>
    <w:rsid w:val="00044A34"/>
    <w:rsid w:val="00045B7F"/>
    <w:rsid w:val="00045D05"/>
    <w:rsid w:val="00045F67"/>
    <w:rsid w:val="000469DC"/>
    <w:rsid w:val="00046A49"/>
    <w:rsid w:val="00047227"/>
    <w:rsid w:val="000473EA"/>
    <w:rsid w:val="0004785F"/>
    <w:rsid w:val="00047A32"/>
    <w:rsid w:val="00051096"/>
    <w:rsid w:val="00051414"/>
    <w:rsid w:val="000521E8"/>
    <w:rsid w:val="000522B5"/>
    <w:rsid w:val="000529B3"/>
    <w:rsid w:val="00052F32"/>
    <w:rsid w:val="00053283"/>
    <w:rsid w:val="0005364A"/>
    <w:rsid w:val="000545CE"/>
    <w:rsid w:val="00054FF4"/>
    <w:rsid w:val="000550E5"/>
    <w:rsid w:val="000555EB"/>
    <w:rsid w:val="00055B46"/>
    <w:rsid w:val="00055D44"/>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1AD1"/>
    <w:rsid w:val="0007260E"/>
    <w:rsid w:val="00072E19"/>
    <w:rsid w:val="00073D35"/>
    <w:rsid w:val="000741D5"/>
    <w:rsid w:val="00074AF7"/>
    <w:rsid w:val="00077661"/>
    <w:rsid w:val="00077960"/>
    <w:rsid w:val="00077B35"/>
    <w:rsid w:val="00080222"/>
    <w:rsid w:val="000807A4"/>
    <w:rsid w:val="000810A0"/>
    <w:rsid w:val="00081173"/>
    <w:rsid w:val="00081182"/>
    <w:rsid w:val="000813AB"/>
    <w:rsid w:val="00081421"/>
    <w:rsid w:val="00081D73"/>
    <w:rsid w:val="000820CB"/>
    <w:rsid w:val="000829E3"/>
    <w:rsid w:val="0008346F"/>
    <w:rsid w:val="00083523"/>
    <w:rsid w:val="00083CA8"/>
    <w:rsid w:val="00083CDF"/>
    <w:rsid w:val="000845A1"/>
    <w:rsid w:val="00084C1D"/>
    <w:rsid w:val="00085B69"/>
    <w:rsid w:val="00085D96"/>
    <w:rsid w:val="000864A2"/>
    <w:rsid w:val="00086856"/>
    <w:rsid w:val="00086D10"/>
    <w:rsid w:val="00086E01"/>
    <w:rsid w:val="000872E0"/>
    <w:rsid w:val="0008759D"/>
    <w:rsid w:val="000875AC"/>
    <w:rsid w:val="000879DD"/>
    <w:rsid w:val="00090718"/>
    <w:rsid w:val="00090B00"/>
    <w:rsid w:val="00090BB8"/>
    <w:rsid w:val="00091029"/>
    <w:rsid w:val="000916A2"/>
    <w:rsid w:val="000921ED"/>
    <w:rsid w:val="0009254E"/>
    <w:rsid w:val="00092C1B"/>
    <w:rsid w:val="00093B6C"/>
    <w:rsid w:val="0009403E"/>
    <w:rsid w:val="00094583"/>
    <w:rsid w:val="00094907"/>
    <w:rsid w:val="00094C36"/>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938"/>
    <w:rsid w:val="000A0D36"/>
    <w:rsid w:val="000A11E4"/>
    <w:rsid w:val="000A1D24"/>
    <w:rsid w:val="000A1ECF"/>
    <w:rsid w:val="000A1FF0"/>
    <w:rsid w:val="000A287A"/>
    <w:rsid w:val="000A335A"/>
    <w:rsid w:val="000A3CF0"/>
    <w:rsid w:val="000A51B1"/>
    <w:rsid w:val="000A52F4"/>
    <w:rsid w:val="000A6ADB"/>
    <w:rsid w:val="000A75E3"/>
    <w:rsid w:val="000A7925"/>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3494"/>
    <w:rsid w:val="000C3748"/>
    <w:rsid w:val="000C3D09"/>
    <w:rsid w:val="000C43E6"/>
    <w:rsid w:val="000C450C"/>
    <w:rsid w:val="000C47EF"/>
    <w:rsid w:val="000C4D66"/>
    <w:rsid w:val="000C5AC0"/>
    <w:rsid w:val="000C6282"/>
    <w:rsid w:val="000C63AF"/>
    <w:rsid w:val="000C6921"/>
    <w:rsid w:val="000C6D8B"/>
    <w:rsid w:val="000C7A54"/>
    <w:rsid w:val="000C7C3E"/>
    <w:rsid w:val="000D07FA"/>
    <w:rsid w:val="000D0CCE"/>
    <w:rsid w:val="000D0E1C"/>
    <w:rsid w:val="000D0F10"/>
    <w:rsid w:val="000D278D"/>
    <w:rsid w:val="000D29FA"/>
    <w:rsid w:val="000D2B2A"/>
    <w:rsid w:val="000D389A"/>
    <w:rsid w:val="000D4997"/>
    <w:rsid w:val="000D4B8B"/>
    <w:rsid w:val="000D4FED"/>
    <w:rsid w:val="000D534B"/>
    <w:rsid w:val="000D5716"/>
    <w:rsid w:val="000D57EC"/>
    <w:rsid w:val="000D5DE4"/>
    <w:rsid w:val="000D6605"/>
    <w:rsid w:val="000D6689"/>
    <w:rsid w:val="000D679E"/>
    <w:rsid w:val="000D6924"/>
    <w:rsid w:val="000D6E77"/>
    <w:rsid w:val="000D760D"/>
    <w:rsid w:val="000D76F1"/>
    <w:rsid w:val="000D77C5"/>
    <w:rsid w:val="000D77D2"/>
    <w:rsid w:val="000E039D"/>
    <w:rsid w:val="000E04CF"/>
    <w:rsid w:val="000E09CA"/>
    <w:rsid w:val="000E0B5F"/>
    <w:rsid w:val="000E0D22"/>
    <w:rsid w:val="000E0EC6"/>
    <w:rsid w:val="000E1593"/>
    <w:rsid w:val="000E16A7"/>
    <w:rsid w:val="000E185E"/>
    <w:rsid w:val="000E1A48"/>
    <w:rsid w:val="000E1E76"/>
    <w:rsid w:val="000E23F3"/>
    <w:rsid w:val="000E355B"/>
    <w:rsid w:val="000E37FD"/>
    <w:rsid w:val="000E3ED0"/>
    <w:rsid w:val="000E44B5"/>
    <w:rsid w:val="000E4C6C"/>
    <w:rsid w:val="000E4D2C"/>
    <w:rsid w:val="000E4D98"/>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4170"/>
    <w:rsid w:val="000F4545"/>
    <w:rsid w:val="000F4A3D"/>
    <w:rsid w:val="000F4AE3"/>
    <w:rsid w:val="000F4B08"/>
    <w:rsid w:val="000F53F4"/>
    <w:rsid w:val="000F5874"/>
    <w:rsid w:val="000F5D3D"/>
    <w:rsid w:val="000F5F09"/>
    <w:rsid w:val="000F5F91"/>
    <w:rsid w:val="000F6729"/>
    <w:rsid w:val="000F6E74"/>
    <w:rsid w:val="000F6F94"/>
    <w:rsid w:val="000F7D9D"/>
    <w:rsid w:val="000F7FC9"/>
    <w:rsid w:val="00100400"/>
    <w:rsid w:val="00100804"/>
    <w:rsid w:val="001014BB"/>
    <w:rsid w:val="00101AA3"/>
    <w:rsid w:val="00103210"/>
    <w:rsid w:val="001034B8"/>
    <w:rsid w:val="0010366F"/>
    <w:rsid w:val="00104011"/>
    <w:rsid w:val="001043FC"/>
    <w:rsid w:val="00104647"/>
    <w:rsid w:val="001049D8"/>
    <w:rsid w:val="001054A6"/>
    <w:rsid w:val="00105D9B"/>
    <w:rsid w:val="00105ED6"/>
    <w:rsid w:val="00106816"/>
    <w:rsid w:val="00106859"/>
    <w:rsid w:val="00107348"/>
    <w:rsid w:val="00107CC9"/>
    <w:rsid w:val="0011052E"/>
    <w:rsid w:val="00110A7B"/>
    <w:rsid w:val="00110AD4"/>
    <w:rsid w:val="00110C35"/>
    <w:rsid w:val="0011115E"/>
    <w:rsid w:val="001121D4"/>
    <w:rsid w:val="001127ED"/>
    <w:rsid w:val="00113166"/>
    <w:rsid w:val="00113340"/>
    <w:rsid w:val="00113515"/>
    <w:rsid w:val="00114288"/>
    <w:rsid w:val="00114324"/>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7E36"/>
    <w:rsid w:val="00130496"/>
    <w:rsid w:val="001304B2"/>
    <w:rsid w:val="00131F0F"/>
    <w:rsid w:val="001329FA"/>
    <w:rsid w:val="00132B15"/>
    <w:rsid w:val="00132BC5"/>
    <w:rsid w:val="00132DCB"/>
    <w:rsid w:val="001334AA"/>
    <w:rsid w:val="00133A12"/>
    <w:rsid w:val="00133C9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9E"/>
    <w:rsid w:val="0015124C"/>
    <w:rsid w:val="00151D84"/>
    <w:rsid w:val="0015206C"/>
    <w:rsid w:val="00152087"/>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C80"/>
    <w:rsid w:val="00156D0B"/>
    <w:rsid w:val="001573F3"/>
    <w:rsid w:val="00157736"/>
    <w:rsid w:val="00157A94"/>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6EFA"/>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1BDC"/>
    <w:rsid w:val="00181CD2"/>
    <w:rsid w:val="001821F6"/>
    <w:rsid w:val="00182298"/>
    <w:rsid w:val="001824D7"/>
    <w:rsid w:val="0018271A"/>
    <w:rsid w:val="00182EC2"/>
    <w:rsid w:val="00183797"/>
    <w:rsid w:val="00184D6E"/>
    <w:rsid w:val="00184EB1"/>
    <w:rsid w:val="00185297"/>
    <w:rsid w:val="00186691"/>
    <w:rsid w:val="0018692E"/>
    <w:rsid w:val="00186C04"/>
    <w:rsid w:val="00186DEA"/>
    <w:rsid w:val="00187518"/>
    <w:rsid w:val="00187F05"/>
    <w:rsid w:val="00190564"/>
    <w:rsid w:val="001924A8"/>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72A"/>
    <w:rsid w:val="001A2FBC"/>
    <w:rsid w:val="001A349E"/>
    <w:rsid w:val="001A3B05"/>
    <w:rsid w:val="001A42F0"/>
    <w:rsid w:val="001A48B7"/>
    <w:rsid w:val="001A498E"/>
    <w:rsid w:val="001A507B"/>
    <w:rsid w:val="001A513D"/>
    <w:rsid w:val="001A5784"/>
    <w:rsid w:val="001A5CAE"/>
    <w:rsid w:val="001A6622"/>
    <w:rsid w:val="001A6661"/>
    <w:rsid w:val="001A6B81"/>
    <w:rsid w:val="001A724B"/>
    <w:rsid w:val="001A782A"/>
    <w:rsid w:val="001A7D21"/>
    <w:rsid w:val="001A7DD9"/>
    <w:rsid w:val="001A7E29"/>
    <w:rsid w:val="001B01B2"/>
    <w:rsid w:val="001B01FF"/>
    <w:rsid w:val="001B0797"/>
    <w:rsid w:val="001B146B"/>
    <w:rsid w:val="001B16E6"/>
    <w:rsid w:val="001B1756"/>
    <w:rsid w:val="001B1800"/>
    <w:rsid w:val="001B1D82"/>
    <w:rsid w:val="001B2115"/>
    <w:rsid w:val="001B2472"/>
    <w:rsid w:val="001B2DC4"/>
    <w:rsid w:val="001B2E7D"/>
    <w:rsid w:val="001B39D6"/>
    <w:rsid w:val="001B3AD5"/>
    <w:rsid w:val="001B4119"/>
    <w:rsid w:val="001B4624"/>
    <w:rsid w:val="001B47FA"/>
    <w:rsid w:val="001B4803"/>
    <w:rsid w:val="001B4D5C"/>
    <w:rsid w:val="001B4DE4"/>
    <w:rsid w:val="001B5738"/>
    <w:rsid w:val="001B57A9"/>
    <w:rsid w:val="001B5C07"/>
    <w:rsid w:val="001B5F28"/>
    <w:rsid w:val="001B63B2"/>
    <w:rsid w:val="001B6581"/>
    <w:rsid w:val="001B6B3E"/>
    <w:rsid w:val="001B6F89"/>
    <w:rsid w:val="001B7445"/>
    <w:rsid w:val="001C008D"/>
    <w:rsid w:val="001C0819"/>
    <w:rsid w:val="001C0987"/>
    <w:rsid w:val="001C0D7D"/>
    <w:rsid w:val="001C0E4D"/>
    <w:rsid w:val="001C148B"/>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4DB"/>
    <w:rsid w:val="001D3649"/>
    <w:rsid w:val="001D3873"/>
    <w:rsid w:val="001D3A48"/>
    <w:rsid w:val="001D3A4B"/>
    <w:rsid w:val="001D3E87"/>
    <w:rsid w:val="001D4100"/>
    <w:rsid w:val="001D47BE"/>
    <w:rsid w:val="001D4C6D"/>
    <w:rsid w:val="001D4D1E"/>
    <w:rsid w:val="001D5506"/>
    <w:rsid w:val="001D656B"/>
    <w:rsid w:val="001D6877"/>
    <w:rsid w:val="001D7EBB"/>
    <w:rsid w:val="001E073A"/>
    <w:rsid w:val="001E074E"/>
    <w:rsid w:val="001E0876"/>
    <w:rsid w:val="001E0B31"/>
    <w:rsid w:val="001E0F43"/>
    <w:rsid w:val="001E15B3"/>
    <w:rsid w:val="001E207E"/>
    <w:rsid w:val="001E2637"/>
    <w:rsid w:val="001E27F5"/>
    <w:rsid w:val="001E2BC4"/>
    <w:rsid w:val="001E321D"/>
    <w:rsid w:val="001E33EA"/>
    <w:rsid w:val="001E3C36"/>
    <w:rsid w:val="001E3CF9"/>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51CD"/>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14D"/>
    <w:rsid w:val="0020434B"/>
    <w:rsid w:val="0020450D"/>
    <w:rsid w:val="0020460B"/>
    <w:rsid w:val="00204C9D"/>
    <w:rsid w:val="00204DD9"/>
    <w:rsid w:val="00205C1D"/>
    <w:rsid w:val="00205CBA"/>
    <w:rsid w:val="00205EDA"/>
    <w:rsid w:val="00206606"/>
    <w:rsid w:val="002076CD"/>
    <w:rsid w:val="00207B1D"/>
    <w:rsid w:val="00207DAD"/>
    <w:rsid w:val="00207E4D"/>
    <w:rsid w:val="00210BCB"/>
    <w:rsid w:val="00210FD1"/>
    <w:rsid w:val="00211BF5"/>
    <w:rsid w:val="00212094"/>
    <w:rsid w:val="002125D1"/>
    <w:rsid w:val="002126C0"/>
    <w:rsid w:val="00212BDF"/>
    <w:rsid w:val="00212E62"/>
    <w:rsid w:val="00213505"/>
    <w:rsid w:val="00213BE5"/>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1D87"/>
    <w:rsid w:val="00232780"/>
    <w:rsid w:val="0023308A"/>
    <w:rsid w:val="00233561"/>
    <w:rsid w:val="002341F7"/>
    <w:rsid w:val="002349BF"/>
    <w:rsid w:val="00234D5D"/>
    <w:rsid w:val="00234F76"/>
    <w:rsid w:val="00235EEE"/>
    <w:rsid w:val="00236364"/>
    <w:rsid w:val="00236A21"/>
    <w:rsid w:val="00236A5E"/>
    <w:rsid w:val="00236AD0"/>
    <w:rsid w:val="00236D66"/>
    <w:rsid w:val="00237E4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2A1B"/>
    <w:rsid w:val="002530CE"/>
    <w:rsid w:val="00253323"/>
    <w:rsid w:val="0025372F"/>
    <w:rsid w:val="00253D4A"/>
    <w:rsid w:val="00254145"/>
    <w:rsid w:val="0025469A"/>
    <w:rsid w:val="00254E11"/>
    <w:rsid w:val="002551D9"/>
    <w:rsid w:val="002555F1"/>
    <w:rsid w:val="00255AF5"/>
    <w:rsid w:val="00255B86"/>
    <w:rsid w:val="00256088"/>
    <w:rsid w:val="0025670F"/>
    <w:rsid w:val="00256E70"/>
    <w:rsid w:val="00256F43"/>
    <w:rsid w:val="002576C8"/>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705"/>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933"/>
    <w:rsid w:val="00284320"/>
    <w:rsid w:val="00284743"/>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5A9"/>
    <w:rsid w:val="0029581D"/>
    <w:rsid w:val="00295B5B"/>
    <w:rsid w:val="00296065"/>
    <w:rsid w:val="00296460"/>
    <w:rsid w:val="00296844"/>
    <w:rsid w:val="00296A29"/>
    <w:rsid w:val="0029759E"/>
    <w:rsid w:val="00297BEE"/>
    <w:rsid w:val="002A015A"/>
    <w:rsid w:val="002A0D31"/>
    <w:rsid w:val="002A0E7E"/>
    <w:rsid w:val="002A1437"/>
    <w:rsid w:val="002A2383"/>
    <w:rsid w:val="002A2394"/>
    <w:rsid w:val="002A23DE"/>
    <w:rsid w:val="002A293F"/>
    <w:rsid w:val="002A2FED"/>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4AB5"/>
    <w:rsid w:val="002C5483"/>
    <w:rsid w:val="002C5C60"/>
    <w:rsid w:val="002C67A6"/>
    <w:rsid w:val="002C6EAF"/>
    <w:rsid w:val="002C7732"/>
    <w:rsid w:val="002C789E"/>
    <w:rsid w:val="002C7A4A"/>
    <w:rsid w:val="002D041C"/>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CCF"/>
    <w:rsid w:val="002E4E52"/>
    <w:rsid w:val="002E5215"/>
    <w:rsid w:val="002E5404"/>
    <w:rsid w:val="002E55A4"/>
    <w:rsid w:val="002E55B7"/>
    <w:rsid w:val="002E5632"/>
    <w:rsid w:val="002E5718"/>
    <w:rsid w:val="002E6D41"/>
    <w:rsid w:val="002E6EB8"/>
    <w:rsid w:val="002E76FF"/>
    <w:rsid w:val="002E7743"/>
    <w:rsid w:val="002E7835"/>
    <w:rsid w:val="002E79F4"/>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1376"/>
    <w:rsid w:val="00301381"/>
    <w:rsid w:val="003019B2"/>
    <w:rsid w:val="003019F8"/>
    <w:rsid w:val="00301EEE"/>
    <w:rsid w:val="00302071"/>
    <w:rsid w:val="0030214D"/>
    <w:rsid w:val="00302743"/>
    <w:rsid w:val="00302D70"/>
    <w:rsid w:val="003032B5"/>
    <w:rsid w:val="00303E7C"/>
    <w:rsid w:val="00304B8D"/>
    <w:rsid w:val="00304CFE"/>
    <w:rsid w:val="0030586C"/>
    <w:rsid w:val="00305E04"/>
    <w:rsid w:val="0030605E"/>
    <w:rsid w:val="003063FF"/>
    <w:rsid w:val="003064EA"/>
    <w:rsid w:val="00306528"/>
    <w:rsid w:val="0030659C"/>
    <w:rsid w:val="00306E95"/>
    <w:rsid w:val="0030797E"/>
    <w:rsid w:val="00307BF6"/>
    <w:rsid w:val="003107A0"/>
    <w:rsid w:val="00310A51"/>
    <w:rsid w:val="00310C8A"/>
    <w:rsid w:val="00311B3A"/>
    <w:rsid w:val="00311D33"/>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3C56"/>
    <w:rsid w:val="00344234"/>
    <w:rsid w:val="003447F5"/>
    <w:rsid w:val="003450D6"/>
    <w:rsid w:val="003456C3"/>
    <w:rsid w:val="00345CB3"/>
    <w:rsid w:val="003465FA"/>
    <w:rsid w:val="00346B91"/>
    <w:rsid w:val="0034709C"/>
    <w:rsid w:val="0034779C"/>
    <w:rsid w:val="00347B20"/>
    <w:rsid w:val="00347BB7"/>
    <w:rsid w:val="00347DF7"/>
    <w:rsid w:val="00347F58"/>
    <w:rsid w:val="00350669"/>
    <w:rsid w:val="00350DCC"/>
    <w:rsid w:val="003514D3"/>
    <w:rsid w:val="00351C9D"/>
    <w:rsid w:val="00352842"/>
    <w:rsid w:val="00352C52"/>
    <w:rsid w:val="00353FB6"/>
    <w:rsid w:val="0035488F"/>
    <w:rsid w:val="00354CEB"/>
    <w:rsid w:val="00354DF3"/>
    <w:rsid w:val="00354E86"/>
    <w:rsid w:val="00355673"/>
    <w:rsid w:val="003558ED"/>
    <w:rsid w:val="003559FE"/>
    <w:rsid w:val="00355AAD"/>
    <w:rsid w:val="00355DAB"/>
    <w:rsid w:val="00355F2D"/>
    <w:rsid w:val="003560D5"/>
    <w:rsid w:val="00356C86"/>
    <w:rsid w:val="00356C8C"/>
    <w:rsid w:val="00357101"/>
    <w:rsid w:val="00357235"/>
    <w:rsid w:val="00360467"/>
    <w:rsid w:val="0036113F"/>
    <w:rsid w:val="00361287"/>
    <w:rsid w:val="003615CF"/>
    <w:rsid w:val="003623CC"/>
    <w:rsid w:val="00362448"/>
    <w:rsid w:val="00362BEC"/>
    <w:rsid w:val="0036358E"/>
    <w:rsid w:val="00363660"/>
    <w:rsid w:val="0036382C"/>
    <w:rsid w:val="003638A4"/>
    <w:rsid w:val="00364083"/>
    <w:rsid w:val="00364334"/>
    <w:rsid w:val="003644D1"/>
    <w:rsid w:val="0036469B"/>
    <w:rsid w:val="003649A9"/>
    <w:rsid w:val="00364A58"/>
    <w:rsid w:val="00364CF0"/>
    <w:rsid w:val="003652CA"/>
    <w:rsid w:val="003658AF"/>
    <w:rsid w:val="00365D9F"/>
    <w:rsid w:val="003662E9"/>
    <w:rsid w:val="00367089"/>
    <w:rsid w:val="0037009A"/>
    <w:rsid w:val="00370758"/>
    <w:rsid w:val="00370BE4"/>
    <w:rsid w:val="00371892"/>
    <w:rsid w:val="00371BE0"/>
    <w:rsid w:val="00371D34"/>
    <w:rsid w:val="00373729"/>
    <w:rsid w:val="003743DB"/>
    <w:rsid w:val="003744D7"/>
    <w:rsid w:val="00374753"/>
    <w:rsid w:val="00374DAD"/>
    <w:rsid w:val="00375191"/>
    <w:rsid w:val="003753E4"/>
    <w:rsid w:val="0037568B"/>
    <w:rsid w:val="003756B9"/>
    <w:rsid w:val="00375F71"/>
    <w:rsid w:val="00376444"/>
    <w:rsid w:val="00376B96"/>
    <w:rsid w:val="00376C44"/>
    <w:rsid w:val="00376EAD"/>
    <w:rsid w:val="00376EB5"/>
    <w:rsid w:val="00377477"/>
    <w:rsid w:val="003779AD"/>
    <w:rsid w:val="00377DA2"/>
    <w:rsid w:val="00377F1A"/>
    <w:rsid w:val="00380540"/>
    <w:rsid w:val="003817BC"/>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90513"/>
    <w:rsid w:val="00390640"/>
    <w:rsid w:val="003910E0"/>
    <w:rsid w:val="003912A4"/>
    <w:rsid w:val="0039176E"/>
    <w:rsid w:val="00391A2C"/>
    <w:rsid w:val="00391C0D"/>
    <w:rsid w:val="00391CD8"/>
    <w:rsid w:val="00391D3E"/>
    <w:rsid w:val="003922BA"/>
    <w:rsid w:val="00392DBB"/>
    <w:rsid w:val="003930AA"/>
    <w:rsid w:val="00393195"/>
    <w:rsid w:val="0039392D"/>
    <w:rsid w:val="00393A64"/>
    <w:rsid w:val="00393D53"/>
    <w:rsid w:val="00393E12"/>
    <w:rsid w:val="003943C7"/>
    <w:rsid w:val="00394BD9"/>
    <w:rsid w:val="00395786"/>
    <w:rsid w:val="00395FB8"/>
    <w:rsid w:val="0039625F"/>
    <w:rsid w:val="003966AB"/>
    <w:rsid w:val="00396DC3"/>
    <w:rsid w:val="00396DE0"/>
    <w:rsid w:val="003970CA"/>
    <w:rsid w:val="003973BB"/>
    <w:rsid w:val="00397530"/>
    <w:rsid w:val="003A0B04"/>
    <w:rsid w:val="003A1793"/>
    <w:rsid w:val="003A2782"/>
    <w:rsid w:val="003A2F2B"/>
    <w:rsid w:val="003A3099"/>
    <w:rsid w:val="003A3922"/>
    <w:rsid w:val="003A3BDA"/>
    <w:rsid w:val="003A3FFF"/>
    <w:rsid w:val="003A4201"/>
    <w:rsid w:val="003A443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96E"/>
    <w:rsid w:val="003B2FBA"/>
    <w:rsid w:val="003B3416"/>
    <w:rsid w:val="003B36BD"/>
    <w:rsid w:val="003B3EE1"/>
    <w:rsid w:val="003B40F8"/>
    <w:rsid w:val="003B45A0"/>
    <w:rsid w:val="003B4FC4"/>
    <w:rsid w:val="003B5E1A"/>
    <w:rsid w:val="003B6119"/>
    <w:rsid w:val="003B6328"/>
    <w:rsid w:val="003B651E"/>
    <w:rsid w:val="003B6AB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EA9"/>
    <w:rsid w:val="003C4052"/>
    <w:rsid w:val="003C4071"/>
    <w:rsid w:val="003C5385"/>
    <w:rsid w:val="003C5804"/>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9C3"/>
    <w:rsid w:val="003E7BED"/>
    <w:rsid w:val="003F02A9"/>
    <w:rsid w:val="003F0347"/>
    <w:rsid w:val="003F08AF"/>
    <w:rsid w:val="003F0E8C"/>
    <w:rsid w:val="003F0F9B"/>
    <w:rsid w:val="003F15B7"/>
    <w:rsid w:val="003F1845"/>
    <w:rsid w:val="003F1AFE"/>
    <w:rsid w:val="003F2446"/>
    <w:rsid w:val="003F26F2"/>
    <w:rsid w:val="003F3063"/>
    <w:rsid w:val="003F316B"/>
    <w:rsid w:val="003F356E"/>
    <w:rsid w:val="003F3605"/>
    <w:rsid w:val="003F3A46"/>
    <w:rsid w:val="003F40C4"/>
    <w:rsid w:val="003F4529"/>
    <w:rsid w:val="003F51F8"/>
    <w:rsid w:val="003F5B8B"/>
    <w:rsid w:val="003F6B04"/>
    <w:rsid w:val="003F6B4D"/>
    <w:rsid w:val="003F7731"/>
    <w:rsid w:val="00400312"/>
    <w:rsid w:val="00400673"/>
    <w:rsid w:val="0040112B"/>
    <w:rsid w:val="00401ADD"/>
    <w:rsid w:val="00401E29"/>
    <w:rsid w:val="004031FD"/>
    <w:rsid w:val="00403555"/>
    <w:rsid w:val="004036ED"/>
    <w:rsid w:val="004039BB"/>
    <w:rsid w:val="00403E48"/>
    <w:rsid w:val="00403F00"/>
    <w:rsid w:val="00403F9B"/>
    <w:rsid w:val="00404028"/>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11A6"/>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4D5"/>
    <w:rsid w:val="00435669"/>
    <w:rsid w:val="004356A6"/>
    <w:rsid w:val="004358F8"/>
    <w:rsid w:val="0043629C"/>
    <w:rsid w:val="004362D9"/>
    <w:rsid w:val="00436F1B"/>
    <w:rsid w:val="0043710A"/>
    <w:rsid w:val="0043711D"/>
    <w:rsid w:val="00437153"/>
    <w:rsid w:val="00437995"/>
    <w:rsid w:val="00437B30"/>
    <w:rsid w:val="00437E0A"/>
    <w:rsid w:val="00437E40"/>
    <w:rsid w:val="004402CC"/>
    <w:rsid w:val="00440A0C"/>
    <w:rsid w:val="00440D4D"/>
    <w:rsid w:val="0044105B"/>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251"/>
    <w:rsid w:val="00453535"/>
    <w:rsid w:val="00453842"/>
    <w:rsid w:val="00453AD6"/>
    <w:rsid w:val="00453BED"/>
    <w:rsid w:val="00454843"/>
    <w:rsid w:val="004549A4"/>
    <w:rsid w:val="00454DFF"/>
    <w:rsid w:val="00455B80"/>
    <w:rsid w:val="00456179"/>
    <w:rsid w:val="004562B0"/>
    <w:rsid w:val="00456DAA"/>
    <w:rsid w:val="004570CB"/>
    <w:rsid w:val="00457C73"/>
    <w:rsid w:val="0046062A"/>
    <w:rsid w:val="00460B6A"/>
    <w:rsid w:val="00461FFE"/>
    <w:rsid w:val="00462065"/>
    <w:rsid w:val="004623B9"/>
    <w:rsid w:val="0046318E"/>
    <w:rsid w:val="004633D6"/>
    <w:rsid w:val="00463F61"/>
    <w:rsid w:val="0046425F"/>
    <w:rsid w:val="0046457D"/>
    <w:rsid w:val="0046547F"/>
    <w:rsid w:val="00465F85"/>
    <w:rsid w:val="004667FB"/>
    <w:rsid w:val="00466D39"/>
    <w:rsid w:val="00467127"/>
    <w:rsid w:val="00467455"/>
    <w:rsid w:val="0047066F"/>
    <w:rsid w:val="004710D1"/>
    <w:rsid w:val="00471485"/>
    <w:rsid w:val="004716B4"/>
    <w:rsid w:val="00471DFE"/>
    <w:rsid w:val="00471FF9"/>
    <w:rsid w:val="004723B5"/>
    <w:rsid w:val="00472B9D"/>
    <w:rsid w:val="00472FD6"/>
    <w:rsid w:val="004733F0"/>
    <w:rsid w:val="00473807"/>
    <w:rsid w:val="00473AE7"/>
    <w:rsid w:val="00473B86"/>
    <w:rsid w:val="004742EF"/>
    <w:rsid w:val="00474528"/>
    <w:rsid w:val="0047498B"/>
    <w:rsid w:val="00474A8E"/>
    <w:rsid w:val="00474B3A"/>
    <w:rsid w:val="00474F95"/>
    <w:rsid w:val="0047559F"/>
    <w:rsid w:val="00475FFE"/>
    <w:rsid w:val="00476838"/>
    <w:rsid w:val="00476D67"/>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5C0"/>
    <w:rsid w:val="00490764"/>
    <w:rsid w:val="004918C8"/>
    <w:rsid w:val="00491D4C"/>
    <w:rsid w:val="00492CC0"/>
    <w:rsid w:val="0049373B"/>
    <w:rsid w:val="0049416F"/>
    <w:rsid w:val="00494910"/>
    <w:rsid w:val="00494B97"/>
    <w:rsid w:val="00494F15"/>
    <w:rsid w:val="004951A9"/>
    <w:rsid w:val="00495346"/>
    <w:rsid w:val="00496152"/>
    <w:rsid w:val="004963A8"/>
    <w:rsid w:val="0049662D"/>
    <w:rsid w:val="00497373"/>
    <w:rsid w:val="00497598"/>
    <w:rsid w:val="00497BAE"/>
    <w:rsid w:val="00497FBB"/>
    <w:rsid w:val="004A03B5"/>
    <w:rsid w:val="004A0C1E"/>
    <w:rsid w:val="004A0E6F"/>
    <w:rsid w:val="004A1604"/>
    <w:rsid w:val="004A1E33"/>
    <w:rsid w:val="004A2098"/>
    <w:rsid w:val="004A27AE"/>
    <w:rsid w:val="004A2862"/>
    <w:rsid w:val="004A2A88"/>
    <w:rsid w:val="004A2B06"/>
    <w:rsid w:val="004A2C44"/>
    <w:rsid w:val="004A2FA1"/>
    <w:rsid w:val="004A3474"/>
    <w:rsid w:val="004A372C"/>
    <w:rsid w:val="004A3DA9"/>
    <w:rsid w:val="004A4096"/>
    <w:rsid w:val="004A41F7"/>
    <w:rsid w:val="004A420D"/>
    <w:rsid w:val="004A44C1"/>
    <w:rsid w:val="004A50FA"/>
    <w:rsid w:val="004A51A1"/>
    <w:rsid w:val="004A523A"/>
    <w:rsid w:val="004A545D"/>
    <w:rsid w:val="004A560A"/>
    <w:rsid w:val="004A58E6"/>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AA9"/>
    <w:rsid w:val="004B2CDD"/>
    <w:rsid w:val="004B3158"/>
    <w:rsid w:val="004B3363"/>
    <w:rsid w:val="004B3AFE"/>
    <w:rsid w:val="004B4D7A"/>
    <w:rsid w:val="004B505B"/>
    <w:rsid w:val="004B56A8"/>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6DF"/>
    <w:rsid w:val="004D07A7"/>
    <w:rsid w:val="004D0B8B"/>
    <w:rsid w:val="004D0E4C"/>
    <w:rsid w:val="004D1562"/>
    <w:rsid w:val="004D1D47"/>
    <w:rsid w:val="004D1DB4"/>
    <w:rsid w:val="004D1DDF"/>
    <w:rsid w:val="004D2197"/>
    <w:rsid w:val="004D334F"/>
    <w:rsid w:val="004D34C6"/>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81D"/>
    <w:rsid w:val="004E2836"/>
    <w:rsid w:val="004E29C9"/>
    <w:rsid w:val="004E3CF2"/>
    <w:rsid w:val="004E40EE"/>
    <w:rsid w:val="004E4100"/>
    <w:rsid w:val="004E4A51"/>
    <w:rsid w:val="004E532E"/>
    <w:rsid w:val="004E546D"/>
    <w:rsid w:val="004E58D2"/>
    <w:rsid w:val="004E5DAF"/>
    <w:rsid w:val="004E5FD3"/>
    <w:rsid w:val="004E69B1"/>
    <w:rsid w:val="004E6F86"/>
    <w:rsid w:val="004E7101"/>
    <w:rsid w:val="004E747D"/>
    <w:rsid w:val="004E74BE"/>
    <w:rsid w:val="004E7DE0"/>
    <w:rsid w:val="004E7E61"/>
    <w:rsid w:val="004F1286"/>
    <w:rsid w:val="004F1FD7"/>
    <w:rsid w:val="004F209E"/>
    <w:rsid w:val="004F2A4F"/>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0E93"/>
    <w:rsid w:val="00501378"/>
    <w:rsid w:val="00501A6D"/>
    <w:rsid w:val="00501FE5"/>
    <w:rsid w:val="0050205A"/>
    <w:rsid w:val="005038C5"/>
    <w:rsid w:val="00503C1F"/>
    <w:rsid w:val="00503C89"/>
    <w:rsid w:val="005043BC"/>
    <w:rsid w:val="005043BD"/>
    <w:rsid w:val="005044B0"/>
    <w:rsid w:val="005049F0"/>
    <w:rsid w:val="00505457"/>
    <w:rsid w:val="0050550D"/>
    <w:rsid w:val="0050572F"/>
    <w:rsid w:val="00505836"/>
    <w:rsid w:val="00505DAF"/>
    <w:rsid w:val="00505F6F"/>
    <w:rsid w:val="00505F76"/>
    <w:rsid w:val="005065CD"/>
    <w:rsid w:val="00506B1D"/>
    <w:rsid w:val="0050706A"/>
    <w:rsid w:val="00507BC7"/>
    <w:rsid w:val="00507CC6"/>
    <w:rsid w:val="00507F92"/>
    <w:rsid w:val="00510E6E"/>
    <w:rsid w:val="005116A7"/>
    <w:rsid w:val="00511F40"/>
    <w:rsid w:val="0051227F"/>
    <w:rsid w:val="00513157"/>
    <w:rsid w:val="0051315A"/>
    <w:rsid w:val="00513678"/>
    <w:rsid w:val="005138F3"/>
    <w:rsid w:val="00513C4A"/>
    <w:rsid w:val="00514019"/>
    <w:rsid w:val="005144A7"/>
    <w:rsid w:val="0051458D"/>
    <w:rsid w:val="005153E4"/>
    <w:rsid w:val="005158DC"/>
    <w:rsid w:val="00515CE6"/>
    <w:rsid w:val="00516952"/>
    <w:rsid w:val="00516A9E"/>
    <w:rsid w:val="005206C5"/>
    <w:rsid w:val="0052138B"/>
    <w:rsid w:val="00521F0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AD5"/>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071C"/>
    <w:rsid w:val="005414BC"/>
    <w:rsid w:val="005421C9"/>
    <w:rsid w:val="005423CC"/>
    <w:rsid w:val="0054279E"/>
    <w:rsid w:val="0054289E"/>
    <w:rsid w:val="00542EDD"/>
    <w:rsid w:val="00542FE2"/>
    <w:rsid w:val="005432D3"/>
    <w:rsid w:val="00543322"/>
    <w:rsid w:val="0054484A"/>
    <w:rsid w:val="00544D71"/>
    <w:rsid w:val="0054547F"/>
    <w:rsid w:val="005458F4"/>
    <w:rsid w:val="005464F8"/>
    <w:rsid w:val="005469E3"/>
    <w:rsid w:val="0055000A"/>
    <w:rsid w:val="00550937"/>
    <w:rsid w:val="00550F66"/>
    <w:rsid w:val="005510AB"/>
    <w:rsid w:val="005510D5"/>
    <w:rsid w:val="00551458"/>
    <w:rsid w:val="00551521"/>
    <w:rsid w:val="00551F5E"/>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B65"/>
    <w:rsid w:val="005647A7"/>
    <w:rsid w:val="00565287"/>
    <w:rsid w:val="00565785"/>
    <w:rsid w:val="0056595B"/>
    <w:rsid w:val="00565B9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F55"/>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973"/>
    <w:rsid w:val="005B2EE8"/>
    <w:rsid w:val="005B2F88"/>
    <w:rsid w:val="005B3CC2"/>
    <w:rsid w:val="005B3EBF"/>
    <w:rsid w:val="005B42D3"/>
    <w:rsid w:val="005B43E0"/>
    <w:rsid w:val="005B487E"/>
    <w:rsid w:val="005B5796"/>
    <w:rsid w:val="005B5F57"/>
    <w:rsid w:val="005B691A"/>
    <w:rsid w:val="005B715C"/>
    <w:rsid w:val="005B769F"/>
    <w:rsid w:val="005C00C4"/>
    <w:rsid w:val="005C100D"/>
    <w:rsid w:val="005C14A3"/>
    <w:rsid w:val="005C17C6"/>
    <w:rsid w:val="005C19E1"/>
    <w:rsid w:val="005C1BEA"/>
    <w:rsid w:val="005C24B9"/>
    <w:rsid w:val="005C26E4"/>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1A14"/>
    <w:rsid w:val="005D1EBC"/>
    <w:rsid w:val="005D2057"/>
    <w:rsid w:val="005D24E0"/>
    <w:rsid w:val="005D3603"/>
    <w:rsid w:val="005D3DCB"/>
    <w:rsid w:val="005D435C"/>
    <w:rsid w:val="005D4455"/>
    <w:rsid w:val="005D4FF0"/>
    <w:rsid w:val="005D51FE"/>
    <w:rsid w:val="005D541F"/>
    <w:rsid w:val="005D5ECA"/>
    <w:rsid w:val="005D6A33"/>
    <w:rsid w:val="005D6A45"/>
    <w:rsid w:val="005D7046"/>
    <w:rsid w:val="005D70F3"/>
    <w:rsid w:val="005D7916"/>
    <w:rsid w:val="005D794B"/>
    <w:rsid w:val="005E04A3"/>
    <w:rsid w:val="005E0FA9"/>
    <w:rsid w:val="005E14E2"/>
    <w:rsid w:val="005E189E"/>
    <w:rsid w:val="005E2D75"/>
    <w:rsid w:val="005E30C7"/>
    <w:rsid w:val="005E3E3F"/>
    <w:rsid w:val="005E45EA"/>
    <w:rsid w:val="005E499D"/>
    <w:rsid w:val="005E65B6"/>
    <w:rsid w:val="005E6B54"/>
    <w:rsid w:val="005E6B79"/>
    <w:rsid w:val="005E6FC5"/>
    <w:rsid w:val="005E7061"/>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5689"/>
    <w:rsid w:val="005F5824"/>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126"/>
    <w:rsid w:val="00606381"/>
    <w:rsid w:val="00606664"/>
    <w:rsid w:val="00606A06"/>
    <w:rsid w:val="0060759D"/>
    <w:rsid w:val="0060791E"/>
    <w:rsid w:val="00607CBD"/>
    <w:rsid w:val="00607D7E"/>
    <w:rsid w:val="00610292"/>
    <w:rsid w:val="00610BA7"/>
    <w:rsid w:val="006117E2"/>
    <w:rsid w:val="00611ADD"/>
    <w:rsid w:val="00612CA4"/>
    <w:rsid w:val="00612D83"/>
    <w:rsid w:val="00612F8E"/>
    <w:rsid w:val="00613094"/>
    <w:rsid w:val="00613159"/>
    <w:rsid w:val="00613480"/>
    <w:rsid w:val="00613EB5"/>
    <w:rsid w:val="00614159"/>
    <w:rsid w:val="006143FE"/>
    <w:rsid w:val="00614A5F"/>
    <w:rsid w:val="00614CCF"/>
    <w:rsid w:val="00614CF5"/>
    <w:rsid w:val="006150FC"/>
    <w:rsid w:val="0061522D"/>
    <w:rsid w:val="006155DC"/>
    <w:rsid w:val="006156DA"/>
    <w:rsid w:val="00616374"/>
    <w:rsid w:val="00616B48"/>
    <w:rsid w:val="006209F7"/>
    <w:rsid w:val="00621823"/>
    <w:rsid w:val="00621B97"/>
    <w:rsid w:val="00623005"/>
    <w:rsid w:val="006236DE"/>
    <w:rsid w:val="006245C9"/>
    <w:rsid w:val="00624A0A"/>
    <w:rsid w:val="00624D9B"/>
    <w:rsid w:val="00625525"/>
    <w:rsid w:val="00625B11"/>
    <w:rsid w:val="0062626A"/>
    <w:rsid w:val="00626290"/>
    <w:rsid w:val="006263CF"/>
    <w:rsid w:val="00626642"/>
    <w:rsid w:val="006266BD"/>
    <w:rsid w:val="0062734D"/>
    <w:rsid w:val="006273CF"/>
    <w:rsid w:val="00627570"/>
    <w:rsid w:val="00627853"/>
    <w:rsid w:val="00627C77"/>
    <w:rsid w:val="006307CC"/>
    <w:rsid w:val="00630DDD"/>
    <w:rsid w:val="00630EDF"/>
    <w:rsid w:val="00630F6A"/>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6DC8"/>
    <w:rsid w:val="00637D21"/>
    <w:rsid w:val="00640845"/>
    <w:rsid w:val="006412EA"/>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5014B"/>
    <w:rsid w:val="00650F6F"/>
    <w:rsid w:val="006514D7"/>
    <w:rsid w:val="00651ABF"/>
    <w:rsid w:val="00653D38"/>
    <w:rsid w:val="006541B2"/>
    <w:rsid w:val="006544F1"/>
    <w:rsid w:val="00654745"/>
    <w:rsid w:val="0065494E"/>
    <w:rsid w:val="00654A84"/>
    <w:rsid w:val="00655461"/>
    <w:rsid w:val="00655B8C"/>
    <w:rsid w:val="00655CBE"/>
    <w:rsid w:val="00656007"/>
    <w:rsid w:val="0065632E"/>
    <w:rsid w:val="006565EE"/>
    <w:rsid w:val="00656CE1"/>
    <w:rsid w:val="0065708B"/>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57E"/>
    <w:rsid w:val="00664630"/>
    <w:rsid w:val="006647F0"/>
    <w:rsid w:val="00664974"/>
    <w:rsid w:val="00664AF7"/>
    <w:rsid w:val="00664E72"/>
    <w:rsid w:val="00666508"/>
    <w:rsid w:val="00666CF9"/>
    <w:rsid w:val="0066735C"/>
    <w:rsid w:val="006676BD"/>
    <w:rsid w:val="0066788E"/>
    <w:rsid w:val="00667B95"/>
    <w:rsid w:val="00667E52"/>
    <w:rsid w:val="00670103"/>
    <w:rsid w:val="00670333"/>
    <w:rsid w:val="006707F9"/>
    <w:rsid w:val="00670A35"/>
    <w:rsid w:val="0067125F"/>
    <w:rsid w:val="00671351"/>
    <w:rsid w:val="0067137E"/>
    <w:rsid w:val="0067145D"/>
    <w:rsid w:val="006716A7"/>
    <w:rsid w:val="00671799"/>
    <w:rsid w:val="00671803"/>
    <w:rsid w:val="00672FC1"/>
    <w:rsid w:val="006731B7"/>
    <w:rsid w:val="0067344D"/>
    <w:rsid w:val="00673F71"/>
    <w:rsid w:val="006745D4"/>
    <w:rsid w:val="0067462A"/>
    <w:rsid w:val="00675ED8"/>
    <w:rsid w:val="006761C8"/>
    <w:rsid w:val="00676558"/>
    <w:rsid w:val="0067698F"/>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8F4"/>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6548"/>
    <w:rsid w:val="006A6853"/>
    <w:rsid w:val="006A6E37"/>
    <w:rsid w:val="006A7039"/>
    <w:rsid w:val="006A7114"/>
    <w:rsid w:val="006A7577"/>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6CB"/>
    <w:rsid w:val="006B6E00"/>
    <w:rsid w:val="006B7096"/>
    <w:rsid w:val="006B7891"/>
    <w:rsid w:val="006B798E"/>
    <w:rsid w:val="006B7E36"/>
    <w:rsid w:val="006B7F25"/>
    <w:rsid w:val="006C0013"/>
    <w:rsid w:val="006C00AB"/>
    <w:rsid w:val="006C0190"/>
    <w:rsid w:val="006C0267"/>
    <w:rsid w:val="006C0501"/>
    <w:rsid w:val="006C0D7B"/>
    <w:rsid w:val="006C1A48"/>
    <w:rsid w:val="006C1A99"/>
    <w:rsid w:val="006C1C84"/>
    <w:rsid w:val="006C27B1"/>
    <w:rsid w:val="006C28B7"/>
    <w:rsid w:val="006C3495"/>
    <w:rsid w:val="006C39A3"/>
    <w:rsid w:val="006C3A1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CAD"/>
    <w:rsid w:val="006D22CF"/>
    <w:rsid w:val="006D243F"/>
    <w:rsid w:val="006D31CB"/>
    <w:rsid w:val="006D3426"/>
    <w:rsid w:val="006D3590"/>
    <w:rsid w:val="006D3AD5"/>
    <w:rsid w:val="006D3E26"/>
    <w:rsid w:val="006D4737"/>
    <w:rsid w:val="006D4D4E"/>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833"/>
    <w:rsid w:val="006E69CD"/>
    <w:rsid w:val="006E6A72"/>
    <w:rsid w:val="006E7DDD"/>
    <w:rsid w:val="006F01A7"/>
    <w:rsid w:val="006F04DD"/>
    <w:rsid w:val="006F2D7A"/>
    <w:rsid w:val="006F2E77"/>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C5"/>
    <w:rsid w:val="00702137"/>
    <w:rsid w:val="007021BF"/>
    <w:rsid w:val="00702A76"/>
    <w:rsid w:val="00702F2A"/>
    <w:rsid w:val="00703775"/>
    <w:rsid w:val="00703C61"/>
    <w:rsid w:val="0070431B"/>
    <w:rsid w:val="00704C53"/>
    <w:rsid w:val="00705565"/>
    <w:rsid w:val="007058F7"/>
    <w:rsid w:val="00706A17"/>
    <w:rsid w:val="00706B21"/>
    <w:rsid w:val="0070709D"/>
    <w:rsid w:val="00710105"/>
    <w:rsid w:val="00710446"/>
    <w:rsid w:val="007105C2"/>
    <w:rsid w:val="00710600"/>
    <w:rsid w:val="00710FCB"/>
    <w:rsid w:val="00711302"/>
    <w:rsid w:val="00711605"/>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6B2"/>
    <w:rsid w:val="007227F5"/>
    <w:rsid w:val="00722E92"/>
    <w:rsid w:val="00722F55"/>
    <w:rsid w:val="0072350E"/>
    <w:rsid w:val="0072391A"/>
    <w:rsid w:val="00723C1A"/>
    <w:rsid w:val="007240A8"/>
    <w:rsid w:val="0072476B"/>
    <w:rsid w:val="00724F1A"/>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BF8"/>
    <w:rsid w:val="00731C1A"/>
    <w:rsid w:val="00732A97"/>
    <w:rsid w:val="007335E7"/>
    <w:rsid w:val="0073405B"/>
    <w:rsid w:val="00734198"/>
    <w:rsid w:val="00734B87"/>
    <w:rsid w:val="00734F2A"/>
    <w:rsid w:val="00735326"/>
    <w:rsid w:val="00735E50"/>
    <w:rsid w:val="007368B6"/>
    <w:rsid w:val="00736A5B"/>
    <w:rsid w:val="00737AD9"/>
    <w:rsid w:val="00740A36"/>
    <w:rsid w:val="00740CA1"/>
    <w:rsid w:val="00740D93"/>
    <w:rsid w:val="0074140E"/>
    <w:rsid w:val="0074190C"/>
    <w:rsid w:val="0074251F"/>
    <w:rsid w:val="00742766"/>
    <w:rsid w:val="0074292E"/>
    <w:rsid w:val="00742C27"/>
    <w:rsid w:val="007430CE"/>
    <w:rsid w:val="00743786"/>
    <w:rsid w:val="00744299"/>
    <w:rsid w:val="00744790"/>
    <w:rsid w:val="00744B7A"/>
    <w:rsid w:val="007452B4"/>
    <w:rsid w:val="00745714"/>
    <w:rsid w:val="00745D3B"/>
    <w:rsid w:val="00745FB8"/>
    <w:rsid w:val="007462AC"/>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89C"/>
    <w:rsid w:val="00755D42"/>
    <w:rsid w:val="00756CCF"/>
    <w:rsid w:val="0075713A"/>
    <w:rsid w:val="007578B1"/>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4850"/>
    <w:rsid w:val="00765FD2"/>
    <w:rsid w:val="0076647F"/>
    <w:rsid w:val="0076686B"/>
    <w:rsid w:val="007669AA"/>
    <w:rsid w:val="00766F35"/>
    <w:rsid w:val="0076768F"/>
    <w:rsid w:val="0076773F"/>
    <w:rsid w:val="0076777D"/>
    <w:rsid w:val="00767A6A"/>
    <w:rsid w:val="00767DF2"/>
    <w:rsid w:val="0077040E"/>
    <w:rsid w:val="00770489"/>
    <w:rsid w:val="0077082D"/>
    <w:rsid w:val="00770F38"/>
    <w:rsid w:val="00771018"/>
    <w:rsid w:val="007713AE"/>
    <w:rsid w:val="0077150B"/>
    <w:rsid w:val="007725E4"/>
    <w:rsid w:val="007728F2"/>
    <w:rsid w:val="00773488"/>
    <w:rsid w:val="0077381A"/>
    <w:rsid w:val="00773AE3"/>
    <w:rsid w:val="007747A4"/>
    <w:rsid w:val="007752BE"/>
    <w:rsid w:val="007756E4"/>
    <w:rsid w:val="007759F3"/>
    <w:rsid w:val="00775CB7"/>
    <w:rsid w:val="0077619C"/>
    <w:rsid w:val="0077635A"/>
    <w:rsid w:val="00776401"/>
    <w:rsid w:val="007764F7"/>
    <w:rsid w:val="007767B5"/>
    <w:rsid w:val="007768E9"/>
    <w:rsid w:val="007776AC"/>
    <w:rsid w:val="0078007A"/>
    <w:rsid w:val="00780429"/>
    <w:rsid w:val="00780488"/>
    <w:rsid w:val="00781237"/>
    <w:rsid w:val="007817F9"/>
    <w:rsid w:val="00781F19"/>
    <w:rsid w:val="0078247A"/>
    <w:rsid w:val="007825C2"/>
    <w:rsid w:val="007829C5"/>
    <w:rsid w:val="007830F2"/>
    <w:rsid w:val="007833FF"/>
    <w:rsid w:val="007836BE"/>
    <w:rsid w:val="00784440"/>
    <w:rsid w:val="007846F5"/>
    <w:rsid w:val="00784E14"/>
    <w:rsid w:val="00785449"/>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327"/>
    <w:rsid w:val="00792557"/>
    <w:rsid w:val="0079309F"/>
    <w:rsid w:val="0079329E"/>
    <w:rsid w:val="0079391B"/>
    <w:rsid w:val="00793B98"/>
    <w:rsid w:val="00793BB5"/>
    <w:rsid w:val="00793D22"/>
    <w:rsid w:val="00794655"/>
    <w:rsid w:val="0079541D"/>
    <w:rsid w:val="007961F5"/>
    <w:rsid w:val="007964B8"/>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868"/>
    <w:rsid w:val="007A5DAE"/>
    <w:rsid w:val="007A6234"/>
    <w:rsid w:val="007A6595"/>
    <w:rsid w:val="007A6AFE"/>
    <w:rsid w:val="007A6E6B"/>
    <w:rsid w:val="007A7128"/>
    <w:rsid w:val="007B00D5"/>
    <w:rsid w:val="007B124F"/>
    <w:rsid w:val="007B15E9"/>
    <w:rsid w:val="007B1910"/>
    <w:rsid w:val="007B1C83"/>
    <w:rsid w:val="007B229E"/>
    <w:rsid w:val="007B22DF"/>
    <w:rsid w:val="007B25B3"/>
    <w:rsid w:val="007B2620"/>
    <w:rsid w:val="007B2645"/>
    <w:rsid w:val="007B2B4F"/>
    <w:rsid w:val="007B2E19"/>
    <w:rsid w:val="007B2E50"/>
    <w:rsid w:val="007B3025"/>
    <w:rsid w:val="007B3255"/>
    <w:rsid w:val="007B385C"/>
    <w:rsid w:val="007B4787"/>
    <w:rsid w:val="007B4C70"/>
    <w:rsid w:val="007B4DE5"/>
    <w:rsid w:val="007B4EF7"/>
    <w:rsid w:val="007B5255"/>
    <w:rsid w:val="007B5361"/>
    <w:rsid w:val="007B5A98"/>
    <w:rsid w:val="007B5F39"/>
    <w:rsid w:val="007B5F9C"/>
    <w:rsid w:val="007B66D3"/>
    <w:rsid w:val="007B695A"/>
    <w:rsid w:val="007B6C3B"/>
    <w:rsid w:val="007B757C"/>
    <w:rsid w:val="007B798D"/>
    <w:rsid w:val="007C06FD"/>
    <w:rsid w:val="007C1229"/>
    <w:rsid w:val="007C1761"/>
    <w:rsid w:val="007C1869"/>
    <w:rsid w:val="007C198F"/>
    <w:rsid w:val="007C1A70"/>
    <w:rsid w:val="007C2378"/>
    <w:rsid w:val="007C3248"/>
    <w:rsid w:val="007C380E"/>
    <w:rsid w:val="007C45E6"/>
    <w:rsid w:val="007C4985"/>
    <w:rsid w:val="007C49F1"/>
    <w:rsid w:val="007C4C19"/>
    <w:rsid w:val="007C4CA6"/>
    <w:rsid w:val="007C68CC"/>
    <w:rsid w:val="007C68DA"/>
    <w:rsid w:val="007C7124"/>
    <w:rsid w:val="007C7265"/>
    <w:rsid w:val="007C76A5"/>
    <w:rsid w:val="007C7D3D"/>
    <w:rsid w:val="007D016C"/>
    <w:rsid w:val="007D0CD6"/>
    <w:rsid w:val="007D0F04"/>
    <w:rsid w:val="007D13D1"/>
    <w:rsid w:val="007D1B61"/>
    <w:rsid w:val="007D1F57"/>
    <w:rsid w:val="007D25D5"/>
    <w:rsid w:val="007D29AF"/>
    <w:rsid w:val="007D2C9E"/>
    <w:rsid w:val="007D2F7F"/>
    <w:rsid w:val="007D34E6"/>
    <w:rsid w:val="007D3B3B"/>
    <w:rsid w:val="007D46EC"/>
    <w:rsid w:val="007D4981"/>
    <w:rsid w:val="007D5830"/>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9F"/>
    <w:rsid w:val="007E3581"/>
    <w:rsid w:val="007E3873"/>
    <w:rsid w:val="007E3BC9"/>
    <w:rsid w:val="007E443E"/>
    <w:rsid w:val="007E480A"/>
    <w:rsid w:val="007E4F1D"/>
    <w:rsid w:val="007E52A6"/>
    <w:rsid w:val="007E568E"/>
    <w:rsid w:val="007E570B"/>
    <w:rsid w:val="007E5A9B"/>
    <w:rsid w:val="007E6499"/>
    <w:rsid w:val="007E6781"/>
    <w:rsid w:val="007E69D1"/>
    <w:rsid w:val="007E6D84"/>
    <w:rsid w:val="007E712F"/>
    <w:rsid w:val="007E71F4"/>
    <w:rsid w:val="007E74BF"/>
    <w:rsid w:val="007E7548"/>
    <w:rsid w:val="007E763E"/>
    <w:rsid w:val="007F0298"/>
    <w:rsid w:val="007F02F9"/>
    <w:rsid w:val="007F03D0"/>
    <w:rsid w:val="007F03D8"/>
    <w:rsid w:val="007F04F3"/>
    <w:rsid w:val="007F2693"/>
    <w:rsid w:val="007F28BE"/>
    <w:rsid w:val="007F2E42"/>
    <w:rsid w:val="007F3C29"/>
    <w:rsid w:val="007F3D14"/>
    <w:rsid w:val="007F3DD3"/>
    <w:rsid w:val="007F4241"/>
    <w:rsid w:val="007F49AA"/>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80"/>
    <w:rsid w:val="008029A9"/>
    <w:rsid w:val="00802E44"/>
    <w:rsid w:val="00803F2D"/>
    <w:rsid w:val="00804972"/>
    <w:rsid w:val="00805004"/>
    <w:rsid w:val="00806AC8"/>
    <w:rsid w:val="00806EB7"/>
    <w:rsid w:val="00806FAC"/>
    <w:rsid w:val="0080720C"/>
    <w:rsid w:val="00807234"/>
    <w:rsid w:val="0080799B"/>
    <w:rsid w:val="00807D0B"/>
    <w:rsid w:val="0081028B"/>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689"/>
    <w:rsid w:val="00834472"/>
    <w:rsid w:val="008345B5"/>
    <w:rsid w:val="00834A28"/>
    <w:rsid w:val="00834B4C"/>
    <w:rsid w:val="00834D7D"/>
    <w:rsid w:val="00834EEE"/>
    <w:rsid w:val="00835116"/>
    <w:rsid w:val="00835125"/>
    <w:rsid w:val="0083537F"/>
    <w:rsid w:val="0083643A"/>
    <w:rsid w:val="00836584"/>
    <w:rsid w:val="00836BF3"/>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667D"/>
    <w:rsid w:val="00856A51"/>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0E19"/>
    <w:rsid w:val="00871453"/>
    <w:rsid w:val="00871569"/>
    <w:rsid w:val="0087158A"/>
    <w:rsid w:val="008718D4"/>
    <w:rsid w:val="00871E0F"/>
    <w:rsid w:val="00872086"/>
    <w:rsid w:val="00872BF6"/>
    <w:rsid w:val="00872E1E"/>
    <w:rsid w:val="00872E3F"/>
    <w:rsid w:val="00872F0F"/>
    <w:rsid w:val="00873074"/>
    <w:rsid w:val="00873725"/>
    <w:rsid w:val="00873ACB"/>
    <w:rsid w:val="00873C19"/>
    <w:rsid w:val="00873E16"/>
    <w:rsid w:val="00874743"/>
    <w:rsid w:val="00875B6B"/>
    <w:rsid w:val="0087615D"/>
    <w:rsid w:val="00876293"/>
    <w:rsid w:val="00876E83"/>
    <w:rsid w:val="0087720A"/>
    <w:rsid w:val="0087769B"/>
    <w:rsid w:val="00877756"/>
    <w:rsid w:val="00877807"/>
    <w:rsid w:val="00877A56"/>
    <w:rsid w:val="00877D24"/>
    <w:rsid w:val="00877F3F"/>
    <w:rsid w:val="0088020A"/>
    <w:rsid w:val="008804BF"/>
    <w:rsid w:val="00880B5B"/>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F2A"/>
    <w:rsid w:val="008A2718"/>
    <w:rsid w:val="008A295C"/>
    <w:rsid w:val="008A2ABB"/>
    <w:rsid w:val="008A2D03"/>
    <w:rsid w:val="008A38B0"/>
    <w:rsid w:val="008A3DD2"/>
    <w:rsid w:val="008A4776"/>
    <w:rsid w:val="008A498D"/>
    <w:rsid w:val="008A4E59"/>
    <w:rsid w:val="008A5006"/>
    <w:rsid w:val="008A5609"/>
    <w:rsid w:val="008A5788"/>
    <w:rsid w:val="008A585F"/>
    <w:rsid w:val="008A5AC8"/>
    <w:rsid w:val="008A60EE"/>
    <w:rsid w:val="008A6FE3"/>
    <w:rsid w:val="008A765C"/>
    <w:rsid w:val="008A7B58"/>
    <w:rsid w:val="008B03C9"/>
    <w:rsid w:val="008B0566"/>
    <w:rsid w:val="008B0DB8"/>
    <w:rsid w:val="008B1360"/>
    <w:rsid w:val="008B1E00"/>
    <w:rsid w:val="008B2044"/>
    <w:rsid w:val="008B212C"/>
    <w:rsid w:val="008B25D3"/>
    <w:rsid w:val="008B2918"/>
    <w:rsid w:val="008B35E9"/>
    <w:rsid w:val="008B372C"/>
    <w:rsid w:val="008B4862"/>
    <w:rsid w:val="008B4E4E"/>
    <w:rsid w:val="008B64FC"/>
    <w:rsid w:val="008B6754"/>
    <w:rsid w:val="008B6B8A"/>
    <w:rsid w:val="008B784D"/>
    <w:rsid w:val="008B7B92"/>
    <w:rsid w:val="008C0087"/>
    <w:rsid w:val="008C0220"/>
    <w:rsid w:val="008C0706"/>
    <w:rsid w:val="008C15CD"/>
    <w:rsid w:val="008C1B4A"/>
    <w:rsid w:val="008C1D2E"/>
    <w:rsid w:val="008C223A"/>
    <w:rsid w:val="008C3352"/>
    <w:rsid w:val="008C4346"/>
    <w:rsid w:val="008C4801"/>
    <w:rsid w:val="008C592E"/>
    <w:rsid w:val="008C5CDD"/>
    <w:rsid w:val="008C5EDC"/>
    <w:rsid w:val="008C5FF2"/>
    <w:rsid w:val="008C6AFE"/>
    <w:rsid w:val="008C6E13"/>
    <w:rsid w:val="008C7304"/>
    <w:rsid w:val="008C73CA"/>
    <w:rsid w:val="008C7C3F"/>
    <w:rsid w:val="008C7CFF"/>
    <w:rsid w:val="008D0259"/>
    <w:rsid w:val="008D0E45"/>
    <w:rsid w:val="008D1CBC"/>
    <w:rsid w:val="008D204B"/>
    <w:rsid w:val="008D20B1"/>
    <w:rsid w:val="008D26AB"/>
    <w:rsid w:val="008D28D4"/>
    <w:rsid w:val="008D3122"/>
    <w:rsid w:val="008D3295"/>
    <w:rsid w:val="008D37BE"/>
    <w:rsid w:val="008D3B58"/>
    <w:rsid w:val="008D3FA1"/>
    <w:rsid w:val="008D4080"/>
    <w:rsid w:val="008D4279"/>
    <w:rsid w:val="008D5119"/>
    <w:rsid w:val="008D61A3"/>
    <w:rsid w:val="008D6B32"/>
    <w:rsid w:val="008D6B7D"/>
    <w:rsid w:val="008D7022"/>
    <w:rsid w:val="008D70A7"/>
    <w:rsid w:val="008D7651"/>
    <w:rsid w:val="008D76CD"/>
    <w:rsid w:val="008D7A08"/>
    <w:rsid w:val="008D7F1D"/>
    <w:rsid w:val="008E04DD"/>
    <w:rsid w:val="008E0C5D"/>
    <w:rsid w:val="008E17EA"/>
    <w:rsid w:val="008E26DB"/>
    <w:rsid w:val="008E2759"/>
    <w:rsid w:val="008E29EB"/>
    <w:rsid w:val="008E3984"/>
    <w:rsid w:val="008E4602"/>
    <w:rsid w:val="008E4916"/>
    <w:rsid w:val="008E59F2"/>
    <w:rsid w:val="008E5ED3"/>
    <w:rsid w:val="008E66D8"/>
    <w:rsid w:val="008E67A6"/>
    <w:rsid w:val="008E6A04"/>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B7B"/>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0771C"/>
    <w:rsid w:val="00910FA1"/>
    <w:rsid w:val="009111A4"/>
    <w:rsid w:val="00911947"/>
    <w:rsid w:val="00912023"/>
    <w:rsid w:val="009120F2"/>
    <w:rsid w:val="0091285B"/>
    <w:rsid w:val="00912A32"/>
    <w:rsid w:val="0091346B"/>
    <w:rsid w:val="00913BA1"/>
    <w:rsid w:val="00914662"/>
    <w:rsid w:val="00914F4A"/>
    <w:rsid w:val="0091511C"/>
    <w:rsid w:val="00915FED"/>
    <w:rsid w:val="009164BB"/>
    <w:rsid w:val="0091652C"/>
    <w:rsid w:val="00917301"/>
    <w:rsid w:val="0091763A"/>
    <w:rsid w:val="0091764E"/>
    <w:rsid w:val="00917A8C"/>
    <w:rsid w:val="00917BFF"/>
    <w:rsid w:val="00917FF9"/>
    <w:rsid w:val="009202E9"/>
    <w:rsid w:val="00920676"/>
    <w:rsid w:val="0092075A"/>
    <w:rsid w:val="00920CA8"/>
    <w:rsid w:val="009213F2"/>
    <w:rsid w:val="009215F5"/>
    <w:rsid w:val="009218AD"/>
    <w:rsid w:val="00921E99"/>
    <w:rsid w:val="00921F85"/>
    <w:rsid w:val="00922171"/>
    <w:rsid w:val="0092255F"/>
    <w:rsid w:val="00922642"/>
    <w:rsid w:val="0092318C"/>
    <w:rsid w:val="00924D38"/>
    <w:rsid w:val="00924F30"/>
    <w:rsid w:val="00925677"/>
    <w:rsid w:val="00925DCB"/>
    <w:rsid w:val="0092673B"/>
    <w:rsid w:val="00926D35"/>
    <w:rsid w:val="00926EBD"/>
    <w:rsid w:val="0092719B"/>
    <w:rsid w:val="0092731C"/>
    <w:rsid w:val="00927481"/>
    <w:rsid w:val="00927A4E"/>
    <w:rsid w:val="009308B3"/>
    <w:rsid w:val="0093131B"/>
    <w:rsid w:val="0093248E"/>
    <w:rsid w:val="009329B4"/>
    <w:rsid w:val="00933481"/>
    <w:rsid w:val="009338DF"/>
    <w:rsid w:val="00933EE4"/>
    <w:rsid w:val="009343A6"/>
    <w:rsid w:val="00934418"/>
    <w:rsid w:val="009356B2"/>
    <w:rsid w:val="009357DE"/>
    <w:rsid w:val="00935AC1"/>
    <w:rsid w:val="00935BA3"/>
    <w:rsid w:val="00936035"/>
    <w:rsid w:val="0093641C"/>
    <w:rsid w:val="009369C4"/>
    <w:rsid w:val="00936CBB"/>
    <w:rsid w:val="00936D04"/>
    <w:rsid w:val="00937861"/>
    <w:rsid w:val="00937880"/>
    <w:rsid w:val="009379E6"/>
    <w:rsid w:val="00937BE2"/>
    <w:rsid w:val="00937CB6"/>
    <w:rsid w:val="0094011B"/>
    <w:rsid w:val="00940320"/>
    <w:rsid w:val="009416A2"/>
    <w:rsid w:val="00942332"/>
    <w:rsid w:val="009423BB"/>
    <w:rsid w:val="009427FC"/>
    <w:rsid w:val="00942DDE"/>
    <w:rsid w:val="00942E1F"/>
    <w:rsid w:val="00943525"/>
    <w:rsid w:val="00943952"/>
    <w:rsid w:val="00944266"/>
    <w:rsid w:val="009444A6"/>
    <w:rsid w:val="00945DC1"/>
    <w:rsid w:val="009464CB"/>
    <w:rsid w:val="00946787"/>
    <w:rsid w:val="00946BA8"/>
    <w:rsid w:val="00946E7D"/>
    <w:rsid w:val="009475D2"/>
    <w:rsid w:val="00947AE3"/>
    <w:rsid w:val="00947F3C"/>
    <w:rsid w:val="00947F69"/>
    <w:rsid w:val="00950DDF"/>
    <w:rsid w:val="00950E11"/>
    <w:rsid w:val="0095144A"/>
    <w:rsid w:val="0095257E"/>
    <w:rsid w:val="009526D3"/>
    <w:rsid w:val="009529D6"/>
    <w:rsid w:val="00952C5C"/>
    <w:rsid w:val="00953034"/>
    <w:rsid w:val="00953497"/>
    <w:rsid w:val="009536F3"/>
    <w:rsid w:val="0095435A"/>
    <w:rsid w:val="00954432"/>
    <w:rsid w:val="00954669"/>
    <w:rsid w:val="00954A9B"/>
    <w:rsid w:val="009553CF"/>
    <w:rsid w:val="00955402"/>
    <w:rsid w:val="009559D0"/>
    <w:rsid w:val="00955C50"/>
    <w:rsid w:val="00955D51"/>
    <w:rsid w:val="00956544"/>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34C8"/>
    <w:rsid w:val="00963524"/>
    <w:rsid w:val="009638E6"/>
    <w:rsid w:val="00963B07"/>
    <w:rsid w:val="00963DFF"/>
    <w:rsid w:val="00964599"/>
    <w:rsid w:val="00964714"/>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6260"/>
    <w:rsid w:val="009768B2"/>
    <w:rsid w:val="00976A89"/>
    <w:rsid w:val="00976D21"/>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564"/>
    <w:rsid w:val="0098799E"/>
    <w:rsid w:val="00987B6D"/>
    <w:rsid w:val="009901D5"/>
    <w:rsid w:val="00990200"/>
    <w:rsid w:val="00990293"/>
    <w:rsid w:val="0099077E"/>
    <w:rsid w:val="009907A1"/>
    <w:rsid w:val="00990AA7"/>
    <w:rsid w:val="00990D66"/>
    <w:rsid w:val="00990F88"/>
    <w:rsid w:val="00991264"/>
    <w:rsid w:val="009917B6"/>
    <w:rsid w:val="00991EC3"/>
    <w:rsid w:val="009920AC"/>
    <w:rsid w:val="00992B33"/>
    <w:rsid w:val="00992EAF"/>
    <w:rsid w:val="009935CD"/>
    <w:rsid w:val="00993EF8"/>
    <w:rsid w:val="00994657"/>
    <w:rsid w:val="009948E8"/>
    <w:rsid w:val="00995CE7"/>
    <w:rsid w:val="009960D2"/>
    <w:rsid w:val="00996388"/>
    <w:rsid w:val="00996788"/>
    <w:rsid w:val="00997262"/>
    <w:rsid w:val="009974F1"/>
    <w:rsid w:val="009978FD"/>
    <w:rsid w:val="009A000D"/>
    <w:rsid w:val="009A0CA7"/>
    <w:rsid w:val="009A0E38"/>
    <w:rsid w:val="009A142B"/>
    <w:rsid w:val="009A1A91"/>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65FB"/>
    <w:rsid w:val="009A6AA9"/>
    <w:rsid w:val="009A791B"/>
    <w:rsid w:val="009A7A56"/>
    <w:rsid w:val="009A7BAF"/>
    <w:rsid w:val="009B0164"/>
    <w:rsid w:val="009B03A1"/>
    <w:rsid w:val="009B0764"/>
    <w:rsid w:val="009B1E44"/>
    <w:rsid w:val="009B2AE6"/>
    <w:rsid w:val="009B2B17"/>
    <w:rsid w:val="009B2DA5"/>
    <w:rsid w:val="009B48F9"/>
    <w:rsid w:val="009B4A7A"/>
    <w:rsid w:val="009B51AA"/>
    <w:rsid w:val="009B57C6"/>
    <w:rsid w:val="009B604A"/>
    <w:rsid w:val="009B6053"/>
    <w:rsid w:val="009B60B3"/>
    <w:rsid w:val="009B67A5"/>
    <w:rsid w:val="009B7699"/>
    <w:rsid w:val="009C0290"/>
    <w:rsid w:val="009C067B"/>
    <w:rsid w:val="009C0C9F"/>
    <w:rsid w:val="009C1105"/>
    <w:rsid w:val="009C1365"/>
    <w:rsid w:val="009C1455"/>
    <w:rsid w:val="009C1807"/>
    <w:rsid w:val="009C1A0C"/>
    <w:rsid w:val="009C241B"/>
    <w:rsid w:val="009C27D9"/>
    <w:rsid w:val="009C292A"/>
    <w:rsid w:val="009C3620"/>
    <w:rsid w:val="009C3799"/>
    <w:rsid w:val="009C3BFA"/>
    <w:rsid w:val="009C402D"/>
    <w:rsid w:val="009C465B"/>
    <w:rsid w:val="009C4718"/>
    <w:rsid w:val="009C48D7"/>
    <w:rsid w:val="009C5678"/>
    <w:rsid w:val="009C6201"/>
    <w:rsid w:val="009C6AD7"/>
    <w:rsid w:val="009C6CB3"/>
    <w:rsid w:val="009C6F35"/>
    <w:rsid w:val="009C6FE5"/>
    <w:rsid w:val="009C71FF"/>
    <w:rsid w:val="009C725A"/>
    <w:rsid w:val="009C799C"/>
    <w:rsid w:val="009C7E04"/>
    <w:rsid w:val="009C7EFD"/>
    <w:rsid w:val="009D0303"/>
    <w:rsid w:val="009D0BC6"/>
    <w:rsid w:val="009D0D65"/>
    <w:rsid w:val="009D0DFC"/>
    <w:rsid w:val="009D16D5"/>
    <w:rsid w:val="009D18C8"/>
    <w:rsid w:val="009D19E7"/>
    <w:rsid w:val="009D1EFD"/>
    <w:rsid w:val="009D2141"/>
    <w:rsid w:val="009D2281"/>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EF1"/>
    <w:rsid w:val="009E206C"/>
    <w:rsid w:val="009E2473"/>
    <w:rsid w:val="009E2AB0"/>
    <w:rsid w:val="009E2EAB"/>
    <w:rsid w:val="009E3509"/>
    <w:rsid w:val="009E4041"/>
    <w:rsid w:val="009E496F"/>
    <w:rsid w:val="009E4B26"/>
    <w:rsid w:val="009E4BDA"/>
    <w:rsid w:val="009E50C0"/>
    <w:rsid w:val="009E5403"/>
    <w:rsid w:val="009E5504"/>
    <w:rsid w:val="009E56A2"/>
    <w:rsid w:val="009E5C71"/>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4EA9"/>
    <w:rsid w:val="009F59A0"/>
    <w:rsid w:val="009F5B5C"/>
    <w:rsid w:val="009F5C68"/>
    <w:rsid w:val="009F5D2C"/>
    <w:rsid w:val="009F5E4D"/>
    <w:rsid w:val="009F6144"/>
    <w:rsid w:val="009F6459"/>
    <w:rsid w:val="009F6D6D"/>
    <w:rsid w:val="009F6F0F"/>
    <w:rsid w:val="009F6F40"/>
    <w:rsid w:val="009F77F5"/>
    <w:rsid w:val="00A0221D"/>
    <w:rsid w:val="00A02A2D"/>
    <w:rsid w:val="00A02C95"/>
    <w:rsid w:val="00A0342E"/>
    <w:rsid w:val="00A038AB"/>
    <w:rsid w:val="00A03C5F"/>
    <w:rsid w:val="00A0471C"/>
    <w:rsid w:val="00A05CFF"/>
    <w:rsid w:val="00A06A2B"/>
    <w:rsid w:val="00A06EF5"/>
    <w:rsid w:val="00A075A7"/>
    <w:rsid w:val="00A078AB"/>
    <w:rsid w:val="00A10096"/>
    <w:rsid w:val="00A10164"/>
    <w:rsid w:val="00A10178"/>
    <w:rsid w:val="00A107EC"/>
    <w:rsid w:val="00A10BC0"/>
    <w:rsid w:val="00A1124B"/>
    <w:rsid w:val="00A11465"/>
    <w:rsid w:val="00A11D61"/>
    <w:rsid w:val="00A120D0"/>
    <w:rsid w:val="00A1248F"/>
    <w:rsid w:val="00A129BF"/>
    <w:rsid w:val="00A13355"/>
    <w:rsid w:val="00A13376"/>
    <w:rsid w:val="00A13CC5"/>
    <w:rsid w:val="00A14583"/>
    <w:rsid w:val="00A148C6"/>
    <w:rsid w:val="00A14A9F"/>
    <w:rsid w:val="00A14C1F"/>
    <w:rsid w:val="00A14D5F"/>
    <w:rsid w:val="00A15209"/>
    <w:rsid w:val="00A15489"/>
    <w:rsid w:val="00A1553C"/>
    <w:rsid w:val="00A157B2"/>
    <w:rsid w:val="00A15916"/>
    <w:rsid w:val="00A15958"/>
    <w:rsid w:val="00A159C7"/>
    <w:rsid w:val="00A160AE"/>
    <w:rsid w:val="00A16998"/>
    <w:rsid w:val="00A16D7F"/>
    <w:rsid w:val="00A170E4"/>
    <w:rsid w:val="00A17D76"/>
    <w:rsid w:val="00A17E23"/>
    <w:rsid w:val="00A2058C"/>
    <w:rsid w:val="00A20A1C"/>
    <w:rsid w:val="00A2114E"/>
    <w:rsid w:val="00A21454"/>
    <w:rsid w:val="00A21471"/>
    <w:rsid w:val="00A21524"/>
    <w:rsid w:val="00A21AE6"/>
    <w:rsid w:val="00A21FA0"/>
    <w:rsid w:val="00A220AB"/>
    <w:rsid w:val="00A22251"/>
    <w:rsid w:val="00A22B31"/>
    <w:rsid w:val="00A22E44"/>
    <w:rsid w:val="00A235BA"/>
    <w:rsid w:val="00A23A03"/>
    <w:rsid w:val="00A23D41"/>
    <w:rsid w:val="00A23EFF"/>
    <w:rsid w:val="00A246BE"/>
    <w:rsid w:val="00A24A75"/>
    <w:rsid w:val="00A24C13"/>
    <w:rsid w:val="00A24D32"/>
    <w:rsid w:val="00A255F4"/>
    <w:rsid w:val="00A2575C"/>
    <w:rsid w:val="00A25872"/>
    <w:rsid w:val="00A25994"/>
    <w:rsid w:val="00A25B38"/>
    <w:rsid w:val="00A25F0D"/>
    <w:rsid w:val="00A2669C"/>
    <w:rsid w:val="00A27101"/>
    <w:rsid w:val="00A272C8"/>
    <w:rsid w:val="00A2790A"/>
    <w:rsid w:val="00A27A26"/>
    <w:rsid w:val="00A27C04"/>
    <w:rsid w:val="00A30CF2"/>
    <w:rsid w:val="00A31456"/>
    <w:rsid w:val="00A31566"/>
    <w:rsid w:val="00A31B05"/>
    <w:rsid w:val="00A32027"/>
    <w:rsid w:val="00A32344"/>
    <w:rsid w:val="00A32406"/>
    <w:rsid w:val="00A33656"/>
    <w:rsid w:val="00A3436D"/>
    <w:rsid w:val="00A34378"/>
    <w:rsid w:val="00A343AA"/>
    <w:rsid w:val="00A35250"/>
    <w:rsid w:val="00A35650"/>
    <w:rsid w:val="00A358E9"/>
    <w:rsid w:val="00A359C8"/>
    <w:rsid w:val="00A35D1C"/>
    <w:rsid w:val="00A36AE1"/>
    <w:rsid w:val="00A3725F"/>
    <w:rsid w:val="00A377F6"/>
    <w:rsid w:val="00A3797C"/>
    <w:rsid w:val="00A37CA8"/>
    <w:rsid w:val="00A40F9D"/>
    <w:rsid w:val="00A412CC"/>
    <w:rsid w:val="00A41AB9"/>
    <w:rsid w:val="00A41E59"/>
    <w:rsid w:val="00A41E84"/>
    <w:rsid w:val="00A42338"/>
    <w:rsid w:val="00A424C0"/>
    <w:rsid w:val="00A4267D"/>
    <w:rsid w:val="00A4350F"/>
    <w:rsid w:val="00A436B1"/>
    <w:rsid w:val="00A43E73"/>
    <w:rsid w:val="00A44044"/>
    <w:rsid w:val="00A4501C"/>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5"/>
    <w:rsid w:val="00A561F7"/>
    <w:rsid w:val="00A56915"/>
    <w:rsid w:val="00A570EA"/>
    <w:rsid w:val="00A57487"/>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547"/>
    <w:rsid w:val="00A6599F"/>
    <w:rsid w:val="00A6650E"/>
    <w:rsid w:val="00A6665B"/>
    <w:rsid w:val="00A6719A"/>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FB1"/>
    <w:rsid w:val="00A8607D"/>
    <w:rsid w:val="00A86742"/>
    <w:rsid w:val="00A8696A"/>
    <w:rsid w:val="00A86B32"/>
    <w:rsid w:val="00A87469"/>
    <w:rsid w:val="00A87ED8"/>
    <w:rsid w:val="00A90BE9"/>
    <w:rsid w:val="00A9124B"/>
    <w:rsid w:val="00A916D2"/>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5E78"/>
    <w:rsid w:val="00AA6644"/>
    <w:rsid w:val="00AA68CE"/>
    <w:rsid w:val="00AA73B7"/>
    <w:rsid w:val="00AA74DC"/>
    <w:rsid w:val="00AA7A45"/>
    <w:rsid w:val="00AB031C"/>
    <w:rsid w:val="00AB2050"/>
    <w:rsid w:val="00AB30AF"/>
    <w:rsid w:val="00AB31D8"/>
    <w:rsid w:val="00AB3C49"/>
    <w:rsid w:val="00AB453A"/>
    <w:rsid w:val="00AB48FD"/>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53E"/>
    <w:rsid w:val="00AC4818"/>
    <w:rsid w:val="00AC4E08"/>
    <w:rsid w:val="00AC5F3E"/>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9B5"/>
    <w:rsid w:val="00AD3071"/>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38A"/>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882"/>
    <w:rsid w:val="00AF3E0F"/>
    <w:rsid w:val="00AF3F1B"/>
    <w:rsid w:val="00AF3F9D"/>
    <w:rsid w:val="00AF4112"/>
    <w:rsid w:val="00AF4C2A"/>
    <w:rsid w:val="00AF5867"/>
    <w:rsid w:val="00AF6050"/>
    <w:rsid w:val="00AF6781"/>
    <w:rsid w:val="00AF6C1C"/>
    <w:rsid w:val="00AF6F5F"/>
    <w:rsid w:val="00AF6FD3"/>
    <w:rsid w:val="00AF7D09"/>
    <w:rsid w:val="00AF7FA4"/>
    <w:rsid w:val="00B0053E"/>
    <w:rsid w:val="00B0059C"/>
    <w:rsid w:val="00B005DF"/>
    <w:rsid w:val="00B00FBB"/>
    <w:rsid w:val="00B01139"/>
    <w:rsid w:val="00B01455"/>
    <w:rsid w:val="00B01481"/>
    <w:rsid w:val="00B01C9B"/>
    <w:rsid w:val="00B022E2"/>
    <w:rsid w:val="00B0278B"/>
    <w:rsid w:val="00B02F82"/>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AC9"/>
    <w:rsid w:val="00B202BF"/>
    <w:rsid w:val="00B204FB"/>
    <w:rsid w:val="00B2073C"/>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48F"/>
    <w:rsid w:val="00B27AF4"/>
    <w:rsid w:val="00B27FF1"/>
    <w:rsid w:val="00B300A3"/>
    <w:rsid w:val="00B300C7"/>
    <w:rsid w:val="00B302B9"/>
    <w:rsid w:val="00B312CC"/>
    <w:rsid w:val="00B31CD0"/>
    <w:rsid w:val="00B3226F"/>
    <w:rsid w:val="00B32A06"/>
    <w:rsid w:val="00B32D59"/>
    <w:rsid w:val="00B32D90"/>
    <w:rsid w:val="00B330E0"/>
    <w:rsid w:val="00B33787"/>
    <w:rsid w:val="00B33DB4"/>
    <w:rsid w:val="00B33FFF"/>
    <w:rsid w:val="00B34679"/>
    <w:rsid w:val="00B34F82"/>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969"/>
    <w:rsid w:val="00B46B41"/>
    <w:rsid w:val="00B46CF9"/>
    <w:rsid w:val="00B473ED"/>
    <w:rsid w:val="00B50030"/>
    <w:rsid w:val="00B500ED"/>
    <w:rsid w:val="00B507DE"/>
    <w:rsid w:val="00B50C88"/>
    <w:rsid w:val="00B50F28"/>
    <w:rsid w:val="00B50F4B"/>
    <w:rsid w:val="00B50F78"/>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6771A"/>
    <w:rsid w:val="00B67BB3"/>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ECC"/>
    <w:rsid w:val="00B760DD"/>
    <w:rsid w:val="00B76189"/>
    <w:rsid w:val="00B761AF"/>
    <w:rsid w:val="00B7680B"/>
    <w:rsid w:val="00B7683E"/>
    <w:rsid w:val="00B77596"/>
    <w:rsid w:val="00B77BBE"/>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6A7"/>
    <w:rsid w:val="00BA5CE9"/>
    <w:rsid w:val="00BA5E43"/>
    <w:rsid w:val="00BA6121"/>
    <w:rsid w:val="00BA6DA6"/>
    <w:rsid w:val="00BA73AE"/>
    <w:rsid w:val="00BA7AE1"/>
    <w:rsid w:val="00BB0370"/>
    <w:rsid w:val="00BB03B7"/>
    <w:rsid w:val="00BB05CE"/>
    <w:rsid w:val="00BB16D9"/>
    <w:rsid w:val="00BB18EA"/>
    <w:rsid w:val="00BB214F"/>
    <w:rsid w:val="00BB218B"/>
    <w:rsid w:val="00BB229B"/>
    <w:rsid w:val="00BB2710"/>
    <w:rsid w:val="00BB296E"/>
    <w:rsid w:val="00BB3246"/>
    <w:rsid w:val="00BB3634"/>
    <w:rsid w:val="00BB3BFA"/>
    <w:rsid w:val="00BB4957"/>
    <w:rsid w:val="00BB49A6"/>
    <w:rsid w:val="00BB5614"/>
    <w:rsid w:val="00BB6B0B"/>
    <w:rsid w:val="00BB6B10"/>
    <w:rsid w:val="00BB6EBC"/>
    <w:rsid w:val="00BB74BC"/>
    <w:rsid w:val="00BB7935"/>
    <w:rsid w:val="00BB7C8F"/>
    <w:rsid w:val="00BC0304"/>
    <w:rsid w:val="00BC0875"/>
    <w:rsid w:val="00BC1232"/>
    <w:rsid w:val="00BC1311"/>
    <w:rsid w:val="00BC1D39"/>
    <w:rsid w:val="00BC1DCF"/>
    <w:rsid w:val="00BC1E12"/>
    <w:rsid w:val="00BC2528"/>
    <w:rsid w:val="00BC2828"/>
    <w:rsid w:val="00BC2C41"/>
    <w:rsid w:val="00BC2D03"/>
    <w:rsid w:val="00BC2F64"/>
    <w:rsid w:val="00BC2FCB"/>
    <w:rsid w:val="00BC3C51"/>
    <w:rsid w:val="00BC3D8D"/>
    <w:rsid w:val="00BC3E8D"/>
    <w:rsid w:val="00BC431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1FD0"/>
    <w:rsid w:val="00BD2492"/>
    <w:rsid w:val="00BD2B5D"/>
    <w:rsid w:val="00BD2C37"/>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0596"/>
    <w:rsid w:val="00BE1836"/>
    <w:rsid w:val="00BE1BB4"/>
    <w:rsid w:val="00BE2107"/>
    <w:rsid w:val="00BE372B"/>
    <w:rsid w:val="00BE3DE7"/>
    <w:rsid w:val="00BE4096"/>
    <w:rsid w:val="00BE4601"/>
    <w:rsid w:val="00BE5200"/>
    <w:rsid w:val="00BE521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125"/>
    <w:rsid w:val="00BF5286"/>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2492"/>
    <w:rsid w:val="00C025B4"/>
    <w:rsid w:val="00C02C5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693A"/>
    <w:rsid w:val="00C27396"/>
    <w:rsid w:val="00C276C1"/>
    <w:rsid w:val="00C27C1D"/>
    <w:rsid w:val="00C30858"/>
    <w:rsid w:val="00C3103D"/>
    <w:rsid w:val="00C3143A"/>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512FA"/>
    <w:rsid w:val="00C51731"/>
    <w:rsid w:val="00C519E7"/>
    <w:rsid w:val="00C52D47"/>
    <w:rsid w:val="00C52EB0"/>
    <w:rsid w:val="00C54486"/>
    <w:rsid w:val="00C54FFD"/>
    <w:rsid w:val="00C55127"/>
    <w:rsid w:val="00C5587A"/>
    <w:rsid w:val="00C5591B"/>
    <w:rsid w:val="00C55B46"/>
    <w:rsid w:val="00C56C17"/>
    <w:rsid w:val="00C56C62"/>
    <w:rsid w:val="00C6000B"/>
    <w:rsid w:val="00C6037E"/>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6F6"/>
    <w:rsid w:val="00C7396C"/>
    <w:rsid w:val="00C74210"/>
    <w:rsid w:val="00C74BA5"/>
    <w:rsid w:val="00C74C67"/>
    <w:rsid w:val="00C74C8C"/>
    <w:rsid w:val="00C74E02"/>
    <w:rsid w:val="00C74F68"/>
    <w:rsid w:val="00C7574D"/>
    <w:rsid w:val="00C75F35"/>
    <w:rsid w:val="00C768AD"/>
    <w:rsid w:val="00C77062"/>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486"/>
    <w:rsid w:val="00C85A61"/>
    <w:rsid w:val="00C86941"/>
    <w:rsid w:val="00C86FD6"/>
    <w:rsid w:val="00C873A2"/>
    <w:rsid w:val="00C877A6"/>
    <w:rsid w:val="00C8782B"/>
    <w:rsid w:val="00C8796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D83"/>
    <w:rsid w:val="00CA3408"/>
    <w:rsid w:val="00CA3DC2"/>
    <w:rsid w:val="00CA3DD3"/>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DC8"/>
    <w:rsid w:val="00CB54DF"/>
    <w:rsid w:val="00CB59F3"/>
    <w:rsid w:val="00CB5D41"/>
    <w:rsid w:val="00CB5EB0"/>
    <w:rsid w:val="00CB616F"/>
    <w:rsid w:val="00CB6F9A"/>
    <w:rsid w:val="00CC045C"/>
    <w:rsid w:val="00CC04D2"/>
    <w:rsid w:val="00CC0A96"/>
    <w:rsid w:val="00CC1910"/>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7526"/>
    <w:rsid w:val="00CC774B"/>
    <w:rsid w:val="00CC78D1"/>
    <w:rsid w:val="00CD008E"/>
    <w:rsid w:val="00CD0226"/>
    <w:rsid w:val="00CD040A"/>
    <w:rsid w:val="00CD08AE"/>
    <w:rsid w:val="00CD111D"/>
    <w:rsid w:val="00CD1C90"/>
    <w:rsid w:val="00CD1E3D"/>
    <w:rsid w:val="00CD24D4"/>
    <w:rsid w:val="00CD3743"/>
    <w:rsid w:val="00CD3BC8"/>
    <w:rsid w:val="00CD427C"/>
    <w:rsid w:val="00CD42E0"/>
    <w:rsid w:val="00CD47BB"/>
    <w:rsid w:val="00CD4827"/>
    <w:rsid w:val="00CD4888"/>
    <w:rsid w:val="00CD4A5D"/>
    <w:rsid w:val="00CD57BB"/>
    <w:rsid w:val="00CD5A7F"/>
    <w:rsid w:val="00CD5F55"/>
    <w:rsid w:val="00CD6282"/>
    <w:rsid w:val="00CD647F"/>
    <w:rsid w:val="00CD74AC"/>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B3A"/>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5252"/>
    <w:rsid w:val="00CF52EC"/>
    <w:rsid w:val="00CF5614"/>
    <w:rsid w:val="00CF5E52"/>
    <w:rsid w:val="00CF64C4"/>
    <w:rsid w:val="00CF6C89"/>
    <w:rsid w:val="00CF71FC"/>
    <w:rsid w:val="00CF74C5"/>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68AF"/>
    <w:rsid w:val="00D06D0F"/>
    <w:rsid w:val="00D070E4"/>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5952"/>
    <w:rsid w:val="00D17965"/>
    <w:rsid w:val="00D20DDD"/>
    <w:rsid w:val="00D20F43"/>
    <w:rsid w:val="00D21090"/>
    <w:rsid w:val="00D2139A"/>
    <w:rsid w:val="00D21E05"/>
    <w:rsid w:val="00D21EC2"/>
    <w:rsid w:val="00D224BC"/>
    <w:rsid w:val="00D22617"/>
    <w:rsid w:val="00D2265E"/>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0ED6"/>
    <w:rsid w:val="00D312D6"/>
    <w:rsid w:val="00D3152C"/>
    <w:rsid w:val="00D3237F"/>
    <w:rsid w:val="00D326A1"/>
    <w:rsid w:val="00D326DB"/>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3FE4"/>
    <w:rsid w:val="00D54289"/>
    <w:rsid w:val="00D5465B"/>
    <w:rsid w:val="00D54DD6"/>
    <w:rsid w:val="00D56602"/>
    <w:rsid w:val="00D57361"/>
    <w:rsid w:val="00D57535"/>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AC3"/>
    <w:rsid w:val="00D85D98"/>
    <w:rsid w:val="00D865E9"/>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2C"/>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05E2"/>
    <w:rsid w:val="00DB1F27"/>
    <w:rsid w:val="00DB2613"/>
    <w:rsid w:val="00DB281B"/>
    <w:rsid w:val="00DB29F3"/>
    <w:rsid w:val="00DB3111"/>
    <w:rsid w:val="00DB33AF"/>
    <w:rsid w:val="00DB3965"/>
    <w:rsid w:val="00DB4214"/>
    <w:rsid w:val="00DB4386"/>
    <w:rsid w:val="00DB44E8"/>
    <w:rsid w:val="00DB521F"/>
    <w:rsid w:val="00DB5DD3"/>
    <w:rsid w:val="00DB5E84"/>
    <w:rsid w:val="00DB6943"/>
    <w:rsid w:val="00DB6966"/>
    <w:rsid w:val="00DB6C01"/>
    <w:rsid w:val="00DB785B"/>
    <w:rsid w:val="00DB7AF6"/>
    <w:rsid w:val="00DC011F"/>
    <w:rsid w:val="00DC03F8"/>
    <w:rsid w:val="00DC0598"/>
    <w:rsid w:val="00DC073C"/>
    <w:rsid w:val="00DC0C68"/>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5F4D"/>
    <w:rsid w:val="00DD602C"/>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F34"/>
    <w:rsid w:val="00DE2F8F"/>
    <w:rsid w:val="00DE3094"/>
    <w:rsid w:val="00DE3503"/>
    <w:rsid w:val="00DE3B46"/>
    <w:rsid w:val="00DE4770"/>
    <w:rsid w:val="00DE4CB0"/>
    <w:rsid w:val="00DE517F"/>
    <w:rsid w:val="00DE53DB"/>
    <w:rsid w:val="00DE5875"/>
    <w:rsid w:val="00DE58B9"/>
    <w:rsid w:val="00DE5D15"/>
    <w:rsid w:val="00DE60A4"/>
    <w:rsid w:val="00DE62D7"/>
    <w:rsid w:val="00DE7386"/>
    <w:rsid w:val="00DE7F9E"/>
    <w:rsid w:val="00DF06C5"/>
    <w:rsid w:val="00DF0AFB"/>
    <w:rsid w:val="00DF12DA"/>
    <w:rsid w:val="00DF1740"/>
    <w:rsid w:val="00DF18D8"/>
    <w:rsid w:val="00DF26F8"/>
    <w:rsid w:val="00DF2A01"/>
    <w:rsid w:val="00DF3048"/>
    <w:rsid w:val="00DF3113"/>
    <w:rsid w:val="00DF3359"/>
    <w:rsid w:val="00DF360E"/>
    <w:rsid w:val="00DF3D47"/>
    <w:rsid w:val="00DF413B"/>
    <w:rsid w:val="00DF44D9"/>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DB3"/>
    <w:rsid w:val="00E06666"/>
    <w:rsid w:val="00E06E9E"/>
    <w:rsid w:val="00E07533"/>
    <w:rsid w:val="00E078C1"/>
    <w:rsid w:val="00E10069"/>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584C"/>
    <w:rsid w:val="00E26555"/>
    <w:rsid w:val="00E26CE7"/>
    <w:rsid w:val="00E26DDC"/>
    <w:rsid w:val="00E26E02"/>
    <w:rsid w:val="00E2734B"/>
    <w:rsid w:val="00E277EE"/>
    <w:rsid w:val="00E27B13"/>
    <w:rsid w:val="00E27C11"/>
    <w:rsid w:val="00E27CCF"/>
    <w:rsid w:val="00E27F6F"/>
    <w:rsid w:val="00E309DF"/>
    <w:rsid w:val="00E30B01"/>
    <w:rsid w:val="00E30C53"/>
    <w:rsid w:val="00E30E83"/>
    <w:rsid w:val="00E310B7"/>
    <w:rsid w:val="00E3181F"/>
    <w:rsid w:val="00E322B7"/>
    <w:rsid w:val="00E32F05"/>
    <w:rsid w:val="00E34814"/>
    <w:rsid w:val="00E35398"/>
    <w:rsid w:val="00E35669"/>
    <w:rsid w:val="00E35780"/>
    <w:rsid w:val="00E357CD"/>
    <w:rsid w:val="00E366CC"/>
    <w:rsid w:val="00E366D7"/>
    <w:rsid w:val="00E36E0A"/>
    <w:rsid w:val="00E40A2A"/>
    <w:rsid w:val="00E40F20"/>
    <w:rsid w:val="00E423F5"/>
    <w:rsid w:val="00E42B50"/>
    <w:rsid w:val="00E431EE"/>
    <w:rsid w:val="00E4327E"/>
    <w:rsid w:val="00E43560"/>
    <w:rsid w:val="00E43680"/>
    <w:rsid w:val="00E43756"/>
    <w:rsid w:val="00E43C81"/>
    <w:rsid w:val="00E44766"/>
    <w:rsid w:val="00E449B3"/>
    <w:rsid w:val="00E44A8C"/>
    <w:rsid w:val="00E45679"/>
    <w:rsid w:val="00E45BF7"/>
    <w:rsid w:val="00E4637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33C0"/>
    <w:rsid w:val="00E6399A"/>
    <w:rsid w:val="00E63D31"/>
    <w:rsid w:val="00E64271"/>
    <w:rsid w:val="00E64471"/>
    <w:rsid w:val="00E6525E"/>
    <w:rsid w:val="00E6571B"/>
    <w:rsid w:val="00E65EC2"/>
    <w:rsid w:val="00E667C8"/>
    <w:rsid w:val="00E6765D"/>
    <w:rsid w:val="00E7035B"/>
    <w:rsid w:val="00E707AB"/>
    <w:rsid w:val="00E708B7"/>
    <w:rsid w:val="00E70F05"/>
    <w:rsid w:val="00E70F80"/>
    <w:rsid w:val="00E71374"/>
    <w:rsid w:val="00E71CA7"/>
    <w:rsid w:val="00E72600"/>
    <w:rsid w:val="00E72AEF"/>
    <w:rsid w:val="00E72D4E"/>
    <w:rsid w:val="00E730C5"/>
    <w:rsid w:val="00E73178"/>
    <w:rsid w:val="00E73740"/>
    <w:rsid w:val="00E73F09"/>
    <w:rsid w:val="00E74042"/>
    <w:rsid w:val="00E74455"/>
    <w:rsid w:val="00E74C76"/>
    <w:rsid w:val="00E74CCE"/>
    <w:rsid w:val="00E74D1F"/>
    <w:rsid w:val="00E75006"/>
    <w:rsid w:val="00E750D5"/>
    <w:rsid w:val="00E756FE"/>
    <w:rsid w:val="00E75A74"/>
    <w:rsid w:val="00E75BD4"/>
    <w:rsid w:val="00E75C33"/>
    <w:rsid w:val="00E7639A"/>
    <w:rsid w:val="00E76C0B"/>
    <w:rsid w:val="00E76DC4"/>
    <w:rsid w:val="00E76ED3"/>
    <w:rsid w:val="00E7724F"/>
    <w:rsid w:val="00E77574"/>
    <w:rsid w:val="00E77B11"/>
    <w:rsid w:val="00E80092"/>
    <w:rsid w:val="00E801E9"/>
    <w:rsid w:val="00E81A8D"/>
    <w:rsid w:val="00E8249F"/>
    <w:rsid w:val="00E82C90"/>
    <w:rsid w:val="00E8321A"/>
    <w:rsid w:val="00E83648"/>
    <w:rsid w:val="00E84105"/>
    <w:rsid w:val="00E847F3"/>
    <w:rsid w:val="00E84A38"/>
    <w:rsid w:val="00E85561"/>
    <w:rsid w:val="00E85EA2"/>
    <w:rsid w:val="00E86A02"/>
    <w:rsid w:val="00E86A68"/>
    <w:rsid w:val="00E86AA5"/>
    <w:rsid w:val="00E86DBC"/>
    <w:rsid w:val="00E87227"/>
    <w:rsid w:val="00E872B4"/>
    <w:rsid w:val="00E8749B"/>
    <w:rsid w:val="00E90938"/>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48A8"/>
    <w:rsid w:val="00E957AB"/>
    <w:rsid w:val="00E959FB"/>
    <w:rsid w:val="00E95BCD"/>
    <w:rsid w:val="00E95CBE"/>
    <w:rsid w:val="00E95E14"/>
    <w:rsid w:val="00E96121"/>
    <w:rsid w:val="00E96651"/>
    <w:rsid w:val="00E97006"/>
    <w:rsid w:val="00EA04F9"/>
    <w:rsid w:val="00EA0BFA"/>
    <w:rsid w:val="00EA0EDC"/>
    <w:rsid w:val="00EA10DD"/>
    <w:rsid w:val="00EA15F3"/>
    <w:rsid w:val="00EA1E84"/>
    <w:rsid w:val="00EA238B"/>
    <w:rsid w:val="00EA25E0"/>
    <w:rsid w:val="00EA2A06"/>
    <w:rsid w:val="00EA2B1F"/>
    <w:rsid w:val="00EA2B58"/>
    <w:rsid w:val="00EA2D9F"/>
    <w:rsid w:val="00EA3181"/>
    <w:rsid w:val="00EA36EC"/>
    <w:rsid w:val="00EA3A2D"/>
    <w:rsid w:val="00EA3D65"/>
    <w:rsid w:val="00EA4546"/>
    <w:rsid w:val="00EA47D8"/>
    <w:rsid w:val="00EA5353"/>
    <w:rsid w:val="00EA5560"/>
    <w:rsid w:val="00EA638B"/>
    <w:rsid w:val="00EA66D1"/>
    <w:rsid w:val="00EA77A7"/>
    <w:rsid w:val="00EA77CC"/>
    <w:rsid w:val="00EA7976"/>
    <w:rsid w:val="00EB072F"/>
    <w:rsid w:val="00EB077F"/>
    <w:rsid w:val="00EB0E27"/>
    <w:rsid w:val="00EB16B7"/>
    <w:rsid w:val="00EB18E2"/>
    <w:rsid w:val="00EB1A56"/>
    <w:rsid w:val="00EB2533"/>
    <w:rsid w:val="00EB2B87"/>
    <w:rsid w:val="00EB2CFF"/>
    <w:rsid w:val="00EB30CA"/>
    <w:rsid w:val="00EB314C"/>
    <w:rsid w:val="00EB3BF1"/>
    <w:rsid w:val="00EB3D43"/>
    <w:rsid w:val="00EB3EF6"/>
    <w:rsid w:val="00EB4884"/>
    <w:rsid w:val="00EB4DBC"/>
    <w:rsid w:val="00EB4F1C"/>
    <w:rsid w:val="00EB5104"/>
    <w:rsid w:val="00EB5AE8"/>
    <w:rsid w:val="00EB6599"/>
    <w:rsid w:val="00EB6D8F"/>
    <w:rsid w:val="00EB6EB2"/>
    <w:rsid w:val="00EB7516"/>
    <w:rsid w:val="00EB7C0E"/>
    <w:rsid w:val="00EB7C9A"/>
    <w:rsid w:val="00EC03E8"/>
    <w:rsid w:val="00EC0A9E"/>
    <w:rsid w:val="00EC0DA7"/>
    <w:rsid w:val="00EC0DF9"/>
    <w:rsid w:val="00EC1525"/>
    <w:rsid w:val="00EC15B4"/>
    <w:rsid w:val="00EC193F"/>
    <w:rsid w:val="00EC26E4"/>
    <w:rsid w:val="00EC4DFC"/>
    <w:rsid w:val="00EC5125"/>
    <w:rsid w:val="00EC54D4"/>
    <w:rsid w:val="00EC6744"/>
    <w:rsid w:val="00EC77EC"/>
    <w:rsid w:val="00EC7DB7"/>
    <w:rsid w:val="00EC7E4B"/>
    <w:rsid w:val="00ED0259"/>
    <w:rsid w:val="00ED0408"/>
    <w:rsid w:val="00ED0DB2"/>
    <w:rsid w:val="00ED0FE7"/>
    <w:rsid w:val="00ED11D1"/>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672"/>
    <w:rsid w:val="00ED6ED6"/>
    <w:rsid w:val="00ED7111"/>
    <w:rsid w:val="00EE0D54"/>
    <w:rsid w:val="00EE0D62"/>
    <w:rsid w:val="00EE1823"/>
    <w:rsid w:val="00EE2B28"/>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0AD"/>
    <w:rsid w:val="00EF6754"/>
    <w:rsid w:val="00EF6796"/>
    <w:rsid w:val="00EF6B3D"/>
    <w:rsid w:val="00F00827"/>
    <w:rsid w:val="00F009DF"/>
    <w:rsid w:val="00F014A4"/>
    <w:rsid w:val="00F01704"/>
    <w:rsid w:val="00F01D6C"/>
    <w:rsid w:val="00F01E57"/>
    <w:rsid w:val="00F020C2"/>
    <w:rsid w:val="00F0367C"/>
    <w:rsid w:val="00F037E6"/>
    <w:rsid w:val="00F043BC"/>
    <w:rsid w:val="00F05086"/>
    <w:rsid w:val="00F050F2"/>
    <w:rsid w:val="00F05147"/>
    <w:rsid w:val="00F05469"/>
    <w:rsid w:val="00F056EB"/>
    <w:rsid w:val="00F058B2"/>
    <w:rsid w:val="00F05B6E"/>
    <w:rsid w:val="00F05DC9"/>
    <w:rsid w:val="00F06BFC"/>
    <w:rsid w:val="00F06DE7"/>
    <w:rsid w:val="00F072B3"/>
    <w:rsid w:val="00F07854"/>
    <w:rsid w:val="00F07DE8"/>
    <w:rsid w:val="00F100DC"/>
    <w:rsid w:val="00F101C5"/>
    <w:rsid w:val="00F106A3"/>
    <w:rsid w:val="00F108EA"/>
    <w:rsid w:val="00F11089"/>
    <w:rsid w:val="00F11699"/>
    <w:rsid w:val="00F11A91"/>
    <w:rsid w:val="00F12328"/>
    <w:rsid w:val="00F12825"/>
    <w:rsid w:val="00F12847"/>
    <w:rsid w:val="00F135A1"/>
    <w:rsid w:val="00F1459D"/>
    <w:rsid w:val="00F14935"/>
    <w:rsid w:val="00F14E0A"/>
    <w:rsid w:val="00F14F69"/>
    <w:rsid w:val="00F150B0"/>
    <w:rsid w:val="00F15EFB"/>
    <w:rsid w:val="00F16CEA"/>
    <w:rsid w:val="00F17785"/>
    <w:rsid w:val="00F17BCC"/>
    <w:rsid w:val="00F20C43"/>
    <w:rsid w:val="00F21540"/>
    <w:rsid w:val="00F2170B"/>
    <w:rsid w:val="00F22076"/>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DE9"/>
    <w:rsid w:val="00F32326"/>
    <w:rsid w:val="00F3271C"/>
    <w:rsid w:val="00F34387"/>
    <w:rsid w:val="00F34669"/>
    <w:rsid w:val="00F34C36"/>
    <w:rsid w:val="00F34CDA"/>
    <w:rsid w:val="00F34DD6"/>
    <w:rsid w:val="00F3510D"/>
    <w:rsid w:val="00F35525"/>
    <w:rsid w:val="00F35C83"/>
    <w:rsid w:val="00F36868"/>
    <w:rsid w:val="00F36D8E"/>
    <w:rsid w:val="00F40130"/>
    <w:rsid w:val="00F41689"/>
    <w:rsid w:val="00F41966"/>
    <w:rsid w:val="00F422A4"/>
    <w:rsid w:val="00F42E0D"/>
    <w:rsid w:val="00F4351B"/>
    <w:rsid w:val="00F43A61"/>
    <w:rsid w:val="00F441B0"/>
    <w:rsid w:val="00F449D3"/>
    <w:rsid w:val="00F44AA4"/>
    <w:rsid w:val="00F44D28"/>
    <w:rsid w:val="00F4500F"/>
    <w:rsid w:val="00F460A5"/>
    <w:rsid w:val="00F463B7"/>
    <w:rsid w:val="00F46630"/>
    <w:rsid w:val="00F46FC2"/>
    <w:rsid w:val="00F47080"/>
    <w:rsid w:val="00F5007C"/>
    <w:rsid w:val="00F50285"/>
    <w:rsid w:val="00F51036"/>
    <w:rsid w:val="00F5131C"/>
    <w:rsid w:val="00F518C7"/>
    <w:rsid w:val="00F5331D"/>
    <w:rsid w:val="00F53372"/>
    <w:rsid w:val="00F534CC"/>
    <w:rsid w:val="00F54025"/>
    <w:rsid w:val="00F543E4"/>
    <w:rsid w:val="00F544FB"/>
    <w:rsid w:val="00F54A23"/>
    <w:rsid w:val="00F54FE2"/>
    <w:rsid w:val="00F55369"/>
    <w:rsid w:val="00F554B3"/>
    <w:rsid w:val="00F55901"/>
    <w:rsid w:val="00F55960"/>
    <w:rsid w:val="00F564A1"/>
    <w:rsid w:val="00F564B9"/>
    <w:rsid w:val="00F56A2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5EB3"/>
    <w:rsid w:val="00F6744B"/>
    <w:rsid w:val="00F67B69"/>
    <w:rsid w:val="00F700DA"/>
    <w:rsid w:val="00F704C4"/>
    <w:rsid w:val="00F70509"/>
    <w:rsid w:val="00F706F4"/>
    <w:rsid w:val="00F70736"/>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6C9B"/>
    <w:rsid w:val="00F770E6"/>
    <w:rsid w:val="00F77730"/>
    <w:rsid w:val="00F80113"/>
    <w:rsid w:val="00F80634"/>
    <w:rsid w:val="00F81073"/>
    <w:rsid w:val="00F81F27"/>
    <w:rsid w:val="00F8263F"/>
    <w:rsid w:val="00F82678"/>
    <w:rsid w:val="00F828C8"/>
    <w:rsid w:val="00F82BD5"/>
    <w:rsid w:val="00F82FA5"/>
    <w:rsid w:val="00F83088"/>
    <w:rsid w:val="00F8337B"/>
    <w:rsid w:val="00F84057"/>
    <w:rsid w:val="00F84322"/>
    <w:rsid w:val="00F8442C"/>
    <w:rsid w:val="00F8555A"/>
    <w:rsid w:val="00F860E2"/>
    <w:rsid w:val="00F86A5D"/>
    <w:rsid w:val="00F86A9B"/>
    <w:rsid w:val="00F86DAC"/>
    <w:rsid w:val="00F8781F"/>
    <w:rsid w:val="00F87DDF"/>
    <w:rsid w:val="00F9003C"/>
    <w:rsid w:val="00F906B6"/>
    <w:rsid w:val="00F90801"/>
    <w:rsid w:val="00F9087C"/>
    <w:rsid w:val="00F908AB"/>
    <w:rsid w:val="00F91428"/>
    <w:rsid w:val="00F914E4"/>
    <w:rsid w:val="00F91572"/>
    <w:rsid w:val="00F91BA0"/>
    <w:rsid w:val="00F92917"/>
    <w:rsid w:val="00F93F26"/>
    <w:rsid w:val="00F9426A"/>
    <w:rsid w:val="00F9454C"/>
    <w:rsid w:val="00F94AE3"/>
    <w:rsid w:val="00F94CBA"/>
    <w:rsid w:val="00F94F19"/>
    <w:rsid w:val="00F94F6B"/>
    <w:rsid w:val="00F95622"/>
    <w:rsid w:val="00F968FD"/>
    <w:rsid w:val="00F96A64"/>
    <w:rsid w:val="00F9704D"/>
    <w:rsid w:val="00F9728F"/>
    <w:rsid w:val="00F97487"/>
    <w:rsid w:val="00F97AA2"/>
    <w:rsid w:val="00FA09C0"/>
    <w:rsid w:val="00FA0BB3"/>
    <w:rsid w:val="00FA0CF4"/>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A6C"/>
    <w:rsid w:val="00FB6F84"/>
    <w:rsid w:val="00FB7117"/>
    <w:rsid w:val="00FB7BB0"/>
    <w:rsid w:val="00FB7E28"/>
    <w:rsid w:val="00FC05F1"/>
    <w:rsid w:val="00FC07EF"/>
    <w:rsid w:val="00FC0AD7"/>
    <w:rsid w:val="00FC1216"/>
    <w:rsid w:val="00FC138A"/>
    <w:rsid w:val="00FC2055"/>
    <w:rsid w:val="00FC2503"/>
    <w:rsid w:val="00FC277B"/>
    <w:rsid w:val="00FC2B86"/>
    <w:rsid w:val="00FC3668"/>
    <w:rsid w:val="00FC36E9"/>
    <w:rsid w:val="00FC3AD5"/>
    <w:rsid w:val="00FC3EEE"/>
    <w:rsid w:val="00FC4368"/>
    <w:rsid w:val="00FC4DFE"/>
    <w:rsid w:val="00FC5101"/>
    <w:rsid w:val="00FC5D16"/>
    <w:rsid w:val="00FC721B"/>
    <w:rsid w:val="00FC7C26"/>
    <w:rsid w:val="00FD003B"/>
    <w:rsid w:val="00FD06B0"/>
    <w:rsid w:val="00FD13BC"/>
    <w:rsid w:val="00FD2573"/>
    <w:rsid w:val="00FD311F"/>
    <w:rsid w:val="00FD3A8B"/>
    <w:rsid w:val="00FD3A96"/>
    <w:rsid w:val="00FD3B3F"/>
    <w:rsid w:val="00FD3E01"/>
    <w:rsid w:val="00FD3E2B"/>
    <w:rsid w:val="00FD410F"/>
    <w:rsid w:val="00FD46CC"/>
    <w:rsid w:val="00FD4B07"/>
    <w:rsid w:val="00FD55ED"/>
    <w:rsid w:val="00FD6DA6"/>
    <w:rsid w:val="00FD6FC9"/>
    <w:rsid w:val="00FD73BF"/>
    <w:rsid w:val="00FD7772"/>
    <w:rsid w:val="00FE056E"/>
    <w:rsid w:val="00FE12AB"/>
    <w:rsid w:val="00FE14C7"/>
    <w:rsid w:val="00FE1AC8"/>
    <w:rsid w:val="00FE1BE0"/>
    <w:rsid w:val="00FE22A7"/>
    <w:rsid w:val="00FE23EB"/>
    <w:rsid w:val="00FE24D9"/>
    <w:rsid w:val="00FE279F"/>
    <w:rsid w:val="00FE280F"/>
    <w:rsid w:val="00FE3233"/>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159E"/>
    <w:rsid w:val="00FF276E"/>
    <w:rsid w:val="00FF2BA8"/>
    <w:rsid w:val="00FF2F64"/>
    <w:rsid w:val="00FF324B"/>
    <w:rsid w:val="00FF372F"/>
    <w:rsid w:val="00FF3F08"/>
    <w:rsid w:val="00FF4435"/>
    <w:rsid w:val="00FF4617"/>
    <w:rsid w:val="00FF48C9"/>
    <w:rsid w:val="00FF5612"/>
    <w:rsid w:val="00FF61E8"/>
    <w:rsid w:val="00FF6414"/>
    <w:rsid w:val="00FF6ACC"/>
    <w:rsid w:val="00FF6B2D"/>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Char"/>
    <w:qFormat/>
    <w:rsid w:val="00601935"/>
    <w:pPr>
      <w:keepNext/>
      <w:keepLines/>
      <w:spacing w:before="120" w:after="120"/>
      <w:jc w:val="center"/>
      <w:outlineLvl w:val="0"/>
    </w:pPr>
    <w:rPr>
      <w:b/>
      <w:bCs/>
      <w:kern w:val="44"/>
      <w:sz w:val="44"/>
      <w:szCs w:val="44"/>
    </w:rPr>
  </w:style>
  <w:style w:type="paragraph" w:styleId="21">
    <w:name w:val="heading 2"/>
    <w:basedOn w:val="a1"/>
    <w:next w:val="a1"/>
    <w:link w:val="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Char"/>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Char"/>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Char"/>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601935"/>
    <w:rPr>
      <w:b/>
      <w:bCs/>
      <w:kern w:val="44"/>
      <w:sz w:val="44"/>
      <w:szCs w:val="44"/>
    </w:rPr>
  </w:style>
  <w:style w:type="paragraph" w:styleId="a5">
    <w:name w:val="List Paragraph"/>
    <w:basedOn w:val="a1"/>
    <w:link w:val="Char"/>
    <w:uiPriority w:val="34"/>
    <w:qFormat/>
    <w:rsid w:val="005464F8"/>
    <w:pPr>
      <w:ind w:firstLineChars="200" w:firstLine="420"/>
    </w:pPr>
  </w:style>
  <w:style w:type="paragraph" w:customStyle="1" w:styleId="22">
    <w:name w:val="列出段落2"/>
    <w:basedOn w:val="a1"/>
    <w:uiPriority w:val="34"/>
    <w:qFormat/>
    <w:rsid w:val="00FE63A0"/>
    <w:pPr>
      <w:ind w:firstLineChars="200" w:firstLine="420"/>
    </w:pPr>
    <w:rPr>
      <w:rFonts w:ascii="Calibri" w:eastAsia="宋体" w:hAnsi="Calibri" w:cs="黑体"/>
    </w:rPr>
  </w:style>
  <w:style w:type="character" w:customStyle="1" w:styleId="2Char">
    <w:name w:val="标题 2 Char"/>
    <w:basedOn w:val="a2"/>
    <w:link w:val="21"/>
    <w:uiPriority w:val="9"/>
    <w:rsid w:val="00601935"/>
    <w:rPr>
      <w:rFonts w:ascii="Times New Roman" w:hAnsi="Times New Roman" w:cs="Times New Roman"/>
      <w:b/>
      <w:bCs/>
      <w:sz w:val="32"/>
      <w:szCs w:val="32"/>
    </w:rPr>
  </w:style>
  <w:style w:type="character" w:customStyle="1" w:styleId="3Char">
    <w:name w:val="标题 3 Char"/>
    <w:basedOn w:val="a2"/>
    <w:link w:val="31"/>
    <w:rsid w:val="006637A1"/>
    <w:rPr>
      <w:rFonts w:ascii="Times New Roman" w:hAnsi="Times New Roman"/>
      <w:b/>
      <w:bCs/>
      <w:sz w:val="32"/>
      <w:szCs w:val="32"/>
    </w:rPr>
  </w:style>
  <w:style w:type="character" w:customStyle="1" w:styleId="4Char">
    <w:name w:val="标题 4 Char"/>
    <w:basedOn w:val="a2"/>
    <w:link w:val="41"/>
    <w:rsid w:val="00601935"/>
    <w:rPr>
      <w:rFonts w:ascii="Times New Roman" w:eastAsia="宋体" w:hAnsi="Times New Roman" w:cs="Times New Roman"/>
      <w:b/>
      <w:bCs/>
      <w:sz w:val="28"/>
      <w:szCs w:val="32"/>
    </w:rPr>
  </w:style>
  <w:style w:type="character" w:customStyle="1" w:styleId="5Char">
    <w:name w:val="标题 5 Char"/>
    <w:basedOn w:val="a2"/>
    <w:link w:val="51"/>
    <w:uiPriority w:val="9"/>
    <w:rsid w:val="00977F80"/>
    <w:rPr>
      <w:b/>
      <w:bCs/>
      <w:sz w:val="28"/>
      <w:szCs w:val="28"/>
    </w:rPr>
  </w:style>
  <w:style w:type="paragraph" w:styleId="HTML">
    <w:name w:val="HTML Preformatted"/>
    <w:basedOn w:val="a1"/>
    <w:link w:val="HTML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Char">
    <w:name w:val="HTML 预设格式 Char"/>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6">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7">
    <w:name w:val="header"/>
    <w:basedOn w:val="a1"/>
    <w:link w:val="Char0"/>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2"/>
    <w:link w:val="a7"/>
    <w:uiPriority w:val="99"/>
    <w:rsid w:val="0041428B"/>
    <w:rPr>
      <w:sz w:val="18"/>
      <w:szCs w:val="18"/>
    </w:rPr>
  </w:style>
  <w:style w:type="paragraph" w:styleId="a8">
    <w:name w:val="footer"/>
    <w:basedOn w:val="a1"/>
    <w:link w:val="Char1"/>
    <w:uiPriority w:val="99"/>
    <w:unhideWhenUsed/>
    <w:rsid w:val="0041428B"/>
    <w:pPr>
      <w:tabs>
        <w:tab w:val="center" w:pos="4153"/>
        <w:tab w:val="right" w:pos="8306"/>
      </w:tabs>
      <w:snapToGrid w:val="0"/>
      <w:jc w:val="left"/>
    </w:pPr>
    <w:rPr>
      <w:sz w:val="18"/>
      <w:szCs w:val="18"/>
    </w:rPr>
  </w:style>
  <w:style w:type="character" w:customStyle="1" w:styleId="Char1">
    <w:name w:val="页脚 Char"/>
    <w:basedOn w:val="a2"/>
    <w:link w:val="a8"/>
    <w:uiPriority w:val="99"/>
    <w:rsid w:val="0041428B"/>
    <w:rPr>
      <w:sz w:val="18"/>
      <w:szCs w:val="18"/>
    </w:rPr>
  </w:style>
  <w:style w:type="paragraph" w:styleId="a9">
    <w:name w:val="Title"/>
    <w:basedOn w:val="a1"/>
    <w:link w:val="Char2"/>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Char2">
    <w:name w:val="标题 Char"/>
    <w:basedOn w:val="a2"/>
    <w:link w:val="a9"/>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a">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1"/>
    <w:next w:val="a1"/>
    <w:autoRedefine/>
    <w:uiPriority w:val="39"/>
    <w:unhideWhenUsed/>
    <w:rsid w:val="003D3BAD"/>
    <w:pPr>
      <w:tabs>
        <w:tab w:val="right" w:leader="dot" w:pos="8296"/>
      </w:tabs>
      <w:spacing w:after="200" w:line="276" w:lineRule="auto"/>
    </w:pPr>
  </w:style>
  <w:style w:type="paragraph" w:styleId="23">
    <w:name w:val="toc 2"/>
    <w:basedOn w:val="a1"/>
    <w:next w:val="a1"/>
    <w:autoRedefine/>
    <w:uiPriority w:val="39"/>
    <w:unhideWhenUsed/>
    <w:rsid w:val="00E750D5"/>
    <w:pPr>
      <w:ind w:leftChars="200" w:left="420"/>
    </w:pPr>
  </w:style>
  <w:style w:type="paragraph" w:styleId="32">
    <w:name w:val="toc 3"/>
    <w:basedOn w:val="a1"/>
    <w:next w:val="a1"/>
    <w:autoRedefine/>
    <w:uiPriority w:val="39"/>
    <w:unhideWhenUsed/>
    <w:rsid w:val="00E750D5"/>
    <w:pPr>
      <w:ind w:leftChars="400" w:left="840"/>
    </w:pPr>
  </w:style>
  <w:style w:type="character" w:styleId="ab">
    <w:name w:val="Hyperlink"/>
    <w:basedOn w:val="a2"/>
    <w:uiPriority w:val="99"/>
    <w:unhideWhenUsed/>
    <w:rsid w:val="00E750D5"/>
    <w:rPr>
      <w:color w:val="0563C1" w:themeColor="hyperlink"/>
      <w:u w:val="single"/>
    </w:rPr>
  </w:style>
  <w:style w:type="paragraph" w:styleId="ac">
    <w:name w:val="annotation text"/>
    <w:basedOn w:val="a1"/>
    <w:link w:val="Char3"/>
    <w:uiPriority w:val="99"/>
    <w:unhideWhenUsed/>
    <w:rsid w:val="006273CF"/>
    <w:pPr>
      <w:jc w:val="left"/>
    </w:pPr>
    <w:rPr>
      <w:rFonts w:ascii="Calibri" w:eastAsia="宋体" w:hAnsi="Calibri" w:cs="Times New Roman"/>
    </w:rPr>
  </w:style>
  <w:style w:type="character" w:customStyle="1" w:styleId="Char3">
    <w:name w:val="批注文字 Char"/>
    <w:basedOn w:val="a2"/>
    <w:link w:val="ac"/>
    <w:uiPriority w:val="99"/>
    <w:rsid w:val="006273CF"/>
    <w:rPr>
      <w:rFonts w:ascii="Calibri" w:eastAsia="宋体" w:hAnsi="Calibri" w:cs="Times New Roman"/>
    </w:rPr>
  </w:style>
  <w:style w:type="character" w:styleId="ad">
    <w:name w:val="annotation reference"/>
    <w:basedOn w:val="a2"/>
    <w:uiPriority w:val="99"/>
    <w:unhideWhenUsed/>
    <w:rsid w:val="006273CF"/>
    <w:rPr>
      <w:sz w:val="21"/>
      <w:szCs w:val="21"/>
    </w:rPr>
  </w:style>
  <w:style w:type="paragraph" w:styleId="ae">
    <w:name w:val="Balloon Text"/>
    <w:basedOn w:val="a1"/>
    <w:link w:val="Char4"/>
    <w:uiPriority w:val="99"/>
    <w:semiHidden/>
    <w:unhideWhenUsed/>
    <w:rsid w:val="0039176E"/>
    <w:rPr>
      <w:sz w:val="18"/>
      <w:szCs w:val="18"/>
    </w:rPr>
  </w:style>
  <w:style w:type="character" w:customStyle="1" w:styleId="Char4">
    <w:name w:val="批注框文本 Char"/>
    <w:basedOn w:val="a2"/>
    <w:link w:val="ae"/>
    <w:uiPriority w:val="99"/>
    <w:semiHidden/>
    <w:rsid w:val="0039176E"/>
    <w:rPr>
      <w:sz w:val="18"/>
      <w:szCs w:val="18"/>
    </w:rPr>
  </w:style>
  <w:style w:type="paragraph" w:styleId="11">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
    <w:name w:val="annotation subject"/>
    <w:basedOn w:val="ac"/>
    <w:next w:val="ac"/>
    <w:link w:val="Char5"/>
    <w:uiPriority w:val="99"/>
    <w:semiHidden/>
    <w:unhideWhenUsed/>
    <w:rsid w:val="007713AE"/>
    <w:rPr>
      <w:rFonts w:asciiTheme="minorHAnsi" w:eastAsiaTheme="minorEastAsia" w:hAnsiTheme="minorHAnsi" w:cstheme="minorBidi"/>
      <w:b/>
      <w:bCs/>
    </w:rPr>
  </w:style>
  <w:style w:type="character" w:customStyle="1" w:styleId="Char5">
    <w:name w:val="批注主题 Char"/>
    <w:basedOn w:val="Char3"/>
    <w:link w:val="af"/>
    <w:uiPriority w:val="99"/>
    <w:semiHidden/>
    <w:rsid w:val="007713AE"/>
    <w:rPr>
      <w:rFonts w:ascii="Calibri" w:eastAsia="宋体" w:hAnsi="Calibri" w:cs="Times New Roman"/>
      <w:b/>
      <w:bCs/>
    </w:rPr>
  </w:style>
  <w:style w:type="paragraph" w:styleId="af0">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1">
    <w:name w:val="论文正文"/>
    <w:basedOn w:val="a1"/>
    <w:link w:val="Char6"/>
    <w:qFormat/>
    <w:rsid w:val="00AE4623"/>
    <w:pPr>
      <w:spacing w:line="400" w:lineRule="exact"/>
      <w:ind w:firstLine="420"/>
    </w:pPr>
    <w:rPr>
      <w:rFonts w:ascii="Times New Roman" w:eastAsia="宋体" w:hAnsi="Times New Roman" w:cs="Times New Roman"/>
      <w:sz w:val="24"/>
    </w:rPr>
  </w:style>
  <w:style w:type="character" w:customStyle="1" w:styleId="Char6">
    <w:name w:val="论文正文 Char"/>
    <w:basedOn w:val="a2"/>
    <w:link w:val="af1"/>
    <w:rsid w:val="00AE4623"/>
    <w:rPr>
      <w:rFonts w:ascii="Times New Roman" w:eastAsia="宋体" w:hAnsi="Times New Roman" w:cs="Times New Roman"/>
      <w:sz w:val="24"/>
    </w:rPr>
  </w:style>
  <w:style w:type="paragraph" w:styleId="af2">
    <w:name w:val="Plain Text"/>
    <w:basedOn w:val="a1"/>
    <w:link w:val="Char7"/>
    <w:rsid w:val="0089177D"/>
    <w:rPr>
      <w:rFonts w:ascii="宋体" w:eastAsia="宋体" w:hAnsi="Courier New" w:cs="Times New Roman"/>
      <w:szCs w:val="20"/>
    </w:rPr>
  </w:style>
  <w:style w:type="character" w:customStyle="1" w:styleId="Char7">
    <w:name w:val="纯文本 Char"/>
    <w:basedOn w:val="a2"/>
    <w:link w:val="af2"/>
    <w:rsid w:val="0089177D"/>
    <w:rPr>
      <w:rFonts w:ascii="宋体" w:eastAsia="宋体" w:hAnsi="Courier New" w:cs="Times New Roman"/>
      <w:szCs w:val="20"/>
    </w:rPr>
  </w:style>
  <w:style w:type="paragraph" w:styleId="af3">
    <w:name w:val="Body Text Indent"/>
    <w:basedOn w:val="a1"/>
    <w:link w:val="Char8"/>
    <w:rsid w:val="0089177D"/>
    <w:pPr>
      <w:spacing w:line="440" w:lineRule="exact"/>
      <w:ind w:firstLineChars="250" w:firstLine="700"/>
    </w:pPr>
    <w:rPr>
      <w:rFonts w:ascii="宋体" w:eastAsia="宋体" w:hAnsi="Times New Roman" w:cs="Times New Roman"/>
      <w:sz w:val="28"/>
      <w:szCs w:val="24"/>
    </w:rPr>
  </w:style>
  <w:style w:type="character" w:customStyle="1" w:styleId="Char8">
    <w:name w:val="正文文本缩进 Char"/>
    <w:basedOn w:val="a2"/>
    <w:link w:val="af3"/>
    <w:rsid w:val="0089177D"/>
    <w:rPr>
      <w:rFonts w:ascii="宋体" w:eastAsia="宋体" w:hAnsi="Times New Roman" w:cs="Times New Roman"/>
      <w:sz w:val="28"/>
      <w:szCs w:val="24"/>
    </w:rPr>
  </w:style>
  <w:style w:type="paragraph" w:styleId="af4">
    <w:name w:val="Bibliography"/>
    <w:basedOn w:val="a1"/>
    <w:next w:val="a1"/>
    <w:uiPriority w:val="37"/>
    <w:semiHidden/>
    <w:unhideWhenUsed/>
    <w:rsid w:val="002F5583"/>
  </w:style>
  <w:style w:type="paragraph" w:styleId="af5">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6">
    <w:name w:val="Body Text"/>
    <w:basedOn w:val="a1"/>
    <w:link w:val="Char9"/>
    <w:uiPriority w:val="99"/>
    <w:semiHidden/>
    <w:unhideWhenUsed/>
    <w:rsid w:val="002F5583"/>
    <w:pPr>
      <w:spacing w:after="120"/>
    </w:pPr>
  </w:style>
  <w:style w:type="character" w:customStyle="1" w:styleId="Char9">
    <w:name w:val="正文文本 Char"/>
    <w:basedOn w:val="a2"/>
    <w:link w:val="af6"/>
    <w:uiPriority w:val="99"/>
    <w:semiHidden/>
    <w:rsid w:val="002F5583"/>
  </w:style>
  <w:style w:type="paragraph" w:styleId="24">
    <w:name w:val="Body Text 2"/>
    <w:basedOn w:val="a1"/>
    <w:link w:val="2Char0"/>
    <w:uiPriority w:val="99"/>
    <w:semiHidden/>
    <w:unhideWhenUsed/>
    <w:rsid w:val="002F5583"/>
    <w:pPr>
      <w:spacing w:after="120" w:line="480" w:lineRule="auto"/>
    </w:pPr>
  </w:style>
  <w:style w:type="character" w:customStyle="1" w:styleId="2Char0">
    <w:name w:val="正文文本 2 Char"/>
    <w:basedOn w:val="a2"/>
    <w:link w:val="24"/>
    <w:uiPriority w:val="99"/>
    <w:semiHidden/>
    <w:rsid w:val="002F5583"/>
  </w:style>
  <w:style w:type="paragraph" w:styleId="33">
    <w:name w:val="Body Text 3"/>
    <w:basedOn w:val="a1"/>
    <w:link w:val="3Char0"/>
    <w:uiPriority w:val="99"/>
    <w:semiHidden/>
    <w:unhideWhenUsed/>
    <w:rsid w:val="002F5583"/>
    <w:pPr>
      <w:spacing w:after="120"/>
    </w:pPr>
    <w:rPr>
      <w:sz w:val="16"/>
      <w:szCs w:val="16"/>
    </w:rPr>
  </w:style>
  <w:style w:type="character" w:customStyle="1" w:styleId="3Char0">
    <w:name w:val="正文文本 3 Char"/>
    <w:basedOn w:val="a2"/>
    <w:link w:val="33"/>
    <w:uiPriority w:val="99"/>
    <w:semiHidden/>
    <w:rsid w:val="002F5583"/>
    <w:rPr>
      <w:sz w:val="16"/>
      <w:szCs w:val="16"/>
    </w:rPr>
  </w:style>
  <w:style w:type="paragraph" w:styleId="af7">
    <w:name w:val="Body Text First Indent"/>
    <w:basedOn w:val="af6"/>
    <w:link w:val="Chara"/>
    <w:uiPriority w:val="99"/>
    <w:semiHidden/>
    <w:unhideWhenUsed/>
    <w:rsid w:val="002F5583"/>
    <w:pPr>
      <w:spacing w:after="0"/>
      <w:ind w:firstLine="360"/>
    </w:pPr>
  </w:style>
  <w:style w:type="character" w:customStyle="1" w:styleId="Chara">
    <w:name w:val="正文首行缩进 Char"/>
    <w:basedOn w:val="Char9"/>
    <w:link w:val="af7"/>
    <w:uiPriority w:val="99"/>
    <w:semiHidden/>
    <w:rsid w:val="002F5583"/>
  </w:style>
  <w:style w:type="paragraph" w:styleId="25">
    <w:name w:val="Body Text First Indent 2"/>
    <w:basedOn w:val="af3"/>
    <w:link w:val="2Char1"/>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Char1">
    <w:name w:val="正文首行缩进 2 Char"/>
    <w:basedOn w:val="Char8"/>
    <w:link w:val="25"/>
    <w:uiPriority w:val="99"/>
    <w:semiHidden/>
    <w:rsid w:val="002F5583"/>
    <w:rPr>
      <w:rFonts w:ascii="宋体" w:eastAsia="宋体" w:hAnsi="Times New Roman" w:cs="Times New Roman"/>
      <w:sz w:val="28"/>
      <w:szCs w:val="24"/>
    </w:rPr>
  </w:style>
  <w:style w:type="paragraph" w:styleId="26">
    <w:name w:val="Body Text Indent 2"/>
    <w:basedOn w:val="a1"/>
    <w:link w:val="2Char2"/>
    <w:uiPriority w:val="99"/>
    <w:semiHidden/>
    <w:unhideWhenUsed/>
    <w:rsid w:val="002F5583"/>
    <w:pPr>
      <w:spacing w:after="120" w:line="480" w:lineRule="auto"/>
      <w:ind w:left="360"/>
    </w:pPr>
  </w:style>
  <w:style w:type="character" w:customStyle="1" w:styleId="2Char2">
    <w:name w:val="正文文本缩进 2 Char"/>
    <w:basedOn w:val="a2"/>
    <w:link w:val="26"/>
    <w:uiPriority w:val="99"/>
    <w:semiHidden/>
    <w:rsid w:val="002F5583"/>
  </w:style>
  <w:style w:type="paragraph" w:styleId="34">
    <w:name w:val="Body Text Indent 3"/>
    <w:basedOn w:val="a1"/>
    <w:link w:val="3Char1"/>
    <w:uiPriority w:val="99"/>
    <w:semiHidden/>
    <w:unhideWhenUsed/>
    <w:rsid w:val="002F5583"/>
    <w:pPr>
      <w:spacing w:after="120"/>
      <w:ind w:left="360"/>
    </w:pPr>
    <w:rPr>
      <w:sz w:val="16"/>
      <w:szCs w:val="16"/>
    </w:rPr>
  </w:style>
  <w:style w:type="character" w:customStyle="1" w:styleId="3Char1">
    <w:name w:val="正文文本缩进 3 Char"/>
    <w:basedOn w:val="a2"/>
    <w:link w:val="34"/>
    <w:uiPriority w:val="99"/>
    <w:semiHidden/>
    <w:rsid w:val="002F5583"/>
    <w:rPr>
      <w:sz w:val="16"/>
      <w:szCs w:val="16"/>
    </w:rPr>
  </w:style>
  <w:style w:type="paragraph" w:styleId="af8">
    <w:name w:val="caption"/>
    <w:basedOn w:val="a1"/>
    <w:next w:val="a1"/>
    <w:uiPriority w:val="35"/>
    <w:semiHidden/>
    <w:unhideWhenUsed/>
    <w:qFormat/>
    <w:rsid w:val="002F5583"/>
    <w:pPr>
      <w:spacing w:after="200"/>
    </w:pPr>
    <w:rPr>
      <w:i/>
      <w:iCs/>
      <w:color w:val="44546A" w:themeColor="text2"/>
      <w:sz w:val="18"/>
      <w:szCs w:val="18"/>
    </w:rPr>
  </w:style>
  <w:style w:type="paragraph" w:styleId="af9">
    <w:name w:val="Closing"/>
    <w:basedOn w:val="a1"/>
    <w:link w:val="Charb"/>
    <w:uiPriority w:val="99"/>
    <w:semiHidden/>
    <w:unhideWhenUsed/>
    <w:rsid w:val="002F5583"/>
    <w:pPr>
      <w:ind w:left="4320"/>
    </w:pPr>
  </w:style>
  <w:style w:type="character" w:customStyle="1" w:styleId="Charb">
    <w:name w:val="结束语 Char"/>
    <w:basedOn w:val="a2"/>
    <w:link w:val="af9"/>
    <w:uiPriority w:val="99"/>
    <w:semiHidden/>
    <w:rsid w:val="002F5583"/>
  </w:style>
  <w:style w:type="paragraph" w:styleId="afa">
    <w:name w:val="Date"/>
    <w:basedOn w:val="a1"/>
    <w:next w:val="a1"/>
    <w:link w:val="Charc"/>
    <w:uiPriority w:val="99"/>
    <w:semiHidden/>
    <w:unhideWhenUsed/>
    <w:rsid w:val="002F5583"/>
  </w:style>
  <w:style w:type="character" w:customStyle="1" w:styleId="Charc">
    <w:name w:val="日期 Char"/>
    <w:basedOn w:val="a2"/>
    <w:link w:val="afa"/>
    <w:uiPriority w:val="99"/>
    <w:semiHidden/>
    <w:rsid w:val="002F5583"/>
  </w:style>
  <w:style w:type="paragraph" w:styleId="afb">
    <w:name w:val="Document Map"/>
    <w:basedOn w:val="a1"/>
    <w:link w:val="Chard"/>
    <w:uiPriority w:val="99"/>
    <w:semiHidden/>
    <w:unhideWhenUsed/>
    <w:rsid w:val="002F5583"/>
    <w:rPr>
      <w:rFonts w:ascii="Segoe UI" w:hAnsi="Segoe UI" w:cs="Segoe UI"/>
      <w:sz w:val="16"/>
      <w:szCs w:val="16"/>
    </w:rPr>
  </w:style>
  <w:style w:type="character" w:customStyle="1" w:styleId="Chard">
    <w:name w:val="文档结构图 Char"/>
    <w:basedOn w:val="a2"/>
    <w:link w:val="afb"/>
    <w:uiPriority w:val="99"/>
    <w:semiHidden/>
    <w:rsid w:val="002F5583"/>
    <w:rPr>
      <w:rFonts w:ascii="Segoe UI" w:hAnsi="Segoe UI" w:cs="Segoe UI"/>
      <w:sz w:val="16"/>
      <w:szCs w:val="16"/>
    </w:rPr>
  </w:style>
  <w:style w:type="paragraph" w:styleId="afc">
    <w:name w:val="E-mail Signature"/>
    <w:basedOn w:val="a1"/>
    <w:link w:val="Chare"/>
    <w:uiPriority w:val="99"/>
    <w:semiHidden/>
    <w:unhideWhenUsed/>
    <w:rsid w:val="002F5583"/>
  </w:style>
  <w:style w:type="character" w:customStyle="1" w:styleId="Chare">
    <w:name w:val="电子邮件签名 Char"/>
    <w:basedOn w:val="a2"/>
    <w:link w:val="afc"/>
    <w:uiPriority w:val="99"/>
    <w:semiHidden/>
    <w:rsid w:val="002F5583"/>
  </w:style>
  <w:style w:type="paragraph" w:styleId="afd">
    <w:name w:val="endnote text"/>
    <w:basedOn w:val="a1"/>
    <w:link w:val="Charf"/>
    <w:uiPriority w:val="99"/>
    <w:semiHidden/>
    <w:unhideWhenUsed/>
    <w:rsid w:val="002F5583"/>
    <w:rPr>
      <w:sz w:val="20"/>
      <w:szCs w:val="20"/>
    </w:rPr>
  </w:style>
  <w:style w:type="character" w:customStyle="1" w:styleId="Charf">
    <w:name w:val="尾注文本 Char"/>
    <w:basedOn w:val="a2"/>
    <w:link w:val="afd"/>
    <w:uiPriority w:val="99"/>
    <w:semiHidden/>
    <w:rsid w:val="002F5583"/>
    <w:rPr>
      <w:sz w:val="20"/>
      <w:szCs w:val="20"/>
    </w:rPr>
  </w:style>
  <w:style w:type="paragraph" w:styleId="a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0">
    <w:name w:val="footnote text"/>
    <w:basedOn w:val="a1"/>
    <w:link w:val="Charf0"/>
    <w:uiPriority w:val="99"/>
    <w:semiHidden/>
    <w:unhideWhenUsed/>
    <w:rsid w:val="002F5583"/>
    <w:rPr>
      <w:sz w:val="20"/>
      <w:szCs w:val="20"/>
    </w:rPr>
  </w:style>
  <w:style w:type="character" w:customStyle="1" w:styleId="Charf0">
    <w:name w:val="脚注文本 Char"/>
    <w:basedOn w:val="a2"/>
    <w:link w:val="aff0"/>
    <w:uiPriority w:val="99"/>
    <w:semiHidden/>
    <w:rsid w:val="002F5583"/>
    <w:rPr>
      <w:sz w:val="20"/>
      <w:szCs w:val="20"/>
    </w:rPr>
  </w:style>
  <w:style w:type="character" w:customStyle="1" w:styleId="6Char">
    <w:name w:val="标题 6 Char"/>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Char">
    <w:name w:val="标题 7 Char"/>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Char">
    <w:name w:val="标题 8 Char"/>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Char">
    <w:name w:val="标题 9 Char"/>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0">
    <w:name w:val="HTML Address"/>
    <w:basedOn w:val="a1"/>
    <w:link w:val="HTMLChar0"/>
    <w:uiPriority w:val="99"/>
    <w:semiHidden/>
    <w:unhideWhenUsed/>
    <w:rsid w:val="002F5583"/>
    <w:rPr>
      <w:i/>
      <w:iCs/>
    </w:rPr>
  </w:style>
  <w:style w:type="character" w:customStyle="1" w:styleId="HTMLChar0">
    <w:name w:val="HTML 地址 Char"/>
    <w:basedOn w:val="a2"/>
    <w:link w:val="HTML0"/>
    <w:uiPriority w:val="99"/>
    <w:semiHidden/>
    <w:rsid w:val="002F5583"/>
    <w:rPr>
      <w:i/>
      <w:iCs/>
    </w:rPr>
  </w:style>
  <w:style w:type="paragraph" w:styleId="27">
    <w:name w:val="index 2"/>
    <w:basedOn w:val="a1"/>
    <w:next w:val="a1"/>
    <w:autoRedefine/>
    <w:uiPriority w:val="99"/>
    <w:semiHidden/>
    <w:unhideWhenUsed/>
    <w:rsid w:val="002F5583"/>
    <w:pPr>
      <w:ind w:left="420" w:hanging="210"/>
    </w:pPr>
  </w:style>
  <w:style w:type="paragraph" w:styleId="35">
    <w:name w:val="index 3"/>
    <w:basedOn w:val="a1"/>
    <w:next w:val="a1"/>
    <w:autoRedefine/>
    <w:uiPriority w:val="99"/>
    <w:semiHidden/>
    <w:unhideWhenUsed/>
    <w:rsid w:val="002F5583"/>
    <w:pPr>
      <w:ind w:left="630" w:hanging="210"/>
    </w:pPr>
  </w:style>
  <w:style w:type="paragraph" w:styleId="42">
    <w:name w:val="index 4"/>
    <w:basedOn w:val="a1"/>
    <w:next w:val="a1"/>
    <w:autoRedefine/>
    <w:uiPriority w:val="99"/>
    <w:semiHidden/>
    <w:unhideWhenUsed/>
    <w:rsid w:val="002F5583"/>
    <w:pPr>
      <w:ind w:left="840" w:hanging="210"/>
    </w:pPr>
  </w:style>
  <w:style w:type="paragraph" w:styleId="52">
    <w:name w:val="index 5"/>
    <w:basedOn w:val="a1"/>
    <w:next w:val="a1"/>
    <w:autoRedefine/>
    <w:uiPriority w:val="99"/>
    <w:semiHidden/>
    <w:unhideWhenUsed/>
    <w:rsid w:val="002F5583"/>
    <w:pPr>
      <w:ind w:left="1050" w:hanging="210"/>
    </w:pPr>
  </w:style>
  <w:style w:type="paragraph" w:styleId="60">
    <w:name w:val="index 6"/>
    <w:basedOn w:val="a1"/>
    <w:next w:val="a1"/>
    <w:autoRedefine/>
    <w:uiPriority w:val="99"/>
    <w:semiHidden/>
    <w:unhideWhenUsed/>
    <w:rsid w:val="002F5583"/>
    <w:pPr>
      <w:ind w:left="1260" w:hanging="210"/>
    </w:pPr>
  </w:style>
  <w:style w:type="paragraph" w:styleId="70">
    <w:name w:val="index 7"/>
    <w:basedOn w:val="a1"/>
    <w:next w:val="a1"/>
    <w:autoRedefine/>
    <w:uiPriority w:val="99"/>
    <w:semiHidden/>
    <w:unhideWhenUsed/>
    <w:rsid w:val="002F5583"/>
    <w:pPr>
      <w:ind w:left="1470" w:hanging="210"/>
    </w:pPr>
  </w:style>
  <w:style w:type="paragraph" w:styleId="80">
    <w:name w:val="index 8"/>
    <w:basedOn w:val="a1"/>
    <w:next w:val="a1"/>
    <w:autoRedefine/>
    <w:uiPriority w:val="99"/>
    <w:semiHidden/>
    <w:unhideWhenUsed/>
    <w:rsid w:val="002F5583"/>
    <w:pPr>
      <w:ind w:left="1680" w:hanging="210"/>
    </w:pPr>
  </w:style>
  <w:style w:type="paragraph" w:styleId="90">
    <w:name w:val="index 9"/>
    <w:basedOn w:val="a1"/>
    <w:next w:val="a1"/>
    <w:autoRedefine/>
    <w:uiPriority w:val="99"/>
    <w:semiHidden/>
    <w:unhideWhenUsed/>
    <w:rsid w:val="002F5583"/>
    <w:pPr>
      <w:ind w:left="1890" w:hanging="210"/>
    </w:pPr>
  </w:style>
  <w:style w:type="paragraph" w:styleId="aff1">
    <w:name w:val="index heading"/>
    <w:basedOn w:val="a1"/>
    <w:next w:val="11"/>
    <w:uiPriority w:val="99"/>
    <w:semiHidden/>
    <w:unhideWhenUsed/>
    <w:rsid w:val="002F5583"/>
    <w:rPr>
      <w:rFonts w:asciiTheme="majorHAnsi" w:eastAsiaTheme="majorEastAsia" w:hAnsiTheme="majorHAnsi" w:cstheme="majorBidi"/>
      <w:b/>
      <w:bCs/>
    </w:rPr>
  </w:style>
  <w:style w:type="paragraph" w:styleId="aff2">
    <w:name w:val="Intense Quote"/>
    <w:basedOn w:val="a1"/>
    <w:next w:val="a1"/>
    <w:link w:val="Charf1"/>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f1">
    <w:name w:val="明显引用 Char"/>
    <w:basedOn w:val="a2"/>
    <w:link w:val="aff2"/>
    <w:uiPriority w:val="30"/>
    <w:rsid w:val="002F5583"/>
    <w:rPr>
      <w:i/>
      <w:iCs/>
      <w:color w:val="5B9BD5" w:themeColor="accent1"/>
    </w:rPr>
  </w:style>
  <w:style w:type="paragraph" w:styleId="aff3">
    <w:name w:val="List"/>
    <w:basedOn w:val="a1"/>
    <w:uiPriority w:val="99"/>
    <w:semiHidden/>
    <w:unhideWhenUsed/>
    <w:rsid w:val="002F5583"/>
    <w:pPr>
      <w:ind w:left="360" w:hanging="360"/>
      <w:contextualSpacing/>
    </w:pPr>
  </w:style>
  <w:style w:type="paragraph" w:styleId="28">
    <w:name w:val="List 2"/>
    <w:basedOn w:val="a1"/>
    <w:uiPriority w:val="99"/>
    <w:semiHidden/>
    <w:unhideWhenUsed/>
    <w:rsid w:val="002F5583"/>
    <w:pPr>
      <w:ind w:left="720" w:hanging="360"/>
      <w:contextualSpacing/>
    </w:pPr>
  </w:style>
  <w:style w:type="paragraph" w:styleId="36">
    <w:name w:val="List 3"/>
    <w:basedOn w:val="a1"/>
    <w:uiPriority w:val="99"/>
    <w:semiHidden/>
    <w:unhideWhenUsed/>
    <w:rsid w:val="002F5583"/>
    <w:pPr>
      <w:ind w:left="1080" w:hanging="360"/>
      <w:contextualSpacing/>
    </w:pPr>
  </w:style>
  <w:style w:type="paragraph" w:styleId="43">
    <w:name w:val="List 4"/>
    <w:basedOn w:val="a1"/>
    <w:uiPriority w:val="99"/>
    <w:semiHidden/>
    <w:unhideWhenUsed/>
    <w:rsid w:val="002F5583"/>
    <w:pPr>
      <w:ind w:left="1440" w:hanging="360"/>
      <w:contextualSpacing/>
    </w:pPr>
  </w:style>
  <w:style w:type="paragraph" w:styleId="53">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4">
    <w:name w:val="List Continue"/>
    <w:basedOn w:val="a1"/>
    <w:uiPriority w:val="99"/>
    <w:semiHidden/>
    <w:unhideWhenUsed/>
    <w:rsid w:val="002F5583"/>
    <w:pPr>
      <w:spacing w:after="120"/>
      <w:ind w:left="360"/>
      <w:contextualSpacing/>
    </w:pPr>
  </w:style>
  <w:style w:type="paragraph" w:styleId="29">
    <w:name w:val="List Continue 2"/>
    <w:basedOn w:val="a1"/>
    <w:uiPriority w:val="99"/>
    <w:semiHidden/>
    <w:unhideWhenUsed/>
    <w:rsid w:val="002F5583"/>
    <w:pPr>
      <w:spacing w:after="120"/>
      <w:ind w:left="720"/>
      <w:contextualSpacing/>
    </w:pPr>
  </w:style>
  <w:style w:type="paragraph" w:styleId="37">
    <w:name w:val="List Continue 3"/>
    <w:basedOn w:val="a1"/>
    <w:uiPriority w:val="99"/>
    <w:semiHidden/>
    <w:unhideWhenUsed/>
    <w:rsid w:val="002F5583"/>
    <w:pPr>
      <w:spacing w:after="120"/>
      <w:ind w:left="1080"/>
      <w:contextualSpacing/>
    </w:pPr>
  </w:style>
  <w:style w:type="paragraph" w:styleId="44">
    <w:name w:val="List Continue 4"/>
    <w:basedOn w:val="a1"/>
    <w:uiPriority w:val="99"/>
    <w:semiHidden/>
    <w:unhideWhenUsed/>
    <w:rsid w:val="002F5583"/>
    <w:pPr>
      <w:spacing w:after="120"/>
      <w:ind w:left="1440"/>
      <w:contextualSpacing/>
    </w:pPr>
  </w:style>
  <w:style w:type="paragraph" w:styleId="54">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5">
    <w:name w:val="macro"/>
    <w:link w:val="Charf2"/>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Charf2">
    <w:name w:val="宏文本 Char"/>
    <w:basedOn w:val="a2"/>
    <w:link w:val="aff5"/>
    <w:uiPriority w:val="99"/>
    <w:semiHidden/>
    <w:rsid w:val="002F5583"/>
    <w:rPr>
      <w:rFonts w:ascii="Consolas" w:hAnsi="Consolas"/>
      <w:sz w:val="20"/>
      <w:szCs w:val="20"/>
    </w:rPr>
  </w:style>
  <w:style w:type="paragraph" w:styleId="aff6">
    <w:name w:val="Message Header"/>
    <w:basedOn w:val="a1"/>
    <w:link w:val="Charf3"/>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harf3">
    <w:name w:val="信息标题 Char"/>
    <w:basedOn w:val="a2"/>
    <w:link w:val="aff6"/>
    <w:uiPriority w:val="99"/>
    <w:semiHidden/>
    <w:rsid w:val="002F5583"/>
    <w:rPr>
      <w:rFonts w:asciiTheme="majorHAnsi" w:eastAsiaTheme="majorEastAsia" w:hAnsiTheme="majorHAnsi" w:cstheme="majorBidi"/>
      <w:sz w:val="24"/>
      <w:szCs w:val="24"/>
      <w:shd w:val="pct20" w:color="auto" w:fill="auto"/>
    </w:rPr>
  </w:style>
  <w:style w:type="paragraph" w:styleId="aff7">
    <w:name w:val="No Spacing"/>
    <w:uiPriority w:val="1"/>
    <w:qFormat/>
    <w:rsid w:val="002F5583"/>
    <w:pPr>
      <w:widowControl w:val="0"/>
      <w:jc w:val="both"/>
    </w:pPr>
  </w:style>
  <w:style w:type="paragraph" w:styleId="aff8">
    <w:name w:val="Normal Indent"/>
    <w:basedOn w:val="a1"/>
    <w:uiPriority w:val="99"/>
    <w:semiHidden/>
    <w:unhideWhenUsed/>
    <w:rsid w:val="002F5583"/>
    <w:pPr>
      <w:ind w:left="720"/>
    </w:pPr>
  </w:style>
  <w:style w:type="paragraph" w:styleId="aff9">
    <w:name w:val="Note Heading"/>
    <w:basedOn w:val="a1"/>
    <w:next w:val="a1"/>
    <w:link w:val="Charf4"/>
    <w:uiPriority w:val="99"/>
    <w:semiHidden/>
    <w:unhideWhenUsed/>
    <w:rsid w:val="002F5583"/>
  </w:style>
  <w:style w:type="character" w:customStyle="1" w:styleId="Charf4">
    <w:name w:val="注释标题 Char"/>
    <w:basedOn w:val="a2"/>
    <w:link w:val="aff9"/>
    <w:uiPriority w:val="99"/>
    <w:semiHidden/>
    <w:rsid w:val="002F5583"/>
  </w:style>
  <w:style w:type="paragraph" w:styleId="affa">
    <w:name w:val="Quote"/>
    <w:basedOn w:val="a1"/>
    <w:next w:val="a1"/>
    <w:link w:val="Charf5"/>
    <w:uiPriority w:val="29"/>
    <w:qFormat/>
    <w:rsid w:val="002F5583"/>
    <w:pPr>
      <w:spacing w:before="200" w:after="160"/>
      <w:ind w:left="864" w:right="864"/>
      <w:jc w:val="center"/>
    </w:pPr>
    <w:rPr>
      <w:i/>
      <w:iCs/>
      <w:color w:val="404040" w:themeColor="text1" w:themeTint="BF"/>
    </w:rPr>
  </w:style>
  <w:style w:type="character" w:customStyle="1" w:styleId="Charf5">
    <w:name w:val="引用 Char"/>
    <w:basedOn w:val="a2"/>
    <w:link w:val="affa"/>
    <w:uiPriority w:val="29"/>
    <w:rsid w:val="002F5583"/>
    <w:rPr>
      <w:i/>
      <w:iCs/>
      <w:color w:val="404040" w:themeColor="text1" w:themeTint="BF"/>
    </w:rPr>
  </w:style>
  <w:style w:type="paragraph" w:styleId="affb">
    <w:name w:val="Salutation"/>
    <w:basedOn w:val="a1"/>
    <w:next w:val="a1"/>
    <w:link w:val="Charf6"/>
    <w:uiPriority w:val="99"/>
    <w:semiHidden/>
    <w:unhideWhenUsed/>
    <w:rsid w:val="002F5583"/>
  </w:style>
  <w:style w:type="character" w:customStyle="1" w:styleId="Charf6">
    <w:name w:val="称呼 Char"/>
    <w:basedOn w:val="a2"/>
    <w:link w:val="affb"/>
    <w:uiPriority w:val="99"/>
    <w:semiHidden/>
    <w:rsid w:val="002F5583"/>
  </w:style>
  <w:style w:type="paragraph" w:styleId="affc">
    <w:name w:val="Signature"/>
    <w:basedOn w:val="a1"/>
    <w:link w:val="Charf7"/>
    <w:uiPriority w:val="99"/>
    <w:semiHidden/>
    <w:unhideWhenUsed/>
    <w:rsid w:val="002F5583"/>
    <w:pPr>
      <w:ind w:left="4320"/>
    </w:pPr>
  </w:style>
  <w:style w:type="character" w:customStyle="1" w:styleId="Charf7">
    <w:name w:val="签名 Char"/>
    <w:basedOn w:val="a2"/>
    <w:link w:val="affc"/>
    <w:uiPriority w:val="99"/>
    <w:semiHidden/>
    <w:rsid w:val="002F5583"/>
  </w:style>
  <w:style w:type="paragraph" w:styleId="affd">
    <w:name w:val="Subtitle"/>
    <w:basedOn w:val="a1"/>
    <w:next w:val="a1"/>
    <w:link w:val="Charf8"/>
    <w:uiPriority w:val="11"/>
    <w:qFormat/>
    <w:rsid w:val="002F5583"/>
    <w:pPr>
      <w:numPr>
        <w:ilvl w:val="1"/>
      </w:numPr>
      <w:spacing w:after="160"/>
    </w:pPr>
    <w:rPr>
      <w:color w:val="5A5A5A" w:themeColor="text1" w:themeTint="A5"/>
      <w:spacing w:val="15"/>
      <w:sz w:val="22"/>
    </w:rPr>
  </w:style>
  <w:style w:type="character" w:customStyle="1" w:styleId="Charf8">
    <w:name w:val="副标题 Char"/>
    <w:basedOn w:val="a2"/>
    <w:link w:val="affd"/>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1">
    <w:name w:val="HTML Code"/>
    <w:basedOn w:val="a2"/>
    <w:uiPriority w:val="99"/>
    <w:semiHidden/>
    <w:unhideWhenUsed/>
    <w:rsid w:val="002E0207"/>
    <w:rPr>
      <w:rFonts w:ascii="Courier New" w:eastAsia="Times New Roman" w:hAnsi="Courier New" w:cs="Courier New"/>
      <w:sz w:val="20"/>
      <w:szCs w:val="20"/>
    </w:rPr>
  </w:style>
  <w:style w:type="character" w:styleId="affe">
    <w:name w:val="Strong"/>
    <w:basedOn w:val="a2"/>
    <w:uiPriority w:val="22"/>
    <w:qFormat/>
    <w:rsid w:val="002E0207"/>
    <w:rPr>
      <w:b/>
      <w:bCs/>
    </w:rPr>
  </w:style>
  <w:style w:type="character" w:customStyle="1" w:styleId="Char">
    <w:name w:val="列出段落 Char"/>
    <w:link w:val="a5"/>
    <w:uiPriority w:val="34"/>
    <w:locked/>
    <w:rsid w:val="0057119D"/>
  </w:style>
  <w:style w:type="character" w:styleId="afff">
    <w:name w:val="footnote reference"/>
    <w:basedOn w:val="a2"/>
    <w:uiPriority w:val="99"/>
    <w:semiHidden/>
    <w:unhideWhenUsed/>
    <w:rsid w:val="00A16998"/>
    <w:rPr>
      <w:vertAlign w:val="superscript"/>
    </w:rPr>
  </w:style>
  <w:style w:type="character" w:styleId="afff0">
    <w:name w:val="endnote reference"/>
    <w:basedOn w:val="a2"/>
    <w:uiPriority w:val="99"/>
    <w:semiHidden/>
    <w:unhideWhenUsed/>
    <w:rsid w:val="00FE510D"/>
    <w:rPr>
      <w:vertAlign w:val="superscript"/>
    </w:rPr>
  </w:style>
  <w:style w:type="paragraph" w:styleId="afff1">
    <w:name w:val="Revision"/>
    <w:hidden/>
    <w:uiPriority w:val="99"/>
    <w:semiHidden/>
    <w:rsid w:val="001F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5.emf"/><Relationship Id="rId21" Type="http://schemas.openxmlformats.org/officeDocument/2006/relationships/package" Target="embeddings/Microsoft_Visio___1.vsdx"/><Relationship Id="rId34" Type="http://schemas.openxmlformats.org/officeDocument/2006/relationships/image" Target="media/image11.jpg"/><Relationship Id="rId42" Type="http://schemas.openxmlformats.org/officeDocument/2006/relationships/image" Target="media/image17.emf"/><Relationship Id="rId47" Type="http://schemas.openxmlformats.org/officeDocument/2006/relationships/image" Target="media/image20.jpg"/><Relationship Id="rId50" Type="http://schemas.openxmlformats.org/officeDocument/2006/relationships/image" Target="media/image22.png"/><Relationship Id="rId55" Type="http://schemas.openxmlformats.org/officeDocument/2006/relationships/package" Target="embeddings/Microsoft_Visio___12.vsdx"/><Relationship Id="rId63" Type="http://schemas.openxmlformats.org/officeDocument/2006/relationships/image" Target="media/image31.emf"/><Relationship Id="rId68" Type="http://schemas.openxmlformats.org/officeDocument/2006/relationships/image" Target="media/image34.jpg"/><Relationship Id="rId76" Type="http://schemas.openxmlformats.org/officeDocument/2006/relationships/image" Target="media/image40.png"/><Relationship Id="rId84" Type="http://schemas.openxmlformats.org/officeDocument/2006/relationships/chart" Target="charts/chart2.xml"/><Relationship Id="rId89"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jp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emf"/><Relationship Id="rId37" Type="http://schemas.openxmlformats.org/officeDocument/2006/relationships/package" Target="embeddings/Microsoft_Visio___6.vsdx"/><Relationship Id="rId40" Type="http://schemas.openxmlformats.org/officeDocument/2006/relationships/package" Target="embeddings/Microsoft_Visio___7.vsdx"/><Relationship Id="rId45" Type="http://schemas.openxmlformats.org/officeDocument/2006/relationships/image" Target="media/image19.emf"/><Relationship Id="rId53" Type="http://schemas.openxmlformats.org/officeDocument/2006/relationships/image" Target="media/image24.jpg"/><Relationship Id="rId58" Type="http://schemas.openxmlformats.org/officeDocument/2006/relationships/image" Target="media/image27.jpg"/><Relationship Id="rId66" Type="http://schemas.openxmlformats.org/officeDocument/2006/relationships/image" Target="media/image33.emf"/><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package" Target="embeddings/Microsoft_Visio___14.vsdx"/><Relationship Id="rId82" Type="http://schemas.openxmlformats.org/officeDocument/2006/relationships/image" Target="media/image46.png"/><Relationship Id="rId90" Type="http://schemas.openxmlformats.org/officeDocument/2006/relationships/fontTable" Target="fontTable.xml"/><Relationship Id="rId19" Type="http://schemas.microsoft.com/office/2011/relationships/commentsExtended" Target="commentsExtended.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package" Target="embeddings/Microsoft_Visio___8.vsdx"/><Relationship Id="rId48" Type="http://schemas.openxmlformats.org/officeDocument/2006/relationships/image" Target="media/image21.emf"/><Relationship Id="rId56" Type="http://schemas.openxmlformats.org/officeDocument/2006/relationships/image" Target="media/image26.emf"/><Relationship Id="rId64" Type="http://schemas.openxmlformats.org/officeDocument/2006/relationships/package" Target="embeddings/Microsoft_Visio___15.vsdx"/><Relationship Id="rId69" Type="http://schemas.openxmlformats.org/officeDocument/2006/relationships/image" Target="media/image35.emf"/><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package" Target="embeddings/Microsoft_Visio___18.vsdx"/><Relationship Id="rId80" Type="http://schemas.openxmlformats.org/officeDocument/2006/relationships/image" Target="media/image44.png"/><Relationship Id="rId85"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jpg"/><Relationship Id="rId46" Type="http://schemas.openxmlformats.org/officeDocument/2006/relationships/package" Target="embeddings/Microsoft_Visio___9.vsdx"/><Relationship Id="rId59" Type="http://schemas.openxmlformats.org/officeDocument/2006/relationships/image" Target="media/image28.jpg"/><Relationship Id="rId67" Type="http://schemas.openxmlformats.org/officeDocument/2006/relationships/package" Target="embeddings/Microsoft_Visio___16.vsdx"/><Relationship Id="rId20" Type="http://schemas.openxmlformats.org/officeDocument/2006/relationships/image" Target="media/image2.emf"/><Relationship Id="rId41" Type="http://schemas.openxmlformats.org/officeDocument/2006/relationships/image" Target="media/image16.jpg"/><Relationship Id="rId54" Type="http://schemas.openxmlformats.org/officeDocument/2006/relationships/image" Target="media/image25.emf"/><Relationship Id="rId62" Type="http://schemas.openxmlformats.org/officeDocument/2006/relationships/image" Target="media/image30.jpg"/><Relationship Id="rId70" Type="http://schemas.openxmlformats.org/officeDocument/2006/relationships/package" Target="embeddings/Microsoft_Visio___17.vsdx"/><Relationship Id="rId75" Type="http://schemas.openxmlformats.org/officeDocument/2006/relationships/image" Target="media/image39.jpeg"/><Relationship Id="rId83" Type="http://schemas.openxmlformats.org/officeDocument/2006/relationships/chart" Target="charts/chart1.xml"/><Relationship Id="rId88" Type="http://schemas.openxmlformats.org/officeDocument/2006/relationships/header" Target="header8.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__2.vsdx"/><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package" Target="embeddings/Microsoft_Visio___10.vsdx"/><Relationship Id="rId57" Type="http://schemas.openxmlformats.org/officeDocument/2006/relationships/package" Target="embeddings/Microsoft_Visio___13.vsdx"/><Relationship Id="rId10" Type="http://schemas.openxmlformats.org/officeDocument/2006/relationships/footer" Target="footer1.xml"/><Relationship Id="rId31" Type="http://schemas.openxmlformats.org/officeDocument/2006/relationships/package" Target="embeddings/Microsoft_Visio___4.vsdx"/><Relationship Id="rId44" Type="http://schemas.openxmlformats.org/officeDocument/2006/relationships/image" Target="media/image18.jpg"/><Relationship Id="rId52" Type="http://schemas.openxmlformats.org/officeDocument/2006/relationships/package" Target="embeddings/Microsoft_Visio___11.vsdx"/><Relationship Id="rId60" Type="http://schemas.openxmlformats.org/officeDocument/2006/relationships/image" Target="media/image29.emf"/><Relationship Id="rId65" Type="http://schemas.openxmlformats.org/officeDocument/2006/relationships/image" Target="media/image32.jpg"/><Relationship Id="rId73" Type="http://schemas.openxmlformats.org/officeDocument/2006/relationships/image" Target="media/image37.jp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9.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0.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xmlns:c16r2="http://schemas.microsoft.com/office/drawing/2015/06/char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829062368"/>
        <c:axId val="829059232"/>
      </c:lineChart>
      <c:catAx>
        <c:axId val="829062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29059232"/>
        <c:crosses val="autoZero"/>
        <c:auto val="1"/>
        <c:lblAlgn val="ctr"/>
        <c:lblOffset val="100"/>
        <c:noMultiLvlLbl val="0"/>
      </c:catAx>
      <c:valAx>
        <c:axId val="829059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2906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xmlns:c16r2="http://schemas.microsoft.com/office/drawing/2015/06/char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xmlns:c16r2="http://schemas.microsoft.com/office/drawing/2015/06/char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829064328"/>
        <c:axId val="829058448"/>
      </c:lineChart>
      <c:catAx>
        <c:axId val="829064328"/>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29058448"/>
        <c:crosses val="autoZero"/>
        <c:auto val="1"/>
        <c:lblAlgn val="ctr"/>
        <c:lblOffset val="100"/>
        <c:noMultiLvlLbl val="0"/>
      </c:catAx>
      <c:valAx>
        <c:axId val="829058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2906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CC34D-848A-4B6B-A74D-39BBB9B86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3355</TotalTime>
  <Pages>67</Pages>
  <Words>9359</Words>
  <Characters>53349</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微软用户</cp:lastModifiedBy>
  <cp:revision>1436</cp:revision>
  <cp:lastPrinted>2017-08-23T08:27:00Z</cp:lastPrinted>
  <dcterms:created xsi:type="dcterms:W3CDTF">2017-08-02T05:35:00Z</dcterms:created>
  <dcterms:modified xsi:type="dcterms:W3CDTF">2017-08-24T08:52:00Z</dcterms:modified>
</cp:coreProperties>
</file>