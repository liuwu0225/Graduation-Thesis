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568" w:type="dxa"/>
        <w:tblLayout w:type="fixed"/>
        <w:tblLook w:val="04A0" w:firstRow="1" w:lastRow="0" w:firstColumn="1" w:lastColumn="0" w:noHBand="0" w:noVBand="1"/>
      </w:tblPr>
      <w:tblGrid>
        <w:gridCol w:w="6408"/>
        <w:gridCol w:w="2160"/>
      </w:tblGrid>
      <w:tr w:rsidR="0011115E" w:rsidRPr="00B87EE1" w14:paraId="2B500A85" w14:textId="77777777" w:rsidTr="00990200">
        <w:tc>
          <w:tcPr>
            <w:tcW w:w="6408" w:type="dxa"/>
          </w:tcPr>
          <w:p w14:paraId="76E7151E" w14:textId="77777777" w:rsidR="0011115E" w:rsidRPr="00B87EE1" w:rsidRDefault="0011115E" w:rsidP="00990200">
            <w:pPr>
              <w:spacing w:line="360" w:lineRule="exact"/>
              <w:rPr>
                <w:rFonts w:ascii="Times New Roman" w:hAnsi="Times New Roman" w:cs="Times New Roman"/>
                <w:sz w:val="24"/>
              </w:rPr>
            </w:pPr>
          </w:p>
        </w:tc>
        <w:tc>
          <w:tcPr>
            <w:tcW w:w="2160" w:type="dxa"/>
            <w:hideMark/>
          </w:tcPr>
          <w:p w14:paraId="1A222772" w14:textId="77777777" w:rsidR="0011115E" w:rsidRPr="00B87EE1" w:rsidRDefault="0011115E" w:rsidP="00990200">
            <w:pPr>
              <w:spacing w:line="360" w:lineRule="exact"/>
              <w:rPr>
                <w:rFonts w:ascii="Times New Roman" w:hAnsi="Times New Roman" w:cs="Times New Roman"/>
                <w:sz w:val="18"/>
              </w:rPr>
            </w:pPr>
            <w:r w:rsidRPr="00B87EE1">
              <w:rPr>
                <w:rFonts w:ascii="Times New Roman" w:hAnsi="Times New Roman" w:cs="Times New Roman"/>
                <w:sz w:val="18"/>
              </w:rPr>
              <w:t>学校代码：</w:t>
            </w:r>
            <w:r w:rsidRPr="00B87EE1">
              <w:rPr>
                <w:rFonts w:ascii="Times New Roman" w:hAnsi="Times New Roman" w:cs="Times New Roman"/>
                <w:sz w:val="18"/>
              </w:rPr>
              <w:t xml:space="preserve"> 10246</w:t>
            </w:r>
          </w:p>
        </w:tc>
      </w:tr>
      <w:tr w:rsidR="0011115E" w:rsidRPr="00B87EE1" w14:paraId="3E39BC4A" w14:textId="77777777" w:rsidTr="00990200">
        <w:tc>
          <w:tcPr>
            <w:tcW w:w="6408" w:type="dxa"/>
          </w:tcPr>
          <w:p w14:paraId="38B05C72" w14:textId="77777777" w:rsidR="0011115E" w:rsidRPr="00B87EE1" w:rsidRDefault="0011115E" w:rsidP="00990200">
            <w:pPr>
              <w:spacing w:line="360" w:lineRule="exact"/>
              <w:rPr>
                <w:rFonts w:ascii="Times New Roman" w:hAnsi="Times New Roman" w:cs="Times New Roman"/>
                <w:sz w:val="28"/>
              </w:rPr>
            </w:pPr>
          </w:p>
        </w:tc>
        <w:tc>
          <w:tcPr>
            <w:tcW w:w="2160" w:type="dxa"/>
            <w:hideMark/>
          </w:tcPr>
          <w:p w14:paraId="60D749DE" w14:textId="77777777" w:rsidR="0011115E" w:rsidRPr="00B87EE1" w:rsidRDefault="0011115E" w:rsidP="00990200">
            <w:pPr>
              <w:rPr>
                <w:rFonts w:ascii="Times New Roman" w:hAnsi="Times New Roman" w:cs="Times New Roman"/>
                <w:sz w:val="18"/>
              </w:rPr>
            </w:pPr>
            <w:r w:rsidRPr="00B87EE1">
              <w:rPr>
                <w:rFonts w:ascii="Times New Roman" w:hAnsi="Times New Roman" w:cs="Times New Roman"/>
                <w:sz w:val="18"/>
              </w:rPr>
              <w:t>学</w:t>
            </w:r>
            <w:r w:rsidRPr="00B87EE1">
              <w:rPr>
                <w:rFonts w:ascii="Times New Roman" w:hAnsi="Times New Roman" w:cs="Times New Roman"/>
                <w:sz w:val="18"/>
              </w:rPr>
              <w:t xml:space="preserve">    </w:t>
            </w:r>
            <w:r w:rsidRPr="00B87EE1">
              <w:rPr>
                <w:rFonts w:ascii="Times New Roman" w:hAnsi="Times New Roman" w:cs="Times New Roman"/>
                <w:sz w:val="18"/>
              </w:rPr>
              <w:t>号：</w:t>
            </w:r>
            <w:r w:rsidR="00495346">
              <w:rPr>
                <w:rFonts w:ascii="Times New Roman" w:hAnsi="Times New Roman" w:cs="Times New Roman"/>
                <w:sz w:val="18"/>
              </w:rPr>
              <w:t xml:space="preserve"> 15212010038</w:t>
            </w:r>
          </w:p>
        </w:tc>
      </w:tr>
      <w:tr w:rsidR="0011115E" w:rsidRPr="00B87EE1" w14:paraId="74B9C828" w14:textId="77777777" w:rsidTr="00990200">
        <w:tc>
          <w:tcPr>
            <w:tcW w:w="6408" w:type="dxa"/>
          </w:tcPr>
          <w:p w14:paraId="47F93946" w14:textId="77777777" w:rsidR="0011115E" w:rsidRPr="00B87EE1" w:rsidRDefault="0011115E" w:rsidP="00990200">
            <w:pPr>
              <w:spacing w:line="360" w:lineRule="exact"/>
              <w:rPr>
                <w:rFonts w:ascii="Times New Roman" w:hAnsi="Times New Roman" w:cs="Times New Roman"/>
                <w:sz w:val="28"/>
              </w:rPr>
            </w:pPr>
          </w:p>
        </w:tc>
        <w:tc>
          <w:tcPr>
            <w:tcW w:w="2160" w:type="dxa"/>
          </w:tcPr>
          <w:p w14:paraId="3F171CD4" w14:textId="77777777" w:rsidR="0011115E" w:rsidRPr="00B87EE1" w:rsidRDefault="0011115E" w:rsidP="00990200">
            <w:pPr>
              <w:rPr>
                <w:rFonts w:ascii="Times New Roman" w:hAnsi="Times New Roman" w:cs="Times New Roman"/>
                <w:sz w:val="18"/>
              </w:rPr>
            </w:pPr>
          </w:p>
        </w:tc>
      </w:tr>
    </w:tbl>
    <w:p w14:paraId="164089E4" w14:textId="77777777" w:rsidR="0011115E" w:rsidRPr="00B87EE1" w:rsidRDefault="0011115E" w:rsidP="0011115E">
      <w:pPr>
        <w:rPr>
          <w:rFonts w:ascii="Times New Roman" w:hAnsi="Times New Roman" w:cs="Times New Roman"/>
          <w:sz w:val="18"/>
        </w:rPr>
      </w:pPr>
    </w:p>
    <w:p w14:paraId="44F69DE9" w14:textId="77777777" w:rsidR="0011115E" w:rsidRPr="00B87EE1" w:rsidRDefault="0011115E" w:rsidP="0011115E">
      <w:pPr>
        <w:ind w:firstLineChars="3100" w:firstLine="5580"/>
        <w:rPr>
          <w:rFonts w:ascii="Times New Roman" w:hAnsi="Times New Roman" w:cs="Times New Roman"/>
          <w:sz w:val="18"/>
        </w:rPr>
      </w:pPr>
    </w:p>
    <w:p w14:paraId="4414C252" w14:textId="77777777" w:rsidR="0011115E" w:rsidRPr="00B87EE1" w:rsidRDefault="0011115E" w:rsidP="0011115E">
      <w:pPr>
        <w:ind w:rightChars="199" w:right="418" w:firstLineChars="3100" w:firstLine="5580"/>
        <w:rPr>
          <w:rFonts w:ascii="Times New Roman" w:hAnsi="Times New Roman" w:cs="Times New Roman"/>
          <w:sz w:val="18"/>
        </w:rPr>
      </w:pPr>
      <w:r w:rsidRPr="00B87EE1">
        <w:rPr>
          <w:rFonts w:ascii="Times New Roman" w:hAnsi="Times New Roman" w:cs="Times New Roman"/>
          <w:sz w:val="18"/>
        </w:rPr>
        <w:t xml:space="preserve">  </w:t>
      </w:r>
    </w:p>
    <w:p w14:paraId="6B6F92FC" w14:textId="77777777" w:rsidR="0011115E" w:rsidRPr="00B87EE1" w:rsidRDefault="0011115E" w:rsidP="0011115E">
      <w:pPr>
        <w:ind w:firstLineChars="900" w:firstLine="1890"/>
        <w:rPr>
          <w:rFonts w:ascii="Times New Roman" w:hAnsi="Times New Roman" w:cs="Times New Roman"/>
        </w:rPr>
      </w:pPr>
      <w:r w:rsidRPr="00B87EE1">
        <w:rPr>
          <w:rFonts w:ascii="Times New Roman" w:hAnsi="Times New Roman" w:cs="Times New Roman"/>
          <w:noProof/>
        </w:rPr>
        <w:drawing>
          <wp:inline distT="0" distB="0" distL="0" distR="0" wp14:anchorId="459B49BA" wp14:editId="71684048">
            <wp:extent cx="2762250" cy="1028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14:paraId="3266CD87" w14:textId="77777777" w:rsidR="0011115E" w:rsidRPr="00B87EE1" w:rsidRDefault="0011115E" w:rsidP="0011115E">
      <w:pPr>
        <w:ind w:firstLineChars="1100" w:firstLine="2319"/>
        <w:rPr>
          <w:rFonts w:ascii="Times New Roman" w:hAnsi="Times New Roman" w:cs="Times New Roman"/>
          <w:b/>
          <w:bCs/>
        </w:rPr>
      </w:pPr>
    </w:p>
    <w:p w14:paraId="2CE770D0" w14:textId="77777777" w:rsidR="0011115E" w:rsidRPr="00B87EE1" w:rsidRDefault="0011115E" w:rsidP="0011115E">
      <w:pPr>
        <w:ind w:firstLineChars="1100" w:firstLine="2319"/>
        <w:rPr>
          <w:rFonts w:ascii="Times New Roman" w:hAnsi="Times New Roman" w:cs="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2E484FBE" w14:textId="77777777" w:rsidTr="00990200">
        <w:tc>
          <w:tcPr>
            <w:tcW w:w="8528" w:type="dxa"/>
            <w:hideMark/>
          </w:tcPr>
          <w:p w14:paraId="45DF9AF4" w14:textId="77777777" w:rsidR="0011115E" w:rsidRPr="00B87EE1" w:rsidRDefault="0011115E" w:rsidP="00990200">
            <w:pPr>
              <w:jc w:val="center"/>
              <w:rPr>
                <w:rFonts w:ascii="Times New Roman" w:hAnsi="Times New Roman" w:cs="Times New Roman"/>
                <w:sz w:val="44"/>
              </w:rPr>
            </w:pPr>
            <w:r w:rsidRPr="00B87EE1">
              <w:rPr>
                <w:rFonts w:ascii="Times New Roman" w:hAnsi="Times New Roman" w:cs="Times New Roman"/>
                <w:sz w:val="44"/>
              </w:rPr>
              <w:t>硕</w:t>
            </w:r>
            <w:r w:rsidRPr="00B87EE1">
              <w:rPr>
                <w:rFonts w:ascii="Times New Roman" w:hAnsi="Times New Roman" w:cs="Times New Roman"/>
                <w:sz w:val="44"/>
              </w:rPr>
              <w:t xml:space="preserve"> </w:t>
            </w:r>
            <w:r w:rsidRPr="00B87EE1">
              <w:rPr>
                <w:rFonts w:ascii="Times New Roman" w:hAnsi="Times New Roman" w:cs="Times New Roman"/>
                <w:sz w:val="44"/>
              </w:rPr>
              <w:t>士</w:t>
            </w:r>
            <w:r w:rsidRPr="00B87EE1">
              <w:rPr>
                <w:rFonts w:ascii="Times New Roman" w:hAnsi="Times New Roman" w:cs="Times New Roman"/>
                <w:sz w:val="44"/>
              </w:rPr>
              <w:t xml:space="preserve"> </w:t>
            </w:r>
            <w:r w:rsidRPr="00B87EE1">
              <w:rPr>
                <w:rFonts w:ascii="Times New Roman" w:hAnsi="Times New Roman" w:cs="Times New Roman"/>
                <w:sz w:val="44"/>
              </w:rPr>
              <w:t>学</w:t>
            </w:r>
            <w:r w:rsidRPr="00B87EE1">
              <w:rPr>
                <w:rFonts w:ascii="Times New Roman" w:hAnsi="Times New Roman" w:cs="Times New Roman"/>
                <w:sz w:val="44"/>
              </w:rPr>
              <w:t xml:space="preserve"> </w:t>
            </w:r>
            <w:r w:rsidRPr="00B87EE1">
              <w:rPr>
                <w:rFonts w:ascii="Times New Roman" w:hAnsi="Times New Roman" w:cs="Times New Roman"/>
                <w:sz w:val="44"/>
              </w:rPr>
              <w:t>位</w:t>
            </w:r>
            <w:r w:rsidRPr="00B87EE1">
              <w:rPr>
                <w:rFonts w:ascii="Times New Roman" w:hAnsi="Times New Roman" w:cs="Times New Roman"/>
                <w:sz w:val="44"/>
              </w:rPr>
              <w:t xml:space="preserve"> </w:t>
            </w:r>
            <w:r w:rsidRPr="00B87EE1">
              <w:rPr>
                <w:rFonts w:ascii="Times New Roman" w:hAnsi="Times New Roman" w:cs="Times New Roman"/>
                <w:sz w:val="44"/>
              </w:rPr>
              <w:t>论</w:t>
            </w:r>
            <w:r w:rsidRPr="00B87EE1">
              <w:rPr>
                <w:rFonts w:ascii="Times New Roman" w:hAnsi="Times New Roman" w:cs="Times New Roman"/>
                <w:sz w:val="44"/>
              </w:rPr>
              <w:t xml:space="preserve"> </w:t>
            </w:r>
            <w:r w:rsidRPr="00B87EE1">
              <w:rPr>
                <w:rFonts w:ascii="Times New Roman" w:hAnsi="Times New Roman" w:cs="Times New Roman"/>
                <w:sz w:val="44"/>
              </w:rPr>
              <w:t>文</w:t>
            </w:r>
          </w:p>
        </w:tc>
      </w:tr>
    </w:tbl>
    <w:p w14:paraId="27280258" w14:textId="77777777" w:rsidR="0011115E" w:rsidRPr="00B87EE1" w:rsidRDefault="0011115E" w:rsidP="0011115E">
      <w:pPr>
        <w:ind w:firstLineChars="200" w:firstLine="602"/>
        <w:rPr>
          <w:rFonts w:ascii="Times New Roman" w:hAnsi="Times New Roman" w:cs="Times New Roman"/>
          <w:b/>
          <w:sz w:val="32"/>
        </w:rPr>
      </w:pPr>
      <w:r w:rsidRPr="00B87EE1">
        <w:rPr>
          <w:rFonts w:ascii="Times New Roman" w:hAnsi="Times New Roman" w:cs="Times New Roman"/>
          <w:b/>
          <w:bCs/>
          <w:sz w:val="30"/>
        </w:rPr>
        <w:t xml:space="preserve">              </w:t>
      </w:r>
      <w:r w:rsidRPr="00B87EE1">
        <w:rPr>
          <w:rFonts w:ascii="Times New Roman" w:hAnsi="Times New Roman" w:cs="Times New Roman"/>
          <w:b/>
          <w:sz w:val="30"/>
        </w:rPr>
        <w:t xml:space="preserve">   </w:t>
      </w:r>
      <w:r w:rsidRPr="00B87EE1">
        <w:rPr>
          <w:rFonts w:ascii="Times New Roman" w:hAnsi="Times New Roman" w:cs="Times New Roman"/>
          <w:b/>
          <w:sz w:val="30"/>
        </w:rPr>
        <w:t>（专业学位）</w:t>
      </w:r>
    </w:p>
    <w:p w14:paraId="44EEA709" w14:textId="77777777" w:rsidR="0011115E" w:rsidRPr="00B87EE1" w:rsidRDefault="0011115E" w:rsidP="0011115E">
      <w:pPr>
        <w:rPr>
          <w:rFonts w:ascii="Times New Roman" w:hAnsi="Times New Roman" w:cs="Times New Roman"/>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74AE4762" w14:textId="77777777" w:rsidTr="00990200">
        <w:tc>
          <w:tcPr>
            <w:tcW w:w="8528" w:type="dxa"/>
            <w:hideMark/>
          </w:tcPr>
          <w:p w14:paraId="128ADF89" w14:textId="77777777" w:rsidR="0011115E" w:rsidRPr="00B87EE1" w:rsidRDefault="001262CE" w:rsidP="0011115E">
            <w:pPr>
              <w:jc w:val="center"/>
              <w:rPr>
                <w:rFonts w:ascii="Times New Roman" w:hAnsi="Times New Roman" w:cs="Times New Roman"/>
                <w:b/>
                <w:bCs/>
                <w:sz w:val="36"/>
              </w:rPr>
            </w:pPr>
            <w:r>
              <w:rPr>
                <w:rFonts w:ascii="Times New Roman" w:hAnsi="Times New Roman" w:cs="Times New Roman" w:hint="eastAsia"/>
                <w:b/>
                <w:bCs/>
                <w:kern w:val="0"/>
                <w:sz w:val="36"/>
                <w:szCs w:val="36"/>
              </w:rPr>
              <w:t>云备份</w:t>
            </w:r>
            <w:r w:rsidR="004F4E7D">
              <w:rPr>
                <w:rFonts w:ascii="Times New Roman" w:hAnsi="Times New Roman" w:cs="Times New Roman" w:hint="eastAsia"/>
                <w:b/>
                <w:bCs/>
                <w:kern w:val="0"/>
                <w:sz w:val="36"/>
                <w:szCs w:val="36"/>
              </w:rPr>
              <w:t>中间件关键技术优化设计与实现</w:t>
            </w:r>
          </w:p>
        </w:tc>
      </w:tr>
    </w:tbl>
    <w:p w14:paraId="5CF578C8" w14:textId="77777777" w:rsidR="0011115E" w:rsidRPr="00B87EE1" w:rsidRDefault="0011115E" w:rsidP="0011115E">
      <w:pPr>
        <w:rPr>
          <w:rFonts w:ascii="Times New Roman" w:hAnsi="Times New Roman" w:cs="Times New Roman"/>
        </w:rPr>
      </w:pPr>
    </w:p>
    <w:tbl>
      <w:tblPr>
        <w:tblW w:w="0" w:type="auto"/>
        <w:tblLook w:val="01E0" w:firstRow="1" w:lastRow="1" w:firstColumn="1" w:lastColumn="1" w:noHBand="0" w:noVBand="0"/>
      </w:tblPr>
      <w:tblGrid>
        <w:gridCol w:w="8312"/>
      </w:tblGrid>
      <w:tr w:rsidR="0011115E" w:rsidRPr="00B87EE1" w14:paraId="5608DF3E" w14:textId="77777777" w:rsidTr="00990200">
        <w:trPr>
          <w:trHeight w:val="768"/>
        </w:trPr>
        <w:tc>
          <w:tcPr>
            <w:tcW w:w="8522" w:type="dxa"/>
            <w:vAlign w:val="center"/>
            <w:hideMark/>
          </w:tcPr>
          <w:p w14:paraId="50276600" w14:textId="77777777" w:rsidR="00664974" w:rsidRDefault="00664974" w:rsidP="00664974">
            <w:pPr>
              <w:jc w:val="center"/>
              <w:rPr>
                <w:rFonts w:ascii="Times New Roman" w:hAnsi="Times New Roman" w:cs="Times New Roman"/>
                <w:b/>
                <w:bCs/>
                <w:sz w:val="36"/>
                <w:szCs w:val="36"/>
              </w:rPr>
            </w:pPr>
            <w:r>
              <w:rPr>
                <w:rFonts w:ascii="Times New Roman" w:hAnsi="Times New Roman" w:cs="Times New Roman"/>
                <w:b/>
                <w:bCs/>
                <w:sz w:val="36"/>
                <w:szCs w:val="36"/>
              </w:rPr>
              <w:t xml:space="preserve">Design and Implementation of </w:t>
            </w:r>
            <w:r w:rsidR="00AC7033">
              <w:rPr>
                <w:rFonts w:ascii="Times New Roman" w:hAnsi="Times New Roman" w:cs="Times New Roman" w:hint="eastAsia"/>
                <w:b/>
                <w:bCs/>
                <w:sz w:val="36"/>
                <w:szCs w:val="36"/>
              </w:rPr>
              <w:t xml:space="preserve">Key Technologies in </w:t>
            </w:r>
            <w:r>
              <w:rPr>
                <w:rFonts w:ascii="Times New Roman" w:hAnsi="Times New Roman" w:cs="Times New Roman"/>
                <w:b/>
                <w:bCs/>
                <w:sz w:val="36"/>
                <w:szCs w:val="36"/>
              </w:rPr>
              <w:t>Backup-Cloud Oriented Optimized Middleware</w:t>
            </w:r>
          </w:p>
          <w:p w14:paraId="1280E392" w14:textId="77777777" w:rsidR="0011115E" w:rsidRPr="00B87EE1" w:rsidRDefault="0011115E" w:rsidP="00990200">
            <w:pPr>
              <w:jc w:val="center"/>
              <w:rPr>
                <w:rFonts w:ascii="Times New Roman" w:hAnsi="Times New Roman" w:cs="Times New Roman"/>
                <w:b/>
                <w:sz w:val="28"/>
                <w:szCs w:val="28"/>
              </w:rPr>
            </w:pPr>
          </w:p>
          <w:p w14:paraId="75A71C25" w14:textId="77777777" w:rsidR="0011115E" w:rsidRPr="00255AF5" w:rsidRDefault="0011115E" w:rsidP="00990200">
            <w:pPr>
              <w:jc w:val="center"/>
              <w:rPr>
                <w:rFonts w:ascii="Times New Roman" w:hAnsi="Times New Roman" w:cs="Times New Roman"/>
                <w:b/>
                <w:sz w:val="28"/>
                <w:szCs w:val="28"/>
              </w:rPr>
            </w:pPr>
          </w:p>
          <w:p w14:paraId="26EFBBEB" w14:textId="77777777" w:rsidR="00990200" w:rsidRPr="00B87EE1" w:rsidRDefault="00990200" w:rsidP="00990200">
            <w:pPr>
              <w:jc w:val="center"/>
              <w:rPr>
                <w:rFonts w:ascii="Times New Roman" w:hAnsi="Times New Roman" w:cs="Times New Roman"/>
                <w:b/>
                <w:sz w:val="28"/>
                <w:szCs w:val="28"/>
              </w:rPr>
            </w:pPr>
          </w:p>
        </w:tc>
      </w:tr>
    </w:tbl>
    <w:p w14:paraId="2D692232" w14:textId="77777777" w:rsidR="0011115E" w:rsidRPr="00B87EE1" w:rsidRDefault="0011115E" w:rsidP="0011115E">
      <w:pPr>
        <w:rPr>
          <w:rFonts w:ascii="Times New Roman" w:hAnsi="Times New Roman" w:cs="Times New Roman"/>
        </w:rPr>
      </w:pPr>
    </w:p>
    <w:p w14:paraId="35519562" w14:textId="77777777"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院</w:t>
      </w:r>
      <w:r w:rsidRPr="00B87EE1">
        <w:rPr>
          <w:rFonts w:ascii="Times New Roman" w:hAnsi="Times New Roman" w:cs="Times New Roman"/>
          <w:sz w:val="28"/>
        </w:rPr>
        <w:t xml:space="preserve">          </w:t>
      </w:r>
      <w:r w:rsidRPr="00B87EE1">
        <w:rPr>
          <w:rFonts w:ascii="Times New Roman" w:hAnsi="Times New Roman" w:cs="Times New Roman"/>
          <w:sz w:val="28"/>
        </w:rPr>
        <w:t>系：</w:t>
      </w:r>
      <w:r w:rsidRPr="00B87EE1">
        <w:rPr>
          <w:rFonts w:ascii="Times New Roman" w:hAnsi="Times New Roman" w:cs="Times New Roman"/>
          <w:sz w:val="28"/>
        </w:rPr>
        <w:tab/>
      </w:r>
      <w:r w:rsidRPr="00B87EE1">
        <w:rPr>
          <w:rFonts w:ascii="Times New Roman" w:hAnsi="Times New Roman" w:cs="Times New Roman"/>
          <w:sz w:val="28"/>
        </w:rPr>
        <w:t>软件学院</w:t>
      </w:r>
    </w:p>
    <w:p w14:paraId="15DC9371" w14:textId="77777777" w:rsidR="0011115E" w:rsidRPr="00B87EE1" w:rsidRDefault="0011115E" w:rsidP="0011115E">
      <w:pPr>
        <w:tabs>
          <w:tab w:val="left" w:pos="4059"/>
        </w:tabs>
        <w:ind w:firstLineChars="500" w:firstLine="1200"/>
        <w:rPr>
          <w:rFonts w:ascii="Times New Roman" w:hAnsi="Times New Roman" w:cs="Times New Roman"/>
          <w:sz w:val="28"/>
        </w:rPr>
      </w:pPr>
      <w:r w:rsidRPr="00B87EE1">
        <w:rPr>
          <w:rFonts w:ascii="Times New Roman" w:hAnsi="Times New Roman" w:cs="Times New Roman"/>
          <w:spacing w:val="-20"/>
          <w:sz w:val="28"/>
        </w:rPr>
        <w:t>专业学位类别（领域）</w:t>
      </w:r>
      <w:r w:rsidRPr="00B87EE1">
        <w:rPr>
          <w:rFonts w:ascii="Times New Roman" w:hAnsi="Times New Roman" w:cs="Times New Roman"/>
          <w:sz w:val="28"/>
        </w:rPr>
        <w:t>：</w:t>
      </w:r>
      <w:r w:rsidRPr="00B87EE1">
        <w:rPr>
          <w:rFonts w:ascii="Times New Roman" w:hAnsi="Times New Roman" w:cs="Times New Roman"/>
          <w:sz w:val="28"/>
        </w:rPr>
        <w:t xml:space="preserve"> </w:t>
      </w:r>
      <w:r w:rsidRPr="00B87EE1">
        <w:rPr>
          <w:rFonts w:ascii="Times New Roman" w:hAnsi="Times New Roman" w:cs="Times New Roman"/>
          <w:sz w:val="28"/>
        </w:rPr>
        <w:t>软件工程</w:t>
      </w:r>
    </w:p>
    <w:p w14:paraId="4A110A6D" w14:textId="77777777" w:rsidR="0011115E" w:rsidRPr="00B87EE1" w:rsidRDefault="0011115E" w:rsidP="0011115E">
      <w:pPr>
        <w:tabs>
          <w:tab w:val="left" w:pos="4059"/>
        </w:tabs>
        <w:ind w:firstLineChars="450" w:firstLine="1260"/>
        <w:rPr>
          <w:rFonts w:ascii="Times New Roman" w:hAnsi="Times New Roman" w:cs="Times New Roman"/>
          <w:sz w:val="28"/>
        </w:rPr>
      </w:pPr>
      <w:r w:rsidRPr="00B87EE1">
        <w:rPr>
          <w:rFonts w:ascii="Times New Roman" w:hAnsi="Times New Roman" w:cs="Times New Roman"/>
          <w:sz w:val="28"/>
        </w:rPr>
        <w:t>姓</w:t>
      </w:r>
      <w:r w:rsidRPr="00B87EE1">
        <w:rPr>
          <w:rFonts w:ascii="Times New Roman" w:hAnsi="Times New Roman" w:cs="Times New Roman"/>
          <w:sz w:val="28"/>
        </w:rPr>
        <w:t xml:space="preserve">          </w:t>
      </w:r>
      <w:r w:rsidRPr="00B87EE1">
        <w:rPr>
          <w:rFonts w:ascii="Times New Roman" w:hAnsi="Times New Roman" w:cs="Times New Roman"/>
          <w:sz w:val="28"/>
        </w:rPr>
        <w:t>名：</w:t>
      </w:r>
      <w:r w:rsidRPr="00B87EE1">
        <w:rPr>
          <w:rFonts w:ascii="Times New Roman" w:hAnsi="Times New Roman" w:cs="Times New Roman"/>
          <w:sz w:val="28"/>
        </w:rPr>
        <w:t xml:space="preserve">   </w:t>
      </w:r>
      <w:r w:rsidR="00FB6F84">
        <w:rPr>
          <w:rFonts w:ascii="Times New Roman" w:hAnsi="Times New Roman" w:cs="Times New Roman" w:hint="eastAsia"/>
          <w:sz w:val="28"/>
        </w:rPr>
        <w:t>刘武</w:t>
      </w:r>
    </w:p>
    <w:p w14:paraId="0AC9D02B" w14:textId="77777777"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指</w:t>
      </w:r>
      <w:r w:rsidRPr="00B87EE1">
        <w:rPr>
          <w:rFonts w:ascii="Times New Roman" w:hAnsi="Times New Roman" w:cs="Times New Roman"/>
          <w:sz w:val="28"/>
        </w:rPr>
        <w:t xml:space="preserve">  </w:t>
      </w:r>
      <w:r w:rsidRPr="00B87EE1">
        <w:rPr>
          <w:rFonts w:ascii="Times New Roman" w:hAnsi="Times New Roman" w:cs="Times New Roman"/>
          <w:sz w:val="28"/>
        </w:rPr>
        <w:t>导</w:t>
      </w:r>
      <w:r w:rsidRPr="00B87EE1">
        <w:rPr>
          <w:rFonts w:ascii="Times New Roman" w:hAnsi="Times New Roman" w:cs="Times New Roman"/>
          <w:sz w:val="28"/>
        </w:rPr>
        <w:t xml:space="preserve">  </w:t>
      </w:r>
      <w:r w:rsidRPr="00B87EE1">
        <w:rPr>
          <w:rFonts w:ascii="Times New Roman" w:hAnsi="Times New Roman" w:cs="Times New Roman"/>
          <w:sz w:val="28"/>
        </w:rPr>
        <w:t>教</w:t>
      </w:r>
      <w:r w:rsidRPr="00B87EE1">
        <w:rPr>
          <w:rFonts w:ascii="Times New Roman" w:hAnsi="Times New Roman" w:cs="Times New Roman"/>
          <w:sz w:val="28"/>
        </w:rPr>
        <w:t xml:space="preserve">  </w:t>
      </w:r>
      <w:r w:rsidRPr="00B87EE1">
        <w:rPr>
          <w:rFonts w:ascii="Times New Roman" w:hAnsi="Times New Roman" w:cs="Times New Roman"/>
          <w:sz w:val="28"/>
        </w:rPr>
        <w:t>师：</w:t>
      </w:r>
      <w:r w:rsidRPr="00B87EE1">
        <w:rPr>
          <w:rFonts w:ascii="Times New Roman" w:hAnsi="Times New Roman" w:cs="Times New Roman"/>
          <w:sz w:val="28"/>
        </w:rPr>
        <w:t xml:space="preserve">   </w:t>
      </w:r>
      <w:r w:rsidRPr="00B87EE1">
        <w:rPr>
          <w:rFonts w:ascii="Times New Roman" w:hAnsi="Times New Roman" w:cs="Times New Roman"/>
          <w:sz w:val="28"/>
        </w:rPr>
        <w:tab/>
      </w:r>
      <w:r w:rsidRPr="00B87EE1">
        <w:rPr>
          <w:rFonts w:ascii="Times New Roman" w:hAnsi="Times New Roman" w:cs="Times New Roman"/>
          <w:sz w:val="28"/>
        </w:rPr>
        <w:t>韩伟力</w:t>
      </w:r>
      <w:r w:rsidRPr="00B87EE1">
        <w:rPr>
          <w:rFonts w:ascii="Times New Roman" w:hAnsi="Times New Roman" w:cs="Times New Roman"/>
          <w:sz w:val="28"/>
        </w:rPr>
        <w:t xml:space="preserve">  </w:t>
      </w:r>
      <w:r w:rsidRPr="00B87EE1">
        <w:rPr>
          <w:rFonts w:ascii="Times New Roman" w:hAnsi="Times New Roman" w:cs="Times New Roman"/>
          <w:sz w:val="28"/>
        </w:rPr>
        <w:t>教授</w:t>
      </w:r>
    </w:p>
    <w:p w14:paraId="7B43A98E" w14:textId="77777777" w:rsidR="00CB4DC8" w:rsidRPr="00B87EE1" w:rsidRDefault="0011115E" w:rsidP="00CB4DC8">
      <w:pPr>
        <w:tabs>
          <w:tab w:val="left" w:pos="3923"/>
        </w:tabs>
        <w:ind w:firstLineChars="450" w:firstLine="1278"/>
        <w:rPr>
          <w:rFonts w:ascii="Times New Roman" w:hAnsi="Times New Roman" w:cs="Times New Roman"/>
          <w:sz w:val="28"/>
        </w:rPr>
      </w:pPr>
      <w:r w:rsidRPr="00B87EE1">
        <w:rPr>
          <w:rFonts w:ascii="Times New Roman" w:hAnsi="Times New Roman" w:cs="Times New Roman"/>
          <w:spacing w:val="2"/>
          <w:sz w:val="28"/>
        </w:rPr>
        <w:t>完</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成</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日</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期</w:t>
      </w:r>
      <w:r w:rsidRPr="00B87EE1">
        <w:rPr>
          <w:rFonts w:ascii="Times New Roman" w:hAnsi="Times New Roman" w:cs="Times New Roman"/>
          <w:sz w:val="28"/>
        </w:rPr>
        <w:t>：</w:t>
      </w:r>
      <w:r w:rsidR="001B0797">
        <w:rPr>
          <w:rFonts w:ascii="Times New Roman" w:hAnsi="Times New Roman" w:cs="Times New Roman"/>
          <w:spacing w:val="2"/>
          <w:sz w:val="28"/>
        </w:rPr>
        <w:t xml:space="preserve">  </w:t>
      </w:r>
      <w:r w:rsidR="001B0797">
        <w:rPr>
          <w:rFonts w:ascii="Times New Roman" w:hAnsi="Times New Roman" w:cs="Times New Roman"/>
          <w:spacing w:val="2"/>
          <w:sz w:val="28"/>
        </w:rPr>
        <w:tab/>
        <w:t>201</w:t>
      </w:r>
      <w:r w:rsidR="00BB214F">
        <w:rPr>
          <w:rFonts w:ascii="Times New Roman" w:hAnsi="Times New Roman" w:cs="Times New Roman"/>
          <w:spacing w:val="2"/>
          <w:sz w:val="28"/>
        </w:rPr>
        <w:t>7</w:t>
      </w:r>
      <w:r w:rsidRPr="00B87EE1">
        <w:rPr>
          <w:rFonts w:ascii="Times New Roman" w:hAnsi="Times New Roman" w:cs="Times New Roman"/>
          <w:sz w:val="28"/>
        </w:rPr>
        <w:t>年</w:t>
      </w:r>
      <w:r w:rsidR="00BC3D8D">
        <w:rPr>
          <w:rFonts w:ascii="Times New Roman" w:hAnsi="Times New Roman" w:cs="Times New Roman"/>
          <w:sz w:val="28"/>
        </w:rPr>
        <w:t xml:space="preserve"> </w:t>
      </w:r>
      <w:r w:rsidRPr="00B87EE1">
        <w:rPr>
          <w:rFonts w:ascii="Times New Roman" w:hAnsi="Times New Roman" w:cs="Times New Roman"/>
          <w:sz w:val="28"/>
        </w:rPr>
        <w:t>月</w:t>
      </w:r>
      <w:r w:rsidR="005B035D">
        <w:rPr>
          <w:rFonts w:ascii="Times New Roman" w:hAnsi="Times New Roman" w:cs="Times New Roman" w:hint="eastAsia"/>
          <w:sz w:val="28"/>
        </w:rPr>
        <w:t xml:space="preserve"> </w:t>
      </w:r>
      <w:r w:rsidR="0090085C" w:rsidRPr="00B87EE1">
        <w:rPr>
          <w:rFonts w:ascii="Times New Roman" w:hAnsi="Times New Roman" w:cs="Times New Roman"/>
          <w:sz w:val="28"/>
        </w:rPr>
        <w:t>日</w:t>
      </w:r>
    </w:p>
    <w:p w14:paraId="6DCCA5AB" w14:textId="77777777" w:rsidR="00660CC0" w:rsidRDefault="00660CC0" w:rsidP="00CB4DC8">
      <w:pPr>
        <w:spacing w:after="156"/>
        <w:jc w:val="center"/>
        <w:rPr>
          <w:rFonts w:ascii="Times New Roman" w:hAnsi="Times New Roman" w:cs="Times New Roman"/>
          <w:b/>
          <w:sz w:val="36"/>
          <w:szCs w:val="36"/>
        </w:rPr>
      </w:pPr>
    </w:p>
    <w:p w14:paraId="5EFC7F57" w14:textId="77777777" w:rsidR="00660CC0" w:rsidRDefault="00660CC0" w:rsidP="00CB4DC8">
      <w:pPr>
        <w:spacing w:after="156"/>
        <w:jc w:val="center"/>
        <w:rPr>
          <w:rFonts w:ascii="Times New Roman" w:hAnsi="Times New Roman" w:cs="Times New Roman"/>
          <w:b/>
          <w:sz w:val="36"/>
          <w:szCs w:val="36"/>
        </w:rPr>
      </w:pPr>
    </w:p>
    <w:p w14:paraId="17AE0DF1" w14:textId="77777777" w:rsidR="00CB4DC8" w:rsidRPr="00B87EE1" w:rsidRDefault="00CB4DC8" w:rsidP="00CB4DC8">
      <w:pPr>
        <w:spacing w:after="156"/>
        <w:jc w:val="center"/>
        <w:rPr>
          <w:rFonts w:ascii="Times New Roman" w:hAnsi="Times New Roman" w:cs="Times New Roman"/>
          <w:b/>
          <w:sz w:val="36"/>
          <w:szCs w:val="36"/>
        </w:rPr>
      </w:pPr>
      <w:r w:rsidRPr="00B87EE1">
        <w:rPr>
          <w:rFonts w:ascii="Times New Roman" w:hAnsi="Times New Roman" w:cs="Times New Roman"/>
          <w:b/>
          <w:sz w:val="36"/>
          <w:szCs w:val="36"/>
        </w:rPr>
        <w:t>指导小组成员名单</w:t>
      </w:r>
    </w:p>
    <w:p w14:paraId="0B598828" w14:textId="77777777" w:rsidR="00CB4DC8" w:rsidRPr="00B87EE1" w:rsidRDefault="00CB4DC8" w:rsidP="00CB4DC8">
      <w:pPr>
        <w:spacing w:after="156"/>
        <w:rPr>
          <w:rFonts w:ascii="Times New Roman" w:hAnsi="Times New Roman" w:cs="Times New Roman"/>
          <w:sz w:val="36"/>
          <w:szCs w:val="36"/>
        </w:rPr>
      </w:pPr>
    </w:p>
    <w:p w14:paraId="04C92374" w14:textId="77777777" w:rsidR="00CB4DC8" w:rsidRPr="00B87EE1" w:rsidRDefault="00CB4DC8" w:rsidP="00CB4DC8">
      <w:pPr>
        <w:spacing w:after="156"/>
        <w:jc w:val="center"/>
        <w:rPr>
          <w:rFonts w:ascii="Times New Roman" w:hAnsi="Times New Roman" w:cs="Times New Roman"/>
        </w:rPr>
      </w:pPr>
      <w:r w:rsidRPr="00B87EE1">
        <w:rPr>
          <w:rFonts w:ascii="Times New Roman" w:hAnsi="Times New Roman" w:cs="Times New Roman"/>
          <w:sz w:val="32"/>
          <w:szCs w:val="32"/>
        </w:rPr>
        <w:t>韩伟力</w:t>
      </w:r>
      <w:r w:rsidRPr="00B87EE1">
        <w:rPr>
          <w:rFonts w:ascii="Times New Roman" w:hAnsi="Times New Roman" w:cs="Times New Roman"/>
          <w:sz w:val="32"/>
          <w:szCs w:val="32"/>
        </w:rPr>
        <w:t xml:space="preserve"> </w:t>
      </w:r>
      <w:r w:rsidRPr="00B87EE1">
        <w:rPr>
          <w:rFonts w:ascii="Times New Roman" w:hAnsi="Times New Roman" w:cs="Times New Roman"/>
          <w:sz w:val="32"/>
          <w:szCs w:val="32"/>
        </w:rPr>
        <w:t>教授</w:t>
      </w:r>
    </w:p>
    <w:p w14:paraId="3361C01B" w14:textId="77777777" w:rsidR="00CB4DC8" w:rsidRPr="00B87EE1" w:rsidRDefault="00CB4DC8" w:rsidP="00CB4DC8">
      <w:pPr>
        <w:spacing w:after="156"/>
        <w:rPr>
          <w:rFonts w:ascii="Times New Roman" w:hAnsi="Times New Roman" w:cs="Times New Roman"/>
        </w:rPr>
      </w:pPr>
    </w:p>
    <w:p w14:paraId="481390AB" w14:textId="77777777" w:rsidR="00CB4DC8" w:rsidRPr="00B87EE1" w:rsidRDefault="00CB4DC8" w:rsidP="00CB4DC8">
      <w:pPr>
        <w:spacing w:after="156"/>
        <w:rPr>
          <w:rFonts w:ascii="Times New Roman" w:hAnsi="Times New Roman" w:cs="Times New Roman"/>
        </w:rPr>
      </w:pPr>
    </w:p>
    <w:p w14:paraId="31A1C730" w14:textId="77777777" w:rsidR="00CB4DC8" w:rsidRPr="00B87EE1" w:rsidRDefault="00CB4DC8" w:rsidP="00CB4DC8">
      <w:pPr>
        <w:spacing w:after="156"/>
        <w:rPr>
          <w:rFonts w:ascii="Times New Roman" w:hAnsi="Times New Roman" w:cs="Times New Roman"/>
        </w:rPr>
      </w:pPr>
    </w:p>
    <w:p w14:paraId="266358D3" w14:textId="77777777" w:rsidR="00CB4DC8" w:rsidRPr="00B87EE1" w:rsidRDefault="00CB4DC8" w:rsidP="00CB4DC8">
      <w:pPr>
        <w:spacing w:after="156"/>
        <w:rPr>
          <w:rFonts w:ascii="Times New Roman" w:hAnsi="Times New Roman" w:cs="Times New Roman"/>
        </w:rPr>
      </w:pPr>
    </w:p>
    <w:p w14:paraId="4C536F11" w14:textId="77777777" w:rsidR="00CB4DC8" w:rsidRPr="00B87EE1" w:rsidRDefault="00CB4DC8" w:rsidP="00CB4DC8">
      <w:pPr>
        <w:spacing w:before="156" w:after="156"/>
        <w:rPr>
          <w:rFonts w:ascii="Times New Roman" w:hAnsi="Times New Roman" w:cs="Times New Roman"/>
          <w:sz w:val="24"/>
          <w:szCs w:val="24"/>
        </w:rPr>
      </w:pPr>
      <w:r w:rsidRPr="00B87EE1">
        <w:rPr>
          <w:rFonts w:ascii="Times New Roman" w:hAnsi="Times New Roman" w:cs="Times New Roman"/>
          <w:sz w:val="24"/>
          <w:szCs w:val="24"/>
        </w:rPr>
        <w:br w:type="page"/>
      </w:r>
    </w:p>
    <w:p w14:paraId="37D8C5E7" w14:textId="77777777" w:rsidR="00990200" w:rsidRPr="00B87EE1" w:rsidRDefault="00990200" w:rsidP="00CB4DC8">
      <w:pPr>
        <w:widowControl/>
        <w:jc w:val="left"/>
        <w:rPr>
          <w:rFonts w:ascii="Times New Roman" w:hAnsi="Times New Roman" w:cs="Times New Roman"/>
          <w:sz w:val="28"/>
        </w:rPr>
        <w:sectPr w:rsidR="00990200" w:rsidRPr="00B87EE1" w:rsidSect="00CB4DC8">
          <w:headerReference w:type="default" r:id="rId9"/>
          <w:footerReference w:type="first" r:id="rId10"/>
          <w:pgSz w:w="11906" w:h="16838"/>
          <w:pgMar w:top="1440" w:right="1797" w:bottom="1440" w:left="1797" w:header="851" w:footer="992" w:gutter="0"/>
          <w:pgNumType w:fmt="upperRoman" w:start="1"/>
          <w:cols w:space="425"/>
          <w:docGrid w:type="lines" w:linePitch="312"/>
        </w:sectPr>
      </w:pPr>
    </w:p>
    <w:bookmarkStart w:id="0" w:name="_Toc421230568" w:displacedByCustomXml="next"/>
    <w:bookmarkStart w:id="1" w:name="_Toc421026896" w:displacedByCustomXml="next"/>
    <w:bookmarkStart w:id="2" w:name="_Toc420959832" w:displacedByCustomXml="next"/>
    <w:sdt>
      <w:sdtPr>
        <w:rPr>
          <w:rFonts w:ascii="Times New Roman" w:eastAsiaTheme="minorEastAsia" w:hAnsi="Times New Roman" w:cs="Times New Roman"/>
          <w:color w:val="auto"/>
          <w:kern w:val="2"/>
          <w:sz w:val="21"/>
          <w:szCs w:val="22"/>
          <w:lang w:val="zh-CN"/>
        </w:rPr>
        <w:id w:val="-1317488307"/>
        <w:docPartObj>
          <w:docPartGallery w:val="Table of Contents"/>
          <w:docPartUnique/>
        </w:docPartObj>
      </w:sdtPr>
      <w:sdtEndPr>
        <w:rPr>
          <w:b/>
          <w:bCs/>
        </w:rPr>
      </w:sdtEndPr>
      <w:sdtContent>
        <w:p w14:paraId="122D09E2" w14:textId="77777777" w:rsidR="00E750D5" w:rsidRPr="00B87EE1" w:rsidRDefault="00E750D5" w:rsidP="003D3BAD">
          <w:pPr>
            <w:pStyle w:val="TOC"/>
            <w:jc w:val="center"/>
            <w:rPr>
              <w:rFonts w:ascii="Times New Roman" w:eastAsiaTheme="minorEastAsia" w:hAnsi="Times New Roman" w:cs="Times New Roman"/>
            </w:rPr>
          </w:pPr>
          <w:r w:rsidRPr="00B87EE1">
            <w:rPr>
              <w:rFonts w:ascii="Times New Roman" w:eastAsiaTheme="minorEastAsia" w:hAnsi="Times New Roman" w:cs="Times New Roman"/>
              <w:lang w:val="zh-CN"/>
            </w:rPr>
            <w:t>目录</w:t>
          </w:r>
        </w:p>
        <w:p w14:paraId="27D09CCA" w14:textId="1768C3CE" w:rsidR="00F65EB3" w:rsidRDefault="00E750D5">
          <w:pPr>
            <w:pStyle w:val="11"/>
            <w:rPr>
              <w:ins w:id="3" w:author="JY0225" w:date="2017-08-24T10:51:00Z"/>
              <w:noProof/>
            </w:rPr>
          </w:pPr>
          <w:r w:rsidRPr="000C3494">
            <w:rPr>
              <w:rFonts w:ascii="Times New Roman" w:hAnsi="Times New Roman" w:cs="Times New Roman"/>
            </w:rPr>
            <w:fldChar w:fldCharType="begin"/>
          </w:r>
          <w:r w:rsidRPr="000C3494">
            <w:rPr>
              <w:rFonts w:ascii="Times New Roman" w:hAnsi="Times New Roman" w:cs="Times New Roman"/>
            </w:rPr>
            <w:instrText xml:space="preserve"> TOC \o "1-3" \h \z \u </w:instrText>
          </w:r>
          <w:r w:rsidRPr="000C3494">
            <w:rPr>
              <w:rFonts w:ascii="Times New Roman" w:hAnsi="Times New Roman" w:cs="Times New Roman"/>
            </w:rPr>
            <w:fldChar w:fldCharType="separate"/>
          </w:r>
          <w:ins w:id="4" w:author="JY0225" w:date="2017-08-24T10:51:00Z">
            <w:r w:rsidR="00F65EB3" w:rsidRPr="00F1647A">
              <w:rPr>
                <w:rStyle w:val="af"/>
                <w:noProof/>
              </w:rPr>
              <w:fldChar w:fldCharType="begin"/>
            </w:r>
            <w:r w:rsidR="00F65EB3" w:rsidRPr="00F1647A">
              <w:rPr>
                <w:rStyle w:val="af"/>
                <w:noProof/>
              </w:rPr>
              <w:instrText xml:space="preserve"> </w:instrText>
            </w:r>
            <w:r w:rsidR="00F65EB3">
              <w:rPr>
                <w:noProof/>
              </w:rPr>
              <w:instrText>HYPERLINK \l "_Toc491335216"</w:instrText>
            </w:r>
            <w:r w:rsidR="00F65EB3" w:rsidRPr="00F1647A">
              <w:rPr>
                <w:rStyle w:val="af"/>
                <w:noProof/>
              </w:rPr>
              <w:instrText xml:space="preserve"> </w:instrText>
            </w:r>
            <w:r w:rsidR="00F65EB3" w:rsidRPr="00F1647A">
              <w:rPr>
                <w:rStyle w:val="af"/>
                <w:noProof/>
              </w:rPr>
            </w:r>
            <w:r w:rsidR="00F65EB3" w:rsidRPr="00F1647A">
              <w:rPr>
                <w:rStyle w:val="af"/>
                <w:noProof/>
              </w:rPr>
              <w:fldChar w:fldCharType="separate"/>
            </w:r>
            <w:r w:rsidR="00F65EB3" w:rsidRPr="00F1647A">
              <w:rPr>
                <w:rStyle w:val="af"/>
                <w:rFonts w:ascii="Times New Roman" w:hAnsi="Times New Roman" w:cs="Times New Roman"/>
                <w:noProof/>
                <w:spacing w:val="10"/>
              </w:rPr>
              <w:t>摘要</w:t>
            </w:r>
            <w:r w:rsidR="00F65EB3">
              <w:rPr>
                <w:noProof/>
                <w:webHidden/>
              </w:rPr>
              <w:tab/>
            </w:r>
            <w:r w:rsidR="00F65EB3">
              <w:rPr>
                <w:noProof/>
                <w:webHidden/>
              </w:rPr>
              <w:fldChar w:fldCharType="begin"/>
            </w:r>
            <w:r w:rsidR="00F65EB3">
              <w:rPr>
                <w:noProof/>
                <w:webHidden/>
              </w:rPr>
              <w:instrText xml:space="preserve"> PAGEREF _Toc491335216 \h </w:instrText>
            </w:r>
            <w:r w:rsidR="00F65EB3">
              <w:rPr>
                <w:noProof/>
                <w:webHidden/>
              </w:rPr>
            </w:r>
          </w:ins>
          <w:r w:rsidR="00F65EB3">
            <w:rPr>
              <w:noProof/>
              <w:webHidden/>
            </w:rPr>
            <w:fldChar w:fldCharType="separate"/>
          </w:r>
          <w:ins w:id="5" w:author="JY0225" w:date="2017-08-24T10:51:00Z">
            <w:r w:rsidR="00F65EB3">
              <w:rPr>
                <w:noProof/>
                <w:webHidden/>
              </w:rPr>
              <w:t>1</w:t>
            </w:r>
            <w:r w:rsidR="00F65EB3">
              <w:rPr>
                <w:noProof/>
                <w:webHidden/>
              </w:rPr>
              <w:fldChar w:fldCharType="end"/>
            </w:r>
            <w:r w:rsidR="00F65EB3" w:rsidRPr="00F1647A">
              <w:rPr>
                <w:rStyle w:val="af"/>
                <w:noProof/>
              </w:rPr>
              <w:fldChar w:fldCharType="end"/>
            </w:r>
          </w:ins>
        </w:p>
        <w:p w14:paraId="091BA769" w14:textId="2C579814" w:rsidR="00F65EB3" w:rsidRDefault="00F65EB3">
          <w:pPr>
            <w:pStyle w:val="11"/>
            <w:rPr>
              <w:ins w:id="6" w:author="JY0225" w:date="2017-08-24T10:51:00Z"/>
              <w:noProof/>
            </w:rPr>
          </w:pPr>
          <w:ins w:id="7" w:author="JY0225" w:date="2017-08-24T10:51:00Z">
            <w:r w:rsidRPr="00F1647A">
              <w:rPr>
                <w:rStyle w:val="af"/>
                <w:noProof/>
              </w:rPr>
              <w:fldChar w:fldCharType="begin"/>
            </w:r>
            <w:r w:rsidRPr="00F1647A">
              <w:rPr>
                <w:rStyle w:val="af"/>
                <w:noProof/>
              </w:rPr>
              <w:instrText xml:space="preserve"> </w:instrText>
            </w:r>
            <w:r>
              <w:rPr>
                <w:noProof/>
              </w:rPr>
              <w:instrText>HYPERLINK \l "_Toc491335217"</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_Toc491335217 \h </w:instrText>
            </w:r>
            <w:r>
              <w:rPr>
                <w:noProof/>
                <w:webHidden/>
              </w:rPr>
            </w:r>
          </w:ins>
          <w:r>
            <w:rPr>
              <w:noProof/>
              <w:webHidden/>
            </w:rPr>
            <w:fldChar w:fldCharType="separate"/>
          </w:r>
          <w:ins w:id="8" w:author="JY0225" w:date="2017-08-24T10:51:00Z">
            <w:r>
              <w:rPr>
                <w:noProof/>
                <w:webHidden/>
              </w:rPr>
              <w:t>1</w:t>
            </w:r>
            <w:r>
              <w:rPr>
                <w:noProof/>
                <w:webHidden/>
              </w:rPr>
              <w:fldChar w:fldCharType="end"/>
            </w:r>
            <w:r w:rsidRPr="00F1647A">
              <w:rPr>
                <w:rStyle w:val="af"/>
                <w:noProof/>
              </w:rPr>
              <w:fldChar w:fldCharType="end"/>
            </w:r>
          </w:ins>
        </w:p>
        <w:p w14:paraId="04F21933" w14:textId="1EA58F30" w:rsidR="00F65EB3" w:rsidRDefault="00F65EB3">
          <w:pPr>
            <w:pStyle w:val="11"/>
            <w:rPr>
              <w:ins w:id="9" w:author="JY0225" w:date="2017-08-24T10:51:00Z"/>
              <w:noProof/>
            </w:rPr>
          </w:pPr>
          <w:ins w:id="10" w:author="JY0225" w:date="2017-08-24T10:51:00Z">
            <w:r w:rsidRPr="00F1647A">
              <w:rPr>
                <w:rStyle w:val="af"/>
                <w:noProof/>
              </w:rPr>
              <w:fldChar w:fldCharType="begin"/>
            </w:r>
            <w:r w:rsidRPr="00F1647A">
              <w:rPr>
                <w:rStyle w:val="af"/>
                <w:noProof/>
              </w:rPr>
              <w:instrText xml:space="preserve"> </w:instrText>
            </w:r>
            <w:r>
              <w:rPr>
                <w:noProof/>
              </w:rPr>
              <w:instrText>HYPERLINK \l "_Toc491335218"</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rFonts w:ascii="Times New Roman" w:hAnsi="Times New Roman" w:cs="Times New Roman"/>
                <w:noProof/>
              </w:rPr>
              <w:t>第一章</w:t>
            </w:r>
            <w:r w:rsidRPr="00F1647A">
              <w:rPr>
                <w:rStyle w:val="af"/>
                <w:rFonts w:ascii="Times New Roman" w:hAnsi="Times New Roman" w:cs="Times New Roman"/>
                <w:noProof/>
              </w:rPr>
              <w:t xml:space="preserve"> </w:t>
            </w:r>
            <w:r w:rsidRPr="00F1647A">
              <w:rPr>
                <w:rStyle w:val="af"/>
                <w:rFonts w:ascii="Times New Roman" w:hAnsi="Times New Roman" w:cs="Times New Roman"/>
                <w:noProof/>
              </w:rPr>
              <w:t>引言</w:t>
            </w:r>
            <w:r>
              <w:rPr>
                <w:noProof/>
                <w:webHidden/>
              </w:rPr>
              <w:tab/>
            </w:r>
            <w:r>
              <w:rPr>
                <w:noProof/>
                <w:webHidden/>
              </w:rPr>
              <w:fldChar w:fldCharType="begin"/>
            </w:r>
            <w:r>
              <w:rPr>
                <w:noProof/>
                <w:webHidden/>
              </w:rPr>
              <w:instrText xml:space="preserve"> PAGEREF _Toc491335218 \h </w:instrText>
            </w:r>
            <w:r>
              <w:rPr>
                <w:noProof/>
                <w:webHidden/>
              </w:rPr>
            </w:r>
          </w:ins>
          <w:r>
            <w:rPr>
              <w:noProof/>
              <w:webHidden/>
            </w:rPr>
            <w:fldChar w:fldCharType="separate"/>
          </w:r>
          <w:ins w:id="11" w:author="JY0225" w:date="2017-08-24T10:51:00Z">
            <w:r>
              <w:rPr>
                <w:noProof/>
                <w:webHidden/>
              </w:rPr>
              <w:t>2</w:t>
            </w:r>
            <w:r>
              <w:rPr>
                <w:noProof/>
                <w:webHidden/>
              </w:rPr>
              <w:fldChar w:fldCharType="end"/>
            </w:r>
            <w:r w:rsidRPr="00F1647A">
              <w:rPr>
                <w:rStyle w:val="af"/>
                <w:noProof/>
              </w:rPr>
              <w:fldChar w:fldCharType="end"/>
            </w:r>
          </w:ins>
        </w:p>
        <w:p w14:paraId="56BD79E4" w14:textId="2C32ECE7" w:rsidR="00F65EB3" w:rsidRDefault="00F65EB3">
          <w:pPr>
            <w:pStyle w:val="24"/>
            <w:tabs>
              <w:tab w:val="right" w:leader="dot" w:pos="8302"/>
            </w:tabs>
            <w:rPr>
              <w:ins w:id="12" w:author="JY0225" w:date="2017-08-24T10:51:00Z"/>
              <w:noProof/>
            </w:rPr>
          </w:pPr>
          <w:ins w:id="13" w:author="JY0225" w:date="2017-08-24T10:51:00Z">
            <w:r w:rsidRPr="00F1647A">
              <w:rPr>
                <w:rStyle w:val="af"/>
                <w:noProof/>
              </w:rPr>
              <w:fldChar w:fldCharType="begin"/>
            </w:r>
            <w:r w:rsidRPr="00F1647A">
              <w:rPr>
                <w:rStyle w:val="af"/>
                <w:noProof/>
              </w:rPr>
              <w:instrText xml:space="preserve"> </w:instrText>
            </w:r>
            <w:r>
              <w:rPr>
                <w:noProof/>
              </w:rPr>
              <w:instrText>HYPERLINK \l "_Toc491335219"</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 xml:space="preserve">1.1 </w:t>
            </w:r>
            <w:r w:rsidRPr="00F1647A">
              <w:rPr>
                <w:rStyle w:val="af"/>
                <w:noProof/>
              </w:rPr>
              <w:t>研究背景</w:t>
            </w:r>
            <w:r>
              <w:rPr>
                <w:noProof/>
                <w:webHidden/>
              </w:rPr>
              <w:tab/>
            </w:r>
            <w:r>
              <w:rPr>
                <w:noProof/>
                <w:webHidden/>
              </w:rPr>
              <w:fldChar w:fldCharType="begin"/>
            </w:r>
            <w:r>
              <w:rPr>
                <w:noProof/>
                <w:webHidden/>
              </w:rPr>
              <w:instrText xml:space="preserve"> PAGEREF _Toc491335219 \h </w:instrText>
            </w:r>
            <w:r>
              <w:rPr>
                <w:noProof/>
                <w:webHidden/>
              </w:rPr>
            </w:r>
          </w:ins>
          <w:r>
            <w:rPr>
              <w:noProof/>
              <w:webHidden/>
            </w:rPr>
            <w:fldChar w:fldCharType="separate"/>
          </w:r>
          <w:ins w:id="14" w:author="JY0225" w:date="2017-08-24T10:51:00Z">
            <w:r>
              <w:rPr>
                <w:noProof/>
                <w:webHidden/>
              </w:rPr>
              <w:t>2</w:t>
            </w:r>
            <w:r>
              <w:rPr>
                <w:noProof/>
                <w:webHidden/>
              </w:rPr>
              <w:fldChar w:fldCharType="end"/>
            </w:r>
            <w:r w:rsidRPr="00F1647A">
              <w:rPr>
                <w:rStyle w:val="af"/>
                <w:noProof/>
              </w:rPr>
              <w:fldChar w:fldCharType="end"/>
            </w:r>
          </w:ins>
        </w:p>
        <w:p w14:paraId="3DF9FACB" w14:textId="42099160" w:rsidR="00F65EB3" w:rsidRDefault="00F65EB3">
          <w:pPr>
            <w:pStyle w:val="24"/>
            <w:tabs>
              <w:tab w:val="right" w:leader="dot" w:pos="8302"/>
            </w:tabs>
            <w:rPr>
              <w:ins w:id="15" w:author="JY0225" w:date="2017-08-24T10:51:00Z"/>
              <w:noProof/>
            </w:rPr>
          </w:pPr>
          <w:ins w:id="16" w:author="JY0225" w:date="2017-08-24T10:51:00Z">
            <w:r w:rsidRPr="00F1647A">
              <w:rPr>
                <w:rStyle w:val="af"/>
                <w:noProof/>
              </w:rPr>
              <w:fldChar w:fldCharType="begin"/>
            </w:r>
            <w:r w:rsidRPr="00F1647A">
              <w:rPr>
                <w:rStyle w:val="af"/>
                <w:noProof/>
              </w:rPr>
              <w:instrText xml:space="preserve"> </w:instrText>
            </w:r>
            <w:r>
              <w:rPr>
                <w:noProof/>
              </w:rPr>
              <w:instrText>HYPERLINK \l "_Toc491335220"</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 xml:space="preserve">1.2 </w:t>
            </w:r>
            <w:r w:rsidRPr="00F1647A">
              <w:rPr>
                <w:rStyle w:val="af"/>
                <w:noProof/>
              </w:rPr>
              <w:t>研究内容及意义</w:t>
            </w:r>
            <w:r>
              <w:rPr>
                <w:noProof/>
                <w:webHidden/>
              </w:rPr>
              <w:tab/>
            </w:r>
            <w:r>
              <w:rPr>
                <w:noProof/>
                <w:webHidden/>
              </w:rPr>
              <w:fldChar w:fldCharType="begin"/>
            </w:r>
            <w:r>
              <w:rPr>
                <w:noProof/>
                <w:webHidden/>
              </w:rPr>
              <w:instrText xml:space="preserve"> PAGEREF _Toc491335220 \h </w:instrText>
            </w:r>
            <w:r>
              <w:rPr>
                <w:noProof/>
                <w:webHidden/>
              </w:rPr>
            </w:r>
          </w:ins>
          <w:r>
            <w:rPr>
              <w:noProof/>
              <w:webHidden/>
            </w:rPr>
            <w:fldChar w:fldCharType="separate"/>
          </w:r>
          <w:ins w:id="17" w:author="JY0225" w:date="2017-08-24T10:51:00Z">
            <w:r>
              <w:rPr>
                <w:noProof/>
                <w:webHidden/>
              </w:rPr>
              <w:t>4</w:t>
            </w:r>
            <w:r>
              <w:rPr>
                <w:noProof/>
                <w:webHidden/>
              </w:rPr>
              <w:fldChar w:fldCharType="end"/>
            </w:r>
            <w:r w:rsidRPr="00F1647A">
              <w:rPr>
                <w:rStyle w:val="af"/>
                <w:noProof/>
              </w:rPr>
              <w:fldChar w:fldCharType="end"/>
            </w:r>
          </w:ins>
        </w:p>
        <w:p w14:paraId="3A1704DB" w14:textId="65CE5BA5" w:rsidR="00F65EB3" w:rsidRDefault="00F65EB3">
          <w:pPr>
            <w:pStyle w:val="24"/>
            <w:tabs>
              <w:tab w:val="right" w:leader="dot" w:pos="8302"/>
            </w:tabs>
            <w:rPr>
              <w:ins w:id="18" w:author="JY0225" w:date="2017-08-24T10:51:00Z"/>
              <w:noProof/>
            </w:rPr>
          </w:pPr>
          <w:ins w:id="19" w:author="JY0225" w:date="2017-08-24T10:51:00Z">
            <w:r w:rsidRPr="00F1647A">
              <w:rPr>
                <w:rStyle w:val="af"/>
                <w:noProof/>
              </w:rPr>
              <w:fldChar w:fldCharType="begin"/>
            </w:r>
            <w:r w:rsidRPr="00F1647A">
              <w:rPr>
                <w:rStyle w:val="af"/>
                <w:noProof/>
              </w:rPr>
              <w:instrText xml:space="preserve"> </w:instrText>
            </w:r>
            <w:r>
              <w:rPr>
                <w:noProof/>
              </w:rPr>
              <w:instrText>HYPERLINK \l "_Toc491335221"</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 xml:space="preserve">1.3 </w:t>
            </w:r>
            <w:r w:rsidRPr="00F1647A">
              <w:rPr>
                <w:rStyle w:val="af"/>
                <w:noProof/>
              </w:rPr>
              <w:t>论文的组织</w:t>
            </w:r>
            <w:r>
              <w:rPr>
                <w:noProof/>
                <w:webHidden/>
              </w:rPr>
              <w:tab/>
            </w:r>
            <w:r>
              <w:rPr>
                <w:noProof/>
                <w:webHidden/>
              </w:rPr>
              <w:fldChar w:fldCharType="begin"/>
            </w:r>
            <w:r>
              <w:rPr>
                <w:noProof/>
                <w:webHidden/>
              </w:rPr>
              <w:instrText xml:space="preserve"> PAGEREF _Toc491335221 \h </w:instrText>
            </w:r>
            <w:r>
              <w:rPr>
                <w:noProof/>
                <w:webHidden/>
              </w:rPr>
            </w:r>
          </w:ins>
          <w:r>
            <w:rPr>
              <w:noProof/>
              <w:webHidden/>
            </w:rPr>
            <w:fldChar w:fldCharType="separate"/>
          </w:r>
          <w:ins w:id="20" w:author="JY0225" w:date="2017-08-24T10:51:00Z">
            <w:r>
              <w:rPr>
                <w:noProof/>
                <w:webHidden/>
              </w:rPr>
              <w:t>5</w:t>
            </w:r>
            <w:r>
              <w:rPr>
                <w:noProof/>
                <w:webHidden/>
              </w:rPr>
              <w:fldChar w:fldCharType="end"/>
            </w:r>
            <w:r w:rsidRPr="00F1647A">
              <w:rPr>
                <w:rStyle w:val="af"/>
                <w:noProof/>
              </w:rPr>
              <w:fldChar w:fldCharType="end"/>
            </w:r>
          </w:ins>
        </w:p>
        <w:p w14:paraId="2022077F" w14:textId="0AA7CE5D" w:rsidR="00F65EB3" w:rsidRDefault="00F65EB3">
          <w:pPr>
            <w:pStyle w:val="11"/>
            <w:rPr>
              <w:ins w:id="21" w:author="JY0225" w:date="2017-08-24T10:51:00Z"/>
              <w:noProof/>
            </w:rPr>
          </w:pPr>
          <w:ins w:id="22" w:author="JY0225" w:date="2017-08-24T10:51:00Z">
            <w:r w:rsidRPr="00F1647A">
              <w:rPr>
                <w:rStyle w:val="af"/>
                <w:noProof/>
              </w:rPr>
              <w:fldChar w:fldCharType="begin"/>
            </w:r>
            <w:r w:rsidRPr="00F1647A">
              <w:rPr>
                <w:rStyle w:val="af"/>
                <w:noProof/>
              </w:rPr>
              <w:instrText xml:space="preserve"> </w:instrText>
            </w:r>
            <w:r>
              <w:rPr>
                <w:noProof/>
              </w:rPr>
              <w:instrText>HYPERLINK \l "_Toc491335222"</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rFonts w:ascii="Times New Roman" w:hAnsi="Times New Roman" w:cs="Times New Roman"/>
                <w:noProof/>
              </w:rPr>
              <w:t>第二章</w:t>
            </w:r>
            <w:r w:rsidRPr="00F1647A">
              <w:rPr>
                <w:rStyle w:val="af"/>
                <w:rFonts w:ascii="Times New Roman" w:hAnsi="Times New Roman" w:cs="Times New Roman"/>
                <w:noProof/>
              </w:rPr>
              <w:t xml:space="preserve"> </w:t>
            </w:r>
            <w:r w:rsidRPr="00F1647A">
              <w:rPr>
                <w:rStyle w:val="af"/>
                <w:rFonts w:ascii="Times New Roman" w:hAnsi="Times New Roman" w:cs="Times New Roman"/>
                <w:noProof/>
              </w:rPr>
              <w:t>核心技术</w:t>
            </w:r>
            <w:r>
              <w:rPr>
                <w:noProof/>
                <w:webHidden/>
              </w:rPr>
              <w:tab/>
            </w:r>
            <w:r>
              <w:rPr>
                <w:noProof/>
                <w:webHidden/>
              </w:rPr>
              <w:fldChar w:fldCharType="begin"/>
            </w:r>
            <w:r>
              <w:rPr>
                <w:noProof/>
                <w:webHidden/>
              </w:rPr>
              <w:instrText xml:space="preserve"> PAGEREF _Toc491335222 \h </w:instrText>
            </w:r>
            <w:r>
              <w:rPr>
                <w:noProof/>
                <w:webHidden/>
              </w:rPr>
            </w:r>
          </w:ins>
          <w:r>
            <w:rPr>
              <w:noProof/>
              <w:webHidden/>
            </w:rPr>
            <w:fldChar w:fldCharType="separate"/>
          </w:r>
          <w:ins w:id="23" w:author="JY0225" w:date="2017-08-24T10:51:00Z">
            <w:r>
              <w:rPr>
                <w:noProof/>
                <w:webHidden/>
              </w:rPr>
              <w:t>6</w:t>
            </w:r>
            <w:r>
              <w:rPr>
                <w:noProof/>
                <w:webHidden/>
              </w:rPr>
              <w:fldChar w:fldCharType="end"/>
            </w:r>
            <w:r w:rsidRPr="00F1647A">
              <w:rPr>
                <w:rStyle w:val="af"/>
                <w:noProof/>
              </w:rPr>
              <w:fldChar w:fldCharType="end"/>
            </w:r>
          </w:ins>
        </w:p>
        <w:p w14:paraId="548666FB" w14:textId="153A5B95" w:rsidR="00F65EB3" w:rsidRDefault="00F65EB3">
          <w:pPr>
            <w:pStyle w:val="24"/>
            <w:tabs>
              <w:tab w:val="right" w:leader="dot" w:pos="8302"/>
            </w:tabs>
            <w:rPr>
              <w:ins w:id="24" w:author="JY0225" w:date="2017-08-24T10:51:00Z"/>
              <w:noProof/>
            </w:rPr>
          </w:pPr>
          <w:ins w:id="25" w:author="JY0225" w:date="2017-08-24T10:51:00Z">
            <w:r w:rsidRPr="00F1647A">
              <w:rPr>
                <w:rStyle w:val="af"/>
                <w:noProof/>
              </w:rPr>
              <w:fldChar w:fldCharType="begin"/>
            </w:r>
            <w:r w:rsidRPr="00F1647A">
              <w:rPr>
                <w:rStyle w:val="af"/>
                <w:noProof/>
              </w:rPr>
              <w:instrText xml:space="preserve"> </w:instrText>
            </w:r>
            <w:r>
              <w:rPr>
                <w:noProof/>
              </w:rPr>
              <w:instrText>HYPERLINK \l "_Toc491335223"</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 xml:space="preserve">2.1 </w:t>
            </w:r>
            <w:r w:rsidRPr="00F1647A">
              <w:rPr>
                <w:rStyle w:val="af"/>
                <w:noProof/>
              </w:rPr>
              <w:t>云备份与中间件</w:t>
            </w:r>
            <w:r>
              <w:rPr>
                <w:noProof/>
                <w:webHidden/>
              </w:rPr>
              <w:tab/>
            </w:r>
            <w:r>
              <w:rPr>
                <w:noProof/>
                <w:webHidden/>
              </w:rPr>
              <w:fldChar w:fldCharType="begin"/>
            </w:r>
            <w:r>
              <w:rPr>
                <w:noProof/>
                <w:webHidden/>
              </w:rPr>
              <w:instrText xml:space="preserve"> PAGEREF _Toc491335223 \h </w:instrText>
            </w:r>
            <w:r>
              <w:rPr>
                <w:noProof/>
                <w:webHidden/>
              </w:rPr>
            </w:r>
          </w:ins>
          <w:r>
            <w:rPr>
              <w:noProof/>
              <w:webHidden/>
            </w:rPr>
            <w:fldChar w:fldCharType="separate"/>
          </w:r>
          <w:ins w:id="26" w:author="JY0225" w:date="2017-08-24T10:51:00Z">
            <w:r>
              <w:rPr>
                <w:noProof/>
                <w:webHidden/>
              </w:rPr>
              <w:t>6</w:t>
            </w:r>
            <w:r>
              <w:rPr>
                <w:noProof/>
                <w:webHidden/>
              </w:rPr>
              <w:fldChar w:fldCharType="end"/>
            </w:r>
            <w:r w:rsidRPr="00F1647A">
              <w:rPr>
                <w:rStyle w:val="af"/>
                <w:noProof/>
              </w:rPr>
              <w:fldChar w:fldCharType="end"/>
            </w:r>
          </w:ins>
        </w:p>
        <w:p w14:paraId="43298ED7" w14:textId="4B5169ED" w:rsidR="00F65EB3" w:rsidRDefault="00F65EB3">
          <w:pPr>
            <w:pStyle w:val="33"/>
            <w:tabs>
              <w:tab w:val="right" w:leader="dot" w:pos="8302"/>
            </w:tabs>
            <w:rPr>
              <w:ins w:id="27" w:author="JY0225" w:date="2017-08-24T10:51:00Z"/>
              <w:noProof/>
            </w:rPr>
          </w:pPr>
          <w:ins w:id="28" w:author="JY0225" w:date="2017-08-24T10:51:00Z">
            <w:r w:rsidRPr="00F1647A">
              <w:rPr>
                <w:rStyle w:val="af"/>
                <w:noProof/>
              </w:rPr>
              <w:fldChar w:fldCharType="begin"/>
            </w:r>
            <w:r w:rsidRPr="00F1647A">
              <w:rPr>
                <w:rStyle w:val="af"/>
                <w:noProof/>
              </w:rPr>
              <w:instrText xml:space="preserve"> </w:instrText>
            </w:r>
            <w:r>
              <w:rPr>
                <w:noProof/>
              </w:rPr>
              <w:instrText>HYPERLINK \l "_Toc491335224"</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 xml:space="preserve">2.1.1 </w:t>
            </w:r>
            <w:r w:rsidRPr="00F1647A">
              <w:rPr>
                <w:rStyle w:val="af"/>
                <w:noProof/>
              </w:rPr>
              <w:t>云备份特点</w:t>
            </w:r>
            <w:r>
              <w:rPr>
                <w:noProof/>
                <w:webHidden/>
              </w:rPr>
              <w:tab/>
            </w:r>
            <w:r>
              <w:rPr>
                <w:noProof/>
                <w:webHidden/>
              </w:rPr>
              <w:fldChar w:fldCharType="begin"/>
            </w:r>
            <w:r>
              <w:rPr>
                <w:noProof/>
                <w:webHidden/>
              </w:rPr>
              <w:instrText xml:space="preserve"> PAGEREF _Toc491335224 \h </w:instrText>
            </w:r>
            <w:r>
              <w:rPr>
                <w:noProof/>
                <w:webHidden/>
              </w:rPr>
            </w:r>
          </w:ins>
          <w:r>
            <w:rPr>
              <w:noProof/>
              <w:webHidden/>
            </w:rPr>
            <w:fldChar w:fldCharType="separate"/>
          </w:r>
          <w:ins w:id="29" w:author="JY0225" w:date="2017-08-24T10:51:00Z">
            <w:r>
              <w:rPr>
                <w:noProof/>
                <w:webHidden/>
              </w:rPr>
              <w:t>6</w:t>
            </w:r>
            <w:r>
              <w:rPr>
                <w:noProof/>
                <w:webHidden/>
              </w:rPr>
              <w:fldChar w:fldCharType="end"/>
            </w:r>
            <w:r w:rsidRPr="00F1647A">
              <w:rPr>
                <w:rStyle w:val="af"/>
                <w:noProof/>
              </w:rPr>
              <w:fldChar w:fldCharType="end"/>
            </w:r>
          </w:ins>
        </w:p>
        <w:p w14:paraId="2C5997E9" w14:textId="3AD287E3" w:rsidR="00F65EB3" w:rsidRDefault="00F65EB3">
          <w:pPr>
            <w:pStyle w:val="33"/>
            <w:tabs>
              <w:tab w:val="right" w:leader="dot" w:pos="8302"/>
            </w:tabs>
            <w:rPr>
              <w:ins w:id="30" w:author="JY0225" w:date="2017-08-24T10:51:00Z"/>
              <w:noProof/>
            </w:rPr>
          </w:pPr>
          <w:ins w:id="31" w:author="JY0225" w:date="2017-08-24T10:51:00Z">
            <w:r w:rsidRPr="00F1647A">
              <w:rPr>
                <w:rStyle w:val="af"/>
                <w:noProof/>
              </w:rPr>
              <w:fldChar w:fldCharType="begin"/>
            </w:r>
            <w:r w:rsidRPr="00F1647A">
              <w:rPr>
                <w:rStyle w:val="af"/>
                <w:noProof/>
              </w:rPr>
              <w:instrText xml:space="preserve"> </w:instrText>
            </w:r>
            <w:r>
              <w:rPr>
                <w:noProof/>
              </w:rPr>
              <w:instrText>HYPERLINK \l "_Toc491335225"</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 xml:space="preserve">2.1.2 </w:t>
            </w:r>
            <w:r w:rsidRPr="00F1647A">
              <w:rPr>
                <w:rStyle w:val="af"/>
                <w:noProof/>
              </w:rPr>
              <w:t>云备份中间件</w:t>
            </w:r>
            <w:r>
              <w:rPr>
                <w:noProof/>
                <w:webHidden/>
              </w:rPr>
              <w:tab/>
            </w:r>
            <w:r>
              <w:rPr>
                <w:noProof/>
                <w:webHidden/>
              </w:rPr>
              <w:fldChar w:fldCharType="begin"/>
            </w:r>
            <w:r>
              <w:rPr>
                <w:noProof/>
                <w:webHidden/>
              </w:rPr>
              <w:instrText xml:space="preserve"> PAGEREF _Toc491335225 \h </w:instrText>
            </w:r>
            <w:r>
              <w:rPr>
                <w:noProof/>
                <w:webHidden/>
              </w:rPr>
            </w:r>
          </w:ins>
          <w:r>
            <w:rPr>
              <w:noProof/>
              <w:webHidden/>
            </w:rPr>
            <w:fldChar w:fldCharType="separate"/>
          </w:r>
          <w:ins w:id="32" w:author="JY0225" w:date="2017-08-24T10:51:00Z">
            <w:r>
              <w:rPr>
                <w:noProof/>
                <w:webHidden/>
              </w:rPr>
              <w:t>6</w:t>
            </w:r>
            <w:r>
              <w:rPr>
                <w:noProof/>
                <w:webHidden/>
              </w:rPr>
              <w:fldChar w:fldCharType="end"/>
            </w:r>
            <w:r w:rsidRPr="00F1647A">
              <w:rPr>
                <w:rStyle w:val="af"/>
                <w:noProof/>
              </w:rPr>
              <w:fldChar w:fldCharType="end"/>
            </w:r>
          </w:ins>
        </w:p>
        <w:p w14:paraId="04259C44" w14:textId="049D6276" w:rsidR="00F65EB3" w:rsidRDefault="00F65EB3">
          <w:pPr>
            <w:pStyle w:val="24"/>
            <w:tabs>
              <w:tab w:val="right" w:leader="dot" w:pos="8302"/>
            </w:tabs>
            <w:rPr>
              <w:ins w:id="33" w:author="JY0225" w:date="2017-08-24T10:51:00Z"/>
              <w:noProof/>
            </w:rPr>
          </w:pPr>
          <w:ins w:id="34" w:author="JY0225" w:date="2017-08-24T10:51:00Z">
            <w:r w:rsidRPr="00F1647A">
              <w:rPr>
                <w:rStyle w:val="af"/>
                <w:noProof/>
              </w:rPr>
              <w:fldChar w:fldCharType="begin"/>
            </w:r>
            <w:r w:rsidRPr="00F1647A">
              <w:rPr>
                <w:rStyle w:val="af"/>
                <w:noProof/>
              </w:rPr>
              <w:instrText xml:space="preserve"> </w:instrText>
            </w:r>
            <w:r>
              <w:rPr>
                <w:noProof/>
              </w:rPr>
              <w:instrText>HYPERLINK \l "_Toc491335226"</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2.3 SQLite</w:t>
            </w:r>
            <w:r>
              <w:rPr>
                <w:noProof/>
                <w:webHidden/>
              </w:rPr>
              <w:tab/>
            </w:r>
            <w:r>
              <w:rPr>
                <w:noProof/>
                <w:webHidden/>
              </w:rPr>
              <w:fldChar w:fldCharType="begin"/>
            </w:r>
            <w:r>
              <w:rPr>
                <w:noProof/>
                <w:webHidden/>
              </w:rPr>
              <w:instrText xml:space="preserve"> PAGEREF _Toc491335226 \h </w:instrText>
            </w:r>
            <w:r>
              <w:rPr>
                <w:noProof/>
                <w:webHidden/>
              </w:rPr>
            </w:r>
          </w:ins>
          <w:r>
            <w:rPr>
              <w:noProof/>
              <w:webHidden/>
            </w:rPr>
            <w:fldChar w:fldCharType="separate"/>
          </w:r>
          <w:ins w:id="35" w:author="JY0225" w:date="2017-08-24T10:51:00Z">
            <w:r>
              <w:rPr>
                <w:noProof/>
                <w:webHidden/>
              </w:rPr>
              <w:t>7</w:t>
            </w:r>
            <w:r>
              <w:rPr>
                <w:noProof/>
                <w:webHidden/>
              </w:rPr>
              <w:fldChar w:fldCharType="end"/>
            </w:r>
            <w:r w:rsidRPr="00F1647A">
              <w:rPr>
                <w:rStyle w:val="af"/>
                <w:noProof/>
              </w:rPr>
              <w:fldChar w:fldCharType="end"/>
            </w:r>
          </w:ins>
        </w:p>
        <w:p w14:paraId="31E88F48" w14:textId="6969B30E" w:rsidR="00F65EB3" w:rsidRDefault="00F65EB3">
          <w:pPr>
            <w:pStyle w:val="24"/>
            <w:tabs>
              <w:tab w:val="right" w:leader="dot" w:pos="8302"/>
            </w:tabs>
            <w:rPr>
              <w:ins w:id="36" w:author="JY0225" w:date="2017-08-24T10:51:00Z"/>
              <w:noProof/>
            </w:rPr>
          </w:pPr>
          <w:ins w:id="37" w:author="JY0225" w:date="2017-08-24T10:51:00Z">
            <w:r w:rsidRPr="00F1647A">
              <w:rPr>
                <w:rStyle w:val="af"/>
                <w:noProof/>
              </w:rPr>
              <w:fldChar w:fldCharType="begin"/>
            </w:r>
            <w:r w:rsidRPr="00F1647A">
              <w:rPr>
                <w:rStyle w:val="af"/>
                <w:noProof/>
              </w:rPr>
              <w:instrText xml:space="preserve"> </w:instrText>
            </w:r>
            <w:r>
              <w:rPr>
                <w:noProof/>
              </w:rPr>
              <w:instrText>HYPERLINK \l "_Toc491335227"</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 xml:space="preserve">2.4 </w:t>
            </w:r>
            <w:r w:rsidRPr="00F1647A">
              <w:rPr>
                <w:rStyle w:val="af"/>
                <w:noProof/>
              </w:rPr>
              <w:t>断点续传</w:t>
            </w:r>
            <w:r>
              <w:rPr>
                <w:noProof/>
                <w:webHidden/>
              </w:rPr>
              <w:tab/>
            </w:r>
            <w:r>
              <w:rPr>
                <w:noProof/>
                <w:webHidden/>
              </w:rPr>
              <w:fldChar w:fldCharType="begin"/>
            </w:r>
            <w:r>
              <w:rPr>
                <w:noProof/>
                <w:webHidden/>
              </w:rPr>
              <w:instrText xml:space="preserve"> PAGEREF _Toc491335227 \h </w:instrText>
            </w:r>
            <w:r>
              <w:rPr>
                <w:noProof/>
                <w:webHidden/>
              </w:rPr>
            </w:r>
          </w:ins>
          <w:r>
            <w:rPr>
              <w:noProof/>
              <w:webHidden/>
            </w:rPr>
            <w:fldChar w:fldCharType="separate"/>
          </w:r>
          <w:ins w:id="38" w:author="JY0225" w:date="2017-08-24T10:51:00Z">
            <w:r>
              <w:rPr>
                <w:noProof/>
                <w:webHidden/>
              </w:rPr>
              <w:t>8</w:t>
            </w:r>
            <w:r>
              <w:rPr>
                <w:noProof/>
                <w:webHidden/>
              </w:rPr>
              <w:fldChar w:fldCharType="end"/>
            </w:r>
            <w:r w:rsidRPr="00F1647A">
              <w:rPr>
                <w:rStyle w:val="af"/>
                <w:noProof/>
              </w:rPr>
              <w:fldChar w:fldCharType="end"/>
            </w:r>
          </w:ins>
        </w:p>
        <w:p w14:paraId="41CD87EF" w14:textId="7B82C99C" w:rsidR="00F65EB3" w:rsidRDefault="00F65EB3">
          <w:pPr>
            <w:pStyle w:val="24"/>
            <w:tabs>
              <w:tab w:val="right" w:leader="dot" w:pos="8302"/>
            </w:tabs>
            <w:rPr>
              <w:ins w:id="39" w:author="JY0225" w:date="2017-08-24T10:51:00Z"/>
              <w:noProof/>
            </w:rPr>
          </w:pPr>
          <w:ins w:id="40" w:author="JY0225" w:date="2017-08-24T10:51:00Z">
            <w:r w:rsidRPr="00F1647A">
              <w:rPr>
                <w:rStyle w:val="af"/>
                <w:noProof/>
              </w:rPr>
              <w:fldChar w:fldCharType="begin"/>
            </w:r>
            <w:r w:rsidRPr="00F1647A">
              <w:rPr>
                <w:rStyle w:val="af"/>
                <w:noProof/>
              </w:rPr>
              <w:instrText xml:space="preserve"> </w:instrText>
            </w:r>
            <w:r>
              <w:rPr>
                <w:noProof/>
              </w:rPr>
              <w:instrText>HYPERLINK \l "_Toc491335228"</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2.5 WebSocket</w:t>
            </w:r>
            <w:r>
              <w:rPr>
                <w:noProof/>
                <w:webHidden/>
              </w:rPr>
              <w:tab/>
            </w:r>
            <w:r>
              <w:rPr>
                <w:noProof/>
                <w:webHidden/>
              </w:rPr>
              <w:fldChar w:fldCharType="begin"/>
            </w:r>
            <w:r>
              <w:rPr>
                <w:noProof/>
                <w:webHidden/>
              </w:rPr>
              <w:instrText xml:space="preserve"> PAGEREF _Toc491335228 \h </w:instrText>
            </w:r>
            <w:r>
              <w:rPr>
                <w:noProof/>
                <w:webHidden/>
              </w:rPr>
            </w:r>
          </w:ins>
          <w:r>
            <w:rPr>
              <w:noProof/>
              <w:webHidden/>
            </w:rPr>
            <w:fldChar w:fldCharType="separate"/>
          </w:r>
          <w:ins w:id="41" w:author="JY0225" w:date="2017-08-24T10:51:00Z">
            <w:r>
              <w:rPr>
                <w:noProof/>
                <w:webHidden/>
              </w:rPr>
              <w:t>9</w:t>
            </w:r>
            <w:r>
              <w:rPr>
                <w:noProof/>
                <w:webHidden/>
              </w:rPr>
              <w:fldChar w:fldCharType="end"/>
            </w:r>
            <w:r w:rsidRPr="00F1647A">
              <w:rPr>
                <w:rStyle w:val="af"/>
                <w:noProof/>
              </w:rPr>
              <w:fldChar w:fldCharType="end"/>
            </w:r>
          </w:ins>
        </w:p>
        <w:p w14:paraId="04E4C04F" w14:textId="39631EE2" w:rsidR="00F65EB3" w:rsidRDefault="00F65EB3">
          <w:pPr>
            <w:pStyle w:val="24"/>
            <w:tabs>
              <w:tab w:val="right" w:leader="dot" w:pos="8302"/>
            </w:tabs>
            <w:rPr>
              <w:ins w:id="42" w:author="JY0225" w:date="2017-08-24T10:51:00Z"/>
              <w:noProof/>
            </w:rPr>
          </w:pPr>
          <w:ins w:id="43" w:author="JY0225" w:date="2017-08-24T10:51:00Z">
            <w:r w:rsidRPr="00F1647A">
              <w:rPr>
                <w:rStyle w:val="af"/>
                <w:noProof/>
              </w:rPr>
              <w:fldChar w:fldCharType="begin"/>
            </w:r>
            <w:r w:rsidRPr="00F1647A">
              <w:rPr>
                <w:rStyle w:val="af"/>
                <w:noProof/>
              </w:rPr>
              <w:instrText xml:space="preserve"> </w:instrText>
            </w:r>
            <w:r>
              <w:rPr>
                <w:noProof/>
              </w:rPr>
              <w:instrText>HYPERLINK \l "_Toc491335229"</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2.6 WebExtension</w:t>
            </w:r>
            <w:r>
              <w:rPr>
                <w:noProof/>
                <w:webHidden/>
              </w:rPr>
              <w:tab/>
            </w:r>
            <w:r>
              <w:rPr>
                <w:noProof/>
                <w:webHidden/>
              </w:rPr>
              <w:fldChar w:fldCharType="begin"/>
            </w:r>
            <w:r>
              <w:rPr>
                <w:noProof/>
                <w:webHidden/>
              </w:rPr>
              <w:instrText xml:space="preserve"> PAGEREF _Toc491335229 \h </w:instrText>
            </w:r>
            <w:r>
              <w:rPr>
                <w:noProof/>
                <w:webHidden/>
              </w:rPr>
            </w:r>
          </w:ins>
          <w:r>
            <w:rPr>
              <w:noProof/>
              <w:webHidden/>
            </w:rPr>
            <w:fldChar w:fldCharType="separate"/>
          </w:r>
          <w:ins w:id="44" w:author="JY0225" w:date="2017-08-24T10:51:00Z">
            <w:r>
              <w:rPr>
                <w:noProof/>
                <w:webHidden/>
              </w:rPr>
              <w:t>10</w:t>
            </w:r>
            <w:r>
              <w:rPr>
                <w:noProof/>
                <w:webHidden/>
              </w:rPr>
              <w:fldChar w:fldCharType="end"/>
            </w:r>
            <w:r w:rsidRPr="00F1647A">
              <w:rPr>
                <w:rStyle w:val="af"/>
                <w:noProof/>
              </w:rPr>
              <w:fldChar w:fldCharType="end"/>
            </w:r>
          </w:ins>
        </w:p>
        <w:p w14:paraId="56B23A10" w14:textId="31D80160" w:rsidR="00F65EB3" w:rsidRDefault="00F65EB3">
          <w:pPr>
            <w:pStyle w:val="11"/>
            <w:rPr>
              <w:ins w:id="45" w:author="JY0225" w:date="2017-08-24T10:51:00Z"/>
              <w:noProof/>
            </w:rPr>
          </w:pPr>
          <w:ins w:id="46" w:author="JY0225" w:date="2017-08-24T10:51:00Z">
            <w:r w:rsidRPr="00F1647A">
              <w:rPr>
                <w:rStyle w:val="af"/>
                <w:noProof/>
              </w:rPr>
              <w:fldChar w:fldCharType="begin"/>
            </w:r>
            <w:r w:rsidRPr="00F1647A">
              <w:rPr>
                <w:rStyle w:val="af"/>
                <w:noProof/>
              </w:rPr>
              <w:instrText xml:space="preserve"> </w:instrText>
            </w:r>
            <w:r>
              <w:rPr>
                <w:noProof/>
              </w:rPr>
              <w:instrText>HYPERLINK \l "_Toc491335230"</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rFonts w:ascii="Times New Roman" w:hAnsi="Times New Roman" w:cs="Times New Roman"/>
                <w:noProof/>
              </w:rPr>
              <w:t>第三章</w:t>
            </w:r>
            <w:r w:rsidRPr="00F1647A">
              <w:rPr>
                <w:rStyle w:val="af"/>
                <w:rFonts w:ascii="Times New Roman" w:hAnsi="Times New Roman" w:cs="Times New Roman"/>
                <w:noProof/>
              </w:rPr>
              <w:t xml:space="preserve"> </w:t>
            </w:r>
            <w:r w:rsidRPr="00F1647A">
              <w:rPr>
                <w:rStyle w:val="af"/>
                <w:rFonts w:ascii="Times New Roman" w:hAnsi="Times New Roman" w:cs="Times New Roman"/>
                <w:noProof/>
              </w:rPr>
              <w:t>云备份中间件优化分析</w:t>
            </w:r>
            <w:r>
              <w:rPr>
                <w:noProof/>
                <w:webHidden/>
              </w:rPr>
              <w:tab/>
            </w:r>
            <w:r>
              <w:rPr>
                <w:noProof/>
                <w:webHidden/>
              </w:rPr>
              <w:fldChar w:fldCharType="begin"/>
            </w:r>
            <w:r>
              <w:rPr>
                <w:noProof/>
                <w:webHidden/>
              </w:rPr>
              <w:instrText xml:space="preserve"> PAGEREF _Toc491335230 \h </w:instrText>
            </w:r>
            <w:r>
              <w:rPr>
                <w:noProof/>
                <w:webHidden/>
              </w:rPr>
            </w:r>
          </w:ins>
          <w:r>
            <w:rPr>
              <w:noProof/>
              <w:webHidden/>
            </w:rPr>
            <w:fldChar w:fldCharType="separate"/>
          </w:r>
          <w:ins w:id="47" w:author="JY0225" w:date="2017-08-24T10:51:00Z">
            <w:r>
              <w:rPr>
                <w:noProof/>
                <w:webHidden/>
              </w:rPr>
              <w:t>12</w:t>
            </w:r>
            <w:r>
              <w:rPr>
                <w:noProof/>
                <w:webHidden/>
              </w:rPr>
              <w:fldChar w:fldCharType="end"/>
            </w:r>
            <w:r w:rsidRPr="00F1647A">
              <w:rPr>
                <w:rStyle w:val="af"/>
                <w:noProof/>
              </w:rPr>
              <w:fldChar w:fldCharType="end"/>
            </w:r>
          </w:ins>
        </w:p>
        <w:p w14:paraId="0E6A6DD4" w14:textId="52A1F338" w:rsidR="00F65EB3" w:rsidRDefault="00F65EB3">
          <w:pPr>
            <w:pStyle w:val="24"/>
            <w:tabs>
              <w:tab w:val="right" w:leader="dot" w:pos="8302"/>
            </w:tabs>
            <w:rPr>
              <w:ins w:id="48" w:author="JY0225" w:date="2017-08-24T10:51:00Z"/>
              <w:noProof/>
            </w:rPr>
          </w:pPr>
          <w:ins w:id="49" w:author="JY0225" w:date="2017-08-24T10:51:00Z">
            <w:r w:rsidRPr="00F1647A">
              <w:rPr>
                <w:rStyle w:val="af"/>
                <w:noProof/>
              </w:rPr>
              <w:fldChar w:fldCharType="begin"/>
            </w:r>
            <w:r w:rsidRPr="00F1647A">
              <w:rPr>
                <w:rStyle w:val="af"/>
                <w:noProof/>
              </w:rPr>
              <w:instrText xml:space="preserve"> </w:instrText>
            </w:r>
            <w:r>
              <w:rPr>
                <w:noProof/>
              </w:rPr>
              <w:instrText>HYPERLINK \l "_Toc491335231"</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 xml:space="preserve">3.1 </w:t>
            </w:r>
            <w:r w:rsidRPr="00F1647A">
              <w:rPr>
                <w:rStyle w:val="af"/>
                <w:noProof/>
              </w:rPr>
              <w:t>现有中间件系统分析</w:t>
            </w:r>
            <w:r>
              <w:rPr>
                <w:noProof/>
                <w:webHidden/>
              </w:rPr>
              <w:tab/>
            </w:r>
            <w:r>
              <w:rPr>
                <w:noProof/>
                <w:webHidden/>
              </w:rPr>
              <w:fldChar w:fldCharType="begin"/>
            </w:r>
            <w:r>
              <w:rPr>
                <w:noProof/>
                <w:webHidden/>
              </w:rPr>
              <w:instrText xml:space="preserve"> PAGEREF _Toc491335231 \h </w:instrText>
            </w:r>
            <w:r>
              <w:rPr>
                <w:noProof/>
                <w:webHidden/>
              </w:rPr>
            </w:r>
          </w:ins>
          <w:r>
            <w:rPr>
              <w:noProof/>
              <w:webHidden/>
            </w:rPr>
            <w:fldChar w:fldCharType="separate"/>
          </w:r>
          <w:ins w:id="50" w:author="JY0225" w:date="2017-08-24T10:51:00Z">
            <w:r>
              <w:rPr>
                <w:noProof/>
                <w:webHidden/>
              </w:rPr>
              <w:t>12</w:t>
            </w:r>
            <w:r>
              <w:rPr>
                <w:noProof/>
                <w:webHidden/>
              </w:rPr>
              <w:fldChar w:fldCharType="end"/>
            </w:r>
            <w:r w:rsidRPr="00F1647A">
              <w:rPr>
                <w:rStyle w:val="af"/>
                <w:noProof/>
              </w:rPr>
              <w:fldChar w:fldCharType="end"/>
            </w:r>
          </w:ins>
        </w:p>
        <w:p w14:paraId="240414B7" w14:textId="2C5628A8" w:rsidR="00F65EB3" w:rsidRDefault="00F65EB3">
          <w:pPr>
            <w:pStyle w:val="33"/>
            <w:tabs>
              <w:tab w:val="right" w:leader="dot" w:pos="8302"/>
            </w:tabs>
            <w:rPr>
              <w:ins w:id="51" w:author="JY0225" w:date="2017-08-24T10:51:00Z"/>
              <w:noProof/>
            </w:rPr>
          </w:pPr>
          <w:ins w:id="52" w:author="JY0225" w:date="2017-08-24T10:51:00Z">
            <w:r w:rsidRPr="00F1647A">
              <w:rPr>
                <w:rStyle w:val="af"/>
                <w:noProof/>
              </w:rPr>
              <w:fldChar w:fldCharType="begin"/>
            </w:r>
            <w:r w:rsidRPr="00F1647A">
              <w:rPr>
                <w:rStyle w:val="af"/>
                <w:noProof/>
              </w:rPr>
              <w:instrText xml:space="preserve"> </w:instrText>
            </w:r>
            <w:r>
              <w:rPr>
                <w:noProof/>
              </w:rPr>
              <w:instrText>HYPERLINK \l "_Toc491335232"</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 xml:space="preserve">3.1.1 </w:t>
            </w:r>
            <w:r w:rsidRPr="00F1647A">
              <w:rPr>
                <w:rStyle w:val="af"/>
                <w:noProof/>
              </w:rPr>
              <w:t>系统框架与功能分析</w:t>
            </w:r>
            <w:r>
              <w:rPr>
                <w:noProof/>
                <w:webHidden/>
              </w:rPr>
              <w:tab/>
            </w:r>
            <w:r>
              <w:rPr>
                <w:noProof/>
                <w:webHidden/>
              </w:rPr>
              <w:fldChar w:fldCharType="begin"/>
            </w:r>
            <w:r>
              <w:rPr>
                <w:noProof/>
                <w:webHidden/>
              </w:rPr>
              <w:instrText xml:space="preserve"> PAGEREF _Toc491335232 \h </w:instrText>
            </w:r>
            <w:r>
              <w:rPr>
                <w:noProof/>
                <w:webHidden/>
              </w:rPr>
            </w:r>
          </w:ins>
          <w:r>
            <w:rPr>
              <w:noProof/>
              <w:webHidden/>
            </w:rPr>
            <w:fldChar w:fldCharType="separate"/>
          </w:r>
          <w:ins w:id="53" w:author="JY0225" w:date="2017-08-24T10:51:00Z">
            <w:r>
              <w:rPr>
                <w:noProof/>
                <w:webHidden/>
              </w:rPr>
              <w:t>12</w:t>
            </w:r>
            <w:r>
              <w:rPr>
                <w:noProof/>
                <w:webHidden/>
              </w:rPr>
              <w:fldChar w:fldCharType="end"/>
            </w:r>
            <w:r w:rsidRPr="00F1647A">
              <w:rPr>
                <w:rStyle w:val="af"/>
                <w:noProof/>
              </w:rPr>
              <w:fldChar w:fldCharType="end"/>
            </w:r>
          </w:ins>
        </w:p>
        <w:p w14:paraId="4B9B7AE2" w14:textId="5F7D2006" w:rsidR="00F65EB3" w:rsidRDefault="00F65EB3">
          <w:pPr>
            <w:pStyle w:val="33"/>
            <w:tabs>
              <w:tab w:val="right" w:leader="dot" w:pos="8302"/>
            </w:tabs>
            <w:rPr>
              <w:ins w:id="54" w:author="JY0225" w:date="2017-08-24T10:51:00Z"/>
              <w:noProof/>
            </w:rPr>
          </w:pPr>
          <w:ins w:id="55" w:author="JY0225" w:date="2017-08-24T10:51:00Z">
            <w:r w:rsidRPr="00F1647A">
              <w:rPr>
                <w:rStyle w:val="af"/>
                <w:noProof/>
              </w:rPr>
              <w:fldChar w:fldCharType="begin"/>
            </w:r>
            <w:r w:rsidRPr="00F1647A">
              <w:rPr>
                <w:rStyle w:val="af"/>
                <w:noProof/>
              </w:rPr>
              <w:instrText xml:space="preserve"> </w:instrText>
            </w:r>
            <w:r>
              <w:rPr>
                <w:noProof/>
              </w:rPr>
              <w:instrText>HYPERLINK \l "_Toc491335233"</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 xml:space="preserve">3.1.2 </w:t>
            </w:r>
            <w:r w:rsidRPr="00F1647A">
              <w:rPr>
                <w:rStyle w:val="af"/>
                <w:noProof/>
              </w:rPr>
              <w:t>现有云备份中间件的不足</w:t>
            </w:r>
            <w:r>
              <w:rPr>
                <w:noProof/>
                <w:webHidden/>
              </w:rPr>
              <w:tab/>
            </w:r>
            <w:r>
              <w:rPr>
                <w:noProof/>
                <w:webHidden/>
              </w:rPr>
              <w:fldChar w:fldCharType="begin"/>
            </w:r>
            <w:r>
              <w:rPr>
                <w:noProof/>
                <w:webHidden/>
              </w:rPr>
              <w:instrText xml:space="preserve"> PAGEREF _Toc491335233 \h </w:instrText>
            </w:r>
            <w:r>
              <w:rPr>
                <w:noProof/>
                <w:webHidden/>
              </w:rPr>
            </w:r>
          </w:ins>
          <w:r>
            <w:rPr>
              <w:noProof/>
              <w:webHidden/>
            </w:rPr>
            <w:fldChar w:fldCharType="separate"/>
          </w:r>
          <w:ins w:id="56" w:author="JY0225" w:date="2017-08-24T10:51:00Z">
            <w:r>
              <w:rPr>
                <w:noProof/>
                <w:webHidden/>
              </w:rPr>
              <w:t>13</w:t>
            </w:r>
            <w:r>
              <w:rPr>
                <w:noProof/>
                <w:webHidden/>
              </w:rPr>
              <w:fldChar w:fldCharType="end"/>
            </w:r>
            <w:r w:rsidRPr="00F1647A">
              <w:rPr>
                <w:rStyle w:val="af"/>
                <w:noProof/>
              </w:rPr>
              <w:fldChar w:fldCharType="end"/>
            </w:r>
          </w:ins>
        </w:p>
        <w:p w14:paraId="26C6181B" w14:textId="710D60C6" w:rsidR="00F65EB3" w:rsidRDefault="00F65EB3">
          <w:pPr>
            <w:pStyle w:val="24"/>
            <w:tabs>
              <w:tab w:val="right" w:leader="dot" w:pos="8302"/>
            </w:tabs>
            <w:rPr>
              <w:ins w:id="57" w:author="JY0225" w:date="2017-08-24T10:51:00Z"/>
              <w:noProof/>
            </w:rPr>
          </w:pPr>
          <w:ins w:id="58" w:author="JY0225" w:date="2017-08-24T10:51:00Z">
            <w:r w:rsidRPr="00F1647A">
              <w:rPr>
                <w:rStyle w:val="af"/>
                <w:noProof/>
              </w:rPr>
              <w:fldChar w:fldCharType="begin"/>
            </w:r>
            <w:r w:rsidRPr="00F1647A">
              <w:rPr>
                <w:rStyle w:val="af"/>
                <w:noProof/>
              </w:rPr>
              <w:instrText xml:space="preserve"> </w:instrText>
            </w:r>
            <w:r>
              <w:rPr>
                <w:noProof/>
              </w:rPr>
              <w:instrText>HYPERLINK \l "_Toc491335234"</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 xml:space="preserve">3.2 </w:t>
            </w:r>
            <w:r w:rsidRPr="00F1647A">
              <w:rPr>
                <w:rStyle w:val="af"/>
                <w:noProof/>
              </w:rPr>
              <w:t>中间件系统优化需求分析</w:t>
            </w:r>
            <w:r>
              <w:rPr>
                <w:noProof/>
                <w:webHidden/>
              </w:rPr>
              <w:tab/>
            </w:r>
            <w:r>
              <w:rPr>
                <w:noProof/>
                <w:webHidden/>
              </w:rPr>
              <w:fldChar w:fldCharType="begin"/>
            </w:r>
            <w:r>
              <w:rPr>
                <w:noProof/>
                <w:webHidden/>
              </w:rPr>
              <w:instrText xml:space="preserve"> PAGEREF _Toc491335234 \h </w:instrText>
            </w:r>
            <w:r>
              <w:rPr>
                <w:noProof/>
                <w:webHidden/>
              </w:rPr>
            </w:r>
          </w:ins>
          <w:r>
            <w:rPr>
              <w:noProof/>
              <w:webHidden/>
            </w:rPr>
            <w:fldChar w:fldCharType="separate"/>
          </w:r>
          <w:ins w:id="59" w:author="JY0225" w:date="2017-08-24T10:51:00Z">
            <w:r>
              <w:rPr>
                <w:noProof/>
                <w:webHidden/>
              </w:rPr>
              <w:t>14</w:t>
            </w:r>
            <w:r>
              <w:rPr>
                <w:noProof/>
                <w:webHidden/>
              </w:rPr>
              <w:fldChar w:fldCharType="end"/>
            </w:r>
            <w:r w:rsidRPr="00F1647A">
              <w:rPr>
                <w:rStyle w:val="af"/>
                <w:noProof/>
              </w:rPr>
              <w:fldChar w:fldCharType="end"/>
            </w:r>
          </w:ins>
        </w:p>
        <w:p w14:paraId="18977BC8" w14:textId="2C8D6EB3" w:rsidR="00F65EB3" w:rsidRDefault="00F65EB3">
          <w:pPr>
            <w:pStyle w:val="33"/>
            <w:tabs>
              <w:tab w:val="right" w:leader="dot" w:pos="8302"/>
            </w:tabs>
            <w:rPr>
              <w:ins w:id="60" w:author="JY0225" w:date="2017-08-24T10:51:00Z"/>
              <w:noProof/>
            </w:rPr>
          </w:pPr>
          <w:ins w:id="61" w:author="JY0225" w:date="2017-08-24T10:51:00Z">
            <w:r w:rsidRPr="00F1647A">
              <w:rPr>
                <w:rStyle w:val="af"/>
                <w:noProof/>
              </w:rPr>
              <w:fldChar w:fldCharType="begin"/>
            </w:r>
            <w:r w:rsidRPr="00F1647A">
              <w:rPr>
                <w:rStyle w:val="af"/>
                <w:noProof/>
              </w:rPr>
              <w:instrText xml:space="preserve"> </w:instrText>
            </w:r>
            <w:r>
              <w:rPr>
                <w:noProof/>
              </w:rPr>
              <w:instrText>HYPERLINK \l "_Toc491335235"</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 xml:space="preserve">3.2.1 </w:t>
            </w:r>
            <w:r w:rsidRPr="00F1647A">
              <w:rPr>
                <w:rStyle w:val="af"/>
                <w:noProof/>
              </w:rPr>
              <w:t>持久会话管理</w:t>
            </w:r>
            <w:r>
              <w:rPr>
                <w:noProof/>
                <w:webHidden/>
              </w:rPr>
              <w:tab/>
            </w:r>
            <w:r>
              <w:rPr>
                <w:noProof/>
                <w:webHidden/>
              </w:rPr>
              <w:fldChar w:fldCharType="begin"/>
            </w:r>
            <w:r>
              <w:rPr>
                <w:noProof/>
                <w:webHidden/>
              </w:rPr>
              <w:instrText xml:space="preserve"> PAGEREF _Toc491335235 \h </w:instrText>
            </w:r>
            <w:r>
              <w:rPr>
                <w:noProof/>
                <w:webHidden/>
              </w:rPr>
            </w:r>
          </w:ins>
          <w:r>
            <w:rPr>
              <w:noProof/>
              <w:webHidden/>
            </w:rPr>
            <w:fldChar w:fldCharType="separate"/>
          </w:r>
          <w:ins w:id="62" w:author="JY0225" w:date="2017-08-24T10:51:00Z">
            <w:r>
              <w:rPr>
                <w:noProof/>
                <w:webHidden/>
              </w:rPr>
              <w:t>14</w:t>
            </w:r>
            <w:r>
              <w:rPr>
                <w:noProof/>
                <w:webHidden/>
              </w:rPr>
              <w:fldChar w:fldCharType="end"/>
            </w:r>
            <w:r w:rsidRPr="00F1647A">
              <w:rPr>
                <w:rStyle w:val="af"/>
                <w:noProof/>
              </w:rPr>
              <w:fldChar w:fldCharType="end"/>
            </w:r>
          </w:ins>
        </w:p>
        <w:p w14:paraId="06747570" w14:textId="1CFF360F" w:rsidR="00F65EB3" w:rsidRDefault="00F65EB3">
          <w:pPr>
            <w:pStyle w:val="33"/>
            <w:tabs>
              <w:tab w:val="right" w:leader="dot" w:pos="8302"/>
            </w:tabs>
            <w:rPr>
              <w:ins w:id="63" w:author="JY0225" w:date="2017-08-24T10:51:00Z"/>
              <w:noProof/>
            </w:rPr>
          </w:pPr>
          <w:ins w:id="64" w:author="JY0225" w:date="2017-08-24T10:51:00Z">
            <w:r w:rsidRPr="00F1647A">
              <w:rPr>
                <w:rStyle w:val="af"/>
                <w:noProof/>
              </w:rPr>
              <w:fldChar w:fldCharType="begin"/>
            </w:r>
            <w:r w:rsidRPr="00F1647A">
              <w:rPr>
                <w:rStyle w:val="af"/>
                <w:noProof/>
              </w:rPr>
              <w:instrText xml:space="preserve"> </w:instrText>
            </w:r>
            <w:r>
              <w:rPr>
                <w:noProof/>
              </w:rPr>
              <w:instrText>HYPERLINK \l "_Toc491335236"</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 xml:space="preserve">3.2.2 </w:t>
            </w:r>
            <w:r w:rsidRPr="00F1647A">
              <w:rPr>
                <w:rStyle w:val="af"/>
                <w:noProof/>
              </w:rPr>
              <w:t>大文件上传</w:t>
            </w:r>
            <w:r>
              <w:rPr>
                <w:noProof/>
                <w:webHidden/>
              </w:rPr>
              <w:tab/>
            </w:r>
            <w:r>
              <w:rPr>
                <w:noProof/>
                <w:webHidden/>
              </w:rPr>
              <w:fldChar w:fldCharType="begin"/>
            </w:r>
            <w:r>
              <w:rPr>
                <w:noProof/>
                <w:webHidden/>
              </w:rPr>
              <w:instrText xml:space="preserve"> PAGEREF _Toc491335236 \h </w:instrText>
            </w:r>
            <w:r>
              <w:rPr>
                <w:noProof/>
                <w:webHidden/>
              </w:rPr>
            </w:r>
          </w:ins>
          <w:r>
            <w:rPr>
              <w:noProof/>
              <w:webHidden/>
            </w:rPr>
            <w:fldChar w:fldCharType="separate"/>
          </w:r>
          <w:ins w:id="65" w:author="JY0225" w:date="2017-08-24T10:51:00Z">
            <w:r>
              <w:rPr>
                <w:noProof/>
                <w:webHidden/>
              </w:rPr>
              <w:t>15</w:t>
            </w:r>
            <w:r>
              <w:rPr>
                <w:noProof/>
                <w:webHidden/>
              </w:rPr>
              <w:fldChar w:fldCharType="end"/>
            </w:r>
            <w:r w:rsidRPr="00F1647A">
              <w:rPr>
                <w:rStyle w:val="af"/>
                <w:noProof/>
              </w:rPr>
              <w:fldChar w:fldCharType="end"/>
            </w:r>
          </w:ins>
        </w:p>
        <w:p w14:paraId="3CC9EBA1" w14:textId="12B04537" w:rsidR="00F65EB3" w:rsidRDefault="00F65EB3">
          <w:pPr>
            <w:pStyle w:val="33"/>
            <w:tabs>
              <w:tab w:val="right" w:leader="dot" w:pos="8302"/>
            </w:tabs>
            <w:rPr>
              <w:ins w:id="66" w:author="JY0225" w:date="2017-08-24T10:51:00Z"/>
              <w:noProof/>
            </w:rPr>
          </w:pPr>
          <w:ins w:id="67" w:author="JY0225" w:date="2017-08-24T10:51:00Z">
            <w:r w:rsidRPr="00F1647A">
              <w:rPr>
                <w:rStyle w:val="af"/>
                <w:noProof/>
              </w:rPr>
              <w:fldChar w:fldCharType="begin"/>
            </w:r>
            <w:r w:rsidRPr="00F1647A">
              <w:rPr>
                <w:rStyle w:val="af"/>
                <w:noProof/>
              </w:rPr>
              <w:instrText xml:space="preserve"> </w:instrText>
            </w:r>
            <w:r>
              <w:rPr>
                <w:noProof/>
              </w:rPr>
              <w:instrText>HYPERLINK \l "_Toc491335237"</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 xml:space="preserve">3.2.3 </w:t>
            </w:r>
            <w:r w:rsidRPr="00F1647A">
              <w:rPr>
                <w:rStyle w:val="af"/>
                <w:noProof/>
              </w:rPr>
              <w:t>本地缓存</w:t>
            </w:r>
            <w:r>
              <w:rPr>
                <w:noProof/>
                <w:webHidden/>
              </w:rPr>
              <w:tab/>
            </w:r>
            <w:r>
              <w:rPr>
                <w:noProof/>
                <w:webHidden/>
              </w:rPr>
              <w:fldChar w:fldCharType="begin"/>
            </w:r>
            <w:r>
              <w:rPr>
                <w:noProof/>
                <w:webHidden/>
              </w:rPr>
              <w:instrText xml:space="preserve"> PAGEREF _Toc491335237 \h </w:instrText>
            </w:r>
            <w:r>
              <w:rPr>
                <w:noProof/>
                <w:webHidden/>
              </w:rPr>
            </w:r>
          </w:ins>
          <w:r>
            <w:rPr>
              <w:noProof/>
              <w:webHidden/>
            </w:rPr>
            <w:fldChar w:fldCharType="separate"/>
          </w:r>
          <w:ins w:id="68" w:author="JY0225" w:date="2017-08-24T10:51:00Z">
            <w:r>
              <w:rPr>
                <w:noProof/>
                <w:webHidden/>
              </w:rPr>
              <w:t>16</w:t>
            </w:r>
            <w:r>
              <w:rPr>
                <w:noProof/>
                <w:webHidden/>
              </w:rPr>
              <w:fldChar w:fldCharType="end"/>
            </w:r>
            <w:r w:rsidRPr="00F1647A">
              <w:rPr>
                <w:rStyle w:val="af"/>
                <w:noProof/>
              </w:rPr>
              <w:fldChar w:fldCharType="end"/>
            </w:r>
          </w:ins>
        </w:p>
        <w:p w14:paraId="29616432" w14:textId="64B4875D" w:rsidR="00F65EB3" w:rsidRDefault="00F65EB3">
          <w:pPr>
            <w:pStyle w:val="33"/>
            <w:tabs>
              <w:tab w:val="right" w:leader="dot" w:pos="8302"/>
            </w:tabs>
            <w:rPr>
              <w:ins w:id="69" w:author="JY0225" w:date="2017-08-24T10:51:00Z"/>
              <w:noProof/>
            </w:rPr>
          </w:pPr>
          <w:ins w:id="70" w:author="JY0225" w:date="2017-08-24T10:51:00Z">
            <w:r w:rsidRPr="00F1647A">
              <w:rPr>
                <w:rStyle w:val="af"/>
                <w:noProof/>
              </w:rPr>
              <w:fldChar w:fldCharType="begin"/>
            </w:r>
            <w:r w:rsidRPr="00F1647A">
              <w:rPr>
                <w:rStyle w:val="af"/>
                <w:noProof/>
              </w:rPr>
              <w:instrText xml:space="preserve"> </w:instrText>
            </w:r>
            <w:r>
              <w:rPr>
                <w:noProof/>
              </w:rPr>
              <w:instrText>HYPERLINK \l "_Toc491335238"</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 xml:space="preserve">3.2.4 </w:t>
            </w:r>
            <w:r w:rsidRPr="00F1647A">
              <w:rPr>
                <w:rStyle w:val="af"/>
                <w:noProof/>
              </w:rPr>
              <w:t>多应用适配</w:t>
            </w:r>
            <w:r>
              <w:rPr>
                <w:noProof/>
                <w:webHidden/>
              </w:rPr>
              <w:tab/>
            </w:r>
            <w:r>
              <w:rPr>
                <w:noProof/>
                <w:webHidden/>
              </w:rPr>
              <w:fldChar w:fldCharType="begin"/>
            </w:r>
            <w:r>
              <w:rPr>
                <w:noProof/>
                <w:webHidden/>
              </w:rPr>
              <w:instrText xml:space="preserve"> PAGEREF _Toc491335238 \h </w:instrText>
            </w:r>
            <w:r>
              <w:rPr>
                <w:noProof/>
                <w:webHidden/>
              </w:rPr>
            </w:r>
          </w:ins>
          <w:r>
            <w:rPr>
              <w:noProof/>
              <w:webHidden/>
            </w:rPr>
            <w:fldChar w:fldCharType="separate"/>
          </w:r>
          <w:ins w:id="71" w:author="JY0225" w:date="2017-08-24T10:51:00Z">
            <w:r>
              <w:rPr>
                <w:noProof/>
                <w:webHidden/>
              </w:rPr>
              <w:t>17</w:t>
            </w:r>
            <w:r>
              <w:rPr>
                <w:noProof/>
                <w:webHidden/>
              </w:rPr>
              <w:fldChar w:fldCharType="end"/>
            </w:r>
            <w:r w:rsidRPr="00F1647A">
              <w:rPr>
                <w:rStyle w:val="af"/>
                <w:noProof/>
              </w:rPr>
              <w:fldChar w:fldCharType="end"/>
            </w:r>
          </w:ins>
        </w:p>
        <w:p w14:paraId="184D8A70" w14:textId="1CD4265B" w:rsidR="00F65EB3" w:rsidRDefault="00F65EB3">
          <w:pPr>
            <w:pStyle w:val="11"/>
            <w:rPr>
              <w:ins w:id="72" w:author="JY0225" w:date="2017-08-24T10:51:00Z"/>
              <w:noProof/>
            </w:rPr>
          </w:pPr>
          <w:ins w:id="73" w:author="JY0225" w:date="2017-08-24T10:51:00Z">
            <w:r w:rsidRPr="00F1647A">
              <w:rPr>
                <w:rStyle w:val="af"/>
                <w:noProof/>
              </w:rPr>
              <w:fldChar w:fldCharType="begin"/>
            </w:r>
            <w:r w:rsidRPr="00F1647A">
              <w:rPr>
                <w:rStyle w:val="af"/>
                <w:noProof/>
              </w:rPr>
              <w:instrText xml:space="preserve"> </w:instrText>
            </w:r>
            <w:r>
              <w:rPr>
                <w:noProof/>
              </w:rPr>
              <w:instrText>HYPERLINK \l "_Toc491335239"</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rFonts w:ascii="Times New Roman" w:hAnsi="Times New Roman" w:cs="Times New Roman"/>
                <w:noProof/>
              </w:rPr>
              <w:t>第四章</w:t>
            </w:r>
            <w:r w:rsidRPr="00F1647A">
              <w:rPr>
                <w:rStyle w:val="af"/>
                <w:rFonts w:ascii="Times New Roman" w:hAnsi="Times New Roman" w:cs="Times New Roman"/>
                <w:noProof/>
              </w:rPr>
              <w:t xml:space="preserve"> </w:t>
            </w:r>
            <w:r w:rsidRPr="00F1647A">
              <w:rPr>
                <w:rStyle w:val="af"/>
                <w:rFonts w:ascii="Times New Roman" w:hAnsi="Times New Roman" w:cs="Times New Roman"/>
                <w:noProof/>
              </w:rPr>
              <w:t>云备份中间件系统优化设计</w:t>
            </w:r>
            <w:r>
              <w:rPr>
                <w:noProof/>
                <w:webHidden/>
              </w:rPr>
              <w:tab/>
            </w:r>
            <w:r>
              <w:rPr>
                <w:noProof/>
                <w:webHidden/>
              </w:rPr>
              <w:fldChar w:fldCharType="begin"/>
            </w:r>
            <w:r>
              <w:rPr>
                <w:noProof/>
                <w:webHidden/>
              </w:rPr>
              <w:instrText xml:space="preserve"> PAGEREF _Toc491335239 \h </w:instrText>
            </w:r>
            <w:r>
              <w:rPr>
                <w:noProof/>
                <w:webHidden/>
              </w:rPr>
            </w:r>
          </w:ins>
          <w:r>
            <w:rPr>
              <w:noProof/>
              <w:webHidden/>
            </w:rPr>
            <w:fldChar w:fldCharType="separate"/>
          </w:r>
          <w:ins w:id="74" w:author="JY0225" w:date="2017-08-24T10:51:00Z">
            <w:r>
              <w:rPr>
                <w:noProof/>
                <w:webHidden/>
              </w:rPr>
              <w:t>19</w:t>
            </w:r>
            <w:r>
              <w:rPr>
                <w:noProof/>
                <w:webHidden/>
              </w:rPr>
              <w:fldChar w:fldCharType="end"/>
            </w:r>
            <w:r w:rsidRPr="00F1647A">
              <w:rPr>
                <w:rStyle w:val="af"/>
                <w:noProof/>
              </w:rPr>
              <w:fldChar w:fldCharType="end"/>
            </w:r>
          </w:ins>
        </w:p>
        <w:p w14:paraId="71C4ADF8" w14:textId="54DEEC53" w:rsidR="00F65EB3" w:rsidRDefault="00F65EB3">
          <w:pPr>
            <w:pStyle w:val="24"/>
            <w:tabs>
              <w:tab w:val="right" w:leader="dot" w:pos="8302"/>
            </w:tabs>
            <w:rPr>
              <w:ins w:id="75" w:author="JY0225" w:date="2017-08-24T10:51:00Z"/>
              <w:noProof/>
            </w:rPr>
          </w:pPr>
          <w:ins w:id="76" w:author="JY0225" w:date="2017-08-24T10:51:00Z">
            <w:r w:rsidRPr="00F1647A">
              <w:rPr>
                <w:rStyle w:val="af"/>
                <w:noProof/>
              </w:rPr>
              <w:fldChar w:fldCharType="begin"/>
            </w:r>
            <w:r w:rsidRPr="00F1647A">
              <w:rPr>
                <w:rStyle w:val="af"/>
                <w:noProof/>
              </w:rPr>
              <w:instrText xml:space="preserve"> </w:instrText>
            </w:r>
            <w:r>
              <w:rPr>
                <w:noProof/>
              </w:rPr>
              <w:instrText>HYPERLINK \l "_Toc491335240"</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 xml:space="preserve">4.1 </w:t>
            </w:r>
            <w:r w:rsidRPr="00F1647A">
              <w:rPr>
                <w:rStyle w:val="af"/>
                <w:noProof/>
              </w:rPr>
              <w:t>中间件优化系统框架设计</w:t>
            </w:r>
            <w:r>
              <w:rPr>
                <w:noProof/>
                <w:webHidden/>
              </w:rPr>
              <w:tab/>
            </w:r>
            <w:r>
              <w:rPr>
                <w:noProof/>
                <w:webHidden/>
              </w:rPr>
              <w:fldChar w:fldCharType="begin"/>
            </w:r>
            <w:r>
              <w:rPr>
                <w:noProof/>
                <w:webHidden/>
              </w:rPr>
              <w:instrText xml:space="preserve"> PAGEREF _Toc491335240 \h </w:instrText>
            </w:r>
            <w:r>
              <w:rPr>
                <w:noProof/>
                <w:webHidden/>
              </w:rPr>
            </w:r>
          </w:ins>
          <w:r>
            <w:rPr>
              <w:noProof/>
              <w:webHidden/>
            </w:rPr>
            <w:fldChar w:fldCharType="separate"/>
          </w:r>
          <w:ins w:id="77" w:author="JY0225" w:date="2017-08-24T10:51:00Z">
            <w:r>
              <w:rPr>
                <w:noProof/>
                <w:webHidden/>
              </w:rPr>
              <w:t>19</w:t>
            </w:r>
            <w:r>
              <w:rPr>
                <w:noProof/>
                <w:webHidden/>
              </w:rPr>
              <w:fldChar w:fldCharType="end"/>
            </w:r>
            <w:r w:rsidRPr="00F1647A">
              <w:rPr>
                <w:rStyle w:val="af"/>
                <w:noProof/>
              </w:rPr>
              <w:fldChar w:fldCharType="end"/>
            </w:r>
          </w:ins>
        </w:p>
        <w:p w14:paraId="215307A5" w14:textId="64C9D344" w:rsidR="00F65EB3" w:rsidRDefault="00F65EB3">
          <w:pPr>
            <w:pStyle w:val="24"/>
            <w:tabs>
              <w:tab w:val="right" w:leader="dot" w:pos="8302"/>
            </w:tabs>
            <w:rPr>
              <w:ins w:id="78" w:author="JY0225" w:date="2017-08-24T10:51:00Z"/>
              <w:noProof/>
            </w:rPr>
          </w:pPr>
          <w:ins w:id="79" w:author="JY0225" w:date="2017-08-24T10:51:00Z">
            <w:r w:rsidRPr="00F1647A">
              <w:rPr>
                <w:rStyle w:val="af"/>
                <w:noProof/>
              </w:rPr>
              <w:fldChar w:fldCharType="begin"/>
            </w:r>
            <w:r w:rsidRPr="00F1647A">
              <w:rPr>
                <w:rStyle w:val="af"/>
                <w:noProof/>
              </w:rPr>
              <w:instrText xml:space="preserve"> </w:instrText>
            </w:r>
            <w:r>
              <w:rPr>
                <w:noProof/>
              </w:rPr>
              <w:instrText>HYPERLINK \l "_Toc491335241"</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 xml:space="preserve">4.2 </w:t>
            </w:r>
            <w:r w:rsidRPr="00F1647A">
              <w:rPr>
                <w:rStyle w:val="af"/>
                <w:noProof/>
              </w:rPr>
              <w:t>类图设计</w:t>
            </w:r>
            <w:r>
              <w:rPr>
                <w:noProof/>
                <w:webHidden/>
              </w:rPr>
              <w:tab/>
            </w:r>
            <w:r>
              <w:rPr>
                <w:noProof/>
                <w:webHidden/>
              </w:rPr>
              <w:fldChar w:fldCharType="begin"/>
            </w:r>
            <w:r>
              <w:rPr>
                <w:noProof/>
                <w:webHidden/>
              </w:rPr>
              <w:instrText xml:space="preserve"> PAGEREF _Toc491335241 \h </w:instrText>
            </w:r>
            <w:r>
              <w:rPr>
                <w:noProof/>
                <w:webHidden/>
              </w:rPr>
            </w:r>
          </w:ins>
          <w:r>
            <w:rPr>
              <w:noProof/>
              <w:webHidden/>
            </w:rPr>
            <w:fldChar w:fldCharType="separate"/>
          </w:r>
          <w:ins w:id="80" w:author="JY0225" w:date="2017-08-24T10:51:00Z">
            <w:r>
              <w:rPr>
                <w:noProof/>
                <w:webHidden/>
              </w:rPr>
              <w:t>19</w:t>
            </w:r>
            <w:r>
              <w:rPr>
                <w:noProof/>
                <w:webHidden/>
              </w:rPr>
              <w:fldChar w:fldCharType="end"/>
            </w:r>
            <w:r w:rsidRPr="00F1647A">
              <w:rPr>
                <w:rStyle w:val="af"/>
                <w:noProof/>
              </w:rPr>
              <w:fldChar w:fldCharType="end"/>
            </w:r>
          </w:ins>
        </w:p>
        <w:p w14:paraId="095904DC" w14:textId="18650F0A" w:rsidR="00F65EB3" w:rsidRDefault="00F65EB3">
          <w:pPr>
            <w:pStyle w:val="24"/>
            <w:tabs>
              <w:tab w:val="right" w:leader="dot" w:pos="8302"/>
            </w:tabs>
            <w:rPr>
              <w:ins w:id="81" w:author="JY0225" w:date="2017-08-24T10:51:00Z"/>
              <w:noProof/>
            </w:rPr>
          </w:pPr>
          <w:ins w:id="82" w:author="JY0225" w:date="2017-08-24T10:51:00Z">
            <w:r w:rsidRPr="00F1647A">
              <w:rPr>
                <w:rStyle w:val="af"/>
                <w:noProof/>
              </w:rPr>
              <w:fldChar w:fldCharType="begin"/>
            </w:r>
            <w:r w:rsidRPr="00F1647A">
              <w:rPr>
                <w:rStyle w:val="af"/>
                <w:noProof/>
              </w:rPr>
              <w:instrText xml:space="preserve"> </w:instrText>
            </w:r>
            <w:r>
              <w:rPr>
                <w:noProof/>
              </w:rPr>
              <w:instrText>HYPERLINK \l "_Toc491335242"</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 xml:space="preserve">4.3 </w:t>
            </w:r>
            <w:r w:rsidRPr="00F1647A">
              <w:rPr>
                <w:rStyle w:val="af"/>
                <w:noProof/>
              </w:rPr>
              <w:t>关键流程设计</w:t>
            </w:r>
            <w:r>
              <w:rPr>
                <w:noProof/>
                <w:webHidden/>
              </w:rPr>
              <w:tab/>
            </w:r>
            <w:r>
              <w:rPr>
                <w:noProof/>
                <w:webHidden/>
              </w:rPr>
              <w:fldChar w:fldCharType="begin"/>
            </w:r>
            <w:r>
              <w:rPr>
                <w:noProof/>
                <w:webHidden/>
              </w:rPr>
              <w:instrText xml:space="preserve"> PAGEREF _Toc491335242 \h </w:instrText>
            </w:r>
            <w:r>
              <w:rPr>
                <w:noProof/>
                <w:webHidden/>
              </w:rPr>
            </w:r>
          </w:ins>
          <w:r>
            <w:rPr>
              <w:noProof/>
              <w:webHidden/>
            </w:rPr>
            <w:fldChar w:fldCharType="separate"/>
          </w:r>
          <w:ins w:id="83" w:author="JY0225" w:date="2017-08-24T10:51:00Z">
            <w:r>
              <w:rPr>
                <w:noProof/>
                <w:webHidden/>
              </w:rPr>
              <w:t>21</w:t>
            </w:r>
            <w:r>
              <w:rPr>
                <w:noProof/>
                <w:webHidden/>
              </w:rPr>
              <w:fldChar w:fldCharType="end"/>
            </w:r>
            <w:r w:rsidRPr="00F1647A">
              <w:rPr>
                <w:rStyle w:val="af"/>
                <w:noProof/>
              </w:rPr>
              <w:fldChar w:fldCharType="end"/>
            </w:r>
          </w:ins>
        </w:p>
        <w:p w14:paraId="371C1D13" w14:textId="3BE977AC" w:rsidR="00F65EB3" w:rsidRDefault="00F65EB3">
          <w:pPr>
            <w:pStyle w:val="33"/>
            <w:tabs>
              <w:tab w:val="right" w:leader="dot" w:pos="8302"/>
            </w:tabs>
            <w:rPr>
              <w:ins w:id="84" w:author="JY0225" w:date="2017-08-24T10:51:00Z"/>
              <w:noProof/>
            </w:rPr>
          </w:pPr>
          <w:ins w:id="85" w:author="JY0225" w:date="2017-08-24T10:51:00Z">
            <w:r w:rsidRPr="00F1647A">
              <w:rPr>
                <w:rStyle w:val="af"/>
                <w:noProof/>
              </w:rPr>
              <w:fldChar w:fldCharType="begin"/>
            </w:r>
            <w:r w:rsidRPr="00F1647A">
              <w:rPr>
                <w:rStyle w:val="af"/>
                <w:noProof/>
              </w:rPr>
              <w:instrText xml:space="preserve"> </w:instrText>
            </w:r>
            <w:r>
              <w:rPr>
                <w:noProof/>
              </w:rPr>
              <w:instrText>HYPERLINK \l "_Toc491335243"</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 xml:space="preserve">4.3.1 </w:t>
            </w:r>
            <w:r w:rsidRPr="00F1647A">
              <w:rPr>
                <w:rStyle w:val="af"/>
                <w:noProof/>
              </w:rPr>
              <w:t>系统总流程设计</w:t>
            </w:r>
            <w:r>
              <w:rPr>
                <w:noProof/>
                <w:webHidden/>
              </w:rPr>
              <w:tab/>
            </w:r>
            <w:r>
              <w:rPr>
                <w:noProof/>
                <w:webHidden/>
              </w:rPr>
              <w:fldChar w:fldCharType="begin"/>
            </w:r>
            <w:r>
              <w:rPr>
                <w:noProof/>
                <w:webHidden/>
              </w:rPr>
              <w:instrText xml:space="preserve"> PAGEREF _Toc491335243 \h </w:instrText>
            </w:r>
            <w:r>
              <w:rPr>
                <w:noProof/>
                <w:webHidden/>
              </w:rPr>
            </w:r>
          </w:ins>
          <w:r>
            <w:rPr>
              <w:noProof/>
              <w:webHidden/>
            </w:rPr>
            <w:fldChar w:fldCharType="separate"/>
          </w:r>
          <w:ins w:id="86" w:author="JY0225" w:date="2017-08-24T10:51:00Z">
            <w:r>
              <w:rPr>
                <w:noProof/>
                <w:webHidden/>
              </w:rPr>
              <w:t>22</w:t>
            </w:r>
            <w:r>
              <w:rPr>
                <w:noProof/>
                <w:webHidden/>
              </w:rPr>
              <w:fldChar w:fldCharType="end"/>
            </w:r>
            <w:r w:rsidRPr="00F1647A">
              <w:rPr>
                <w:rStyle w:val="af"/>
                <w:noProof/>
              </w:rPr>
              <w:fldChar w:fldCharType="end"/>
            </w:r>
          </w:ins>
        </w:p>
        <w:p w14:paraId="4C9441BC" w14:textId="321913F8" w:rsidR="00F65EB3" w:rsidRDefault="00F65EB3">
          <w:pPr>
            <w:pStyle w:val="33"/>
            <w:tabs>
              <w:tab w:val="right" w:leader="dot" w:pos="8302"/>
            </w:tabs>
            <w:rPr>
              <w:ins w:id="87" w:author="JY0225" w:date="2017-08-24T10:51:00Z"/>
              <w:noProof/>
            </w:rPr>
          </w:pPr>
          <w:ins w:id="88" w:author="JY0225" w:date="2017-08-24T10:51:00Z">
            <w:r w:rsidRPr="00F1647A">
              <w:rPr>
                <w:rStyle w:val="af"/>
                <w:noProof/>
              </w:rPr>
              <w:fldChar w:fldCharType="begin"/>
            </w:r>
            <w:r w:rsidRPr="00F1647A">
              <w:rPr>
                <w:rStyle w:val="af"/>
                <w:noProof/>
              </w:rPr>
              <w:instrText xml:space="preserve"> </w:instrText>
            </w:r>
            <w:r>
              <w:rPr>
                <w:noProof/>
              </w:rPr>
              <w:instrText>HYPERLINK \l "_Toc491335244"</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 xml:space="preserve">4.3.2 </w:t>
            </w:r>
            <w:r w:rsidRPr="00F1647A">
              <w:rPr>
                <w:rStyle w:val="af"/>
                <w:noProof/>
              </w:rPr>
              <w:t>持久会话管理流程设计</w:t>
            </w:r>
            <w:r>
              <w:rPr>
                <w:noProof/>
                <w:webHidden/>
              </w:rPr>
              <w:tab/>
            </w:r>
            <w:r>
              <w:rPr>
                <w:noProof/>
                <w:webHidden/>
              </w:rPr>
              <w:fldChar w:fldCharType="begin"/>
            </w:r>
            <w:r>
              <w:rPr>
                <w:noProof/>
                <w:webHidden/>
              </w:rPr>
              <w:instrText xml:space="preserve"> PAGEREF _Toc491335244 \h </w:instrText>
            </w:r>
            <w:r>
              <w:rPr>
                <w:noProof/>
                <w:webHidden/>
              </w:rPr>
            </w:r>
          </w:ins>
          <w:r>
            <w:rPr>
              <w:noProof/>
              <w:webHidden/>
            </w:rPr>
            <w:fldChar w:fldCharType="separate"/>
          </w:r>
          <w:ins w:id="89" w:author="JY0225" w:date="2017-08-24T10:51:00Z">
            <w:r>
              <w:rPr>
                <w:noProof/>
                <w:webHidden/>
              </w:rPr>
              <w:t>22</w:t>
            </w:r>
            <w:r>
              <w:rPr>
                <w:noProof/>
                <w:webHidden/>
              </w:rPr>
              <w:fldChar w:fldCharType="end"/>
            </w:r>
            <w:r w:rsidRPr="00F1647A">
              <w:rPr>
                <w:rStyle w:val="af"/>
                <w:noProof/>
              </w:rPr>
              <w:fldChar w:fldCharType="end"/>
            </w:r>
          </w:ins>
        </w:p>
        <w:p w14:paraId="6EAAAF59" w14:textId="5E164D13" w:rsidR="00F65EB3" w:rsidRDefault="00F65EB3">
          <w:pPr>
            <w:pStyle w:val="33"/>
            <w:tabs>
              <w:tab w:val="right" w:leader="dot" w:pos="8302"/>
            </w:tabs>
            <w:rPr>
              <w:ins w:id="90" w:author="JY0225" w:date="2017-08-24T10:51:00Z"/>
              <w:noProof/>
            </w:rPr>
          </w:pPr>
          <w:ins w:id="91" w:author="JY0225" w:date="2017-08-24T10:51:00Z">
            <w:r w:rsidRPr="00F1647A">
              <w:rPr>
                <w:rStyle w:val="af"/>
                <w:noProof/>
              </w:rPr>
              <w:fldChar w:fldCharType="begin"/>
            </w:r>
            <w:r w:rsidRPr="00F1647A">
              <w:rPr>
                <w:rStyle w:val="af"/>
                <w:noProof/>
              </w:rPr>
              <w:instrText xml:space="preserve"> </w:instrText>
            </w:r>
            <w:r>
              <w:rPr>
                <w:noProof/>
              </w:rPr>
              <w:instrText>HYPERLINK \l "_Toc491335245"</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 xml:space="preserve">4.3.3 </w:t>
            </w:r>
            <w:r w:rsidRPr="00F1647A">
              <w:rPr>
                <w:rStyle w:val="af"/>
                <w:noProof/>
              </w:rPr>
              <w:t>大文件传输流程设计</w:t>
            </w:r>
            <w:r>
              <w:rPr>
                <w:noProof/>
                <w:webHidden/>
              </w:rPr>
              <w:tab/>
            </w:r>
            <w:r>
              <w:rPr>
                <w:noProof/>
                <w:webHidden/>
              </w:rPr>
              <w:fldChar w:fldCharType="begin"/>
            </w:r>
            <w:r>
              <w:rPr>
                <w:noProof/>
                <w:webHidden/>
              </w:rPr>
              <w:instrText xml:space="preserve"> PAGEREF _Toc491335245 \h </w:instrText>
            </w:r>
            <w:r>
              <w:rPr>
                <w:noProof/>
                <w:webHidden/>
              </w:rPr>
            </w:r>
          </w:ins>
          <w:r>
            <w:rPr>
              <w:noProof/>
              <w:webHidden/>
            </w:rPr>
            <w:fldChar w:fldCharType="separate"/>
          </w:r>
          <w:ins w:id="92" w:author="JY0225" w:date="2017-08-24T10:51:00Z">
            <w:r>
              <w:rPr>
                <w:noProof/>
                <w:webHidden/>
              </w:rPr>
              <w:t>24</w:t>
            </w:r>
            <w:r>
              <w:rPr>
                <w:noProof/>
                <w:webHidden/>
              </w:rPr>
              <w:fldChar w:fldCharType="end"/>
            </w:r>
            <w:r w:rsidRPr="00F1647A">
              <w:rPr>
                <w:rStyle w:val="af"/>
                <w:noProof/>
              </w:rPr>
              <w:fldChar w:fldCharType="end"/>
            </w:r>
          </w:ins>
        </w:p>
        <w:p w14:paraId="2515D24F" w14:textId="22D8951B" w:rsidR="00F65EB3" w:rsidRDefault="00F65EB3">
          <w:pPr>
            <w:pStyle w:val="33"/>
            <w:tabs>
              <w:tab w:val="right" w:leader="dot" w:pos="8302"/>
            </w:tabs>
            <w:rPr>
              <w:ins w:id="93" w:author="JY0225" w:date="2017-08-24T10:51:00Z"/>
              <w:noProof/>
            </w:rPr>
          </w:pPr>
          <w:ins w:id="94" w:author="JY0225" w:date="2017-08-24T10:51:00Z">
            <w:r w:rsidRPr="00F1647A">
              <w:rPr>
                <w:rStyle w:val="af"/>
                <w:noProof/>
              </w:rPr>
              <w:fldChar w:fldCharType="begin"/>
            </w:r>
            <w:r w:rsidRPr="00F1647A">
              <w:rPr>
                <w:rStyle w:val="af"/>
                <w:noProof/>
              </w:rPr>
              <w:instrText xml:space="preserve"> </w:instrText>
            </w:r>
            <w:r>
              <w:rPr>
                <w:noProof/>
              </w:rPr>
              <w:instrText>HYPERLINK \l "_Toc491335246"</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 xml:space="preserve">4.3.4 </w:t>
            </w:r>
            <w:r w:rsidRPr="00F1647A">
              <w:rPr>
                <w:rStyle w:val="af"/>
                <w:noProof/>
              </w:rPr>
              <w:t>本地缓存流程设计</w:t>
            </w:r>
            <w:r>
              <w:rPr>
                <w:noProof/>
                <w:webHidden/>
              </w:rPr>
              <w:tab/>
            </w:r>
            <w:r>
              <w:rPr>
                <w:noProof/>
                <w:webHidden/>
              </w:rPr>
              <w:fldChar w:fldCharType="begin"/>
            </w:r>
            <w:r>
              <w:rPr>
                <w:noProof/>
                <w:webHidden/>
              </w:rPr>
              <w:instrText xml:space="preserve"> PAGEREF _Toc491335246 \h </w:instrText>
            </w:r>
            <w:r>
              <w:rPr>
                <w:noProof/>
                <w:webHidden/>
              </w:rPr>
            </w:r>
          </w:ins>
          <w:r>
            <w:rPr>
              <w:noProof/>
              <w:webHidden/>
            </w:rPr>
            <w:fldChar w:fldCharType="separate"/>
          </w:r>
          <w:ins w:id="95" w:author="JY0225" w:date="2017-08-24T10:51:00Z">
            <w:r>
              <w:rPr>
                <w:noProof/>
                <w:webHidden/>
              </w:rPr>
              <w:t>25</w:t>
            </w:r>
            <w:r>
              <w:rPr>
                <w:noProof/>
                <w:webHidden/>
              </w:rPr>
              <w:fldChar w:fldCharType="end"/>
            </w:r>
            <w:r w:rsidRPr="00F1647A">
              <w:rPr>
                <w:rStyle w:val="af"/>
                <w:noProof/>
              </w:rPr>
              <w:fldChar w:fldCharType="end"/>
            </w:r>
          </w:ins>
        </w:p>
        <w:p w14:paraId="5131E69B" w14:textId="0299A9A2" w:rsidR="00F65EB3" w:rsidRDefault="00F65EB3">
          <w:pPr>
            <w:pStyle w:val="33"/>
            <w:tabs>
              <w:tab w:val="right" w:leader="dot" w:pos="8302"/>
            </w:tabs>
            <w:rPr>
              <w:ins w:id="96" w:author="JY0225" w:date="2017-08-24T10:51:00Z"/>
              <w:noProof/>
            </w:rPr>
          </w:pPr>
          <w:ins w:id="97" w:author="JY0225" w:date="2017-08-24T10:51:00Z">
            <w:r w:rsidRPr="00F1647A">
              <w:rPr>
                <w:rStyle w:val="af"/>
                <w:noProof/>
              </w:rPr>
              <w:fldChar w:fldCharType="begin"/>
            </w:r>
            <w:r w:rsidRPr="00F1647A">
              <w:rPr>
                <w:rStyle w:val="af"/>
                <w:noProof/>
              </w:rPr>
              <w:instrText xml:space="preserve"> </w:instrText>
            </w:r>
            <w:r>
              <w:rPr>
                <w:noProof/>
              </w:rPr>
              <w:instrText>HYPERLINK \l "_Toc491335247"</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 xml:space="preserve">4.3.5 </w:t>
            </w:r>
            <w:r w:rsidRPr="00F1647A">
              <w:rPr>
                <w:rStyle w:val="af"/>
                <w:noProof/>
              </w:rPr>
              <w:t>多应用适配流程设计</w:t>
            </w:r>
            <w:r>
              <w:rPr>
                <w:noProof/>
                <w:webHidden/>
              </w:rPr>
              <w:tab/>
            </w:r>
            <w:r>
              <w:rPr>
                <w:noProof/>
                <w:webHidden/>
              </w:rPr>
              <w:fldChar w:fldCharType="begin"/>
            </w:r>
            <w:r>
              <w:rPr>
                <w:noProof/>
                <w:webHidden/>
              </w:rPr>
              <w:instrText xml:space="preserve"> PAGEREF _Toc491335247 \h </w:instrText>
            </w:r>
            <w:r>
              <w:rPr>
                <w:noProof/>
                <w:webHidden/>
              </w:rPr>
            </w:r>
          </w:ins>
          <w:r>
            <w:rPr>
              <w:noProof/>
              <w:webHidden/>
            </w:rPr>
            <w:fldChar w:fldCharType="separate"/>
          </w:r>
          <w:ins w:id="98" w:author="JY0225" w:date="2017-08-24T10:51:00Z">
            <w:r>
              <w:rPr>
                <w:noProof/>
                <w:webHidden/>
              </w:rPr>
              <w:t>26</w:t>
            </w:r>
            <w:r>
              <w:rPr>
                <w:noProof/>
                <w:webHidden/>
              </w:rPr>
              <w:fldChar w:fldCharType="end"/>
            </w:r>
            <w:r w:rsidRPr="00F1647A">
              <w:rPr>
                <w:rStyle w:val="af"/>
                <w:noProof/>
              </w:rPr>
              <w:fldChar w:fldCharType="end"/>
            </w:r>
          </w:ins>
        </w:p>
        <w:p w14:paraId="0268B436" w14:textId="7B0FE6F7" w:rsidR="00F65EB3" w:rsidRDefault="00F65EB3">
          <w:pPr>
            <w:pStyle w:val="24"/>
            <w:tabs>
              <w:tab w:val="right" w:leader="dot" w:pos="8302"/>
            </w:tabs>
            <w:rPr>
              <w:ins w:id="99" w:author="JY0225" w:date="2017-08-24T10:51:00Z"/>
              <w:noProof/>
            </w:rPr>
          </w:pPr>
          <w:ins w:id="100" w:author="JY0225" w:date="2017-08-24T10:51:00Z">
            <w:r w:rsidRPr="00F1647A">
              <w:rPr>
                <w:rStyle w:val="af"/>
                <w:noProof/>
              </w:rPr>
              <w:fldChar w:fldCharType="begin"/>
            </w:r>
            <w:r w:rsidRPr="00F1647A">
              <w:rPr>
                <w:rStyle w:val="af"/>
                <w:noProof/>
              </w:rPr>
              <w:instrText xml:space="preserve"> </w:instrText>
            </w:r>
            <w:r>
              <w:rPr>
                <w:noProof/>
              </w:rPr>
              <w:instrText>HYPERLINK \l "_Toc491335255"</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4.4</w:t>
            </w:r>
            <w:r w:rsidRPr="00F1647A">
              <w:rPr>
                <w:rStyle w:val="af"/>
                <w:noProof/>
              </w:rPr>
              <w:t>数据库设计</w:t>
            </w:r>
            <w:r>
              <w:rPr>
                <w:noProof/>
                <w:webHidden/>
              </w:rPr>
              <w:tab/>
            </w:r>
            <w:r>
              <w:rPr>
                <w:noProof/>
                <w:webHidden/>
              </w:rPr>
              <w:fldChar w:fldCharType="begin"/>
            </w:r>
            <w:r>
              <w:rPr>
                <w:noProof/>
                <w:webHidden/>
              </w:rPr>
              <w:instrText xml:space="preserve"> PAGEREF _Toc491335255 \h </w:instrText>
            </w:r>
            <w:r>
              <w:rPr>
                <w:noProof/>
                <w:webHidden/>
              </w:rPr>
            </w:r>
          </w:ins>
          <w:r>
            <w:rPr>
              <w:noProof/>
              <w:webHidden/>
            </w:rPr>
            <w:fldChar w:fldCharType="separate"/>
          </w:r>
          <w:ins w:id="101" w:author="JY0225" w:date="2017-08-24T10:51:00Z">
            <w:r>
              <w:rPr>
                <w:noProof/>
                <w:webHidden/>
              </w:rPr>
              <w:t>27</w:t>
            </w:r>
            <w:r>
              <w:rPr>
                <w:noProof/>
                <w:webHidden/>
              </w:rPr>
              <w:fldChar w:fldCharType="end"/>
            </w:r>
            <w:r w:rsidRPr="00F1647A">
              <w:rPr>
                <w:rStyle w:val="af"/>
                <w:noProof/>
              </w:rPr>
              <w:fldChar w:fldCharType="end"/>
            </w:r>
          </w:ins>
        </w:p>
        <w:p w14:paraId="05D61E50" w14:textId="605BEF45" w:rsidR="00F65EB3" w:rsidRDefault="00F65EB3">
          <w:pPr>
            <w:pStyle w:val="24"/>
            <w:tabs>
              <w:tab w:val="right" w:leader="dot" w:pos="8302"/>
            </w:tabs>
            <w:rPr>
              <w:ins w:id="102" w:author="JY0225" w:date="2017-08-24T10:51:00Z"/>
              <w:noProof/>
            </w:rPr>
          </w:pPr>
          <w:ins w:id="103" w:author="JY0225" w:date="2017-08-24T10:51:00Z">
            <w:r w:rsidRPr="00F1647A">
              <w:rPr>
                <w:rStyle w:val="af"/>
                <w:noProof/>
              </w:rPr>
              <w:fldChar w:fldCharType="begin"/>
            </w:r>
            <w:r w:rsidRPr="00F1647A">
              <w:rPr>
                <w:rStyle w:val="af"/>
                <w:noProof/>
              </w:rPr>
              <w:instrText xml:space="preserve"> </w:instrText>
            </w:r>
            <w:r>
              <w:rPr>
                <w:noProof/>
              </w:rPr>
              <w:instrText>HYPERLINK \l "_Toc491335256"</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4.5</w:t>
            </w:r>
            <w:r w:rsidRPr="00F1647A">
              <w:rPr>
                <w:rStyle w:val="af"/>
                <w:noProof/>
              </w:rPr>
              <w:t>系统优化核心接口设计</w:t>
            </w:r>
            <w:r>
              <w:rPr>
                <w:noProof/>
                <w:webHidden/>
              </w:rPr>
              <w:tab/>
            </w:r>
            <w:r>
              <w:rPr>
                <w:noProof/>
                <w:webHidden/>
              </w:rPr>
              <w:fldChar w:fldCharType="begin"/>
            </w:r>
            <w:r>
              <w:rPr>
                <w:noProof/>
                <w:webHidden/>
              </w:rPr>
              <w:instrText xml:space="preserve"> PAGEREF _Toc491335256 \h </w:instrText>
            </w:r>
            <w:r>
              <w:rPr>
                <w:noProof/>
                <w:webHidden/>
              </w:rPr>
            </w:r>
          </w:ins>
          <w:r>
            <w:rPr>
              <w:noProof/>
              <w:webHidden/>
            </w:rPr>
            <w:fldChar w:fldCharType="separate"/>
          </w:r>
          <w:ins w:id="104" w:author="JY0225" w:date="2017-08-24T10:51:00Z">
            <w:r>
              <w:rPr>
                <w:noProof/>
                <w:webHidden/>
              </w:rPr>
              <w:t>28</w:t>
            </w:r>
            <w:r>
              <w:rPr>
                <w:noProof/>
                <w:webHidden/>
              </w:rPr>
              <w:fldChar w:fldCharType="end"/>
            </w:r>
            <w:r w:rsidRPr="00F1647A">
              <w:rPr>
                <w:rStyle w:val="af"/>
                <w:noProof/>
              </w:rPr>
              <w:fldChar w:fldCharType="end"/>
            </w:r>
          </w:ins>
        </w:p>
        <w:p w14:paraId="02559A5E" w14:textId="06E58793" w:rsidR="00F65EB3" w:rsidRDefault="00F65EB3">
          <w:pPr>
            <w:pStyle w:val="33"/>
            <w:tabs>
              <w:tab w:val="right" w:leader="dot" w:pos="8302"/>
            </w:tabs>
            <w:rPr>
              <w:ins w:id="105" w:author="JY0225" w:date="2017-08-24T10:51:00Z"/>
              <w:noProof/>
            </w:rPr>
          </w:pPr>
          <w:ins w:id="106" w:author="JY0225" w:date="2017-08-24T10:51:00Z">
            <w:r w:rsidRPr="00F1647A">
              <w:rPr>
                <w:rStyle w:val="af"/>
                <w:noProof/>
              </w:rPr>
              <w:fldChar w:fldCharType="begin"/>
            </w:r>
            <w:r w:rsidRPr="00F1647A">
              <w:rPr>
                <w:rStyle w:val="af"/>
                <w:noProof/>
              </w:rPr>
              <w:instrText xml:space="preserve"> </w:instrText>
            </w:r>
            <w:r>
              <w:rPr>
                <w:noProof/>
              </w:rPr>
              <w:instrText>HYPERLINK \l "_Toc491335257"</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 xml:space="preserve">4.5.1 </w:t>
            </w:r>
            <w:r w:rsidRPr="00F1647A">
              <w:rPr>
                <w:rStyle w:val="af"/>
                <w:noProof/>
              </w:rPr>
              <w:t>持久会话管理接口设计</w:t>
            </w:r>
            <w:r>
              <w:rPr>
                <w:noProof/>
                <w:webHidden/>
              </w:rPr>
              <w:tab/>
            </w:r>
            <w:r>
              <w:rPr>
                <w:noProof/>
                <w:webHidden/>
              </w:rPr>
              <w:fldChar w:fldCharType="begin"/>
            </w:r>
            <w:r>
              <w:rPr>
                <w:noProof/>
                <w:webHidden/>
              </w:rPr>
              <w:instrText xml:space="preserve"> PAGEREF _Toc491335257 \h </w:instrText>
            </w:r>
            <w:r>
              <w:rPr>
                <w:noProof/>
                <w:webHidden/>
              </w:rPr>
            </w:r>
          </w:ins>
          <w:r>
            <w:rPr>
              <w:noProof/>
              <w:webHidden/>
            </w:rPr>
            <w:fldChar w:fldCharType="separate"/>
          </w:r>
          <w:ins w:id="107" w:author="JY0225" w:date="2017-08-24T10:51:00Z">
            <w:r>
              <w:rPr>
                <w:noProof/>
                <w:webHidden/>
              </w:rPr>
              <w:t>29</w:t>
            </w:r>
            <w:r>
              <w:rPr>
                <w:noProof/>
                <w:webHidden/>
              </w:rPr>
              <w:fldChar w:fldCharType="end"/>
            </w:r>
            <w:r w:rsidRPr="00F1647A">
              <w:rPr>
                <w:rStyle w:val="af"/>
                <w:noProof/>
              </w:rPr>
              <w:fldChar w:fldCharType="end"/>
            </w:r>
          </w:ins>
        </w:p>
        <w:p w14:paraId="290FAE34" w14:textId="5C5FD3B6" w:rsidR="00F65EB3" w:rsidRDefault="00F65EB3">
          <w:pPr>
            <w:pStyle w:val="33"/>
            <w:tabs>
              <w:tab w:val="right" w:leader="dot" w:pos="8302"/>
            </w:tabs>
            <w:rPr>
              <w:ins w:id="108" w:author="JY0225" w:date="2017-08-24T10:51:00Z"/>
              <w:noProof/>
            </w:rPr>
          </w:pPr>
          <w:ins w:id="109" w:author="JY0225" w:date="2017-08-24T10:51:00Z">
            <w:r w:rsidRPr="00F1647A">
              <w:rPr>
                <w:rStyle w:val="af"/>
                <w:noProof/>
              </w:rPr>
              <w:fldChar w:fldCharType="begin"/>
            </w:r>
            <w:r w:rsidRPr="00F1647A">
              <w:rPr>
                <w:rStyle w:val="af"/>
                <w:noProof/>
              </w:rPr>
              <w:instrText xml:space="preserve"> </w:instrText>
            </w:r>
            <w:r>
              <w:rPr>
                <w:noProof/>
              </w:rPr>
              <w:instrText>HYPERLINK \l "_Toc491335258"</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 xml:space="preserve">4.5.2 </w:t>
            </w:r>
            <w:r w:rsidRPr="00F1647A">
              <w:rPr>
                <w:rStyle w:val="af"/>
                <w:noProof/>
              </w:rPr>
              <w:t>大文件上传接口设计</w:t>
            </w:r>
            <w:r>
              <w:rPr>
                <w:noProof/>
                <w:webHidden/>
              </w:rPr>
              <w:tab/>
            </w:r>
            <w:r>
              <w:rPr>
                <w:noProof/>
                <w:webHidden/>
              </w:rPr>
              <w:fldChar w:fldCharType="begin"/>
            </w:r>
            <w:r>
              <w:rPr>
                <w:noProof/>
                <w:webHidden/>
              </w:rPr>
              <w:instrText xml:space="preserve"> PAGEREF _Toc491335258 \h </w:instrText>
            </w:r>
            <w:r>
              <w:rPr>
                <w:noProof/>
                <w:webHidden/>
              </w:rPr>
            </w:r>
          </w:ins>
          <w:r>
            <w:rPr>
              <w:noProof/>
              <w:webHidden/>
            </w:rPr>
            <w:fldChar w:fldCharType="separate"/>
          </w:r>
          <w:ins w:id="110" w:author="JY0225" w:date="2017-08-24T10:51:00Z">
            <w:r>
              <w:rPr>
                <w:noProof/>
                <w:webHidden/>
              </w:rPr>
              <w:t>31</w:t>
            </w:r>
            <w:r>
              <w:rPr>
                <w:noProof/>
                <w:webHidden/>
              </w:rPr>
              <w:fldChar w:fldCharType="end"/>
            </w:r>
            <w:r w:rsidRPr="00F1647A">
              <w:rPr>
                <w:rStyle w:val="af"/>
                <w:noProof/>
              </w:rPr>
              <w:fldChar w:fldCharType="end"/>
            </w:r>
          </w:ins>
        </w:p>
        <w:p w14:paraId="599AD5F7" w14:textId="36F1E783" w:rsidR="00F65EB3" w:rsidRDefault="00F65EB3">
          <w:pPr>
            <w:pStyle w:val="33"/>
            <w:tabs>
              <w:tab w:val="right" w:leader="dot" w:pos="8302"/>
            </w:tabs>
            <w:rPr>
              <w:ins w:id="111" w:author="JY0225" w:date="2017-08-24T10:51:00Z"/>
              <w:noProof/>
            </w:rPr>
          </w:pPr>
          <w:ins w:id="112" w:author="JY0225" w:date="2017-08-24T10:51:00Z">
            <w:r w:rsidRPr="00F1647A">
              <w:rPr>
                <w:rStyle w:val="af"/>
                <w:noProof/>
              </w:rPr>
              <w:fldChar w:fldCharType="begin"/>
            </w:r>
            <w:r w:rsidRPr="00F1647A">
              <w:rPr>
                <w:rStyle w:val="af"/>
                <w:noProof/>
              </w:rPr>
              <w:instrText xml:space="preserve"> </w:instrText>
            </w:r>
            <w:r>
              <w:rPr>
                <w:noProof/>
              </w:rPr>
              <w:instrText>HYPERLINK \l "_Toc491335259"</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 xml:space="preserve">4.5.3 </w:t>
            </w:r>
            <w:r w:rsidRPr="00F1647A">
              <w:rPr>
                <w:rStyle w:val="af"/>
                <w:noProof/>
              </w:rPr>
              <w:t>本地缓存接口设计</w:t>
            </w:r>
            <w:r>
              <w:rPr>
                <w:noProof/>
                <w:webHidden/>
              </w:rPr>
              <w:tab/>
            </w:r>
            <w:r>
              <w:rPr>
                <w:noProof/>
                <w:webHidden/>
              </w:rPr>
              <w:fldChar w:fldCharType="begin"/>
            </w:r>
            <w:r>
              <w:rPr>
                <w:noProof/>
                <w:webHidden/>
              </w:rPr>
              <w:instrText xml:space="preserve"> PAGEREF _Toc491335259 \h </w:instrText>
            </w:r>
            <w:r>
              <w:rPr>
                <w:noProof/>
                <w:webHidden/>
              </w:rPr>
            </w:r>
          </w:ins>
          <w:r>
            <w:rPr>
              <w:noProof/>
              <w:webHidden/>
            </w:rPr>
            <w:fldChar w:fldCharType="separate"/>
          </w:r>
          <w:ins w:id="113" w:author="JY0225" w:date="2017-08-24T10:51:00Z">
            <w:r>
              <w:rPr>
                <w:noProof/>
                <w:webHidden/>
              </w:rPr>
              <w:t>32</w:t>
            </w:r>
            <w:r>
              <w:rPr>
                <w:noProof/>
                <w:webHidden/>
              </w:rPr>
              <w:fldChar w:fldCharType="end"/>
            </w:r>
            <w:r w:rsidRPr="00F1647A">
              <w:rPr>
                <w:rStyle w:val="af"/>
                <w:noProof/>
              </w:rPr>
              <w:fldChar w:fldCharType="end"/>
            </w:r>
          </w:ins>
        </w:p>
        <w:p w14:paraId="240F3CD9" w14:textId="0C4DDC4D" w:rsidR="00F65EB3" w:rsidRDefault="00F65EB3">
          <w:pPr>
            <w:pStyle w:val="33"/>
            <w:tabs>
              <w:tab w:val="right" w:leader="dot" w:pos="8302"/>
            </w:tabs>
            <w:rPr>
              <w:ins w:id="114" w:author="JY0225" w:date="2017-08-24T10:51:00Z"/>
              <w:noProof/>
            </w:rPr>
          </w:pPr>
          <w:ins w:id="115" w:author="JY0225" w:date="2017-08-24T10:51:00Z">
            <w:r w:rsidRPr="00F1647A">
              <w:rPr>
                <w:rStyle w:val="af"/>
                <w:noProof/>
              </w:rPr>
              <w:lastRenderedPageBreak/>
              <w:fldChar w:fldCharType="begin"/>
            </w:r>
            <w:r w:rsidRPr="00F1647A">
              <w:rPr>
                <w:rStyle w:val="af"/>
                <w:noProof/>
              </w:rPr>
              <w:instrText xml:space="preserve"> </w:instrText>
            </w:r>
            <w:r>
              <w:rPr>
                <w:noProof/>
              </w:rPr>
              <w:instrText>HYPERLINK \l "_Toc491335260"</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 xml:space="preserve">4.5.4 </w:t>
            </w:r>
            <w:r w:rsidRPr="00F1647A">
              <w:rPr>
                <w:rStyle w:val="af"/>
                <w:noProof/>
              </w:rPr>
              <w:t>多应用适配接口设计</w:t>
            </w:r>
            <w:r>
              <w:rPr>
                <w:noProof/>
                <w:webHidden/>
              </w:rPr>
              <w:tab/>
            </w:r>
            <w:r>
              <w:rPr>
                <w:noProof/>
                <w:webHidden/>
              </w:rPr>
              <w:fldChar w:fldCharType="begin"/>
            </w:r>
            <w:r>
              <w:rPr>
                <w:noProof/>
                <w:webHidden/>
              </w:rPr>
              <w:instrText xml:space="preserve"> PAGEREF _Toc491335260 \h </w:instrText>
            </w:r>
            <w:r>
              <w:rPr>
                <w:noProof/>
                <w:webHidden/>
              </w:rPr>
            </w:r>
          </w:ins>
          <w:r>
            <w:rPr>
              <w:noProof/>
              <w:webHidden/>
            </w:rPr>
            <w:fldChar w:fldCharType="separate"/>
          </w:r>
          <w:ins w:id="116" w:author="JY0225" w:date="2017-08-24T10:51:00Z">
            <w:r>
              <w:rPr>
                <w:noProof/>
                <w:webHidden/>
              </w:rPr>
              <w:t>33</w:t>
            </w:r>
            <w:r>
              <w:rPr>
                <w:noProof/>
                <w:webHidden/>
              </w:rPr>
              <w:fldChar w:fldCharType="end"/>
            </w:r>
            <w:r w:rsidRPr="00F1647A">
              <w:rPr>
                <w:rStyle w:val="af"/>
                <w:noProof/>
              </w:rPr>
              <w:fldChar w:fldCharType="end"/>
            </w:r>
          </w:ins>
        </w:p>
        <w:p w14:paraId="779E1BAF" w14:textId="212692F9" w:rsidR="00F65EB3" w:rsidRDefault="00F65EB3">
          <w:pPr>
            <w:pStyle w:val="11"/>
            <w:rPr>
              <w:ins w:id="117" w:author="JY0225" w:date="2017-08-24T10:51:00Z"/>
              <w:noProof/>
            </w:rPr>
          </w:pPr>
          <w:ins w:id="118" w:author="JY0225" w:date="2017-08-24T10:51:00Z">
            <w:r w:rsidRPr="00F1647A">
              <w:rPr>
                <w:rStyle w:val="af"/>
                <w:noProof/>
              </w:rPr>
              <w:fldChar w:fldCharType="begin"/>
            </w:r>
            <w:r w:rsidRPr="00F1647A">
              <w:rPr>
                <w:rStyle w:val="af"/>
                <w:noProof/>
              </w:rPr>
              <w:instrText xml:space="preserve"> </w:instrText>
            </w:r>
            <w:r>
              <w:rPr>
                <w:noProof/>
              </w:rPr>
              <w:instrText>HYPERLINK \l "_Toc491335261"</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rFonts w:ascii="Times New Roman" w:hAnsi="Times New Roman" w:cs="Times New Roman"/>
                <w:noProof/>
              </w:rPr>
              <w:t>第五章</w:t>
            </w:r>
            <w:r w:rsidRPr="00F1647A">
              <w:rPr>
                <w:rStyle w:val="af"/>
                <w:rFonts w:ascii="Times New Roman" w:hAnsi="Times New Roman" w:cs="Times New Roman"/>
                <w:noProof/>
              </w:rPr>
              <w:t xml:space="preserve"> </w:t>
            </w:r>
            <w:r w:rsidRPr="00F1647A">
              <w:rPr>
                <w:rStyle w:val="af"/>
                <w:rFonts w:ascii="Times New Roman" w:hAnsi="Times New Roman" w:cs="Times New Roman"/>
                <w:noProof/>
              </w:rPr>
              <w:t>云备份中间件系统优化实现</w:t>
            </w:r>
            <w:r>
              <w:rPr>
                <w:noProof/>
                <w:webHidden/>
              </w:rPr>
              <w:tab/>
            </w:r>
            <w:r>
              <w:rPr>
                <w:noProof/>
                <w:webHidden/>
              </w:rPr>
              <w:fldChar w:fldCharType="begin"/>
            </w:r>
            <w:r>
              <w:rPr>
                <w:noProof/>
                <w:webHidden/>
              </w:rPr>
              <w:instrText xml:space="preserve"> PAGEREF _Toc491335261 \h </w:instrText>
            </w:r>
            <w:r>
              <w:rPr>
                <w:noProof/>
                <w:webHidden/>
              </w:rPr>
            </w:r>
          </w:ins>
          <w:r>
            <w:rPr>
              <w:noProof/>
              <w:webHidden/>
            </w:rPr>
            <w:fldChar w:fldCharType="separate"/>
          </w:r>
          <w:ins w:id="119" w:author="JY0225" w:date="2017-08-24T10:51:00Z">
            <w:r>
              <w:rPr>
                <w:noProof/>
                <w:webHidden/>
              </w:rPr>
              <w:t>34</w:t>
            </w:r>
            <w:r>
              <w:rPr>
                <w:noProof/>
                <w:webHidden/>
              </w:rPr>
              <w:fldChar w:fldCharType="end"/>
            </w:r>
            <w:r w:rsidRPr="00F1647A">
              <w:rPr>
                <w:rStyle w:val="af"/>
                <w:noProof/>
              </w:rPr>
              <w:fldChar w:fldCharType="end"/>
            </w:r>
          </w:ins>
        </w:p>
        <w:p w14:paraId="0798F406" w14:textId="3F71BB67" w:rsidR="00F65EB3" w:rsidRDefault="00F65EB3">
          <w:pPr>
            <w:pStyle w:val="24"/>
            <w:tabs>
              <w:tab w:val="right" w:leader="dot" w:pos="8302"/>
            </w:tabs>
            <w:rPr>
              <w:ins w:id="120" w:author="JY0225" w:date="2017-08-24T10:51:00Z"/>
              <w:noProof/>
            </w:rPr>
          </w:pPr>
          <w:ins w:id="121" w:author="JY0225" w:date="2017-08-24T10:51:00Z">
            <w:r w:rsidRPr="00F1647A">
              <w:rPr>
                <w:rStyle w:val="af"/>
                <w:noProof/>
              </w:rPr>
              <w:fldChar w:fldCharType="begin"/>
            </w:r>
            <w:r w:rsidRPr="00F1647A">
              <w:rPr>
                <w:rStyle w:val="af"/>
                <w:noProof/>
              </w:rPr>
              <w:instrText xml:space="preserve"> </w:instrText>
            </w:r>
            <w:r>
              <w:rPr>
                <w:noProof/>
              </w:rPr>
              <w:instrText>HYPERLINK \l "_Toc491335262"</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 xml:space="preserve">5.1 </w:t>
            </w:r>
            <w:r w:rsidRPr="00F1647A">
              <w:rPr>
                <w:rStyle w:val="af"/>
                <w:noProof/>
              </w:rPr>
              <w:t>开发环境</w:t>
            </w:r>
            <w:r>
              <w:rPr>
                <w:noProof/>
                <w:webHidden/>
              </w:rPr>
              <w:tab/>
            </w:r>
            <w:r>
              <w:rPr>
                <w:noProof/>
                <w:webHidden/>
              </w:rPr>
              <w:fldChar w:fldCharType="begin"/>
            </w:r>
            <w:r>
              <w:rPr>
                <w:noProof/>
                <w:webHidden/>
              </w:rPr>
              <w:instrText xml:space="preserve"> PAGEREF _Toc491335262 \h </w:instrText>
            </w:r>
            <w:r>
              <w:rPr>
                <w:noProof/>
                <w:webHidden/>
              </w:rPr>
            </w:r>
          </w:ins>
          <w:r>
            <w:rPr>
              <w:noProof/>
              <w:webHidden/>
            </w:rPr>
            <w:fldChar w:fldCharType="separate"/>
          </w:r>
          <w:ins w:id="122" w:author="JY0225" w:date="2017-08-24T10:51:00Z">
            <w:r>
              <w:rPr>
                <w:noProof/>
                <w:webHidden/>
              </w:rPr>
              <w:t>34</w:t>
            </w:r>
            <w:r>
              <w:rPr>
                <w:noProof/>
                <w:webHidden/>
              </w:rPr>
              <w:fldChar w:fldCharType="end"/>
            </w:r>
            <w:r w:rsidRPr="00F1647A">
              <w:rPr>
                <w:rStyle w:val="af"/>
                <w:noProof/>
              </w:rPr>
              <w:fldChar w:fldCharType="end"/>
            </w:r>
          </w:ins>
        </w:p>
        <w:p w14:paraId="11D64FF1" w14:textId="5DD281A6" w:rsidR="00F65EB3" w:rsidRDefault="00F65EB3">
          <w:pPr>
            <w:pStyle w:val="24"/>
            <w:tabs>
              <w:tab w:val="right" w:leader="dot" w:pos="8302"/>
            </w:tabs>
            <w:rPr>
              <w:ins w:id="123" w:author="JY0225" w:date="2017-08-24T10:51:00Z"/>
              <w:noProof/>
            </w:rPr>
          </w:pPr>
          <w:ins w:id="124" w:author="JY0225" w:date="2017-08-24T10:51:00Z">
            <w:r w:rsidRPr="00F1647A">
              <w:rPr>
                <w:rStyle w:val="af"/>
                <w:noProof/>
              </w:rPr>
              <w:fldChar w:fldCharType="begin"/>
            </w:r>
            <w:r w:rsidRPr="00F1647A">
              <w:rPr>
                <w:rStyle w:val="af"/>
                <w:noProof/>
              </w:rPr>
              <w:instrText xml:space="preserve"> </w:instrText>
            </w:r>
            <w:r>
              <w:rPr>
                <w:noProof/>
              </w:rPr>
              <w:instrText>HYPERLINK \l "_Toc491335263"</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 xml:space="preserve">5.2 </w:t>
            </w:r>
            <w:r w:rsidRPr="00F1647A">
              <w:rPr>
                <w:rStyle w:val="af"/>
                <w:noProof/>
              </w:rPr>
              <w:t>关键技术实现</w:t>
            </w:r>
            <w:r>
              <w:rPr>
                <w:noProof/>
                <w:webHidden/>
              </w:rPr>
              <w:tab/>
            </w:r>
            <w:r>
              <w:rPr>
                <w:noProof/>
                <w:webHidden/>
              </w:rPr>
              <w:fldChar w:fldCharType="begin"/>
            </w:r>
            <w:r>
              <w:rPr>
                <w:noProof/>
                <w:webHidden/>
              </w:rPr>
              <w:instrText xml:space="preserve"> PAGEREF _Toc491335263 \h </w:instrText>
            </w:r>
            <w:r>
              <w:rPr>
                <w:noProof/>
                <w:webHidden/>
              </w:rPr>
            </w:r>
          </w:ins>
          <w:r>
            <w:rPr>
              <w:noProof/>
              <w:webHidden/>
            </w:rPr>
            <w:fldChar w:fldCharType="separate"/>
          </w:r>
          <w:ins w:id="125" w:author="JY0225" w:date="2017-08-24T10:51:00Z">
            <w:r>
              <w:rPr>
                <w:noProof/>
                <w:webHidden/>
              </w:rPr>
              <w:t>34</w:t>
            </w:r>
            <w:r>
              <w:rPr>
                <w:noProof/>
                <w:webHidden/>
              </w:rPr>
              <w:fldChar w:fldCharType="end"/>
            </w:r>
            <w:r w:rsidRPr="00F1647A">
              <w:rPr>
                <w:rStyle w:val="af"/>
                <w:noProof/>
              </w:rPr>
              <w:fldChar w:fldCharType="end"/>
            </w:r>
          </w:ins>
        </w:p>
        <w:p w14:paraId="65C58825" w14:textId="046FE462" w:rsidR="00F65EB3" w:rsidRDefault="00F65EB3">
          <w:pPr>
            <w:pStyle w:val="33"/>
            <w:tabs>
              <w:tab w:val="right" w:leader="dot" w:pos="8302"/>
            </w:tabs>
            <w:rPr>
              <w:ins w:id="126" w:author="JY0225" w:date="2017-08-24T10:51:00Z"/>
              <w:noProof/>
            </w:rPr>
          </w:pPr>
          <w:ins w:id="127" w:author="JY0225" w:date="2017-08-24T10:51:00Z">
            <w:r w:rsidRPr="00F1647A">
              <w:rPr>
                <w:rStyle w:val="af"/>
                <w:noProof/>
              </w:rPr>
              <w:fldChar w:fldCharType="begin"/>
            </w:r>
            <w:r w:rsidRPr="00F1647A">
              <w:rPr>
                <w:rStyle w:val="af"/>
                <w:noProof/>
              </w:rPr>
              <w:instrText xml:space="preserve"> </w:instrText>
            </w:r>
            <w:r>
              <w:rPr>
                <w:noProof/>
              </w:rPr>
              <w:instrText>HYPERLINK \l "_Toc491335264"</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5.2.1</w:t>
            </w:r>
            <w:r w:rsidRPr="00F1647A">
              <w:rPr>
                <w:rStyle w:val="af"/>
                <w:noProof/>
              </w:rPr>
              <w:t>加密方式</w:t>
            </w:r>
            <w:r>
              <w:rPr>
                <w:noProof/>
                <w:webHidden/>
              </w:rPr>
              <w:tab/>
            </w:r>
            <w:r>
              <w:rPr>
                <w:noProof/>
                <w:webHidden/>
              </w:rPr>
              <w:fldChar w:fldCharType="begin"/>
            </w:r>
            <w:r>
              <w:rPr>
                <w:noProof/>
                <w:webHidden/>
              </w:rPr>
              <w:instrText xml:space="preserve"> PAGEREF _Toc491335264 \h </w:instrText>
            </w:r>
            <w:r>
              <w:rPr>
                <w:noProof/>
                <w:webHidden/>
              </w:rPr>
            </w:r>
          </w:ins>
          <w:r>
            <w:rPr>
              <w:noProof/>
              <w:webHidden/>
            </w:rPr>
            <w:fldChar w:fldCharType="separate"/>
          </w:r>
          <w:ins w:id="128" w:author="JY0225" w:date="2017-08-24T10:51:00Z">
            <w:r>
              <w:rPr>
                <w:noProof/>
                <w:webHidden/>
              </w:rPr>
              <w:t>34</w:t>
            </w:r>
            <w:r>
              <w:rPr>
                <w:noProof/>
                <w:webHidden/>
              </w:rPr>
              <w:fldChar w:fldCharType="end"/>
            </w:r>
            <w:r w:rsidRPr="00F1647A">
              <w:rPr>
                <w:rStyle w:val="af"/>
                <w:noProof/>
              </w:rPr>
              <w:fldChar w:fldCharType="end"/>
            </w:r>
          </w:ins>
        </w:p>
        <w:p w14:paraId="6604EB1A" w14:textId="53039A82" w:rsidR="00F65EB3" w:rsidRDefault="00F65EB3">
          <w:pPr>
            <w:pStyle w:val="33"/>
            <w:tabs>
              <w:tab w:val="right" w:leader="dot" w:pos="8302"/>
            </w:tabs>
            <w:rPr>
              <w:ins w:id="129" w:author="JY0225" w:date="2017-08-24T10:51:00Z"/>
              <w:noProof/>
            </w:rPr>
          </w:pPr>
          <w:ins w:id="130" w:author="JY0225" w:date="2017-08-24T10:51:00Z">
            <w:r w:rsidRPr="00F1647A">
              <w:rPr>
                <w:rStyle w:val="af"/>
                <w:noProof/>
              </w:rPr>
              <w:fldChar w:fldCharType="begin"/>
            </w:r>
            <w:r w:rsidRPr="00F1647A">
              <w:rPr>
                <w:rStyle w:val="af"/>
                <w:noProof/>
              </w:rPr>
              <w:instrText xml:space="preserve"> </w:instrText>
            </w:r>
            <w:r>
              <w:rPr>
                <w:noProof/>
              </w:rPr>
              <w:instrText>HYPERLINK \l "_Toc491335265"</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5.2.2</w:t>
            </w:r>
            <w:r w:rsidRPr="00F1647A">
              <w:rPr>
                <w:rStyle w:val="af"/>
                <w:noProof/>
              </w:rPr>
              <w:t>中间件授权代理</w:t>
            </w:r>
            <w:r>
              <w:rPr>
                <w:noProof/>
                <w:webHidden/>
              </w:rPr>
              <w:tab/>
            </w:r>
            <w:r>
              <w:rPr>
                <w:noProof/>
                <w:webHidden/>
              </w:rPr>
              <w:fldChar w:fldCharType="begin"/>
            </w:r>
            <w:r>
              <w:rPr>
                <w:noProof/>
                <w:webHidden/>
              </w:rPr>
              <w:instrText xml:space="preserve"> PAGEREF _Toc491335265 \h </w:instrText>
            </w:r>
            <w:r>
              <w:rPr>
                <w:noProof/>
                <w:webHidden/>
              </w:rPr>
            </w:r>
          </w:ins>
          <w:r>
            <w:rPr>
              <w:noProof/>
              <w:webHidden/>
            </w:rPr>
            <w:fldChar w:fldCharType="separate"/>
          </w:r>
          <w:ins w:id="131" w:author="JY0225" w:date="2017-08-24T10:51:00Z">
            <w:r>
              <w:rPr>
                <w:noProof/>
                <w:webHidden/>
              </w:rPr>
              <w:t>35</w:t>
            </w:r>
            <w:r>
              <w:rPr>
                <w:noProof/>
                <w:webHidden/>
              </w:rPr>
              <w:fldChar w:fldCharType="end"/>
            </w:r>
            <w:r w:rsidRPr="00F1647A">
              <w:rPr>
                <w:rStyle w:val="af"/>
                <w:noProof/>
              </w:rPr>
              <w:fldChar w:fldCharType="end"/>
            </w:r>
          </w:ins>
        </w:p>
        <w:p w14:paraId="65BC215B" w14:textId="4C675FF2" w:rsidR="00F65EB3" w:rsidRDefault="00F65EB3">
          <w:pPr>
            <w:pStyle w:val="33"/>
            <w:tabs>
              <w:tab w:val="right" w:leader="dot" w:pos="8302"/>
            </w:tabs>
            <w:rPr>
              <w:ins w:id="132" w:author="JY0225" w:date="2017-08-24T10:51:00Z"/>
              <w:noProof/>
            </w:rPr>
          </w:pPr>
          <w:ins w:id="133" w:author="JY0225" w:date="2017-08-24T10:51:00Z">
            <w:r w:rsidRPr="00F1647A">
              <w:rPr>
                <w:rStyle w:val="af"/>
                <w:noProof/>
              </w:rPr>
              <w:fldChar w:fldCharType="begin"/>
            </w:r>
            <w:r w:rsidRPr="00F1647A">
              <w:rPr>
                <w:rStyle w:val="af"/>
                <w:noProof/>
              </w:rPr>
              <w:instrText xml:space="preserve"> </w:instrText>
            </w:r>
            <w:r>
              <w:rPr>
                <w:noProof/>
              </w:rPr>
              <w:instrText>HYPERLINK \l "_Toc491335266"</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5.2.3</w:t>
            </w:r>
            <w:r w:rsidRPr="00F1647A">
              <w:rPr>
                <w:rStyle w:val="af"/>
                <w:noProof/>
              </w:rPr>
              <w:t>大文件上传</w:t>
            </w:r>
            <w:r>
              <w:rPr>
                <w:noProof/>
                <w:webHidden/>
              </w:rPr>
              <w:tab/>
            </w:r>
            <w:r>
              <w:rPr>
                <w:noProof/>
                <w:webHidden/>
              </w:rPr>
              <w:fldChar w:fldCharType="begin"/>
            </w:r>
            <w:r>
              <w:rPr>
                <w:noProof/>
                <w:webHidden/>
              </w:rPr>
              <w:instrText xml:space="preserve"> PAGEREF _Toc491335266 \h </w:instrText>
            </w:r>
            <w:r>
              <w:rPr>
                <w:noProof/>
                <w:webHidden/>
              </w:rPr>
            </w:r>
          </w:ins>
          <w:r>
            <w:rPr>
              <w:noProof/>
              <w:webHidden/>
            </w:rPr>
            <w:fldChar w:fldCharType="separate"/>
          </w:r>
          <w:ins w:id="134" w:author="JY0225" w:date="2017-08-24T10:51:00Z">
            <w:r>
              <w:rPr>
                <w:noProof/>
                <w:webHidden/>
              </w:rPr>
              <w:t>36</w:t>
            </w:r>
            <w:r>
              <w:rPr>
                <w:noProof/>
                <w:webHidden/>
              </w:rPr>
              <w:fldChar w:fldCharType="end"/>
            </w:r>
            <w:r w:rsidRPr="00F1647A">
              <w:rPr>
                <w:rStyle w:val="af"/>
                <w:noProof/>
              </w:rPr>
              <w:fldChar w:fldCharType="end"/>
            </w:r>
          </w:ins>
        </w:p>
        <w:p w14:paraId="7D5882E3" w14:textId="21B44C0C" w:rsidR="00F65EB3" w:rsidRDefault="00F65EB3">
          <w:pPr>
            <w:pStyle w:val="33"/>
            <w:tabs>
              <w:tab w:val="right" w:leader="dot" w:pos="8302"/>
            </w:tabs>
            <w:rPr>
              <w:ins w:id="135" w:author="JY0225" w:date="2017-08-24T10:51:00Z"/>
              <w:noProof/>
            </w:rPr>
          </w:pPr>
          <w:ins w:id="136" w:author="JY0225" w:date="2017-08-24T10:51:00Z">
            <w:r w:rsidRPr="00F1647A">
              <w:rPr>
                <w:rStyle w:val="af"/>
                <w:noProof/>
              </w:rPr>
              <w:fldChar w:fldCharType="begin"/>
            </w:r>
            <w:r w:rsidRPr="00F1647A">
              <w:rPr>
                <w:rStyle w:val="af"/>
                <w:noProof/>
              </w:rPr>
              <w:instrText xml:space="preserve"> </w:instrText>
            </w:r>
            <w:r>
              <w:rPr>
                <w:noProof/>
              </w:rPr>
              <w:instrText>HYPERLINK \l "_Toc491335267"</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5.2.4</w:t>
            </w:r>
            <w:r w:rsidRPr="00F1647A">
              <w:rPr>
                <w:rStyle w:val="af"/>
                <w:noProof/>
              </w:rPr>
              <w:t>本地缓存</w:t>
            </w:r>
            <w:r>
              <w:rPr>
                <w:noProof/>
                <w:webHidden/>
              </w:rPr>
              <w:tab/>
            </w:r>
            <w:r>
              <w:rPr>
                <w:noProof/>
                <w:webHidden/>
              </w:rPr>
              <w:fldChar w:fldCharType="begin"/>
            </w:r>
            <w:r>
              <w:rPr>
                <w:noProof/>
                <w:webHidden/>
              </w:rPr>
              <w:instrText xml:space="preserve"> PAGEREF _Toc491335267 \h </w:instrText>
            </w:r>
            <w:r>
              <w:rPr>
                <w:noProof/>
                <w:webHidden/>
              </w:rPr>
            </w:r>
          </w:ins>
          <w:r>
            <w:rPr>
              <w:noProof/>
              <w:webHidden/>
            </w:rPr>
            <w:fldChar w:fldCharType="separate"/>
          </w:r>
          <w:ins w:id="137" w:author="JY0225" w:date="2017-08-24T10:51:00Z">
            <w:r>
              <w:rPr>
                <w:noProof/>
                <w:webHidden/>
              </w:rPr>
              <w:t>37</w:t>
            </w:r>
            <w:r>
              <w:rPr>
                <w:noProof/>
                <w:webHidden/>
              </w:rPr>
              <w:fldChar w:fldCharType="end"/>
            </w:r>
            <w:r w:rsidRPr="00F1647A">
              <w:rPr>
                <w:rStyle w:val="af"/>
                <w:noProof/>
              </w:rPr>
              <w:fldChar w:fldCharType="end"/>
            </w:r>
          </w:ins>
        </w:p>
        <w:p w14:paraId="47A22EB5" w14:textId="617916B0" w:rsidR="00F65EB3" w:rsidRDefault="00F65EB3">
          <w:pPr>
            <w:pStyle w:val="33"/>
            <w:tabs>
              <w:tab w:val="right" w:leader="dot" w:pos="8302"/>
            </w:tabs>
            <w:rPr>
              <w:ins w:id="138" w:author="JY0225" w:date="2017-08-24T10:51:00Z"/>
              <w:noProof/>
            </w:rPr>
          </w:pPr>
          <w:ins w:id="139" w:author="JY0225" w:date="2017-08-24T10:51:00Z">
            <w:r w:rsidRPr="00F1647A">
              <w:rPr>
                <w:rStyle w:val="af"/>
                <w:noProof/>
              </w:rPr>
              <w:fldChar w:fldCharType="begin"/>
            </w:r>
            <w:r w:rsidRPr="00F1647A">
              <w:rPr>
                <w:rStyle w:val="af"/>
                <w:noProof/>
              </w:rPr>
              <w:instrText xml:space="preserve"> </w:instrText>
            </w:r>
            <w:r>
              <w:rPr>
                <w:noProof/>
              </w:rPr>
              <w:instrText>HYPERLINK \l "_Toc491335268"</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5.2.5 LRU</w:t>
            </w:r>
            <w:r w:rsidRPr="00F1647A">
              <w:rPr>
                <w:rStyle w:val="af"/>
                <w:noProof/>
              </w:rPr>
              <w:t>替换策略</w:t>
            </w:r>
            <w:r>
              <w:rPr>
                <w:noProof/>
                <w:webHidden/>
              </w:rPr>
              <w:tab/>
            </w:r>
            <w:r>
              <w:rPr>
                <w:noProof/>
                <w:webHidden/>
              </w:rPr>
              <w:fldChar w:fldCharType="begin"/>
            </w:r>
            <w:r>
              <w:rPr>
                <w:noProof/>
                <w:webHidden/>
              </w:rPr>
              <w:instrText xml:space="preserve"> PAGEREF _Toc491335268 \h </w:instrText>
            </w:r>
            <w:r>
              <w:rPr>
                <w:noProof/>
                <w:webHidden/>
              </w:rPr>
            </w:r>
          </w:ins>
          <w:r>
            <w:rPr>
              <w:noProof/>
              <w:webHidden/>
            </w:rPr>
            <w:fldChar w:fldCharType="separate"/>
          </w:r>
          <w:ins w:id="140" w:author="JY0225" w:date="2017-08-24T10:51:00Z">
            <w:r>
              <w:rPr>
                <w:noProof/>
                <w:webHidden/>
              </w:rPr>
              <w:t>38</w:t>
            </w:r>
            <w:r>
              <w:rPr>
                <w:noProof/>
                <w:webHidden/>
              </w:rPr>
              <w:fldChar w:fldCharType="end"/>
            </w:r>
            <w:r w:rsidRPr="00F1647A">
              <w:rPr>
                <w:rStyle w:val="af"/>
                <w:noProof/>
              </w:rPr>
              <w:fldChar w:fldCharType="end"/>
            </w:r>
          </w:ins>
        </w:p>
        <w:p w14:paraId="33E6B37E" w14:textId="59313F1B" w:rsidR="00F65EB3" w:rsidRDefault="00F65EB3">
          <w:pPr>
            <w:pStyle w:val="33"/>
            <w:tabs>
              <w:tab w:val="right" w:leader="dot" w:pos="8302"/>
            </w:tabs>
            <w:rPr>
              <w:ins w:id="141" w:author="JY0225" w:date="2017-08-24T10:51:00Z"/>
              <w:noProof/>
            </w:rPr>
          </w:pPr>
          <w:ins w:id="142" w:author="JY0225" w:date="2017-08-24T10:51:00Z">
            <w:r w:rsidRPr="00F1647A">
              <w:rPr>
                <w:rStyle w:val="af"/>
                <w:noProof/>
              </w:rPr>
              <w:fldChar w:fldCharType="begin"/>
            </w:r>
            <w:r w:rsidRPr="00F1647A">
              <w:rPr>
                <w:rStyle w:val="af"/>
                <w:noProof/>
              </w:rPr>
              <w:instrText xml:space="preserve"> </w:instrText>
            </w:r>
            <w:r>
              <w:rPr>
                <w:noProof/>
              </w:rPr>
              <w:instrText>HYPERLINK \l "_Toc491335269"</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5.2.6 Firefox</w:t>
            </w:r>
            <w:r w:rsidRPr="00F1647A">
              <w:rPr>
                <w:rStyle w:val="af"/>
                <w:noProof/>
              </w:rPr>
              <w:t>扩展</w:t>
            </w:r>
            <w:r>
              <w:rPr>
                <w:noProof/>
                <w:webHidden/>
              </w:rPr>
              <w:tab/>
            </w:r>
            <w:r>
              <w:rPr>
                <w:noProof/>
                <w:webHidden/>
              </w:rPr>
              <w:fldChar w:fldCharType="begin"/>
            </w:r>
            <w:r>
              <w:rPr>
                <w:noProof/>
                <w:webHidden/>
              </w:rPr>
              <w:instrText xml:space="preserve"> PAGEREF _Toc491335269 \h </w:instrText>
            </w:r>
            <w:r>
              <w:rPr>
                <w:noProof/>
                <w:webHidden/>
              </w:rPr>
            </w:r>
          </w:ins>
          <w:r>
            <w:rPr>
              <w:noProof/>
              <w:webHidden/>
            </w:rPr>
            <w:fldChar w:fldCharType="separate"/>
          </w:r>
          <w:ins w:id="143" w:author="JY0225" w:date="2017-08-24T10:51:00Z">
            <w:r>
              <w:rPr>
                <w:noProof/>
                <w:webHidden/>
              </w:rPr>
              <w:t>39</w:t>
            </w:r>
            <w:r>
              <w:rPr>
                <w:noProof/>
                <w:webHidden/>
              </w:rPr>
              <w:fldChar w:fldCharType="end"/>
            </w:r>
            <w:r w:rsidRPr="00F1647A">
              <w:rPr>
                <w:rStyle w:val="af"/>
                <w:noProof/>
              </w:rPr>
              <w:fldChar w:fldCharType="end"/>
            </w:r>
          </w:ins>
        </w:p>
        <w:p w14:paraId="3480A52B" w14:textId="6E8D46EE" w:rsidR="00F65EB3" w:rsidRDefault="00F65EB3">
          <w:pPr>
            <w:pStyle w:val="33"/>
            <w:tabs>
              <w:tab w:val="right" w:leader="dot" w:pos="8302"/>
            </w:tabs>
            <w:rPr>
              <w:ins w:id="144" w:author="JY0225" w:date="2017-08-24T10:51:00Z"/>
              <w:noProof/>
            </w:rPr>
          </w:pPr>
          <w:ins w:id="145" w:author="JY0225" w:date="2017-08-24T10:51:00Z">
            <w:r w:rsidRPr="00F1647A">
              <w:rPr>
                <w:rStyle w:val="af"/>
                <w:noProof/>
              </w:rPr>
              <w:fldChar w:fldCharType="begin"/>
            </w:r>
            <w:r w:rsidRPr="00F1647A">
              <w:rPr>
                <w:rStyle w:val="af"/>
                <w:noProof/>
              </w:rPr>
              <w:instrText xml:space="preserve"> </w:instrText>
            </w:r>
            <w:r>
              <w:rPr>
                <w:noProof/>
              </w:rPr>
              <w:instrText>HYPERLINK \l "_Toc491335270"</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5.2.7 Java SDK</w:t>
            </w:r>
            <w:r>
              <w:rPr>
                <w:noProof/>
                <w:webHidden/>
              </w:rPr>
              <w:tab/>
            </w:r>
            <w:r>
              <w:rPr>
                <w:noProof/>
                <w:webHidden/>
              </w:rPr>
              <w:fldChar w:fldCharType="begin"/>
            </w:r>
            <w:r>
              <w:rPr>
                <w:noProof/>
                <w:webHidden/>
              </w:rPr>
              <w:instrText xml:space="preserve"> PAGEREF _Toc491335270 \h </w:instrText>
            </w:r>
            <w:r>
              <w:rPr>
                <w:noProof/>
                <w:webHidden/>
              </w:rPr>
            </w:r>
          </w:ins>
          <w:r>
            <w:rPr>
              <w:noProof/>
              <w:webHidden/>
            </w:rPr>
            <w:fldChar w:fldCharType="separate"/>
          </w:r>
          <w:ins w:id="146" w:author="JY0225" w:date="2017-08-24T10:51:00Z">
            <w:r>
              <w:rPr>
                <w:noProof/>
                <w:webHidden/>
              </w:rPr>
              <w:t>42</w:t>
            </w:r>
            <w:r>
              <w:rPr>
                <w:noProof/>
                <w:webHidden/>
              </w:rPr>
              <w:fldChar w:fldCharType="end"/>
            </w:r>
            <w:r w:rsidRPr="00F1647A">
              <w:rPr>
                <w:rStyle w:val="af"/>
                <w:noProof/>
              </w:rPr>
              <w:fldChar w:fldCharType="end"/>
            </w:r>
          </w:ins>
        </w:p>
        <w:p w14:paraId="464D2588" w14:textId="6C8AF996" w:rsidR="00F65EB3" w:rsidRDefault="00F65EB3">
          <w:pPr>
            <w:pStyle w:val="11"/>
            <w:rPr>
              <w:ins w:id="147" w:author="JY0225" w:date="2017-08-24T10:51:00Z"/>
              <w:noProof/>
            </w:rPr>
          </w:pPr>
          <w:ins w:id="148" w:author="JY0225" w:date="2017-08-24T10:51:00Z">
            <w:r w:rsidRPr="00F1647A">
              <w:rPr>
                <w:rStyle w:val="af"/>
                <w:noProof/>
              </w:rPr>
              <w:fldChar w:fldCharType="begin"/>
            </w:r>
            <w:r w:rsidRPr="00F1647A">
              <w:rPr>
                <w:rStyle w:val="af"/>
                <w:noProof/>
              </w:rPr>
              <w:instrText xml:space="preserve"> </w:instrText>
            </w:r>
            <w:r>
              <w:rPr>
                <w:noProof/>
              </w:rPr>
              <w:instrText>HYPERLINK \l "_Toc491335271"</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rFonts w:ascii="Times New Roman" w:hAnsi="Times New Roman" w:cs="Times New Roman"/>
                <w:noProof/>
              </w:rPr>
              <w:t>第六章</w:t>
            </w:r>
            <w:r w:rsidRPr="00F1647A">
              <w:rPr>
                <w:rStyle w:val="af"/>
                <w:rFonts w:ascii="Times New Roman" w:hAnsi="Times New Roman" w:cs="Times New Roman"/>
                <w:noProof/>
              </w:rPr>
              <w:t xml:space="preserve"> </w:t>
            </w:r>
            <w:r w:rsidRPr="00F1647A">
              <w:rPr>
                <w:rStyle w:val="af"/>
                <w:rFonts w:ascii="Times New Roman" w:hAnsi="Times New Roman" w:cs="Times New Roman"/>
                <w:noProof/>
              </w:rPr>
              <w:t>云备份中间件优化系统测试</w:t>
            </w:r>
            <w:r>
              <w:rPr>
                <w:noProof/>
                <w:webHidden/>
              </w:rPr>
              <w:tab/>
            </w:r>
            <w:r>
              <w:rPr>
                <w:noProof/>
                <w:webHidden/>
              </w:rPr>
              <w:fldChar w:fldCharType="begin"/>
            </w:r>
            <w:r>
              <w:rPr>
                <w:noProof/>
                <w:webHidden/>
              </w:rPr>
              <w:instrText xml:space="preserve"> PAGEREF _Toc491335271 \h </w:instrText>
            </w:r>
            <w:r>
              <w:rPr>
                <w:noProof/>
                <w:webHidden/>
              </w:rPr>
            </w:r>
          </w:ins>
          <w:r>
            <w:rPr>
              <w:noProof/>
              <w:webHidden/>
            </w:rPr>
            <w:fldChar w:fldCharType="separate"/>
          </w:r>
          <w:ins w:id="149" w:author="JY0225" w:date="2017-08-24T10:51:00Z">
            <w:r>
              <w:rPr>
                <w:noProof/>
                <w:webHidden/>
              </w:rPr>
              <w:t>45</w:t>
            </w:r>
            <w:r>
              <w:rPr>
                <w:noProof/>
                <w:webHidden/>
              </w:rPr>
              <w:fldChar w:fldCharType="end"/>
            </w:r>
            <w:r w:rsidRPr="00F1647A">
              <w:rPr>
                <w:rStyle w:val="af"/>
                <w:noProof/>
              </w:rPr>
              <w:fldChar w:fldCharType="end"/>
            </w:r>
          </w:ins>
        </w:p>
        <w:p w14:paraId="18A5B41E" w14:textId="00B1937E" w:rsidR="00F65EB3" w:rsidRDefault="00F65EB3">
          <w:pPr>
            <w:pStyle w:val="24"/>
            <w:tabs>
              <w:tab w:val="right" w:leader="dot" w:pos="8302"/>
            </w:tabs>
            <w:rPr>
              <w:ins w:id="150" w:author="JY0225" w:date="2017-08-24T10:51:00Z"/>
              <w:noProof/>
            </w:rPr>
          </w:pPr>
          <w:ins w:id="151" w:author="JY0225" w:date="2017-08-24T10:51:00Z">
            <w:r w:rsidRPr="00F1647A">
              <w:rPr>
                <w:rStyle w:val="af"/>
                <w:noProof/>
              </w:rPr>
              <w:fldChar w:fldCharType="begin"/>
            </w:r>
            <w:r w:rsidRPr="00F1647A">
              <w:rPr>
                <w:rStyle w:val="af"/>
                <w:noProof/>
              </w:rPr>
              <w:instrText xml:space="preserve"> </w:instrText>
            </w:r>
            <w:r>
              <w:rPr>
                <w:noProof/>
              </w:rPr>
              <w:instrText>HYPERLINK \l "_Toc491335272"</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 xml:space="preserve">6.1 </w:t>
            </w:r>
            <w:r w:rsidRPr="00F1647A">
              <w:rPr>
                <w:rStyle w:val="af"/>
                <w:noProof/>
              </w:rPr>
              <w:t>测试环境部署</w:t>
            </w:r>
            <w:r>
              <w:rPr>
                <w:noProof/>
                <w:webHidden/>
              </w:rPr>
              <w:tab/>
            </w:r>
            <w:r>
              <w:rPr>
                <w:noProof/>
                <w:webHidden/>
              </w:rPr>
              <w:fldChar w:fldCharType="begin"/>
            </w:r>
            <w:r>
              <w:rPr>
                <w:noProof/>
                <w:webHidden/>
              </w:rPr>
              <w:instrText xml:space="preserve"> PAGEREF _Toc491335272 \h </w:instrText>
            </w:r>
            <w:r>
              <w:rPr>
                <w:noProof/>
                <w:webHidden/>
              </w:rPr>
            </w:r>
          </w:ins>
          <w:r>
            <w:rPr>
              <w:noProof/>
              <w:webHidden/>
            </w:rPr>
            <w:fldChar w:fldCharType="separate"/>
          </w:r>
          <w:ins w:id="152" w:author="JY0225" w:date="2017-08-24T10:51:00Z">
            <w:r>
              <w:rPr>
                <w:noProof/>
                <w:webHidden/>
              </w:rPr>
              <w:t>45</w:t>
            </w:r>
            <w:r>
              <w:rPr>
                <w:noProof/>
                <w:webHidden/>
              </w:rPr>
              <w:fldChar w:fldCharType="end"/>
            </w:r>
            <w:r w:rsidRPr="00F1647A">
              <w:rPr>
                <w:rStyle w:val="af"/>
                <w:noProof/>
              </w:rPr>
              <w:fldChar w:fldCharType="end"/>
            </w:r>
          </w:ins>
        </w:p>
        <w:p w14:paraId="27FB90FB" w14:textId="28678CC7" w:rsidR="00F65EB3" w:rsidRDefault="00F65EB3">
          <w:pPr>
            <w:pStyle w:val="24"/>
            <w:tabs>
              <w:tab w:val="right" w:leader="dot" w:pos="8302"/>
            </w:tabs>
            <w:rPr>
              <w:ins w:id="153" w:author="JY0225" w:date="2017-08-24T10:51:00Z"/>
              <w:noProof/>
            </w:rPr>
          </w:pPr>
          <w:ins w:id="154" w:author="JY0225" w:date="2017-08-24T10:51:00Z">
            <w:r w:rsidRPr="00F1647A">
              <w:rPr>
                <w:rStyle w:val="af"/>
                <w:noProof/>
              </w:rPr>
              <w:fldChar w:fldCharType="begin"/>
            </w:r>
            <w:r w:rsidRPr="00F1647A">
              <w:rPr>
                <w:rStyle w:val="af"/>
                <w:noProof/>
              </w:rPr>
              <w:instrText xml:space="preserve"> </w:instrText>
            </w:r>
            <w:r>
              <w:rPr>
                <w:noProof/>
              </w:rPr>
              <w:instrText>HYPERLINK \l "_Toc491335273"</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 xml:space="preserve">6.2 </w:t>
            </w:r>
            <w:r w:rsidRPr="00F1647A">
              <w:rPr>
                <w:rStyle w:val="af"/>
                <w:noProof/>
              </w:rPr>
              <w:t>测试目标</w:t>
            </w:r>
            <w:r>
              <w:rPr>
                <w:noProof/>
                <w:webHidden/>
              </w:rPr>
              <w:tab/>
            </w:r>
            <w:r>
              <w:rPr>
                <w:noProof/>
                <w:webHidden/>
              </w:rPr>
              <w:fldChar w:fldCharType="begin"/>
            </w:r>
            <w:r>
              <w:rPr>
                <w:noProof/>
                <w:webHidden/>
              </w:rPr>
              <w:instrText xml:space="preserve"> PAGEREF _Toc491335273 \h </w:instrText>
            </w:r>
            <w:r>
              <w:rPr>
                <w:noProof/>
                <w:webHidden/>
              </w:rPr>
            </w:r>
          </w:ins>
          <w:r>
            <w:rPr>
              <w:noProof/>
              <w:webHidden/>
            </w:rPr>
            <w:fldChar w:fldCharType="separate"/>
          </w:r>
          <w:ins w:id="155" w:author="JY0225" w:date="2017-08-24T10:51:00Z">
            <w:r>
              <w:rPr>
                <w:noProof/>
                <w:webHidden/>
              </w:rPr>
              <w:t>45</w:t>
            </w:r>
            <w:r>
              <w:rPr>
                <w:noProof/>
                <w:webHidden/>
              </w:rPr>
              <w:fldChar w:fldCharType="end"/>
            </w:r>
            <w:r w:rsidRPr="00F1647A">
              <w:rPr>
                <w:rStyle w:val="af"/>
                <w:noProof/>
              </w:rPr>
              <w:fldChar w:fldCharType="end"/>
            </w:r>
          </w:ins>
        </w:p>
        <w:p w14:paraId="78F5BBDB" w14:textId="7D97D174" w:rsidR="00F65EB3" w:rsidRDefault="00F65EB3">
          <w:pPr>
            <w:pStyle w:val="24"/>
            <w:tabs>
              <w:tab w:val="right" w:leader="dot" w:pos="8302"/>
            </w:tabs>
            <w:rPr>
              <w:ins w:id="156" w:author="JY0225" w:date="2017-08-24T10:51:00Z"/>
              <w:noProof/>
            </w:rPr>
          </w:pPr>
          <w:ins w:id="157" w:author="JY0225" w:date="2017-08-24T10:51:00Z">
            <w:r w:rsidRPr="00F1647A">
              <w:rPr>
                <w:rStyle w:val="af"/>
                <w:noProof/>
              </w:rPr>
              <w:fldChar w:fldCharType="begin"/>
            </w:r>
            <w:r w:rsidRPr="00F1647A">
              <w:rPr>
                <w:rStyle w:val="af"/>
                <w:noProof/>
              </w:rPr>
              <w:instrText xml:space="preserve"> </w:instrText>
            </w:r>
            <w:r>
              <w:rPr>
                <w:noProof/>
              </w:rPr>
              <w:instrText>HYPERLINK \l "_Toc491335274"</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 xml:space="preserve">6.3 </w:t>
            </w:r>
            <w:r w:rsidRPr="00F1647A">
              <w:rPr>
                <w:rStyle w:val="af"/>
                <w:noProof/>
              </w:rPr>
              <w:t>功能测试</w:t>
            </w:r>
            <w:r>
              <w:rPr>
                <w:noProof/>
                <w:webHidden/>
              </w:rPr>
              <w:tab/>
            </w:r>
            <w:r>
              <w:rPr>
                <w:noProof/>
                <w:webHidden/>
              </w:rPr>
              <w:fldChar w:fldCharType="begin"/>
            </w:r>
            <w:r>
              <w:rPr>
                <w:noProof/>
                <w:webHidden/>
              </w:rPr>
              <w:instrText xml:space="preserve"> PAGEREF _Toc491335274 \h </w:instrText>
            </w:r>
            <w:r>
              <w:rPr>
                <w:noProof/>
                <w:webHidden/>
              </w:rPr>
            </w:r>
          </w:ins>
          <w:r>
            <w:rPr>
              <w:noProof/>
              <w:webHidden/>
            </w:rPr>
            <w:fldChar w:fldCharType="separate"/>
          </w:r>
          <w:ins w:id="158" w:author="JY0225" w:date="2017-08-24T10:51:00Z">
            <w:r>
              <w:rPr>
                <w:noProof/>
                <w:webHidden/>
              </w:rPr>
              <w:t>46</w:t>
            </w:r>
            <w:r>
              <w:rPr>
                <w:noProof/>
                <w:webHidden/>
              </w:rPr>
              <w:fldChar w:fldCharType="end"/>
            </w:r>
            <w:r w:rsidRPr="00F1647A">
              <w:rPr>
                <w:rStyle w:val="af"/>
                <w:noProof/>
              </w:rPr>
              <w:fldChar w:fldCharType="end"/>
            </w:r>
          </w:ins>
        </w:p>
        <w:p w14:paraId="0634B620" w14:textId="382C531D" w:rsidR="00F65EB3" w:rsidRDefault="00F65EB3">
          <w:pPr>
            <w:pStyle w:val="33"/>
            <w:tabs>
              <w:tab w:val="right" w:leader="dot" w:pos="8302"/>
            </w:tabs>
            <w:rPr>
              <w:ins w:id="159" w:author="JY0225" w:date="2017-08-24T10:51:00Z"/>
              <w:noProof/>
            </w:rPr>
          </w:pPr>
          <w:ins w:id="160" w:author="JY0225" w:date="2017-08-24T10:51:00Z">
            <w:r w:rsidRPr="00F1647A">
              <w:rPr>
                <w:rStyle w:val="af"/>
                <w:noProof/>
              </w:rPr>
              <w:fldChar w:fldCharType="begin"/>
            </w:r>
            <w:r w:rsidRPr="00F1647A">
              <w:rPr>
                <w:rStyle w:val="af"/>
                <w:noProof/>
              </w:rPr>
              <w:instrText xml:space="preserve"> </w:instrText>
            </w:r>
            <w:r>
              <w:rPr>
                <w:noProof/>
              </w:rPr>
              <w:instrText>HYPERLINK \l "_Toc491335275"</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 xml:space="preserve">6.3.1 </w:t>
            </w:r>
            <w:r w:rsidRPr="00F1647A">
              <w:rPr>
                <w:rStyle w:val="af"/>
                <w:noProof/>
              </w:rPr>
              <w:t>持久会话管理功能测试</w:t>
            </w:r>
            <w:r>
              <w:rPr>
                <w:noProof/>
                <w:webHidden/>
              </w:rPr>
              <w:tab/>
            </w:r>
            <w:r>
              <w:rPr>
                <w:noProof/>
                <w:webHidden/>
              </w:rPr>
              <w:fldChar w:fldCharType="begin"/>
            </w:r>
            <w:r>
              <w:rPr>
                <w:noProof/>
                <w:webHidden/>
              </w:rPr>
              <w:instrText xml:space="preserve"> PAGEREF _Toc491335275 \h </w:instrText>
            </w:r>
            <w:r>
              <w:rPr>
                <w:noProof/>
                <w:webHidden/>
              </w:rPr>
            </w:r>
          </w:ins>
          <w:r>
            <w:rPr>
              <w:noProof/>
              <w:webHidden/>
            </w:rPr>
            <w:fldChar w:fldCharType="separate"/>
          </w:r>
          <w:ins w:id="161" w:author="JY0225" w:date="2017-08-24T10:51:00Z">
            <w:r>
              <w:rPr>
                <w:noProof/>
                <w:webHidden/>
              </w:rPr>
              <w:t>46</w:t>
            </w:r>
            <w:r>
              <w:rPr>
                <w:noProof/>
                <w:webHidden/>
              </w:rPr>
              <w:fldChar w:fldCharType="end"/>
            </w:r>
            <w:r w:rsidRPr="00F1647A">
              <w:rPr>
                <w:rStyle w:val="af"/>
                <w:noProof/>
              </w:rPr>
              <w:fldChar w:fldCharType="end"/>
            </w:r>
          </w:ins>
        </w:p>
        <w:p w14:paraId="2F3B9CF4" w14:textId="4B72A804" w:rsidR="00F65EB3" w:rsidRDefault="00F65EB3">
          <w:pPr>
            <w:pStyle w:val="33"/>
            <w:tabs>
              <w:tab w:val="right" w:leader="dot" w:pos="8302"/>
            </w:tabs>
            <w:rPr>
              <w:ins w:id="162" w:author="JY0225" w:date="2017-08-24T10:51:00Z"/>
              <w:noProof/>
            </w:rPr>
          </w:pPr>
          <w:ins w:id="163" w:author="JY0225" w:date="2017-08-24T10:51:00Z">
            <w:r w:rsidRPr="00F1647A">
              <w:rPr>
                <w:rStyle w:val="af"/>
                <w:noProof/>
              </w:rPr>
              <w:fldChar w:fldCharType="begin"/>
            </w:r>
            <w:r w:rsidRPr="00F1647A">
              <w:rPr>
                <w:rStyle w:val="af"/>
                <w:noProof/>
              </w:rPr>
              <w:instrText xml:space="preserve"> </w:instrText>
            </w:r>
            <w:r>
              <w:rPr>
                <w:noProof/>
              </w:rPr>
              <w:instrText>HYPERLINK \l "_Toc491335276"</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 xml:space="preserve">6.3.2 </w:t>
            </w:r>
            <w:r w:rsidRPr="00F1647A">
              <w:rPr>
                <w:rStyle w:val="af"/>
                <w:noProof/>
              </w:rPr>
              <w:t>大文件上传功能测试</w:t>
            </w:r>
            <w:r>
              <w:rPr>
                <w:noProof/>
                <w:webHidden/>
              </w:rPr>
              <w:tab/>
            </w:r>
            <w:r>
              <w:rPr>
                <w:noProof/>
                <w:webHidden/>
              </w:rPr>
              <w:fldChar w:fldCharType="begin"/>
            </w:r>
            <w:r>
              <w:rPr>
                <w:noProof/>
                <w:webHidden/>
              </w:rPr>
              <w:instrText xml:space="preserve"> PAGEREF _Toc491335276 \h </w:instrText>
            </w:r>
            <w:r>
              <w:rPr>
                <w:noProof/>
                <w:webHidden/>
              </w:rPr>
            </w:r>
          </w:ins>
          <w:r>
            <w:rPr>
              <w:noProof/>
              <w:webHidden/>
            </w:rPr>
            <w:fldChar w:fldCharType="separate"/>
          </w:r>
          <w:ins w:id="164" w:author="JY0225" w:date="2017-08-24T10:51:00Z">
            <w:r>
              <w:rPr>
                <w:noProof/>
                <w:webHidden/>
              </w:rPr>
              <w:t>46</w:t>
            </w:r>
            <w:r>
              <w:rPr>
                <w:noProof/>
                <w:webHidden/>
              </w:rPr>
              <w:fldChar w:fldCharType="end"/>
            </w:r>
            <w:r w:rsidRPr="00F1647A">
              <w:rPr>
                <w:rStyle w:val="af"/>
                <w:noProof/>
              </w:rPr>
              <w:fldChar w:fldCharType="end"/>
            </w:r>
          </w:ins>
        </w:p>
        <w:p w14:paraId="1D010061" w14:textId="5264BA7C" w:rsidR="00F65EB3" w:rsidRDefault="00F65EB3">
          <w:pPr>
            <w:pStyle w:val="33"/>
            <w:tabs>
              <w:tab w:val="right" w:leader="dot" w:pos="8302"/>
            </w:tabs>
            <w:rPr>
              <w:ins w:id="165" w:author="JY0225" w:date="2017-08-24T10:51:00Z"/>
              <w:noProof/>
            </w:rPr>
          </w:pPr>
          <w:ins w:id="166" w:author="JY0225" w:date="2017-08-24T10:51:00Z">
            <w:r w:rsidRPr="00F1647A">
              <w:rPr>
                <w:rStyle w:val="af"/>
                <w:noProof/>
              </w:rPr>
              <w:fldChar w:fldCharType="begin"/>
            </w:r>
            <w:r w:rsidRPr="00F1647A">
              <w:rPr>
                <w:rStyle w:val="af"/>
                <w:noProof/>
              </w:rPr>
              <w:instrText xml:space="preserve"> </w:instrText>
            </w:r>
            <w:r>
              <w:rPr>
                <w:noProof/>
              </w:rPr>
              <w:instrText>HYPERLINK \l "_Toc491335277"</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 xml:space="preserve">6.3.3 </w:t>
            </w:r>
            <w:r w:rsidRPr="00F1647A">
              <w:rPr>
                <w:rStyle w:val="af"/>
                <w:noProof/>
              </w:rPr>
              <w:t>本地缓存功能测试</w:t>
            </w:r>
            <w:r>
              <w:rPr>
                <w:noProof/>
                <w:webHidden/>
              </w:rPr>
              <w:tab/>
            </w:r>
            <w:r>
              <w:rPr>
                <w:noProof/>
                <w:webHidden/>
              </w:rPr>
              <w:fldChar w:fldCharType="begin"/>
            </w:r>
            <w:r>
              <w:rPr>
                <w:noProof/>
                <w:webHidden/>
              </w:rPr>
              <w:instrText xml:space="preserve"> PAGEREF _Toc491335277 \h </w:instrText>
            </w:r>
            <w:r>
              <w:rPr>
                <w:noProof/>
                <w:webHidden/>
              </w:rPr>
            </w:r>
          </w:ins>
          <w:r>
            <w:rPr>
              <w:noProof/>
              <w:webHidden/>
            </w:rPr>
            <w:fldChar w:fldCharType="separate"/>
          </w:r>
          <w:ins w:id="167" w:author="JY0225" w:date="2017-08-24T10:51:00Z">
            <w:r>
              <w:rPr>
                <w:noProof/>
                <w:webHidden/>
              </w:rPr>
              <w:t>47</w:t>
            </w:r>
            <w:r>
              <w:rPr>
                <w:noProof/>
                <w:webHidden/>
              </w:rPr>
              <w:fldChar w:fldCharType="end"/>
            </w:r>
            <w:r w:rsidRPr="00F1647A">
              <w:rPr>
                <w:rStyle w:val="af"/>
                <w:noProof/>
              </w:rPr>
              <w:fldChar w:fldCharType="end"/>
            </w:r>
          </w:ins>
        </w:p>
        <w:p w14:paraId="4A784482" w14:textId="502D1925" w:rsidR="00F65EB3" w:rsidRDefault="00F65EB3">
          <w:pPr>
            <w:pStyle w:val="33"/>
            <w:tabs>
              <w:tab w:val="right" w:leader="dot" w:pos="8302"/>
            </w:tabs>
            <w:rPr>
              <w:ins w:id="168" w:author="JY0225" w:date="2017-08-24T10:51:00Z"/>
              <w:noProof/>
            </w:rPr>
          </w:pPr>
          <w:ins w:id="169" w:author="JY0225" w:date="2017-08-24T10:51:00Z">
            <w:r w:rsidRPr="00F1647A">
              <w:rPr>
                <w:rStyle w:val="af"/>
                <w:noProof/>
              </w:rPr>
              <w:fldChar w:fldCharType="begin"/>
            </w:r>
            <w:r w:rsidRPr="00F1647A">
              <w:rPr>
                <w:rStyle w:val="af"/>
                <w:noProof/>
              </w:rPr>
              <w:instrText xml:space="preserve"> </w:instrText>
            </w:r>
            <w:r>
              <w:rPr>
                <w:noProof/>
              </w:rPr>
              <w:instrText>HYPERLINK \l "_Toc491335278"</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 xml:space="preserve">6.3.4 </w:t>
            </w:r>
            <w:r w:rsidRPr="00F1647A">
              <w:rPr>
                <w:rStyle w:val="af"/>
                <w:noProof/>
              </w:rPr>
              <w:t>多应用适配功能测试</w:t>
            </w:r>
            <w:r>
              <w:rPr>
                <w:noProof/>
                <w:webHidden/>
              </w:rPr>
              <w:tab/>
            </w:r>
            <w:r>
              <w:rPr>
                <w:noProof/>
                <w:webHidden/>
              </w:rPr>
              <w:fldChar w:fldCharType="begin"/>
            </w:r>
            <w:r>
              <w:rPr>
                <w:noProof/>
                <w:webHidden/>
              </w:rPr>
              <w:instrText xml:space="preserve"> PAGEREF _Toc491335278 \h </w:instrText>
            </w:r>
            <w:r>
              <w:rPr>
                <w:noProof/>
                <w:webHidden/>
              </w:rPr>
            </w:r>
          </w:ins>
          <w:r>
            <w:rPr>
              <w:noProof/>
              <w:webHidden/>
            </w:rPr>
            <w:fldChar w:fldCharType="separate"/>
          </w:r>
          <w:ins w:id="170" w:author="JY0225" w:date="2017-08-24T10:51:00Z">
            <w:r>
              <w:rPr>
                <w:noProof/>
                <w:webHidden/>
              </w:rPr>
              <w:t>49</w:t>
            </w:r>
            <w:r>
              <w:rPr>
                <w:noProof/>
                <w:webHidden/>
              </w:rPr>
              <w:fldChar w:fldCharType="end"/>
            </w:r>
            <w:r w:rsidRPr="00F1647A">
              <w:rPr>
                <w:rStyle w:val="af"/>
                <w:noProof/>
              </w:rPr>
              <w:fldChar w:fldCharType="end"/>
            </w:r>
          </w:ins>
        </w:p>
        <w:p w14:paraId="02E8FCB5" w14:textId="4BEFEF80" w:rsidR="00F65EB3" w:rsidRDefault="00F65EB3">
          <w:pPr>
            <w:pStyle w:val="24"/>
            <w:tabs>
              <w:tab w:val="right" w:leader="dot" w:pos="8302"/>
            </w:tabs>
            <w:rPr>
              <w:ins w:id="171" w:author="JY0225" w:date="2017-08-24T10:51:00Z"/>
              <w:noProof/>
            </w:rPr>
          </w:pPr>
          <w:ins w:id="172" w:author="JY0225" w:date="2017-08-24T10:51:00Z">
            <w:r w:rsidRPr="00F1647A">
              <w:rPr>
                <w:rStyle w:val="af"/>
                <w:noProof/>
              </w:rPr>
              <w:fldChar w:fldCharType="begin"/>
            </w:r>
            <w:r w:rsidRPr="00F1647A">
              <w:rPr>
                <w:rStyle w:val="af"/>
                <w:noProof/>
              </w:rPr>
              <w:instrText xml:space="preserve"> </w:instrText>
            </w:r>
            <w:r>
              <w:rPr>
                <w:noProof/>
              </w:rPr>
              <w:instrText>HYPERLINK \l "_Toc491335279"</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 xml:space="preserve">6.4 </w:t>
            </w:r>
            <w:r w:rsidRPr="00F1647A">
              <w:rPr>
                <w:rStyle w:val="af"/>
                <w:noProof/>
              </w:rPr>
              <w:t>性能分析</w:t>
            </w:r>
            <w:r>
              <w:rPr>
                <w:noProof/>
                <w:webHidden/>
              </w:rPr>
              <w:tab/>
            </w:r>
            <w:r>
              <w:rPr>
                <w:noProof/>
                <w:webHidden/>
              </w:rPr>
              <w:fldChar w:fldCharType="begin"/>
            </w:r>
            <w:r>
              <w:rPr>
                <w:noProof/>
                <w:webHidden/>
              </w:rPr>
              <w:instrText xml:space="preserve"> PAGEREF _Toc491335279 \h </w:instrText>
            </w:r>
            <w:r>
              <w:rPr>
                <w:noProof/>
                <w:webHidden/>
              </w:rPr>
            </w:r>
          </w:ins>
          <w:r>
            <w:rPr>
              <w:noProof/>
              <w:webHidden/>
            </w:rPr>
            <w:fldChar w:fldCharType="separate"/>
          </w:r>
          <w:ins w:id="173" w:author="JY0225" w:date="2017-08-24T10:51:00Z">
            <w:r>
              <w:rPr>
                <w:noProof/>
                <w:webHidden/>
              </w:rPr>
              <w:t>51</w:t>
            </w:r>
            <w:r>
              <w:rPr>
                <w:noProof/>
                <w:webHidden/>
              </w:rPr>
              <w:fldChar w:fldCharType="end"/>
            </w:r>
            <w:r w:rsidRPr="00F1647A">
              <w:rPr>
                <w:rStyle w:val="af"/>
                <w:noProof/>
              </w:rPr>
              <w:fldChar w:fldCharType="end"/>
            </w:r>
          </w:ins>
        </w:p>
        <w:p w14:paraId="3F335830" w14:textId="37B5ED21" w:rsidR="00F65EB3" w:rsidRDefault="00F65EB3">
          <w:pPr>
            <w:pStyle w:val="33"/>
            <w:tabs>
              <w:tab w:val="right" w:leader="dot" w:pos="8302"/>
            </w:tabs>
            <w:rPr>
              <w:ins w:id="174" w:author="JY0225" w:date="2017-08-24T10:51:00Z"/>
              <w:noProof/>
            </w:rPr>
          </w:pPr>
          <w:ins w:id="175" w:author="JY0225" w:date="2017-08-24T10:51:00Z">
            <w:r w:rsidRPr="00F1647A">
              <w:rPr>
                <w:rStyle w:val="af"/>
                <w:noProof/>
              </w:rPr>
              <w:fldChar w:fldCharType="begin"/>
            </w:r>
            <w:r w:rsidRPr="00F1647A">
              <w:rPr>
                <w:rStyle w:val="af"/>
                <w:noProof/>
              </w:rPr>
              <w:instrText xml:space="preserve"> </w:instrText>
            </w:r>
            <w:r>
              <w:rPr>
                <w:noProof/>
              </w:rPr>
              <w:instrText>HYPERLINK \l "_Toc491335280"</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6.4.1</w:t>
            </w:r>
            <w:r w:rsidRPr="00F1647A">
              <w:rPr>
                <w:rStyle w:val="af"/>
                <w:noProof/>
              </w:rPr>
              <w:t>安全性分析</w:t>
            </w:r>
            <w:r>
              <w:rPr>
                <w:noProof/>
                <w:webHidden/>
              </w:rPr>
              <w:tab/>
            </w:r>
            <w:r>
              <w:rPr>
                <w:noProof/>
                <w:webHidden/>
              </w:rPr>
              <w:fldChar w:fldCharType="begin"/>
            </w:r>
            <w:r>
              <w:rPr>
                <w:noProof/>
                <w:webHidden/>
              </w:rPr>
              <w:instrText xml:space="preserve"> PAGEREF _Toc491335280 \h </w:instrText>
            </w:r>
            <w:r>
              <w:rPr>
                <w:noProof/>
                <w:webHidden/>
              </w:rPr>
            </w:r>
          </w:ins>
          <w:r>
            <w:rPr>
              <w:noProof/>
              <w:webHidden/>
            </w:rPr>
            <w:fldChar w:fldCharType="separate"/>
          </w:r>
          <w:ins w:id="176" w:author="JY0225" w:date="2017-08-24T10:51:00Z">
            <w:r>
              <w:rPr>
                <w:noProof/>
                <w:webHidden/>
              </w:rPr>
              <w:t>51</w:t>
            </w:r>
            <w:r>
              <w:rPr>
                <w:noProof/>
                <w:webHidden/>
              </w:rPr>
              <w:fldChar w:fldCharType="end"/>
            </w:r>
            <w:r w:rsidRPr="00F1647A">
              <w:rPr>
                <w:rStyle w:val="af"/>
                <w:noProof/>
              </w:rPr>
              <w:fldChar w:fldCharType="end"/>
            </w:r>
          </w:ins>
        </w:p>
        <w:p w14:paraId="2FCAF844" w14:textId="65172B35" w:rsidR="00F65EB3" w:rsidRDefault="00F65EB3">
          <w:pPr>
            <w:pStyle w:val="33"/>
            <w:tabs>
              <w:tab w:val="right" w:leader="dot" w:pos="8302"/>
            </w:tabs>
            <w:rPr>
              <w:ins w:id="177" w:author="JY0225" w:date="2017-08-24T10:51:00Z"/>
              <w:noProof/>
            </w:rPr>
          </w:pPr>
          <w:ins w:id="178" w:author="JY0225" w:date="2017-08-24T10:51:00Z">
            <w:r w:rsidRPr="00F1647A">
              <w:rPr>
                <w:rStyle w:val="af"/>
                <w:noProof/>
              </w:rPr>
              <w:fldChar w:fldCharType="begin"/>
            </w:r>
            <w:r w:rsidRPr="00F1647A">
              <w:rPr>
                <w:rStyle w:val="af"/>
                <w:noProof/>
              </w:rPr>
              <w:instrText xml:space="preserve"> </w:instrText>
            </w:r>
            <w:r>
              <w:rPr>
                <w:noProof/>
              </w:rPr>
              <w:instrText>HYPERLINK \l "_Toc491335281"</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6.4.2</w:t>
            </w:r>
            <w:r w:rsidRPr="00F1647A">
              <w:rPr>
                <w:rStyle w:val="af"/>
                <w:noProof/>
              </w:rPr>
              <w:t>稳定性分析</w:t>
            </w:r>
            <w:r>
              <w:rPr>
                <w:noProof/>
                <w:webHidden/>
              </w:rPr>
              <w:tab/>
            </w:r>
            <w:r>
              <w:rPr>
                <w:noProof/>
                <w:webHidden/>
              </w:rPr>
              <w:fldChar w:fldCharType="begin"/>
            </w:r>
            <w:r>
              <w:rPr>
                <w:noProof/>
                <w:webHidden/>
              </w:rPr>
              <w:instrText xml:space="preserve"> PAGEREF _Toc491335281 \h </w:instrText>
            </w:r>
            <w:r>
              <w:rPr>
                <w:noProof/>
                <w:webHidden/>
              </w:rPr>
            </w:r>
          </w:ins>
          <w:r>
            <w:rPr>
              <w:noProof/>
              <w:webHidden/>
            </w:rPr>
            <w:fldChar w:fldCharType="separate"/>
          </w:r>
          <w:ins w:id="179" w:author="JY0225" w:date="2017-08-24T10:51:00Z">
            <w:r>
              <w:rPr>
                <w:noProof/>
                <w:webHidden/>
              </w:rPr>
              <w:t>52</w:t>
            </w:r>
            <w:r>
              <w:rPr>
                <w:noProof/>
                <w:webHidden/>
              </w:rPr>
              <w:fldChar w:fldCharType="end"/>
            </w:r>
            <w:r w:rsidRPr="00F1647A">
              <w:rPr>
                <w:rStyle w:val="af"/>
                <w:noProof/>
              </w:rPr>
              <w:fldChar w:fldCharType="end"/>
            </w:r>
          </w:ins>
        </w:p>
        <w:p w14:paraId="18A3167B" w14:textId="3684799A" w:rsidR="00F65EB3" w:rsidRDefault="00F65EB3">
          <w:pPr>
            <w:pStyle w:val="24"/>
            <w:tabs>
              <w:tab w:val="right" w:leader="dot" w:pos="8302"/>
            </w:tabs>
            <w:rPr>
              <w:ins w:id="180" w:author="JY0225" w:date="2017-08-24T10:51:00Z"/>
              <w:noProof/>
            </w:rPr>
          </w:pPr>
          <w:ins w:id="181" w:author="JY0225" w:date="2017-08-24T10:51:00Z">
            <w:r w:rsidRPr="00F1647A">
              <w:rPr>
                <w:rStyle w:val="af"/>
                <w:noProof/>
              </w:rPr>
              <w:fldChar w:fldCharType="begin"/>
            </w:r>
            <w:r w:rsidRPr="00F1647A">
              <w:rPr>
                <w:rStyle w:val="af"/>
                <w:noProof/>
              </w:rPr>
              <w:instrText xml:space="preserve"> </w:instrText>
            </w:r>
            <w:r>
              <w:rPr>
                <w:noProof/>
              </w:rPr>
              <w:instrText>HYPERLINK \l "_Toc491335282"</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 xml:space="preserve">6.5 </w:t>
            </w:r>
            <w:r w:rsidRPr="00F1647A">
              <w:rPr>
                <w:rStyle w:val="af"/>
                <w:noProof/>
              </w:rPr>
              <w:t>功能和性能对比测试</w:t>
            </w:r>
            <w:r>
              <w:rPr>
                <w:noProof/>
                <w:webHidden/>
              </w:rPr>
              <w:tab/>
            </w:r>
            <w:r>
              <w:rPr>
                <w:noProof/>
                <w:webHidden/>
              </w:rPr>
              <w:fldChar w:fldCharType="begin"/>
            </w:r>
            <w:r>
              <w:rPr>
                <w:noProof/>
                <w:webHidden/>
              </w:rPr>
              <w:instrText xml:space="preserve"> PAGEREF _Toc491335282 \h </w:instrText>
            </w:r>
            <w:r>
              <w:rPr>
                <w:noProof/>
                <w:webHidden/>
              </w:rPr>
            </w:r>
          </w:ins>
          <w:r>
            <w:rPr>
              <w:noProof/>
              <w:webHidden/>
            </w:rPr>
            <w:fldChar w:fldCharType="separate"/>
          </w:r>
          <w:ins w:id="182" w:author="JY0225" w:date="2017-08-24T10:51:00Z">
            <w:r>
              <w:rPr>
                <w:noProof/>
                <w:webHidden/>
              </w:rPr>
              <w:t>53</w:t>
            </w:r>
            <w:r>
              <w:rPr>
                <w:noProof/>
                <w:webHidden/>
              </w:rPr>
              <w:fldChar w:fldCharType="end"/>
            </w:r>
            <w:r w:rsidRPr="00F1647A">
              <w:rPr>
                <w:rStyle w:val="af"/>
                <w:noProof/>
              </w:rPr>
              <w:fldChar w:fldCharType="end"/>
            </w:r>
          </w:ins>
        </w:p>
        <w:p w14:paraId="43A234FD" w14:textId="60DB3760" w:rsidR="00F65EB3" w:rsidRDefault="00F65EB3">
          <w:pPr>
            <w:pStyle w:val="33"/>
            <w:tabs>
              <w:tab w:val="right" w:leader="dot" w:pos="8302"/>
            </w:tabs>
            <w:rPr>
              <w:ins w:id="183" w:author="JY0225" w:date="2017-08-24T10:51:00Z"/>
              <w:noProof/>
            </w:rPr>
          </w:pPr>
          <w:ins w:id="184" w:author="JY0225" w:date="2017-08-24T10:51:00Z">
            <w:r w:rsidRPr="00F1647A">
              <w:rPr>
                <w:rStyle w:val="af"/>
                <w:noProof/>
              </w:rPr>
              <w:fldChar w:fldCharType="begin"/>
            </w:r>
            <w:r w:rsidRPr="00F1647A">
              <w:rPr>
                <w:rStyle w:val="af"/>
                <w:noProof/>
              </w:rPr>
              <w:instrText xml:space="preserve"> </w:instrText>
            </w:r>
            <w:r>
              <w:rPr>
                <w:noProof/>
              </w:rPr>
              <w:instrText>HYPERLINK \l "_Toc491335283"</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6.5.1</w:t>
            </w:r>
            <w:r w:rsidRPr="00F1647A">
              <w:rPr>
                <w:rStyle w:val="af"/>
                <w:noProof/>
              </w:rPr>
              <w:t>原中间系统对比分析</w:t>
            </w:r>
            <w:r>
              <w:rPr>
                <w:noProof/>
                <w:webHidden/>
              </w:rPr>
              <w:tab/>
            </w:r>
            <w:r>
              <w:rPr>
                <w:noProof/>
                <w:webHidden/>
              </w:rPr>
              <w:fldChar w:fldCharType="begin"/>
            </w:r>
            <w:r>
              <w:rPr>
                <w:noProof/>
                <w:webHidden/>
              </w:rPr>
              <w:instrText xml:space="preserve"> PAGEREF _Toc491335283 \h </w:instrText>
            </w:r>
            <w:r>
              <w:rPr>
                <w:noProof/>
                <w:webHidden/>
              </w:rPr>
            </w:r>
          </w:ins>
          <w:r>
            <w:rPr>
              <w:noProof/>
              <w:webHidden/>
            </w:rPr>
            <w:fldChar w:fldCharType="separate"/>
          </w:r>
          <w:ins w:id="185" w:author="JY0225" w:date="2017-08-24T10:51:00Z">
            <w:r>
              <w:rPr>
                <w:noProof/>
                <w:webHidden/>
              </w:rPr>
              <w:t>53</w:t>
            </w:r>
            <w:r>
              <w:rPr>
                <w:noProof/>
                <w:webHidden/>
              </w:rPr>
              <w:fldChar w:fldCharType="end"/>
            </w:r>
            <w:r w:rsidRPr="00F1647A">
              <w:rPr>
                <w:rStyle w:val="af"/>
                <w:noProof/>
              </w:rPr>
              <w:fldChar w:fldCharType="end"/>
            </w:r>
          </w:ins>
        </w:p>
        <w:p w14:paraId="40D7B29D" w14:textId="0171E019" w:rsidR="00F65EB3" w:rsidRDefault="00F65EB3">
          <w:pPr>
            <w:pStyle w:val="33"/>
            <w:tabs>
              <w:tab w:val="right" w:leader="dot" w:pos="8302"/>
            </w:tabs>
            <w:rPr>
              <w:ins w:id="186" w:author="JY0225" w:date="2017-08-24T10:51:00Z"/>
              <w:noProof/>
            </w:rPr>
          </w:pPr>
          <w:ins w:id="187" w:author="JY0225" w:date="2017-08-24T10:51:00Z">
            <w:r w:rsidRPr="00F1647A">
              <w:rPr>
                <w:rStyle w:val="af"/>
                <w:noProof/>
              </w:rPr>
              <w:fldChar w:fldCharType="begin"/>
            </w:r>
            <w:r w:rsidRPr="00F1647A">
              <w:rPr>
                <w:rStyle w:val="af"/>
                <w:noProof/>
              </w:rPr>
              <w:instrText xml:space="preserve"> </w:instrText>
            </w:r>
            <w:r>
              <w:rPr>
                <w:noProof/>
              </w:rPr>
              <w:instrText>HYPERLINK \l "_Toc491335284"</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6.5.2</w:t>
            </w:r>
            <w:r w:rsidRPr="00F1647A">
              <w:rPr>
                <w:rStyle w:val="af"/>
                <w:noProof/>
              </w:rPr>
              <w:t>同类产品对比分析</w:t>
            </w:r>
            <w:r>
              <w:rPr>
                <w:noProof/>
                <w:webHidden/>
              </w:rPr>
              <w:tab/>
            </w:r>
            <w:r>
              <w:rPr>
                <w:noProof/>
                <w:webHidden/>
              </w:rPr>
              <w:fldChar w:fldCharType="begin"/>
            </w:r>
            <w:r>
              <w:rPr>
                <w:noProof/>
                <w:webHidden/>
              </w:rPr>
              <w:instrText xml:space="preserve"> PAGEREF _Toc491335284 \h </w:instrText>
            </w:r>
            <w:r>
              <w:rPr>
                <w:noProof/>
                <w:webHidden/>
              </w:rPr>
            </w:r>
          </w:ins>
          <w:r>
            <w:rPr>
              <w:noProof/>
              <w:webHidden/>
            </w:rPr>
            <w:fldChar w:fldCharType="separate"/>
          </w:r>
          <w:ins w:id="188" w:author="JY0225" w:date="2017-08-24T10:51:00Z">
            <w:r>
              <w:rPr>
                <w:noProof/>
                <w:webHidden/>
              </w:rPr>
              <w:t>54</w:t>
            </w:r>
            <w:r>
              <w:rPr>
                <w:noProof/>
                <w:webHidden/>
              </w:rPr>
              <w:fldChar w:fldCharType="end"/>
            </w:r>
            <w:r w:rsidRPr="00F1647A">
              <w:rPr>
                <w:rStyle w:val="af"/>
                <w:noProof/>
              </w:rPr>
              <w:fldChar w:fldCharType="end"/>
            </w:r>
          </w:ins>
        </w:p>
        <w:p w14:paraId="2DEC0FAC" w14:textId="5CC2B04F" w:rsidR="00F65EB3" w:rsidRDefault="00F65EB3">
          <w:pPr>
            <w:pStyle w:val="11"/>
            <w:rPr>
              <w:ins w:id="189" w:author="JY0225" w:date="2017-08-24T10:51:00Z"/>
              <w:noProof/>
            </w:rPr>
          </w:pPr>
          <w:ins w:id="190" w:author="JY0225" w:date="2017-08-24T10:51:00Z">
            <w:r w:rsidRPr="00F1647A">
              <w:rPr>
                <w:rStyle w:val="af"/>
                <w:noProof/>
              </w:rPr>
              <w:fldChar w:fldCharType="begin"/>
            </w:r>
            <w:r w:rsidRPr="00F1647A">
              <w:rPr>
                <w:rStyle w:val="af"/>
                <w:noProof/>
              </w:rPr>
              <w:instrText xml:space="preserve"> </w:instrText>
            </w:r>
            <w:r>
              <w:rPr>
                <w:noProof/>
              </w:rPr>
              <w:instrText>HYPERLINK \l "_Toc491335285"</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rFonts w:ascii="Times New Roman" w:hAnsi="Times New Roman" w:cs="Times New Roman"/>
                <w:noProof/>
              </w:rPr>
              <w:t>第七章</w:t>
            </w:r>
            <w:r w:rsidRPr="00F1647A">
              <w:rPr>
                <w:rStyle w:val="af"/>
                <w:rFonts w:ascii="Times New Roman" w:hAnsi="Times New Roman" w:cs="Times New Roman"/>
                <w:noProof/>
              </w:rPr>
              <w:t xml:space="preserve"> </w:t>
            </w:r>
            <w:r w:rsidRPr="00F1647A">
              <w:rPr>
                <w:rStyle w:val="af"/>
                <w:rFonts w:ascii="Times New Roman" w:hAnsi="Times New Roman" w:cs="Times New Roman"/>
                <w:noProof/>
              </w:rPr>
              <w:t>总结和展望</w:t>
            </w:r>
            <w:r>
              <w:rPr>
                <w:noProof/>
                <w:webHidden/>
              </w:rPr>
              <w:tab/>
            </w:r>
            <w:r>
              <w:rPr>
                <w:noProof/>
                <w:webHidden/>
              </w:rPr>
              <w:fldChar w:fldCharType="begin"/>
            </w:r>
            <w:r>
              <w:rPr>
                <w:noProof/>
                <w:webHidden/>
              </w:rPr>
              <w:instrText xml:space="preserve"> PAGEREF _Toc491335285 \h </w:instrText>
            </w:r>
            <w:r>
              <w:rPr>
                <w:noProof/>
                <w:webHidden/>
              </w:rPr>
            </w:r>
          </w:ins>
          <w:r>
            <w:rPr>
              <w:noProof/>
              <w:webHidden/>
            </w:rPr>
            <w:fldChar w:fldCharType="separate"/>
          </w:r>
          <w:ins w:id="191" w:author="JY0225" w:date="2017-08-24T10:51:00Z">
            <w:r>
              <w:rPr>
                <w:noProof/>
                <w:webHidden/>
              </w:rPr>
              <w:t>57</w:t>
            </w:r>
            <w:r>
              <w:rPr>
                <w:noProof/>
                <w:webHidden/>
              </w:rPr>
              <w:fldChar w:fldCharType="end"/>
            </w:r>
            <w:r w:rsidRPr="00F1647A">
              <w:rPr>
                <w:rStyle w:val="af"/>
                <w:noProof/>
              </w:rPr>
              <w:fldChar w:fldCharType="end"/>
            </w:r>
          </w:ins>
        </w:p>
        <w:p w14:paraId="5421FCC5" w14:textId="0CE72AB1" w:rsidR="00F65EB3" w:rsidRDefault="00F65EB3">
          <w:pPr>
            <w:pStyle w:val="24"/>
            <w:tabs>
              <w:tab w:val="right" w:leader="dot" w:pos="8302"/>
            </w:tabs>
            <w:rPr>
              <w:ins w:id="192" w:author="JY0225" w:date="2017-08-24T10:51:00Z"/>
              <w:noProof/>
            </w:rPr>
          </w:pPr>
          <w:ins w:id="193" w:author="JY0225" w:date="2017-08-24T10:51:00Z">
            <w:r w:rsidRPr="00F1647A">
              <w:rPr>
                <w:rStyle w:val="af"/>
                <w:noProof/>
              </w:rPr>
              <w:fldChar w:fldCharType="begin"/>
            </w:r>
            <w:r w:rsidRPr="00F1647A">
              <w:rPr>
                <w:rStyle w:val="af"/>
                <w:noProof/>
              </w:rPr>
              <w:instrText xml:space="preserve"> </w:instrText>
            </w:r>
            <w:r>
              <w:rPr>
                <w:noProof/>
              </w:rPr>
              <w:instrText>HYPERLINK \l "_Toc491335286"</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 xml:space="preserve">7.1 </w:t>
            </w:r>
            <w:r w:rsidRPr="00F1647A">
              <w:rPr>
                <w:rStyle w:val="af"/>
                <w:noProof/>
              </w:rPr>
              <w:t>总结</w:t>
            </w:r>
            <w:r>
              <w:rPr>
                <w:noProof/>
                <w:webHidden/>
              </w:rPr>
              <w:tab/>
            </w:r>
            <w:r>
              <w:rPr>
                <w:noProof/>
                <w:webHidden/>
              </w:rPr>
              <w:fldChar w:fldCharType="begin"/>
            </w:r>
            <w:r>
              <w:rPr>
                <w:noProof/>
                <w:webHidden/>
              </w:rPr>
              <w:instrText xml:space="preserve"> PAGEREF _Toc491335286 \h </w:instrText>
            </w:r>
            <w:r>
              <w:rPr>
                <w:noProof/>
                <w:webHidden/>
              </w:rPr>
            </w:r>
          </w:ins>
          <w:r>
            <w:rPr>
              <w:noProof/>
              <w:webHidden/>
            </w:rPr>
            <w:fldChar w:fldCharType="separate"/>
          </w:r>
          <w:ins w:id="194" w:author="JY0225" w:date="2017-08-24T10:51:00Z">
            <w:r>
              <w:rPr>
                <w:noProof/>
                <w:webHidden/>
              </w:rPr>
              <w:t>57</w:t>
            </w:r>
            <w:r>
              <w:rPr>
                <w:noProof/>
                <w:webHidden/>
              </w:rPr>
              <w:fldChar w:fldCharType="end"/>
            </w:r>
            <w:r w:rsidRPr="00F1647A">
              <w:rPr>
                <w:rStyle w:val="af"/>
                <w:noProof/>
              </w:rPr>
              <w:fldChar w:fldCharType="end"/>
            </w:r>
          </w:ins>
        </w:p>
        <w:p w14:paraId="36EAEFC1" w14:textId="5A3D1FEB" w:rsidR="00F65EB3" w:rsidRDefault="00F65EB3">
          <w:pPr>
            <w:pStyle w:val="24"/>
            <w:tabs>
              <w:tab w:val="right" w:leader="dot" w:pos="8302"/>
            </w:tabs>
            <w:rPr>
              <w:ins w:id="195" w:author="JY0225" w:date="2017-08-24T10:51:00Z"/>
              <w:noProof/>
            </w:rPr>
          </w:pPr>
          <w:ins w:id="196" w:author="JY0225" w:date="2017-08-24T10:51:00Z">
            <w:r w:rsidRPr="00F1647A">
              <w:rPr>
                <w:rStyle w:val="af"/>
                <w:noProof/>
              </w:rPr>
              <w:fldChar w:fldCharType="begin"/>
            </w:r>
            <w:r w:rsidRPr="00F1647A">
              <w:rPr>
                <w:rStyle w:val="af"/>
                <w:noProof/>
              </w:rPr>
              <w:instrText xml:space="preserve"> </w:instrText>
            </w:r>
            <w:r>
              <w:rPr>
                <w:noProof/>
              </w:rPr>
              <w:instrText>HYPERLINK \l "_Toc491335287"</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noProof/>
              </w:rPr>
              <w:t xml:space="preserve">7.2 </w:t>
            </w:r>
            <w:r w:rsidRPr="00F1647A">
              <w:rPr>
                <w:rStyle w:val="af"/>
                <w:noProof/>
              </w:rPr>
              <w:t>展望</w:t>
            </w:r>
            <w:r>
              <w:rPr>
                <w:noProof/>
                <w:webHidden/>
              </w:rPr>
              <w:tab/>
            </w:r>
            <w:r>
              <w:rPr>
                <w:noProof/>
                <w:webHidden/>
              </w:rPr>
              <w:fldChar w:fldCharType="begin"/>
            </w:r>
            <w:r>
              <w:rPr>
                <w:noProof/>
                <w:webHidden/>
              </w:rPr>
              <w:instrText xml:space="preserve"> PAGEREF _Toc491335287 \h </w:instrText>
            </w:r>
            <w:r>
              <w:rPr>
                <w:noProof/>
                <w:webHidden/>
              </w:rPr>
            </w:r>
          </w:ins>
          <w:r>
            <w:rPr>
              <w:noProof/>
              <w:webHidden/>
            </w:rPr>
            <w:fldChar w:fldCharType="separate"/>
          </w:r>
          <w:ins w:id="197" w:author="JY0225" w:date="2017-08-24T10:51:00Z">
            <w:r>
              <w:rPr>
                <w:noProof/>
                <w:webHidden/>
              </w:rPr>
              <w:t>57</w:t>
            </w:r>
            <w:r>
              <w:rPr>
                <w:noProof/>
                <w:webHidden/>
              </w:rPr>
              <w:fldChar w:fldCharType="end"/>
            </w:r>
            <w:r w:rsidRPr="00F1647A">
              <w:rPr>
                <w:rStyle w:val="af"/>
                <w:noProof/>
              </w:rPr>
              <w:fldChar w:fldCharType="end"/>
            </w:r>
          </w:ins>
        </w:p>
        <w:p w14:paraId="6DFC7EF3" w14:textId="2421029B" w:rsidR="00F65EB3" w:rsidRDefault="00F65EB3">
          <w:pPr>
            <w:pStyle w:val="11"/>
            <w:rPr>
              <w:ins w:id="198" w:author="JY0225" w:date="2017-08-24T10:51:00Z"/>
              <w:noProof/>
            </w:rPr>
          </w:pPr>
          <w:ins w:id="199" w:author="JY0225" w:date="2017-08-24T10:51:00Z">
            <w:r w:rsidRPr="00F1647A">
              <w:rPr>
                <w:rStyle w:val="af"/>
                <w:noProof/>
              </w:rPr>
              <w:fldChar w:fldCharType="begin"/>
            </w:r>
            <w:r w:rsidRPr="00F1647A">
              <w:rPr>
                <w:rStyle w:val="af"/>
                <w:noProof/>
              </w:rPr>
              <w:instrText xml:space="preserve"> </w:instrText>
            </w:r>
            <w:r>
              <w:rPr>
                <w:noProof/>
              </w:rPr>
              <w:instrText>HYPERLINK \l "_Toc491335288"</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rFonts w:ascii="Times New Roman" w:hAnsi="Times New Roman" w:cs="Times New Roman"/>
                <w:noProof/>
              </w:rPr>
              <w:t>参考文献</w:t>
            </w:r>
            <w:r>
              <w:rPr>
                <w:noProof/>
                <w:webHidden/>
              </w:rPr>
              <w:tab/>
            </w:r>
            <w:r>
              <w:rPr>
                <w:noProof/>
                <w:webHidden/>
              </w:rPr>
              <w:fldChar w:fldCharType="begin"/>
            </w:r>
            <w:r>
              <w:rPr>
                <w:noProof/>
                <w:webHidden/>
              </w:rPr>
              <w:instrText xml:space="preserve"> PAGEREF _Toc491335288 \h </w:instrText>
            </w:r>
            <w:r>
              <w:rPr>
                <w:noProof/>
                <w:webHidden/>
              </w:rPr>
            </w:r>
          </w:ins>
          <w:r>
            <w:rPr>
              <w:noProof/>
              <w:webHidden/>
            </w:rPr>
            <w:fldChar w:fldCharType="separate"/>
          </w:r>
          <w:ins w:id="200" w:author="JY0225" w:date="2017-08-24T10:51:00Z">
            <w:r>
              <w:rPr>
                <w:noProof/>
                <w:webHidden/>
              </w:rPr>
              <w:t>59</w:t>
            </w:r>
            <w:r>
              <w:rPr>
                <w:noProof/>
                <w:webHidden/>
              </w:rPr>
              <w:fldChar w:fldCharType="end"/>
            </w:r>
            <w:r w:rsidRPr="00F1647A">
              <w:rPr>
                <w:rStyle w:val="af"/>
                <w:noProof/>
              </w:rPr>
              <w:fldChar w:fldCharType="end"/>
            </w:r>
          </w:ins>
        </w:p>
        <w:p w14:paraId="0A9F2731" w14:textId="70779C30" w:rsidR="00F65EB3" w:rsidRDefault="00F65EB3">
          <w:pPr>
            <w:pStyle w:val="11"/>
            <w:rPr>
              <w:ins w:id="201" w:author="JY0225" w:date="2017-08-24T10:51:00Z"/>
              <w:noProof/>
            </w:rPr>
          </w:pPr>
          <w:ins w:id="202" w:author="JY0225" w:date="2017-08-24T10:51:00Z">
            <w:r w:rsidRPr="00F1647A">
              <w:rPr>
                <w:rStyle w:val="af"/>
                <w:noProof/>
              </w:rPr>
              <w:fldChar w:fldCharType="begin"/>
            </w:r>
            <w:r w:rsidRPr="00F1647A">
              <w:rPr>
                <w:rStyle w:val="af"/>
                <w:noProof/>
              </w:rPr>
              <w:instrText xml:space="preserve"> </w:instrText>
            </w:r>
            <w:r>
              <w:rPr>
                <w:noProof/>
              </w:rPr>
              <w:instrText>HYPERLINK \l "_Toc491335289"</w:instrText>
            </w:r>
            <w:r w:rsidRPr="00F1647A">
              <w:rPr>
                <w:rStyle w:val="af"/>
                <w:noProof/>
              </w:rPr>
              <w:instrText xml:space="preserve"> </w:instrText>
            </w:r>
            <w:r w:rsidRPr="00F1647A">
              <w:rPr>
                <w:rStyle w:val="af"/>
                <w:noProof/>
              </w:rPr>
            </w:r>
            <w:r w:rsidRPr="00F1647A">
              <w:rPr>
                <w:rStyle w:val="af"/>
                <w:noProof/>
              </w:rPr>
              <w:fldChar w:fldCharType="separate"/>
            </w:r>
            <w:r w:rsidRPr="00F1647A">
              <w:rPr>
                <w:rStyle w:val="af"/>
                <w:rFonts w:ascii="Times New Roman" w:hAnsi="Times New Roman" w:cs="Times New Roman"/>
                <w:noProof/>
              </w:rPr>
              <w:t>致</w:t>
            </w:r>
            <w:r w:rsidRPr="00F1647A">
              <w:rPr>
                <w:rStyle w:val="af"/>
                <w:rFonts w:ascii="Times New Roman" w:hAnsi="Times New Roman" w:cs="Times New Roman"/>
                <w:noProof/>
              </w:rPr>
              <w:t xml:space="preserve">   </w:t>
            </w:r>
            <w:r w:rsidRPr="00F1647A">
              <w:rPr>
                <w:rStyle w:val="af"/>
                <w:rFonts w:ascii="Times New Roman" w:hAnsi="Times New Roman" w:cs="Times New Roman"/>
                <w:noProof/>
              </w:rPr>
              <w:t>谢</w:t>
            </w:r>
            <w:r>
              <w:rPr>
                <w:noProof/>
                <w:webHidden/>
              </w:rPr>
              <w:tab/>
            </w:r>
            <w:r>
              <w:rPr>
                <w:noProof/>
                <w:webHidden/>
              </w:rPr>
              <w:fldChar w:fldCharType="begin"/>
            </w:r>
            <w:r>
              <w:rPr>
                <w:noProof/>
                <w:webHidden/>
              </w:rPr>
              <w:instrText xml:space="preserve"> PAGEREF _Toc491335289 \h </w:instrText>
            </w:r>
            <w:r>
              <w:rPr>
                <w:noProof/>
                <w:webHidden/>
              </w:rPr>
            </w:r>
          </w:ins>
          <w:r>
            <w:rPr>
              <w:noProof/>
              <w:webHidden/>
            </w:rPr>
            <w:fldChar w:fldCharType="separate"/>
          </w:r>
          <w:ins w:id="203" w:author="JY0225" w:date="2017-08-24T10:51:00Z">
            <w:r>
              <w:rPr>
                <w:noProof/>
                <w:webHidden/>
              </w:rPr>
              <w:t>62</w:t>
            </w:r>
            <w:r>
              <w:rPr>
                <w:noProof/>
                <w:webHidden/>
              </w:rPr>
              <w:fldChar w:fldCharType="end"/>
            </w:r>
            <w:r w:rsidRPr="00F1647A">
              <w:rPr>
                <w:rStyle w:val="af"/>
                <w:noProof/>
              </w:rPr>
              <w:fldChar w:fldCharType="end"/>
            </w:r>
          </w:ins>
        </w:p>
        <w:p w14:paraId="05C7785E" w14:textId="27C41118" w:rsidR="001E33EA" w:rsidDel="00E85561" w:rsidRDefault="001E33EA">
          <w:pPr>
            <w:pStyle w:val="11"/>
            <w:rPr>
              <w:ins w:id="204" w:author="微软用户" w:date="2017-08-20T12:12:00Z"/>
              <w:del w:id="205" w:author="JY0225" w:date="2017-08-22T21:58:00Z"/>
              <w:noProof/>
            </w:rPr>
          </w:pPr>
          <w:ins w:id="206" w:author="微软用户" w:date="2017-08-20T12:12:00Z">
            <w:del w:id="207" w:author="JY0225" w:date="2017-08-22T21:58:00Z">
              <w:r w:rsidRPr="00E85561" w:rsidDel="00E85561">
                <w:rPr>
                  <w:rStyle w:val="af"/>
                  <w:rFonts w:ascii="Times New Roman" w:hAnsi="Times New Roman" w:cs="Times New Roman" w:hint="eastAsia"/>
                  <w:noProof/>
                  <w:spacing w:val="10"/>
                </w:rPr>
                <w:delText>摘要</w:delText>
              </w:r>
              <w:r w:rsidDel="00E85561">
                <w:rPr>
                  <w:noProof/>
                  <w:webHidden/>
                </w:rPr>
                <w:tab/>
              </w:r>
            </w:del>
          </w:ins>
        </w:p>
        <w:p w14:paraId="5061557C" w14:textId="30348DB8" w:rsidR="001E33EA" w:rsidDel="00E85561" w:rsidRDefault="001E33EA">
          <w:pPr>
            <w:pStyle w:val="11"/>
            <w:rPr>
              <w:ins w:id="208" w:author="微软用户" w:date="2017-08-20T12:12:00Z"/>
              <w:del w:id="209" w:author="JY0225" w:date="2017-08-22T21:58:00Z"/>
              <w:noProof/>
            </w:rPr>
          </w:pPr>
          <w:ins w:id="210" w:author="微软用户" w:date="2017-08-20T12:12:00Z">
            <w:del w:id="211" w:author="JY0225" w:date="2017-08-22T21:58:00Z">
              <w:r w:rsidRPr="00E85561" w:rsidDel="00E85561">
                <w:rPr>
                  <w:rStyle w:val="af"/>
                  <w:rFonts w:ascii="Times New Roman" w:hAnsi="Times New Roman" w:cs="Times New Roman"/>
                  <w:noProof/>
                </w:rPr>
                <w:delText>Abstract</w:delText>
              </w:r>
              <w:r w:rsidDel="00E85561">
                <w:rPr>
                  <w:noProof/>
                  <w:webHidden/>
                </w:rPr>
                <w:tab/>
              </w:r>
            </w:del>
          </w:ins>
        </w:p>
        <w:p w14:paraId="41195DBF" w14:textId="6B2D8A08" w:rsidR="001E33EA" w:rsidDel="00E85561" w:rsidRDefault="001E33EA">
          <w:pPr>
            <w:pStyle w:val="11"/>
            <w:rPr>
              <w:ins w:id="212" w:author="微软用户" w:date="2017-08-20T12:12:00Z"/>
              <w:del w:id="213" w:author="JY0225" w:date="2017-08-22T21:58:00Z"/>
              <w:noProof/>
            </w:rPr>
          </w:pPr>
          <w:ins w:id="214" w:author="微软用户" w:date="2017-08-20T12:12:00Z">
            <w:del w:id="215" w:author="JY0225" w:date="2017-08-22T21:58:00Z">
              <w:r w:rsidRPr="00E85561" w:rsidDel="00E85561">
                <w:rPr>
                  <w:rStyle w:val="af"/>
                  <w:rFonts w:ascii="Times New Roman" w:hAnsi="Times New Roman" w:cs="Times New Roman" w:hint="eastAsia"/>
                  <w:noProof/>
                </w:rPr>
                <w:delText>第一章</w:delText>
              </w:r>
              <w:r w:rsidRPr="00E85561" w:rsidDel="00E85561">
                <w:rPr>
                  <w:rStyle w:val="af"/>
                  <w:rFonts w:ascii="Times New Roman" w:hAnsi="Times New Roman" w:cs="Times New Roman"/>
                  <w:noProof/>
                </w:rPr>
                <w:delText xml:space="preserve"> </w:delText>
              </w:r>
              <w:r w:rsidRPr="00E85561" w:rsidDel="00E85561">
                <w:rPr>
                  <w:rStyle w:val="af"/>
                  <w:rFonts w:ascii="Times New Roman" w:hAnsi="Times New Roman" w:cs="Times New Roman" w:hint="eastAsia"/>
                  <w:noProof/>
                </w:rPr>
                <w:delText>引言</w:delText>
              </w:r>
              <w:r w:rsidDel="00E85561">
                <w:rPr>
                  <w:noProof/>
                  <w:webHidden/>
                </w:rPr>
                <w:tab/>
              </w:r>
            </w:del>
          </w:ins>
        </w:p>
        <w:p w14:paraId="052E5137" w14:textId="4D154BF8" w:rsidR="001E33EA" w:rsidDel="00E85561" w:rsidRDefault="001E33EA">
          <w:pPr>
            <w:pStyle w:val="24"/>
            <w:tabs>
              <w:tab w:val="right" w:leader="dot" w:pos="8302"/>
            </w:tabs>
            <w:rPr>
              <w:ins w:id="216" w:author="微软用户" w:date="2017-08-20T12:12:00Z"/>
              <w:del w:id="217" w:author="JY0225" w:date="2017-08-22T21:58:00Z"/>
              <w:noProof/>
            </w:rPr>
          </w:pPr>
          <w:ins w:id="218" w:author="微软用户" w:date="2017-08-20T12:12:00Z">
            <w:del w:id="219" w:author="JY0225" w:date="2017-08-22T21:58:00Z">
              <w:r w:rsidRPr="00E85561" w:rsidDel="00E85561">
                <w:rPr>
                  <w:rStyle w:val="af"/>
                  <w:noProof/>
                </w:rPr>
                <w:delText xml:space="preserve">1.1 </w:delText>
              </w:r>
              <w:r w:rsidRPr="00E85561" w:rsidDel="00E85561">
                <w:rPr>
                  <w:rStyle w:val="af"/>
                  <w:rFonts w:hint="eastAsia"/>
                  <w:noProof/>
                </w:rPr>
                <w:delText>研究背景</w:delText>
              </w:r>
              <w:r w:rsidDel="00E85561">
                <w:rPr>
                  <w:noProof/>
                  <w:webHidden/>
                </w:rPr>
                <w:tab/>
              </w:r>
            </w:del>
          </w:ins>
        </w:p>
        <w:p w14:paraId="5CEE62E0" w14:textId="451034B2" w:rsidR="001E33EA" w:rsidDel="00E85561" w:rsidRDefault="001E33EA">
          <w:pPr>
            <w:pStyle w:val="24"/>
            <w:tabs>
              <w:tab w:val="right" w:leader="dot" w:pos="8302"/>
            </w:tabs>
            <w:rPr>
              <w:ins w:id="220" w:author="微软用户" w:date="2017-08-20T12:12:00Z"/>
              <w:del w:id="221" w:author="JY0225" w:date="2017-08-22T21:58:00Z"/>
              <w:noProof/>
            </w:rPr>
          </w:pPr>
          <w:ins w:id="222" w:author="微软用户" w:date="2017-08-20T12:12:00Z">
            <w:del w:id="223" w:author="JY0225" w:date="2017-08-22T21:58:00Z">
              <w:r w:rsidRPr="00E85561" w:rsidDel="00E85561">
                <w:rPr>
                  <w:rStyle w:val="af"/>
                  <w:noProof/>
                </w:rPr>
                <w:delText xml:space="preserve">1.2 </w:delText>
              </w:r>
              <w:r w:rsidRPr="00E85561" w:rsidDel="00E85561">
                <w:rPr>
                  <w:rStyle w:val="af"/>
                  <w:rFonts w:hint="eastAsia"/>
                  <w:noProof/>
                </w:rPr>
                <w:delText>研究内容及意义</w:delText>
              </w:r>
              <w:r w:rsidDel="00E85561">
                <w:rPr>
                  <w:noProof/>
                  <w:webHidden/>
                </w:rPr>
                <w:tab/>
              </w:r>
            </w:del>
          </w:ins>
        </w:p>
        <w:p w14:paraId="4054188C" w14:textId="19C27512" w:rsidR="001E33EA" w:rsidDel="00E85561" w:rsidRDefault="001E33EA">
          <w:pPr>
            <w:pStyle w:val="24"/>
            <w:tabs>
              <w:tab w:val="right" w:leader="dot" w:pos="8302"/>
            </w:tabs>
            <w:rPr>
              <w:ins w:id="224" w:author="微软用户" w:date="2017-08-20T12:12:00Z"/>
              <w:del w:id="225" w:author="JY0225" w:date="2017-08-22T21:58:00Z"/>
              <w:noProof/>
            </w:rPr>
          </w:pPr>
          <w:ins w:id="226" w:author="微软用户" w:date="2017-08-20T12:12:00Z">
            <w:del w:id="227" w:author="JY0225" w:date="2017-08-22T21:58:00Z">
              <w:r w:rsidRPr="00E85561" w:rsidDel="00E85561">
                <w:rPr>
                  <w:rStyle w:val="af"/>
                  <w:noProof/>
                </w:rPr>
                <w:delText xml:space="preserve">1.3 </w:delText>
              </w:r>
              <w:r w:rsidRPr="00E85561" w:rsidDel="00E85561">
                <w:rPr>
                  <w:rStyle w:val="af"/>
                  <w:rFonts w:hint="eastAsia"/>
                  <w:noProof/>
                </w:rPr>
                <w:delText>论文的组织</w:delText>
              </w:r>
              <w:r w:rsidDel="00E85561">
                <w:rPr>
                  <w:noProof/>
                  <w:webHidden/>
                </w:rPr>
                <w:tab/>
              </w:r>
            </w:del>
          </w:ins>
        </w:p>
        <w:p w14:paraId="753E7F49" w14:textId="5411F64D" w:rsidR="001E33EA" w:rsidDel="00E85561" w:rsidRDefault="001E33EA">
          <w:pPr>
            <w:pStyle w:val="11"/>
            <w:rPr>
              <w:ins w:id="228" w:author="微软用户" w:date="2017-08-20T12:12:00Z"/>
              <w:del w:id="229" w:author="JY0225" w:date="2017-08-22T21:58:00Z"/>
              <w:noProof/>
            </w:rPr>
          </w:pPr>
          <w:ins w:id="230" w:author="微软用户" w:date="2017-08-20T12:12:00Z">
            <w:del w:id="231" w:author="JY0225" w:date="2017-08-22T21:58:00Z">
              <w:r w:rsidRPr="00E85561" w:rsidDel="00E85561">
                <w:rPr>
                  <w:rStyle w:val="af"/>
                  <w:rFonts w:ascii="Times New Roman" w:hAnsi="Times New Roman" w:cs="Times New Roman" w:hint="eastAsia"/>
                  <w:noProof/>
                </w:rPr>
                <w:delText>第二章</w:delText>
              </w:r>
              <w:r w:rsidRPr="00E85561" w:rsidDel="00E85561">
                <w:rPr>
                  <w:rStyle w:val="af"/>
                  <w:rFonts w:ascii="Times New Roman" w:hAnsi="Times New Roman" w:cs="Times New Roman"/>
                  <w:noProof/>
                </w:rPr>
                <w:delText xml:space="preserve"> </w:delText>
              </w:r>
              <w:r w:rsidRPr="00E85561" w:rsidDel="00E85561">
                <w:rPr>
                  <w:rStyle w:val="af"/>
                  <w:rFonts w:ascii="Times New Roman" w:hAnsi="Times New Roman" w:cs="Times New Roman" w:hint="eastAsia"/>
                  <w:noProof/>
                </w:rPr>
                <w:delText>核心技术</w:delText>
              </w:r>
              <w:r w:rsidDel="00E85561">
                <w:rPr>
                  <w:noProof/>
                  <w:webHidden/>
                </w:rPr>
                <w:tab/>
              </w:r>
            </w:del>
            <w:del w:id="232" w:author="JY0225" w:date="2017-08-22T19:51:00Z">
              <w:r w:rsidDel="000E4D98">
                <w:rPr>
                  <w:noProof/>
                  <w:webHidden/>
                </w:rPr>
                <w:delText>6</w:delText>
              </w:r>
            </w:del>
          </w:ins>
        </w:p>
        <w:p w14:paraId="79A5F7D8" w14:textId="5022BBBE" w:rsidR="001E33EA" w:rsidDel="00E85561" w:rsidRDefault="001E33EA">
          <w:pPr>
            <w:pStyle w:val="24"/>
            <w:tabs>
              <w:tab w:val="right" w:leader="dot" w:pos="8302"/>
            </w:tabs>
            <w:rPr>
              <w:ins w:id="233" w:author="微软用户" w:date="2017-08-20T12:12:00Z"/>
              <w:del w:id="234" w:author="JY0225" w:date="2017-08-22T21:58:00Z"/>
              <w:noProof/>
            </w:rPr>
          </w:pPr>
          <w:ins w:id="235" w:author="微软用户" w:date="2017-08-20T12:12:00Z">
            <w:del w:id="236" w:author="JY0225" w:date="2017-08-22T21:58:00Z">
              <w:r w:rsidRPr="00E85561" w:rsidDel="00E85561">
                <w:rPr>
                  <w:rStyle w:val="af"/>
                  <w:noProof/>
                </w:rPr>
                <w:delText xml:space="preserve">2.1 </w:delText>
              </w:r>
              <w:r w:rsidRPr="00E85561" w:rsidDel="00E85561">
                <w:rPr>
                  <w:rStyle w:val="af"/>
                  <w:rFonts w:hint="eastAsia"/>
                  <w:noProof/>
                </w:rPr>
                <w:delText>云备份与中间件</w:delText>
              </w:r>
              <w:r w:rsidDel="00E85561">
                <w:rPr>
                  <w:noProof/>
                  <w:webHidden/>
                </w:rPr>
                <w:tab/>
              </w:r>
            </w:del>
            <w:del w:id="237" w:author="JY0225" w:date="2017-08-22T19:51:00Z">
              <w:r w:rsidDel="000E4D98">
                <w:rPr>
                  <w:noProof/>
                  <w:webHidden/>
                </w:rPr>
                <w:delText>6</w:delText>
              </w:r>
            </w:del>
          </w:ins>
        </w:p>
        <w:p w14:paraId="6F22220F" w14:textId="5F8944B5" w:rsidR="001E33EA" w:rsidDel="00E85561" w:rsidRDefault="001E33EA">
          <w:pPr>
            <w:pStyle w:val="33"/>
            <w:tabs>
              <w:tab w:val="right" w:leader="dot" w:pos="8302"/>
            </w:tabs>
            <w:rPr>
              <w:ins w:id="238" w:author="微软用户" w:date="2017-08-20T12:12:00Z"/>
              <w:del w:id="239" w:author="JY0225" w:date="2017-08-22T21:58:00Z"/>
              <w:noProof/>
            </w:rPr>
          </w:pPr>
          <w:ins w:id="240" w:author="微软用户" w:date="2017-08-20T12:12:00Z">
            <w:del w:id="241" w:author="JY0225" w:date="2017-08-22T21:58:00Z">
              <w:r w:rsidRPr="00E85561" w:rsidDel="00E85561">
                <w:rPr>
                  <w:rStyle w:val="af"/>
                  <w:noProof/>
                </w:rPr>
                <w:delText xml:space="preserve">2.1.1 </w:delText>
              </w:r>
              <w:r w:rsidRPr="00E85561" w:rsidDel="00E85561">
                <w:rPr>
                  <w:rStyle w:val="af"/>
                  <w:rFonts w:hint="eastAsia"/>
                  <w:noProof/>
                </w:rPr>
                <w:delText>云备份特点</w:delText>
              </w:r>
              <w:r w:rsidDel="00E85561">
                <w:rPr>
                  <w:noProof/>
                  <w:webHidden/>
                </w:rPr>
                <w:tab/>
              </w:r>
            </w:del>
            <w:del w:id="242" w:author="JY0225" w:date="2017-08-22T19:51:00Z">
              <w:r w:rsidDel="000E4D98">
                <w:rPr>
                  <w:noProof/>
                  <w:webHidden/>
                </w:rPr>
                <w:delText>6</w:delText>
              </w:r>
            </w:del>
          </w:ins>
        </w:p>
        <w:p w14:paraId="0B819EC0" w14:textId="301DC80B" w:rsidR="001E33EA" w:rsidDel="00E85561" w:rsidRDefault="001E33EA">
          <w:pPr>
            <w:pStyle w:val="33"/>
            <w:tabs>
              <w:tab w:val="right" w:leader="dot" w:pos="8302"/>
            </w:tabs>
            <w:rPr>
              <w:ins w:id="243" w:author="微软用户" w:date="2017-08-20T12:12:00Z"/>
              <w:del w:id="244" w:author="JY0225" w:date="2017-08-22T21:58:00Z"/>
              <w:noProof/>
            </w:rPr>
          </w:pPr>
          <w:ins w:id="245" w:author="微软用户" w:date="2017-08-20T12:12:00Z">
            <w:del w:id="246" w:author="JY0225" w:date="2017-08-22T21:58:00Z">
              <w:r w:rsidRPr="00E85561" w:rsidDel="00E85561">
                <w:rPr>
                  <w:rStyle w:val="af"/>
                  <w:noProof/>
                </w:rPr>
                <w:delText xml:space="preserve">2.1.2 </w:delText>
              </w:r>
              <w:r w:rsidRPr="00E85561" w:rsidDel="00E85561">
                <w:rPr>
                  <w:rStyle w:val="af"/>
                  <w:rFonts w:hint="eastAsia"/>
                  <w:noProof/>
                </w:rPr>
                <w:delText>云备份中间件</w:delText>
              </w:r>
              <w:r w:rsidDel="00E85561">
                <w:rPr>
                  <w:noProof/>
                  <w:webHidden/>
                </w:rPr>
                <w:tab/>
              </w:r>
            </w:del>
            <w:del w:id="247" w:author="JY0225" w:date="2017-08-22T19:51:00Z">
              <w:r w:rsidDel="000E4D98">
                <w:rPr>
                  <w:noProof/>
                  <w:webHidden/>
                </w:rPr>
                <w:delText>6</w:delText>
              </w:r>
            </w:del>
          </w:ins>
        </w:p>
        <w:p w14:paraId="06B3E4A0" w14:textId="0190243E" w:rsidR="001E33EA" w:rsidDel="00E85561" w:rsidRDefault="001E33EA">
          <w:pPr>
            <w:pStyle w:val="24"/>
            <w:tabs>
              <w:tab w:val="right" w:leader="dot" w:pos="8302"/>
            </w:tabs>
            <w:rPr>
              <w:ins w:id="248" w:author="微软用户" w:date="2017-08-20T12:12:00Z"/>
              <w:del w:id="249" w:author="JY0225" w:date="2017-08-22T21:58:00Z"/>
              <w:noProof/>
            </w:rPr>
          </w:pPr>
          <w:ins w:id="250" w:author="微软用户" w:date="2017-08-20T12:12:00Z">
            <w:del w:id="251" w:author="JY0225" w:date="2017-08-22T21:58:00Z">
              <w:r w:rsidRPr="00E85561" w:rsidDel="00E85561">
                <w:rPr>
                  <w:rStyle w:val="af"/>
                  <w:noProof/>
                </w:rPr>
                <w:delText>2.3 SQLite</w:delText>
              </w:r>
              <w:r w:rsidDel="00E85561">
                <w:rPr>
                  <w:noProof/>
                  <w:webHidden/>
                </w:rPr>
                <w:tab/>
              </w:r>
            </w:del>
            <w:del w:id="252" w:author="JY0225" w:date="2017-08-22T19:51:00Z">
              <w:r w:rsidDel="000E4D98">
                <w:rPr>
                  <w:noProof/>
                  <w:webHidden/>
                </w:rPr>
                <w:delText>7</w:delText>
              </w:r>
            </w:del>
          </w:ins>
        </w:p>
        <w:p w14:paraId="3E567C6E" w14:textId="11CB14A0" w:rsidR="001E33EA" w:rsidDel="00E85561" w:rsidRDefault="001E33EA">
          <w:pPr>
            <w:pStyle w:val="24"/>
            <w:tabs>
              <w:tab w:val="right" w:leader="dot" w:pos="8302"/>
            </w:tabs>
            <w:rPr>
              <w:ins w:id="253" w:author="微软用户" w:date="2017-08-20T12:12:00Z"/>
              <w:del w:id="254" w:author="JY0225" w:date="2017-08-22T21:58:00Z"/>
              <w:noProof/>
            </w:rPr>
          </w:pPr>
          <w:ins w:id="255" w:author="微软用户" w:date="2017-08-20T12:12:00Z">
            <w:del w:id="256" w:author="JY0225" w:date="2017-08-22T21:58:00Z">
              <w:r w:rsidRPr="00E85561" w:rsidDel="00E85561">
                <w:rPr>
                  <w:rStyle w:val="af"/>
                  <w:noProof/>
                </w:rPr>
                <w:delText xml:space="preserve">2.4 </w:delText>
              </w:r>
              <w:r w:rsidRPr="00E85561" w:rsidDel="00E85561">
                <w:rPr>
                  <w:rStyle w:val="af"/>
                  <w:rFonts w:hint="eastAsia"/>
                  <w:noProof/>
                </w:rPr>
                <w:delText>断点续传</w:delText>
              </w:r>
              <w:r w:rsidDel="00E85561">
                <w:rPr>
                  <w:noProof/>
                  <w:webHidden/>
                </w:rPr>
                <w:tab/>
              </w:r>
            </w:del>
            <w:del w:id="257" w:author="JY0225" w:date="2017-08-22T19:51:00Z">
              <w:r w:rsidDel="000E4D98">
                <w:rPr>
                  <w:noProof/>
                  <w:webHidden/>
                </w:rPr>
                <w:delText>7</w:delText>
              </w:r>
            </w:del>
          </w:ins>
        </w:p>
        <w:p w14:paraId="16F06B8B" w14:textId="36E2F726" w:rsidR="001E33EA" w:rsidDel="00E85561" w:rsidRDefault="001E33EA">
          <w:pPr>
            <w:pStyle w:val="24"/>
            <w:tabs>
              <w:tab w:val="right" w:leader="dot" w:pos="8302"/>
            </w:tabs>
            <w:rPr>
              <w:ins w:id="258" w:author="微软用户" w:date="2017-08-20T12:12:00Z"/>
              <w:del w:id="259" w:author="JY0225" w:date="2017-08-22T21:58:00Z"/>
              <w:noProof/>
            </w:rPr>
          </w:pPr>
          <w:ins w:id="260" w:author="微软用户" w:date="2017-08-20T12:12:00Z">
            <w:del w:id="261" w:author="JY0225" w:date="2017-08-22T21:58:00Z">
              <w:r w:rsidRPr="00E85561" w:rsidDel="00E85561">
                <w:rPr>
                  <w:rStyle w:val="af"/>
                  <w:noProof/>
                </w:rPr>
                <w:delText>2.5 WebSocket</w:delText>
              </w:r>
              <w:r w:rsidDel="00E85561">
                <w:rPr>
                  <w:noProof/>
                  <w:webHidden/>
                </w:rPr>
                <w:tab/>
              </w:r>
            </w:del>
            <w:del w:id="262" w:author="JY0225" w:date="2017-08-22T19:51:00Z">
              <w:r w:rsidDel="000E4D98">
                <w:rPr>
                  <w:noProof/>
                  <w:webHidden/>
                </w:rPr>
                <w:delText>8</w:delText>
              </w:r>
            </w:del>
          </w:ins>
        </w:p>
        <w:p w14:paraId="205A7656" w14:textId="3C30348D" w:rsidR="001E33EA" w:rsidDel="00E85561" w:rsidRDefault="001E33EA">
          <w:pPr>
            <w:pStyle w:val="24"/>
            <w:tabs>
              <w:tab w:val="right" w:leader="dot" w:pos="8302"/>
            </w:tabs>
            <w:rPr>
              <w:ins w:id="263" w:author="微软用户" w:date="2017-08-20T12:12:00Z"/>
              <w:del w:id="264" w:author="JY0225" w:date="2017-08-22T21:58:00Z"/>
              <w:noProof/>
            </w:rPr>
          </w:pPr>
          <w:ins w:id="265" w:author="微软用户" w:date="2017-08-20T12:12:00Z">
            <w:del w:id="266" w:author="JY0225" w:date="2017-08-22T21:58:00Z">
              <w:r w:rsidRPr="00E85561" w:rsidDel="00E85561">
                <w:rPr>
                  <w:rStyle w:val="af"/>
                  <w:noProof/>
                </w:rPr>
                <w:delText>2.6 WebExtension</w:delText>
              </w:r>
              <w:r w:rsidDel="00E85561">
                <w:rPr>
                  <w:noProof/>
                  <w:webHidden/>
                </w:rPr>
                <w:tab/>
              </w:r>
            </w:del>
            <w:del w:id="267" w:author="JY0225" w:date="2017-08-22T19:51:00Z">
              <w:r w:rsidDel="000E4D98">
                <w:rPr>
                  <w:noProof/>
                  <w:webHidden/>
                </w:rPr>
                <w:delText>9</w:delText>
              </w:r>
            </w:del>
          </w:ins>
        </w:p>
        <w:p w14:paraId="497A759E" w14:textId="205CC8CF" w:rsidR="001E33EA" w:rsidDel="00E85561" w:rsidRDefault="001E33EA">
          <w:pPr>
            <w:pStyle w:val="11"/>
            <w:rPr>
              <w:ins w:id="268" w:author="微软用户" w:date="2017-08-20T12:12:00Z"/>
              <w:del w:id="269" w:author="JY0225" w:date="2017-08-22T21:58:00Z"/>
              <w:noProof/>
            </w:rPr>
          </w:pPr>
          <w:ins w:id="270" w:author="微软用户" w:date="2017-08-20T12:12:00Z">
            <w:del w:id="271" w:author="JY0225" w:date="2017-08-22T21:58:00Z">
              <w:r w:rsidRPr="00E85561" w:rsidDel="00E85561">
                <w:rPr>
                  <w:rStyle w:val="af"/>
                  <w:rFonts w:ascii="Times New Roman" w:hAnsi="Times New Roman" w:cs="Times New Roman" w:hint="eastAsia"/>
                  <w:noProof/>
                </w:rPr>
                <w:delText>第三章</w:delText>
              </w:r>
              <w:r w:rsidRPr="00E85561" w:rsidDel="00E85561">
                <w:rPr>
                  <w:rStyle w:val="af"/>
                  <w:rFonts w:ascii="Times New Roman" w:hAnsi="Times New Roman" w:cs="Times New Roman"/>
                  <w:noProof/>
                </w:rPr>
                <w:delText xml:space="preserve"> </w:delText>
              </w:r>
              <w:r w:rsidRPr="00E85561" w:rsidDel="00E85561">
                <w:rPr>
                  <w:rStyle w:val="af"/>
                  <w:rFonts w:ascii="Times New Roman" w:hAnsi="Times New Roman" w:cs="Times New Roman" w:hint="eastAsia"/>
                  <w:noProof/>
                </w:rPr>
                <w:delText>云备份中间件优化分析</w:delText>
              </w:r>
              <w:r w:rsidDel="00E85561">
                <w:rPr>
                  <w:noProof/>
                  <w:webHidden/>
                </w:rPr>
                <w:tab/>
              </w:r>
            </w:del>
            <w:del w:id="272" w:author="JY0225" w:date="2017-08-22T19:51:00Z">
              <w:r w:rsidDel="000E4D98">
                <w:rPr>
                  <w:noProof/>
                  <w:webHidden/>
                </w:rPr>
                <w:delText>12</w:delText>
              </w:r>
            </w:del>
          </w:ins>
        </w:p>
        <w:p w14:paraId="79FF06F6" w14:textId="229080E5" w:rsidR="001E33EA" w:rsidDel="00E85561" w:rsidRDefault="001E33EA">
          <w:pPr>
            <w:pStyle w:val="24"/>
            <w:tabs>
              <w:tab w:val="right" w:leader="dot" w:pos="8302"/>
            </w:tabs>
            <w:rPr>
              <w:ins w:id="273" w:author="微软用户" w:date="2017-08-20T12:12:00Z"/>
              <w:del w:id="274" w:author="JY0225" w:date="2017-08-22T21:58:00Z"/>
              <w:noProof/>
            </w:rPr>
          </w:pPr>
          <w:ins w:id="275" w:author="微软用户" w:date="2017-08-20T12:12:00Z">
            <w:del w:id="276" w:author="JY0225" w:date="2017-08-22T21:58:00Z">
              <w:r w:rsidRPr="00E85561" w:rsidDel="00E85561">
                <w:rPr>
                  <w:rStyle w:val="af"/>
                  <w:noProof/>
                </w:rPr>
                <w:delText xml:space="preserve">3.1 </w:delText>
              </w:r>
              <w:r w:rsidRPr="00E85561" w:rsidDel="00E85561">
                <w:rPr>
                  <w:rStyle w:val="af"/>
                  <w:rFonts w:hint="eastAsia"/>
                  <w:noProof/>
                </w:rPr>
                <w:delText>现有中间件系统分析</w:delText>
              </w:r>
              <w:r w:rsidDel="00E85561">
                <w:rPr>
                  <w:noProof/>
                  <w:webHidden/>
                </w:rPr>
                <w:tab/>
              </w:r>
            </w:del>
            <w:del w:id="277" w:author="JY0225" w:date="2017-08-22T19:51:00Z">
              <w:r w:rsidDel="000E4D98">
                <w:rPr>
                  <w:noProof/>
                  <w:webHidden/>
                </w:rPr>
                <w:delText>12</w:delText>
              </w:r>
            </w:del>
          </w:ins>
        </w:p>
        <w:p w14:paraId="47BB0008" w14:textId="1CADA6E9" w:rsidR="001E33EA" w:rsidDel="00E85561" w:rsidRDefault="001E33EA">
          <w:pPr>
            <w:pStyle w:val="33"/>
            <w:tabs>
              <w:tab w:val="right" w:leader="dot" w:pos="8302"/>
            </w:tabs>
            <w:rPr>
              <w:ins w:id="278" w:author="微软用户" w:date="2017-08-20T12:12:00Z"/>
              <w:del w:id="279" w:author="JY0225" w:date="2017-08-22T21:58:00Z"/>
              <w:noProof/>
            </w:rPr>
          </w:pPr>
          <w:ins w:id="280" w:author="微软用户" w:date="2017-08-20T12:12:00Z">
            <w:del w:id="281" w:author="JY0225" w:date="2017-08-22T21:58:00Z">
              <w:r w:rsidRPr="00E85561" w:rsidDel="00E85561">
                <w:rPr>
                  <w:rStyle w:val="af"/>
                  <w:noProof/>
                </w:rPr>
                <w:delText xml:space="preserve">3.1.1 </w:delText>
              </w:r>
              <w:r w:rsidRPr="00E85561" w:rsidDel="00E85561">
                <w:rPr>
                  <w:rStyle w:val="af"/>
                  <w:rFonts w:hint="eastAsia"/>
                  <w:noProof/>
                </w:rPr>
                <w:delText>系统框架分析</w:delText>
              </w:r>
              <w:r w:rsidDel="00E85561">
                <w:rPr>
                  <w:noProof/>
                  <w:webHidden/>
                </w:rPr>
                <w:tab/>
              </w:r>
            </w:del>
            <w:del w:id="282" w:author="JY0225" w:date="2017-08-22T19:51:00Z">
              <w:r w:rsidDel="000E4D98">
                <w:rPr>
                  <w:noProof/>
                  <w:webHidden/>
                </w:rPr>
                <w:delText>12</w:delText>
              </w:r>
            </w:del>
          </w:ins>
        </w:p>
        <w:p w14:paraId="6BFD05B3" w14:textId="4CE90AB1" w:rsidR="001E33EA" w:rsidDel="00E85561" w:rsidRDefault="001E33EA">
          <w:pPr>
            <w:pStyle w:val="33"/>
            <w:tabs>
              <w:tab w:val="right" w:leader="dot" w:pos="8302"/>
            </w:tabs>
            <w:rPr>
              <w:ins w:id="283" w:author="微软用户" w:date="2017-08-20T12:12:00Z"/>
              <w:del w:id="284" w:author="JY0225" w:date="2017-08-22T21:58:00Z"/>
              <w:noProof/>
            </w:rPr>
          </w:pPr>
          <w:ins w:id="285" w:author="微软用户" w:date="2017-08-20T12:12:00Z">
            <w:del w:id="286" w:author="JY0225" w:date="2017-08-22T21:58:00Z">
              <w:r w:rsidRPr="00E85561" w:rsidDel="00E85561">
                <w:rPr>
                  <w:rStyle w:val="af"/>
                  <w:noProof/>
                </w:rPr>
                <w:delText xml:space="preserve">3.2.3 </w:delText>
              </w:r>
              <w:r w:rsidRPr="00E85561" w:rsidDel="00E85561">
                <w:rPr>
                  <w:rStyle w:val="af"/>
                  <w:rFonts w:hint="eastAsia"/>
                  <w:noProof/>
                </w:rPr>
                <w:delText>现有云备份中间件的不足</w:delText>
              </w:r>
              <w:r w:rsidDel="00E85561">
                <w:rPr>
                  <w:noProof/>
                  <w:webHidden/>
                </w:rPr>
                <w:tab/>
              </w:r>
            </w:del>
            <w:del w:id="287" w:author="JY0225" w:date="2017-08-22T19:51:00Z">
              <w:r w:rsidDel="000E4D98">
                <w:rPr>
                  <w:noProof/>
                  <w:webHidden/>
                </w:rPr>
                <w:delText>13</w:delText>
              </w:r>
            </w:del>
          </w:ins>
        </w:p>
        <w:p w14:paraId="64D09937" w14:textId="234BFE2C" w:rsidR="001E33EA" w:rsidDel="00E85561" w:rsidRDefault="001E33EA">
          <w:pPr>
            <w:pStyle w:val="24"/>
            <w:tabs>
              <w:tab w:val="right" w:leader="dot" w:pos="8302"/>
            </w:tabs>
            <w:rPr>
              <w:ins w:id="288" w:author="微软用户" w:date="2017-08-20T12:12:00Z"/>
              <w:del w:id="289" w:author="JY0225" w:date="2017-08-22T21:58:00Z"/>
              <w:noProof/>
            </w:rPr>
          </w:pPr>
          <w:ins w:id="290" w:author="微软用户" w:date="2017-08-20T12:12:00Z">
            <w:del w:id="291" w:author="JY0225" w:date="2017-08-22T21:58:00Z">
              <w:r w:rsidRPr="00E85561" w:rsidDel="00E85561">
                <w:rPr>
                  <w:rStyle w:val="af"/>
                  <w:noProof/>
                </w:rPr>
                <w:delText xml:space="preserve">3.3 </w:delText>
              </w:r>
              <w:r w:rsidRPr="00E85561" w:rsidDel="00E85561">
                <w:rPr>
                  <w:rStyle w:val="af"/>
                  <w:rFonts w:hint="eastAsia"/>
                  <w:noProof/>
                </w:rPr>
                <w:delText>中间件系统优化需求分析</w:delText>
              </w:r>
              <w:r w:rsidDel="00E85561">
                <w:rPr>
                  <w:noProof/>
                  <w:webHidden/>
                </w:rPr>
                <w:tab/>
              </w:r>
            </w:del>
            <w:del w:id="292" w:author="JY0225" w:date="2017-08-22T19:51:00Z">
              <w:r w:rsidDel="000E4D98">
                <w:rPr>
                  <w:noProof/>
                  <w:webHidden/>
                </w:rPr>
                <w:delText>14</w:delText>
              </w:r>
            </w:del>
          </w:ins>
        </w:p>
        <w:p w14:paraId="3192B01E" w14:textId="3562979B" w:rsidR="001E33EA" w:rsidDel="00E85561" w:rsidRDefault="001E33EA">
          <w:pPr>
            <w:pStyle w:val="33"/>
            <w:tabs>
              <w:tab w:val="right" w:leader="dot" w:pos="8302"/>
            </w:tabs>
            <w:rPr>
              <w:ins w:id="293" w:author="微软用户" w:date="2017-08-20T12:12:00Z"/>
              <w:del w:id="294" w:author="JY0225" w:date="2017-08-22T21:58:00Z"/>
              <w:noProof/>
            </w:rPr>
          </w:pPr>
          <w:ins w:id="295" w:author="微软用户" w:date="2017-08-20T12:12:00Z">
            <w:del w:id="296" w:author="JY0225" w:date="2017-08-22T21:58:00Z">
              <w:r w:rsidRPr="00E85561" w:rsidDel="00E85561">
                <w:rPr>
                  <w:rStyle w:val="af"/>
                  <w:noProof/>
                </w:rPr>
                <w:delText xml:space="preserve">3.3.1 </w:delText>
              </w:r>
              <w:r w:rsidRPr="00E85561" w:rsidDel="00E85561">
                <w:rPr>
                  <w:rStyle w:val="af"/>
                  <w:rFonts w:hint="eastAsia"/>
                  <w:noProof/>
                </w:rPr>
                <w:delText>持久会话管理</w:delText>
              </w:r>
              <w:r w:rsidDel="00E85561">
                <w:rPr>
                  <w:noProof/>
                  <w:webHidden/>
                </w:rPr>
                <w:tab/>
              </w:r>
            </w:del>
            <w:del w:id="297" w:author="JY0225" w:date="2017-08-22T19:51:00Z">
              <w:r w:rsidDel="000E4D98">
                <w:rPr>
                  <w:noProof/>
                  <w:webHidden/>
                </w:rPr>
                <w:delText>14</w:delText>
              </w:r>
            </w:del>
          </w:ins>
        </w:p>
        <w:p w14:paraId="637B4045" w14:textId="225EE2F0" w:rsidR="001E33EA" w:rsidDel="00E85561" w:rsidRDefault="001E33EA">
          <w:pPr>
            <w:pStyle w:val="33"/>
            <w:tabs>
              <w:tab w:val="right" w:leader="dot" w:pos="8302"/>
            </w:tabs>
            <w:rPr>
              <w:ins w:id="298" w:author="微软用户" w:date="2017-08-20T12:12:00Z"/>
              <w:del w:id="299" w:author="JY0225" w:date="2017-08-22T21:58:00Z"/>
              <w:noProof/>
            </w:rPr>
          </w:pPr>
          <w:ins w:id="300" w:author="微软用户" w:date="2017-08-20T12:12:00Z">
            <w:del w:id="301" w:author="JY0225" w:date="2017-08-22T21:58:00Z">
              <w:r w:rsidRPr="00E85561" w:rsidDel="00E85561">
                <w:rPr>
                  <w:rStyle w:val="af"/>
                  <w:noProof/>
                </w:rPr>
                <w:delText xml:space="preserve">3.3.2 </w:delText>
              </w:r>
              <w:r w:rsidRPr="00E85561" w:rsidDel="00E85561">
                <w:rPr>
                  <w:rStyle w:val="af"/>
                  <w:rFonts w:hint="eastAsia"/>
                  <w:noProof/>
                </w:rPr>
                <w:delText>大文件上传</w:delText>
              </w:r>
              <w:r w:rsidDel="00E85561">
                <w:rPr>
                  <w:noProof/>
                  <w:webHidden/>
                </w:rPr>
                <w:tab/>
              </w:r>
            </w:del>
            <w:del w:id="302" w:author="JY0225" w:date="2017-08-22T19:51:00Z">
              <w:r w:rsidDel="000E4D98">
                <w:rPr>
                  <w:noProof/>
                  <w:webHidden/>
                </w:rPr>
                <w:delText>15</w:delText>
              </w:r>
            </w:del>
          </w:ins>
        </w:p>
        <w:p w14:paraId="0A5D7AF3" w14:textId="2D34CB8F" w:rsidR="001E33EA" w:rsidDel="00E85561" w:rsidRDefault="001E33EA">
          <w:pPr>
            <w:pStyle w:val="33"/>
            <w:tabs>
              <w:tab w:val="right" w:leader="dot" w:pos="8302"/>
            </w:tabs>
            <w:rPr>
              <w:ins w:id="303" w:author="微软用户" w:date="2017-08-20T12:12:00Z"/>
              <w:del w:id="304" w:author="JY0225" w:date="2017-08-22T21:58:00Z"/>
              <w:noProof/>
            </w:rPr>
          </w:pPr>
          <w:ins w:id="305" w:author="微软用户" w:date="2017-08-20T12:12:00Z">
            <w:del w:id="306" w:author="JY0225" w:date="2017-08-22T21:58:00Z">
              <w:r w:rsidRPr="00E85561" w:rsidDel="00E85561">
                <w:rPr>
                  <w:rStyle w:val="af"/>
                  <w:noProof/>
                </w:rPr>
                <w:delText xml:space="preserve">3.3.3 </w:delText>
              </w:r>
              <w:r w:rsidRPr="00E85561" w:rsidDel="00E85561">
                <w:rPr>
                  <w:rStyle w:val="af"/>
                  <w:rFonts w:hint="eastAsia"/>
                  <w:noProof/>
                </w:rPr>
                <w:delText>本地缓存</w:delText>
              </w:r>
              <w:r w:rsidDel="00E85561">
                <w:rPr>
                  <w:noProof/>
                  <w:webHidden/>
                </w:rPr>
                <w:tab/>
              </w:r>
            </w:del>
            <w:del w:id="307" w:author="JY0225" w:date="2017-08-22T19:51:00Z">
              <w:r w:rsidDel="000E4D98">
                <w:rPr>
                  <w:noProof/>
                  <w:webHidden/>
                </w:rPr>
                <w:delText>16</w:delText>
              </w:r>
            </w:del>
          </w:ins>
        </w:p>
        <w:p w14:paraId="3F4274A0" w14:textId="5D71F388" w:rsidR="001E33EA" w:rsidDel="00E85561" w:rsidRDefault="001E33EA">
          <w:pPr>
            <w:pStyle w:val="33"/>
            <w:tabs>
              <w:tab w:val="right" w:leader="dot" w:pos="8302"/>
            </w:tabs>
            <w:rPr>
              <w:ins w:id="308" w:author="微软用户" w:date="2017-08-20T12:12:00Z"/>
              <w:del w:id="309" w:author="JY0225" w:date="2017-08-22T21:58:00Z"/>
              <w:noProof/>
            </w:rPr>
          </w:pPr>
          <w:ins w:id="310" w:author="微软用户" w:date="2017-08-20T12:12:00Z">
            <w:del w:id="311" w:author="JY0225" w:date="2017-08-22T21:58:00Z">
              <w:r w:rsidRPr="00E85561" w:rsidDel="00E85561">
                <w:rPr>
                  <w:rStyle w:val="af"/>
                  <w:noProof/>
                </w:rPr>
                <w:delText xml:space="preserve">3.3.4 </w:delText>
              </w:r>
              <w:r w:rsidRPr="00E85561" w:rsidDel="00E85561">
                <w:rPr>
                  <w:rStyle w:val="af"/>
                  <w:rFonts w:hint="eastAsia"/>
                  <w:noProof/>
                </w:rPr>
                <w:delText>多应用适配</w:delText>
              </w:r>
              <w:r w:rsidDel="00E85561">
                <w:rPr>
                  <w:noProof/>
                  <w:webHidden/>
                </w:rPr>
                <w:tab/>
              </w:r>
            </w:del>
            <w:del w:id="312" w:author="JY0225" w:date="2017-08-22T19:51:00Z">
              <w:r w:rsidDel="000E4D98">
                <w:rPr>
                  <w:noProof/>
                  <w:webHidden/>
                </w:rPr>
                <w:delText>17</w:delText>
              </w:r>
            </w:del>
          </w:ins>
        </w:p>
        <w:p w14:paraId="7380E860" w14:textId="7798864A" w:rsidR="001E33EA" w:rsidDel="00E85561" w:rsidRDefault="001E33EA">
          <w:pPr>
            <w:pStyle w:val="11"/>
            <w:rPr>
              <w:ins w:id="313" w:author="微软用户" w:date="2017-08-20T12:12:00Z"/>
              <w:del w:id="314" w:author="JY0225" w:date="2017-08-22T21:58:00Z"/>
              <w:noProof/>
            </w:rPr>
          </w:pPr>
          <w:ins w:id="315" w:author="微软用户" w:date="2017-08-20T12:12:00Z">
            <w:del w:id="316" w:author="JY0225" w:date="2017-08-22T21:58:00Z">
              <w:r w:rsidRPr="00E85561" w:rsidDel="00E85561">
                <w:rPr>
                  <w:rStyle w:val="af"/>
                  <w:rFonts w:ascii="Times New Roman" w:hAnsi="Times New Roman" w:cs="Times New Roman" w:hint="eastAsia"/>
                  <w:noProof/>
                </w:rPr>
                <w:delText>第四章</w:delText>
              </w:r>
              <w:r w:rsidRPr="00E85561" w:rsidDel="00E85561">
                <w:rPr>
                  <w:rStyle w:val="af"/>
                  <w:rFonts w:ascii="Times New Roman" w:hAnsi="Times New Roman" w:cs="Times New Roman"/>
                  <w:noProof/>
                </w:rPr>
                <w:delText xml:space="preserve"> </w:delText>
              </w:r>
              <w:r w:rsidRPr="00E85561" w:rsidDel="00E85561">
                <w:rPr>
                  <w:rStyle w:val="af"/>
                  <w:rFonts w:ascii="Times New Roman" w:hAnsi="Times New Roman" w:cs="Times New Roman" w:hint="eastAsia"/>
                  <w:noProof/>
                </w:rPr>
                <w:delText>云备份中间件系统优化设计</w:delText>
              </w:r>
              <w:r w:rsidDel="00E85561">
                <w:rPr>
                  <w:noProof/>
                  <w:webHidden/>
                </w:rPr>
                <w:tab/>
              </w:r>
            </w:del>
            <w:del w:id="317" w:author="JY0225" w:date="2017-08-22T19:51:00Z">
              <w:r w:rsidDel="000E4D98">
                <w:rPr>
                  <w:noProof/>
                  <w:webHidden/>
                </w:rPr>
                <w:delText>19</w:delText>
              </w:r>
            </w:del>
          </w:ins>
        </w:p>
        <w:p w14:paraId="335FAB4E" w14:textId="3164B594" w:rsidR="001E33EA" w:rsidDel="00E85561" w:rsidRDefault="001E33EA">
          <w:pPr>
            <w:pStyle w:val="24"/>
            <w:tabs>
              <w:tab w:val="right" w:leader="dot" w:pos="8302"/>
            </w:tabs>
            <w:rPr>
              <w:ins w:id="318" w:author="微软用户" w:date="2017-08-20T12:12:00Z"/>
              <w:del w:id="319" w:author="JY0225" w:date="2017-08-22T21:58:00Z"/>
              <w:noProof/>
            </w:rPr>
          </w:pPr>
          <w:ins w:id="320" w:author="微软用户" w:date="2017-08-20T12:12:00Z">
            <w:del w:id="321" w:author="JY0225" w:date="2017-08-22T21:58:00Z">
              <w:r w:rsidRPr="00E85561" w:rsidDel="00E85561">
                <w:rPr>
                  <w:rStyle w:val="af"/>
                  <w:noProof/>
                </w:rPr>
                <w:delText xml:space="preserve">4.1 </w:delText>
              </w:r>
              <w:r w:rsidRPr="00E85561" w:rsidDel="00E85561">
                <w:rPr>
                  <w:rStyle w:val="af"/>
                  <w:rFonts w:hint="eastAsia"/>
                  <w:noProof/>
                </w:rPr>
                <w:delText>中间件优化系统框架设计</w:delText>
              </w:r>
              <w:r w:rsidDel="00E85561">
                <w:rPr>
                  <w:noProof/>
                  <w:webHidden/>
                </w:rPr>
                <w:tab/>
              </w:r>
            </w:del>
            <w:del w:id="322" w:author="JY0225" w:date="2017-08-22T19:51:00Z">
              <w:r w:rsidDel="000E4D98">
                <w:rPr>
                  <w:noProof/>
                  <w:webHidden/>
                </w:rPr>
                <w:delText>19</w:delText>
              </w:r>
            </w:del>
          </w:ins>
        </w:p>
        <w:p w14:paraId="783B8FB2" w14:textId="7F96A96E" w:rsidR="001E33EA" w:rsidDel="00E85561" w:rsidRDefault="001E33EA">
          <w:pPr>
            <w:pStyle w:val="24"/>
            <w:tabs>
              <w:tab w:val="right" w:leader="dot" w:pos="8302"/>
            </w:tabs>
            <w:rPr>
              <w:ins w:id="323" w:author="微软用户" w:date="2017-08-20T12:12:00Z"/>
              <w:del w:id="324" w:author="JY0225" w:date="2017-08-22T21:58:00Z"/>
              <w:noProof/>
            </w:rPr>
          </w:pPr>
          <w:ins w:id="325" w:author="微软用户" w:date="2017-08-20T12:12:00Z">
            <w:del w:id="326" w:author="JY0225" w:date="2017-08-22T21:58:00Z">
              <w:r w:rsidRPr="00E85561" w:rsidDel="00E85561">
                <w:rPr>
                  <w:rStyle w:val="af"/>
                  <w:noProof/>
                </w:rPr>
                <w:delText xml:space="preserve">4.2 </w:delText>
              </w:r>
              <w:r w:rsidRPr="00E85561" w:rsidDel="00E85561">
                <w:rPr>
                  <w:rStyle w:val="af"/>
                  <w:rFonts w:hint="eastAsia"/>
                  <w:noProof/>
                </w:rPr>
                <w:delText>类图设计</w:delText>
              </w:r>
              <w:r w:rsidDel="00E85561">
                <w:rPr>
                  <w:noProof/>
                  <w:webHidden/>
                </w:rPr>
                <w:tab/>
              </w:r>
            </w:del>
            <w:del w:id="327" w:author="JY0225" w:date="2017-08-22T19:51:00Z">
              <w:r w:rsidDel="000E4D98">
                <w:rPr>
                  <w:noProof/>
                  <w:webHidden/>
                </w:rPr>
                <w:delText>19</w:delText>
              </w:r>
            </w:del>
          </w:ins>
        </w:p>
        <w:p w14:paraId="2004A0FE" w14:textId="51EEE9C7" w:rsidR="001E33EA" w:rsidDel="00E85561" w:rsidRDefault="001E33EA">
          <w:pPr>
            <w:pStyle w:val="24"/>
            <w:tabs>
              <w:tab w:val="right" w:leader="dot" w:pos="8302"/>
            </w:tabs>
            <w:rPr>
              <w:ins w:id="328" w:author="微软用户" w:date="2017-08-20T12:12:00Z"/>
              <w:del w:id="329" w:author="JY0225" w:date="2017-08-22T21:58:00Z"/>
              <w:noProof/>
            </w:rPr>
          </w:pPr>
          <w:ins w:id="330" w:author="微软用户" w:date="2017-08-20T12:12:00Z">
            <w:del w:id="331" w:author="JY0225" w:date="2017-08-22T21:58:00Z">
              <w:r w:rsidRPr="00E85561" w:rsidDel="00E85561">
                <w:rPr>
                  <w:rStyle w:val="af"/>
                  <w:noProof/>
                </w:rPr>
                <w:delText xml:space="preserve">4.3 </w:delText>
              </w:r>
              <w:r w:rsidRPr="00E85561" w:rsidDel="00E85561">
                <w:rPr>
                  <w:rStyle w:val="af"/>
                  <w:rFonts w:hint="eastAsia"/>
                  <w:noProof/>
                </w:rPr>
                <w:delText>关键流程设计</w:delText>
              </w:r>
              <w:r w:rsidDel="00E85561">
                <w:rPr>
                  <w:noProof/>
                  <w:webHidden/>
                </w:rPr>
                <w:tab/>
              </w:r>
            </w:del>
            <w:del w:id="332" w:author="JY0225" w:date="2017-08-22T19:51:00Z">
              <w:r w:rsidDel="000E4D98">
                <w:rPr>
                  <w:noProof/>
                  <w:webHidden/>
                </w:rPr>
                <w:delText>21</w:delText>
              </w:r>
            </w:del>
          </w:ins>
        </w:p>
        <w:p w14:paraId="6CA0F787" w14:textId="558B6B35" w:rsidR="001E33EA" w:rsidDel="00E85561" w:rsidRDefault="001E33EA">
          <w:pPr>
            <w:pStyle w:val="33"/>
            <w:tabs>
              <w:tab w:val="right" w:leader="dot" w:pos="8302"/>
            </w:tabs>
            <w:rPr>
              <w:ins w:id="333" w:author="微软用户" w:date="2017-08-20T12:12:00Z"/>
              <w:del w:id="334" w:author="JY0225" w:date="2017-08-22T21:58:00Z"/>
              <w:noProof/>
            </w:rPr>
          </w:pPr>
          <w:ins w:id="335" w:author="微软用户" w:date="2017-08-20T12:12:00Z">
            <w:del w:id="336" w:author="JY0225" w:date="2017-08-22T21:58:00Z">
              <w:r w:rsidRPr="00E85561" w:rsidDel="00E85561">
                <w:rPr>
                  <w:rStyle w:val="af"/>
                  <w:noProof/>
                </w:rPr>
                <w:delText xml:space="preserve">4.3.1 </w:delText>
              </w:r>
              <w:r w:rsidRPr="00E85561" w:rsidDel="00E85561">
                <w:rPr>
                  <w:rStyle w:val="af"/>
                  <w:rFonts w:hint="eastAsia"/>
                  <w:noProof/>
                </w:rPr>
                <w:delText>系统总流程设计</w:delText>
              </w:r>
              <w:r w:rsidDel="00E85561">
                <w:rPr>
                  <w:noProof/>
                  <w:webHidden/>
                </w:rPr>
                <w:tab/>
              </w:r>
            </w:del>
            <w:del w:id="337" w:author="JY0225" w:date="2017-08-22T19:51:00Z">
              <w:r w:rsidDel="000E4D98">
                <w:rPr>
                  <w:noProof/>
                  <w:webHidden/>
                </w:rPr>
                <w:delText>22</w:delText>
              </w:r>
            </w:del>
          </w:ins>
        </w:p>
        <w:p w14:paraId="7644EC47" w14:textId="609CAA04" w:rsidR="001E33EA" w:rsidDel="00E85561" w:rsidRDefault="001E33EA">
          <w:pPr>
            <w:pStyle w:val="33"/>
            <w:tabs>
              <w:tab w:val="right" w:leader="dot" w:pos="8302"/>
            </w:tabs>
            <w:rPr>
              <w:ins w:id="338" w:author="微软用户" w:date="2017-08-20T12:12:00Z"/>
              <w:del w:id="339" w:author="JY0225" w:date="2017-08-22T21:58:00Z"/>
              <w:noProof/>
            </w:rPr>
          </w:pPr>
          <w:ins w:id="340" w:author="微软用户" w:date="2017-08-20T12:12:00Z">
            <w:del w:id="341" w:author="JY0225" w:date="2017-08-22T21:58:00Z">
              <w:r w:rsidRPr="00E85561" w:rsidDel="00E85561">
                <w:rPr>
                  <w:rStyle w:val="af"/>
                  <w:noProof/>
                </w:rPr>
                <w:delText xml:space="preserve">4.3.2 </w:delText>
              </w:r>
              <w:r w:rsidRPr="00E85561" w:rsidDel="00E85561">
                <w:rPr>
                  <w:rStyle w:val="af"/>
                  <w:rFonts w:hint="eastAsia"/>
                  <w:noProof/>
                </w:rPr>
                <w:delText>持久会话管理流程设计</w:delText>
              </w:r>
              <w:r w:rsidDel="00E85561">
                <w:rPr>
                  <w:noProof/>
                  <w:webHidden/>
                </w:rPr>
                <w:tab/>
              </w:r>
            </w:del>
            <w:del w:id="342" w:author="JY0225" w:date="2017-08-22T19:51:00Z">
              <w:r w:rsidDel="000E4D98">
                <w:rPr>
                  <w:noProof/>
                  <w:webHidden/>
                </w:rPr>
                <w:delText>23</w:delText>
              </w:r>
            </w:del>
          </w:ins>
        </w:p>
        <w:p w14:paraId="4D2951E9" w14:textId="75334C84" w:rsidR="001E33EA" w:rsidDel="00E85561" w:rsidRDefault="001E33EA">
          <w:pPr>
            <w:pStyle w:val="33"/>
            <w:tabs>
              <w:tab w:val="right" w:leader="dot" w:pos="8302"/>
            </w:tabs>
            <w:rPr>
              <w:ins w:id="343" w:author="微软用户" w:date="2017-08-20T12:12:00Z"/>
              <w:del w:id="344" w:author="JY0225" w:date="2017-08-22T21:58:00Z"/>
              <w:noProof/>
            </w:rPr>
          </w:pPr>
          <w:ins w:id="345" w:author="微软用户" w:date="2017-08-20T12:12:00Z">
            <w:del w:id="346" w:author="JY0225" w:date="2017-08-22T21:58:00Z">
              <w:r w:rsidRPr="00E85561" w:rsidDel="00E85561">
                <w:rPr>
                  <w:rStyle w:val="af"/>
                  <w:noProof/>
                </w:rPr>
                <w:delText xml:space="preserve">4.3.3 </w:delText>
              </w:r>
              <w:r w:rsidRPr="00E85561" w:rsidDel="00E85561">
                <w:rPr>
                  <w:rStyle w:val="af"/>
                  <w:rFonts w:hint="eastAsia"/>
                  <w:noProof/>
                </w:rPr>
                <w:delText>大文件传输流程设计</w:delText>
              </w:r>
              <w:r w:rsidDel="00E85561">
                <w:rPr>
                  <w:noProof/>
                  <w:webHidden/>
                </w:rPr>
                <w:tab/>
              </w:r>
            </w:del>
            <w:del w:id="347" w:author="JY0225" w:date="2017-08-22T19:51:00Z">
              <w:r w:rsidDel="000E4D98">
                <w:rPr>
                  <w:noProof/>
                  <w:webHidden/>
                </w:rPr>
                <w:delText>24</w:delText>
              </w:r>
            </w:del>
          </w:ins>
        </w:p>
        <w:p w14:paraId="453823B2" w14:textId="4C0B67D4" w:rsidR="001E33EA" w:rsidDel="00E85561" w:rsidRDefault="001E33EA">
          <w:pPr>
            <w:pStyle w:val="33"/>
            <w:tabs>
              <w:tab w:val="right" w:leader="dot" w:pos="8302"/>
            </w:tabs>
            <w:rPr>
              <w:ins w:id="348" w:author="微软用户" w:date="2017-08-20T12:12:00Z"/>
              <w:del w:id="349" w:author="JY0225" w:date="2017-08-22T21:58:00Z"/>
              <w:noProof/>
            </w:rPr>
          </w:pPr>
          <w:ins w:id="350" w:author="微软用户" w:date="2017-08-20T12:12:00Z">
            <w:del w:id="351" w:author="JY0225" w:date="2017-08-22T21:58:00Z">
              <w:r w:rsidRPr="00E85561" w:rsidDel="00E85561">
                <w:rPr>
                  <w:rStyle w:val="af"/>
                  <w:noProof/>
                </w:rPr>
                <w:delText xml:space="preserve">4.3.4 </w:delText>
              </w:r>
              <w:r w:rsidRPr="00E85561" w:rsidDel="00E85561">
                <w:rPr>
                  <w:rStyle w:val="af"/>
                  <w:rFonts w:hint="eastAsia"/>
                  <w:noProof/>
                </w:rPr>
                <w:delText>本地缓存流程设计</w:delText>
              </w:r>
              <w:r w:rsidDel="00E85561">
                <w:rPr>
                  <w:noProof/>
                  <w:webHidden/>
                </w:rPr>
                <w:tab/>
              </w:r>
            </w:del>
            <w:del w:id="352" w:author="JY0225" w:date="2017-08-22T19:51:00Z">
              <w:r w:rsidDel="000E4D98">
                <w:rPr>
                  <w:noProof/>
                  <w:webHidden/>
                </w:rPr>
                <w:delText>25</w:delText>
              </w:r>
            </w:del>
          </w:ins>
        </w:p>
        <w:p w14:paraId="15BE4B85" w14:textId="6C9AFDDD" w:rsidR="001E33EA" w:rsidDel="00E85561" w:rsidRDefault="001E33EA">
          <w:pPr>
            <w:pStyle w:val="33"/>
            <w:tabs>
              <w:tab w:val="right" w:leader="dot" w:pos="8302"/>
            </w:tabs>
            <w:rPr>
              <w:ins w:id="353" w:author="微软用户" w:date="2017-08-20T12:12:00Z"/>
              <w:del w:id="354" w:author="JY0225" w:date="2017-08-22T21:58:00Z"/>
              <w:noProof/>
            </w:rPr>
          </w:pPr>
          <w:ins w:id="355" w:author="微软用户" w:date="2017-08-20T12:12:00Z">
            <w:del w:id="356" w:author="JY0225" w:date="2017-08-22T21:58:00Z">
              <w:r w:rsidRPr="00E85561" w:rsidDel="00E85561">
                <w:rPr>
                  <w:rStyle w:val="af"/>
                  <w:noProof/>
                </w:rPr>
                <w:delText xml:space="preserve">4.3.5 </w:delText>
              </w:r>
              <w:r w:rsidRPr="00E85561" w:rsidDel="00E85561">
                <w:rPr>
                  <w:rStyle w:val="af"/>
                  <w:rFonts w:hint="eastAsia"/>
                  <w:noProof/>
                </w:rPr>
                <w:delText>多应用适配流程设计</w:delText>
              </w:r>
              <w:r w:rsidDel="00E85561">
                <w:rPr>
                  <w:noProof/>
                  <w:webHidden/>
                </w:rPr>
                <w:tab/>
              </w:r>
            </w:del>
            <w:del w:id="357" w:author="JY0225" w:date="2017-08-22T19:51:00Z">
              <w:r w:rsidDel="000E4D98">
                <w:rPr>
                  <w:noProof/>
                  <w:webHidden/>
                </w:rPr>
                <w:delText>27</w:delText>
              </w:r>
            </w:del>
          </w:ins>
        </w:p>
        <w:p w14:paraId="4063D75A" w14:textId="1109FCED" w:rsidR="001E33EA" w:rsidDel="00E85561" w:rsidRDefault="001E33EA">
          <w:pPr>
            <w:pStyle w:val="24"/>
            <w:tabs>
              <w:tab w:val="right" w:leader="dot" w:pos="8302"/>
            </w:tabs>
            <w:rPr>
              <w:ins w:id="358" w:author="微软用户" w:date="2017-08-20T12:12:00Z"/>
              <w:del w:id="359" w:author="JY0225" w:date="2017-08-22T21:58:00Z"/>
              <w:noProof/>
            </w:rPr>
          </w:pPr>
          <w:ins w:id="360" w:author="微软用户" w:date="2017-08-20T12:12:00Z">
            <w:del w:id="361" w:author="JY0225" w:date="2017-08-22T21:58:00Z">
              <w:r w:rsidRPr="00E85561" w:rsidDel="00E85561">
                <w:rPr>
                  <w:rStyle w:val="af"/>
                  <w:noProof/>
                </w:rPr>
                <w:delText>4.4</w:delText>
              </w:r>
              <w:r w:rsidRPr="00E85561" w:rsidDel="00E85561">
                <w:rPr>
                  <w:rStyle w:val="af"/>
                  <w:rFonts w:hint="eastAsia"/>
                  <w:noProof/>
                </w:rPr>
                <w:delText>数据库设计</w:delText>
              </w:r>
              <w:r w:rsidDel="00E85561">
                <w:rPr>
                  <w:noProof/>
                  <w:webHidden/>
                </w:rPr>
                <w:tab/>
              </w:r>
            </w:del>
            <w:del w:id="362" w:author="JY0225" w:date="2017-08-22T19:51:00Z">
              <w:r w:rsidDel="000E4D98">
                <w:rPr>
                  <w:noProof/>
                  <w:webHidden/>
                </w:rPr>
                <w:delText>27</w:delText>
              </w:r>
            </w:del>
          </w:ins>
        </w:p>
        <w:p w14:paraId="51496DB6" w14:textId="4738CA77" w:rsidR="001E33EA" w:rsidDel="00E85561" w:rsidRDefault="001E33EA">
          <w:pPr>
            <w:pStyle w:val="24"/>
            <w:tabs>
              <w:tab w:val="right" w:leader="dot" w:pos="8302"/>
            </w:tabs>
            <w:rPr>
              <w:ins w:id="363" w:author="微软用户" w:date="2017-08-20T12:12:00Z"/>
              <w:del w:id="364" w:author="JY0225" w:date="2017-08-22T21:58:00Z"/>
              <w:noProof/>
            </w:rPr>
          </w:pPr>
          <w:ins w:id="365" w:author="微软用户" w:date="2017-08-20T12:12:00Z">
            <w:del w:id="366" w:author="JY0225" w:date="2017-08-22T21:58:00Z">
              <w:r w:rsidRPr="00E85561" w:rsidDel="00E85561">
                <w:rPr>
                  <w:rStyle w:val="af"/>
                  <w:noProof/>
                </w:rPr>
                <w:delText>4.5</w:delText>
              </w:r>
              <w:r w:rsidRPr="00E85561" w:rsidDel="00E85561">
                <w:rPr>
                  <w:rStyle w:val="af"/>
                  <w:rFonts w:hint="eastAsia"/>
                  <w:noProof/>
                </w:rPr>
                <w:delText>系统优化接口设计</w:delText>
              </w:r>
              <w:r w:rsidDel="00E85561">
                <w:rPr>
                  <w:noProof/>
                  <w:webHidden/>
                </w:rPr>
                <w:tab/>
              </w:r>
            </w:del>
            <w:del w:id="367" w:author="JY0225" w:date="2017-08-22T19:51:00Z">
              <w:r w:rsidDel="000E4D98">
                <w:rPr>
                  <w:noProof/>
                  <w:webHidden/>
                </w:rPr>
                <w:delText>28</w:delText>
              </w:r>
            </w:del>
          </w:ins>
        </w:p>
        <w:p w14:paraId="0902CD0A" w14:textId="68BC242D" w:rsidR="001E33EA" w:rsidDel="00E85561" w:rsidRDefault="001E33EA">
          <w:pPr>
            <w:pStyle w:val="33"/>
            <w:tabs>
              <w:tab w:val="right" w:leader="dot" w:pos="8302"/>
            </w:tabs>
            <w:rPr>
              <w:ins w:id="368" w:author="微软用户" w:date="2017-08-20T12:12:00Z"/>
              <w:del w:id="369" w:author="JY0225" w:date="2017-08-22T21:58:00Z"/>
              <w:noProof/>
            </w:rPr>
          </w:pPr>
          <w:ins w:id="370" w:author="微软用户" w:date="2017-08-20T12:12:00Z">
            <w:del w:id="371" w:author="JY0225" w:date="2017-08-22T21:58:00Z">
              <w:r w:rsidRPr="00E85561" w:rsidDel="00E85561">
                <w:rPr>
                  <w:rStyle w:val="af"/>
                  <w:noProof/>
                </w:rPr>
                <w:delText xml:space="preserve">4.5.1 </w:delText>
              </w:r>
              <w:r w:rsidRPr="00E85561" w:rsidDel="00E85561">
                <w:rPr>
                  <w:rStyle w:val="af"/>
                  <w:rFonts w:hint="eastAsia"/>
                  <w:noProof/>
                </w:rPr>
                <w:delText>持久会话管理接口设计</w:delText>
              </w:r>
              <w:r w:rsidDel="00E85561">
                <w:rPr>
                  <w:noProof/>
                  <w:webHidden/>
                </w:rPr>
                <w:tab/>
              </w:r>
            </w:del>
            <w:del w:id="372" w:author="JY0225" w:date="2017-08-22T19:51:00Z">
              <w:r w:rsidDel="000E4D98">
                <w:rPr>
                  <w:noProof/>
                  <w:webHidden/>
                </w:rPr>
                <w:delText>29</w:delText>
              </w:r>
            </w:del>
          </w:ins>
        </w:p>
        <w:p w14:paraId="4B80BE04" w14:textId="14C4B03C" w:rsidR="001E33EA" w:rsidDel="00E85561" w:rsidRDefault="001E33EA">
          <w:pPr>
            <w:pStyle w:val="33"/>
            <w:tabs>
              <w:tab w:val="right" w:leader="dot" w:pos="8302"/>
            </w:tabs>
            <w:rPr>
              <w:ins w:id="373" w:author="微软用户" w:date="2017-08-20T12:12:00Z"/>
              <w:del w:id="374" w:author="JY0225" w:date="2017-08-22T21:58:00Z"/>
              <w:noProof/>
            </w:rPr>
          </w:pPr>
          <w:ins w:id="375" w:author="微软用户" w:date="2017-08-20T12:12:00Z">
            <w:del w:id="376" w:author="JY0225" w:date="2017-08-22T21:58:00Z">
              <w:r w:rsidRPr="00E85561" w:rsidDel="00E85561">
                <w:rPr>
                  <w:rStyle w:val="af"/>
                  <w:noProof/>
                </w:rPr>
                <w:delText xml:space="preserve">4.5.2 </w:delText>
              </w:r>
              <w:r w:rsidRPr="00E85561" w:rsidDel="00E85561">
                <w:rPr>
                  <w:rStyle w:val="af"/>
                  <w:rFonts w:hint="eastAsia"/>
                  <w:noProof/>
                </w:rPr>
                <w:delText>大文件上传接口设计</w:delText>
              </w:r>
              <w:r w:rsidDel="00E85561">
                <w:rPr>
                  <w:noProof/>
                  <w:webHidden/>
                </w:rPr>
                <w:tab/>
              </w:r>
            </w:del>
            <w:del w:id="377" w:author="JY0225" w:date="2017-08-22T19:51:00Z">
              <w:r w:rsidDel="000E4D98">
                <w:rPr>
                  <w:noProof/>
                  <w:webHidden/>
                </w:rPr>
                <w:delText>30</w:delText>
              </w:r>
            </w:del>
          </w:ins>
        </w:p>
        <w:p w14:paraId="250680F0" w14:textId="58A9B820" w:rsidR="001E33EA" w:rsidDel="00E85561" w:rsidRDefault="001E33EA">
          <w:pPr>
            <w:pStyle w:val="33"/>
            <w:tabs>
              <w:tab w:val="right" w:leader="dot" w:pos="8302"/>
            </w:tabs>
            <w:rPr>
              <w:ins w:id="378" w:author="微软用户" w:date="2017-08-20T12:12:00Z"/>
              <w:del w:id="379" w:author="JY0225" w:date="2017-08-22T21:58:00Z"/>
              <w:noProof/>
            </w:rPr>
          </w:pPr>
          <w:ins w:id="380" w:author="微软用户" w:date="2017-08-20T12:12:00Z">
            <w:del w:id="381" w:author="JY0225" w:date="2017-08-22T21:58:00Z">
              <w:r w:rsidRPr="00E85561" w:rsidDel="00E85561">
                <w:rPr>
                  <w:rStyle w:val="af"/>
                  <w:noProof/>
                </w:rPr>
                <w:delText xml:space="preserve">4.5.3 </w:delText>
              </w:r>
              <w:r w:rsidRPr="00E85561" w:rsidDel="00E85561">
                <w:rPr>
                  <w:rStyle w:val="af"/>
                  <w:rFonts w:hint="eastAsia"/>
                  <w:noProof/>
                </w:rPr>
                <w:delText>本地缓存接口设计</w:delText>
              </w:r>
              <w:r w:rsidDel="00E85561">
                <w:rPr>
                  <w:noProof/>
                  <w:webHidden/>
                </w:rPr>
                <w:tab/>
              </w:r>
            </w:del>
            <w:del w:id="382" w:author="JY0225" w:date="2017-08-22T19:51:00Z">
              <w:r w:rsidDel="000E4D98">
                <w:rPr>
                  <w:noProof/>
                  <w:webHidden/>
                </w:rPr>
                <w:delText>32</w:delText>
              </w:r>
            </w:del>
          </w:ins>
        </w:p>
        <w:p w14:paraId="058D36BB" w14:textId="020984A9" w:rsidR="001E33EA" w:rsidDel="00E85561" w:rsidRDefault="001E33EA">
          <w:pPr>
            <w:pStyle w:val="33"/>
            <w:tabs>
              <w:tab w:val="right" w:leader="dot" w:pos="8302"/>
            </w:tabs>
            <w:rPr>
              <w:ins w:id="383" w:author="微软用户" w:date="2017-08-20T12:12:00Z"/>
              <w:del w:id="384" w:author="JY0225" w:date="2017-08-22T21:58:00Z"/>
              <w:noProof/>
            </w:rPr>
          </w:pPr>
          <w:ins w:id="385" w:author="微软用户" w:date="2017-08-20T12:12:00Z">
            <w:del w:id="386" w:author="JY0225" w:date="2017-08-22T21:58:00Z">
              <w:r w:rsidRPr="00E85561" w:rsidDel="00E85561">
                <w:rPr>
                  <w:rStyle w:val="af"/>
                  <w:noProof/>
                </w:rPr>
                <w:delText xml:space="preserve">4.5.4 </w:delText>
              </w:r>
              <w:r w:rsidRPr="00E85561" w:rsidDel="00E85561">
                <w:rPr>
                  <w:rStyle w:val="af"/>
                  <w:rFonts w:hint="eastAsia"/>
                  <w:noProof/>
                </w:rPr>
                <w:delText>多应用适配接口设计</w:delText>
              </w:r>
              <w:r w:rsidDel="00E85561">
                <w:rPr>
                  <w:noProof/>
                  <w:webHidden/>
                </w:rPr>
                <w:tab/>
              </w:r>
            </w:del>
            <w:del w:id="387" w:author="JY0225" w:date="2017-08-22T19:51:00Z">
              <w:r w:rsidDel="000E4D98">
                <w:rPr>
                  <w:noProof/>
                  <w:webHidden/>
                </w:rPr>
                <w:delText>33</w:delText>
              </w:r>
            </w:del>
          </w:ins>
        </w:p>
        <w:p w14:paraId="1579589C" w14:textId="4233037D" w:rsidR="001E33EA" w:rsidDel="00E85561" w:rsidRDefault="001E33EA">
          <w:pPr>
            <w:pStyle w:val="11"/>
            <w:rPr>
              <w:ins w:id="388" w:author="微软用户" w:date="2017-08-20T12:12:00Z"/>
              <w:del w:id="389" w:author="JY0225" w:date="2017-08-22T21:58:00Z"/>
              <w:noProof/>
            </w:rPr>
          </w:pPr>
          <w:ins w:id="390" w:author="微软用户" w:date="2017-08-20T12:12:00Z">
            <w:del w:id="391" w:author="JY0225" w:date="2017-08-22T21:58:00Z">
              <w:r w:rsidRPr="00E85561" w:rsidDel="00E85561">
                <w:rPr>
                  <w:rStyle w:val="af"/>
                  <w:rFonts w:ascii="Times New Roman" w:hAnsi="Times New Roman" w:cs="Times New Roman" w:hint="eastAsia"/>
                  <w:noProof/>
                </w:rPr>
                <w:delText>第五章</w:delText>
              </w:r>
              <w:r w:rsidRPr="00E85561" w:rsidDel="00E85561">
                <w:rPr>
                  <w:rStyle w:val="af"/>
                  <w:rFonts w:ascii="Times New Roman" w:hAnsi="Times New Roman" w:cs="Times New Roman"/>
                  <w:noProof/>
                </w:rPr>
                <w:delText xml:space="preserve"> </w:delText>
              </w:r>
              <w:r w:rsidRPr="00E85561" w:rsidDel="00E85561">
                <w:rPr>
                  <w:rStyle w:val="af"/>
                  <w:rFonts w:ascii="Times New Roman" w:hAnsi="Times New Roman" w:cs="Times New Roman" w:hint="eastAsia"/>
                  <w:noProof/>
                </w:rPr>
                <w:delText>云备份中间件系统优化实现</w:delText>
              </w:r>
              <w:r w:rsidDel="00E85561">
                <w:rPr>
                  <w:noProof/>
                  <w:webHidden/>
                </w:rPr>
                <w:tab/>
              </w:r>
            </w:del>
            <w:del w:id="392" w:author="JY0225" w:date="2017-08-22T19:51:00Z">
              <w:r w:rsidDel="000E4D98">
                <w:rPr>
                  <w:noProof/>
                  <w:webHidden/>
                </w:rPr>
                <w:delText>34</w:delText>
              </w:r>
            </w:del>
          </w:ins>
        </w:p>
        <w:p w14:paraId="6B4926BF" w14:textId="3A199FD0" w:rsidR="001E33EA" w:rsidDel="00E85561" w:rsidRDefault="001E33EA">
          <w:pPr>
            <w:pStyle w:val="24"/>
            <w:tabs>
              <w:tab w:val="right" w:leader="dot" w:pos="8302"/>
            </w:tabs>
            <w:rPr>
              <w:ins w:id="393" w:author="微软用户" w:date="2017-08-20T12:12:00Z"/>
              <w:del w:id="394" w:author="JY0225" w:date="2017-08-22T21:58:00Z"/>
              <w:noProof/>
            </w:rPr>
          </w:pPr>
          <w:ins w:id="395" w:author="微软用户" w:date="2017-08-20T12:12:00Z">
            <w:del w:id="396" w:author="JY0225" w:date="2017-08-22T21:58:00Z">
              <w:r w:rsidRPr="00E85561" w:rsidDel="00E85561">
                <w:rPr>
                  <w:rStyle w:val="af"/>
                  <w:noProof/>
                </w:rPr>
                <w:delText xml:space="preserve">5.1 </w:delText>
              </w:r>
              <w:r w:rsidRPr="00E85561" w:rsidDel="00E85561">
                <w:rPr>
                  <w:rStyle w:val="af"/>
                  <w:rFonts w:hint="eastAsia"/>
                  <w:noProof/>
                </w:rPr>
                <w:delText>开发环境</w:delText>
              </w:r>
              <w:r w:rsidDel="00E85561">
                <w:rPr>
                  <w:noProof/>
                  <w:webHidden/>
                </w:rPr>
                <w:tab/>
              </w:r>
            </w:del>
            <w:del w:id="397" w:author="JY0225" w:date="2017-08-22T19:51:00Z">
              <w:r w:rsidDel="000E4D98">
                <w:rPr>
                  <w:noProof/>
                  <w:webHidden/>
                </w:rPr>
                <w:delText>34</w:delText>
              </w:r>
            </w:del>
          </w:ins>
        </w:p>
        <w:p w14:paraId="70605190" w14:textId="0414D166" w:rsidR="001E33EA" w:rsidDel="00E85561" w:rsidRDefault="001E33EA">
          <w:pPr>
            <w:pStyle w:val="24"/>
            <w:tabs>
              <w:tab w:val="right" w:leader="dot" w:pos="8302"/>
            </w:tabs>
            <w:rPr>
              <w:ins w:id="398" w:author="微软用户" w:date="2017-08-20T12:12:00Z"/>
              <w:del w:id="399" w:author="JY0225" w:date="2017-08-22T21:58:00Z"/>
              <w:noProof/>
            </w:rPr>
          </w:pPr>
          <w:ins w:id="400" w:author="微软用户" w:date="2017-08-20T12:12:00Z">
            <w:del w:id="401" w:author="JY0225" w:date="2017-08-22T21:58:00Z">
              <w:r w:rsidRPr="00E85561" w:rsidDel="00E85561">
                <w:rPr>
                  <w:rStyle w:val="af"/>
                  <w:noProof/>
                </w:rPr>
                <w:delText xml:space="preserve">5.2 </w:delText>
              </w:r>
              <w:r w:rsidRPr="00E85561" w:rsidDel="00E85561">
                <w:rPr>
                  <w:rStyle w:val="af"/>
                  <w:rFonts w:hint="eastAsia"/>
                  <w:noProof/>
                </w:rPr>
                <w:delText>关键实现</w:delText>
              </w:r>
              <w:r w:rsidDel="00E85561">
                <w:rPr>
                  <w:noProof/>
                  <w:webHidden/>
                </w:rPr>
                <w:tab/>
              </w:r>
            </w:del>
            <w:del w:id="402" w:author="JY0225" w:date="2017-08-22T19:51:00Z">
              <w:r w:rsidDel="000E4D98">
                <w:rPr>
                  <w:noProof/>
                  <w:webHidden/>
                </w:rPr>
                <w:delText>34</w:delText>
              </w:r>
            </w:del>
          </w:ins>
        </w:p>
        <w:p w14:paraId="3A25FBF9" w14:textId="2DB1D992" w:rsidR="001E33EA" w:rsidDel="00E85561" w:rsidRDefault="001E33EA">
          <w:pPr>
            <w:pStyle w:val="33"/>
            <w:tabs>
              <w:tab w:val="right" w:leader="dot" w:pos="8302"/>
            </w:tabs>
            <w:rPr>
              <w:ins w:id="403" w:author="微软用户" w:date="2017-08-20T12:12:00Z"/>
              <w:del w:id="404" w:author="JY0225" w:date="2017-08-22T21:58:00Z"/>
              <w:noProof/>
            </w:rPr>
          </w:pPr>
          <w:ins w:id="405" w:author="微软用户" w:date="2017-08-20T12:12:00Z">
            <w:del w:id="406" w:author="JY0225" w:date="2017-08-22T21:58:00Z">
              <w:r w:rsidRPr="00E85561" w:rsidDel="00E85561">
                <w:rPr>
                  <w:rStyle w:val="af"/>
                  <w:noProof/>
                </w:rPr>
                <w:delText>5.2.1</w:delText>
              </w:r>
              <w:r w:rsidRPr="00E85561" w:rsidDel="00E85561">
                <w:rPr>
                  <w:rStyle w:val="af"/>
                  <w:rFonts w:hint="eastAsia"/>
                  <w:noProof/>
                </w:rPr>
                <w:delText>加密方式</w:delText>
              </w:r>
              <w:r w:rsidDel="00E85561">
                <w:rPr>
                  <w:noProof/>
                  <w:webHidden/>
                </w:rPr>
                <w:tab/>
              </w:r>
            </w:del>
            <w:del w:id="407" w:author="JY0225" w:date="2017-08-22T19:51:00Z">
              <w:r w:rsidDel="000E4D98">
                <w:rPr>
                  <w:noProof/>
                  <w:webHidden/>
                </w:rPr>
                <w:delText>34</w:delText>
              </w:r>
            </w:del>
          </w:ins>
        </w:p>
        <w:p w14:paraId="5E404045" w14:textId="1AF493A1" w:rsidR="001E33EA" w:rsidDel="00E85561" w:rsidRDefault="001E33EA">
          <w:pPr>
            <w:pStyle w:val="33"/>
            <w:tabs>
              <w:tab w:val="right" w:leader="dot" w:pos="8302"/>
            </w:tabs>
            <w:rPr>
              <w:ins w:id="408" w:author="微软用户" w:date="2017-08-20T12:12:00Z"/>
              <w:del w:id="409" w:author="JY0225" w:date="2017-08-22T21:58:00Z"/>
              <w:noProof/>
            </w:rPr>
          </w:pPr>
          <w:ins w:id="410" w:author="微软用户" w:date="2017-08-20T12:12:00Z">
            <w:del w:id="411" w:author="JY0225" w:date="2017-08-22T21:58:00Z">
              <w:r w:rsidRPr="00E85561" w:rsidDel="00E85561">
                <w:rPr>
                  <w:rStyle w:val="af"/>
                  <w:noProof/>
                </w:rPr>
                <w:delText>5.2.2</w:delText>
              </w:r>
              <w:r w:rsidRPr="00E85561" w:rsidDel="00E85561">
                <w:rPr>
                  <w:rStyle w:val="af"/>
                  <w:rFonts w:hint="eastAsia"/>
                  <w:noProof/>
                </w:rPr>
                <w:delText>中间件授权代理</w:delText>
              </w:r>
              <w:r w:rsidDel="00E85561">
                <w:rPr>
                  <w:noProof/>
                  <w:webHidden/>
                </w:rPr>
                <w:tab/>
              </w:r>
            </w:del>
            <w:del w:id="412" w:author="JY0225" w:date="2017-08-22T19:51:00Z">
              <w:r w:rsidDel="000E4D98">
                <w:rPr>
                  <w:noProof/>
                  <w:webHidden/>
                </w:rPr>
                <w:delText>35</w:delText>
              </w:r>
            </w:del>
          </w:ins>
        </w:p>
        <w:p w14:paraId="61EE7579" w14:textId="33D035F2" w:rsidR="001E33EA" w:rsidDel="00E85561" w:rsidRDefault="001E33EA">
          <w:pPr>
            <w:pStyle w:val="33"/>
            <w:tabs>
              <w:tab w:val="right" w:leader="dot" w:pos="8302"/>
            </w:tabs>
            <w:rPr>
              <w:ins w:id="413" w:author="微软用户" w:date="2017-08-20T12:12:00Z"/>
              <w:del w:id="414" w:author="JY0225" w:date="2017-08-22T21:58:00Z"/>
              <w:noProof/>
            </w:rPr>
          </w:pPr>
          <w:ins w:id="415" w:author="微软用户" w:date="2017-08-20T12:12:00Z">
            <w:del w:id="416" w:author="JY0225" w:date="2017-08-22T21:58:00Z">
              <w:r w:rsidRPr="00E85561" w:rsidDel="00E85561">
                <w:rPr>
                  <w:rStyle w:val="af"/>
                  <w:noProof/>
                </w:rPr>
                <w:delText>5.2.3</w:delText>
              </w:r>
              <w:r w:rsidRPr="00E85561" w:rsidDel="00E85561">
                <w:rPr>
                  <w:rStyle w:val="af"/>
                  <w:rFonts w:hint="eastAsia"/>
                  <w:noProof/>
                </w:rPr>
                <w:delText>大文件上传</w:delText>
              </w:r>
              <w:r w:rsidDel="00E85561">
                <w:rPr>
                  <w:noProof/>
                  <w:webHidden/>
                </w:rPr>
                <w:tab/>
              </w:r>
            </w:del>
            <w:del w:id="417" w:author="JY0225" w:date="2017-08-22T19:51:00Z">
              <w:r w:rsidDel="000E4D98">
                <w:rPr>
                  <w:noProof/>
                  <w:webHidden/>
                </w:rPr>
                <w:delText>36</w:delText>
              </w:r>
            </w:del>
          </w:ins>
        </w:p>
        <w:p w14:paraId="141D9E11" w14:textId="55B25011" w:rsidR="001E33EA" w:rsidDel="00E85561" w:rsidRDefault="001E33EA">
          <w:pPr>
            <w:pStyle w:val="33"/>
            <w:tabs>
              <w:tab w:val="right" w:leader="dot" w:pos="8302"/>
            </w:tabs>
            <w:rPr>
              <w:ins w:id="418" w:author="微软用户" w:date="2017-08-20T12:12:00Z"/>
              <w:del w:id="419" w:author="JY0225" w:date="2017-08-22T21:58:00Z"/>
              <w:noProof/>
            </w:rPr>
          </w:pPr>
          <w:ins w:id="420" w:author="微软用户" w:date="2017-08-20T12:12:00Z">
            <w:del w:id="421" w:author="JY0225" w:date="2017-08-22T21:58:00Z">
              <w:r w:rsidRPr="00E85561" w:rsidDel="00E85561">
                <w:rPr>
                  <w:rStyle w:val="af"/>
                  <w:noProof/>
                </w:rPr>
                <w:delText>5.2.4</w:delText>
              </w:r>
              <w:r w:rsidRPr="00E85561" w:rsidDel="00E85561">
                <w:rPr>
                  <w:rStyle w:val="af"/>
                  <w:rFonts w:hint="eastAsia"/>
                  <w:noProof/>
                </w:rPr>
                <w:delText>本地缓存</w:delText>
              </w:r>
              <w:r w:rsidDel="00E85561">
                <w:rPr>
                  <w:noProof/>
                  <w:webHidden/>
                </w:rPr>
                <w:tab/>
              </w:r>
            </w:del>
            <w:del w:id="422" w:author="JY0225" w:date="2017-08-22T19:51:00Z">
              <w:r w:rsidDel="000E4D98">
                <w:rPr>
                  <w:noProof/>
                  <w:webHidden/>
                </w:rPr>
                <w:delText>37</w:delText>
              </w:r>
            </w:del>
          </w:ins>
        </w:p>
        <w:p w14:paraId="4F45B65C" w14:textId="34B67D22" w:rsidR="001E33EA" w:rsidDel="00E85561" w:rsidRDefault="001E33EA">
          <w:pPr>
            <w:pStyle w:val="33"/>
            <w:tabs>
              <w:tab w:val="right" w:leader="dot" w:pos="8302"/>
            </w:tabs>
            <w:rPr>
              <w:ins w:id="423" w:author="微软用户" w:date="2017-08-20T12:12:00Z"/>
              <w:del w:id="424" w:author="JY0225" w:date="2017-08-22T21:58:00Z"/>
              <w:noProof/>
            </w:rPr>
          </w:pPr>
          <w:ins w:id="425" w:author="微软用户" w:date="2017-08-20T12:12:00Z">
            <w:del w:id="426" w:author="JY0225" w:date="2017-08-22T21:58:00Z">
              <w:r w:rsidRPr="00E85561" w:rsidDel="00E85561">
                <w:rPr>
                  <w:rStyle w:val="af"/>
                  <w:noProof/>
                </w:rPr>
                <w:delText>5.2.5 LRU</w:delText>
              </w:r>
              <w:r w:rsidRPr="00E85561" w:rsidDel="00E85561">
                <w:rPr>
                  <w:rStyle w:val="af"/>
                  <w:rFonts w:hint="eastAsia"/>
                  <w:noProof/>
                </w:rPr>
                <w:delText>替换策略</w:delText>
              </w:r>
              <w:r w:rsidDel="00E85561">
                <w:rPr>
                  <w:noProof/>
                  <w:webHidden/>
                </w:rPr>
                <w:tab/>
              </w:r>
            </w:del>
            <w:del w:id="427" w:author="JY0225" w:date="2017-08-22T19:51:00Z">
              <w:r w:rsidDel="000E4D98">
                <w:rPr>
                  <w:noProof/>
                  <w:webHidden/>
                </w:rPr>
                <w:delText>38</w:delText>
              </w:r>
            </w:del>
          </w:ins>
        </w:p>
        <w:p w14:paraId="4071CC80" w14:textId="57EB5CD6" w:rsidR="001E33EA" w:rsidDel="00E85561" w:rsidRDefault="001E33EA">
          <w:pPr>
            <w:pStyle w:val="33"/>
            <w:tabs>
              <w:tab w:val="right" w:leader="dot" w:pos="8302"/>
            </w:tabs>
            <w:rPr>
              <w:ins w:id="428" w:author="微软用户" w:date="2017-08-20T12:12:00Z"/>
              <w:del w:id="429" w:author="JY0225" w:date="2017-08-22T21:58:00Z"/>
              <w:noProof/>
            </w:rPr>
          </w:pPr>
          <w:ins w:id="430" w:author="微软用户" w:date="2017-08-20T12:12:00Z">
            <w:del w:id="431" w:author="JY0225" w:date="2017-08-22T21:58:00Z">
              <w:r w:rsidRPr="00E85561" w:rsidDel="00E85561">
                <w:rPr>
                  <w:rStyle w:val="af"/>
                  <w:noProof/>
                </w:rPr>
                <w:delText>5.2.6 Firefox</w:delText>
              </w:r>
              <w:r w:rsidRPr="00E85561" w:rsidDel="00E85561">
                <w:rPr>
                  <w:rStyle w:val="af"/>
                  <w:rFonts w:hint="eastAsia"/>
                  <w:noProof/>
                </w:rPr>
                <w:delText>扩展</w:delText>
              </w:r>
              <w:r w:rsidDel="00E85561">
                <w:rPr>
                  <w:noProof/>
                  <w:webHidden/>
                </w:rPr>
                <w:tab/>
              </w:r>
            </w:del>
            <w:del w:id="432" w:author="JY0225" w:date="2017-08-22T19:51:00Z">
              <w:r w:rsidDel="000E4D98">
                <w:rPr>
                  <w:noProof/>
                  <w:webHidden/>
                </w:rPr>
                <w:delText>39</w:delText>
              </w:r>
            </w:del>
          </w:ins>
        </w:p>
        <w:p w14:paraId="68BF259C" w14:textId="7B5575A0" w:rsidR="001E33EA" w:rsidDel="00E85561" w:rsidRDefault="001E33EA">
          <w:pPr>
            <w:pStyle w:val="33"/>
            <w:tabs>
              <w:tab w:val="right" w:leader="dot" w:pos="8302"/>
            </w:tabs>
            <w:rPr>
              <w:ins w:id="433" w:author="微软用户" w:date="2017-08-20T12:12:00Z"/>
              <w:del w:id="434" w:author="JY0225" w:date="2017-08-22T21:58:00Z"/>
              <w:noProof/>
            </w:rPr>
          </w:pPr>
          <w:ins w:id="435" w:author="微软用户" w:date="2017-08-20T12:12:00Z">
            <w:del w:id="436" w:author="JY0225" w:date="2017-08-22T21:58:00Z">
              <w:r w:rsidRPr="00E85561" w:rsidDel="00E85561">
                <w:rPr>
                  <w:rStyle w:val="af"/>
                  <w:noProof/>
                </w:rPr>
                <w:delText>5.2.7 Java SDK</w:delText>
              </w:r>
              <w:r w:rsidDel="00E85561">
                <w:rPr>
                  <w:noProof/>
                  <w:webHidden/>
                </w:rPr>
                <w:tab/>
              </w:r>
            </w:del>
            <w:del w:id="437" w:author="JY0225" w:date="2017-08-22T19:51:00Z">
              <w:r w:rsidDel="000E4D98">
                <w:rPr>
                  <w:noProof/>
                  <w:webHidden/>
                </w:rPr>
                <w:delText>42</w:delText>
              </w:r>
            </w:del>
          </w:ins>
        </w:p>
        <w:p w14:paraId="0812CD15" w14:textId="188E6CF2" w:rsidR="001E33EA" w:rsidDel="00E85561" w:rsidRDefault="001E33EA">
          <w:pPr>
            <w:pStyle w:val="11"/>
            <w:rPr>
              <w:ins w:id="438" w:author="微软用户" w:date="2017-08-20T12:12:00Z"/>
              <w:del w:id="439" w:author="JY0225" w:date="2017-08-22T21:58:00Z"/>
              <w:noProof/>
            </w:rPr>
          </w:pPr>
          <w:ins w:id="440" w:author="微软用户" w:date="2017-08-20T12:12:00Z">
            <w:del w:id="441" w:author="JY0225" w:date="2017-08-22T21:58:00Z">
              <w:r w:rsidRPr="00E85561" w:rsidDel="00E85561">
                <w:rPr>
                  <w:rStyle w:val="af"/>
                  <w:rFonts w:ascii="Times New Roman" w:hAnsi="Times New Roman" w:cs="Times New Roman" w:hint="eastAsia"/>
                  <w:noProof/>
                </w:rPr>
                <w:delText>第六章</w:delText>
              </w:r>
              <w:r w:rsidRPr="00E85561" w:rsidDel="00E85561">
                <w:rPr>
                  <w:rStyle w:val="af"/>
                  <w:rFonts w:ascii="Times New Roman" w:hAnsi="Times New Roman" w:cs="Times New Roman"/>
                  <w:noProof/>
                </w:rPr>
                <w:delText xml:space="preserve"> </w:delText>
              </w:r>
              <w:r w:rsidRPr="00E85561" w:rsidDel="00E85561">
                <w:rPr>
                  <w:rStyle w:val="af"/>
                  <w:rFonts w:ascii="Times New Roman" w:hAnsi="Times New Roman" w:cs="Times New Roman" w:hint="eastAsia"/>
                  <w:noProof/>
                </w:rPr>
                <w:delText>云备份中间件优化系统测试</w:delText>
              </w:r>
              <w:r w:rsidDel="00E85561">
                <w:rPr>
                  <w:noProof/>
                  <w:webHidden/>
                </w:rPr>
                <w:tab/>
              </w:r>
            </w:del>
            <w:del w:id="442" w:author="JY0225" w:date="2017-08-22T19:51:00Z">
              <w:r w:rsidDel="000E4D98">
                <w:rPr>
                  <w:noProof/>
                  <w:webHidden/>
                </w:rPr>
                <w:delText>45</w:delText>
              </w:r>
            </w:del>
          </w:ins>
        </w:p>
        <w:p w14:paraId="54525853" w14:textId="2AF63018" w:rsidR="001E33EA" w:rsidDel="00E85561" w:rsidRDefault="001E33EA">
          <w:pPr>
            <w:pStyle w:val="24"/>
            <w:tabs>
              <w:tab w:val="right" w:leader="dot" w:pos="8302"/>
            </w:tabs>
            <w:rPr>
              <w:ins w:id="443" w:author="微软用户" w:date="2017-08-20T12:12:00Z"/>
              <w:del w:id="444" w:author="JY0225" w:date="2017-08-22T21:58:00Z"/>
              <w:noProof/>
            </w:rPr>
          </w:pPr>
          <w:ins w:id="445" w:author="微软用户" w:date="2017-08-20T12:12:00Z">
            <w:del w:id="446" w:author="JY0225" w:date="2017-08-22T21:58:00Z">
              <w:r w:rsidRPr="00E85561" w:rsidDel="00E85561">
                <w:rPr>
                  <w:rStyle w:val="af"/>
                  <w:noProof/>
                </w:rPr>
                <w:delText xml:space="preserve">6.1 </w:delText>
              </w:r>
              <w:r w:rsidRPr="00E85561" w:rsidDel="00E85561">
                <w:rPr>
                  <w:rStyle w:val="af"/>
                  <w:rFonts w:hint="eastAsia"/>
                  <w:noProof/>
                </w:rPr>
                <w:delText>测试环境部署</w:delText>
              </w:r>
              <w:r w:rsidDel="00E85561">
                <w:rPr>
                  <w:noProof/>
                  <w:webHidden/>
                </w:rPr>
                <w:tab/>
              </w:r>
            </w:del>
            <w:del w:id="447" w:author="JY0225" w:date="2017-08-22T19:51:00Z">
              <w:r w:rsidDel="000E4D98">
                <w:rPr>
                  <w:noProof/>
                  <w:webHidden/>
                </w:rPr>
                <w:delText>45</w:delText>
              </w:r>
            </w:del>
          </w:ins>
        </w:p>
        <w:p w14:paraId="76133CBE" w14:textId="419FDAB1" w:rsidR="001E33EA" w:rsidDel="00E85561" w:rsidRDefault="001E33EA">
          <w:pPr>
            <w:pStyle w:val="24"/>
            <w:tabs>
              <w:tab w:val="right" w:leader="dot" w:pos="8302"/>
            </w:tabs>
            <w:rPr>
              <w:ins w:id="448" w:author="微软用户" w:date="2017-08-20T12:12:00Z"/>
              <w:del w:id="449" w:author="JY0225" w:date="2017-08-22T21:58:00Z"/>
              <w:noProof/>
            </w:rPr>
          </w:pPr>
          <w:ins w:id="450" w:author="微软用户" w:date="2017-08-20T12:12:00Z">
            <w:del w:id="451" w:author="JY0225" w:date="2017-08-22T21:58:00Z">
              <w:r w:rsidRPr="00E85561" w:rsidDel="00E85561">
                <w:rPr>
                  <w:rStyle w:val="af"/>
                  <w:noProof/>
                </w:rPr>
                <w:delText xml:space="preserve">6.2 </w:delText>
              </w:r>
              <w:r w:rsidRPr="00E85561" w:rsidDel="00E85561">
                <w:rPr>
                  <w:rStyle w:val="af"/>
                  <w:rFonts w:hint="eastAsia"/>
                  <w:noProof/>
                </w:rPr>
                <w:delText>测试目标</w:delText>
              </w:r>
              <w:r w:rsidDel="00E85561">
                <w:rPr>
                  <w:noProof/>
                  <w:webHidden/>
                </w:rPr>
                <w:tab/>
              </w:r>
            </w:del>
            <w:del w:id="452" w:author="JY0225" w:date="2017-08-22T19:51:00Z">
              <w:r w:rsidDel="000E4D98">
                <w:rPr>
                  <w:noProof/>
                  <w:webHidden/>
                </w:rPr>
                <w:delText>45</w:delText>
              </w:r>
            </w:del>
          </w:ins>
        </w:p>
        <w:p w14:paraId="5B0E47FF" w14:textId="2C958734" w:rsidR="001E33EA" w:rsidDel="00E85561" w:rsidRDefault="001E33EA">
          <w:pPr>
            <w:pStyle w:val="24"/>
            <w:tabs>
              <w:tab w:val="right" w:leader="dot" w:pos="8302"/>
            </w:tabs>
            <w:rPr>
              <w:ins w:id="453" w:author="微软用户" w:date="2017-08-20T12:12:00Z"/>
              <w:del w:id="454" w:author="JY0225" w:date="2017-08-22T21:58:00Z"/>
              <w:noProof/>
            </w:rPr>
          </w:pPr>
          <w:ins w:id="455" w:author="微软用户" w:date="2017-08-20T12:12:00Z">
            <w:del w:id="456" w:author="JY0225" w:date="2017-08-22T21:58:00Z">
              <w:r w:rsidRPr="00E85561" w:rsidDel="00E85561">
                <w:rPr>
                  <w:rStyle w:val="af"/>
                  <w:noProof/>
                </w:rPr>
                <w:delText xml:space="preserve">6.3 </w:delText>
              </w:r>
              <w:r w:rsidRPr="00E85561" w:rsidDel="00E85561">
                <w:rPr>
                  <w:rStyle w:val="af"/>
                  <w:rFonts w:hint="eastAsia"/>
                  <w:noProof/>
                </w:rPr>
                <w:delText>功能测试</w:delText>
              </w:r>
              <w:r w:rsidDel="00E85561">
                <w:rPr>
                  <w:noProof/>
                  <w:webHidden/>
                </w:rPr>
                <w:tab/>
              </w:r>
            </w:del>
            <w:del w:id="457" w:author="JY0225" w:date="2017-08-22T19:51:00Z">
              <w:r w:rsidDel="000E4D98">
                <w:rPr>
                  <w:noProof/>
                  <w:webHidden/>
                </w:rPr>
                <w:delText>46</w:delText>
              </w:r>
            </w:del>
          </w:ins>
        </w:p>
        <w:p w14:paraId="4DECEEF5" w14:textId="7F7093A1" w:rsidR="001E33EA" w:rsidDel="00E85561" w:rsidRDefault="001E33EA">
          <w:pPr>
            <w:pStyle w:val="33"/>
            <w:tabs>
              <w:tab w:val="right" w:leader="dot" w:pos="8302"/>
            </w:tabs>
            <w:rPr>
              <w:ins w:id="458" w:author="微软用户" w:date="2017-08-20T12:12:00Z"/>
              <w:del w:id="459" w:author="JY0225" w:date="2017-08-22T21:58:00Z"/>
              <w:noProof/>
            </w:rPr>
          </w:pPr>
          <w:ins w:id="460" w:author="微软用户" w:date="2017-08-20T12:12:00Z">
            <w:del w:id="461" w:author="JY0225" w:date="2017-08-22T21:58:00Z">
              <w:r w:rsidRPr="00E85561" w:rsidDel="00E85561">
                <w:rPr>
                  <w:rStyle w:val="af"/>
                  <w:noProof/>
                </w:rPr>
                <w:delText xml:space="preserve">6.3.1 </w:delText>
              </w:r>
              <w:r w:rsidRPr="00E85561" w:rsidDel="00E85561">
                <w:rPr>
                  <w:rStyle w:val="af"/>
                  <w:rFonts w:hint="eastAsia"/>
                  <w:noProof/>
                </w:rPr>
                <w:delText>持久会话管理功能测试</w:delText>
              </w:r>
              <w:r w:rsidDel="00E85561">
                <w:rPr>
                  <w:noProof/>
                  <w:webHidden/>
                </w:rPr>
                <w:tab/>
              </w:r>
            </w:del>
            <w:del w:id="462" w:author="JY0225" w:date="2017-08-22T19:51:00Z">
              <w:r w:rsidDel="000E4D98">
                <w:rPr>
                  <w:noProof/>
                  <w:webHidden/>
                </w:rPr>
                <w:delText>46</w:delText>
              </w:r>
            </w:del>
          </w:ins>
        </w:p>
        <w:p w14:paraId="1598075F" w14:textId="1CDC7B1B" w:rsidR="001E33EA" w:rsidDel="00E85561" w:rsidRDefault="001E33EA">
          <w:pPr>
            <w:pStyle w:val="33"/>
            <w:tabs>
              <w:tab w:val="right" w:leader="dot" w:pos="8302"/>
            </w:tabs>
            <w:rPr>
              <w:ins w:id="463" w:author="微软用户" w:date="2017-08-20T12:12:00Z"/>
              <w:del w:id="464" w:author="JY0225" w:date="2017-08-22T21:58:00Z"/>
              <w:noProof/>
            </w:rPr>
          </w:pPr>
          <w:ins w:id="465" w:author="微软用户" w:date="2017-08-20T12:12:00Z">
            <w:del w:id="466" w:author="JY0225" w:date="2017-08-22T21:58:00Z">
              <w:r w:rsidRPr="00E85561" w:rsidDel="00E85561">
                <w:rPr>
                  <w:rStyle w:val="af"/>
                  <w:noProof/>
                </w:rPr>
                <w:delText xml:space="preserve">6.3.2 </w:delText>
              </w:r>
              <w:r w:rsidRPr="00E85561" w:rsidDel="00E85561">
                <w:rPr>
                  <w:rStyle w:val="af"/>
                  <w:rFonts w:hint="eastAsia"/>
                  <w:noProof/>
                </w:rPr>
                <w:delText>大文件上传功能测试</w:delText>
              </w:r>
              <w:r w:rsidDel="00E85561">
                <w:rPr>
                  <w:noProof/>
                  <w:webHidden/>
                </w:rPr>
                <w:tab/>
              </w:r>
            </w:del>
            <w:del w:id="467" w:author="JY0225" w:date="2017-08-22T19:51:00Z">
              <w:r w:rsidDel="000E4D98">
                <w:rPr>
                  <w:noProof/>
                  <w:webHidden/>
                </w:rPr>
                <w:delText>46</w:delText>
              </w:r>
            </w:del>
          </w:ins>
        </w:p>
        <w:p w14:paraId="045F7D3D" w14:textId="516B78C6" w:rsidR="001E33EA" w:rsidDel="00E85561" w:rsidRDefault="001E33EA">
          <w:pPr>
            <w:pStyle w:val="33"/>
            <w:tabs>
              <w:tab w:val="right" w:leader="dot" w:pos="8302"/>
            </w:tabs>
            <w:rPr>
              <w:ins w:id="468" w:author="微软用户" w:date="2017-08-20T12:12:00Z"/>
              <w:del w:id="469" w:author="JY0225" w:date="2017-08-22T21:58:00Z"/>
              <w:noProof/>
            </w:rPr>
          </w:pPr>
          <w:ins w:id="470" w:author="微软用户" w:date="2017-08-20T12:12:00Z">
            <w:del w:id="471" w:author="JY0225" w:date="2017-08-22T21:58:00Z">
              <w:r w:rsidRPr="00E85561" w:rsidDel="00E85561">
                <w:rPr>
                  <w:rStyle w:val="af"/>
                  <w:noProof/>
                </w:rPr>
                <w:delText xml:space="preserve">6.3.3 </w:delText>
              </w:r>
              <w:r w:rsidRPr="00E85561" w:rsidDel="00E85561">
                <w:rPr>
                  <w:rStyle w:val="af"/>
                  <w:rFonts w:hint="eastAsia"/>
                  <w:noProof/>
                </w:rPr>
                <w:delText>本地缓存功能测试</w:delText>
              </w:r>
              <w:r w:rsidDel="00E85561">
                <w:rPr>
                  <w:noProof/>
                  <w:webHidden/>
                </w:rPr>
                <w:tab/>
              </w:r>
            </w:del>
            <w:del w:id="472" w:author="JY0225" w:date="2017-08-22T19:51:00Z">
              <w:r w:rsidDel="000E4D98">
                <w:rPr>
                  <w:noProof/>
                  <w:webHidden/>
                </w:rPr>
                <w:delText>47</w:delText>
              </w:r>
            </w:del>
          </w:ins>
        </w:p>
        <w:p w14:paraId="5E5449B3" w14:textId="23052616" w:rsidR="001E33EA" w:rsidDel="00E85561" w:rsidRDefault="001E33EA">
          <w:pPr>
            <w:pStyle w:val="33"/>
            <w:tabs>
              <w:tab w:val="right" w:leader="dot" w:pos="8302"/>
            </w:tabs>
            <w:rPr>
              <w:ins w:id="473" w:author="微软用户" w:date="2017-08-20T12:12:00Z"/>
              <w:del w:id="474" w:author="JY0225" w:date="2017-08-22T21:58:00Z"/>
              <w:noProof/>
            </w:rPr>
          </w:pPr>
          <w:ins w:id="475" w:author="微软用户" w:date="2017-08-20T12:12:00Z">
            <w:del w:id="476" w:author="JY0225" w:date="2017-08-22T21:58:00Z">
              <w:r w:rsidRPr="00E85561" w:rsidDel="00E85561">
                <w:rPr>
                  <w:rStyle w:val="af"/>
                  <w:noProof/>
                </w:rPr>
                <w:delText xml:space="preserve">6.3.4 </w:delText>
              </w:r>
              <w:r w:rsidRPr="00E85561" w:rsidDel="00E85561">
                <w:rPr>
                  <w:rStyle w:val="af"/>
                  <w:rFonts w:hint="eastAsia"/>
                  <w:noProof/>
                </w:rPr>
                <w:delText>多应用适配功能测试</w:delText>
              </w:r>
              <w:r w:rsidDel="00E85561">
                <w:rPr>
                  <w:noProof/>
                  <w:webHidden/>
                </w:rPr>
                <w:tab/>
              </w:r>
            </w:del>
            <w:del w:id="477" w:author="JY0225" w:date="2017-08-22T19:51:00Z">
              <w:r w:rsidDel="000E4D98">
                <w:rPr>
                  <w:noProof/>
                  <w:webHidden/>
                </w:rPr>
                <w:delText>49</w:delText>
              </w:r>
            </w:del>
          </w:ins>
        </w:p>
        <w:p w14:paraId="629C4F3D" w14:textId="1792F1E3" w:rsidR="001E33EA" w:rsidDel="00E85561" w:rsidRDefault="001E33EA">
          <w:pPr>
            <w:pStyle w:val="24"/>
            <w:tabs>
              <w:tab w:val="right" w:leader="dot" w:pos="8302"/>
            </w:tabs>
            <w:rPr>
              <w:ins w:id="478" w:author="微软用户" w:date="2017-08-20T12:12:00Z"/>
              <w:del w:id="479" w:author="JY0225" w:date="2017-08-22T21:58:00Z"/>
              <w:noProof/>
            </w:rPr>
          </w:pPr>
          <w:ins w:id="480" w:author="微软用户" w:date="2017-08-20T12:12:00Z">
            <w:del w:id="481" w:author="JY0225" w:date="2017-08-22T21:58:00Z">
              <w:r w:rsidRPr="00E85561" w:rsidDel="00E85561">
                <w:rPr>
                  <w:rStyle w:val="af"/>
                  <w:noProof/>
                </w:rPr>
                <w:delText xml:space="preserve">6.4 </w:delText>
              </w:r>
              <w:r w:rsidRPr="00E85561" w:rsidDel="00E85561">
                <w:rPr>
                  <w:rStyle w:val="af"/>
                  <w:rFonts w:hint="eastAsia"/>
                  <w:noProof/>
                </w:rPr>
                <w:delText>性能分析</w:delText>
              </w:r>
              <w:r w:rsidDel="00E85561">
                <w:rPr>
                  <w:noProof/>
                  <w:webHidden/>
                </w:rPr>
                <w:tab/>
              </w:r>
            </w:del>
            <w:del w:id="482" w:author="JY0225" w:date="2017-08-22T19:51:00Z">
              <w:r w:rsidDel="000E4D98">
                <w:rPr>
                  <w:noProof/>
                  <w:webHidden/>
                </w:rPr>
                <w:delText>51</w:delText>
              </w:r>
            </w:del>
          </w:ins>
        </w:p>
        <w:p w14:paraId="2198B0A0" w14:textId="7B564769" w:rsidR="001E33EA" w:rsidDel="00E85561" w:rsidRDefault="001E33EA">
          <w:pPr>
            <w:pStyle w:val="33"/>
            <w:tabs>
              <w:tab w:val="right" w:leader="dot" w:pos="8302"/>
            </w:tabs>
            <w:rPr>
              <w:ins w:id="483" w:author="微软用户" w:date="2017-08-20T12:12:00Z"/>
              <w:del w:id="484" w:author="JY0225" w:date="2017-08-22T21:58:00Z"/>
              <w:noProof/>
            </w:rPr>
          </w:pPr>
          <w:ins w:id="485" w:author="微软用户" w:date="2017-08-20T12:12:00Z">
            <w:del w:id="486" w:author="JY0225" w:date="2017-08-22T21:58:00Z">
              <w:r w:rsidRPr="00E85561" w:rsidDel="00E85561">
                <w:rPr>
                  <w:rStyle w:val="af"/>
                  <w:noProof/>
                </w:rPr>
                <w:delText>6.4.1</w:delText>
              </w:r>
              <w:r w:rsidRPr="00E85561" w:rsidDel="00E85561">
                <w:rPr>
                  <w:rStyle w:val="af"/>
                  <w:rFonts w:hint="eastAsia"/>
                  <w:noProof/>
                </w:rPr>
                <w:delText>安全性分析</w:delText>
              </w:r>
              <w:r w:rsidDel="00E85561">
                <w:rPr>
                  <w:noProof/>
                  <w:webHidden/>
                </w:rPr>
                <w:tab/>
              </w:r>
            </w:del>
            <w:del w:id="487" w:author="JY0225" w:date="2017-08-22T19:51:00Z">
              <w:r w:rsidDel="000E4D98">
                <w:rPr>
                  <w:noProof/>
                  <w:webHidden/>
                </w:rPr>
                <w:delText>51</w:delText>
              </w:r>
            </w:del>
          </w:ins>
        </w:p>
        <w:p w14:paraId="79BCBF51" w14:textId="37FE7EF5" w:rsidR="001E33EA" w:rsidDel="00E85561" w:rsidRDefault="001E33EA">
          <w:pPr>
            <w:pStyle w:val="33"/>
            <w:tabs>
              <w:tab w:val="right" w:leader="dot" w:pos="8302"/>
            </w:tabs>
            <w:rPr>
              <w:ins w:id="488" w:author="微软用户" w:date="2017-08-20T12:12:00Z"/>
              <w:del w:id="489" w:author="JY0225" w:date="2017-08-22T21:58:00Z"/>
              <w:noProof/>
            </w:rPr>
          </w:pPr>
          <w:ins w:id="490" w:author="微软用户" w:date="2017-08-20T12:12:00Z">
            <w:del w:id="491" w:author="JY0225" w:date="2017-08-22T21:58:00Z">
              <w:r w:rsidRPr="00E85561" w:rsidDel="00E85561">
                <w:rPr>
                  <w:rStyle w:val="af"/>
                  <w:noProof/>
                </w:rPr>
                <w:delText>6.4.2</w:delText>
              </w:r>
              <w:r w:rsidRPr="00E85561" w:rsidDel="00E85561">
                <w:rPr>
                  <w:rStyle w:val="af"/>
                  <w:rFonts w:hint="eastAsia"/>
                  <w:noProof/>
                </w:rPr>
                <w:delText>稳定性分析</w:delText>
              </w:r>
              <w:r w:rsidDel="00E85561">
                <w:rPr>
                  <w:noProof/>
                  <w:webHidden/>
                </w:rPr>
                <w:tab/>
              </w:r>
            </w:del>
            <w:del w:id="492" w:author="JY0225" w:date="2017-08-22T19:51:00Z">
              <w:r w:rsidDel="000E4D98">
                <w:rPr>
                  <w:noProof/>
                  <w:webHidden/>
                </w:rPr>
                <w:delText>52</w:delText>
              </w:r>
            </w:del>
          </w:ins>
        </w:p>
        <w:p w14:paraId="5904746B" w14:textId="39594190" w:rsidR="001E33EA" w:rsidDel="00E85561" w:rsidRDefault="001E33EA">
          <w:pPr>
            <w:pStyle w:val="24"/>
            <w:tabs>
              <w:tab w:val="right" w:leader="dot" w:pos="8302"/>
            </w:tabs>
            <w:rPr>
              <w:ins w:id="493" w:author="微软用户" w:date="2017-08-20T12:12:00Z"/>
              <w:del w:id="494" w:author="JY0225" w:date="2017-08-22T21:58:00Z"/>
              <w:noProof/>
            </w:rPr>
          </w:pPr>
          <w:ins w:id="495" w:author="微软用户" w:date="2017-08-20T12:12:00Z">
            <w:del w:id="496" w:author="JY0225" w:date="2017-08-22T21:58:00Z">
              <w:r w:rsidRPr="00E85561" w:rsidDel="00E85561">
                <w:rPr>
                  <w:rStyle w:val="af"/>
                  <w:noProof/>
                </w:rPr>
                <w:delText xml:space="preserve">6.5 </w:delText>
              </w:r>
              <w:r w:rsidRPr="00E85561" w:rsidDel="00E85561">
                <w:rPr>
                  <w:rStyle w:val="af"/>
                  <w:rFonts w:hint="eastAsia"/>
                  <w:noProof/>
                </w:rPr>
                <w:delText>功能和性能对比测试</w:delText>
              </w:r>
              <w:r w:rsidDel="00E85561">
                <w:rPr>
                  <w:noProof/>
                  <w:webHidden/>
                </w:rPr>
                <w:tab/>
              </w:r>
            </w:del>
            <w:del w:id="497" w:author="JY0225" w:date="2017-08-22T19:51:00Z">
              <w:r w:rsidDel="000E4D98">
                <w:rPr>
                  <w:noProof/>
                  <w:webHidden/>
                </w:rPr>
                <w:delText>53</w:delText>
              </w:r>
            </w:del>
          </w:ins>
        </w:p>
        <w:p w14:paraId="1AF31F97" w14:textId="303512DF" w:rsidR="001E33EA" w:rsidDel="00E85561" w:rsidRDefault="001E33EA">
          <w:pPr>
            <w:pStyle w:val="33"/>
            <w:tabs>
              <w:tab w:val="right" w:leader="dot" w:pos="8302"/>
            </w:tabs>
            <w:rPr>
              <w:ins w:id="498" w:author="微软用户" w:date="2017-08-20T12:12:00Z"/>
              <w:del w:id="499" w:author="JY0225" w:date="2017-08-22T21:58:00Z"/>
              <w:noProof/>
            </w:rPr>
          </w:pPr>
          <w:ins w:id="500" w:author="微软用户" w:date="2017-08-20T12:12:00Z">
            <w:del w:id="501" w:author="JY0225" w:date="2017-08-22T21:58:00Z">
              <w:r w:rsidRPr="00E85561" w:rsidDel="00E85561">
                <w:rPr>
                  <w:rStyle w:val="af"/>
                  <w:noProof/>
                </w:rPr>
                <w:delText>6.5.1</w:delText>
              </w:r>
              <w:r w:rsidRPr="00E85561" w:rsidDel="00E85561">
                <w:rPr>
                  <w:rStyle w:val="af"/>
                  <w:rFonts w:hint="eastAsia"/>
                  <w:noProof/>
                </w:rPr>
                <w:delText>原中间系统对比分析</w:delText>
              </w:r>
              <w:r w:rsidDel="00E85561">
                <w:rPr>
                  <w:noProof/>
                  <w:webHidden/>
                </w:rPr>
                <w:tab/>
              </w:r>
            </w:del>
            <w:del w:id="502" w:author="JY0225" w:date="2017-08-22T19:51:00Z">
              <w:r w:rsidDel="000E4D98">
                <w:rPr>
                  <w:noProof/>
                  <w:webHidden/>
                </w:rPr>
                <w:delText>53</w:delText>
              </w:r>
            </w:del>
          </w:ins>
        </w:p>
        <w:p w14:paraId="7C0F9AD9" w14:textId="7F21BB84" w:rsidR="001E33EA" w:rsidDel="00E85561" w:rsidRDefault="001E33EA">
          <w:pPr>
            <w:pStyle w:val="33"/>
            <w:tabs>
              <w:tab w:val="right" w:leader="dot" w:pos="8302"/>
            </w:tabs>
            <w:rPr>
              <w:ins w:id="503" w:author="微软用户" w:date="2017-08-20T12:12:00Z"/>
              <w:del w:id="504" w:author="JY0225" w:date="2017-08-22T21:58:00Z"/>
              <w:noProof/>
            </w:rPr>
          </w:pPr>
          <w:ins w:id="505" w:author="微软用户" w:date="2017-08-20T12:12:00Z">
            <w:del w:id="506" w:author="JY0225" w:date="2017-08-22T21:58:00Z">
              <w:r w:rsidRPr="00E85561" w:rsidDel="00E85561">
                <w:rPr>
                  <w:rStyle w:val="af"/>
                  <w:noProof/>
                </w:rPr>
                <w:delText>6.5.2</w:delText>
              </w:r>
              <w:r w:rsidRPr="00E85561" w:rsidDel="00E85561">
                <w:rPr>
                  <w:rStyle w:val="af"/>
                  <w:rFonts w:hint="eastAsia"/>
                  <w:noProof/>
                </w:rPr>
                <w:delText>同类产品对比分析</w:delText>
              </w:r>
              <w:r w:rsidDel="00E85561">
                <w:rPr>
                  <w:noProof/>
                  <w:webHidden/>
                </w:rPr>
                <w:tab/>
              </w:r>
            </w:del>
            <w:del w:id="507" w:author="JY0225" w:date="2017-08-22T19:51:00Z">
              <w:r w:rsidDel="000E4D98">
                <w:rPr>
                  <w:noProof/>
                  <w:webHidden/>
                </w:rPr>
                <w:delText>54</w:delText>
              </w:r>
            </w:del>
          </w:ins>
        </w:p>
        <w:p w14:paraId="7DB48378" w14:textId="4C23B43C" w:rsidR="001E33EA" w:rsidDel="00E85561" w:rsidRDefault="001E33EA">
          <w:pPr>
            <w:pStyle w:val="11"/>
            <w:rPr>
              <w:ins w:id="508" w:author="微软用户" w:date="2017-08-20T12:12:00Z"/>
              <w:del w:id="509" w:author="JY0225" w:date="2017-08-22T21:58:00Z"/>
              <w:noProof/>
            </w:rPr>
          </w:pPr>
          <w:ins w:id="510" w:author="微软用户" w:date="2017-08-20T12:12:00Z">
            <w:del w:id="511" w:author="JY0225" w:date="2017-08-22T21:58:00Z">
              <w:r w:rsidRPr="00E85561" w:rsidDel="00E85561">
                <w:rPr>
                  <w:rStyle w:val="af"/>
                  <w:rFonts w:ascii="Times New Roman" w:hAnsi="Times New Roman" w:cs="Times New Roman" w:hint="eastAsia"/>
                  <w:noProof/>
                </w:rPr>
                <w:delText>第七章</w:delText>
              </w:r>
              <w:r w:rsidRPr="00E85561" w:rsidDel="00E85561">
                <w:rPr>
                  <w:rStyle w:val="af"/>
                  <w:rFonts w:ascii="Times New Roman" w:hAnsi="Times New Roman" w:cs="Times New Roman"/>
                  <w:noProof/>
                </w:rPr>
                <w:delText xml:space="preserve"> </w:delText>
              </w:r>
              <w:r w:rsidRPr="00E85561" w:rsidDel="00E85561">
                <w:rPr>
                  <w:rStyle w:val="af"/>
                  <w:rFonts w:ascii="Times New Roman" w:hAnsi="Times New Roman" w:cs="Times New Roman" w:hint="eastAsia"/>
                  <w:noProof/>
                </w:rPr>
                <w:delText>总结和展望</w:delText>
              </w:r>
              <w:r w:rsidDel="00E85561">
                <w:rPr>
                  <w:noProof/>
                  <w:webHidden/>
                </w:rPr>
                <w:tab/>
              </w:r>
            </w:del>
            <w:del w:id="512" w:author="JY0225" w:date="2017-08-22T19:51:00Z">
              <w:r w:rsidDel="000E4D98">
                <w:rPr>
                  <w:noProof/>
                  <w:webHidden/>
                </w:rPr>
                <w:delText>57</w:delText>
              </w:r>
            </w:del>
          </w:ins>
        </w:p>
        <w:p w14:paraId="1124908D" w14:textId="10C63040" w:rsidR="001E33EA" w:rsidDel="00E85561" w:rsidRDefault="001E33EA">
          <w:pPr>
            <w:pStyle w:val="24"/>
            <w:tabs>
              <w:tab w:val="right" w:leader="dot" w:pos="8302"/>
            </w:tabs>
            <w:rPr>
              <w:ins w:id="513" w:author="微软用户" w:date="2017-08-20T12:12:00Z"/>
              <w:del w:id="514" w:author="JY0225" w:date="2017-08-22T21:58:00Z"/>
              <w:noProof/>
            </w:rPr>
          </w:pPr>
          <w:ins w:id="515" w:author="微软用户" w:date="2017-08-20T12:12:00Z">
            <w:del w:id="516" w:author="JY0225" w:date="2017-08-22T21:58:00Z">
              <w:r w:rsidRPr="00E85561" w:rsidDel="00E85561">
                <w:rPr>
                  <w:rStyle w:val="af"/>
                  <w:noProof/>
                </w:rPr>
                <w:delText xml:space="preserve">7.1 </w:delText>
              </w:r>
              <w:r w:rsidRPr="00E85561" w:rsidDel="00E85561">
                <w:rPr>
                  <w:rStyle w:val="af"/>
                  <w:rFonts w:hint="eastAsia"/>
                  <w:noProof/>
                </w:rPr>
                <w:delText>总结</w:delText>
              </w:r>
              <w:r w:rsidDel="00E85561">
                <w:rPr>
                  <w:noProof/>
                  <w:webHidden/>
                </w:rPr>
                <w:tab/>
              </w:r>
            </w:del>
            <w:del w:id="517" w:author="JY0225" w:date="2017-08-22T19:51:00Z">
              <w:r w:rsidDel="000E4D98">
                <w:rPr>
                  <w:noProof/>
                  <w:webHidden/>
                </w:rPr>
                <w:delText>57</w:delText>
              </w:r>
            </w:del>
          </w:ins>
        </w:p>
        <w:p w14:paraId="42CA31BC" w14:textId="1E35C18C" w:rsidR="001E33EA" w:rsidDel="00E85561" w:rsidRDefault="001E33EA">
          <w:pPr>
            <w:pStyle w:val="24"/>
            <w:tabs>
              <w:tab w:val="right" w:leader="dot" w:pos="8302"/>
            </w:tabs>
            <w:rPr>
              <w:ins w:id="518" w:author="微软用户" w:date="2017-08-20T12:12:00Z"/>
              <w:del w:id="519" w:author="JY0225" w:date="2017-08-22T21:58:00Z"/>
              <w:noProof/>
            </w:rPr>
          </w:pPr>
          <w:ins w:id="520" w:author="微软用户" w:date="2017-08-20T12:12:00Z">
            <w:del w:id="521" w:author="JY0225" w:date="2017-08-22T21:58:00Z">
              <w:r w:rsidRPr="00E85561" w:rsidDel="00E85561">
                <w:rPr>
                  <w:rStyle w:val="af"/>
                  <w:noProof/>
                </w:rPr>
                <w:delText xml:space="preserve">7.2 </w:delText>
              </w:r>
              <w:r w:rsidRPr="00E85561" w:rsidDel="00E85561">
                <w:rPr>
                  <w:rStyle w:val="af"/>
                  <w:rFonts w:hint="eastAsia"/>
                  <w:noProof/>
                </w:rPr>
                <w:delText>展望</w:delText>
              </w:r>
              <w:r w:rsidDel="00E85561">
                <w:rPr>
                  <w:noProof/>
                  <w:webHidden/>
                </w:rPr>
                <w:tab/>
              </w:r>
            </w:del>
            <w:del w:id="522" w:author="JY0225" w:date="2017-08-22T19:51:00Z">
              <w:r w:rsidDel="000E4D98">
                <w:rPr>
                  <w:noProof/>
                  <w:webHidden/>
                </w:rPr>
                <w:delText>57</w:delText>
              </w:r>
            </w:del>
          </w:ins>
        </w:p>
        <w:p w14:paraId="61E2E232" w14:textId="0F4ED77A" w:rsidR="001E33EA" w:rsidDel="00E85561" w:rsidRDefault="001E33EA">
          <w:pPr>
            <w:pStyle w:val="11"/>
            <w:rPr>
              <w:ins w:id="523" w:author="微软用户" w:date="2017-08-20T12:12:00Z"/>
              <w:del w:id="524" w:author="JY0225" w:date="2017-08-22T21:58:00Z"/>
              <w:noProof/>
            </w:rPr>
          </w:pPr>
          <w:ins w:id="525" w:author="微软用户" w:date="2017-08-20T12:12:00Z">
            <w:del w:id="526" w:author="JY0225" w:date="2017-08-22T21:58:00Z">
              <w:r w:rsidRPr="00E85561" w:rsidDel="00E85561">
                <w:rPr>
                  <w:rStyle w:val="af"/>
                  <w:rFonts w:ascii="Times New Roman" w:hAnsi="Times New Roman" w:cs="Times New Roman" w:hint="eastAsia"/>
                  <w:noProof/>
                </w:rPr>
                <w:delText>参考文献</w:delText>
              </w:r>
              <w:r w:rsidDel="00E85561">
                <w:rPr>
                  <w:noProof/>
                  <w:webHidden/>
                </w:rPr>
                <w:tab/>
              </w:r>
            </w:del>
            <w:del w:id="527" w:author="JY0225" w:date="2017-08-22T19:51:00Z">
              <w:r w:rsidDel="000E4D98">
                <w:rPr>
                  <w:noProof/>
                  <w:webHidden/>
                </w:rPr>
                <w:delText>59</w:delText>
              </w:r>
            </w:del>
          </w:ins>
        </w:p>
        <w:p w14:paraId="580C7D64" w14:textId="5EAD1EF6" w:rsidR="001E33EA" w:rsidDel="00E85561" w:rsidRDefault="001E33EA">
          <w:pPr>
            <w:pStyle w:val="11"/>
            <w:rPr>
              <w:ins w:id="528" w:author="微软用户" w:date="2017-08-20T12:12:00Z"/>
              <w:del w:id="529" w:author="JY0225" w:date="2017-08-22T21:58:00Z"/>
              <w:noProof/>
            </w:rPr>
          </w:pPr>
          <w:ins w:id="530" w:author="微软用户" w:date="2017-08-20T12:12:00Z">
            <w:del w:id="531" w:author="JY0225" w:date="2017-08-22T21:58:00Z">
              <w:r w:rsidRPr="00E85561" w:rsidDel="00E85561">
                <w:rPr>
                  <w:rStyle w:val="af"/>
                  <w:rFonts w:ascii="Times New Roman" w:hAnsi="Times New Roman" w:cs="Times New Roman" w:hint="eastAsia"/>
                  <w:noProof/>
                </w:rPr>
                <w:delText>致</w:delText>
              </w:r>
              <w:r w:rsidRPr="00E85561" w:rsidDel="00E85561">
                <w:rPr>
                  <w:rStyle w:val="af"/>
                  <w:rFonts w:ascii="Times New Roman" w:hAnsi="Times New Roman" w:cs="Times New Roman"/>
                  <w:noProof/>
                </w:rPr>
                <w:delText xml:space="preserve">   </w:delText>
              </w:r>
              <w:r w:rsidRPr="00E85561" w:rsidDel="00E85561">
                <w:rPr>
                  <w:rStyle w:val="af"/>
                  <w:rFonts w:ascii="Times New Roman" w:hAnsi="Times New Roman" w:cs="Times New Roman" w:hint="eastAsia"/>
                  <w:noProof/>
                </w:rPr>
                <w:delText>谢</w:delText>
              </w:r>
              <w:r w:rsidDel="00E85561">
                <w:rPr>
                  <w:noProof/>
                  <w:webHidden/>
                </w:rPr>
                <w:tab/>
              </w:r>
            </w:del>
            <w:del w:id="532" w:author="JY0225" w:date="2017-08-22T19:51:00Z">
              <w:r w:rsidDel="000E4D98">
                <w:rPr>
                  <w:noProof/>
                  <w:webHidden/>
                </w:rPr>
                <w:delText>62</w:delText>
              </w:r>
            </w:del>
          </w:ins>
        </w:p>
        <w:p w14:paraId="339E8C6C" w14:textId="77777777" w:rsidR="00FA3144" w:rsidDel="00E85561" w:rsidRDefault="00FA3144">
          <w:pPr>
            <w:pStyle w:val="11"/>
            <w:rPr>
              <w:ins w:id="533" w:author="微软用户" w:date="2017-08-19T21:56:00Z"/>
              <w:del w:id="534" w:author="JY0225" w:date="2017-08-22T21:58:00Z"/>
              <w:noProof/>
            </w:rPr>
          </w:pPr>
          <w:ins w:id="535" w:author="微软用户" w:date="2017-08-19T21:56:00Z">
            <w:del w:id="536" w:author="JY0225" w:date="2017-08-22T21:58:00Z">
              <w:r w:rsidRPr="001E33EA" w:rsidDel="00E85561">
                <w:rPr>
                  <w:rStyle w:val="af"/>
                  <w:rFonts w:ascii="Times New Roman" w:hAnsi="Times New Roman" w:cs="Times New Roman" w:hint="eastAsia"/>
                  <w:noProof/>
                  <w:spacing w:val="10"/>
                </w:rPr>
                <w:delText>摘要</w:delText>
              </w:r>
              <w:r w:rsidDel="00E85561">
                <w:rPr>
                  <w:noProof/>
                  <w:webHidden/>
                </w:rPr>
                <w:tab/>
                <w:delText>1</w:delText>
              </w:r>
            </w:del>
          </w:ins>
        </w:p>
        <w:p w14:paraId="647DDA0F" w14:textId="77777777" w:rsidR="00FA3144" w:rsidDel="00E85561" w:rsidRDefault="00FA3144">
          <w:pPr>
            <w:pStyle w:val="11"/>
            <w:rPr>
              <w:ins w:id="537" w:author="微软用户" w:date="2017-08-19T21:56:00Z"/>
              <w:del w:id="538" w:author="JY0225" w:date="2017-08-22T21:58:00Z"/>
              <w:noProof/>
            </w:rPr>
          </w:pPr>
          <w:ins w:id="539" w:author="微软用户" w:date="2017-08-19T21:56:00Z">
            <w:del w:id="540" w:author="JY0225" w:date="2017-08-22T21:58:00Z">
              <w:r w:rsidRPr="001E33EA" w:rsidDel="00E85561">
                <w:rPr>
                  <w:rStyle w:val="af"/>
                  <w:rFonts w:ascii="Times New Roman" w:hAnsi="Times New Roman" w:cs="Times New Roman"/>
                  <w:noProof/>
                </w:rPr>
                <w:delText>Abstract</w:delText>
              </w:r>
              <w:r w:rsidDel="00E85561">
                <w:rPr>
                  <w:noProof/>
                  <w:webHidden/>
                </w:rPr>
                <w:tab/>
                <w:delText>1</w:delText>
              </w:r>
            </w:del>
          </w:ins>
        </w:p>
        <w:p w14:paraId="4B234E96" w14:textId="77777777" w:rsidR="00FA3144" w:rsidDel="00E85561" w:rsidRDefault="00FA3144">
          <w:pPr>
            <w:pStyle w:val="11"/>
            <w:rPr>
              <w:ins w:id="541" w:author="微软用户" w:date="2017-08-19T21:56:00Z"/>
              <w:del w:id="542" w:author="JY0225" w:date="2017-08-22T21:58:00Z"/>
              <w:noProof/>
            </w:rPr>
          </w:pPr>
          <w:ins w:id="543" w:author="微软用户" w:date="2017-08-19T21:56:00Z">
            <w:del w:id="544" w:author="JY0225" w:date="2017-08-22T21:58:00Z">
              <w:r w:rsidRPr="001E33EA" w:rsidDel="00E85561">
                <w:rPr>
                  <w:rStyle w:val="af"/>
                  <w:rFonts w:ascii="Times New Roman" w:hAnsi="Times New Roman" w:cs="Times New Roman" w:hint="eastAsia"/>
                  <w:noProof/>
                </w:rPr>
                <w:delText>第一章</w:delText>
              </w:r>
              <w:r w:rsidRPr="001E33EA" w:rsidDel="00E85561">
                <w:rPr>
                  <w:rStyle w:val="af"/>
                  <w:rFonts w:ascii="Times New Roman" w:hAnsi="Times New Roman" w:cs="Times New Roman"/>
                  <w:noProof/>
                </w:rPr>
                <w:delText xml:space="preserve"> </w:delText>
              </w:r>
              <w:r w:rsidRPr="001E33EA" w:rsidDel="00E85561">
                <w:rPr>
                  <w:rStyle w:val="af"/>
                  <w:rFonts w:ascii="Times New Roman" w:hAnsi="Times New Roman" w:cs="Times New Roman" w:hint="eastAsia"/>
                  <w:noProof/>
                </w:rPr>
                <w:delText>引言</w:delText>
              </w:r>
              <w:r w:rsidDel="00E85561">
                <w:rPr>
                  <w:noProof/>
                  <w:webHidden/>
                </w:rPr>
                <w:tab/>
                <w:delText>2</w:delText>
              </w:r>
            </w:del>
          </w:ins>
        </w:p>
        <w:p w14:paraId="248AA1DE" w14:textId="77777777" w:rsidR="00FA3144" w:rsidDel="00E85561" w:rsidRDefault="00FA3144">
          <w:pPr>
            <w:pStyle w:val="24"/>
            <w:tabs>
              <w:tab w:val="right" w:leader="dot" w:pos="8302"/>
            </w:tabs>
            <w:rPr>
              <w:ins w:id="545" w:author="微软用户" w:date="2017-08-19T21:56:00Z"/>
              <w:del w:id="546" w:author="JY0225" w:date="2017-08-22T21:58:00Z"/>
              <w:noProof/>
            </w:rPr>
          </w:pPr>
          <w:ins w:id="547" w:author="微软用户" w:date="2017-08-19T21:56:00Z">
            <w:del w:id="548" w:author="JY0225" w:date="2017-08-22T21:58:00Z">
              <w:r w:rsidRPr="001E33EA" w:rsidDel="00E85561">
                <w:rPr>
                  <w:rStyle w:val="af"/>
                  <w:noProof/>
                </w:rPr>
                <w:delText xml:space="preserve">1.1 </w:delText>
              </w:r>
              <w:r w:rsidRPr="001E33EA" w:rsidDel="00E85561">
                <w:rPr>
                  <w:rStyle w:val="af"/>
                  <w:rFonts w:hint="eastAsia"/>
                  <w:noProof/>
                </w:rPr>
                <w:delText>研究背景</w:delText>
              </w:r>
              <w:r w:rsidDel="00E85561">
                <w:rPr>
                  <w:noProof/>
                  <w:webHidden/>
                </w:rPr>
                <w:tab/>
                <w:delText>2</w:delText>
              </w:r>
            </w:del>
          </w:ins>
        </w:p>
        <w:p w14:paraId="75707F29" w14:textId="77777777" w:rsidR="00FA3144" w:rsidDel="00E85561" w:rsidRDefault="00FA3144">
          <w:pPr>
            <w:pStyle w:val="24"/>
            <w:tabs>
              <w:tab w:val="right" w:leader="dot" w:pos="8302"/>
            </w:tabs>
            <w:rPr>
              <w:ins w:id="549" w:author="微软用户" w:date="2017-08-19T21:56:00Z"/>
              <w:del w:id="550" w:author="JY0225" w:date="2017-08-22T21:58:00Z"/>
              <w:noProof/>
            </w:rPr>
          </w:pPr>
          <w:ins w:id="551" w:author="微软用户" w:date="2017-08-19T21:56:00Z">
            <w:del w:id="552" w:author="JY0225" w:date="2017-08-22T21:58:00Z">
              <w:r w:rsidRPr="001E33EA" w:rsidDel="00E85561">
                <w:rPr>
                  <w:rStyle w:val="af"/>
                  <w:noProof/>
                </w:rPr>
                <w:delText xml:space="preserve">1.2 </w:delText>
              </w:r>
              <w:r w:rsidRPr="001E33EA" w:rsidDel="00E85561">
                <w:rPr>
                  <w:rStyle w:val="af"/>
                  <w:rFonts w:hint="eastAsia"/>
                  <w:noProof/>
                </w:rPr>
                <w:delText>研究内容及意义</w:delText>
              </w:r>
              <w:r w:rsidDel="00E85561">
                <w:rPr>
                  <w:noProof/>
                  <w:webHidden/>
                </w:rPr>
                <w:tab/>
                <w:delText>4</w:delText>
              </w:r>
            </w:del>
          </w:ins>
        </w:p>
        <w:p w14:paraId="77CB4CF7" w14:textId="77777777" w:rsidR="00FA3144" w:rsidDel="00E85561" w:rsidRDefault="00FA3144">
          <w:pPr>
            <w:pStyle w:val="24"/>
            <w:tabs>
              <w:tab w:val="right" w:leader="dot" w:pos="8302"/>
            </w:tabs>
            <w:rPr>
              <w:ins w:id="553" w:author="微软用户" w:date="2017-08-19T21:56:00Z"/>
              <w:del w:id="554" w:author="JY0225" w:date="2017-08-22T21:58:00Z"/>
              <w:noProof/>
            </w:rPr>
          </w:pPr>
          <w:ins w:id="555" w:author="微软用户" w:date="2017-08-19T21:56:00Z">
            <w:del w:id="556" w:author="JY0225" w:date="2017-08-22T21:58:00Z">
              <w:r w:rsidRPr="001E33EA" w:rsidDel="00E85561">
                <w:rPr>
                  <w:rStyle w:val="af"/>
                  <w:noProof/>
                </w:rPr>
                <w:delText xml:space="preserve">1.3 </w:delText>
              </w:r>
              <w:r w:rsidRPr="001E33EA" w:rsidDel="00E85561">
                <w:rPr>
                  <w:rStyle w:val="af"/>
                  <w:rFonts w:hint="eastAsia"/>
                  <w:noProof/>
                </w:rPr>
                <w:delText>论文的组织</w:delText>
              </w:r>
              <w:r w:rsidDel="00E85561">
                <w:rPr>
                  <w:noProof/>
                  <w:webHidden/>
                </w:rPr>
                <w:tab/>
                <w:delText>5</w:delText>
              </w:r>
            </w:del>
          </w:ins>
        </w:p>
        <w:p w14:paraId="4D549059" w14:textId="77777777" w:rsidR="00FA3144" w:rsidDel="00E85561" w:rsidRDefault="00FA3144">
          <w:pPr>
            <w:pStyle w:val="11"/>
            <w:rPr>
              <w:ins w:id="557" w:author="微软用户" w:date="2017-08-19T21:56:00Z"/>
              <w:del w:id="558" w:author="JY0225" w:date="2017-08-22T21:58:00Z"/>
              <w:noProof/>
            </w:rPr>
          </w:pPr>
          <w:ins w:id="559" w:author="微软用户" w:date="2017-08-19T21:56:00Z">
            <w:del w:id="560" w:author="JY0225" w:date="2017-08-22T21:58:00Z">
              <w:r w:rsidRPr="001E33EA" w:rsidDel="00E85561">
                <w:rPr>
                  <w:rStyle w:val="af"/>
                  <w:rFonts w:ascii="Times New Roman" w:hAnsi="Times New Roman" w:cs="Times New Roman" w:hint="eastAsia"/>
                  <w:noProof/>
                </w:rPr>
                <w:delText>第二章</w:delText>
              </w:r>
              <w:r w:rsidRPr="001E33EA" w:rsidDel="00E85561">
                <w:rPr>
                  <w:rStyle w:val="af"/>
                  <w:rFonts w:ascii="Times New Roman" w:hAnsi="Times New Roman" w:cs="Times New Roman"/>
                  <w:noProof/>
                </w:rPr>
                <w:delText xml:space="preserve"> </w:delText>
              </w:r>
              <w:r w:rsidRPr="001E33EA" w:rsidDel="00E85561">
                <w:rPr>
                  <w:rStyle w:val="af"/>
                  <w:rFonts w:ascii="Times New Roman" w:hAnsi="Times New Roman" w:cs="Times New Roman" w:hint="eastAsia"/>
                  <w:noProof/>
                </w:rPr>
                <w:delText>核心技术</w:delText>
              </w:r>
              <w:r w:rsidDel="00E85561">
                <w:rPr>
                  <w:noProof/>
                  <w:webHidden/>
                </w:rPr>
                <w:tab/>
                <w:delText>7</w:delText>
              </w:r>
            </w:del>
          </w:ins>
        </w:p>
        <w:p w14:paraId="40328079" w14:textId="77777777" w:rsidR="00FA3144" w:rsidDel="00E85561" w:rsidRDefault="00FA3144">
          <w:pPr>
            <w:pStyle w:val="24"/>
            <w:tabs>
              <w:tab w:val="right" w:leader="dot" w:pos="8302"/>
            </w:tabs>
            <w:rPr>
              <w:ins w:id="561" w:author="微软用户" w:date="2017-08-19T21:56:00Z"/>
              <w:del w:id="562" w:author="JY0225" w:date="2017-08-22T21:58:00Z"/>
              <w:noProof/>
            </w:rPr>
          </w:pPr>
          <w:ins w:id="563" w:author="微软用户" w:date="2017-08-19T21:56:00Z">
            <w:del w:id="564" w:author="JY0225" w:date="2017-08-22T21:58:00Z">
              <w:r w:rsidRPr="001E33EA" w:rsidDel="00E85561">
                <w:rPr>
                  <w:rStyle w:val="af"/>
                  <w:noProof/>
                </w:rPr>
                <w:delText xml:space="preserve">2.1 </w:delText>
              </w:r>
              <w:r w:rsidRPr="001E33EA" w:rsidDel="00E85561">
                <w:rPr>
                  <w:rStyle w:val="af"/>
                  <w:rFonts w:hint="eastAsia"/>
                  <w:noProof/>
                </w:rPr>
                <w:delText>云备份</w:delText>
              </w:r>
              <w:r w:rsidDel="00E85561">
                <w:rPr>
                  <w:noProof/>
                  <w:webHidden/>
                </w:rPr>
                <w:tab/>
                <w:delText>7</w:delText>
              </w:r>
            </w:del>
          </w:ins>
        </w:p>
        <w:p w14:paraId="6C776923" w14:textId="77777777" w:rsidR="00FA3144" w:rsidDel="00E85561" w:rsidRDefault="00FA3144">
          <w:pPr>
            <w:pStyle w:val="24"/>
            <w:tabs>
              <w:tab w:val="right" w:leader="dot" w:pos="8302"/>
            </w:tabs>
            <w:rPr>
              <w:ins w:id="565" w:author="微软用户" w:date="2017-08-19T21:56:00Z"/>
              <w:del w:id="566" w:author="JY0225" w:date="2017-08-22T21:58:00Z"/>
              <w:noProof/>
            </w:rPr>
          </w:pPr>
          <w:ins w:id="567" w:author="微软用户" w:date="2017-08-19T21:56:00Z">
            <w:del w:id="568" w:author="JY0225" w:date="2017-08-22T21:58:00Z">
              <w:r w:rsidRPr="001E33EA" w:rsidDel="00E85561">
                <w:rPr>
                  <w:rStyle w:val="af"/>
                  <w:noProof/>
                </w:rPr>
                <w:delText>2.1 SQLite</w:delText>
              </w:r>
              <w:r w:rsidDel="00E85561">
                <w:rPr>
                  <w:noProof/>
                  <w:webHidden/>
                </w:rPr>
                <w:tab/>
                <w:delText>7</w:delText>
              </w:r>
            </w:del>
          </w:ins>
        </w:p>
        <w:p w14:paraId="3C0952FC" w14:textId="77777777" w:rsidR="00FA3144" w:rsidDel="00E85561" w:rsidRDefault="00FA3144">
          <w:pPr>
            <w:pStyle w:val="24"/>
            <w:tabs>
              <w:tab w:val="right" w:leader="dot" w:pos="8302"/>
            </w:tabs>
            <w:rPr>
              <w:ins w:id="569" w:author="微软用户" w:date="2017-08-19T21:56:00Z"/>
              <w:del w:id="570" w:author="JY0225" w:date="2017-08-22T21:58:00Z"/>
              <w:noProof/>
            </w:rPr>
          </w:pPr>
          <w:ins w:id="571" w:author="微软用户" w:date="2017-08-19T21:56:00Z">
            <w:del w:id="572" w:author="JY0225" w:date="2017-08-22T21:58:00Z">
              <w:r w:rsidRPr="001E33EA" w:rsidDel="00E85561">
                <w:rPr>
                  <w:rStyle w:val="af"/>
                  <w:noProof/>
                </w:rPr>
                <w:delText xml:space="preserve">2.2 </w:delText>
              </w:r>
              <w:r w:rsidRPr="001E33EA" w:rsidDel="00E85561">
                <w:rPr>
                  <w:rStyle w:val="af"/>
                  <w:rFonts w:hint="eastAsia"/>
                  <w:noProof/>
                </w:rPr>
                <w:delText>断点续传</w:delText>
              </w:r>
              <w:r w:rsidDel="00E85561">
                <w:rPr>
                  <w:noProof/>
                  <w:webHidden/>
                </w:rPr>
                <w:tab/>
                <w:delText>8</w:delText>
              </w:r>
            </w:del>
          </w:ins>
        </w:p>
        <w:p w14:paraId="4CC15D58" w14:textId="77777777" w:rsidR="00FA3144" w:rsidDel="00E85561" w:rsidRDefault="00FA3144">
          <w:pPr>
            <w:pStyle w:val="24"/>
            <w:tabs>
              <w:tab w:val="right" w:leader="dot" w:pos="8302"/>
            </w:tabs>
            <w:rPr>
              <w:ins w:id="573" w:author="微软用户" w:date="2017-08-19T21:56:00Z"/>
              <w:del w:id="574" w:author="JY0225" w:date="2017-08-22T21:58:00Z"/>
              <w:noProof/>
            </w:rPr>
          </w:pPr>
          <w:ins w:id="575" w:author="微软用户" w:date="2017-08-19T21:56:00Z">
            <w:del w:id="576" w:author="JY0225" w:date="2017-08-22T21:58:00Z">
              <w:r w:rsidRPr="001E33EA" w:rsidDel="00E85561">
                <w:rPr>
                  <w:rStyle w:val="af"/>
                  <w:noProof/>
                </w:rPr>
                <w:delText>2.3 WebSocket</w:delText>
              </w:r>
              <w:r w:rsidDel="00E85561">
                <w:rPr>
                  <w:noProof/>
                  <w:webHidden/>
                </w:rPr>
                <w:tab/>
                <w:delText>9</w:delText>
              </w:r>
            </w:del>
          </w:ins>
        </w:p>
        <w:p w14:paraId="3126E3F8" w14:textId="77777777" w:rsidR="00FA3144" w:rsidDel="00E85561" w:rsidRDefault="00FA3144">
          <w:pPr>
            <w:pStyle w:val="24"/>
            <w:tabs>
              <w:tab w:val="right" w:leader="dot" w:pos="8302"/>
            </w:tabs>
            <w:rPr>
              <w:ins w:id="577" w:author="微软用户" w:date="2017-08-19T21:56:00Z"/>
              <w:del w:id="578" w:author="JY0225" w:date="2017-08-22T21:58:00Z"/>
              <w:noProof/>
            </w:rPr>
          </w:pPr>
          <w:ins w:id="579" w:author="微软用户" w:date="2017-08-19T21:56:00Z">
            <w:del w:id="580" w:author="JY0225" w:date="2017-08-22T21:58:00Z">
              <w:r w:rsidRPr="001E33EA" w:rsidDel="00E85561">
                <w:rPr>
                  <w:rStyle w:val="af"/>
                  <w:noProof/>
                </w:rPr>
                <w:delText>2.4 WebExtension</w:delText>
              </w:r>
              <w:r w:rsidDel="00E85561">
                <w:rPr>
                  <w:noProof/>
                  <w:webHidden/>
                </w:rPr>
                <w:tab/>
                <w:delText>10</w:delText>
              </w:r>
            </w:del>
          </w:ins>
        </w:p>
        <w:p w14:paraId="3C046342" w14:textId="77777777" w:rsidR="00FA3144" w:rsidDel="00E85561" w:rsidRDefault="00FA3144">
          <w:pPr>
            <w:pStyle w:val="11"/>
            <w:rPr>
              <w:ins w:id="581" w:author="微软用户" w:date="2017-08-19T21:56:00Z"/>
              <w:del w:id="582" w:author="JY0225" w:date="2017-08-22T21:58:00Z"/>
              <w:noProof/>
            </w:rPr>
          </w:pPr>
          <w:ins w:id="583" w:author="微软用户" w:date="2017-08-19T21:56:00Z">
            <w:del w:id="584" w:author="JY0225" w:date="2017-08-22T21:58:00Z">
              <w:r w:rsidRPr="001E33EA" w:rsidDel="00E85561">
                <w:rPr>
                  <w:rStyle w:val="af"/>
                  <w:rFonts w:ascii="Times New Roman" w:hAnsi="Times New Roman" w:cs="Times New Roman" w:hint="eastAsia"/>
                  <w:noProof/>
                </w:rPr>
                <w:delText>第三章</w:delText>
              </w:r>
              <w:r w:rsidRPr="001E33EA" w:rsidDel="00E85561">
                <w:rPr>
                  <w:rStyle w:val="af"/>
                  <w:rFonts w:ascii="Times New Roman" w:hAnsi="Times New Roman" w:cs="Times New Roman"/>
                  <w:noProof/>
                </w:rPr>
                <w:delText xml:space="preserve"> </w:delText>
              </w:r>
              <w:r w:rsidRPr="001E33EA" w:rsidDel="00E85561">
                <w:rPr>
                  <w:rStyle w:val="af"/>
                  <w:rFonts w:ascii="Times New Roman" w:hAnsi="Times New Roman" w:cs="Times New Roman" w:hint="eastAsia"/>
                  <w:noProof/>
                </w:rPr>
                <w:delText>云备份中间件优化分析</w:delText>
              </w:r>
              <w:r w:rsidDel="00E85561">
                <w:rPr>
                  <w:noProof/>
                  <w:webHidden/>
                </w:rPr>
                <w:tab/>
                <w:delText>12</w:delText>
              </w:r>
            </w:del>
          </w:ins>
        </w:p>
        <w:p w14:paraId="0F609D5E" w14:textId="77777777" w:rsidR="00FA3144" w:rsidDel="00E85561" w:rsidRDefault="00FA3144">
          <w:pPr>
            <w:pStyle w:val="24"/>
            <w:tabs>
              <w:tab w:val="right" w:leader="dot" w:pos="8302"/>
            </w:tabs>
            <w:rPr>
              <w:ins w:id="585" w:author="微软用户" w:date="2017-08-19T21:56:00Z"/>
              <w:del w:id="586" w:author="JY0225" w:date="2017-08-22T21:58:00Z"/>
              <w:noProof/>
            </w:rPr>
          </w:pPr>
          <w:ins w:id="587" w:author="微软用户" w:date="2017-08-19T21:56:00Z">
            <w:del w:id="588" w:author="JY0225" w:date="2017-08-22T21:58:00Z">
              <w:r w:rsidRPr="001E33EA" w:rsidDel="00E85561">
                <w:rPr>
                  <w:rStyle w:val="af"/>
                  <w:noProof/>
                </w:rPr>
                <w:delText xml:space="preserve">3.1 </w:delText>
              </w:r>
              <w:r w:rsidRPr="001E33EA" w:rsidDel="00E85561">
                <w:rPr>
                  <w:rStyle w:val="af"/>
                  <w:rFonts w:hint="eastAsia"/>
                  <w:noProof/>
                </w:rPr>
                <w:delText>现有中间件系统分析</w:delText>
              </w:r>
              <w:r w:rsidDel="00E85561">
                <w:rPr>
                  <w:noProof/>
                  <w:webHidden/>
                </w:rPr>
                <w:tab/>
                <w:delText>12</w:delText>
              </w:r>
            </w:del>
          </w:ins>
        </w:p>
        <w:p w14:paraId="0881D015" w14:textId="77777777" w:rsidR="00FA3144" w:rsidDel="00E85561" w:rsidRDefault="00FA3144">
          <w:pPr>
            <w:pStyle w:val="33"/>
            <w:tabs>
              <w:tab w:val="right" w:leader="dot" w:pos="8302"/>
            </w:tabs>
            <w:rPr>
              <w:ins w:id="589" w:author="微软用户" w:date="2017-08-19T21:56:00Z"/>
              <w:del w:id="590" w:author="JY0225" w:date="2017-08-22T21:58:00Z"/>
              <w:noProof/>
            </w:rPr>
          </w:pPr>
          <w:ins w:id="591" w:author="微软用户" w:date="2017-08-19T21:56:00Z">
            <w:del w:id="592" w:author="JY0225" w:date="2017-08-22T21:58:00Z">
              <w:r w:rsidRPr="001E33EA" w:rsidDel="00E85561">
                <w:rPr>
                  <w:rStyle w:val="af"/>
                  <w:noProof/>
                </w:rPr>
                <w:delText xml:space="preserve">3.1.1 </w:delText>
              </w:r>
              <w:r w:rsidRPr="001E33EA" w:rsidDel="00E85561">
                <w:rPr>
                  <w:rStyle w:val="af"/>
                  <w:rFonts w:hint="eastAsia"/>
                  <w:noProof/>
                </w:rPr>
                <w:delText>系统框架分析</w:delText>
              </w:r>
              <w:r w:rsidDel="00E85561">
                <w:rPr>
                  <w:noProof/>
                  <w:webHidden/>
                </w:rPr>
                <w:tab/>
                <w:delText>12</w:delText>
              </w:r>
            </w:del>
          </w:ins>
        </w:p>
        <w:p w14:paraId="77185A31" w14:textId="77777777" w:rsidR="00FA3144" w:rsidDel="00E85561" w:rsidRDefault="00FA3144">
          <w:pPr>
            <w:pStyle w:val="33"/>
            <w:tabs>
              <w:tab w:val="right" w:leader="dot" w:pos="8302"/>
            </w:tabs>
            <w:rPr>
              <w:ins w:id="593" w:author="微软用户" w:date="2017-08-19T21:56:00Z"/>
              <w:del w:id="594" w:author="JY0225" w:date="2017-08-22T21:58:00Z"/>
              <w:noProof/>
            </w:rPr>
          </w:pPr>
          <w:ins w:id="595" w:author="微软用户" w:date="2017-08-19T21:56:00Z">
            <w:del w:id="596" w:author="JY0225" w:date="2017-08-22T21:58:00Z">
              <w:r w:rsidRPr="001E33EA" w:rsidDel="00E85561">
                <w:rPr>
                  <w:rStyle w:val="af"/>
                  <w:noProof/>
                </w:rPr>
                <w:delText xml:space="preserve">3.2.3 </w:delText>
              </w:r>
              <w:r w:rsidRPr="001E33EA" w:rsidDel="00E85561">
                <w:rPr>
                  <w:rStyle w:val="af"/>
                  <w:rFonts w:hint="eastAsia"/>
                  <w:noProof/>
                </w:rPr>
                <w:delText>现有云备份中间件的不足</w:delText>
              </w:r>
              <w:r w:rsidDel="00E85561">
                <w:rPr>
                  <w:noProof/>
                  <w:webHidden/>
                </w:rPr>
                <w:tab/>
                <w:delText>13</w:delText>
              </w:r>
            </w:del>
          </w:ins>
        </w:p>
        <w:p w14:paraId="7C48FC37" w14:textId="77777777" w:rsidR="00FA3144" w:rsidDel="00E85561" w:rsidRDefault="00FA3144">
          <w:pPr>
            <w:pStyle w:val="24"/>
            <w:tabs>
              <w:tab w:val="right" w:leader="dot" w:pos="8302"/>
            </w:tabs>
            <w:rPr>
              <w:ins w:id="597" w:author="微软用户" w:date="2017-08-19T21:56:00Z"/>
              <w:del w:id="598" w:author="JY0225" w:date="2017-08-22T21:58:00Z"/>
              <w:noProof/>
            </w:rPr>
          </w:pPr>
          <w:ins w:id="599" w:author="微软用户" w:date="2017-08-19T21:56:00Z">
            <w:del w:id="600" w:author="JY0225" w:date="2017-08-22T21:58:00Z">
              <w:r w:rsidRPr="001E33EA" w:rsidDel="00E85561">
                <w:rPr>
                  <w:rStyle w:val="af"/>
                  <w:noProof/>
                </w:rPr>
                <w:delText xml:space="preserve">3.3 </w:delText>
              </w:r>
              <w:r w:rsidRPr="001E33EA" w:rsidDel="00E85561">
                <w:rPr>
                  <w:rStyle w:val="af"/>
                  <w:rFonts w:hint="eastAsia"/>
                  <w:noProof/>
                </w:rPr>
                <w:delText>中间件系统优化需求分析</w:delText>
              </w:r>
              <w:r w:rsidDel="00E85561">
                <w:rPr>
                  <w:noProof/>
                  <w:webHidden/>
                </w:rPr>
                <w:tab/>
                <w:delText>14</w:delText>
              </w:r>
            </w:del>
          </w:ins>
        </w:p>
        <w:p w14:paraId="1700B1E9" w14:textId="77777777" w:rsidR="00FA3144" w:rsidDel="00E85561" w:rsidRDefault="00FA3144">
          <w:pPr>
            <w:pStyle w:val="33"/>
            <w:tabs>
              <w:tab w:val="right" w:leader="dot" w:pos="8302"/>
            </w:tabs>
            <w:rPr>
              <w:ins w:id="601" w:author="微软用户" w:date="2017-08-19T21:56:00Z"/>
              <w:del w:id="602" w:author="JY0225" w:date="2017-08-22T21:58:00Z"/>
              <w:noProof/>
            </w:rPr>
          </w:pPr>
          <w:ins w:id="603" w:author="微软用户" w:date="2017-08-19T21:56:00Z">
            <w:del w:id="604" w:author="JY0225" w:date="2017-08-22T21:58:00Z">
              <w:r w:rsidRPr="001E33EA" w:rsidDel="00E85561">
                <w:rPr>
                  <w:rStyle w:val="af"/>
                  <w:noProof/>
                </w:rPr>
                <w:delText xml:space="preserve">3.3.1 </w:delText>
              </w:r>
              <w:r w:rsidRPr="001E33EA" w:rsidDel="00E85561">
                <w:rPr>
                  <w:rStyle w:val="af"/>
                  <w:rFonts w:hint="eastAsia"/>
                  <w:noProof/>
                </w:rPr>
                <w:delText>持久会话管理</w:delText>
              </w:r>
              <w:r w:rsidDel="00E85561">
                <w:rPr>
                  <w:noProof/>
                  <w:webHidden/>
                </w:rPr>
                <w:tab/>
                <w:delText>14</w:delText>
              </w:r>
            </w:del>
          </w:ins>
        </w:p>
        <w:p w14:paraId="10B5E8BA" w14:textId="77777777" w:rsidR="00FA3144" w:rsidDel="00E85561" w:rsidRDefault="00FA3144">
          <w:pPr>
            <w:pStyle w:val="33"/>
            <w:tabs>
              <w:tab w:val="right" w:leader="dot" w:pos="8302"/>
            </w:tabs>
            <w:rPr>
              <w:ins w:id="605" w:author="微软用户" w:date="2017-08-19T21:56:00Z"/>
              <w:del w:id="606" w:author="JY0225" w:date="2017-08-22T21:58:00Z"/>
              <w:noProof/>
            </w:rPr>
          </w:pPr>
          <w:ins w:id="607" w:author="微软用户" w:date="2017-08-19T21:56:00Z">
            <w:del w:id="608" w:author="JY0225" w:date="2017-08-22T21:58:00Z">
              <w:r w:rsidRPr="001E33EA" w:rsidDel="00E85561">
                <w:rPr>
                  <w:rStyle w:val="af"/>
                  <w:noProof/>
                </w:rPr>
                <w:delText xml:space="preserve">3.3.2 </w:delText>
              </w:r>
              <w:r w:rsidRPr="001E33EA" w:rsidDel="00E85561">
                <w:rPr>
                  <w:rStyle w:val="af"/>
                  <w:rFonts w:hint="eastAsia"/>
                  <w:noProof/>
                </w:rPr>
                <w:delText>大文件上传</w:delText>
              </w:r>
              <w:r w:rsidDel="00E85561">
                <w:rPr>
                  <w:noProof/>
                  <w:webHidden/>
                </w:rPr>
                <w:tab/>
                <w:delText>15</w:delText>
              </w:r>
            </w:del>
          </w:ins>
        </w:p>
        <w:p w14:paraId="2DADDA13" w14:textId="77777777" w:rsidR="00FA3144" w:rsidDel="00E85561" w:rsidRDefault="00FA3144">
          <w:pPr>
            <w:pStyle w:val="33"/>
            <w:tabs>
              <w:tab w:val="right" w:leader="dot" w:pos="8302"/>
            </w:tabs>
            <w:rPr>
              <w:ins w:id="609" w:author="微软用户" w:date="2017-08-19T21:56:00Z"/>
              <w:del w:id="610" w:author="JY0225" w:date="2017-08-22T21:58:00Z"/>
              <w:noProof/>
            </w:rPr>
          </w:pPr>
          <w:ins w:id="611" w:author="微软用户" w:date="2017-08-19T21:56:00Z">
            <w:del w:id="612" w:author="JY0225" w:date="2017-08-22T21:58:00Z">
              <w:r w:rsidRPr="001E33EA" w:rsidDel="00E85561">
                <w:rPr>
                  <w:rStyle w:val="af"/>
                  <w:noProof/>
                </w:rPr>
                <w:delText xml:space="preserve">3.3.3 </w:delText>
              </w:r>
              <w:r w:rsidRPr="001E33EA" w:rsidDel="00E85561">
                <w:rPr>
                  <w:rStyle w:val="af"/>
                  <w:rFonts w:hint="eastAsia"/>
                  <w:noProof/>
                </w:rPr>
                <w:delText>本地缓存</w:delText>
              </w:r>
              <w:r w:rsidDel="00E85561">
                <w:rPr>
                  <w:noProof/>
                  <w:webHidden/>
                </w:rPr>
                <w:tab/>
                <w:delText>16</w:delText>
              </w:r>
            </w:del>
          </w:ins>
        </w:p>
        <w:p w14:paraId="0193CEB7" w14:textId="77777777" w:rsidR="00FA3144" w:rsidDel="00E85561" w:rsidRDefault="00FA3144">
          <w:pPr>
            <w:pStyle w:val="33"/>
            <w:tabs>
              <w:tab w:val="right" w:leader="dot" w:pos="8302"/>
            </w:tabs>
            <w:rPr>
              <w:ins w:id="613" w:author="微软用户" w:date="2017-08-19T21:56:00Z"/>
              <w:del w:id="614" w:author="JY0225" w:date="2017-08-22T21:58:00Z"/>
              <w:noProof/>
            </w:rPr>
          </w:pPr>
          <w:ins w:id="615" w:author="微软用户" w:date="2017-08-19T21:56:00Z">
            <w:del w:id="616" w:author="JY0225" w:date="2017-08-22T21:58:00Z">
              <w:r w:rsidRPr="001E33EA" w:rsidDel="00E85561">
                <w:rPr>
                  <w:rStyle w:val="af"/>
                  <w:noProof/>
                </w:rPr>
                <w:delText xml:space="preserve">3.3.4 </w:delText>
              </w:r>
              <w:r w:rsidRPr="001E33EA" w:rsidDel="00E85561">
                <w:rPr>
                  <w:rStyle w:val="af"/>
                  <w:rFonts w:hint="eastAsia"/>
                  <w:noProof/>
                </w:rPr>
                <w:delText>多应用适配</w:delText>
              </w:r>
              <w:r w:rsidDel="00E85561">
                <w:rPr>
                  <w:noProof/>
                  <w:webHidden/>
                </w:rPr>
                <w:tab/>
                <w:delText>17</w:delText>
              </w:r>
            </w:del>
          </w:ins>
        </w:p>
        <w:p w14:paraId="1E6E04B8" w14:textId="77777777" w:rsidR="00FA3144" w:rsidDel="00E85561" w:rsidRDefault="00FA3144">
          <w:pPr>
            <w:pStyle w:val="11"/>
            <w:rPr>
              <w:ins w:id="617" w:author="微软用户" w:date="2017-08-19T21:56:00Z"/>
              <w:del w:id="618" w:author="JY0225" w:date="2017-08-22T21:58:00Z"/>
              <w:noProof/>
            </w:rPr>
          </w:pPr>
          <w:ins w:id="619" w:author="微软用户" w:date="2017-08-19T21:56:00Z">
            <w:del w:id="620" w:author="JY0225" w:date="2017-08-22T21:58:00Z">
              <w:r w:rsidRPr="001E33EA" w:rsidDel="00E85561">
                <w:rPr>
                  <w:rStyle w:val="af"/>
                  <w:rFonts w:ascii="Times New Roman" w:hAnsi="Times New Roman" w:cs="Times New Roman" w:hint="eastAsia"/>
                  <w:noProof/>
                </w:rPr>
                <w:delText>第四章</w:delText>
              </w:r>
              <w:r w:rsidRPr="001E33EA" w:rsidDel="00E85561">
                <w:rPr>
                  <w:rStyle w:val="af"/>
                  <w:rFonts w:ascii="Times New Roman" w:hAnsi="Times New Roman" w:cs="Times New Roman"/>
                  <w:noProof/>
                </w:rPr>
                <w:delText xml:space="preserve"> </w:delText>
              </w:r>
              <w:r w:rsidRPr="001E33EA" w:rsidDel="00E85561">
                <w:rPr>
                  <w:rStyle w:val="af"/>
                  <w:rFonts w:ascii="Times New Roman" w:hAnsi="Times New Roman" w:cs="Times New Roman" w:hint="eastAsia"/>
                  <w:noProof/>
                </w:rPr>
                <w:delText>云备份中间件系统优化设计</w:delText>
              </w:r>
              <w:r w:rsidDel="00E85561">
                <w:rPr>
                  <w:noProof/>
                  <w:webHidden/>
                </w:rPr>
                <w:tab/>
                <w:delText>19</w:delText>
              </w:r>
            </w:del>
          </w:ins>
        </w:p>
        <w:p w14:paraId="7DB7D032" w14:textId="77777777" w:rsidR="00FA3144" w:rsidDel="00E85561" w:rsidRDefault="00FA3144">
          <w:pPr>
            <w:pStyle w:val="24"/>
            <w:tabs>
              <w:tab w:val="right" w:leader="dot" w:pos="8302"/>
            </w:tabs>
            <w:rPr>
              <w:ins w:id="621" w:author="微软用户" w:date="2017-08-19T21:56:00Z"/>
              <w:del w:id="622" w:author="JY0225" w:date="2017-08-22T21:58:00Z"/>
              <w:noProof/>
            </w:rPr>
          </w:pPr>
          <w:ins w:id="623" w:author="微软用户" w:date="2017-08-19T21:56:00Z">
            <w:del w:id="624" w:author="JY0225" w:date="2017-08-22T21:58:00Z">
              <w:r w:rsidRPr="001E33EA" w:rsidDel="00E85561">
                <w:rPr>
                  <w:rStyle w:val="af"/>
                  <w:noProof/>
                </w:rPr>
                <w:delText xml:space="preserve">4.1 </w:delText>
              </w:r>
              <w:r w:rsidRPr="001E33EA" w:rsidDel="00E85561">
                <w:rPr>
                  <w:rStyle w:val="af"/>
                  <w:rFonts w:hint="eastAsia"/>
                  <w:noProof/>
                </w:rPr>
                <w:delText>中间件优化系统框架设计</w:delText>
              </w:r>
              <w:r w:rsidDel="00E85561">
                <w:rPr>
                  <w:noProof/>
                  <w:webHidden/>
                </w:rPr>
                <w:tab/>
                <w:delText>19</w:delText>
              </w:r>
            </w:del>
          </w:ins>
        </w:p>
        <w:p w14:paraId="0FBB1334" w14:textId="77777777" w:rsidR="00FA3144" w:rsidDel="00E85561" w:rsidRDefault="00FA3144">
          <w:pPr>
            <w:pStyle w:val="24"/>
            <w:tabs>
              <w:tab w:val="right" w:leader="dot" w:pos="8302"/>
            </w:tabs>
            <w:rPr>
              <w:ins w:id="625" w:author="微软用户" w:date="2017-08-19T21:56:00Z"/>
              <w:del w:id="626" w:author="JY0225" w:date="2017-08-22T21:58:00Z"/>
              <w:noProof/>
            </w:rPr>
          </w:pPr>
          <w:ins w:id="627" w:author="微软用户" w:date="2017-08-19T21:56:00Z">
            <w:del w:id="628" w:author="JY0225" w:date="2017-08-22T21:58:00Z">
              <w:r w:rsidRPr="001E33EA" w:rsidDel="00E85561">
                <w:rPr>
                  <w:rStyle w:val="af"/>
                  <w:noProof/>
                </w:rPr>
                <w:delText xml:space="preserve">4.2 </w:delText>
              </w:r>
              <w:r w:rsidRPr="001E33EA" w:rsidDel="00E85561">
                <w:rPr>
                  <w:rStyle w:val="af"/>
                  <w:rFonts w:hint="eastAsia"/>
                  <w:noProof/>
                </w:rPr>
                <w:delText>类图设计</w:delText>
              </w:r>
              <w:r w:rsidDel="00E85561">
                <w:rPr>
                  <w:noProof/>
                  <w:webHidden/>
                </w:rPr>
                <w:tab/>
                <w:delText>19</w:delText>
              </w:r>
            </w:del>
          </w:ins>
        </w:p>
        <w:p w14:paraId="16DC6585" w14:textId="77777777" w:rsidR="00FA3144" w:rsidDel="00E85561" w:rsidRDefault="00FA3144">
          <w:pPr>
            <w:pStyle w:val="24"/>
            <w:tabs>
              <w:tab w:val="right" w:leader="dot" w:pos="8302"/>
            </w:tabs>
            <w:rPr>
              <w:ins w:id="629" w:author="微软用户" w:date="2017-08-19T21:56:00Z"/>
              <w:del w:id="630" w:author="JY0225" w:date="2017-08-22T21:58:00Z"/>
              <w:noProof/>
            </w:rPr>
          </w:pPr>
          <w:ins w:id="631" w:author="微软用户" w:date="2017-08-19T21:56:00Z">
            <w:del w:id="632" w:author="JY0225" w:date="2017-08-22T21:58:00Z">
              <w:r w:rsidRPr="001E33EA" w:rsidDel="00E85561">
                <w:rPr>
                  <w:rStyle w:val="af"/>
                  <w:noProof/>
                </w:rPr>
                <w:delText xml:space="preserve">4.3 </w:delText>
              </w:r>
              <w:r w:rsidRPr="001E33EA" w:rsidDel="00E85561">
                <w:rPr>
                  <w:rStyle w:val="af"/>
                  <w:rFonts w:hint="eastAsia"/>
                  <w:noProof/>
                </w:rPr>
                <w:delText>关键流程设计</w:delText>
              </w:r>
              <w:r w:rsidDel="00E85561">
                <w:rPr>
                  <w:noProof/>
                  <w:webHidden/>
                </w:rPr>
                <w:tab/>
                <w:delText>21</w:delText>
              </w:r>
            </w:del>
          </w:ins>
        </w:p>
        <w:p w14:paraId="202F5890" w14:textId="77777777" w:rsidR="00FA3144" w:rsidDel="00E85561" w:rsidRDefault="00FA3144">
          <w:pPr>
            <w:pStyle w:val="33"/>
            <w:tabs>
              <w:tab w:val="right" w:leader="dot" w:pos="8302"/>
            </w:tabs>
            <w:rPr>
              <w:ins w:id="633" w:author="微软用户" w:date="2017-08-19T21:56:00Z"/>
              <w:del w:id="634" w:author="JY0225" w:date="2017-08-22T21:58:00Z"/>
              <w:noProof/>
            </w:rPr>
          </w:pPr>
          <w:ins w:id="635" w:author="微软用户" w:date="2017-08-19T21:56:00Z">
            <w:del w:id="636" w:author="JY0225" w:date="2017-08-22T21:58:00Z">
              <w:r w:rsidRPr="001E33EA" w:rsidDel="00E85561">
                <w:rPr>
                  <w:rStyle w:val="af"/>
                  <w:noProof/>
                </w:rPr>
                <w:delText xml:space="preserve">4.3.1 </w:delText>
              </w:r>
              <w:r w:rsidRPr="001E33EA" w:rsidDel="00E85561">
                <w:rPr>
                  <w:rStyle w:val="af"/>
                  <w:rFonts w:hint="eastAsia"/>
                  <w:noProof/>
                </w:rPr>
                <w:delText>系统总流程设计</w:delText>
              </w:r>
              <w:r w:rsidDel="00E85561">
                <w:rPr>
                  <w:noProof/>
                  <w:webHidden/>
                </w:rPr>
                <w:tab/>
                <w:delText>22</w:delText>
              </w:r>
            </w:del>
          </w:ins>
        </w:p>
        <w:p w14:paraId="53655D75" w14:textId="77777777" w:rsidR="00FA3144" w:rsidDel="00E85561" w:rsidRDefault="00FA3144">
          <w:pPr>
            <w:pStyle w:val="33"/>
            <w:tabs>
              <w:tab w:val="right" w:leader="dot" w:pos="8302"/>
            </w:tabs>
            <w:rPr>
              <w:ins w:id="637" w:author="微软用户" w:date="2017-08-19T21:56:00Z"/>
              <w:del w:id="638" w:author="JY0225" w:date="2017-08-22T21:58:00Z"/>
              <w:noProof/>
            </w:rPr>
          </w:pPr>
          <w:ins w:id="639" w:author="微软用户" w:date="2017-08-19T21:56:00Z">
            <w:del w:id="640" w:author="JY0225" w:date="2017-08-22T21:58:00Z">
              <w:r w:rsidRPr="001E33EA" w:rsidDel="00E85561">
                <w:rPr>
                  <w:rStyle w:val="af"/>
                  <w:noProof/>
                </w:rPr>
                <w:delText xml:space="preserve">4.3.2 </w:delText>
              </w:r>
              <w:r w:rsidRPr="001E33EA" w:rsidDel="00E85561">
                <w:rPr>
                  <w:rStyle w:val="af"/>
                  <w:rFonts w:hint="eastAsia"/>
                  <w:noProof/>
                </w:rPr>
                <w:delText>持久会话管理流程设计</w:delText>
              </w:r>
              <w:r w:rsidDel="00E85561">
                <w:rPr>
                  <w:noProof/>
                  <w:webHidden/>
                </w:rPr>
                <w:tab/>
                <w:delText>23</w:delText>
              </w:r>
            </w:del>
          </w:ins>
        </w:p>
        <w:p w14:paraId="72BF46D7" w14:textId="77777777" w:rsidR="00FA3144" w:rsidDel="00E85561" w:rsidRDefault="00FA3144">
          <w:pPr>
            <w:pStyle w:val="33"/>
            <w:tabs>
              <w:tab w:val="right" w:leader="dot" w:pos="8302"/>
            </w:tabs>
            <w:rPr>
              <w:ins w:id="641" w:author="微软用户" w:date="2017-08-19T21:56:00Z"/>
              <w:del w:id="642" w:author="JY0225" w:date="2017-08-22T21:58:00Z"/>
              <w:noProof/>
            </w:rPr>
          </w:pPr>
          <w:ins w:id="643" w:author="微软用户" w:date="2017-08-19T21:56:00Z">
            <w:del w:id="644" w:author="JY0225" w:date="2017-08-22T21:58:00Z">
              <w:r w:rsidRPr="001E33EA" w:rsidDel="00E85561">
                <w:rPr>
                  <w:rStyle w:val="af"/>
                  <w:noProof/>
                </w:rPr>
                <w:delText xml:space="preserve">4.3.3 </w:delText>
              </w:r>
              <w:r w:rsidRPr="001E33EA" w:rsidDel="00E85561">
                <w:rPr>
                  <w:rStyle w:val="af"/>
                  <w:rFonts w:hint="eastAsia"/>
                  <w:noProof/>
                </w:rPr>
                <w:delText>大文件传输流程设计</w:delText>
              </w:r>
              <w:r w:rsidDel="00E85561">
                <w:rPr>
                  <w:noProof/>
                  <w:webHidden/>
                </w:rPr>
                <w:tab/>
                <w:delText>24</w:delText>
              </w:r>
            </w:del>
          </w:ins>
        </w:p>
        <w:p w14:paraId="2F0D912E" w14:textId="77777777" w:rsidR="00FA3144" w:rsidDel="00E85561" w:rsidRDefault="00FA3144">
          <w:pPr>
            <w:pStyle w:val="33"/>
            <w:tabs>
              <w:tab w:val="right" w:leader="dot" w:pos="8302"/>
            </w:tabs>
            <w:rPr>
              <w:ins w:id="645" w:author="微软用户" w:date="2017-08-19T21:56:00Z"/>
              <w:del w:id="646" w:author="JY0225" w:date="2017-08-22T21:58:00Z"/>
              <w:noProof/>
            </w:rPr>
          </w:pPr>
          <w:ins w:id="647" w:author="微软用户" w:date="2017-08-19T21:56:00Z">
            <w:del w:id="648" w:author="JY0225" w:date="2017-08-22T21:58:00Z">
              <w:r w:rsidRPr="001E33EA" w:rsidDel="00E85561">
                <w:rPr>
                  <w:rStyle w:val="af"/>
                  <w:noProof/>
                </w:rPr>
                <w:delText xml:space="preserve">4.3.4 </w:delText>
              </w:r>
              <w:r w:rsidRPr="001E33EA" w:rsidDel="00E85561">
                <w:rPr>
                  <w:rStyle w:val="af"/>
                  <w:rFonts w:hint="eastAsia"/>
                  <w:noProof/>
                </w:rPr>
                <w:delText>本地缓存流程设计</w:delText>
              </w:r>
              <w:r w:rsidDel="00E85561">
                <w:rPr>
                  <w:noProof/>
                  <w:webHidden/>
                </w:rPr>
                <w:tab/>
                <w:delText>25</w:delText>
              </w:r>
            </w:del>
          </w:ins>
        </w:p>
        <w:p w14:paraId="36875AEB" w14:textId="77777777" w:rsidR="00FA3144" w:rsidDel="00E85561" w:rsidRDefault="00FA3144">
          <w:pPr>
            <w:pStyle w:val="33"/>
            <w:tabs>
              <w:tab w:val="right" w:leader="dot" w:pos="8302"/>
            </w:tabs>
            <w:rPr>
              <w:ins w:id="649" w:author="微软用户" w:date="2017-08-19T21:56:00Z"/>
              <w:del w:id="650" w:author="JY0225" w:date="2017-08-22T21:58:00Z"/>
              <w:noProof/>
            </w:rPr>
          </w:pPr>
          <w:ins w:id="651" w:author="微软用户" w:date="2017-08-19T21:56:00Z">
            <w:del w:id="652" w:author="JY0225" w:date="2017-08-22T21:58:00Z">
              <w:r w:rsidRPr="001E33EA" w:rsidDel="00E85561">
                <w:rPr>
                  <w:rStyle w:val="af"/>
                  <w:noProof/>
                </w:rPr>
                <w:delText xml:space="preserve">4.3.5 </w:delText>
              </w:r>
              <w:r w:rsidRPr="001E33EA" w:rsidDel="00E85561">
                <w:rPr>
                  <w:rStyle w:val="af"/>
                  <w:rFonts w:hint="eastAsia"/>
                  <w:noProof/>
                </w:rPr>
                <w:delText>多应用适配流程设计</w:delText>
              </w:r>
              <w:r w:rsidDel="00E85561">
                <w:rPr>
                  <w:noProof/>
                  <w:webHidden/>
                </w:rPr>
                <w:tab/>
                <w:delText>27</w:delText>
              </w:r>
            </w:del>
          </w:ins>
        </w:p>
        <w:p w14:paraId="01B7AE9C" w14:textId="77777777" w:rsidR="00FA3144" w:rsidDel="00E85561" w:rsidRDefault="00FA3144">
          <w:pPr>
            <w:pStyle w:val="24"/>
            <w:tabs>
              <w:tab w:val="right" w:leader="dot" w:pos="8302"/>
            </w:tabs>
            <w:rPr>
              <w:ins w:id="653" w:author="微软用户" w:date="2017-08-19T21:56:00Z"/>
              <w:del w:id="654" w:author="JY0225" w:date="2017-08-22T21:58:00Z"/>
              <w:noProof/>
            </w:rPr>
          </w:pPr>
          <w:ins w:id="655" w:author="微软用户" w:date="2017-08-19T21:56:00Z">
            <w:del w:id="656" w:author="JY0225" w:date="2017-08-22T21:58:00Z">
              <w:r w:rsidRPr="001E33EA" w:rsidDel="00E85561">
                <w:rPr>
                  <w:rStyle w:val="af"/>
                  <w:noProof/>
                </w:rPr>
                <w:delText>4.4</w:delText>
              </w:r>
              <w:r w:rsidRPr="001E33EA" w:rsidDel="00E85561">
                <w:rPr>
                  <w:rStyle w:val="af"/>
                  <w:rFonts w:hint="eastAsia"/>
                  <w:noProof/>
                </w:rPr>
                <w:delText>数据库设计</w:delText>
              </w:r>
              <w:r w:rsidDel="00E85561">
                <w:rPr>
                  <w:noProof/>
                  <w:webHidden/>
                </w:rPr>
                <w:tab/>
                <w:delText>27</w:delText>
              </w:r>
            </w:del>
          </w:ins>
        </w:p>
        <w:p w14:paraId="7EB243DA" w14:textId="77777777" w:rsidR="00FA3144" w:rsidDel="00E85561" w:rsidRDefault="00FA3144">
          <w:pPr>
            <w:pStyle w:val="24"/>
            <w:tabs>
              <w:tab w:val="right" w:leader="dot" w:pos="8302"/>
            </w:tabs>
            <w:rPr>
              <w:ins w:id="657" w:author="微软用户" w:date="2017-08-19T21:56:00Z"/>
              <w:del w:id="658" w:author="JY0225" w:date="2017-08-22T21:58:00Z"/>
              <w:noProof/>
            </w:rPr>
          </w:pPr>
          <w:ins w:id="659" w:author="微软用户" w:date="2017-08-19T21:56:00Z">
            <w:del w:id="660" w:author="JY0225" w:date="2017-08-22T21:58:00Z">
              <w:r w:rsidRPr="001E33EA" w:rsidDel="00E85561">
                <w:rPr>
                  <w:rStyle w:val="af"/>
                  <w:noProof/>
                </w:rPr>
                <w:delText>4.5</w:delText>
              </w:r>
              <w:r w:rsidRPr="001E33EA" w:rsidDel="00E85561">
                <w:rPr>
                  <w:rStyle w:val="af"/>
                  <w:rFonts w:hint="eastAsia"/>
                  <w:noProof/>
                </w:rPr>
                <w:delText>系统优化接口设计</w:delText>
              </w:r>
              <w:r w:rsidDel="00E85561">
                <w:rPr>
                  <w:noProof/>
                  <w:webHidden/>
                </w:rPr>
                <w:tab/>
                <w:delText>28</w:delText>
              </w:r>
            </w:del>
          </w:ins>
        </w:p>
        <w:p w14:paraId="17E1F058" w14:textId="77777777" w:rsidR="00FA3144" w:rsidDel="00E85561" w:rsidRDefault="00FA3144">
          <w:pPr>
            <w:pStyle w:val="33"/>
            <w:tabs>
              <w:tab w:val="right" w:leader="dot" w:pos="8302"/>
            </w:tabs>
            <w:rPr>
              <w:ins w:id="661" w:author="微软用户" w:date="2017-08-19T21:56:00Z"/>
              <w:del w:id="662" w:author="JY0225" w:date="2017-08-22T21:58:00Z"/>
              <w:noProof/>
            </w:rPr>
          </w:pPr>
          <w:ins w:id="663" w:author="微软用户" w:date="2017-08-19T21:56:00Z">
            <w:del w:id="664" w:author="JY0225" w:date="2017-08-22T21:58:00Z">
              <w:r w:rsidRPr="001E33EA" w:rsidDel="00E85561">
                <w:rPr>
                  <w:rStyle w:val="af"/>
                  <w:noProof/>
                </w:rPr>
                <w:delText xml:space="preserve">4.5.1 </w:delText>
              </w:r>
              <w:r w:rsidRPr="001E33EA" w:rsidDel="00E85561">
                <w:rPr>
                  <w:rStyle w:val="af"/>
                  <w:rFonts w:hint="eastAsia"/>
                  <w:noProof/>
                </w:rPr>
                <w:delText>持久会话管理接口设计</w:delText>
              </w:r>
              <w:r w:rsidDel="00E85561">
                <w:rPr>
                  <w:noProof/>
                  <w:webHidden/>
                </w:rPr>
                <w:tab/>
                <w:delText>29</w:delText>
              </w:r>
            </w:del>
          </w:ins>
        </w:p>
        <w:p w14:paraId="51CE2AF9" w14:textId="77777777" w:rsidR="00FA3144" w:rsidDel="00E85561" w:rsidRDefault="00FA3144">
          <w:pPr>
            <w:pStyle w:val="33"/>
            <w:tabs>
              <w:tab w:val="right" w:leader="dot" w:pos="8302"/>
            </w:tabs>
            <w:rPr>
              <w:ins w:id="665" w:author="微软用户" w:date="2017-08-19T21:56:00Z"/>
              <w:del w:id="666" w:author="JY0225" w:date="2017-08-22T21:58:00Z"/>
              <w:noProof/>
            </w:rPr>
          </w:pPr>
          <w:ins w:id="667" w:author="微软用户" w:date="2017-08-19T21:56:00Z">
            <w:del w:id="668" w:author="JY0225" w:date="2017-08-22T21:58:00Z">
              <w:r w:rsidRPr="001E33EA" w:rsidDel="00E85561">
                <w:rPr>
                  <w:rStyle w:val="af"/>
                  <w:noProof/>
                </w:rPr>
                <w:delText xml:space="preserve">4.5.2 </w:delText>
              </w:r>
              <w:r w:rsidRPr="001E33EA" w:rsidDel="00E85561">
                <w:rPr>
                  <w:rStyle w:val="af"/>
                  <w:rFonts w:hint="eastAsia"/>
                  <w:noProof/>
                </w:rPr>
                <w:delText>大文件上传接口设计</w:delText>
              </w:r>
              <w:r w:rsidDel="00E85561">
                <w:rPr>
                  <w:noProof/>
                  <w:webHidden/>
                </w:rPr>
                <w:tab/>
                <w:delText>30</w:delText>
              </w:r>
            </w:del>
          </w:ins>
        </w:p>
        <w:p w14:paraId="6D53657A" w14:textId="77777777" w:rsidR="00FA3144" w:rsidDel="00E85561" w:rsidRDefault="00FA3144">
          <w:pPr>
            <w:pStyle w:val="33"/>
            <w:tabs>
              <w:tab w:val="right" w:leader="dot" w:pos="8302"/>
            </w:tabs>
            <w:rPr>
              <w:ins w:id="669" w:author="微软用户" w:date="2017-08-19T21:56:00Z"/>
              <w:del w:id="670" w:author="JY0225" w:date="2017-08-22T21:58:00Z"/>
              <w:noProof/>
            </w:rPr>
          </w:pPr>
          <w:ins w:id="671" w:author="微软用户" w:date="2017-08-19T21:56:00Z">
            <w:del w:id="672" w:author="JY0225" w:date="2017-08-22T21:58:00Z">
              <w:r w:rsidRPr="001E33EA" w:rsidDel="00E85561">
                <w:rPr>
                  <w:rStyle w:val="af"/>
                  <w:noProof/>
                </w:rPr>
                <w:delText xml:space="preserve">4.5.3 </w:delText>
              </w:r>
              <w:r w:rsidRPr="001E33EA" w:rsidDel="00E85561">
                <w:rPr>
                  <w:rStyle w:val="af"/>
                  <w:rFonts w:hint="eastAsia"/>
                  <w:noProof/>
                </w:rPr>
                <w:delText>本地缓存接口设计</w:delText>
              </w:r>
              <w:r w:rsidDel="00E85561">
                <w:rPr>
                  <w:noProof/>
                  <w:webHidden/>
                </w:rPr>
                <w:tab/>
                <w:delText>32</w:delText>
              </w:r>
            </w:del>
          </w:ins>
        </w:p>
        <w:p w14:paraId="3368DD0D" w14:textId="77777777" w:rsidR="00FA3144" w:rsidDel="00E85561" w:rsidRDefault="00FA3144">
          <w:pPr>
            <w:pStyle w:val="33"/>
            <w:tabs>
              <w:tab w:val="right" w:leader="dot" w:pos="8302"/>
            </w:tabs>
            <w:rPr>
              <w:ins w:id="673" w:author="微软用户" w:date="2017-08-19T21:56:00Z"/>
              <w:del w:id="674" w:author="JY0225" w:date="2017-08-22T21:58:00Z"/>
              <w:noProof/>
            </w:rPr>
          </w:pPr>
          <w:ins w:id="675" w:author="微软用户" w:date="2017-08-19T21:56:00Z">
            <w:del w:id="676" w:author="JY0225" w:date="2017-08-22T21:58:00Z">
              <w:r w:rsidRPr="001E33EA" w:rsidDel="00E85561">
                <w:rPr>
                  <w:rStyle w:val="af"/>
                  <w:noProof/>
                </w:rPr>
                <w:delText xml:space="preserve">4.5.4 </w:delText>
              </w:r>
              <w:r w:rsidRPr="001E33EA" w:rsidDel="00E85561">
                <w:rPr>
                  <w:rStyle w:val="af"/>
                  <w:rFonts w:hint="eastAsia"/>
                  <w:noProof/>
                </w:rPr>
                <w:delText>多应用适配接口设计</w:delText>
              </w:r>
              <w:r w:rsidDel="00E85561">
                <w:rPr>
                  <w:noProof/>
                  <w:webHidden/>
                </w:rPr>
                <w:tab/>
                <w:delText>33</w:delText>
              </w:r>
            </w:del>
          </w:ins>
        </w:p>
        <w:p w14:paraId="58F50C92" w14:textId="77777777" w:rsidR="00FA3144" w:rsidDel="00E85561" w:rsidRDefault="00FA3144">
          <w:pPr>
            <w:pStyle w:val="11"/>
            <w:rPr>
              <w:ins w:id="677" w:author="微软用户" w:date="2017-08-19T21:56:00Z"/>
              <w:del w:id="678" w:author="JY0225" w:date="2017-08-22T21:58:00Z"/>
              <w:noProof/>
            </w:rPr>
          </w:pPr>
          <w:ins w:id="679" w:author="微软用户" w:date="2017-08-19T21:56:00Z">
            <w:del w:id="680" w:author="JY0225" w:date="2017-08-22T21:58:00Z">
              <w:r w:rsidRPr="001E33EA" w:rsidDel="00E85561">
                <w:rPr>
                  <w:rStyle w:val="af"/>
                  <w:rFonts w:ascii="Times New Roman" w:hAnsi="Times New Roman" w:cs="Times New Roman" w:hint="eastAsia"/>
                  <w:noProof/>
                </w:rPr>
                <w:delText>第五章</w:delText>
              </w:r>
              <w:r w:rsidRPr="001E33EA" w:rsidDel="00E85561">
                <w:rPr>
                  <w:rStyle w:val="af"/>
                  <w:rFonts w:ascii="Times New Roman" w:hAnsi="Times New Roman" w:cs="Times New Roman"/>
                  <w:noProof/>
                </w:rPr>
                <w:delText xml:space="preserve"> </w:delText>
              </w:r>
              <w:r w:rsidRPr="001E33EA" w:rsidDel="00E85561">
                <w:rPr>
                  <w:rStyle w:val="af"/>
                  <w:rFonts w:ascii="Times New Roman" w:hAnsi="Times New Roman" w:cs="Times New Roman" w:hint="eastAsia"/>
                  <w:noProof/>
                </w:rPr>
                <w:delText>云备份中间件系统优化实现</w:delText>
              </w:r>
              <w:r w:rsidDel="00E85561">
                <w:rPr>
                  <w:noProof/>
                  <w:webHidden/>
                </w:rPr>
                <w:tab/>
                <w:delText>34</w:delText>
              </w:r>
            </w:del>
          </w:ins>
        </w:p>
        <w:p w14:paraId="4BF01681" w14:textId="77777777" w:rsidR="00FA3144" w:rsidDel="00E85561" w:rsidRDefault="00FA3144">
          <w:pPr>
            <w:pStyle w:val="24"/>
            <w:tabs>
              <w:tab w:val="right" w:leader="dot" w:pos="8302"/>
            </w:tabs>
            <w:rPr>
              <w:ins w:id="681" w:author="微软用户" w:date="2017-08-19T21:56:00Z"/>
              <w:del w:id="682" w:author="JY0225" w:date="2017-08-22T21:58:00Z"/>
              <w:noProof/>
            </w:rPr>
          </w:pPr>
          <w:ins w:id="683" w:author="微软用户" w:date="2017-08-19T21:56:00Z">
            <w:del w:id="684" w:author="JY0225" w:date="2017-08-22T21:58:00Z">
              <w:r w:rsidRPr="001E33EA" w:rsidDel="00E85561">
                <w:rPr>
                  <w:rStyle w:val="af"/>
                  <w:noProof/>
                </w:rPr>
                <w:delText xml:space="preserve">5.1 </w:delText>
              </w:r>
              <w:r w:rsidRPr="001E33EA" w:rsidDel="00E85561">
                <w:rPr>
                  <w:rStyle w:val="af"/>
                  <w:rFonts w:hint="eastAsia"/>
                  <w:noProof/>
                </w:rPr>
                <w:delText>开发环境</w:delText>
              </w:r>
              <w:r w:rsidDel="00E85561">
                <w:rPr>
                  <w:noProof/>
                  <w:webHidden/>
                </w:rPr>
                <w:tab/>
                <w:delText>34</w:delText>
              </w:r>
            </w:del>
          </w:ins>
        </w:p>
        <w:p w14:paraId="549C280E" w14:textId="77777777" w:rsidR="00FA3144" w:rsidDel="00E85561" w:rsidRDefault="00FA3144">
          <w:pPr>
            <w:pStyle w:val="24"/>
            <w:tabs>
              <w:tab w:val="right" w:leader="dot" w:pos="8302"/>
            </w:tabs>
            <w:rPr>
              <w:ins w:id="685" w:author="微软用户" w:date="2017-08-19T21:56:00Z"/>
              <w:del w:id="686" w:author="JY0225" w:date="2017-08-22T21:58:00Z"/>
              <w:noProof/>
            </w:rPr>
          </w:pPr>
          <w:ins w:id="687" w:author="微软用户" w:date="2017-08-19T21:56:00Z">
            <w:del w:id="688" w:author="JY0225" w:date="2017-08-22T21:58:00Z">
              <w:r w:rsidRPr="001E33EA" w:rsidDel="00E85561">
                <w:rPr>
                  <w:rStyle w:val="af"/>
                  <w:noProof/>
                </w:rPr>
                <w:delText xml:space="preserve">5.2 </w:delText>
              </w:r>
              <w:r w:rsidRPr="001E33EA" w:rsidDel="00E85561">
                <w:rPr>
                  <w:rStyle w:val="af"/>
                  <w:rFonts w:hint="eastAsia"/>
                  <w:noProof/>
                </w:rPr>
                <w:delText>关键实现</w:delText>
              </w:r>
              <w:r w:rsidDel="00E85561">
                <w:rPr>
                  <w:noProof/>
                  <w:webHidden/>
                </w:rPr>
                <w:tab/>
                <w:delText>34</w:delText>
              </w:r>
            </w:del>
          </w:ins>
        </w:p>
        <w:p w14:paraId="05B98F16" w14:textId="77777777" w:rsidR="00FA3144" w:rsidDel="00E85561" w:rsidRDefault="00FA3144">
          <w:pPr>
            <w:pStyle w:val="33"/>
            <w:tabs>
              <w:tab w:val="right" w:leader="dot" w:pos="8302"/>
            </w:tabs>
            <w:rPr>
              <w:ins w:id="689" w:author="微软用户" w:date="2017-08-19T21:56:00Z"/>
              <w:del w:id="690" w:author="JY0225" w:date="2017-08-22T21:58:00Z"/>
              <w:noProof/>
            </w:rPr>
          </w:pPr>
          <w:ins w:id="691" w:author="微软用户" w:date="2017-08-19T21:56:00Z">
            <w:del w:id="692" w:author="JY0225" w:date="2017-08-22T21:58:00Z">
              <w:r w:rsidRPr="001E33EA" w:rsidDel="00E85561">
                <w:rPr>
                  <w:rStyle w:val="af"/>
                  <w:noProof/>
                </w:rPr>
                <w:delText>5.2.1</w:delText>
              </w:r>
              <w:r w:rsidRPr="001E33EA" w:rsidDel="00E85561">
                <w:rPr>
                  <w:rStyle w:val="af"/>
                  <w:rFonts w:hint="eastAsia"/>
                  <w:noProof/>
                </w:rPr>
                <w:delText>加密方式</w:delText>
              </w:r>
              <w:r w:rsidDel="00E85561">
                <w:rPr>
                  <w:noProof/>
                  <w:webHidden/>
                </w:rPr>
                <w:tab/>
                <w:delText>34</w:delText>
              </w:r>
            </w:del>
          </w:ins>
        </w:p>
        <w:p w14:paraId="3AB2E4FB" w14:textId="77777777" w:rsidR="00FA3144" w:rsidDel="00E85561" w:rsidRDefault="00FA3144">
          <w:pPr>
            <w:pStyle w:val="33"/>
            <w:tabs>
              <w:tab w:val="right" w:leader="dot" w:pos="8302"/>
            </w:tabs>
            <w:rPr>
              <w:ins w:id="693" w:author="微软用户" w:date="2017-08-19T21:56:00Z"/>
              <w:del w:id="694" w:author="JY0225" w:date="2017-08-22T21:58:00Z"/>
              <w:noProof/>
            </w:rPr>
          </w:pPr>
          <w:ins w:id="695" w:author="微软用户" w:date="2017-08-19T21:56:00Z">
            <w:del w:id="696" w:author="JY0225" w:date="2017-08-22T21:58:00Z">
              <w:r w:rsidRPr="001E33EA" w:rsidDel="00E85561">
                <w:rPr>
                  <w:rStyle w:val="af"/>
                  <w:noProof/>
                </w:rPr>
                <w:delText>5.2.2</w:delText>
              </w:r>
              <w:r w:rsidRPr="001E33EA" w:rsidDel="00E85561">
                <w:rPr>
                  <w:rStyle w:val="af"/>
                  <w:rFonts w:hint="eastAsia"/>
                  <w:noProof/>
                </w:rPr>
                <w:delText>中间件授权代理</w:delText>
              </w:r>
              <w:r w:rsidDel="00E85561">
                <w:rPr>
                  <w:noProof/>
                  <w:webHidden/>
                </w:rPr>
                <w:tab/>
                <w:delText>35</w:delText>
              </w:r>
            </w:del>
          </w:ins>
        </w:p>
        <w:p w14:paraId="7C074E8A" w14:textId="77777777" w:rsidR="00FA3144" w:rsidDel="00E85561" w:rsidRDefault="00FA3144">
          <w:pPr>
            <w:pStyle w:val="33"/>
            <w:tabs>
              <w:tab w:val="right" w:leader="dot" w:pos="8302"/>
            </w:tabs>
            <w:rPr>
              <w:ins w:id="697" w:author="微软用户" w:date="2017-08-19T21:56:00Z"/>
              <w:del w:id="698" w:author="JY0225" w:date="2017-08-22T21:58:00Z"/>
              <w:noProof/>
            </w:rPr>
          </w:pPr>
          <w:ins w:id="699" w:author="微软用户" w:date="2017-08-19T21:56:00Z">
            <w:del w:id="700" w:author="JY0225" w:date="2017-08-22T21:58:00Z">
              <w:r w:rsidRPr="001E33EA" w:rsidDel="00E85561">
                <w:rPr>
                  <w:rStyle w:val="af"/>
                  <w:noProof/>
                </w:rPr>
                <w:delText>5.2.3</w:delText>
              </w:r>
              <w:r w:rsidRPr="001E33EA" w:rsidDel="00E85561">
                <w:rPr>
                  <w:rStyle w:val="af"/>
                  <w:rFonts w:hint="eastAsia"/>
                  <w:noProof/>
                </w:rPr>
                <w:delText>大文件上传</w:delText>
              </w:r>
              <w:r w:rsidDel="00E85561">
                <w:rPr>
                  <w:noProof/>
                  <w:webHidden/>
                </w:rPr>
                <w:tab/>
                <w:delText>36</w:delText>
              </w:r>
            </w:del>
          </w:ins>
        </w:p>
        <w:p w14:paraId="3F5D10C6" w14:textId="77777777" w:rsidR="00FA3144" w:rsidDel="00E85561" w:rsidRDefault="00FA3144">
          <w:pPr>
            <w:pStyle w:val="33"/>
            <w:tabs>
              <w:tab w:val="right" w:leader="dot" w:pos="8302"/>
            </w:tabs>
            <w:rPr>
              <w:ins w:id="701" w:author="微软用户" w:date="2017-08-19T21:56:00Z"/>
              <w:del w:id="702" w:author="JY0225" w:date="2017-08-22T21:58:00Z"/>
              <w:noProof/>
            </w:rPr>
          </w:pPr>
          <w:ins w:id="703" w:author="微软用户" w:date="2017-08-19T21:56:00Z">
            <w:del w:id="704" w:author="JY0225" w:date="2017-08-22T21:58:00Z">
              <w:r w:rsidRPr="001E33EA" w:rsidDel="00E85561">
                <w:rPr>
                  <w:rStyle w:val="af"/>
                  <w:noProof/>
                </w:rPr>
                <w:delText>5.2.4</w:delText>
              </w:r>
              <w:r w:rsidRPr="001E33EA" w:rsidDel="00E85561">
                <w:rPr>
                  <w:rStyle w:val="af"/>
                  <w:rFonts w:hint="eastAsia"/>
                  <w:noProof/>
                </w:rPr>
                <w:delText>本地缓存</w:delText>
              </w:r>
              <w:r w:rsidDel="00E85561">
                <w:rPr>
                  <w:noProof/>
                  <w:webHidden/>
                </w:rPr>
                <w:tab/>
                <w:delText>37</w:delText>
              </w:r>
            </w:del>
          </w:ins>
        </w:p>
        <w:p w14:paraId="70595385" w14:textId="77777777" w:rsidR="00FA3144" w:rsidDel="00E85561" w:rsidRDefault="00FA3144">
          <w:pPr>
            <w:pStyle w:val="33"/>
            <w:tabs>
              <w:tab w:val="right" w:leader="dot" w:pos="8302"/>
            </w:tabs>
            <w:rPr>
              <w:ins w:id="705" w:author="微软用户" w:date="2017-08-19T21:56:00Z"/>
              <w:del w:id="706" w:author="JY0225" w:date="2017-08-22T21:58:00Z"/>
              <w:noProof/>
            </w:rPr>
          </w:pPr>
          <w:ins w:id="707" w:author="微软用户" w:date="2017-08-19T21:56:00Z">
            <w:del w:id="708" w:author="JY0225" w:date="2017-08-22T21:58:00Z">
              <w:r w:rsidRPr="001E33EA" w:rsidDel="00E85561">
                <w:rPr>
                  <w:rStyle w:val="af"/>
                  <w:noProof/>
                </w:rPr>
                <w:delText>5.2.5 LRU</w:delText>
              </w:r>
              <w:r w:rsidRPr="001E33EA" w:rsidDel="00E85561">
                <w:rPr>
                  <w:rStyle w:val="af"/>
                  <w:rFonts w:hint="eastAsia"/>
                  <w:noProof/>
                </w:rPr>
                <w:delText>替换策略</w:delText>
              </w:r>
              <w:r w:rsidDel="00E85561">
                <w:rPr>
                  <w:noProof/>
                  <w:webHidden/>
                </w:rPr>
                <w:tab/>
                <w:delText>38</w:delText>
              </w:r>
            </w:del>
          </w:ins>
        </w:p>
        <w:p w14:paraId="2DE5FC1F" w14:textId="77777777" w:rsidR="00FA3144" w:rsidDel="00E85561" w:rsidRDefault="00FA3144">
          <w:pPr>
            <w:pStyle w:val="33"/>
            <w:tabs>
              <w:tab w:val="right" w:leader="dot" w:pos="8302"/>
            </w:tabs>
            <w:rPr>
              <w:ins w:id="709" w:author="微软用户" w:date="2017-08-19T21:56:00Z"/>
              <w:del w:id="710" w:author="JY0225" w:date="2017-08-22T21:58:00Z"/>
              <w:noProof/>
            </w:rPr>
          </w:pPr>
          <w:ins w:id="711" w:author="微软用户" w:date="2017-08-19T21:56:00Z">
            <w:del w:id="712" w:author="JY0225" w:date="2017-08-22T21:58:00Z">
              <w:r w:rsidRPr="001E33EA" w:rsidDel="00E85561">
                <w:rPr>
                  <w:rStyle w:val="af"/>
                  <w:noProof/>
                </w:rPr>
                <w:delText>5.2.6 Firefox</w:delText>
              </w:r>
              <w:r w:rsidRPr="001E33EA" w:rsidDel="00E85561">
                <w:rPr>
                  <w:rStyle w:val="af"/>
                  <w:rFonts w:hint="eastAsia"/>
                  <w:noProof/>
                </w:rPr>
                <w:delText>扩展</w:delText>
              </w:r>
              <w:r w:rsidDel="00E85561">
                <w:rPr>
                  <w:noProof/>
                  <w:webHidden/>
                </w:rPr>
                <w:tab/>
                <w:delText>39</w:delText>
              </w:r>
            </w:del>
          </w:ins>
        </w:p>
        <w:p w14:paraId="6B05ECD4" w14:textId="77777777" w:rsidR="00FA3144" w:rsidDel="00E85561" w:rsidRDefault="00FA3144">
          <w:pPr>
            <w:pStyle w:val="33"/>
            <w:tabs>
              <w:tab w:val="right" w:leader="dot" w:pos="8302"/>
            </w:tabs>
            <w:rPr>
              <w:ins w:id="713" w:author="微软用户" w:date="2017-08-19T21:56:00Z"/>
              <w:del w:id="714" w:author="JY0225" w:date="2017-08-22T21:58:00Z"/>
              <w:noProof/>
            </w:rPr>
          </w:pPr>
          <w:ins w:id="715" w:author="微软用户" w:date="2017-08-19T21:56:00Z">
            <w:del w:id="716" w:author="JY0225" w:date="2017-08-22T21:58:00Z">
              <w:r w:rsidRPr="001E33EA" w:rsidDel="00E85561">
                <w:rPr>
                  <w:rStyle w:val="af"/>
                  <w:noProof/>
                </w:rPr>
                <w:delText>5.2.7 Java SDK</w:delText>
              </w:r>
              <w:r w:rsidDel="00E85561">
                <w:rPr>
                  <w:noProof/>
                  <w:webHidden/>
                </w:rPr>
                <w:tab/>
                <w:delText>42</w:delText>
              </w:r>
            </w:del>
          </w:ins>
        </w:p>
        <w:p w14:paraId="5D5B6A5D" w14:textId="77777777" w:rsidR="00FA3144" w:rsidDel="00E85561" w:rsidRDefault="00FA3144">
          <w:pPr>
            <w:pStyle w:val="11"/>
            <w:rPr>
              <w:ins w:id="717" w:author="微软用户" w:date="2017-08-19T21:56:00Z"/>
              <w:del w:id="718" w:author="JY0225" w:date="2017-08-22T21:58:00Z"/>
              <w:noProof/>
            </w:rPr>
          </w:pPr>
          <w:ins w:id="719" w:author="微软用户" w:date="2017-08-19T21:56:00Z">
            <w:del w:id="720" w:author="JY0225" w:date="2017-08-22T21:58:00Z">
              <w:r w:rsidRPr="001E33EA" w:rsidDel="00E85561">
                <w:rPr>
                  <w:rStyle w:val="af"/>
                  <w:rFonts w:ascii="Times New Roman" w:hAnsi="Times New Roman" w:cs="Times New Roman" w:hint="eastAsia"/>
                  <w:noProof/>
                </w:rPr>
                <w:delText>第六章</w:delText>
              </w:r>
              <w:r w:rsidRPr="001E33EA" w:rsidDel="00E85561">
                <w:rPr>
                  <w:rStyle w:val="af"/>
                  <w:rFonts w:ascii="Times New Roman" w:hAnsi="Times New Roman" w:cs="Times New Roman"/>
                  <w:noProof/>
                </w:rPr>
                <w:delText xml:space="preserve"> </w:delText>
              </w:r>
              <w:r w:rsidRPr="001E33EA" w:rsidDel="00E85561">
                <w:rPr>
                  <w:rStyle w:val="af"/>
                  <w:rFonts w:ascii="Times New Roman" w:hAnsi="Times New Roman" w:cs="Times New Roman" w:hint="eastAsia"/>
                  <w:noProof/>
                </w:rPr>
                <w:delText>云备份中间件优化系统测试</w:delText>
              </w:r>
              <w:r w:rsidDel="00E85561">
                <w:rPr>
                  <w:noProof/>
                  <w:webHidden/>
                </w:rPr>
                <w:tab/>
                <w:delText>45</w:delText>
              </w:r>
            </w:del>
          </w:ins>
        </w:p>
        <w:p w14:paraId="170C5A9D" w14:textId="77777777" w:rsidR="00FA3144" w:rsidDel="00E85561" w:rsidRDefault="00FA3144">
          <w:pPr>
            <w:pStyle w:val="24"/>
            <w:tabs>
              <w:tab w:val="right" w:leader="dot" w:pos="8302"/>
            </w:tabs>
            <w:rPr>
              <w:ins w:id="721" w:author="微软用户" w:date="2017-08-19T21:56:00Z"/>
              <w:del w:id="722" w:author="JY0225" w:date="2017-08-22T21:58:00Z"/>
              <w:noProof/>
            </w:rPr>
          </w:pPr>
          <w:ins w:id="723" w:author="微软用户" w:date="2017-08-19T21:56:00Z">
            <w:del w:id="724" w:author="JY0225" w:date="2017-08-22T21:58:00Z">
              <w:r w:rsidRPr="001E33EA" w:rsidDel="00E85561">
                <w:rPr>
                  <w:rStyle w:val="af"/>
                  <w:noProof/>
                </w:rPr>
                <w:delText xml:space="preserve">6.1 </w:delText>
              </w:r>
              <w:r w:rsidRPr="001E33EA" w:rsidDel="00E85561">
                <w:rPr>
                  <w:rStyle w:val="af"/>
                  <w:rFonts w:hint="eastAsia"/>
                  <w:noProof/>
                </w:rPr>
                <w:delText>测试环境部署</w:delText>
              </w:r>
              <w:r w:rsidDel="00E85561">
                <w:rPr>
                  <w:noProof/>
                  <w:webHidden/>
                </w:rPr>
                <w:tab/>
                <w:delText>45</w:delText>
              </w:r>
            </w:del>
          </w:ins>
        </w:p>
        <w:p w14:paraId="4FFCF0EE" w14:textId="77777777" w:rsidR="00FA3144" w:rsidDel="00E85561" w:rsidRDefault="00FA3144">
          <w:pPr>
            <w:pStyle w:val="24"/>
            <w:tabs>
              <w:tab w:val="right" w:leader="dot" w:pos="8302"/>
            </w:tabs>
            <w:rPr>
              <w:ins w:id="725" w:author="微软用户" w:date="2017-08-19T21:56:00Z"/>
              <w:del w:id="726" w:author="JY0225" w:date="2017-08-22T21:58:00Z"/>
              <w:noProof/>
            </w:rPr>
          </w:pPr>
          <w:ins w:id="727" w:author="微软用户" w:date="2017-08-19T21:56:00Z">
            <w:del w:id="728" w:author="JY0225" w:date="2017-08-22T21:58:00Z">
              <w:r w:rsidRPr="001E33EA" w:rsidDel="00E85561">
                <w:rPr>
                  <w:rStyle w:val="af"/>
                  <w:noProof/>
                </w:rPr>
                <w:delText xml:space="preserve">6.2 </w:delText>
              </w:r>
              <w:r w:rsidRPr="001E33EA" w:rsidDel="00E85561">
                <w:rPr>
                  <w:rStyle w:val="af"/>
                  <w:rFonts w:hint="eastAsia"/>
                  <w:noProof/>
                </w:rPr>
                <w:delText>测试目标</w:delText>
              </w:r>
              <w:r w:rsidDel="00E85561">
                <w:rPr>
                  <w:noProof/>
                  <w:webHidden/>
                </w:rPr>
                <w:tab/>
                <w:delText>45</w:delText>
              </w:r>
            </w:del>
          </w:ins>
        </w:p>
        <w:p w14:paraId="35B3C7A2" w14:textId="77777777" w:rsidR="00FA3144" w:rsidDel="00E85561" w:rsidRDefault="00FA3144">
          <w:pPr>
            <w:pStyle w:val="24"/>
            <w:tabs>
              <w:tab w:val="right" w:leader="dot" w:pos="8302"/>
            </w:tabs>
            <w:rPr>
              <w:ins w:id="729" w:author="微软用户" w:date="2017-08-19T21:56:00Z"/>
              <w:del w:id="730" w:author="JY0225" w:date="2017-08-22T21:58:00Z"/>
              <w:noProof/>
            </w:rPr>
          </w:pPr>
          <w:ins w:id="731" w:author="微软用户" w:date="2017-08-19T21:56:00Z">
            <w:del w:id="732" w:author="JY0225" w:date="2017-08-22T21:58:00Z">
              <w:r w:rsidRPr="001E33EA" w:rsidDel="00E85561">
                <w:rPr>
                  <w:rStyle w:val="af"/>
                  <w:noProof/>
                </w:rPr>
                <w:delText xml:space="preserve">6.3 </w:delText>
              </w:r>
              <w:r w:rsidRPr="001E33EA" w:rsidDel="00E85561">
                <w:rPr>
                  <w:rStyle w:val="af"/>
                  <w:rFonts w:hint="eastAsia"/>
                  <w:noProof/>
                </w:rPr>
                <w:delText>功能测试</w:delText>
              </w:r>
              <w:r w:rsidDel="00E85561">
                <w:rPr>
                  <w:noProof/>
                  <w:webHidden/>
                </w:rPr>
                <w:tab/>
                <w:delText>46</w:delText>
              </w:r>
            </w:del>
          </w:ins>
        </w:p>
        <w:p w14:paraId="4CFE5E47" w14:textId="77777777" w:rsidR="00FA3144" w:rsidDel="00E85561" w:rsidRDefault="00FA3144">
          <w:pPr>
            <w:pStyle w:val="33"/>
            <w:tabs>
              <w:tab w:val="right" w:leader="dot" w:pos="8302"/>
            </w:tabs>
            <w:rPr>
              <w:ins w:id="733" w:author="微软用户" w:date="2017-08-19T21:56:00Z"/>
              <w:del w:id="734" w:author="JY0225" w:date="2017-08-22T21:58:00Z"/>
              <w:noProof/>
            </w:rPr>
          </w:pPr>
          <w:ins w:id="735" w:author="微软用户" w:date="2017-08-19T21:56:00Z">
            <w:del w:id="736" w:author="JY0225" w:date="2017-08-22T21:58:00Z">
              <w:r w:rsidRPr="001E33EA" w:rsidDel="00E85561">
                <w:rPr>
                  <w:rStyle w:val="af"/>
                  <w:noProof/>
                </w:rPr>
                <w:delText xml:space="preserve">6.3.1 </w:delText>
              </w:r>
              <w:r w:rsidRPr="001E33EA" w:rsidDel="00E85561">
                <w:rPr>
                  <w:rStyle w:val="af"/>
                  <w:rFonts w:hint="eastAsia"/>
                  <w:noProof/>
                </w:rPr>
                <w:delText>持久会话管理功能测试</w:delText>
              </w:r>
              <w:r w:rsidDel="00E85561">
                <w:rPr>
                  <w:noProof/>
                  <w:webHidden/>
                </w:rPr>
                <w:tab/>
                <w:delText>46</w:delText>
              </w:r>
            </w:del>
          </w:ins>
        </w:p>
        <w:p w14:paraId="5573AE1F" w14:textId="77777777" w:rsidR="00FA3144" w:rsidDel="00E85561" w:rsidRDefault="00FA3144">
          <w:pPr>
            <w:pStyle w:val="33"/>
            <w:tabs>
              <w:tab w:val="right" w:leader="dot" w:pos="8302"/>
            </w:tabs>
            <w:rPr>
              <w:ins w:id="737" w:author="微软用户" w:date="2017-08-19T21:56:00Z"/>
              <w:del w:id="738" w:author="JY0225" w:date="2017-08-22T21:58:00Z"/>
              <w:noProof/>
            </w:rPr>
          </w:pPr>
          <w:ins w:id="739" w:author="微软用户" w:date="2017-08-19T21:56:00Z">
            <w:del w:id="740" w:author="JY0225" w:date="2017-08-22T21:58:00Z">
              <w:r w:rsidRPr="001E33EA" w:rsidDel="00E85561">
                <w:rPr>
                  <w:rStyle w:val="af"/>
                  <w:noProof/>
                </w:rPr>
                <w:delText xml:space="preserve">6.3.2 </w:delText>
              </w:r>
              <w:r w:rsidRPr="001E33EA" w:rsidDel="00E85561">
                <w:rPr>
                  <w:rStyle w:val="af"/>
                  <w:rFonts w:hint="eastAsia"/>
                  <w:noProof/>
                </w:rPr>
                <w:delText>大文件上传功能测试</w:delText>
              </w:r>
              <w:r w:rsidDel="00E85561">
                <w:rPr>
                  <w:noProof/>
                  <w:webHidden/>
                </w:rPr>
                <w:tab/>
                <w:delText>46</w:delText>
              </w:r>
            </w:del>
          </w:ins>
        </w:p>
        <w:p w14:paraId="51EBBD6B" w14:textId="77777777" w:rsidR="00FA3144" w:rsidDel="00E85561" w:rsidRDefault="00FA3144">
          <w:pPr>
            <w:pStyle w:val="33"/>
            <w:tabs>
              <w:tab w:val="right" w:leader="dot" w:pos="8302"/>
            </w:tabs>
            <w:rPr>
              <w:ins w:id="741" w:author="微软用户" w:date="2017-08-19T21:56:00Z"/>
              <w:del w:id="742" w:author="JY0225" w:date="2017-08-22T21:58:00Z"/>
              <w:noProof/>
            </w:rPr>
          </w:pPr>
          <w:ins w:id="743" w:author="微软用户" w:date="2017-08-19T21:56:00Z">
            <w:del w:id="744" w:author="JY0225" w:date="2017-08-22T21:58:00Z">
              <w:r w:rsidRPr="001E33EA" w:rsidDel="00E85561">
                <w:rPr>
                  <w:rStyle w:val="af"/>
                  <w:noProof/>
                </w:rPr>
                <w:delText xml:space="preserve">6.3.3 </w:delText>
              </w:r>
              <w:r w:rsidRPr="001E33EA" w:rsidDel="00E85561">
                <w:rPr>
                  <w:rStyle w:val="af"/>
                  <w:rFonts w:hint="eastAsia"/>
                  <w:noProof/>
                </w:rPr>
                <w:delText>本地缓存功能测试</w:delText>
              </w:r>
              <w:r w:rsidDel="00E85561">
                <w:rPr>
                  <w:noProof/>
                  <w:webHidden/>
                </w:rPr>
                <w:tab/>
                <w:delText>47</w:delText>
              </w:r>
            </w:del>
          </w:ins>
        </w:p>
        <w:p w14:paraId="5BCE89C3" w14:textId="77777777" w:rsidR="00FA3144" w:rsidDel="00E85561" w:rsidRDefault="00FA3144">
          <w:pPr>
            <w:pStyle w:val="33"/>
            <w:tabs>
              <w:tab w:val="right" w:leader="dot" w:pos="8302"/>
            </w:tabs>
            <w:rPr>
              <w:ins w:id="745" w:author="微软用户" w:date="2017-08-19T21:56:00Z"/>
              <w:del w:id="746" w:author="JY0225" w:date="2017-08-22T21:58:00Z"/>
              <w:noProof/>
            </w:rPr>
          </w:pPr>
          <w:ins w:id="747" w:author="微软用户" w:date="2017-08-19T21:56:00Z">
            <w:del w:id="748" w:author="JY0225" w:date="2017-08-22T21:58:00Z">
              <w:r w:rsidRPr="001E33EA" w:rsidDel="00E85561">
                <w:rPr>
                  <w:rStyle w:val="af"/>
                  <w:noProof/>
                </w:rPr>
                <w:delText xml:space="preserve">6.3.4 </w:delText>
              </w:r>
              <w:r w:rsidRPr="001E33EA" w:rsidDel="00E85561">
                <w:rPr>
                  <w:rStyle w:val="af"/>
                  <w:rFonts w:hint="eastAsia"/>
                  <w:noProof/>
                </w:rPr>
                <w:delText>多应用适配功能测试</w:delText>
              </w:r>
              <w:r w:rsidDel="00E85561">
                <w:rPr>
                  <w:noProof/>
                  <w:webHidden/>
                </w:rPr>
                <w:tab/>
                <w:delText>49</w:delText>
              </w:r>
            </w:del>
          </w:ins>
        </w:p>
        <w:p w14:paraId="1D87DA27" w14:textId="77777777" w:rsidR="00FA3144" w:rsidDel="00E85561" w:rsidRDefault="00FA3144">
          <w:pPr>
            <w:pStyle w:val="24"/>
            <w:tabs>
              <w:tab w:val="right" w:leader="dot" w:pos="8302"/>
            </w:tabs>
            <w:rPr>
              <w:ins w:id="749" w:author="微软用户" w:date="2017-08-19T21:56:00Z"/>
              <w:del w:id="750" w:author="JY0225" w:date="2017-08-22T21:58:00Z"/>
              <w:noProof/>
            </w:rPr>
          </w:pPr>
          <w:ins w:id="751" w:author="微软用户" w:date="2017-08-19T21:56:00Z">
            <w:del w:id="752" w:author="JY0225" w:date="2017-08-22T21:58:00Z">
              <w:r w:rsidRPr="001E33EA" w:rsidDel="00E85561">
                <w:rPr>
                  <w:rStyle w:val="af"/>
                  <w:noProof/>
                </w:rPr>
                <w:delText xml:space="preserve">6.4 </w:delText>
              </w:r>
              <w:r w:rsidRPr="001E33EA" w:rsidDel="00E85561">
                <w:rPr>
                  <w:rStyle w:val="af"/>
                  <w:rFonts w:hint="eastAsia"/>
                  <w:noProof/>
                </w:rPr>
                <w:delText>性能分析</w:delText>
              </w:r>
              <w:r w:rsidDel="00E85561">
                <w:rPr>
                  <w:noProof/>
                  <w:webHidden/>
                </w:rPr>
                <w:tab/>
                <w:delText>51</w:delText>
              </w:r>
            </w:del>
          </w:ins>
        </w:p>
        <w:p w14:paraId="7FC8DB9D" w14:textId="77777777" w:rsidR="00FA3144" w:rsidDel="00E85561" w:rsidRDefault="00FA3144">
          <w:pPr>
            <w:pStyle w:val="33"/>
            <w:tabs>
              <w:tab w:val="right" w:leader="dot" w:pos="8302"/>
            </w:tabs>
            <w:rPr>
              <w:ins w:id="753" w:author="微软用户" w:date="2017-08-19T21:56:00Z"/>
              <w:del w:id="754" w:author="JY0225" w:date="2017-08-22T21:58:00Z"/>
              <w:noProof/>
            </w:rPr>
          </w:pPr>
          <w:ins w:id="755" w:author="微软用户" w:date="2017-08-19T21:56:00Z">
            <w:del w:id="756" w:author="JY0225" w:date="2017-08-22T21:58:00Z">
              <w:r w:rsidRPr="001E33EA" w:rsidDel="00E85561">
                <w:rPr>
                  <w:rStyle w:val="af"/>
                  <w:noProof/>
                </w:rPr>
                <w:delText>6.4.1</w:delText>
              </w:r>
              <w:r w:rsidRPr="001E33EA" w:rsidDel="00E85561">
                <w:rPr>
                  <w:rStyle w:val="af"/>
                  <w:rFonts w:hint="eastAsia"/>
                  <w:noProof/>
                </w:rPr>
                <w:delText>安全性分析</w:delText>
              </w:r>
              <w:r w:rsidDel="00E85561">
                <w:rPr>
                  <w:noProof/>
                  <w:webHidden/>
                </w:rPr>
                <w:tab/>
                <w:delText>51</w:delText>
              </w:r>
            </w:del>
          </w:ins>
        </w:p>
        <w:p w14:paraId="579E00E2" w14:textId="77777777" w:rsidR="00FA3144" w:rsidDel="00E85561" w:rsidRDefault="00FA3144">
          <w:pPr>
            <w:pStyle w:val="33"/>
            <w:tabs>
              <w:tab w:val="right" w:leader="dot" w:pos="8302"/>
            </w:tabs>
            <w:rPr>
              <w:ins w:id="757" w:author="微软用户" w:date="2017-08-19T21:56:00Z"/>
              <w:del w:id="758" w:author="JY0225" w:date="2017-08-22T21:58:00Z"/>
              <w:noProof/>
            </w:rPr>
          </w:pPr>
          <w:ins w:id="759" w:author="微软用户" w:date="2017-08-19T21:56:00Z">
            <w:del w:id="760" w:author="JY0225" w:date="2017-08-22T21:58:00Z">
              <w:r w:rsidRPr="001E33EA" w:rsidDel="00E85561">
                <w:rPr>
                  <w:rStyle w:val="af"/>
                  <w:noProof/>
                </w:rPr>
                <w:delText>6.4.2</w:delText>
              </w:r>
              <w:r w:rsidRPr="001E33EA" w:rsidDel="00E85561">
                <w:rPr>
                  <w:rStyle w:val="af"/>
                  <w:rFonts w:hint="eastAsia"/>
                  <w:noProof/>
                </w:rPr>
                <w:delText>稳定性分析</w:delText>
              </w:r>
              <w:r w:rsidDel="00E85561">
                <w:rPr>
                  <w:noProof/>
                  <w:webHidden/>
                </w:rPr>
                <w:tab/>
                <w:delText>52</w:delText>
              </w:r>
            </w:del>
          </w:ins>
        </w:p>
        <w:p w14:paraId="6394B8D6" w14:textId="77777777" w:rsidR="00FA3144" w:rsidDel="00E85561" w:rsidRDefault="00FA3144">
          <w:pPr>
            <w:pStyle w:val="24"/>
            <w:tabs>
              <w:tab w:val="right" w:leader="dot" w:pos="8302"/>
            </w:tabs>
            <w:rPr>
              <w:ins w:id="761" w:author="微软用户" w:date="2017-08-19T21:56:00Z"/>
              <w:del w:id="762" w:author="JY0225" w:date="2017-08-22T21:58:00Z"/>
              <w:noProof/>
            </w:rPr>
          </w:pPr>
          <w:ins w:id="763" w:author="微软用户" w:date="2017-08-19T21:56:00Z">
            <w:del w:id="764" w:author="JY0225" w:date="2017-08-22T21:58:00Z">
              <w:r w:rsidRPr="001E33EA" w:rsidDel="00E85561">
                <w:rPr>
                  <w:rStyle w:val="af"/>
                  <w:noProof/>
                </w:rPr>
                <w:delText xml:space="preserve">6.5 </w:delText>
              </w:r>
              <w:r w:rsidRPr="001E33EA" w:rsidDel="00E85561">
                <w:rPr>
                  <w:rStyle w:val="af"/>
                  <w:rFonts w:hint="eastAsia"/>
                  <w:noProof/>
                </w:rPr>
                <w:delText>功能和性能对比测试</w:delText>
              </w:r>
              <w:r w:rsidDel="00E85561">
                <w:rPr>
                  <w:noProof/>
                  <w:webHidden/>
                </w:rPr>
                <w:tab/>
                <w:delText>53</w:delText>
              </w:r>
            </w:del>
          </w:ins>
        </w:p>
        <w:p w14:paraId="5B83E8AB" w14:textId="77777777" w:rsidR="00FA3144" w:rsidDel="00E85561" w:rsidRDefault="00FA3144">
          <w:pPr>
            <w:pStyle w:val="33"/>
            <w:tabs>
              <w:tab w:val="right" w:leader="dot" w:pos="8302"/>
            </w:tabs>
            <w:rPr>
              <w:ins w:id="765" w:author="微软用户" w:date="2017-08-19T21:56:00Z"/>
              <w:del w:id="766" w:author="JY0225" w:date="2017-08-22T21:58:00Z"/>
              <w:noProof/>
            </w:rPr>
          </w:pPr>
          <w:ins w:id="767" w:author="微软用户" w:date="2017-08-19T21:56:00Z">
            <w:del w:id="768" w:author="JY0225" w:date="2017-08-22T21:58:00Z">
              <w:r w:rsidRPr="001E33EA" w:rsidDel="00E85561">
                <w:rPr>
                  <w:rStyle w:val="af"/>
                  <w:noProof/>
                </w:rPr>
                <w:delText>6.5.1</w:delText>
              </w:r>
              <w:r w:rsidRPr="001E33EA" w:rsidDel="00E85561">
                <w:rPr>
                  <w:rStyle w:val="af"/>
                  <w:rFonts w:hint="eastAsia"/>
                  <w:noProof/>
                </w:rPr>
                <w:delText>原中间系统对比分析</w:delText>
              </w:r>
              <w:r w:rsidDel="00E85561">
                <w:rPr>
                  <w:noProof/>
                  <w:webHidden/>
                </w:rPr>
                <w:tab/>
                <w:delText>53</w:delText>
              </w:r>
            </w:del>
          </w:ins>
        </w:p>
        <w:p w14:paraId="6E81DCC8" w14:textId="77777777" w:rsidR="00FA3144" w:rsidDel="00E85561" w:rsidRDefault="00FA3144">
          <w:pPr>
            <w:pStyle w:val="33"/>
            <w:tabs>
              <w:tab w:val="right" w:leader="dot" w:pos="8302"/>
            </w:tabs>
            <w:rPr>
              <w:ins w:id="769" w:author="微软用户" w:date="2017-08-19T21:56:00Z"/>
              <w:del w:id="770" w:author="JY0225" w:date="2017-08-22T21:58:00Z"/>
              <w:noProof/>
            </w:rPr>
          </w:pPr>
          <w:ins w:id="771" w:author="微软用户" w:date="2017-08-19T21:56:00Z">
            <w:del w:id="772" w:author="JY0225" w:date="2017-08-22T21:58:00Z">
              <w:r w:rsidRPr="001E33EA" w:rsidDel="00E85561">
                <w:rPr>
                  <w:rStyle w:val="af"/>
                  <w:noProof/>
                </w:rPr>
                <w:delText>6.5.2</w:delText>
              </w:r>
              <w:r w:rsidRPr="001E33EA" w:rsidDel="00E85561">
                <w:rPr>
                  <w:rStyle w:val="af"/>
                  <w:rFonts w:hint="eastAsia"/>
                  <w:noProof/>
                </w:rPr>
                <w:delText>同类产品对比分析</w:delText>
              </w:r>
              <w:r w:rsidDel="00E85561">
                <w:rPr>
                  <w:noProof/>
                  <w:webHidden/>
                </w:rPr>
                <w:tab/>
                <w:delText>54</w:delText>
              </w:r>
            </w:del>
          </w:ins>
        </w:p>
        <w:p w14:paraId="06FFDDBF" w14:textId="77777777" w:rsidR="00FA3144" w:rsidDel="00E85561" w:rsidRDefault="00FA3144">
          <w:pPr>
            <w:pStyle w:val="11"/>
            <w:rPr>
              <w:ins w:id="773" w:author="微软用户" w:date="2017-08-19T21:56:00Z"/>
              <w:del w:id="774" w:author="JY0225" w:date="2017-08-22T21:58:00Z"/>
              <w:noProof/>
            </w:rPr>
          </w:pPr>
          <w:ins w:id="775" w:author="微软用户" w:date="2017-08-19T21:56:00Z">
            <w:del w:id="776" w:author="JY0225" w:date="2017-08-22T21:58:00Z">
              <w:r w:rsidRPr="001E33EA" w:rsidDel="00E85561">
                <w:rPr>
                  <w:rStyle w:val="af"/>
                  <w:rFonts w:ascii="Times New Roman" w:hAnsi="Times New Roman" w:cs="Times New Roman" w:hint="eastAsia"/>
                  <w:noProof/>
                </w:rPr>
                <w:delText>第七章</w:delText>
              </w:r>
              <w:r w:rsidRPr="001E33EA" w:rsidDel="00E85561">
                <w:rPr>
                  <w:rStyle w:val="af"/>
                  <w:rFonts w:ascii="Times New Roman" w:hAnsi="Times New Roman" w:cs="Times New Roman"/>
                  <w:noProof/>
                </w:rPr>
                <w:delText xml:space="preserve"> </w:delText>
              </w:r>
              <w:r w:rsidRPr="001E33EA" w:rsidDel="00E85561">
                <w:rPr>
                  <w:rStyle w:val="af"/>
                  <w:rFonts w:ascii="Times New Roman" w:hAnsi="Times New Roman" w:cs="Times New Roman" w:hint="eastAsia"/>
                  <w:noProof/>
                </w:rPr>
                <w:delText>总结和展望</w:delText>
              </w:r>
              <w:r w:rsidDel="00E85561">
                <w:rPr>
                  <w:noProof/>
                  <w:webHidden/>
                </w:rPr>
                <w:tab/>
                <w:delText>57</w:delText>
              </w:r>
            </w:del>
          </w:ins>
        </w:p>
        <w:p w14:paraId="20EA89E2" w14:textId="77777777" w:rsidR="00FA3144" w:rsidDel="00E85561" w:rsidRDefault="00FA3144">
          <w:pPr>
            <w:pStyle w:val="24"/>
            <w:tabs>
              <w:tab w:val="right" w:leader="dot" w:pos="8302"/>
            </w:tabs>
            <w:rPr>
              <w:ins w:id="777" w:author="微软用户" w:date="2017-08-19T21:56:00Z"/>
              <w:del w:id="778" w:author="JY0225" w:date="2017-08-22T21:58:00Z"/>
              <w:noProof/>
            </w:rPr>
          </w:pPr>
          <w:ins w:id="779" w:author="微软用户" w:date="2017-08-19T21:56:00Z">
            <w:del w:id="780" w:author="JY0225" w:date="2017-08-22T21:58:00Z">
              <w:r w:rsidRPr="001E33EA" w:rsidDel="00E85561">
                <w:rPr>
                  <w:rStyle w:val="af"/>
                  <w:noProof/>
                </w:rPr>
                <w:delText xml:space="preserve">7.1 </w:delText>
              </w:r>
              <w:r w:rsidRPr="001E33EA" w:rsidDel="00E85561">
                <w:rPr>
                  <w:rStyle w:val="af"/>
                  <w:rFonts w:hint="eastAsia"/>
                  <w:noProof/>
                </w:rPr>
                <w:delText>总结</w:delText>
              </w:r>
              <w:r w:rsidDel="00E85561">
                <w:rPr>
                  <w:noProof/>
                  <w:webHidden/>
                </w:rPr>
                <w:tab/>
                <w:delText>57</w:delText>
              </w:r>
            </w:del>
          </w:ins>
        </w:p>
        <w:p w14:paraId="60B85DFE" w14:textId="77777777" w:rsidR="00FA3144" w:rsidDel="00E85561" w:rsidRDefault="00FA3144">
          <w:pPr>
            <w:pStyle w:val="24"/>
            <w:tabs>
              <w:tab w:val="right" w:leader="dot" w:pos="8302"/>
            </w:tabs>
            <w:rPr>
              <w:ins w:id="781" w:author="微软用户" w:date="2017-08-19T21:56:00Z"/>
              <w:del w:id="782" w:author="JY0225" w:date="2017-08-22T21:58:00Z"/>
              <w:noProof/>
            </w:rPr>
          </w:pPr>
          <w:ins w:id="783" w:author="微软用户" w:date="2017-08-19T21:56:00Z">
            <w:del w:id="784" w:author="JY0225" w:date="2017-08-22T21:58:00Z">
              <w:r w:rsidRPr="001E33EA" w:rsidDel="00E85561">
                <w:rPr>
                  <w:rStyle w:val="af"/>
                  <w:noProof/>
                </w:rPr>
                <w:delText xml:space="preserve">7.2 </w:delText>
              </w:r>
              <w:r w:rsidRPr="001E33EA" w:rsidDel="00E85561">
                <w:rPr>
                  <w:rStyle w:val="af"/>
                  <w:rFonts w:hint="eastAsia"/>
                  <w:noProof/>
                </w:rPr>
                <w:delText>展望</w:delText>
              </w:r>
              <w:r w:rsidDel="00E85561">
                <w:rPr>
                  <w:noProof/>
                  <w:webHidden/>
                </w:rPr>
                <w:tab/>
                <w:delText>57</w:delText>
              </w:r>
            </w:del>
          </w:ins>
        </w:p>
        <w:p w14:paraId="1BFAD0A3" w14:textId="77777777" w:rsidR="00FA3144" w:rsidDel="00E85561" w:rsidRDefault="00FA3144">
          <w:pPr>
            <w:pStyle w:val="11"/>
            <w:rPr>
              <w:ins w:id="785" w:author="微软用户" w:date="2017-08-19T21:56:00Z"/>
              <w:del w:id="786" w:author="JY0225" w:date="2017-08-22T21:58:00Z"/>
              <w:noProof/>
            </w:rPr>
          </w:pPr>
          <w:ins w:id="787" w:author="微软用户" w:date="2017-08-19T21:56:00Z">
            <w:del w:id="788" w:author="JY0225" w:date="2017-08-22T21:58:00Z">
              <w:r w:rsidRPr="001E33EA" w:rsidDel="00E85561">
                <w:rPr>
                  <w:rStyle w:val="af"/>
                  <w:rFonts w:ascii="Times New Roman" w:hAnsi="Times New Roman" w:cs="Times New Roman" w:hint="eastAsia"/>
                  <w:noProof/>
                </w:rPr>
                <w:delText>参考文献</w:delText>
              </w:r>
              <w:r w:rsidDel="00E85561">
                <w:rPr>
                  <w:noProof/>
                  <w:webHidden/>
                </w:rPr>
                <w:tab/>
                <w:delText>59</w:delText>
              </w:r>
            </w:del>
          </w:ins>
        </w:p>
        <w:p w14:paraId="0022BE42" w14:textId="77777777" w:rsidR="00FA3144" w:rsidDel="00E85561" w:rsidRDefault="00FA3144">
          <w:pPr>
            <w:pStyle w:val="11"/>
            <w:rPr>
              <w:ins w:id="789" w:author="微软用户" w:date="2017-08-19T21:56:00Z"/>
              <w:del w:id="790" w:author="JY0225" w:date="2017-08-22T21:58:00Z"/>
              <w:noProof/>
            </w:rPr>
          </w:pPr>
          <w:ins w:id="791" w:author="微软用户" w:date="2017-08-19T21:56:00Z">
            <w:del w:id="792" w:author="JY0225" w:date="2017-08-22T21:58:00Z">
              <w:r w:rsidRPr="001E33EA" w:rsidDel="00E85561">
                <w:rPr>
                  <w:rStyle w:val="af"/>
                  <w:rFonts w:ascii="Times New Roman" w:hAnsi="Times New Roman" w:cs="Times New Roman" w:hint="eastAsia"/>
                  <w:noProof/>
                </w:rPr>
                <w:delText>致</w:delText>
              </w:r>
              <w:r w:rsidRPr="001E33EA" w:rsidDel="00E85561">
                <w:rPr>
                  <w:rStyle w:val="af"/>
                  <w:rFonts w:ascii="Times New Roman" w:hAnsi="Times New Roman" w:cs="Times New Roman"/>
                  <w:noProof/>
                </w:rPr>
                <w:delText xml:space="preserve">   </w:delText>
              </w:r>
              <w:r w:rsidRPr="001E33EA" w:rsidDel="00E85561">
                <w:rPr>
                  <w:rStyle w:val="af"/>
                  <w:rFonts w:ascii="Times New Roman" w:hAnsi="Times New Roman" w:cs="Times New Roman" w:hint="eastAsia"/>
                  <w:noProof/>
                </w:rPr>
                <w:delText>谢</w:delText>
              </w:r>
              <w:r w:rsidDel="00E85561">
                <w:rPr>
                  <w:noProof/>
                  <w:webHidden/>
                </w:rPr>
                <w:tab/>
                <w:delText>62</w:delText>
              </w:r>
            </w:del>
          </w:ins>
        </w:p>
        <w:p w14:paraId="1C0EBA62" w14:textId="2047D7DE" w:rsidR="00BE5E25" w:rsidDel="00E85561" w:rsidRDefault="00BE5E25">
          <w:pPr>
            <w:pStyle w:val="11"/>
            <w:rPr>
              <w:del w:id="793" w:author="JY0225" w:date="2017-08-22T21:58:00Z"/>
              <w:noProof/>
            </w:rPr>
          </w:pPr>
          <w:del w:id="794" w:author="JY0225" w:date="2017-08-22T21:58:00Z">
            <w:r w:rsidRPr="008A765C" w:rsidDel="00E85561">
              <w:rPr>
                <w:rFonts w:hint="eastAsia"/>
                <w:noProof/>
                <w:rPrChange w:id="795" w:author="微软用户" w:date="2017-08-18T22:56:00Z">
                  <w:rPr>
                    <w:rStyle w:val="af"/>
                    <w:rFonts w:ascii="Times New Roman" w:hAnsi="Times New Roman" w:cs="Times New Roman" w:hint="eastAsia"/>
                    <w:noProof/>
                    <w:spacing w:val="10"/>
                  </w:rPr>
                </w:rPrChange>
              </w:rPr>
              <w:delText>摘要</w:delText>
            </w:r>
            <w:r w:rsidDel="00E85561">
              <w:rPr>
                <w:noProof/>
                <w:webHidden/>
              </w:rPr>
              <w:tab/>
              <w:delText>1</w:delText>
            </w:r>
          </w:del>
        </w:p>
        <w:p w14:paraId="7C110E8D" w14:textId="6729AC5B" w:rsidR="00BE5E25" w:rsidDel="00E85561" w:rsidRDefault="00BE5E25">
          <w:pPr>
            <w:pStyle w:val="11"/>
            <w:rPr>
              <w:del w:id="796" w:author="JY0225" w:date="2017-08-22T21:58:00Z"/>
              <w:noProof/>
            </w:rPr>
          </w:pPr>
          <w:del w:id="797" w:author="JY0225" w:date="2017-08-22T21:58:00Z">
            <w:r w:rsidRPr="008A765C" w:rsidDel="00E85561">
              <w:rPr>
                <w:noProof/>
                <w:rPrChange w:id="798" w:author="微软用户" w:date="2017-08-18T22:56:00Z">
                  <w:rPr>
                    <w:rStyle w:val="af"/>
                    <w:rFonts w:ascii="Times New Roman" w:hAnsi="Times New Roman" w:cs="Times New Roman"/>
                    <w:noProof/>
                  </w:rPr>
                </w:rPrChange>
              </w:rPr>
              <w:delText>Abstract</w:delText>
            </w:r>
            <w:r w:rsidDel="00E85561">
              <w:rPr>
                <w:noProof/>
                <w:webHidden/>
              </w:rPr>
              <w:tab/>
              <w:delText>1</w:delText>
            </w:r>
          </w:del>
        </w:p>
        <w:p w14:paraId="356825F8" w14:textId="38E7D56D" w:rsidR="00BE5E25" w:rsidDel="00E85561" w:rsidRDefault="00BE5E25">
          <w:pPr>
            <w:pStyle w:val="11"/>
            <w:rPr>
              <w:del w:id="799" w:author="JY0225" w:date="2017-08-22T21:58:00Z"/>
              <w:noProof/>
            </w:rPr>
          </w:pPr>
          <w:del w:id="800" w:author="JY0225" w:date="2017-08-22T21:58:00Z">
            <w:r w:rsidRPr="008A765C" w:rsidDel="00E85561">
              <w:rPr>
                <w:rFonts w:hint="eastAsia"/>
                <w:noProof/>
                <w:rPrChange w:id="801" w:author="微软用户" w:date="2017-08-18T22:56:00Z">
                  <w:rPr>
                    <w:rStyle w:val="af"/>
                    <w:rFonts w:ascii="Times New Roman" w:hAnsi="Times New Roman" w:cs="Times New Roman" w:hint="eastAsia"/>
                    <w:noProof/>
                  </w:rPr>
                </w:rPrChange>
              </w:rPr>
              <w:delText>第一章</w:delText>
            </w:r>
            <w:r w:rsidRPr="008A765C" w:rsidDel="00E85561">
              <w:rPr>
                <w:noProof/>
                <w:rPrChange w:id="802" w:author="微软用户" w:date="2017-08-18T22:56:00Z">
                  <w:rPr>
                    <w:rStyle w:val="af"/>
                    <w:rFonts w:ascii="Times New Roman" w:hAnsi="Times New Roman" w:cs="Times New Roman"/>
                    <w:noProof/>
                  </w:rPr>
                </w:rPrChange>
              </w:rPr>
              <w:delText xml:space="preserve"> </w:delText>
            </w:r>
            <w:r w:rsidRPr="008A765C" w:rsidDel="00E85561">
              <w:rPr>
                <w:rFonts w:hint="eastAsia"/>
                <w:noProof/>
                <w:rPrChange w:id="803" w:author="微软用户" w:date="2017-08-18T22:56:00Z">
                  <w:rPr>
                    <w:rStyle w:val="af"/>
                    <w:rFonts w:ascii="Times New Roman" w:hAnsi="Times New Roman" w:cs="Times New Roman" w:hint="eastAsia"/>
                    <w:noProof/>
                  </w:rPr>
                </w:rPrChange>
              </w:rPr>
              <w:delText>引言</w:delText>
            </w:r>
            <w:r w:rsidDel="00E85561">
              <w:rPr>
                <w:noProof/>
                <w:webHidden/>
              </w:rPr>
              <w:tab/>
              <w:delText>2</w:delText>
            </w:r>
          </w:del>
        </w:p>
        <w:p w14:paraId="7785608D" w14:textId="18D37343" w:rsidR="00BE5E25" w:rsidDel="00E85561" w:rsidRDefault="00BE5E25">
          <w:pPr>
            <w:pStyle w:val="24"/>
            <w:tabs>
              <w:tab w:val="right" w:leader="dot" w:pos="8302"/>
            </w:tabs>
            <w:rPr>
              <w:del w:id="804" w:author="JY0225" w:date="2017-08-22T21:58:00Z"/>
              <w:noProof/>
            </w:rPr>
          </w:pPr>
          <w:del w:id="805" w:author="JY0225" w:date="2017-08-22T21:58:00Z">
            <w:r w:rsidRPr="008A765C" w:rsidDel="00E85561">
              <w:rPr>
                <w:noProof/>
                <w:rPrChange w:id="806" w:author="微软用户" w:date="2017-08-18T22:56:00Z">
                  <w:rPr>
                    <w:rStyle w:val="af"/>
                    <w:noProof/>
                  </w:rPr>
                </w:rPrChange>
              </w:rPr>
              <w:delText xml:space="preserve">1.1 </w:delText>
            </w:r>
            <w:r w:rsidRPr="008A765C" w:rsidDel="00E85561">
              <w:rPr>
                <w:rFonts w:hint="eastAsia"/>
                <w:noProof/>
                <w:rPrChange w:id="807" w:author="微软用户" w:date="2017-08-18T22:56:00Z">
                  <w:rPr>
                    <w:rStyle w:val="af"/>
                    <w:rFonts w:hint="eastAsia"/>
                    <w:noProof/>
                  </w:rPr>
                </w:rPrChange>
              </w:rPr>
              <w:delText>研究背景</w:delText>
            </w:r>
            <w:r w:rsidDel="00E85561">
              <w:rPr>
                <w:noProof/>
                <w:webHidden/>
              </w:rPr>
              <w:tab/>
              <w:delText>2</w:delText>
            </w:r>
          </w:del>
        </w:p>
        <w:p w14:paraId="52D5E9AC" w14:textId="3163AB16" w:rsidR="00BE5E25" w:rsidDel="00E85561" w:rsidRDefault="00BE5E25">
          <w:pPr>
            <w:pStyle w:val="24"/>
            <w:tabs>
              <w:tab w:val="right" w:leader="dot" w:pos="8302"/>
            </w:tabs>
            <w:rPr>
              <w:del w:id="808" w:author="JY0225" w:date="2017-08-22T21:58:00Z"/>
              <w:noProof/>
            </w:rPr>
          </w:pPr>
          <w:del w:id="809" w:author="JY0225" w:date="2017-08-22T21:58:00Z">
            <w:r w:rsidRPr="008A765C" w:rsidDel="00E85561">
              <w:rPr>
                <w:noProof/>
                <w:rPrChange w:id="810" w:author="微软用户" w:date="2017-08-18T22:56:00Z">
                  <w:rPr>
                    <w:rStyle w:val="af"/>
                    <w:noProof/>
                  </w:rPr>
                </w:rPrChange>
              </w:rPr>
              <w:delText xml:space="preserve">1.2 </w:delText>
            </w:r>
            <w:r w:rsidRPr="008A765C" w:rsidDel="00E85561">
              <w:rPr>
                <w:rFonts w:hint="eastAsia"/>
                <w:noProof/>
                <w:rPrChange w:id="811" w:author="微软用户" w:date="2017-08-18T22:56:00Z">
                  <w:rPr>
                    <w:rStyle w:val="af"/>
                    <w:rFonts w:hint="eastAsia"/>
                    <w:noProof/>
                  </w:rPr>
                </w:rPrChange>
              </w:rPr>
              <w:delText>研究内容及意义</w:delText>
            </w:r>
            <w:r w:rsidDel="00E85561">
              <w:rPr>
                <w:noProof/>
                <w:webHidden/>
              </w:rPr>
              <w:tab/>
              <w:delText>4</w:delText>
            </w:r>
          </w:del>
        </w:p>
        <w:p w14:paraId="73724D6A" w14:textId="193A3001" w:rsidR="00BE5E25" w:rsidDel="00E85561" w:rsidRDefault="00BE5E25">
          <w:pPr>
            <w:pStyle w:val="24"/>
            <w:tabs>
              <w:tab w:val="right" w:leader="dot" w:pos="8302"/>
            </w:tabs>
            <w:rPr>
              <w:del w:id="812" w:author="JY0225" w:date="2017-08-22T21:58:00Z"/>
              <w:noProof/>
            </w:rPr>
          </w:pPr>
          <w:del w:id="813" w:author="JY0225" w:date="2017-08-22T21:58:00Z">
            <w:r w:rsidRPr="008A765C" w:rsidDel="00E85561">
              <w:rPr>
                <w:noProof/>
                <w:rPrChange w:id="814" w:author="微软用户" w:date="2017-08-18T22:56:00Z">
                  <w:rPr>
                    <w:rStyle w:val="af"/>
                    <w:noProof/>
                  </w:rPr>
                </w:rPrChange>
              </w:rPr>
              <w:delText xml:space="preserve">1.3 </w:delText>
            </w:r>
            <w:r w:rsidRPr="008A765C" w:rsidDel="00E85561">
              <w:rPr>
                <w:rFonts w:hint="eastAsia"/>
                <w:noProof/>
                <w:rPrChange w:id="815" w:author="微软用户" w:date="2017-08-18T22:56:00Z">
                  <w:rPr>
                    <w:rStyle w:val="af"/>
                    <w:rFonts w:hint="eastAsia"/>
                    <w:noProof/>
                  </w:rPr>
                </w:rPrChange>
              </w:rPr>
              <w:delText>论文组织结构</w:delText>
            </w:r>
            <w:r w:rsidDel="00E85561">
              <w:rPr>
                <w:noProof/>
                <w:webHidden/>
              </w:rPr>
              <w:tab/>
              <w:delText>5</w:delText>
            </w:r>
          </w:del>
        </w:p>
        <w:p w14:paraId="0310C4DC" w14:textId="4EC1FAB3" w:rsidR="00BE5E25" w:rsidDel="00E85561" w:rsidRDefault="00BE5E25">
          <w:pPr>
            <w:pStyle w:val="11"/>
            <w:rPr>
              <w:del w:id="816" w:author="JY0225" w:date="2017-08-22T21:58:00Z"/>
              <w:noProof/>
            </w:rPr>
          </w:pPr>
          <w:del w:id="817" w:author="JY0225" w:date="2017-08-22T21:58:00Z">
            <w:r w:rsidRPr="008A765C" w:rsidDel="00E85561">
              <w:rPr>
                <w:rFonts w:hint="eastAsia"/>
                <w:noProof/>
                <w:rPrChange w:id="818" w:author="微软用户" w:date="2017-08-18T22:56:00Z">
                  <w:rPr>
                    <w:rStyle w:val="af"/>
                    <w:rFonts w:ascii="Times New Roman" w:hAnsi="Times New Roman" w:cs="Times New Roman" w:hint="eastAsia"/>
                    <w:noProof/>
                  </w:rPr>
                </w:rPrChange>
              </w:rPr>
              <w:delText>第二章</w:delText>
            </w:r>
            <w:r w:rsidRPr="008A765C" w:rsidDel="00E85561">
              <w:rPr>
                <w:noProof/>
                <w:rPrChange w:id="819" w:author="微软用户" w:date="2017-08-18T22:56:00Z">
                  <w:rPr>
                    <w:rStyle w:val="af"/>
                    <w:rFonts w:ascii="Times New Roman" w:hAnsi="Times New Roman" w:cs="Times New Roman"/>
                    <w:noProof/>
                  </w:rPr>
                </w:rPrChange>
              </w:rPr>
              <w:delText xml:space="preserve"> </w:delText>
            </w:r>
            <w:r w:rsidRPr="008A765C" w:rsidDel="00E85561">
              <w:rPr>
                <w:rFonts w:hint="eastAsia"/>
                <w:noProof/>
                <w:rPrChange w:id="820" w:author="微软用户" w:date="2017-08-18T22:56:00Z">
                  <w:rPr>
                    <w:rStyle w:val="af"/>
                    <w:rFonts w:ascii="Times New Roman" w:hAnsi="Times New Roman" w:cs="Times New Roman" w:hint="eastAsia"/>
                    <w:noProof/>
                  </w:rPr>
                </w:rPrChange>
              </w:rPr>
              <w:delText>核心技术</w:delText>
            </w:r>
            <w:r w:rsidDel="00E85561">
              <w:rPr>
                <w:noProof/>
                <w:webHidden/>
              </w:rPr>
              <w:tab/>
              <w:delText>6</w:delText>
            </w:r>
          </w:del>
        </w:p>
        <w:p w14:paraId="355CEE62" w14:textId="357F882A" w:rsidR="00BE5E25" w:rsidDel="00E85561" w:rsidRDefault="00BE5E25">
          <w:pPr>
            <w:pStyle w:val="24"/>
            <w:tabs>
              <w:tab w:val="right" w:leader="dot" w:pos="8302"/>
            </w:tabs>
            <w:rPr>
              <w:del w:id="821" w:author="JY0225" w:date="2017-08-22T21:58:00Z"/>
              <w:noProof/>
            </w:rPr>
          </w:pPr>
          <w:del w:id="822" w:author="JY0225" w:date="2017-08-22T21:58:00Z">
            <w:r w:rsidRPr="008A765C" w:rsidDel="00E85561">
              <w:rPr>
                <w:noProof/>
                <w:rPrChange w:id="823" w:author="微软用户" w:date="2017-08-18T22:56:00Z">
                  <w:rPr>
                    <w:rStyle w:val="af"/>
                    <w:noProof/>
                  </w:rPr>
                </w:rPrChange>
              </w:rPr>
              <w:delText>2.1 SQLite</w:delText>
            </w:r>
            <w:r w:rsidDel="00E85561">
              <w:rPr>
                <w:noProof/>
                <w:webHidden/>
              </w:rPr>
              <w:tab/>
              <w:delText>6</w:delText>
            </w:r>
          </w:del>
        </w:p>
        <w:p w14:paraId="493203DD" w14:textId="505276A2" w:rsidR="00BE5E25" w:rsidDel="00E85561" w:rsidRDefault="00BE5E25">
          <w:pPr>
            <w:pStyle w:val="24"/>
            <w:tabs>
              <w:tab w:val="right" w:leader="dot" w:pos="8302"/>
            </w:tabs>
            <w:rPr>
              <w:del w:id="824" w:author="JY0225" w:date="2017-08-22T21:58:00Z"/>
              <w:noProof/>
            </w:rPr>
          </w:pPr>
          <w:del w:id="825" w:author="JY0225" w:date="2017-08-22T21:58:00Z">
            <w:r w:rsidRPr="008A765C" w:rsidDel="00E85561">
              <w:rPr>
                <w:noProof/>
                <w:rPrChange w:id="826" w:author="微软用户" w:date="2017-08-18T22:56:00Z">
                  <w:rPr>
                    <w:rStyle w:val="af"/>
                    <w:noProof/>
                  </w:rPr>
                </w:rPrChange>
              </w:rPr>
              <w:delText xml:space="preserve">2.2 </w:delText>
            </w:r>
            <w:r w:rsidRPr="008A765C" w:rsidDel="00E85561">
              <w:rPr>
                <w:rFonts w:hint="eastAsia"/>
                <w:noProof/>
                <w:rPrChange w:id="827" w:author="微软用户" w:date="2017-08-18T22:56:00Z">
                  <w:rPr>
                    <w:rStyle w:val="af"/>
                    <w:rFonts w:hint="eastAsia"/>
                    <w:noProof/>
                  </w:rPr>
                </w:rPrChange>
              </w:rPr>
              <w:delText>断点续传</w:delText>
            </w:r>
            <w:r w:rsidDel="00E85561">
              <w:rPr>
                <w:noProof/>
                <w:webHidden/>
              </w:rPr>
              <w:tab/>
              <w:delText>6</w:delText>
            </w:r>
          </w:del>
        </w:p>
        <w:p w14:paraId="1ECB1319" w14:textId="697091A2" w:rsidR="00BE5E25" w:rsidDel="00E85561" w:rsidRDefault="00BE5E25">
          <w:pPr>
            <w:pStyle w:val="24"/>
            <w:tabs>
              <w:tab w:val="right" w:leader="dot" w:pos="8302"/>
            </w:tabs>
            <w:rPr>
              <w:del w:id="828" w:author="JY0225" w:date="2017-08-22T21:58:00Z"/>
              <w:noProof/>
            </w:rPr>
          </w:pPr>
          <w:del w:id="829" w:author="JY0225" w:date="2017-08-22T21:58:00Z">
            <w:r w:rsidRPr="008A765C" w:rsidDel="00E85561">
              <w:rPr>
                <w:noProof/>
                <w:rPrChange w:id="830" w:author="微软用户" w:date="2017-08-18T22:56:00Z">
                  <w:rPr>
                    <w:rStyle w:val="af"/>
                    <w:noProof/>
                  </w:rPr>
                </w:rPrChange>
              </w:rPr>
              <w:delText>2.3 WebSocket</w:delText>
            </w:r>
            <w:r w:rsidDel="00E85561">
              <w:rPr>
                <w:noProof/>
                <w:webHidden/>
              </w:rPr>
              <w:tab/>
              <w:delText>7</w:delText>
            </w:r>
          </w:del>
        </w:p>
        <w:p w14:paraId="6FA86971" w14:textId="6CDD236B" w:rsidR="00BE5E25" w:rsidDel="00E85561" w:rsidRDefault="00BE5E25">
          <w:pPr>
            <w:pStyle w:val="24"/>
            <w:tabs>
              <w:tab w:val="right" w:leader="dot" w:pos="8302"/>
            </w:tabs>
            <w:rPr>
              <w:del w:id="831" w:author="JY0225" w:date="2017-08-22T21:58:00Z"/>
              <w:noProof/>
            </w:rPr>
          </w:pPr>
          <w:del w:id="832" w:author="JY0225" w:date="2017-08-22T21:58:00Z">
            <w:r w:rsidRPr="008A765C" w:rsidDel="00E85561">
              <w:rPr>
                <w:noProof/>
                <w:rPrChange w:id="833" w:author="微软用户" w:date="2017-08-18T22:56:00Z">
                  <w:rPr>
                    <w:rStyle w:val="af"/>
                    <w:noProof/>
                  </w:rPr>
                </w:rPrChange>
              </w:rPr>
              <w:delText>2.4 LRU</w:delText>
            </w:r>
            <w:r w:rsidRPr="008A765C" w:rsidDel="00E85561">
              <w:rPr>
                <w:rFonts w:hint="eastAsia"/>
                <w:noProof/>
                <w:rPrChange w:id="834" w:author="微软用户" w:date="2017-08-18T22:56:00Z">
                  <w:rPr>
                    <w:rStyle w:val="af"/>
                    <w:rFonts w:hint="eastAsia"/>
                    <w:noProof/>
                  </w:rPr>
                </w:rPrChange>
              </w:rPr>
              <w:delText>替换策略</w:delText>
            </w:r>
            <w:r w:rsidDel="00E85561">
              <w:rPr>
                <w:noProof/>
                <w:webHidden/>
              </w:rPr>
              <w:tab/>
              <w:delText>8</w:delText>
            </w:r>
          </w:del>
        </w:p>
        <w:p w14:paraId="2AE1F935" w14:textId="212C491A" w:rsidR="00BE5E25" w:rsidDel="00E85561" w:rsidRDefault="00BE5E25">
          <w:pPr>
            <w:pStyle w:val="24"/>
            <w:tabs>
              <w:tab w:val="right" w:leader="dot" w:pos="8302"/>
            </w:tabs>
            <w:rPr>
              <w:del w:id="835" w:author="JY0225" w:date="2017-08-22T21:58:00Z"/>
              <w:noProof/>
            </w:rPr>
          </w:pPr>
          <w:del w:id="836" w:author="JY0225" w:date="2017-08-22T21:58:00Z">
            <w:r w:rsidRPr="008A765C" w:rsidDel="00E85561">
              <w:rPr>
                <w:noProof/>
                <w:rPrChange w:id="837" w:author="微软用户" w:date="2017-08-18T22:56:00Z">
                  <w:rPr>
                    <w:rStyle w:val="af"/>
                    <w:noProof/>
                  </w:rPr>
                </w:rPrChange>
              </w:rPr>
              <w:delText>2.5 WebExtension</w:delText>
            </w:r>
            <w:r w:rsidDel="00E85561">
              <w:rPr>
                <w:noProof/>
                <w:webHidden/>
              </w:rPr>
              <w:tab/>
              <w:delText>9</w:delText>
            </w:r>
          </w:del>
        </w:p>
        <w:p w14:paraId="3A22221F" w14:textId="55043FEF" w:rsidR="00BE5E25" w:rsidDel="00E85561" w:rsidRDefault="00BE5E25">
          <w:pPr>
            <w:pStyle w:val="11"/>
            <w:rPr>
              <w:del w:id="838" w:author="JY0225" w:date="2017-08-22T21:58:00Z"/>
              <w:noProof/>
            </w:rPr>
          </w:pPr>
          <w:del w:id="839" w:author="JY0225" w:date="2017-08-22T21:58:00Z">
            <w:r w:rsidRPr="008A765C" w:rsidDel="00E85561">
              <w:rPr>
                <w:rFonts w:hint="eastAsia"/>
                <w:noProof/>
                <w:rPrChange w:id="840" w:author="微软用户" w:date="2017-08-18T22:56:00Z">
                  <w:rPr>
                    <w:rStyle w:val="af"/>
                    <w:rFonts w:ascii="Times New Roman" w:hAnsi="Times New Roman" w:cs="Times New Roman" w:hint="eastAsia"/>
                    <w:noProof/>
                  </w:rPr>
                </w:rPrChange>
              </w:rPr>
              <w:delText>第三章</w:delText>
            </w:r>
            <w:r w:rsidRPr="008A765C" w:rsidDel="00E85561">
              <w:rPr>
                <w:noProof/>
                <w:rPrChange w:id="841" w:author="微软用户" w:date="2017-08-18T22:56:00Z">
                  <w:rPr>
                    <w:rStyle w:val="af"/>
                    <w:rFonts w:ascii="Times New Roman" w:hAnsi="Times New Roman" w:cs="Times New Roman"/>
                    <w:noProof/>
                  </w:rPr>
                </w:rPrChange>
              </w:rPr>
              <w:delText xml:space="preserve"> </w:delText>
            </w:r>
            <w:r w:rsidRPr="008A765C" w:rsidDel="00E85561">
              <w:rPr>
                <w:rFonts w:hint="eastAsia"/>
                <w:noProof/>
                <w:rPrChange w:id="842" w:author="微软用户" w:date="2017-08-18T22:56:00Z">
                  <w:rPr>
                    <w:rStyle w:val="af"/>
                    <w:rFonts w:ascii="Times New Roman" w:hAnsi="Times New Roman" w:cs="Times New Roman" w:hint="eastAsia"/>
                    <w:noProof/>
                  </w:rPr>
                </w:rPrChange>
              </w:rPr>
              <w:delText>云备份中间件优化分析</w:delText>
            </w:r>
            <w:r w:rsidDel="00E85561">
              <w:rPr>
                <w:noProof/>
                <w:webHidden/>
              </w:rPr>
              <w:tab/>
              <w:delText>11</w:delText>
            </w:r>
          </w:del>
        </w:p>
        <w:p w14:paraId="4A83DE1F" w14:textId="171D07FB" w:rsidR="00BE5E25" w:rsidDel="00E85561" w:rsidRDefault="00BE5E25">
          <w:pPr>
            <w:pStyle w:val="24"/>
            <w:tabs>
              <w:tab w:val="right" w:leader="dot" w:pos="8302"/>
            </w:tabs>
            <w:rPr>
              <w:del w:id="843" w:author="JY0225" w:date="2017-08-22T21:58:00Z"/>
              <w:noProof/>
            </w:rPr>
          </w:pPr>
          <w:del w:id="844" w:author="JY0225" w:date="2017-08-22T21:58:00Z">
            <w:r w:rsidRPr="008A765C" w:rsidDel="00E85561">
              <w:rPr>
                <w:noProof/>
                <w:rPrChange w:id="845" w:author="微软用户" w:date="2017-08-18T22:56:00Z">
                  <w:rPr>
                    <w:rStyle w:val="af"/>
                    <w:noProof/>
                  </w:rPr>
                </w:rPrChange>
              </w:rPr>
              <w:delText xml:space="preserve">3.1 </w:delText>
            </w:r>
            <w:r w:rsidRPr="008A765C" w:rsidDel="00E85561">
              <w:rPr>
                <w:rFonts w:hint="eastAsia"/>
                <w:noProof/>
                <w:rPrChange w:id="846" w:author="微软用户" w:date="2017-08-18T22:56:00Z">
                  <w:rPr>
                    <w:rStyle w:val="af"/>
                    <w:rFonts w:hint="eastAsia"/>
                    <w:noProof/>
                  </w:rPr>
                </w:rPrChange>
              </w:rPr>
              <w:delText>现有中间件系统分析</w:delText>
            </w:r>
            <w:r w:rsidDel="00E85561">
              <w:rPr>
                <w:noProof/>
                <w:webHidden/>
              </w:rPr>
              <w:tab/>
              <w:delText>11</w:delText>
            </w:r>
          </w:del>
        </w:p>
        <w:p w14:paraId="3FED2374" w14:textId="41DD2C85" w:rsidR="00BE5E25" w:rsidDel="00E85561" w:rsidRDefault="00BE5E25">
          <w:pPr>
            <w:pStyle w:val="33"/>
            <w:tabs>
              <w:tab w:val="right" w:leader="dot" w:pos="8302"/>
            </w:tabs>
            <w:rPr>
              <w:del w:id="847" w:author="JY0225" w:date="2017-08-22T21:58:00Z"/>
              <w:noProof/>
            </w:rPr>
          </w:pPr>
          <w:del w:id="848" w:author="JY0225" w:date="2017-08-22T21:58:00Z">
            <w:r w:rsidRPr="008A765C" w:rsidDel="00E85561">
              <w:rPr>
                <w:noProof/>
                <w:rPrChange w:id="849" w:author="微软用户" w:date="2017-08-18T22:56:00Z">
                  <w:rPr>
                    <w:rStyle w:val="af"/>
                    <w:noProof/>
                  </w:rPr>
                </w:rPrChange>
              </w:rPr>
              <w:delText xml:space="preserve">3.1.1 </w:delText>
            </w:r>
            <w:r w:rsidRPr="008A765C" w:rsidDel="00E85561">
              <w:rPr>
                <w:rFonts w:hint="eastAsia"/>
                <w:noProof/>
                <w:rPrChange w:id="850" w:author="微软用户" w:date="2017-08-18T22:56:00Z">
                  <w:rPr>
                    <w:rStyle w:val="af"/>
                    <w:rFonts w:hint="eastAsia"/>
                    <w:noProof/>
                  </w:rPr>
                </w:rPrChange>
              </w:rPr>
              <w:delText>系统框架分析</w:delText>
            </w:r>
            <w:r w:rsidDel="00E85561">
              <w:rPr>
                <w:noProof/>
                <w:webHidden/>
              </w:rPr>
              <w:tab/>
              <w:delText>11</w:delText>
            </w:r>
          </w:del>
        </w:p>
        <w:p w14:paraId="0775EAF7" w14:textId="0C4FD4A4" w:rsidR="00BE5E25" w:rsidDel="00E85561" w:rsidRDefault="00BE5E25">
          <w:pPr>
            <w:pStyle w:val="33"/>
            <w:tabs>
              <w:tab w:val="right" w:leader="dot" w:pos="8302"/>
            </w:tabs>
            <w:rPr>
              <w:del w:id="851" w:author="JY0225" w:date="2017-08-22T21:58:00Z"/>
              <w:noProof/>
            </w:rPr>
          </w:pPr>
          <w:del w:id="852" w:author="JY0225" w:date="2017-08-22T21:58:00Z">
            <w:r w:rsidRPr="008A765C" w:rsidDel="00E85561">
              <w:rPr>
                <w:noProof/>
                <w:rPrChange w:id="853" w:author="微软用户" w:date="2017-08-18T22:56:00Z">
                  <w:rPr>
                    <w:rStyle w:val="af"/>
                    <w:noProof/>
                  </w:rPr>
                </w:rPrChange>
              </w:rPr>
              <w:delText xml:space="preserve">3.1.2 </w:delText>
            </w:r>
            <w:r w:rsidRPr="008A765C" w:rsidDel="00E85561">
              <w:rPr>
                <w:rFonts w:hint="eastAsia"/>
                <w:noProof/>
                <w:rPrChange w:id="854" w:author="微软用户" w:date="2017-08-18T22:56:00Z">
                  <w:rPr>
                    <w:rStyle w:val="af"/>
                    <w:rFonts w:hint="eastAsia"/>
                    <w:noProof/>
                  </w:rPr>
                </w:rPrChange>
              </w:rPr>
              <w:delText>功能分析</w:delText>
            </w:r>
            <w:r w:rsidDel="00E85561">
              <w:rPr>
                <w:noProof/>
                <w:webHidden/>
              </w:rPr>
              <w:tab/>
              <w:delText>12</w:delText>
            </w:r>
          </w:del>
        </w:p>
        <w:p w14:paraId="51C3C6B1" w14:textId="115A0737" w:rsidR="00BE5E25" w:rsidDel="00E85561" w:rsidRDefault="00BE5E25">
          <w:pPr>
            <w:pStyle w:val="33"/>
            <w:tabs>
              <w:tab w:val="right" w:leader="dot" w:pos="8302"/>
            </w:tabs>
            <w:rPr>
              <w:del w:id="855" w:author="JY0225" w:date="2017-08-22T21:58:00Z"/>
              <w:noProof/>
            </w:rPr>
          </w:pPr>
          <w:del w:id="856" w:author="JY0225" w:date="2017-08-22T21:58:00Z">
            <w:r w:rsidRPr="008A765C" w:rsidDel="00E85561">
              <w:rPr>
                <w:noProof/>
                <w:rPrChange w:id="857" w:author="微软用户" w:date="2017-08-18T22:56:00Z">
                  <w:rPr>
                    <w:rStyle w:val="af"/>
                    <w:noProof/>
                  </w:rPr>
                </w:rPrChange>
              </w:rPr>
              <w:delText xml:space="preserve">3.2.3 </w:delText>
            </w:r>
            <w:r w:rsidRPr="008A765C" w:rsidDel="00E85561">
              <w:rPr>
                <w:rFonts w:hint="eastAsia"/>
                <w:noProof/>
                <w:rPrChange w:id="858" w:author="微软用户" w:date="2017-08-18T22:56:00Z">
                  <w:rPr>
                    <w:rStyle w:val="af"/>
                    <w:rFonts w:hint="eastAsia"/>
                    <w:noProof/>
                  </w:rPr>
                </w:rPrChange>
              </w:rPr>
              <w:delText>现有云备份中间件的不足</w:delText>
            </w:r>
            <w:r w:rsidDel="00E85561">
              <w:rPr>
                <w:noProof/>
                <w:webHidden/>
              </w:rPr>
              <w:tab/>
              <w:delText>12</w:delText>
            </w:r>
          </w:del>
        </w:p>
        <w:p w14:paraId="5EAA60A5" w14:textId="3BBAC520" w:rsidR="00BE5E25" w:rsidDel="00E85561" w:rsidRDefault="00BE5E25">
          <w:pPr>
            <w:pStyle w:val="24"/>
            <w:tabs>
              <w:tab w:val="right" w:leader="dot" w:pos="8302"/>
            </w:tabs>
            <w:rPr>
              <w:del w:id="859" w:author="JY0225" w:date="2017-08-22T21:58:00Z"/>
              <w:noProof/>
            </w:rPr>
          </w:pPr>
          <w:del w:id="860" w:author="JY0225" w:date="2017-08-22T21:58:00Z">
            <w:r w:rsidRPr="008A765C" w:rsidDel="00E85561">
              <w:rPr>
                <w:noProof/>
                <w:rPrChange w:id="861" w:author="微软用户" w:date="2017-08-18T22:56:00Z">
                  <w:rPr>
                    <w:rStyle w:val="af"/>
                    <w:noProof/>
                  </w:rPr>
                </w:rPrChange>
              </w:rPr>
              <w:delText xml:space="preserve">3.3 </w:delText>
            </w:r>
            <w:r w:rsidRPr="008A765C" w:rsidDel="00E85561">
              <w:rPr>
                <w:rFonts w:hint="eastAsia"/>
                <w:noProof/>
                <w:rPrChange w:id="862" w:author="微软用户" w:date="2017-08-18T22:56:00Z">
                  <w:rPr>
                    <w:rStyle w:val="af"/>
                    <w:rFonts w:hint="eastAsia"/>
                    <w:noProof/>
                  </w:rPr>
                </w:rPrChange>
              </w:rPr>
              <w:delText>中间件系统优化需求分析</w:delText>
            </w:r>
            <w:r w:rsidDel="00E85561">
              <w:rPr>
                <w:noProof/>
                <w:webHidden/>
              </w:rPr>
              <w:tab/>
              <w:delText>13</w:delText>
            </w:r>
          </w:del>
        </w:p>
        <w:p w14:paraId="494A8CCE" w14:textId="0559B651" w:rsidR="00BE5E25" w:rsidDel="00E85561" w:rsidRDefault="00BE5E25">
          <w:pPr>
            <w:pStyle w:val="33"/>
            <w:tabs>
              <w:tab w:val="right" w:leader="dot" w:pos="8302"/>
            </w:tabs>
            <w:rPr>
              <w:del w:id="863" w:author="JY0225" w:date="2017-08-22T21:58:00Z"/>
              <w:noProof/>
            </w:rPr>
          </w:pPr>
          <w:del w:id="864" w:author="JY0225" w:date="2017-08-22T21:58:00Z">
            <w:r w:rsidRPr="008A765C" w:rsidDel="00E85561">
              <w:rPr>
                <w:noProof/>
                <w:rPrChange w:id="865" w:author="微软用户" w:date="2017-08-18T22:56:00Z">
                  <w:rPr>
                    <w:rStyle w:val="af"/>
                    <w:noProof/>
                  </w:rPr>
                </w:rPrChange>
              </w:rPr>
              <w:delText xml:space="preserve">3.3.1 </w:delText>
            </w:r>
            <w:r w:rsidRPr="008A765C" w:rsidDel="00E85561">
              <w:rPr>
                <w:rFonts w:hint="eastAsia"/>
                <w:noProof/>
                <w:rPrChange w:id="866" w:author="微软用户" w:date="2017-08-18T22:56:00Z">
                  <w:rPr>
                    <w:rStyle w:val="af"/>
                    <w:rFonts w:hint="eastAsia"/>
                    <w:noProof/>
                  </w:rPr>
                </w:rPrChange>
              </w:rPr>
              <w:delText>持久会话管理</w:delText>
            </w:r>
            <w:r w:rsidDel="00E85561">
              <w:rPr>
                <w:noProof/>
                <w:webHidden/>
              </w:rPr>
              <w:tab/>
              <w:delText>13</w:delText>
            </w:r>
          </w:del>
        </w:p>
        <w:p w14:paraId="4C08A622" w14:textId="09823CC1" w:rsidR="00BE5E25" w:rsidDel="00E85561" w:rsidRDefault="00BE5E25">
          <w:pPr>
            <w:pStyle w:val="33"/>
            <w:tabs>
              <w:tab w:val="right" w:leader="dot" w:pos="8302"/>
            </w:tabs>
            <w:rPr>
              <w:del w:id="867" w:author="JY0225" w:date="2017-08-22T21:58:00Z"/>
              <w:noProof/>
            </w:rPr>
          </w:pPr>
          <w:del w:id="868" w:author="JY0225" w:date="2017-08-22T21:58:00Z">
            <w:r w:rsidRPr="008A765C" w:rsidDel="00E85561">
              <w:rPr>
                <w:noProof/>
                <w:rPrChange w:id="869" w:author="微软用户" w:date="2017-08-18T22:56:00Z">
                  <w:rPr>
                    <w:rStyle w:val="af"/>
                    <w:noProof/>
                  </w:rPr>
                </w:rPrChange>
              </w:rPr>
              <w:delText xml:space="preserve">3.3.2 </w:delText>
            </w:r>
            <w:r w:rsidRPr="008A765C" w:rsidDel="00E85561">
              <w:rPr>
                <w:rFonts w:hint="eastAsia"/>
                <w:noProof/>
                <w:rPrChange w:id="870" w:author="微软用户" w:date="2017-08-18T22:56:00Z">
                  <w:rPr>
                    <w:rStyle w:val="af"/>
                    <w:rFonts w:hint="eastAsia"/>
                    <w:noProof/>
                  </w:rPr>
                </w:rPrChange>
              </w:rPr>
              <w:delText>大文件上传</w:delText>
            </w:r>
            <w:r w:rsidDel="00E85561">
              <w:rPr>
                <w:noProof/>
                <w:webHidden/>
              </w:rPr>
              <w:tab/>
              <w:delText>14</w:delText>
            </w:r>
          </w:del>
        </w:p>
        <w:p w14:paraId="02DA4464" w14:textId="14D12E46" w:rsidR="00BE5E25" w:rsidDel="00E85561" w:rsidRDefault="00BE5E25">
          <w:pPr>
            <w:pStyle w:val="33"/>
            <w:tabs>
              <w:tab w:val="right" w:leader="dot" w:pos="8302"/>
            </w:tabs>
            <w:rPr>
              <w:del w:id="871" w:author="JY0225" w:date="2017-08-22T21:58:00Z"/>
              <w:noProof/>
            </w:rPr>
          </w:pPr>
          <w:del w:id="872" w:author="JY0225" w:date="2017-08-22T21:58:00Z">
            <w:r w:rsidRPr="008A765C" w:rsidDel="00E85561">
              <w:rPr>
                <w:noProof/>
                <w:rPrChange w:id="873" w:author="微软用户" w:date="2017-08-18T22:56:00Z">
                  <w:rPr>
                    <w:rStyle w:val="af"/>
                    <w:noProof/>
                  </w:rPr>
                </w:rPrChange>
              </w:rPr>
              <w:delText xml:space="preserve">3.3.3 </w:delText>
            </w:r>
            <w:r w:rsidRPr="008A765C" w:rsidDel="00E85561">
              <w:rPr>
                <w:rFonts w:hint="eastAsia"/>
                <w:noProof/>
                <w:rPrChange w:id="874" w:author="微软用户" w:date="2017-08-18T22:56:00Z">
                  <w:rPr>
                    <w:rStyle w:val="af"/>
                    <w:rFonts w:hint="eastAsia"/>
                    <w:noProof/>
                  </w:rPr>
                </w:rPrChange>
              </w:rPr>
              <w:delText>本地缓存</w:delText>
            </w:r>
            <w:r w:rsidDel="00E85561">
              <w:rPr>
                <w:noProof/>
                <w:webHidden/>
              </w:rPr>
              <w:tab/>
              <w:delText>15</w:delText>
            </w:r>
          </w:del>
        </w:p>
        <w:p w14:paraId="0A7E623C" w14:textId="37DA0A2F" w:rsidR="00BE5E25" w:rsidDel="00E85561" w:rsidRDefault="00BE5E25">
          <w:pPr>
            <w:pStyle w:val="33"/>
            <w:tabs>
              <w:tab w:val="right" w:leader="dot" w:pos="8302"/>
            </w:tabs>
            <w:rPr>
              <w:del w:id="875" w:author="JY0225" w:date="2017-08-22T21:58:00Z"/>
              <w:noProof/>
            </w:rPr>
          </w:pPr>
          <w:del w:id="876" w:author="JY0225" w:date="2017-08-22T21:58:00Z">
            <w:r w:rsidRPr="008A765C" w:rsidDel="00E85561">
              <w:rPr>
                <w:noProof/>
                <w:rPrChange w:id="877" w:author="微软用户" w:date="2017-08-18T22:56:00Z">
                  <w:rPr>
                    <w:rStyle w:val="af"/>
                    <w:noProof/>
                  </w:rPr>
                </w:rPrChange>
              </w:rPr>
              <w:delText xml:space="preserve">3.3.4 </w:delText>
            </w:r>
            <w:r w:rsidRPr="008A765C" w:rsidDel="00E85561">
              <w:rPr>
                <w:rFonts w:hint="eastAsia"/>
                <w:noProof/>
                <w:rPrChange w:id="878" w:author="微软用户" w:date="2017-08-18T22:56:00Z">
                  <w:rPr>
                    <w:rStyle w:val="af"/>
                    <w:rFonts w:hint="eastAsia"/>
                    <w:noProof/>
                  </w:rPr>
                </w:rPrChange>
              </w:rPr>
              <w:delText>多应用适配</w:delText>
            </w:r>
            <w:r w:rsidDel="00E85561">
              <w:rPr>
                <w:noProof/>
                <w:webHidden/>
              </w:rPr>
              <w:tab/>
              <w:delText>16</w:delText>
            </w:r>
          </w:del>
        </w:p>
        <w:p w14:paraId="2D8B4A3A" w14:textId="37A763E8" w:rsidR="00BE5E25" w:rsidDel="00E85561" w:rsidRDefault="00BE5E25">
          <w:pPr>
            <w:pStyle w:val="11"/>
            <w:rPr>
              <w:del w:id="879" w:author="JY0225" w:date="2017-08-22T21:58:00Z"/>
              <w:noProof/>
            </w:rPr>
          </w:pPr>
          <w:del w:id="880" w:author="JY0225" w:date="2017-08-22T21:58:00Z">
            <w:r w:rsidRPr="008A765C" w:rsidDel="00E85561">
              <w:rPr>
                <w:rFonts w:hint="eastAsia"/>
                <w:noProof/>
                <w:rPrChange w:id="881" w:author="微软用户" w:date="2017-08-18T22:56:00Z">
                  <w:rPr>
                    <w:rStyle w:val="af"/>
                    <w:rFonts w:ascii="Times New Roman" w:hAnsi="Times New Roman" w:cs="Times New Roman" w:hint="eastAsia"/>
                    <w:noProof/>
                  </w:rPr>
                </w:rPrChange>
              </w:rPr>
              <w:delText>第四章</w:delText>
            </w:r>
            <w:r w:rsidRPr="008A765C" w:rsidDel="00E85561">
              <w:rPr>
                <w:noProof/>
                <w:rPrChange w:id="882" w:author="微软用户" w:date="2017-08-18T22:56:00Z">
                  <w:rPr>
                    <w:rStyle w:val="af"/>
                    <w:rFonts w:ascii="Times New Roman" w:hAnsi="Times New Roman" w:cs="Times New Roman"/>
                    <w:noProof/>
                  </w:rPr>
                </w:rPrChange>
              </w:rPr>
              <w:delText xml:space="preserve"> </w:delText>
            </w:r>
            <w:r w:rsidRPr="008A765C" w:rsidDel="00E85561">
              <w:rPr>
                <w:rFonts w:hint="eastAsia"/>
                <w:noProof/>
                <w:rPrChange w:id="883" w:author="微软用户" w:date="2017-08-18T22:56:00Z">
                  <w:rPr>
                    <w:rStyle w:val="af"/>
                    <w:rFonts w:ascii="Times New Roman" w:hAnsi="Times New Roman" w:cs="Times New Roman" w:hint="eastAsia"/>
                    <w:noProof/>
                  </w:rPr>
                </w:rPrChange>
              </w:rPr>
              <w:delText>云备份中间件系统优化设计</w:delText>
            </w:r>
            <w:r w:rsidDel="00E85561">
              <w:rPr>
                <w:noProof/>
                <w:webHidden/>
              </w:rPr>
              <w:tab/>
              <w:delText>18</w:delText>
            </w:r>
          </w:del>
        </w:p>
        <w:p w14:paraId="53AB66E8" w14:textId="2691DEC1" w:rsidR="00BE5E25" w:rsidDel="00E85561" w:rsidRDefault="00BE5E25">
          <w:pPr>
            <w:pStyle w:val="24"/>
            <w:tabs>
              <w:tab w:val="right" w:leader="dot" w:pos="8302"/>
            </w:tabs>
            <w:rPr>
              <w:del w:id="884" w:author="JY0225" w:date="2017-08-22T21:58:00Z"/>
              <w:noProof/>
            </w:rPr>
          </w:pPr>
          <w:del w:id="885" w:author="JY0225" w:date="2017-08-22T21:58:00Z">
            <w:r w:rsidRPr="008A765C" w:rsidDel="00E85561">
              <w:rPr>
                <w:noProof/>
                <w:rPrChange w:id="886" w:author="微软用户" w:date="2017-08-18T22:56:00Z">
                  <w:rPr>
                    <w:rStyle w:val="af"/>
                    <w:noProof/>
                  </w:rPr>
                </w:rPrChange>
              </w:rPr>
              <w:delText xml:space="preserve">4.1 </w:delText>
            </w:r>
            <w:r w:rsidRPr="008A765C" w:rsidDel="00E85561">
              <w:rPr>
                <w:rFonts w:hint="eastAsia"/>
                <w:noProof/>
                <w:rPrChange w:id="887" w:author="微软用户" w:date="2017-08-18T22:56:00Z">
                  <w:rPr>
                    <w:rStyle w:val="af"/>
                    <w:rFonts w:hint="eastAsia"/>
                    <w:noProof/>
                  </w:rPr>
                </w:rPrChange>
              </w:rPr>
              <w:delText>中间件优化系统框架设计</w:delText>
            </w:r>
            <w:r w:rsidDel="00E85561">
              <w:rPr>
                <w:noProof/>
                <w:webHidden/>
              </w:rPr>
              <w:tab/>
              <w:delText>18</w:delText>
            </w:r>
          </w:del>
        </w:p>
        <w:p w14:paraId="7197A6AF" w14:textId="41EFF5E5" w:rsidR="00BE5E25" w:rsidDel="00E85561" w:rsidRDefault="00BE5E25">
          <w:pPr>
            <w:pStyle w:val="24"/>
            <w:tabs>
              <w:tab w:val="right" w:leader="dot" w:pos="8302"/>
            </w:tabs>
            <w:rPr>
              <w:del w:id="888" w:author="JY0225" w:date="2017-08-22T21:58:00Z"/>
              <w:noProof/>
            </w:rPr>
          </w:pPr>
          <w:del w:id="889" w:author="JY0225" w:date="2017-08-22T21:58:00Z">
            <w:r w:rsidRPr="008A765C" w:rsidDel="00E85561">
              <w:rPr>
                <w:noProof/>
                <w:rPrChange w:id="890" w:author="微软用户" w:date="2017-08-18T22:56:00Z">
                  <w:rPr>
                    <w:rStyle w:val="af"/>
                    <w:noProof/>
                  </w:rPr>
                </w:rPrChange>
              </w:rPr>
              <w:delText xml:space="preserve">4.2 </w:delText>
            </w:r>
            <w:r w:rsidRPr="008A765C" w:rsidDel="00E85561">
              <w:rPr>
                <w:rFonts w:hint="eastAsia"/>
                <w:noProof/>
                <w:rPrChange w:id="891" w:author="微软用户" w:date="2017-08-18T22:56:00Z">
                  <w:rPr>
                    <w:rStyle w:val="af"/>
                    <w:rFonts w:hint="eastAsia"/>
                    <w:noProof/>
                  </w:rPr>
                </w:rPrChange>
              </w:rPr>
              <w:delText>类图设计</w:delText>
            </w:r>
            <w:r w:rsidDel="00E85561">
              <w:rPr>
                <w:noProof/>
                <w:webHidden/>
              </w:rPr>
              <w:tab/>
              <w:delText>18</w:delText>
            </w:r>
          </w:del>
        </w:p>
        <w:p w14:paraId="61E28C58" w14:textId="35A7A5DA" w:rsidR="00BE5E25" w:rsidDel="00E85561" w:rsidRDefault="00BE5E25">
          <w:pPr>
            <w:pStyle w:val="24"/>
            <w:tabs>
              <w:tab w:val="right" w:leader="dot" w:pos="8302"/>
            </w:tabs>
            <w:rPr>
              <w:del w:id="892" w:author="JY0225" w:date="2017-08-22T21:58:00Z"/>
              <w:noProof/>
            </w:rPr>
          </w:pPr>
          <w:del w:id="893" w:author="JY0225" w:date="2017-08-22T21:58:00Z">
            <w:r w:rsidRPr="008A765C" w:rsidDel="00E85561">
              <w:rPr>
                <w:noProof/>
                <w:rPrChange w:id="894" w:author="微软用户" w:date="2017-08-18T22:56:00Z">
                  <w:rPr>
                    <w:rStyle w:val="af"/>
                    <w:noProof/>
                  </w:rPr>
                </w:rPrChange>
              </w:rPr>
              <w:delText xml:space="preserve">4.3 </w:delText>
            </w:r>
            <w:r w:rsidRPr="008A765C" w:rsidDel="00E85561">
              <w:rPr>
                <w:rFonts w:hint="eastAsia"/>
                <w:noProof/>
                <w:rPrChange w:id="895" w:author="微软用户" w:date="2017-08-18T22:56:00Z">
                  <w:rPr>
                    <w:rStyle w:val="af"/>
                    <w:rFonts w:hint="eastAsia"/>
                    <w:noProof/>
                  </w:rPr>
                </w:rPrChange>
              </w:rPr>
              <w:delText>关键流程设计</w:delText>
            </w:r>
            <w:r w:rsidDel="00E85561">
              <w:rPr>
                <w:noProof/>
                <w:webHidden/>
              </w:rPr>
              <w:tab/>
              <w:delText>20</w:delText>
            </w:r>
          </w:del>
        </w:p>
        <w:p w14:paraId="4B2F0713" w14:textId="472004F7" w:rsidR="00BE5E25" w:rsidDel="00E85561" w:rsidRDefault="00BE5E25">
          <w:pPr>
            <w:pStyle w:val="33"/>
            <w:tabs>
              <w:tab w:val="right" w:leader="dot" w:pos="8302"/>
            </w:tabs>
            <w:rPr>
              <w:del w:id="896" w:author="JY0225" w:date="2017-08-22T21:58:00Z"/>
              <w:noProof/>
            </w:rPr>
          </w:pPr>
          <w:del w:id="897" w:author="JY0225" w:date="2017-08-22T21:58:00Z">
            <w:r w:rsidRPr="008A765C" w:rsidDel="00E85561">
              <w:rPr>
                <w:noProof/>
                <w:rPrChange w:id="898" w:author="微软用户" w:date="2017-08-18T22:56:00Z">
                  <w:rPr>
                    <w:rStyle w:val="af"/>
                    <w:noProof/>
                  </w:rPr>
                </w:rPrChange>
              </w:rPr>
              <w:delText xml:space="preserve">4.3.1 </w:delText>
            </w:r>
            <w:r w:rsidRPr="008A765C" w:rsidDel="00E85561">
              <w:rPr>
                <w:rFonts w:hint="eastAsia"/>
                <w:noProof/>
                <w:rPrChange w:id="899" w:author="微软用户" w:date="2017-08-18T22:56:00Z">
                  <w:rPr>
                    <w:rStyle w:val="af"/>
                    <w:rFonts w:hint="eastAsia"/>
                    <w:noProof/>
                  </w:rPr>
                </w:rPrChange>
              </w:rPr>
              <w:delText>系统总流程设计</w:delText>
            </w:r>
            <w:r w:rsidDel="00E85561">
              <w:rPr>
                <w:noProof/>
                <w:webHidden/>
              </w:rPr>
              <w:tab/>
              <w:delText>21</w:delText>
            </w:r>
          </w:del>
        </w:p>
        <w:p w14:paraId="662F4E73" w14:textId="78BDC95C" w:rsidR="00BE5E25" w:rsidDel="00E85561" w:rsidRDefault="00BE5E25">
          <w:pPr>
            <w:pStyle w:val="33"/>
            <w:tabs>
              <w:tab w:val="right" w:leader="dot" w:pos="8302"/>
            </w:tabs>
            <w:rPr>
              <w:del w:id="900" w:author="JY0225" w:date="2017-08-22T21:58:00Z"/>
              <w:noProof/>
            </w:rPr>
          </w:pPr>
          <w:del w:id="901" w:author="JY0225" w:date="2017-08-22T21:58:00Z">
            <w:r w:rsidRPr="008A765C" w:rsidDel="00E85561">
              <w:rPr>
                <w:noProof/>
                <w:rPrChange w:id="902" w:author="微软用户" w:date="2017-08-18T22:56:00Z">
                  <w:rPr>
                    <w:rStyle w:val="af"/>
                    <w:noProof/>
                  </w:rPr>
                </w:rPrChange>
              </w:rPr>
              <w:delText xml:space="preserve">4.3.2 </w:delText>
            </w:r>
            <w:r w:rsidRPr="008A765C" w:rsidDel="00E85561">
              <w:rPr>
                <w:rFonts w:hint="eastAsia"/>
                <w:noProof/>
                <w:rPrChange w:id="903" w:author="微软用户" w:date="2017-08-18T22:56:00Z">
                  <w:rPr>
                    <w:rStyle w:val="af"/>
                    <w:rFonts w:hint="eastAsia"/>
                    <w:noProof/>
                  </w:rPr>
                </w:rPrChange>
              </w:rPr>
              <w:delText>持久会话管理流程设计</w:delText>
            </w:r>
            <w:r w:rsidDel="00E85561">
              <w:rPr>
                <w:noProof/>
                <w:webHidden/>
              </w:rPr>
              <w:tab/>
              <w:delText>22</w:delText>
            </w:r>
          </w:del>
        </w:p>
        <w:p w14:paraId="3FE176DB" w14:textId="3715CAE2" w:rsidR="00BE5E25" w:rsidDel="00E85561" w:rsidRDefault="00BE5E25">
          <w:pPr>
            <w:pStyle w:val="33"/>
            <w:tabs>
              <w:tab w:val="right" w:leader="dot" w:pos="8302"/>
            </w:tabs>
            <w:rPr>
              <w:del w:id="904" w:author="JY0225" w:date="2017-08-22T21:58:00Z"/>
              <w:noProof/>
            </w:rPr>
          </w:pPr>
          <w:del w:id="905" w:author="JY0225" w:date="2017-08-22T21:58:00Z">
            <w:r w:rsidRPr="008A765C" w:rsidDel="00E85561">
              <w:rPr>
                <w:noProof/>
                <w:rPrChange w:id="906" w:author="微软用户" w:date="2017-08-18T22:56:00Z">
                  <w:rPr>
                    <w:rStyle w:val="af"/>
                    <w:noProof/>
                  </w:rPr>
                </w:rPrChange>
              </w:rPr>
              <w:delText xml:space="preserve">4.3.3 </w:delText>
            </w:r>
            <w:r w:rsidRPr="008A765C" w:rsidDel="00E85561">
              <w:rPr>
                <w:rFonts w:hint="eastAsia"/>
                <w:noProof/>
                <w:rPrChange w:id="907" w:author="微软用户" w:date="2017-08-18T22:56:00Z">
                  <w:rPr>
                    <w:rStyle w:val="af"/>
                    <w:rFonts w:hint="eastAsia"/>
                    <w:noProof/>
                  </w:rPr>
                </w:rPrChange>
              </w:rPr>
              <w:delText>大文件传输流程设计</w:delText>
            </w:r>
            <w:r w:rsidDel="00E85561">
              <w:rPr>
                <w:noProof/>
                <w:webHidden/>
              </w:rPr>
              <w:tab/>
              <w:delText>23</w:delText>
            </w:r>
          </w:del>
        </w:p>
        <w:p w14:paraId="47998AAC" w14:textId="54DDE5E4" w:rsidR="00BE5E25" w:rsidDel="00E85561" w:rsidRDefault="00BE5E25">
          <w:pPr>
            <w:pStyle w:val="33"/>
            <w:tabs>
              <w:tab w:val="right" w:leader="dot" w:pos="8302"/>
            </w:tabs>
            <w:rPr>
              <w:del w:id="908" w:author="JY0225" w:date="2017-08-22T21:58:00Z"/>
              <w:noProof/>
            </w:rPr>
          </w:pPr>
          <w:del w:id="909" w:author="JY0225" w:date="2017-08-22T21:58:00Z">
            <w:r w:rsidRPr="008A765C" w:rsidDel="00E85561">
              <w:rPr>
                <w:noProof/>
                <w:rPrChange w:id="910" w:author="微软用户" w:date="2017-08-18T22:56:00Z">
                  <w:rPr>
                    <w:rStyle w:val="af"/>
                    <w:noProof/>
                  </w:rPr>
                </w:rPrChange>
              </w:rPr>
              <w:delText xml:space="preserve">4.3.4 </w:delText>
            </w:r>
            <w:r w:rsidRPr="008A765C" w:rsidDel="00E85561">
              <w:rPr>
                <w:rFonts w:hint="eastAsia"/>
                <w:noProof/>
                <w:rPrChange w:id="911" w:author="微软用户" w:date="2017-08-18T22:56:00Z">
                  <w:rPr>
                    <w:rStyle w:val="af"/>
                    <w:rFonts w:hint="eastAsia"/>
                    <w:noProof/>
                  </w:rPr>
                </w:rPrChange>
              </w:rPr>
              <w:delText>本地缓存流程设计</w:delText>
            </w:r>
            <w:r w:rsidDel="00E85561">
              <w:rPr>
                <w:noProof/>
                <w:webHidden/>
              </w:rPr>
              <w:tab/>
              <w:delText>24</w:delText>
            </w:r>
          </w:del>
        </w:p>
        <w:p w14:paraId="6869BD87" w14:textId="7DD459BB" w:rsidR="00BE5E25" w:rsidDel="00E85561" w:rsidRDefault="00BE5E25">
          <w:pPr>
            <w:pStyle w:val="33"/>
            <w:tabs>
              <w:tab w:val="right" w:leader="dot" w:pos="8302"/>
            </w:tabs>
            <w:rPr>
              <w:del w:id="912" w:author="JY0225" w:date="2017-08-22T21:58:00Z"/>
              <w:noProof/>
            </w:rPr>
          </w:pPr>
          <w:del w:id="913" w:author="JY0225" w:date="2017-08-22T21:58:00Z">
            <w:r w:rsidRPr="008A765C" w:rsidDel="00E85561">
              <w:rPr>
                <w:noProof/>
                <w:rPrChange w:id="914" w:author="微软用户" w:date="2017-08-18T22:56:00Z">
                  <w:rPr>
                    <w:rStyle w:val="af"/>
                    <w:noProof/>
                  </w:rPr>
                </w:rPrChange>
              </w:rPr>
              <w:delText xml:space="preserve">4.3.5 </w:delText>
            </w:r>
            <w:r w:rsidRPr="008A765C" w:rsidDel="00E85561">
              <w:rPr>
                <w:rFonts w:hint="eastAsia"/>
                <w:noProof/>
                <w:rPrChange w:id="915" w:author="微软用户" w:date="2017-08-18T22:56:00Z">
                  <w:rPr>
                    <w:rStyle w:val="af"/>
                    <w:rFonts w:hint="eastAsia"/>
                    <w:noProof/>
                  </w:rPr>
                </w:rPrChange>
              </w:rPr>
              <w:delText>多应用适配流程设计</w:delText>
            </w:r>
            <w:r w:rsidDel="00E85561">
              <w:rPr>
                <w:noProof/>
                <w:webHidden/>
              </w:rPr>
              <w:tab/>
              <w:delText>26</w:delText>
            </w:r>
          </w:del>
        </w:p>
        <w:p w14:paraId="3B98C41A" w14:textId="7D9B2F58" w:rsidR="00BE5E25" w:rsidDel="00E85561" w:rsidRDefault="00BE5E25">
          <w:pPr>
            <w:pStyle w:val="24"/>
            <w:tabs>
              <w:tab w:val="left" w:pos="1050"/>
              <w:tab w:val="right" w:leader="dot" w:pos="8302"/>
            </w:tabs>
            <w:rPr>
              <w:del w:id="916" w:author="JY0225" w:date="2017-08-22T21:58:00Z"/>
              <w:noProof/>
            </w:rPr>
          </w:pPr>
          <w:del w:id="917" w:author="JY0225" w:date="2017-08-22T21:58:00Z">
            <w:r w:rsidRPr="008A765C" w:rsidDel="00E85561">
              <w:rPr>
                <w:noProof/>
                <w:rPrChange w:id="918" w:author="微软用户" w:date="2017-08-18T22:56:00Z">
                  <w:rPr>
                    <w:rStyle w:val="af"/>
                    <w:noProof/>
                  </w:rPr>
                </w:rPrChange>
              </w:rPr>
              <w:delText>4.4</w:delText>
            </w:r>
            <w:r w:rsidDel="00E85561">
              <w:rPr>
                <w:noProof/>
              </w:rPr>
              <w:tab/>
            </w:r>
            <w:r w:rsidRPr="008A765C" w:rsidDel="00E85561">
              <w:rPr>
                <w:rFonts w:hint="eastAsia"/>
                <w:noProof/>
                <w:rPrChange w:id="919" w:author="微软用户" w:date="2017-08-18T22:56:00Z">
                  <w:rPr>
                    <w:rStyle w:val="af"/>
                    <w:rFonts w:hint="eastAsia"/>
                    <w:noProof/>
                  </w:rPr>
                </w:rPrChange>
              </w:rPr>
              <w:delText>数据库设计</w:delText>
            </w:r>
            <w:r w:rsidDel="00E85561">
              <w:rPr>
                <w:noProof/>
                <w:webHidden/>
              </w:rPr>
              <w:tab/>
              <w:delText>26</w:delText>
            </w:r>
          </w:del>
        </w:p>
        <w:p w14:paraId="6EA7EE09" w14:textId="73A9B827" w:rsidR="00BE5E25" w:rsidDel="00E85561" w:rsidRDefault="00BE5E25">
          <w:pPr>
            <w:pStyle w:val="24"/>
            <w:tabs>
              <w:tab w:val="left" w:pos="1050"/>
              <w:tab w:val="right" w:leader="dot" w:pos="8302"/>
            </w:tabs>
            <w:rPr>
              <w:del w:id="920" w:author="JY0225" w:date="2017-08-22T21:58:00Z"/>
              <w:noProof/>
            </w:rPr>
          </w:pPr>
          <w:del w:id="921" w:author="JY0225" w:date="2017-08-22T21:58:00Z">
            <w:r w:rsidRPr="008A765C" w:rsidDel="00E85561">
              <w:rPr>
                <w:noProof/>
                <w:rPrChange w:id="922" w:author="微软用户" w:date="2017-08-18T22:56:00Z">
                  <w:rPr>
                    <w:rStyle w:val="af"/>
                    <w:noProof/>
                  </w:rPr>
                </w:rPrChange>
              </w:rPr>
              <w:delText>4.5</w:delText>
            </w:r>
            <w:r w:rsidDel="00E85561">
              <w:rPr>
                <w:noProof/>
              </w:rPr>
              <w:tab/>
            </w:r>
            <w:r w:rsidRPr="008A765C" w:rsidDel="00E85561">
              <w:rPr>
                <w:rFonts w:hint="eastAsia"/>
                <w:noProof/>
                <w:rPrChange w:id="923" w:author="微软用户" w:date="2017-08-18T22:56:00Z">
                  <w:rPr>
                    <w:rStyle w:val="af"/>
                    <w:rFonts w:hint="eastAsia"/>
                    <w:noProof/>
                  </w:rPr>
                </w:rPrChange>
              </w:rPr>
              <w:delText>系统优化接口设计</w:delText>
            </w:r>
            <w:r w:rsidDel="00E85561">
              <w:rPr>
                <w:noProof/>
                <w:webHidden/>
              </w:rPr>
              <w:tab/>
              <w:delText>27</w:delText>
            </w:r>
          </w:del>
        </w:p>
        <w:p w14:paraId="3B63D23F" w14:textId="375CD479" w:rsidR="00BE5E25" w:rsidDel="00E85561" w:rsidRDefault="00BE5E25">
          <w:pPr>
            <w:pStyle w:val="33"/>
            <w:tabs>
              <w:tab w:val="right" w:leader="dot" w:pos="8302"/>
            </w:tabs>
            <w:rPr>
              <w:del w:id="924" w:author="JY0225" w:date="2017-08-22T21:58:00Z"/>
              <w:noProof/>
            </w:rPr>
          </w:pPr>
          <w:del w:id="925" w:author="JY0225" w:date="2017-08-22T21:58:00Z">
            <w:r w:rsidRPr="008A765C" w:rsidDel="00E85561">
              <w:rPr>
                <w:noProof/>
                <w:rPrChange w:id="926" w:author="微软用户" w:date="2017-08-18T22:56:00Z">
                  <w:rPr>
                    <w:rStyle w:val="af"/>
                    <w:noProof/>
                  </w:rPr>
                </w:rPrChange>
              </w:rPr>
              <w:delText xml:space="preserve">4.5.1 </w:delText>
            </w:r>
            <w:r w:rsidRPr="008A765C" w:rsidDel="00E85561">
              <w:rPr>
                <w:rFonts w:hint="eastAsia"/>
                <w:noProof/>
                <w:rPrChange w:id="927" w:author="微软用户" w:date="2017-08-18T22:56:00Z">
                  <w:rPr>
                    <w:rStyle w:val="af"/>
                    <w:rFonts w:hint="eastAsia"/>
                    <w:noProof/>
                  </w:rPr>
                </w:rPrChange>
              </w:rPr>
              <w:delText>持久会话管理接口设计</w:delText>
            </w:r>
            <w:r w:rsidDel="00E85561">
              <w:rPr>
                <w:noProof/>
                <w:webHidden/>
              </w:rPr>
              <w:tab/>
              <w:delText>28</w:delText>
            </w:r>
          </w:del>
        </w:p>
        <w:p w14:paraId="7F8581D7" w14:textId="43F04CD7" w:rsidR="00BE5E25" w:rsidDel="00E85561" w:rsidRDefault="00BE5E25">
          <w:pPr>
            <w:pStyle w:val="33"/>
            <w:tabs>
              <w:tab w:val="right" w:leader="dot" w:pos="8302"/>
            </w:tabs>
            <w:rPr>
              <w:del w:id="928" w:author="JY0225" w:date="2017-08-22T21:58:00Z"/>
              <w:noProof/>
            </w:rPr>
          </w:pPr>
          <w:del w:id="929" w:author="JY0225" w:date="2017-08-22T21:58:00Z">
            <w:r w:rsidRPr="008A765C" w:rsidDel="00E85561">
              <w:rPr>
                <w:noProof/>
                <w:rPrChange w:id="930" w:author="微软用户" w:date="2017-08-18T22:56:00Z">
                  <w:rPr>
                    <w:rStyle w:val="af"/>
                    <w:noProof/>
                  </w:rPr>
                </w:rPrChange>
              </w:rPr>
              <w:delText xml:space="preserve">4.5.1 </w:delText>
            </w:r>
            <w:r w:rsidRPr="008A765C" w:rsidDel="00E85561">
              <w:rPr>
                <w:rFonts w:hint="eastAsia"/>
                <w:noProof/>
                <w:rPrChange w:id="931" w:author="微软用户" w:date="2017-08-18T22:56:00Z">
                  <w:rPr>
                    <w:rStyle w:val="af"/>
                    <w:rFonts w:hint="eastAsia"/>
                    <w:noProof/>
                  </w:rPr>
                </w:rPrChange>
              </w:rPr>
              <w:delText>大文件上传接口设计</w:delText>
            </w:r>
            <w:r w:rsidDel="00E85561">
              <w:rPr>
                <w:noProof/>
                <w:webHidden/>
              </w:rPr>
              <w:tab/>
              <w:delText>29</w:delText>
            </w:r>
          </w:del>
        </w:p>
        <w:p w14:paraId="3FD315D5" w14:textId="5693964D" w:rsidR="00BE5E25" w:rsidDel="00E85561" w:rsidRDefault="00BE5E25">
          <w:pPr>
            <w:pStyle w:val="33"/>
            <w:tabs>
              <w:tab w:val="right" w:leader="dot" w:pos="8302"/>
            </w:tabs>
            <w:rPr>
              <w:del w:id="932" w:author="JY0225" w:date="2017-08-22T21:58:00Z"/>
              <w:noProof/>
            </w:rPr>
          </w:pPr>
          <w:del w:id="933" w:author="JY0225" w:date="2017-08-22T21:58:00Z">
            <w:r w:rsidRPr="008A765C" w:rsidDel="00E85561">
              <w:rPr>
                <w:noProof/>
                <w:rPrChange w:id="934" w:author="微软用户" w:date="2017-08-18T22:56:00Z">
                  <w:rPr>
                    <w:rStyle w:val="af"/>
                    <w:noProof/>
                  </w:rPr>
                </w:rPrChange>
              </w:rPr>
              <w:delText xml:space="preserve">4.5.1 </w:delText>
            </w:r>
            <w:r w:rsidRPr="008A765C" w:rsidDel="00E85561">
              <w:rPr>
                <w:rFonts w:hint="eastAsia"/>
                <w:noProof/>
                <w:rPrChange w:id="935" w:author="微软用户" w:date="2017-08-18T22:56:00Z">
                  <w:rPr>
                    <w:rStyle w:val="af"/>
                    <w:rFonts w:hint="eastAsia"/>
                    <w:noProof/>
                  </w:rPr>
                </w:rPrChange>
              </w:rPr>
              <w:delText>本地缓存接口设计</w:delText>
            </w:r>
            <w:r w:rsidDel="00E85561">
              <w:rPr>
                <w:noProof/>
                <w:webHidden/>
              </w:rPr>
              <w:tab/>
              <w:delText>31</w:delText>
            </w:r>
          </w:del>
        </w:p>
        <w:p w14:paraId="1FF9689E" w14:textId="13906237" w:rsidR="00BE5E25" w:rsidDel="00E85561" w:rsidRDefault="00BE5E25">
          <w:pPr>
            <w:pStyle w:val="33"/>
            <w:tabs>
              <w:tab w:val="right" w:leader="dot" w:pos="8302"/>
            </w:tabs>
            <w:rPr>
              <w:del w:id="936" w:author="JY0225" w:date="2017-08-22T21:58:00Z"/>
              <w:noProof/>
            </w:rPr>
          </w:pPr>
          <w:del w:id="937" w:author="JY0225" w:date="2017-08-22T21:58:00Z">
            <w:r w:rsidRPr="008A765C" w:rsidDel="00E85561">
              <w:rPr>
                <w:noProof/>
                <w:rPrChange w:id="938" w:author="微软用户" w:date="2017-08-18T22:56:00Z">
                  <w:rPr>
                    <w:rStyle w:val="af"/>
                    <w:noProof/>
                  </w:rPr>
                </w:rPrChange>
              </w:rPr>
              <w:delText xml:space="preserve">4.5.1 </w:delText>
            </w:r>
            <w:r w:rsidRPr="008A765C" w:rsidDel="00E85561">
              <w:rPr>
                <w:rFonts w:hint="eastAsia"/>
                <w:noProof/>
                <w:rPrChange w:id="939" w:author="微软用户" w:date="2017-08-18T22:56:00Z">
                  <w:rPr>
                    <w:rStyle w:val="af"/>
                    <w:rFonts w:hint="eastAsia"/>
                    <w:noProof/>
                  </w:rPr>
                </w:rPrChange>
              </w:rPr>
              <w:delText>多应用适配接口设计</w:delText>
            </w:r>
            <w:r w:rsidDel="00E85561">
              <w:rPr>
                <w:noProof/>
                <w:webHidden/>
              </w:rPr>
              <w:tab/>
              <w:delText>32</w:delText>
            </w:r>
          </w:del>
        </w:p>
        <w:p w14:paraId="3E2F3FE1" w14:textId="3FD7BB16" w:rsidR="00BE5E25" w:rsidDel="00E85561" w:rsidRDefault="00BE5E25">
          <w:pPr>
            <w:pStyle w:val="11"/>
            <w:rPr>
              <w:del w:id="940" w:author="JY0225" w:date="2017-08-22T21:58:00Z"/>
              <w:noProof/>
            </w:rPr>
          </w:pPr>
          <w:del w:id="941" w:author="JY0225" w:date="2017-08-22T21:58:00Z">
            <w:r w:rsidRPr="008A765C" w:rsidDel="00E85561">
              <w:rPr>
                <w:rFonts w:hint="eastAsia"/>
                <w:noProof/>
                <w:rPrChange w:id="942" w:author="微软用户" w:date="2017-08-18T22:56:00Z">
                  <w:rPr>
                    <w:rStyle w:val="af"/>
                    <w:rFonts w:ascii="Times New Roman" w:hAnsi="Times New Roman" w:cs="Times New Roman" w:hint="eastAsia"/>
                    <w:noProof/>
                  </w:rPr>
                </w:rPrChange>
              </w:rPr>
              <w:delText>第五章</w:delText>
            </w:r>
            <w:r w:rsidRPr="008A765C" w:rsidDel="00E85561">
              <w:rPr>
                <w:noProof/>
                <w:rPrChange w:id="943" w:author="微软用户" w:date="2017-08-18T22:56:00Z">
                  <w:rPr>
                    <w:rStyle w:val="af"/>
                    <w:rFonts w:ascii="Times New Roman" w:hAnsi="Times New Roman" w:cs="Times New Roman"/>
                    <w:noProof/>
                  </w:rPr>
                </w:rPrChange>
              </w:rPr>
              <w:delText xml:space="preserve"> </w:delText>
            </w:r>
            <w:r w:rsidRPr="008A765C" w:rsidDel="00E85561">
              <w:rPr>
                <w:rFonts w:hint="eastAsia"/>
                <w:noProof/>
                <w:rPrChange w:id="944" w:author="微软用户" w:date="2017-08-18T22:56:00Z">
                  <w:rPr>
                    <w:rStyle w:val="af"/>
                    <w:rFonts w:ascii="Times New Roman" w:hAnsi="Times New Roman" w:cs="Times New Roman" w:hint="eastAsia"/>
                    <w:noProof/>
                  </w:rPr>
                </w:rPrChange>
              </w:rPr>
              <w:delText>云备份中间件系统优化实现</w:delText>
            </w:r>
            <w:r w:rsidDel="00E85561">
              <w:rPr>
                <w:noProof/>
                <w:webHidden/>
              </w:rPr>
              <w:tab/>
              <w:delText>33</w:delText>
            </w:r>
          </w:del>
        </w:p>
        <w:p w14:paraId="35B26358" w14:textId="4ED0892C" w:rsidR="00BE5E25" w:rsidDel="00E85561" w:rsidRDefault="00BE5E25">
          <w:pPr>
            <w:pStyle w:val="24"/>
            <w:tabs>
              <w:tab w:val="right" w:leader="dot" w:pos="8302"/>
            </w:tabs>
            <w:rPr>
              <w:del w:id="945" w:author="JY0225" w:date="2017-08-22T21:58:00Z"/>
              <w:noProof/>
            </w:rPr>
          </w:pPr>
          <w:del w:id="946" w:author="JY0225" w:date="2017-08-22T21:58:00Z">
            <w:r w:rsidRPr="008A765C" w:rsidDel="00E85561">
              <w:rPr>
                <w:noProof/>
                <w:rPrChange w:id="947" w:author="微软用户" w:date="2017-08-18T22:56:00Z">
                  <w:rPr>
                    <w:rStyle w:val="af"/>
                    <w:noProof/>
                  </w:rPr>
                </w:rPrChange>
              </w:rPr>
              <w:delText xml:space="preserve">5.1 </w:delText>
            </w:r>
            <w:r w:rsidRPr="008A765C" w:rsidDel="00E85561">
              <w:rPr>
                <w:rFonts w:hint="eastAsia"/>
                <w:noProof/>
                <w:rPrChange w:id="948" w:author="微软用户" w:date="2017-08-18T22:56:00Z">
                  <w:rPr>
                    <w:rStyle w:val="af"/>
                    <w:rFonts w:hint="eastAsia"/>
                    <w:noProof/>
                  </w:rPr>
                </w:rPrChange>
              </w:rPr>
              <w:delText>开发环境</w:delText>
            </w:r>
            <w:r w:rsidDel="00E85561">
              <w:rPr>
                <w:noProof/>
                <w:webHidden/>
              </w:rPr>
              <w:tab/>
              <w:delText>33</w:delText>
            </w:r>
          </w:del>
        </w:p>
        <w:p w14:paraId="179A012F" w14:textId="6261A4F1" w:rsidR="00BE5E25" w:rsidDel="00E85561" w:rsidRDefault="00BE5E25">
          <w:pPr>
            <w:pStyle w:val="24"/>
            <w:tabs>
              <w:tab w:val="right" w:leader="dot" w:pos="8302"/>
            </w:tabs>
            <w:rPr>
              <w:del w:id="949" w:author="JY0225" w:date="2017-08-22T21:58:00Z"/>
              <w:noProof/>
            </w:rPr>
          </w:pPr>
          <w:del w:id="950" w:author="JY0225" w:date="2017-08-22T21:58:00Z">
            <w:r w:rsidRPr="008A765C" w:rsidDel="00E85561">
              <w:rPr>
                <w:noProof/>
                <w:rPrChange w:id="951" w:author="微软用户" w:date="2017-08-18T22:56:00Z">
                  <w:rPr>
                    <w:rStyle w:val="af"/>
                    <w:noProof/>
                  </w:rPr>
                </w:rPrChange>
              </w:rPr>
              <w:delText xml:space="preserve">5.2 </w:delText>
            </w:r>
            <w:r w:rsidRPr="008A765C" w:rsidDel="00E85561">
              <w:rPr>
                <w:rFonts w:hint="eastAsia"/>
                <w:noProof/>
                <w:rPrChange w:id="952" w:author="微软用户" w:date="2017-08-18T22:56:00Z">
                  <w:rPr>
                    <w:rStyle w:val="af"/>
                    <w:rFonts w:hint="eastAsia"/>
                    <w:noProof/>
                  </w:rPr>
                </w:rPrChange>
              </w:rPr>
              <w:delText>关键技术</w:delText>
            </w:r>
            <w:r w:rsidDel="00E85561">
              <w:rPr>
                <w:noProof/>
                <w:webHidden/>
              </w:rPr>
              <w:tab/>
              <w:delText>33</w:delText>
            </w:r>
          </w:del>
        </w:p>
        <w:p w14:paraId="0A2C363A" w14:textId="67E82C8C" w:rsidR="00BE5E25" w:rsidDel="00E85561" w:rsidRDefault="00BE5E25">
          <w:pPr>
            <w:pStyle w:val="33"/>
            <w:tabs>
              <w:tab w:val="right" w:leader="dot" w:pos="8302"/>
            </w:tabs>
            <w:rPr>
              <w:del w:id="953" w:author="JY0225" w:date="2017-08-22T21:58:00Z"/>
              <w:noProof/>
            </w:rPr>
          </w:pPr>
          <w:del w:id="954" w:author="JY0225" w:date="2017-08-22T21:58:00Z">
            <w:r w:rsidRPr="008A765C" w:rsidDel="00E85561">
              <w:rPr>
                <w:noProof/>
                <w:rPrChange w:id="955" w:author="微软用户" w:date="2017-08-18T22:56:00Z">
                  <w:rPr>
                    <w:rStyle w:val="af"/>
                    <w:noProof/>
                  </w:rPr>
                </w:rPrChange>
              </w:rPr>
              <w:delText>5.2.1</w:delText>
            </w:r>
            <w:r w:rsidRPr="008A765C" w:rsidDel="00E85561">
              <w:rPr>
                <w:rFonts w:hint="eastAsia"/>
                <w:noProof/>
                <w:rPrChange w:id="956" w:author="微软用户" w:date="2017-08-18T22:56:00Z">
                  <w:rPr>
                    <w:rStyle w:val="af"/>
                    <w:rFonts w:hint="eastAsia"/>
                    <w:noProof/>
                  </w:rPr>
                </w:rPrChange>
              </w:rPr>
              <w:delText>加密方式</w:delText>
            </w:r>
            <w:r w:rsidDel="00E85561">
              <w:rPr>
                <w:noProof/>
                <w:webHidden/>
              </w:rPr>
              <w:tab/>
              <w:delText>33</w:delText>
            </w:r>
          </w:del>
        </w:p>
        <w:p w14:paraId="5D2913DA" w14:textId="3FCEE86B" w:rsidR="00BE5E25" w:rsidDel="00E85561" w:rsidRDefault="00BE5E25">
          <w:pPr>
            <w:pStyle w:val="33"/>
            <w:tabs>
              <w:tab w:val="right" w:leader="dot" w:pos="8302"/>
            </w:tabs>
            <w:rPr>
              <w:del w:id="957" w:author="JY0225" w:date="2017-08-22T21:58:00Z"/>
              <w:noProof/>
            </w:rPr>
          </w:pPr>
          <w:del w:id="958" w:author="JY0225" w:date="2017-08-22T21:58:00Z">
            <w:r w:rsidRPr="008A765C" w:rsidDel="00E85561">
              <w:rPr>
                <w:noProof/>
                <w:rPrChange w:id="959" w:author="微软用户" w:date="2017-08-18T22:56:00Z">
                  <w:rPr>
                    <w:rStyle w:val="af"/>
                    <w:noProof/>
                  </w:rPr>
                </w:rPrChange>
              </w:rPr>
              <w:delText>5.2.2</w:delText>
            </w:r>
            <w:r w:rsidRPr="008A765C" w:rsidDel="00E85561">
              <w:rPr>
                <w:rFonts w:hint="eastAsia"/>
                <w:noProof/>
                <w:rPrChange w:id="960" w:author="微软用户" w:date="2017-08-18T22:56:00Z">
                  <w:rPr>
                    <w:rStyle w:val="af"/>
                    <w:rFonts w:hint="eastAsia"/>
                    <w:noProof/>
                  </w:rPr>
                </w:rPrChange>
              </w:rPr>
              <w:delText>中间件授权代理</w:delText>
            </w:r>
            <w:r w:rsidDel="00E85561">
              <w:rPr>
                <w:noProof/>
                <w:webHidden/>
              </w:rPr>
              <w:tab/>
              <w:delText>34</w:delText>
            </w:r>
          </w:del>
        </w:p>
        <w:p w14:paraId="0BEB88A9" w14:textId="27A7C0ED" w:rsidR="00BE5E25" w:rsidDel="00E85561" w:rsidRDefault="00BE5E25">
          <w:pPr>
            <w:pStyle w:val="33"/>
            <w:tabs>
              <w:tab w:val="right" w:leader="dot" w:pos="8302"/>
            </w:tabs>
            <w:rPr>
              <w:del w:id="961" w:author="JY0225" w:date="2017-08-22T21:58:00Z"/>
              <w:noProof/>
            </w:rPr>
          </w:pPr>
          <w:del w:id="962" w:author="JY0225" w:date="2017-08-22T21:58:00Z">
            <w:r w:rsidRPr="008A765C" w:rsidDel="00E85561">
              <w:rPr>
                <w:noProof/>
                <w:rPrChange w:id="963" w:author="微软用户" w:date="2017-08-18T22:56:00Z">
                  <w:rPr>
                    <w:rStyle w:val="af"/>
                    <w:noProof/>
                  </w:rPr>
                </w:rPrChange>
              </w:rPr>
              <w:delText>5.2.3</w:delText>
            </w:r>
            <w:r w:rsidRPr="008A765C" w:rsidDel="00E85561">
              <w:rPr>
                <w:rFonts w:hint="eastAsia"/>
                <w:noProof/>
                <w:rPrChange w:id="964" w:author="微软用户" w:date="2017-08-18T22:56:00Z">
                  <w:rPr>
                    <w:rStyle w:val="af"/>
                    <w:rFonts w:hint="eastAsia"/>
                    <w:noProof/>
                  </w:rPr>
                </w:rPrChange>
              </w:rPr>
              <w:delText>大文件上传</w:delText>
            </w:r>
            <w:r w:rsidDel="00E85561">
              <w:rPr>
                <w:noProof/>
                <w:webHidden/>
              </w:rPr>
              <w:tab/>
              <w:delText>35</w:delText>
            </w:r>
          </w:del>
        </w:p>
        <w:p w14:paraId="65E67589" w14:textId="5ED7ACDD" w:rsidR="00BE5E25" w:rsidDel="00E85561" w:rsidRDefault="00BE5E25">
          <w:pPr>
            <w:pStyle w:val="33"/>
            <w:tabs>
              <w:tab w:val="right" w:leader="dot" w:pos="8302"/>
            </w:tabs>
            <w:rPr>
              <w:del w:id="965" w:author="JY0225" w:date="2017-08-22T21:58:00Z"/>
              <w:noProof/>
            </w:rPr>
          </w:pPr>
          <w:del w:id="966" w:author="JY0225" w:date="2017-08-22T21:58:00Z">
            <w:r w:rsidRPr="008A765C" w:rsidDel="00E85561">
              <w:rPr>
                <w:noProof/>
                <w:rPrChange w:id="967" w:author="微软用户" w:date="2017-08-18T22:56:00Z">
                  <w:rPr>
                    <w:rStyle w:val="af"/>
                    <w:noProof/>
                  </w:rPr>
                </w:rPrChange>
              </w:rPr>
              <w:delText>5.2.4</w:delText>
            </w:r>
            <w:r w:rsidRPr="008A765C" w:rsidDel="00E85561">
              <w:rPr>
                <w:rFonts w:hint="eastAsia"/>
                <w:noProof/>
                <w:rPrChange w:id="968" w:author="微软用户" w:date="2017-08-18T22:56:00Z">
                  <w:rPr>
                    <w:rStyle w:val="af"/>
                    <w:rFonts w:hint="eastAsia"/>
                    <w:noProof/>
                  </w:rPr>
                </w:rPrChange>
              </w:rPr>
              <w:delText>本地缓存</w:delText>
            </w:r>
            <w:r w:rsidDel="00E85561">
              <w:rPr>
                <w:noProof/>
                <w:webHidden/>
              </w:rPr>
              <w:tab/>
              <w:delText>36</w:delText>
            </w:r>
          </w:del>
        </w:p>
        <w:p w14:paraId="5538072C" w14:textId="553852D0" w:rsidR="00BE5E25" w:rsidDel="00E85561" w:rsidRDefault="00BE5E25">
          <w:pPr>
            <w:pStyle w:val="33"/>
            <w:tabs>
              <w:tab w:val="right" w:leader="dot" w:pos="8302"/>
            </w:tabs>
            <w:rPr>
              <w:del w:id="969" w:author="JY0225" w:date="2017-08-22T21:58:00Z"/>
              <w:noProof/>
            </w:rPr>
          </w:pPr>
          <w:del w:id="970" w:author="JY0225" w:date="2017-08-22T21:58:00Z">
            <w:r w:rsidRPr="008A765C" w:rsidDel="00E85561">
              <w:rPr>
                <w:noProof/>
                <w:rPrChange w:id="971" w:author="微软用户" w:date="2017-08-18T22:56:00Z">
                  <w:rPr>
                    <w:rStyle w:val="af"/>
                    <w:noProof/>
                  </w:rPr>
                </w:rPrChange>
              </w:rPr>
              <w:delText>5.2.5 LRU</w:delText>
            </w:r>
            <w:r w:rsidRPr="008A765C" w:rsidDel="00E85561">
              <w:rPr>
                <w:rFonts w:hint="eastAsia"/>
                <w:noProof/>
                <w:rPrChange w:id="972" w:author="微软用户" w:date="2017-08-18T22:56:00Z">
                  <w:rPr>
                    <w:rStyle w:val="af"/>
                    <w:rFonts w:hint="eastAsia"/>
                    <w:noProof/>
                  </w:rPr>
                </w:rPrChange>
              </w:rPr>
              <w:delText>替换策略</w:delText>
            </w:r>
            <w:r w:rsidDel="00E85561">
              <w:rPr>
                <w:noProof/>
                <w:webHidden/>
              </w:rPr>
              <w:tab/>
              <w:delText>37</w:delText>
            </w:r>
          </w:del>
        </w:p>
        <w:p w14:paraId="61780D3B" w14:textId="5581A20F" w:rsidR="00BE5E25" w:rsidDel="00E85561" w:rsidRDefault="00BE5E25">
          <w:pPr>
            <w:pStyle w:val="33"/>
            <w:tabs>
              <w:tab w:val="right" w:leader="dot" w:pos="8302"/>
            </w:tabs>
            <w:rPr>
              <w:del w:id="973" w:author="JY0225" w:date="2017-08-22T21:58:00Z"/>
              <w:noProof/>
            </w:rPr>
          </w:pPr>
          <w:del w:id="974" w:author="JY0225" w:date="2017-08-22T21:58:00Z">
            <w:r w:rsidRPr="008A765C" w:rsidDel="00E85561">
              <w:rPr>
                <w:noProof/>
                <w:rPrChange w:id="975" w:author="微软用户" w:date="2017-08-18T22:56:00Z">
                  <w:rPr>
                    <w:rStyle w:val="af"/>
                    <w:noProof/>
                  </w:rPr>
                </w:rPrChange>
              </w:rPr>
              <w:delText>5.2.6 Firefox</w:delText>
            </w:r>
            <w:r w:rsidRPr="008A765C" w:rsidDel="00E85561">
              <w:rPr>
                <w:rFonts w:hint="eastAsia"/>
                <w:noProof/>
                <w:rPrChange w:id="976" w:author="微软用户" w:date="2017-08-18T22:56:00Z">
                  <w:rPr>
                    <w:rStyle w:val="af"/>
                    <w:rFonts w:hint="eastAsia"/>
                    <w:noProof/>
                  </w:rPr>
                </w:rPrChange>
              </w:rPr>
              <w:delText>扩展</w:delText>
            </w:r>
            <w:r w:rsidDel="00E85561">
              <w:rPr>
                <w:noProof/>
                <w:webHidden/>
              </w:rPr>
              <w:tab/>
              <w:delText>38</w:delText>
            </w:r>
          </w:del>
        </w:p>
        <w:p w14:paraId="55A08000" w14:textId="3138C561" w:rsidR="00BE5E25" w:rsidDel="00E85561" w:rsidRDefault="00BE5E25">
          <w:pPr>
            <w:pStyle w:val="33"/>
            <w:tabs>
              <w:tab w:val="right" w:leader="dot" w:pos="8302"/>
            </w:tabs>
            <w:rPr>
              <w:del w:id="977" w:author="JY0225" w:date="2017-08-22T21:58:00Z"/>
              <w:noProof/>
            </w:rPr>
          </w:pPr>
          <w:del w:id="978" w:author="JY0225" w:date="2017-08-22T21:58:00Z">
            <w:r w:rsidRPr="008A765C" w:rsidDel="00E85561">
              <w:rPr>
                <w:noProof/>
                <w:rPrChange w:id="979" w:author="微软用户" w:date="2017-08-18T22:56:00Z">
                  <w:rPr>
                    <w:rStyle w:val="af"/>
                    <w:noProof/>
                  </w:rPr>
                </w:rPrChange>
              </w:rPr>
              <w:delText>5.2.7 Java SDK</w:delText>
            </w:r>
            <w:r w:rsidDel="00E85561">
              <w:rPr>
                <w:noProof/>
                <w:webHidden/>
              </w:rPr>
              <w:tab/>
              <w:delText>41</w:delText>
            </w:r>
          </w:del>
        </w:p>
        <w:p w14:paraId="095B6B9A" w14:textId="74BB3856" w:rsidR="00BE5E25" w:rsidDel="00E85561" w:rsidRDefault="00BE5E25">
          <w:pPr>
            <w:pStyle w:val="11"/>
            <w:rPr>
              <w:del w:id="980" w:author="JY0225" w:date="2017-08-22T21:58:00Z"/>
              <w:noProof/>
            </w:rPr>
          </w:pPr>
          <w:del w:id="981" w:author="JY0225" w:date="2017-08-22T21:58:00Z">
            <w:r w:rsidRPr="008A765C" w:rsidDel="00E85561">
              <w:rPr>
                <w:rFonts w:hint="eastAsia"/>
                <w:noProof/>
                <w:rPrChange w:id="982" w:author="微软用户" w:date="2017-08-18T22:56:00Z">
                  <w:rPr>
                    <w:rStyle w:val="af"/>
                    <w:rFonts w:ascii="Times New Roman" w:hAnsi="Times New Roman" w:cs="Times New Roman" w:hint="eastAsia"/>
                    <w:noProof/>
                  </w:rPr>
                </w:rPrChange>
              </w:rPr>
              <w:delText>第六章</w:delText>
            </w:r>
            <w:r w:rsidRPr="008A765C" w:rsidDel="00E85561">
              <w:rPr>
                <w:noProof/>
                <w:rPrChange w:id="983" w:author="微软用户" w:date="2017-08-18T22:56:00Z">
                  <w:rPr>
                    <w:rStyle w:val="af"/>
                    <w:rFonts w:ascii="Times New Roman" w:hAnsi="Times New Roman" w:cs="Times New Roman"/>
                    <w:noProof/>
                  </w:rPr>
                </w:rPrChange>
              </w:rPr>
              <w:delText xml:space="preserve"> </w:delText>
            </w:r>
            <w:r w:rsidRPr="008A765C" w:rsidDel="00E85561">
              <w:rPr>
                <w:rFonts w:hint="eastAsia"/>
                <w:noProof/>
                <w:rPrChange w:id="984" w:author="微软用户" w:date="2017-08-18T22:56:00Z">
                  <w:rPr>
                    <w:rStyle w:val="af"/>
                    <w:rFonts w:ascii="Times New Roman" w:hAnsi="Times New Roman" w:cs="Times New Roman" w:hint="eastAsia"/>
                    <w:noProof/>
                  </w:rPr>
                </w:rPrChange>
              </w:rPr>
              <w:delText>云备份中间件系统优化测试分析</w:delText>
            </w:r>
            <w:r w:rsidDel="00E85561">
              <w:rPr>
                <w:noProof/>
                <w:webHidden/>
              </w:rPr>
              <w:tab/>
              <w:delText>44</w:delText>
            </w:r>
          </w:del>
        </w:p>
        <w:p w14:paraId="133BA021" w14:textId="647E410D" w:rsidR="00BE5E25" w:rsidDel="00E85561" w:rsidRDefault="00BE5E25">
          <w:pPr>
            <w:pStyle w:val="24"/>
            <w:tabs>
              <w:tab w:val="right" w:leader="dot" w:pos="8302"/>
            </w:tabs>
            <w:rPr>
              <w:del w:id="985" w:author="JY0225" w:date="2017-08-22T21:58:00Z"/>
              <w:noProof/>
            </w:rPr>
          </w:pPr>
          <w:del w:id="986" w:author="JY0225" w:date="2017-08-22T21:58:00Z">
            <w:r w:rsidRPr="008A765C" w:rsidDel="00E85561">
              <w:rPr>
                <w:noProof/>
                <w:rPrChange w:id="987" w:author="微软用户" w:date="2017-08-18T22:56:00Z">
                  <w:rPr>
                    <w:rStyle w:val="af"/>
                    <w:noProof/>
                  </w:rPr>
                </w:rPrChange>
              </w:rPr>
              <w:delText xml:space="preserve">6.1 </w:delText>
            </w:r>
            <w:r w:rsidRPr="008A765C" w:rsidDel="00E85561">
              <w:rPr>
                <w:rFonts w:hint="eastAsia"/>
                <w:noProof/>
                <w:rPrChange w:id="988" w:author="微软用户" w:date="2017-08-18T22:56:00Z">
                  <w:rPr>
                    <w:rStyle w:val="af"/>
                    <w:rFonts w:hint="eastAsia"/>
                    <w:noProof/>
                  </w:rPr>
                </w:rPrChange>
              </w:rPr>
              <w:delText>测试环境部署</w:delText>
            </w:r>
            <w:r w:rsidDel="00E85561">
              <w:rPr>
                <w:noProof/>
                <w:webHidden/>
              </w:rPr>
              <w:tab/>
              <w:delText>44</w:delText>
            </w:r>
          </w:del>
        </w:p>
        <w:p w14:paraId="717AD9C4" w14:textId="5CE79F98" w:rsidR="00BE5E25" w:rsidDel="00E85561" w:rsidRDefault="00BE5E25">
          <w:pPr>
            <w:pStyle w:val="24"/>
            <w:tabs>
              <w:tab w:val="right" w:leader="dot" w:pos="8302"/>
            </w:tabs>
            <w:rPr>
              <w:del w:id="989" w:author="JY0225" w:date="2017-08-22T21:58:00Z"/>
              <w:noProof/>
            </w:rPr>
          </w:pPr>
          <w:del w:id="990" w:author="JY0225" w:date="2017-08-22T21:58:00Z">
            <w:r w:rsidRPr="008A765C" w:rsidDel="00E85561">
              <w:rPr>
                <w:noProof/>
                <w:rPrChange w:id="991" w:author="微软用户" w:date="2017-08-18T22:56:00Z">
                  <w:rPr>
                    <w:rStyle w:val="af"/>
                    <w:noProof/>
                  </w:rPr>
                </w:rPrChange>
              </w:rPr>
              <w:delText xml:space="preserve">6.2 </w:delText>
            </w:r>
            <w:r w:rsidRPr="008A765C" w:rsidDel="00E85561">
              <w:rPr>
                <w:rFonts w:hint="eastAsia"/>
                <w:noProof/>
                <w:rPrChange w:id="992" w:author="微软用户" w:date="2017-08-18T22:56:00Z">
                  <w:rPr>
                    <w:rStyle w:val="af"/>
                    <w:rFonts w:hint="eastAsia"/>
                    <w:noProof/>
                  </w:rPr>
                </w:rPrChange>
              </w:rPr>
              <w:delText>测试目标</w:delText>
            </w:r>
            <w:r w:rsidDel="00E85561">
              <w:rPr>
                <w:noProof/>
                <w:webHidden/>
              </w:rPr>
              <w:tab/>
              <w:delText>44</w:delText>
            </w:r>
          </w:del>
        </w:p>
        <w:p w14:paraId="110134DC" w14:textId="71414E78" w:rsidR="00BE5E25" w:rsidDel="00E85561" w:rsidRDefault="00BE5E25">
          <w:pPr>
            <w:pStyle w:val="24"/>
            <w:tabs>
              <w:tab w:val="right" w:leader="dot" w:pos="8302"/>
            </w:tabs>
            <w:rPr>
              <w:del w:id="993" w:author="JY0225" w:date="2017-08-22T21:58:00Z"/>
              <w:noProof/>
            </w:rPr>
          </w:pPr>
          <w:del w:id="994" w:author="JY0225" w:date="2017-08-22T21:58:00Z">
            <w:r w:rsidRPr="008A765C" w:rsidDel="00E85561">
              <w:rPr>
                <w:noProof/>
                <w:rPrChange w:id="995" w:author="微软用户" w:date="2017-08-18T22:56:00Z">
                  <w:rPr>
                    <w:rStyle w:val="af"/>
                    <w:noProof/>
                  </w:rPr>
                </w:rPrChange>
              </w:rPr>
              <w:delText xml:space="preserve">6.3 </w:delText>
            </w:r>
            <w:r w:rsidRPr="008A765C" w:rsidDel="00E85561">
              <w:rPr>
                <w:rFonts w:hint="eastAsia"/>
                <w:noProof/>
                <w:rPrChange w:id="996" w:author="微软用户" w:date="2017-08-18T22:56:00Z">
                  <w:rPr>
                    <w:rStyle w:val="af"/>
                    <w:rFonts w:hint="eastAsia"/>
                    <w:noProof/>
                  </w:rPr>
                </w:rPrChange>
              </w:rPr>
              <w:delText>功能测试</w:delText>
            </w:r>
            <w:r w:rsidDel="00E85561">
              <w:rPr>
                <w:noProof/>
                <w:webHidden/>
              </w:rPr>
              <w:tab/>
              <w:delText>45</w:delText>
            </w:r>
          </w:del>
        </w:p>
        <w:p w14:paraId="76558AC0" w14:textId="44EB09CB" w:rsidR="00BE5E25" w:rsidDel="00E85561" w:rsidRDefault="00BE5E25">
          <w:pPr>
            <w:pStyle w:val="33"/>
            <w:tabs>
              <w:tab w:val="right" w:leader="dot" w:pos="8302"/>
            </w:tabs>
            <w:rPr>
              <w:del w:id="997" w:author="JY0225" w:date="2017-08-22T21:58:00Z"/>
              <w:noProof/>
            </w:rPr>
          </w:pPr>
          <w:del w:id="998" w:author="JY0225" w:date="2017-08-22T21:58:00Z">
            <w:r w:rsidRPr="008A765C" w:rsidDel="00E85561">
              <w:rPr>
                <w:noProof/>
                <w:rPrChange w:id="999" w:author="微软用户" w:date="2017-08-18T22:56:00Z">
                  <w:rPr>
                    <w:rStyle w:val="af"/>
                    <w:noProof/>
                  </w:rPr>
                </w:rPrChange>
              </w:rPr>
              <w:delText xml:space="preserve">6.3.1 </w:delText>
            </w:r>
            <w:r w:rsidRPr="008A765C" w:rsidDel="00E85561">
              <w:rPr>
                <w:rFonts w:hint="eastAsia"/>
                <w:noProof/>
                <w:rPrChange w:id="1000" w:author="微软用户" w:date="2017-08-18T22:56:00Z">
                  <w:rPr>
                    <w:rStyle w:val="af"/>
                    <w:rFonts w:hint="eastAsia"/>
                    <w:noProof/>
                  </w:rPr>
                </w:rPrChange>
              </w:rPr>
              <w:delText>持久会话管理功能测试</w:delText>
            </w:r>
            <w:r w:rsidDel="00E85561">
              <w:rPr>
                <w:noProof/>
                <w:webHidden/>
              </w:rPr>
              <w:tab/>
              <w:delText>45</w:delText>
            </w:r>
          </w:del>
        </w:p>
        <w:p w14:paraId="4AB8D5BF" w14:textId="5F0C87DD" w:rsidR="00BE5E25" w:rsidDel="00E85561" w:rsidRDefault="00BE5E25">
          <w:pPr>
            <w:pStyle w:val="33"/>
            <w:tabs>
              <w:tab w:val="right" w:leader="dot" w:pos="8302"/>
            </w:tabs>
            <w:rPr>
              <w:del w:id="1001" w:author="JY0225" w:date="2017-08-22T21:58:00Z"/>
              <w:noProof/>
            </w:rPr>
          </w:pPr>
          <w:del w:id="1002" w:author="JY0225" w:date="2017-08-22T21:58:00Z">
            <w:r w:rsidRPr="008A765C" w:rsidDel="00E85561">
              <w:rPr>
                <w:noProof/>
                <w:rPrChange w:id="1003" w:author="微软用户" w:date="2017-08-18T22:56:00Z">
                  <w:rPr>
                    <w:rStyle w:val="af"/>
                    <w:noProof/>
                  </w:rPr>
                </w:rPrChange>
              </w:rPr>
              <w:delText xml:space="preserve">6.3.2 </w:delText>
            </w:r>
            <w:r w:rsidRPr="008A765C" w:rsidDel="00E85561">
              <w:rPr>
                <w:rFonts w:hint="eastAsia"/>
                <w:noProof/>
                <w:rPrChange w:id="1004" w:author="微软用户" w:date="2017-08-18T22:56:00Z">
                  <w:rPr>
                    <w:rStyle w:val="af"/>
                    <w:rFonts w:hint="eastAsia"/>
                    <w:noProof/>
                  </w:rPr>
                </w:rPrChange>
              </w:rPr>
              <w:delText>大文件上传功能测试</w:delText>
            </w:r>
            <w:r w:rsidDel="00E85561">
              <w:rPr>
                <w:noProof/>
                <w:webHidden/>
              </w:rPr>
              <w:tab/>
              <w:delText>45</w:delText>
            </w:r>
          </w:del>
        </w:p>
        <w:p w14:paraId="2FECCCBD" w14:textId="15C7F58E" w:rsidR="00BE5E25" w:rsidDel="00E85561" w:rsidRDefault="00BE5E25">
          <w:pPr>
            <w:pStyle w:val="33"/>
            <w:tabs>
              <w:tab w:val="right" w:leader="dot" w:pos="8302"/>
            </w:tabs>
            <w:rPr>
              <w:del w:id="1005" w:author="JY0225" w:date="2017-08-22T21:58:00Z"/>
              <w:noProof/>
            </w:rPr>
          </w:pPr>
          <w:del w:id="1006" w:author="JY0225" w:date="2017-08-22T21:58:00Z">
            <w:r w:rsidRPr="008A765C" w:rsidDel="00E85561">
              <w:rPr>
                <w:noProof/>
                <w:rPrChange w:id="1007" w:author="微软用户" w:date="2017-08-18T22:56:00Z">
                  <w:rPr>
                    <w:rStyle w:val="af"/>
                    <w:noProof/>
                  </w:rPr>
                </w:rPrChange>
              </w:rPr>
              <w:delText xml:space="preserve">6.3.3 </w:delText>
            </w:r>
            <w:r w:rsidRPr="008A765C" w:rsidDel="00E85561">
              <w:rPr>
                <w:rFonts w:hint="eastAsia"/>
                <w:noProof/>
                <w:rPrChange w:id="1008" w:author="微软用户" w:date="2017-08-18T22:56:00Z">
                  <w:rPr>
                    <w:rStyle w:val="af"/>
                    <w:rFonts w:hint="eastAsia"/>
                    <w:noProof/>
                  </w:rPr>
                </w:rPrChange>
              </w:rPr>
              <w:delText>本地缓存功能测试</w:delText>
            </w:r>
            <w:r w:rsidDel="00E85561">
              <w:rPr>
                <w:noProof/>
                <w:webHidden/>
              </w:rPr>
              <w:tab/>
              <w:delText>46</w:delText>
            </w:r>
          </w:del>
        </w:p>
        <w:p w14:paraId="2A774C06" w14:textId="28498841" w:rsidR="00BE5E25" w:rsidDel="00E85561" w:rsidRDefault="00BE5E25">
          <w:pPr>
            <w:pStyle w:val="33"/>
            <w:tabs>
              <w:tab w:val="right" w:leader="dot" w:pos="8302"/>
            </w:tabs>
            <w:rPr>
              <w:del w:id="1009" w:author="JY0225" w:date="2017-08-22T21:58:00Z"/>
              <w:noProof/>
            </w:rPr>
          </w:pPr>
          <w:del w:id="1010" w:author="JY0225" w:date="2017-08-22T21:58:00Z">
            <w:r w:rsidRPr="008A765C" w:rsidDel="00E85561">
              <w:rPr>
                <w:noProof/>
                <w:rPrChange w:id="1011" w:author="微软用户" w:date="2017-08-18T22:56:00Z">
                  <w:rPr>
                    <w:rStyle w:val="af"/>
                    <w:noProof/>
                  </w:rPr>
                </w:rPrChange>
              </w:rPr>
              <w:delText xml:space="preserve">6.3.2 </w:delText>
            </w:r>
            <w:r w:rsidRPr="008A765C" w:rsidDel="00E85561">
              <w:rPr>
                <w:rFonts w:hint="eastAsia"/>
                <w:noProof/>
                <w:rPrChange w:id="1012" w:author="微软用户" w:date="2017-08-18T22:56:00Z">
                  <w:rPr>
                    <w:rStyle w:val="af"/>
                    <w:rFonts w:hint="eastAsia"/>
                    <w:noProof/>
                  </w:rPr>
                </w:rPrChange>
              </w:rPr>
              <w:delText>多应用适配功能测试</w:delText>
            </w:r>
            <w:r w:rsidDel="00E85561">
              <w:rPr>
                <w:noProof/>
                <w:webHidden/>
              </w:rPr>
              <w:tab/>
              <w:delText>48</w:delText>
            </w:r>
          </w:del>
        </w:p>
        <w:p w14:paraId="3DAC4218" w14:textId="1B388C65" w:rsidR="00BE5E25" w:rsidDel="00E85561" w:rsidRDefault="00BE5E25">
          <w:pPr>
            <w:pStyle w:val="24"/>
            <w:tabs>
              <w:tab w:val="right" w:leader="dot" w:pos="8302"/>
            </w:tabs>
            <w:rPr>
              <w:del w:id="1013" w:author="JY0225" w:date="2017-08-22T21:58:00Z"/>
              <w:noProof/>
            </w:rPr>
          </w:pPr>
          <w:del w:id="1014" w:author="JY0225" w:date="2017-08-22T21:58:00Z">
            <w:r w:rsidRPr="008A765C" w:rsidDel="00E85561">
              <w:rPr>
                <w:noProof/>
                <w:rPrChange w:id="1015" w:author="微软用户" w:date="2017-08-18T22:56:00Z">
                  <w:rPr>
                    <w:rStyle w:val="af"/>
                    <w:noProof/>
                  </w:rPr>
                </w:rPrChange>
              </w:rPr>
              <w:delText xml:space="preserve">6.4 </w:delText>
            </w:r>
            <w:r w:rsidRPr="008A765C" w:rsidDel="00E85561">
              <w:rPr>
                <w:rFonts w:hint="eastAsia"/>
                <w:noProof/>
                <w:rPrChange w:id="1016" w:author="微软用户" w:date="2017-08-18T22:56:00Z">
                  <w:rPr>
                    <w:rStyle w:val="af"/>
                    <w:rFonts w:hint="eastAsia"/>
                    <w:noProof/>
                  </w:rPr>
                </w:rPrChange>
              </w:rPr>
              <w:delText>性能分析</w:delText>
            </w:r>
            <w:r w:rsidDel="00E85561">
              <w:rPr>
                <w:noProof/>
                <w:webHidden/>
              </w:rPr>
              <w:tab/>
              <w:delText>50</w:delText>
            </w:r>
          </w:del>
        </w:p>
        <w:p w14:paraId="14706A3D" w14:textId="27FFC349" w:rsidR="00BE5E25" w:rsidDel="00E85561" w:rsidRDefault="00BE5E25">
          <w:pPr>
            <w:pStyle w:val="33"/>
            <w:tabs>
              <w:tab w:val="right" w:leader="dot" w:pos="8302"/>
            </w:tabs>
            <w:rPr>
              <w:del w:id="1017" w:author="JY0225" w:date="2017-08-22T21:58:00Z"/>
              <w:noProof/>
            </w:rPr>
          </w:pPr>
          <w:del w:id="1018" w:author="JY0225" w:date="2017-08-22T21:58:00Z">
            <w:r w:rsidRPr="008A765C" w:rsidDel="00E85561">
              <w:rPr>
                <w:noProof/>
                <w:rPrChange w:id="1019" w:author="微软用户" w:date="2017-08-18T22:56:00Z">
                  <w:rPr>
                    <w:rStyle w:val="af"/>
                    <w:noProof/>
                  </w:rPr>
                </w:rPrChange>
              </w:rPr>
              <w:delText>6.4.1</w:delText>
            </w:r>
            <w:r w:rsidRPr="008A765C" w:rsidDel="00E85561">
              <w:rPr>
                <w:rFonts w:hint="eastAsia"/>
                <w:noProof/>
                <w:rPrChange w:id="1020" w:author="微软用户" w:date="2017-08-18T22:56:00Z">
                  <w:rPr>
                    <w:rStyle w:val="af"/>
                    <w:rFonts w:hint="eastAsia"/>
                    <w:noProof/>
                  </w:rPr>
                </w:rPrChange>
              </w:rPr>
              <w:delText>安全性分析</w:delText>
            </w:r>
            <w:r w:rsidDel="00E85561">
              <w:rPr>
                <w:noProof/>
                <w:webHidden/>
              </w:rPr>
              <w:tab/>
              <w:delText>50</w:delText>
            </w:r>
          </w:del>
        </w:p>
        <w:p w14:paraId="37A85FA2" w14:textId="1B5DF5A4" w:rsidR="00BE5E25" w:rsidDel="00E85561" w:rsidRDefault="00BE5E25">
          <w:pPr>
            <w:pStyle w:val="33"/>
            <w:tabs>
              <w:tab w:val="right" w:leader="dot" w:pos="8302"/>
            </w:tabs>
            <w:rPr>
              <w:del w:id="1021" w:author="JY0225" w:date="2017-08-22T21:58:00Z"/>
              <w:noProof/>
            </w:rPr>
          </w:pPr>
          <w:del w:id="1022" w:author="JY0225" w:date="2017-08-22T21:58:00Z">
            <w:r w:rsidRPr="008A765C" w:rsidDel="00E85561">
              <w:rPr>
                <w:noProof/>
                <w:rPrChange w:id="1023" w:author="微软用户" w:date="2017-08-18T22:56:00Z">
                  <w:rPr>
                    <w:rStyle w:val="af"/>
                    <w:noProof/>
                  </w:rPr>
                </w:rPrChange>
              </w:rPr>
              <w:delText>6.4.2</w:delText>
            </w:r>
            <w:r w:rsidRPr="008A765C" w:rsidDel="00E85561">
              <w:rPr>
                <w:rFonts w:hint="eastAsia"/>
                <w:noProof/>
                <w:rPrChange w:id="1024" w:author="微软用户" w:date="2017-08-18T22:56:00Z">
                  <w:rPr>
                    <w:rStyle w:val="af"/>
                    <w:rFonts w:hint="eastAsia"/>
                    <w:noProof/>
                  </w:rPr>
                </w:rPrChange>
              </w:rPr>
              <w:delText>稳定性分析</w:delText>
            </w:r>
            <w:r w:rsidDel="00E85561">
              <w:rPr>
                <w:noProof/>
                <w:webHidden/>
              </w:rPr>
              <w:tab/>
              <w:delText>51</w:delText>
            </w:r>
          </w:del>
        </w:p>
        <w:p w14:paraId="5169898A" w14:textId="4A43330A" w:rsidR="00BE5E25" w:rsidDel="00E85561" w:rsidRDefault="00BE5E25">
          <w:pPr>
            <w:pStyle w:val="24"/>
            <w:tabs>
              <w:tab w:val="right" w:leader="dot" w:pos="8302"/>
            </w:tabs>
            <w:rPr>
              <w:del w:id="1025" w:author="JY0225" w:date="2017-08-22T21:58:00Z"/>
              <w:noProof/>
            </w:rPr>
          </w:pPr>
          <w:del w:id="1026" w:author="JY0225" w:date="2017-08-22T21:58:00Z">
            <w:r w:rsidRPr="008A765C" w:rsidDel="00E85561">
              <w:rPr>
                <w:noProof/>
                <w:rPrChange w:id="1027" w:author="微软用户" w:date="2017-08-18T22:56:00Z">
                  <w:rPr>
                    <w:rStyle w:val="af"/>
                    <w:noProof/>
                  </w:rPr>
                </w:rPrChange>
              </w:rPr>
              <w:delText xml:space="preserve">6.5 </w:delText>
            </w:r>
            <w:r w:rsidRPr="008A765C" w:rsidDel="00E85561">
              <w:rPr>
                <w:rFonts w:hint="eastAsia"/>
                <w:noProof/>
                <w:rPrChange w:id="1028" w:author="微软用户" w:date="2017-08-18T22:56:00Z">
                  <w:rPr>
                    <w:rStyle w:val="af"/>
                    <w:rFonts w:hint="eastAsia"/>
                    <w:noProof/>
                  </w:rPr>
                </w:rPrChange>
              </w:rPr>
              <w:delText>对比分析</w:delText>
            </w:r>
            <w:r w:rsidDel="00E85561">
              <w:rPr>
                <w:noProof/>
                <w:webHidden/>
              </w:rPr>
              <w:tab/>
              <w:delText>52</w:delText>
            </w:r>
          </w:del>
        </w:p>
        <w:p w14:paraId="58CE5C1B" w14:textId="4C10145B" w:rsidR="00BE5E25" w:rsidDel="00E85561" w:rsidRDefault="00BE5E25">
          <w:pPr>
            <w:pStyle w:val="33"/>
            <w:tabs>
              <w:tab w:val="right" w:leader="dot" w:pos="8302"/>
            </w:tabs>
            <w:rPr>
              <w:del w:id="1029" w:author="JY0225" w:date="2017-08-22T21:58:00Z"/>
              <w:noProof/>
            </w:rPr>
          </w:pPr>
          <w:del w:id="1030" w:author="JY0225" w:date="2017-08-22T21:58:00Z">
            <w:r w:rsidRPr="008A765C" w:rsidDel="00E85561">
              <w:rPr>
                <w:noProof/>
                <w:rPrChange w:id="1031" w:author="微软用户" w:date="2017-08-18T22:56:00Z">
                  <w:rPr>
                    <w:rStyle w:val="af"/>
                    <w:noProof/>
                  </w:rPr>
                </w:rPrChange>
              </w:rPr>
              <w:delText>6.5.1</w:delText>
            </w:r>
            <w:r w:rsidRPr="008A765C" w:rsidDel="00E85561">
              <w:rPr>
                <w:rFonts w:hint="eastAsia"/>
                <w:noProof/>
                <w:rPrChange w:id="1032" w:author="微软用户" w:date="2017-08-18T22:56:00Z">
                  <w:rPr>
                    <w:rStyle w:val="af"/>
                    <w:rFonts w:hint="eastAsia"/>
                    <w:noProof/>
                  </w:rPr>
                </w:rPrChange>
              </w:rPr>
              <w:delText>原中间系统对比分析</w:delText>
            </w:r>
            <w:r w:rsidDel="00E85561">
              <w:rPr>
                <w:noProof/>
                <w:webHidden/>
              </w:rPr>
              <w:tab/>
              <w:delText>52</w:delText>
            </w:r>
          </w:del>
        </w:p>
        <w:p w14:paraId="7FB06400" w14:textId="4786652B" w:rsidR="00BE5E25" w:rsidDel="00E85561" w:rsidRDefault="00BE5E25">
          <w:pPr>
            <w:pStyle w:val="33"/>
            <w:tabs>
              <w:tab w:val="right" w:leader="dot" w:pos="8302"/>
            </w:tabs>
            <w:rPr>
              <w:del w:id="1033" w:author="JY0225" w:date="2017-08-22T21:58:00Z"/>
              <w:noProof/>
            </w:rPr>
          </w:pPr>
          <w:del w:id="1034" w:author="JY0225" w:date="2017-08-22T21:58:00Z">
            <w:r w:rsidRPr="008A765C" w:rsidDel="00E85561">
              <w:rPr>
                <w:noProof/>
                <w:rPrChange w:id="1035" w:author="微软用户" w:date="2017-08-18T22:56:00Z">
                  <w:rPr>
                    <w:rStyle w:val="af"/>
                    <w:noProof/>
                  </w:rPr>
                </w:rPrChange>
              </w:rPr>
              <w:delText>6.5.1</w:delText>
            </w:r>
            <w:r w:rsidRPr="008A765C" w:rsidDel="00E85561">
              <w:rPr>
                <w:rFonts w:hint="eastAsia"/>
                <w:noProof/>
                <w:rPrChange w:id="1036" w:author="微软用户" w:date="2017-08-18T22:56:00Z">
                  <w:rPr>
                    <w:rStyle w:val="af"/>
                    <w:rFonts w:hint="eastAsia"/>
                    <w:noProof/>
                  </w:rPr>
                </w:rPrChange>
              </w:rPr>
              <w:delText>同类产品对比分析</w:delText>
            </w:r>
            <w:r w:rsidDel="00E85561">
              <w:rPr>
                <w:noProof/>
                <w:webHidden/>
              </w:rPr>
              <w:tab/>
              <w:delText>53</w:delText>
            </w:r>
          </w:del>
        </w:p>
        <w:p w14:paraId="2CF95F4B" w14:textId="0E3156B5" w:rsidR="00BE5E25" w:rsidDel="00E85561" w:rsidRDefault="00BE5E25">
          <w:pPr>
            <w:pStyle w:val="11"/>
            <w:rPr>
              <w:del w:id="1037" w:author="JY0225" w:date="2017-08-22T21:58:00Z"/>
              <w:noProof/>
            </w:rPr>
          </w:pPr>
          <w:del w:id="1038" w:author="JY0225" w:date="2017-08-22T21:58:00Z">
            <w:r w:rsidRPr="008A765C" w:rsidDel="00E85561">
              <w:rPr>
                <w:rFonts w:hint="eastAsia"/>
                <w:noProof/>
                <w:rPrChange w:id="1039" w:author="微软用户" w:date="2017-08-18T22:56:00Z">
                  <w:rPr>
                    <w:rStyle w:val="af"/>
                    <w:rFonts w:ascii="Times New Roman" w:hAnsi="Times New Roman" w:cs="Times New Roman" w:hint="eastAsia"/>
                    <w:noProof/>
                  </w:rPr>
                </w:rPrChange>
              </w:rPr>
              <w:delText>第七章</w:delText>
            </w:r>
            <w:r w:rsidRPr="008A765C" w:rsidDel="00E85561">
              <w:rPr>
                <w:noProof/>
                <w:rPrChange w:id="1040" w:author="微软用户" w:date="2017-08-18T22:56:00Z">
                  <w:rPr>
                    <w:rStyle w:val="af"/>
                    <w:rFonts w:ascii="Times New Roman" w:hAnsi="Times New Roman" w:cs="Times New Roman"/>
                    <w:noProof/>
                  </w:rPr>
                </w:rPrChange>
              </w:rPr>
              <w:delText xml:space="preserve"> </w:delText>
            </w:r>
            <w:r w:rsidRPr="008A765C" w:rsidDel="00E85561">
              <w:rPr>
                <w:rFonts w:hint="eastAsia"/>
                <w:noProof/>
                <w:rPrChange w:id="1041" w:author="微软用户" w:date="2017-08-18T22:56:00Z">
                  <w:rPr>
                    <w:rStyle w:val="af"/>
                    <w:rFonts w:ascii="Times New Roman" w:hAnsi="Times New Roman" w:cs="Times New Roman" w:hint="eastAsia"/>
                    <w:noProof/>
                  </w:rPr>
                </w:rPrChange>
              </w:rPr>
              <w:delText>总结和展望</w:delText>
            </w:r>
            <w:r w:rsidDel="00E85561">
              <w:rPr>
                <w:noProof/>
                <w:webHidden/>
              </w:rPr>
              <w:tab/>
              <w:delText>56</w:delText>
            </w:r>
          </w:del>
        </w:p>
        <w:p w14:paraId="75C98D7F" w14:textId="6BDE4D0E" w:rsidR="00BE5E25" w:rsidDel="00E85561" w:rsidRDefault="00BE5E25">
          <w:pPr>
            <w:pStyle w:val="24"/>
            <w:tabs>
              <w:tab w:val="right" w:leader="dot" w:pos="8302"/>
            </w:tabs>
            <w:rPr>
              <w:del w:id="1042" w:author="JY0225" w:date="2017-08-22T21:58:00Z"/>
              <w:noProof/>
            </w:rPr>
          </w:pPr>
          <w:del w:id="1043" w:author="JY0225" w:date="2017-08-22T21:58:00Z">
            <w:r w:rsidRPr="008A765C" w:rsidDel="00E85561">
              <w:rPr>
                <w:noProof/>
                <w:rPrChange w:id="1044" w:author="微软用户" w:date="2017-08-18T22:56:00Z">
                  <w:rPr>
                    <w:rStyle w:val="af"/>
                    <w:noProof/>
                  </w:rPr>
                </w:rPrChange>
              </w:rPr>
              <w:delText xml:space="preserve">7.1 </w:delText>
            </w:r>
            <w:r w:rsidRPr="008A765C" w:rsidDel="00E85561">
              <w:rPr>
                <w:rFonts w:hint="eastAsia"/>
                <w:noProof/>
                <w:rPrChange w:id="1045" w:author="微软用户" w:date="2017-08-18T22:56:00Z">
                  <w:rPr>
                    <w:rStyle w:val="af"/>
                    <w:rFonts w:hint="eastAsia"/>
                    <w:noProof/>
                  </w:rPr>
                </w:rPrChange>
              </w:rPr>
              <w:delText>总结</w:delText>
            </w:r>
            <w:r w:rsidDel="00E85561">
              <w:rPr>
                <w:noProof/>
                <w:webHidden/>
              </w:rPr>
              <w:tab/>
              <w:delText>56</w:delText>
            </w:r>
          </w:del>
        </w:p>
        <w:p w14:paraId="50462564" w14:textId="21FC9F19" w:rsidR="00BE5E25" w:rsidDel="00E85561" w:rsidRDefault="00BE5E25">
          <w:pPr>
            <w:pStyle w:val="24"/>
            <w:tabs>
              <w:tab w:val="right" w:leader="dot" w:pos="8302"/>
            </w:tabs>
            <w:rPr>
              <w:del w:id="1046" w:author="JY0225" w:date="2017-08-22T21:58:00Z"/>
              <w:noProof/>
            </w:rPr>
          </w:pPr>
          <w:del w:id="1047" w:author="JY0225" w:date="2017-08-22T21:58:00Z">
            <w:r w:rsidRPr="008A765C" w:rsidDel="00E85561">
              <w:rPr>
                <w:noProof/>
                <w:rPrChange w:id="1048" w:author="微软用户" w:date="2017-08-18T22:56:00Z">
                  <w:rPr>
                    <w:rStyle w:val="af"/>
                    <w:noProof/>
                  </w:rPr>
                </w:rPrChange>
              </w:rPr>
              <w:delText xml:space="preserve">7.2 </w:delText>
            </w:r>
            <w:r w:rsidRPr="008A765C" w:rsidDel="00E85561">
              <w:rPr>
                <w:rFonts w:hint="eastAsia"/>
                <w:noProof/>
                <w:rPrChange w:id="1049" w:author="微软用户" w:date="2017-08-18T22:56:00Z">
                  <w:rPr>
                    <w:rStyle w:val="af"/>
                    <w:rFonts w:hint="eastAsia"/>
                    <w:noProof/>
                  </w:rPr>
                </w:rPrChange>
              </w:rPr>
              <w:delText>展望</w:delText>
            </w:r>
            <w:r w:rsidDel="00E85561">
              <w:rPr>
                <w:noProof/>
                <w:webHidden/>
              </w:rPr>
              <w:tab/>
              <w:delText>56</w:delText>
            </w:r>
          </w:del>
        </w:p>
        <w:p w14:paraId="2E1548AB" w14:textId="17A4DB39" w:rsidR="00BE5E25" w:rsidDel="00E85561" w:rsidRDefault="00BE5E25">
          <w:pPr>
            <w:pStyle w:val="11"/>
            <w:rPr>
              <w:del w:id="1050" w:author="JY0225" w:date="2017-08-22T21:58:00Z"/>
              <w:noProof/>
            </w:rPr>
          </w:pPr>
          <w:del w:id="1051" w:author="JY0225" w:date="2017-08-22T21:58:00Z">
            <w:r w:rsidRPr="008A765C" w:rsidDel="00E85561">
              <w:rPr>
                <w:rFonts w:hint="eastAsia"/>
                <w:noProof/>
                <w:rPrChange w:id="1052" w:author="微软用户" w:date="2017-08-18T22:56:00Z">
                  <w:rPr>
                    <w:rStyle w:val="af"/>
                    <w:rFonts w:ascii="Times New Roman" w:hAnsi="Times New Roman" w:cs="Times New Roman" w:hint="eastAsia"/>
                    <w:noProof/>
                  </w:rPr>
                </w:rPrChange>
              </w:rPr>
              <w:delText>参考文献</w:delText>
            </w:r>
            <w:r w:rsidDel="00E85561">
              <w:rPr>
                <w:noProof/>
                <w:webHidden/>
              </w:rPr>
              <w:tab/>
              <w:delText>58</w:delText>
            </w:r>
          </w:del>
        </w:p>
        <w:p w14:paraId="01918BB6" w14:textId="2C31C885" w:rsidR="00BE5E25" w:rsidDel="00E85561" w:rsidRDefault="00BE5E25">
          <w:pPr>
            <w:pStyle w:val="11"/>
            <w:rPr>
              <w:del w:id="1053" w:author="JY0225" w:date="2017-08-22T21:58:00Z"/>
              <w:noProof/>
            </w:rPr>
          </w:pPr>
          <w:del w:id="1054" w:author="JY0225" w:date="2017-08-22T21:58:00Z">
            <w:r w:rsidRPr="008A765C" w:rsidDel="00E85561">
              <w:rPr>
                <w:rFonts w:hint="eastAsia"/>
                <w:noProof/>
                <w:rPrChange w:id="1055" w:author="微软用户" w:date="2017-08-18T22:56:00Z">
                  <w:rPr>
                    <w:rStyle w:val="af"/>
                    <w:rFonts w:ascii="Times New Roman" w:hAnsi="Times New Roman" w:cs="Times New Roman" w:hint="eastAsia"/>
                    <w:noProof/>
                  </w:rPr>
                </w:rPrChange>
              </w:rPr>
              <w:delText>致</w:delText>
            </w:r>
            <w:r w:rsidRPr="008A765C" w:rsidDel="00E85561">
              <w:rPr>
                <w:noProof/>
                <w:rPrChange w:id="1056" w:author="微软用户" w:date="2017-08-18T22:56:00Z">
                  <w:rPr>
                    <w:rStyle w:val="af"/>
                    <w:rFonts w:ascii="Times New Roman" w:hAnsi="Times New Roman" w:cs="Times New Roman"/>
                    <w:noProof/>
                  </w:rPr>
                </w:rPrChange>
              </w:rPr>
              <w:delText xml:space="preserve">   </w:delText>
            </w:r>
            <w:r w:rsidRPr="008A765C" w:rsidDel="00E85561">
              <w:rPr>
                <w:rFonts w:hint="eastAsia"/>
                <w:noProof/>
                <w:rPrChange w:id="1057" w:author="微软用户" w:date="2017-08-18T22:56:00Z">
                  <w:rPr>
                    <w:rStyle w:val="af"/>
                    <w:rFonts w:ascii="Times New Roman" w:hAnsi="Times New Roman" w:cs="Times New Roman" w:hint="eastAsia"/>
                    <w:noProof/>
                  </w:rPr>
                </w:rPrChange>
              </w:rPr>
              <w:delText>谢</w:delText>
            </w:r>
            <w:r w:rsidDel="00E85561">
              <w:rPr>
                <w:noProof/>
                <w:webHidden/>
              </w:rPr>
              <w:tab/>
              <w:delText>61</w:delText>
            </w:r>
          </w:del>
        </w:p>
        <w:p w14:paraId="04E997CC" w14:textId="597C9937" w:rsidR="00CB4DC8" w:rsidRPr="000C3494" w:rsidRDefault="00E750D5" w:rsidP="00CB4DC8">
          <w:pPr>
            <w:spacing w:after="200" w:line="276" w:lineRule="auto"/>
            <w:rPr>
              <w:rFonts w:ascii="Times New Roman" w:hAnsi="Times New Roman" w:cs="Times New Roman"/>
              <w:b/>
              <w:bCs/>
              <w:lang w:val="zh-CN"/>
            </w:rPr>
          </w:pPr>
          <w:r w:rsidRPr="000C3494">
            <w:rPr>
              <w:rFonts w:ascii="Times New Roman" w:hAnsi="Times New Roman" w:cs="Times New Roman"/>
              <w:b/>
              <w:bCs/>
              <w:lang w:val="zh-CN"/>
            </w:rPr>
            <w:fldChar w:fldCharType="end"/>
          </w:r>
        </w:p>
      </w:sdtContent>
    </w:sdt>
    <w:p w14:paraId="10710E88" w14:textId="77777777" w:rsidR="00E750D5" w:rsidRPr="00B87EE1" w:rsidRDefault="00E750D5" w:rsidP="00CB4DC8">
      <w:pPr>
        <w:spacing w:after="200" w:line="276" w:lineRule="auto"/>
        <w:rPr>
          <w:rStyle w:val="1CharChar"/>
          <w:rFonts w:ascii="Times New Roman" w:eastAsiaTheme="minorEastAsia" w:hAnsi="Times New Roman" w:cs="Times New Roman"/>
          <w:b w:val="0"/>
          <w:bCs w:val="0"/>
          <w:spacing w:val="0"/>
          <w:kern w:val="2"/>
          <w:sz w:val="21"/>
          <w:szCs w:val="22"/>
        </w:rPr>
        <w:sectPr w:rsidR="00E750D5" w:rsidRPr="00B87EE1" w:rsidSect="00CB4DC8">
          <w:headerReference w:type="default" r:id="rId11"/>
          <w:footerReference w:type="default" r:id="rId12"/>
          <w:pgSz w:w="11906" w:h="16838"/>
          <w:pgMar w:top="1440" w:right="1797" w:bottom="1440" w:left="1797" w:header="851" w:footer="992" w:gutter="0"/>
          <w:pgNumType w:fmt="upperRoman" w:start="1"/>
          <w:cols w:space="425"/>
          <w:docGrid w:type="lines" w:linePitch="312"/>
        </w:sectPr>
      </w:pPr>
      <w:r w:rsidRPr="00B87EE1">
        <w:rPr>
          <w:rStyle w:val="1CharChar"/>
          <w:rFonts w:ascii="Times New Roman" w:eastAsiaTheme="minorEastAsia" w:hAnsi="Times New Roman" w:cs="Times New Roman"/>
          <w:bCs w:val="0"/>
          <w:sz w:val="36"/>
          <w:szCs w:val="36"/>
        </w:rPr>
        <w:br w:type="page"/>
      </w:r>
    </w:p>
    <w:p w14:paraId="5C472B55" w14:textId="77777777" w:rsidR="00571C9D" w:rsidRPr="00B87EE1" w:rsidRDefault="00571C9D" w:rsidP="00601935">
      <w:pPr>
        <w:pStyle w:val="1"/>
        <w:rPr>
          <w:rStyle w:val="1CharChar"/>
          <w:rFonts w:ascii="Times New Roman" w:eastAsiaTheme="minorEastAsia" w:hAnsi="Times New Roman" w:cs="Times New Roman"/>
          <w:b/>
          <w:bCs/>
          <w:sz w:val="36"/>
          <w:szCs w:val="36"/>
        </w:rPr>
      </w:pPr>
      <w:bookmarkStart w:id="1058" w:name="_Toc491335216"/>
      <w:r w:rsidRPr="00B87EE1">
        <w:rPr>
          <w:rStyle w:val="1CharChar"/>
          <w:rFonts w:ascii="Times New Roman" w:eastAsiaTheme="minorEastAsia" w:hAnsi="Times New Roman" w:cs="Times New Roman"/>
          <w:b/>
          <w:bCs/>
          <w:sz w:val="36"/>
          <w:szCs w:val="36"/>
        </w:rPr>
        <w:lastRenderedPageBreak/>
        <w:t>摘要</w:t>
      </w:r>
      <w:bookmarkEnd w:id="1058"/>
    </w:p>
    <w:p w14:paraId="31563100" w14:textId="52ED692B" w:rsidR="00B71ED7" w:rsidRPr="0034779C" w:rsidRDefault="000B0061" w:rsidP="00B71ED7">
      <w:pPr>
        <w:tabs>
          <w:tab w:val="left" w:pos="495"/>
        </w:tabs>
        <w:spacing w:line="400" w:lineRule="exact"/>
        <w:ind w:firstLineChars="200" w:firstLine="520"/>
        <w:rPr>
          <w:rFonts w:asciiTheme="minorEastAsia" w:hAnsiTheme="minorEastAsia" w:cs="Times New Roman"/>
          <w:color w:val="000000" w:themeColor="text1"/>
          <w:spacing w:val="10"/>
          <w:sz w:val="24"/>
          <w:szCs w:val="24"/>
          <w:rPrChange w:id="1059" w:author="JY0225" w:date="2017-08-24T11:09:00Z">
            <w:rPr>
              <w:rFonts w:ascii="Times New Roman" w:hAnsi="Times New Roman" w:cs="Times New Roman"/>
              <w:color w:val="000000" w:themeColor="text1"/>
              <w:spacing w:val="10"/>
              <w:sz w:val="24"/>
            </w:rPr>
          </w:rPrChange>
        </w:rPr>
      </w:pPr>
      <w:r w:rsidRPr="0034779C">
        <w:rPr>
          <w:rFonts w:asciiTheme="minorEastAsia" w:hAnsiTheme="minorEastAsia" w:cs="Times New Roman"/>
          <w:spacing w:val="10"/>
          <w:sz w:val="24"/>
          <w:szCs w:val="24"/>
          <w:rPrChange w:id="1060" w:author="JY0225" w:date="2017-08-24T11:09:00Z">
            <w:rPr>
              <w:rFonts w:ascii="Times New Roman" w:hAnsi="Times New Roman" w:cs="Times New Roman"/>
              <w:spacing w:val="10"/>
              <w:sz w:val="24"/>
            </w:rPr>
          </w:rPrChange>
        </w:rPr>
        <w:t>近年来</w:t>
      </w:r>
      <w:r w:rsidRPr="0034779C">
        <w:rPr>
          <w:rFonts w:asciiTheme="minorEastAsia" w:hAnsiTheme="minorEastAsia" w:cs="Times New Roman" w:hint="eastAsia"/>
          <w:spacing w:val="10"/>
          <w:sz w:val="24"/>
          <w:szCs w:val="24"/>
          <w:rPrChange w:id="1061" w:author="JY0225" w:date="2017-08-24T11:09:00Z">
            <w:rPr>
              <w:rFonts w:ascii="Times New Roman" w:hAnsi="Times New Roman" w:cs="Times New Roman" w:hint="eastAsia"/>
              <w:spacing w:val="10"/>
              <w:sz w:val="24"/>
            </w:rPr>
          </w:rPrChange>
        </w:rPr>
        <w:t>，</w:t>
      </w:r>
      <w:r w:rsidR="008A0F3C" w:rsidRPr="0034779C">
        <w:rPr>
          <w:rFonts w:asciiTheme="minorEastAsia" w:hAnsiTheme="minorEastAsia" w:cs="Times New Roman"/>
          <w:spacing w:val="10"/>
          <w:sz w:val="24"/>
          <w:szCs w:val="24"/>
          <w:rPrChange w:id="1062" w:author="JY0225" w:date="2017-08-24T11:09:00Z">
            <w:rPr>
              <w:rFonts w:ascii="Times New Roman" w:hAnsi="Times New Roman" w:cs="Times New Roman"/>
              <w:spacing w:val="10"/>
              <w:sz w:val="24"/>
            </w:rPr>
          </w:rPrChange>
        </w:rPr>
        <w:t>云</w:t>
      </w:r>
      <w:r w:rsidR="000344F9" w:rsidRPr="0034779C">
        <w:rPr>
          <w:rFonts w:asciiTheme="minorEastAsia" w:hAnsiTheme="minorEastAsia" w:cs="Times New Roman"/>
          <w:spacing w:val="10"/>
          <w:sz w:val="24"/>
          <w:szCs w:val="24"/>
          <w:rPrChange w:id="1063" w:author="JY0225" w:date="2017-08-24T11:09:00Z">
            <w:rPr>
              <w:rFonts w:ascii="Times New Roman" w:hAnsi="Times New Roman" w:cs="Times New Roman"/>
              <w:spacing w:val="10"/>
              <w:sz w:val="24"/>
            </w:rPr>
          </w:rPrChange>
        </w:rPr>
        <w:t>备份</w:t>
      </w:r>
      <w:r w:rsidR="008A0F3C" w:rsidRPr="0034779C">
        <w:rPr>
          <w:rFonts w:asciiTheme="minorEastAsia" w:hAnsiTheme="minorEastAsia" w:cs="Times New Roman"/>
          <w:spacing w:val="10"/>
          <w:sz w:val="24"/>
          <w:szCs w:val="24"/>
          <w:rPrChange w:id="1064" w:author="JY0225" w:date="2017-08-24T11:09:00Z">
            <w:rPr>
              <w:rFonts w:ascii="Times New Roman" w:hAnsi="Times New Roman" w:cs="Times New Roman"/>
              <w:spacing w:val="10"/>
              <w:sz w:val="24"/>
            </w:rPr>
          </w:rPrChange>
        </w:rPr>
        <w:t>服务因其</w:t>
      </w:r>
      <w:r w:rsidR="00097C3F" w:rsidRPr="0034779C">
        <w:rPr>
          <w:rFonts w:asciiTheme="minorEastAsia" w:hAnsiTheme="minorEastAsia" w:cs="Times New Roman"/>
          <w:spacing w:val="10"/>
          <w:sz w:val="24"/>
          <w:szCs w:val="24"/>
          <w:rPrChange w:id="1065" w:author="JY0225" w:date="2017-08-24T11:09:00Z">
            <w:rPr>
              <w:rFonts w:ascii="Times New Roman" w:hAnsi="Times New Roman" w:cs="Times New Roman"/>
              <w:spacing w:val="10"/>
              <w:sz w:val="24"/>
            </w:rPr>
          </w:rPrChange>
        </w:rPr>
        <w:t>海量的</w:t>
      </w:r>
      <w:r w:rsidR="00476838" w:rsidRPr="0034779C">
        <w:rPr>
          <w:rFonts w:asciiTheme="minorEastAsia" w:hAnsiTheme="minorEastAsia" w:cs="Times New Roman"/>
          <w:spacing w:val="10"/>
          <w:sz w:val="24"/>
          <w:szCs w:val="24"/>
          <w:rPrChange w:id="1066" w:author="JY0225" w:date="2017-08-24T11:09:00Z">
            <w:rPr>
              <w:rFonts w:ascii="Times New Roman" w:hAnsi="Times New Roman" w:cs="Times New Roman"/>
              <w:spacing w:val="10"/>
              <w:sz w:val="24"/>
            </w:rPr>
          </w:rPrChange>
        </w:rPr>
        <w:t>备份</w:t>
      </w:r>
      <w:r w:rsidR="00097C3F" w:rsidRPr="0034779C">
        <w:rPr>
          <w:rFonts w:asciiTheme="minorEastAsia" w:hAnsiTheme="minorEastAsia" w:cs="Times New Roman"/>
          <w:spacing w:val="10"/>
          <w:sz w:val="24"/>
          <w:szCs w:val="24"/>
          <w:rPrChange w:id="1067" w:author="JY0225" w:date="2017-08-24T11:09:00Z">
            <w:rPr>
              <w:rFonts w:ascii="Times New Roman" w:hAnsi="Times New Roman" w:cs="Times New Roman"/>
              <w:spacing w:val="10"/>
              <w:sz w:val="24"/>
            </w:rPr>
          </w:rPrChange>
        </w:rPr>
        <w:t>空间</w:t>
      </w:r>
      <w:r w:rsidR="00097C3F" w:rsidRPr="0034779C">
        <w:rPr>
          <w:rFonts w:asciiTheme="minorEastAsia" w:hAnsiTheme="minorEastAsia" w:cs="Times New Roman" w:hint="eastAsia"/>
          <w:spacing w:val="10"/>
          <w:sz w:val="24"/>
          <w:szCs w:val="24"/>
          <w:rPrChange w:id="1068" w:author="JY0225" w:date="2017-08-24T11:09:00Z">
            <w:rPr>
              <w:rFonts w:ascii="Times New Roman" w:hAnsi="Times New Roman" w:cs="Times New Roman" w:hint="eastAsia"/>
              <w:spacing w:val="10"/>
              <w:sz w:val="24"/>
            </w:rPr>
          </w:rPrChange>
        </w:rPr>
        <w:t>、</w:t>
      </w:r>
      <w:r w:rsidR="001E3C36" w:rsidRPr="0034779C">
        <w:rPr>
          <w:rFonts w:asciiTheme="minorEastAsia" w:hAnsiTheme="minorEastAsia" w:cs="Times New Roman" w:hint="eastAsia"/>
          <w:spacing w:val="10"/>
          <w:sz w:val="24"/>
          <w:szCs w:val="24"/>
          <w:rPrChange w:id="1069" w:author="JY0225" w:date="2017-08-24T11:09:00Z">
            <w:rPr>
              <w:rFonts w:ascii="Times New Roman" w:hAnsi="Times New Roman" w:cs="Times New Roman" w:hint="eastAsia"/>
              <w:spacing w:val="10"/>
              <w:sz w:val="24"/>
            </w:rPr>
          </w:rPrChange>
        </w:rPr>
        <w:t>便捷</w:t>
      </w:r>
      <w:r w:rsidR="00097C3F" w:rsidRPr="0034779C">
        <w:rPr>
          <w:rFonts w:asciiTheme="minorEastAsia" w:hAnsiTheme="minorEastAsia" w:cs="Times New Roman"/>
          <w:spacing w:val="10"/>
          <w:sz w:val="24"/>
          <w:szCs w:val="24"/>
          <w:rPrChange w:id="1070" w:author="JY0225" w:date="2017-08-24T11:09:00Z">
            <w:rPr>
              <w:rFonts w:ascii="Times New Roman" w:hAnsi="Times New Roman" w:cs="Times New Roman"/>
              <w:spacing w:val="10"/>
              <w:sz w:val="24"/>
            </w:rPr>
          </w:rPrChange>
        </w:rPr>
        <w:t>的存取方式</w:t>
      </w:r>
      <w:r w:rsidR="00097C3F" w:rsidRPr="0034779C">
        <w:rPr>
          <w:rFonts w:asciiTheme="minorEastAsia" w:hAnsiTheme="minorEastAsia" w:cs="Times New Roman" w:hint="eastAsia"/>
          <w:spacing w:val="10"/>
          <w:sz w:val="24"/>
          <w:szCs w:val="24"/>
          <w:rPrChange w:id="1071" w:author="JY0225" w:date="2017-08-24T11:09:00Z">
            <w:rPr>
              <w:rFonts w:ascii="Times New Roman" w:hAnsi="Times New Roman" w:cs="Times New Roman" w:hint="eastAsia"/>
              <w:spacing w:val="10"/>
              <w:sz w:val="24"/>
            </w:rPr>
          </w:rPrChange>
        </w:rPr>
        <w:t>、</w:t>
      </w:r>
      <w:r w:rsidR="008D6B32" w:rsidRPr="0034779C">
        <w:rPr>
          <w:rFonts w:asciiTheme="minorEastAsia" w:hAnsiTheme="minorEastAsia" w:cs="Times New Roman"/>
          <w:spacing w:val="10"/>
          <w:sz w:val="24"/>
          <w:szCs w:val="24"/>
          <w:rPrChange w:id="1072" w:author="JY0225" w:date="2017-08-24T11:09:00Z">
            <w:rPr>
              <w:rFonts w:ascii="Times New Roman" w:hAnsi="Times New Roman" w:cs="Times New Roman"/>
              <w:spacing w:val="10"/>
              <w:sz w:val="24"/>
            </w:rPr>
          </w:rPrChange>
        </w:rPr>
        <w:t>可靠</w:t>
      </w:r>
      <w:r w:rsidR="00097C3F" w:rsidRPr="0034779C">
        <w:rPr>
          <w:rFonts w:asciiTheme="minorEastAsia" w:hAnsiTheme="minorEastAsia" w:cs="Times New Roman"/>
          <w:spacing w:val="10"/>
          <w:sz w:val="24"/>
          <w:szCs w:val="24"/>
          <w:rPrChange w:id="1073" w:author="JY0225" w:date="2017-08-24T11:09:00Z">
            <w:rPr>
              <w:rFonts w:ascii="Times New Roman" w:hAnsi="Times New Roman" w:cs="Times New Roman"/>
              <w:spacing w:val="10"/>
              <w:sz w:val="24"/>
            </w:rPr>
          </w:rPrChange>
        </w:rPr>
        <w:t>的安全</w:t>
      </w:r>
      <w:r w:rsidR="00097C3F" w:rsidRPr="0034779C">
        <w:rPr>
          <w:rFonts w:asciiTheme="minorEastAsia" w:hAnsiTheme="minorEastAsia" w:cs="Times New Roman"/>
          <w:color w:val="000000" w:themeColor="text1"/>
          <w:spacing w:val="10"/>
          <w:sz w:val="24"/>
          <w:szCs w:val="24"/>
          <w:rPrChange w:id="1074" w:author="JY0225" w:date="2017-08-24T11:09:00Z">
            <w:rPr>
              <w:rFonts w:ascii="Times New Roman" w:hAnsi="Times New Roman" w:cs="Times New Roman"/>
              <w:color w:val="000000" w:themeColor="text1"/>
              <w:spacing w:val="10"/>
              <w:sz w:val="24"/>
            </w:rPr>
          </w:rPrChange>
        </w:rPr>
        <w:t>特性</w:t>
      </w:r>
      <w:r w:rsidR="00097C3F" w:rsidRPr="0034779C">
        <w:rPr>
          <w:rFonts w:asciiTheme="minorEastAsia" w:hAnsiTheme="minorEastAsia" w:cs="Times New Roman" w:hint="eastAsia"/>
          <w:color w:val="000000" w:themeColor="text1"/>
          <w:spacing w:val="10"/>
          <w:sz w:val="24"/>
          <w:szCs w:val="24"/>
          <w:rPrChange w:id="1075" w:author="JY0225" w:date="2017-08-24T11:09:00Z">
            <w:rPr>
              <w:rFonts w:ascii="Times New Roman" w:hAnsi="Times New Roman" w:cs="Times New Roman" w:hint="eastAsia"/>
              <w:color w:val="000000" w:themeColor="text1"/>
              <w:spacing w:val="10"/>
              <w:sz w:val="24"/>
            </w:rPr>
          </w:rPrChange>
        </w:rPr>
        <w:t>，</w:t>
      </w:r>
      <w:r w:rsidR="00E6103A" w:rsidRPr="0034779C">
        <w:rPr>
          <w:rFonts w:asciiTheme="minorEastAsia" w:hAnsiTheme="minorEastAsia" w:cs="Times New Roman" w:hint="eastAsia"/>
          <w:color w:val="000000" w:themeColor="text1"/>
          <w:spacing w:val="10"/>
          <w:sz w:val="24"/>
          <w:szCs w:val="24"/>
          <w:rPrChange w:id="1076" w:author="JY0225" w:date="2017-08-24T11:09:00Z">
            <w:rPr>
              <w:rFonts w:ascii="Times New Roman" w:hAnsi="Times New Roman" w:cs="Times New Roman" w:hint="eastAsia"/>
              <w:color w:val="000000" w:themeColor="text1"/>
              <w:spacing w:val="10"/>
              <w:sz w:val="24"/>
            </w:rPr>
          </w:rPrChange>
        </w:rPr>
        <w:t>越来越受人们的青睐，云</w:t>
      </w:r>
      <w:r w:rsidR="000344F9" w:rsidRPr="0034779C">
        <w:rPr>
          <w:rFonts w:asciiTheme="minorEastAsia" w:hAnsiTheme="minorEastAsia" w:cs="Times New Roman" w:hint="eastAsia"/>
          <w:color w:val="000000" w:themeColor="text1"/>
          <w:spacing w:val="10"/>
          <w:sz w:val="24"/>
          <w:szCs w:val="24"/>
          <w:rPrChange w:id="1077" w:author="JY0225" w:date="2017-08-24T11:09:00Z">
            <w:rPr>
              <w:rFonts w:ascii="Times New Roman" w:hAnsi="Times New Roman" w:cs="Times New Roman" w:hint="eastAsia"/>
              <w:color w:val="000000" w:themeColor="text1"/>
              <w:spacing w:val="10"/>
              <w:sz w:val="24"/>
            </w:rPr>
          </w:rPrChange>
        </w:rPr>
        <w:t>备份</w:t>
      </w:r>
      <w:r w:rsidR="00C12C5F" w:rsidRPr="0034779C">
        <w:rPr>
          <w:rFonts w:asciiTheme="minorEastAsia" w:hAnsiTheme="minorEastAsia" w:cs="Times New Roman" w:hint="eastAsia"/>
          <w:color w:val="000000" w:themeColor="text1"/>
          <w:spacing w:val="10"/>
          <w:sz w:val="24"/>
          <w:szCs w:val="24"/>
          <w:rPrChange w:id="1078" w:author="JY0225" w:date="2017-08-24T11:09:00Z">
            <w:rPr>
              <w:rFonts w:ascii="Times New Roman" w:hAnsi="Times New Roman" w:cs="Times New Roman" w:hint="eastAsia"/>
              <w:color w:val="000000" w:themeColor="text1"/>
              <w:spacing w:val="10"/>
              <w:sz w:val="24"/>
            </w:rPr>
          </w:rPrChange>
        </w:rPr>
        <w:t>服务产业的市场份额不断</w:t>
      </w:r>
      <w:r w:rsidR="00E6103A" w:rsidRPr="0034779C">
        <w:rPr>
          <w:rFonts w:asciiTheme="minorEastAsia" w:hAnsiTheme="minorEastAsia" w:cs="Times New Roman" w:hint="eastAsia"/>
          <w:color w:val="000000" w:themeColor="text1"/>
          <w:spacing w:val="10"/>
          <w:sz w:val="24"/>
          <w:szCs w:val="24"/>
          <w:rPrChange w:id="1079" w:author="JY0225" w:date="2017-08-24T11:09:00Z">
            <w:rPr>
              <w:rFonts w:ascii="Times New Roman" w:hAnsi="Times New Roman" w:cs="Times New Roman" w:hint="eastAsia"/>
              <w:color w:val="000000" w:themeColor="text1"/>
              <w:spacing w:val="10"/>
              <w:sz w:val="24"/>
            </w:rPr>
          </w:rPrChange>
        </w:rPr>
        <w:t>增长</w:t>
      </w:r>
      <w:r w:rsidR="0094011B" w:rsidRPr="0034779C">
        <w:rPr>
          <w:rFonts w:asciiTheme="minorEastAsia" w:hAnsiTheme="minorEastAsia"/>
          <w:color w:val="000000" w:themeColor="text1"/>
          <w:sz w:val="24"/>
          <w:szCs w:val="24"/>
          <w:vertAlign w:val="superscript"/>
          <w:rPrChange w:id="1080" w:author="JY0225" w:date="2017-08-24T11:09:00Z">
            <w:rPr>
              <w:color w:val="000000" w:themeColor="text1"/>
              <w:vertAlign w:val="superscript"/>
            </w:rPr>
          </w:rPrChange>
        </w:rPr>
        <w:fldChar w:fldCharType="begin"/>
      </w:r>
      <w:r w:rsidR="0094011B" w:rsidRPr="0034779C">
        <w:rPr>
          <w:rFonts w:asciiTheme="minorEastAsia" w:hAnsiTheme="minorEastAsia"/>
          <w:color w:val="000000" w:themeColor="text1"/>
          <w:sz w:val="24"/>
          <w:szCs w:val="24"/>
          <w:vertAlign w:val="superscript"/>
          <w:rPrChange w:id="1081" w:author="JY0225" w:date="2017-08-24T11:09:00Z">
            <w:rPr>
              <w:color w:val="000000" w:themeColor="text1"/>
              <w:vertAlign w:val="superscript"/>
            </w:rPr>
          </w:rPrChange>
        </w:rPr>
        <w:instrText xml:space="preserve"> REF _Ref489705969 \r \h </w:instrText>
      </w:r>
      <w:r w:rsidR="0094011B" w:rsidRPr="0034779C">
        <w:rPr>
          <w:rFonts w:asciiTheme="minorEastAsia" w:hAnsiTheme="minorEastAsia"/>
          <w:color w:val="000000" w:themeColor="text1"/>
          <w:sz w:val="24"/>
          <w:szCs w:val="24"/>
          <w:vertAlign w:val="superscript"/>
          <w:rPrChange w:id="1082" w:author="JY0225" w:date="2017-08-24T11:09:00Z">
            <w:rPr>
              <w:color w:val="000000" w:themeColor="text1"/>
              <w:vertAlign w:val="superscript"/>
            </w:rPr>
          </w:rPrChange>
        </w:rPr>
      </w:r>
      <w:r w:rsidR="0034779C" w:rsidRPr="0034779C">
        <w:rPr>
          <w:rFonts w:asciiTheme="minorEastAsia" w:hAnsiTheme="minorEastAsia"/>
          <w:color w:val="000000" w:themeColor="text1"/>
          <w:sz w:val="24"/>
          <w:szCs w:val="24"/>
          <w:vertAlign w:val="superscript"/>
          <w:rPrChange w:id="1083" w:author="JY0225" w:date="2017-08-24T11:09:00Z">
            <w:rPr>
              <w:color w:val="000000" w:themeColor="text1"/>
              <w:sz w:val="24"/>
              <w:szCs w:val="24"/>
              <w:vertAlign w:val="superscript"/>
            </w:rPr>
          </w:rPrChange>
        </w:rPr>
        <w:instrText xml:space="preserve"> \* MERGEFORMAT </w:instrText>
      </w:r>
      <w:r w:rsidR="0094011B" w:rsidRPr="0034779C">
        <w:rPr>
          <w:rFonts w:asciiTheme="minorEastAsia" w:hAnsiTheme="minorEastAsia"/>
          <w:color w:val="000000" w:themeColor="text1"/>
          <w:sz w:val="24"/>
          <w:szCs w:val="24"/>
          <w:vertAlign w:val="superscript"/>
          <w:rPrChange w:id="1084" w:author="JY0225" w:date="2017-08-24T11:09:00Z">
            <w:rPr>
              <w:color w:val="000000" w:themeColor="text1"/>
              <w:vertAlign w:val="superscript"/>
            </w:rPr>
          </w:rPrChange>
        </w:rPr>
        <w:fldChar w:fldCharType="separate"/>
      </w:r>
      <w:r w:rsidR="008E2759" w:rsidRPr="0034779C">
        <w:rPr>
          <w:rFonts w:asciiTheme="minorEastAsia" w:hAnsiTheme="minorEastAsia"/>
          <w:color w:val="000000" w:themeColor="text1"/>
          <w:sz w:val="24"/>
          <w:szCs w:val="24"/>
          <w:vertAlign w:val="superscript"/>
          <w:rPrChange w:id="1085" w:author="JY0225" w:date="2017-08-24T11:09:00Z">
            <w:rPr>
              <w:color w:val="000000" w:themeColor="text1"/>
              <w:vertAlign w:val="superscript"/>
            </w:rPr>
          </w:rPrChange>
        </w:rPr>
        <w:t>[1]</w:t>
      </w:r>
      <w:r w:rsidR="0094011B" w:rsidRPr="0034779C">
        <w:rPr>
          <w:rFonts w:asciiTheme="minorEastAsia" w:hAnsiTheme="minorEastAsia"/>
          <w:color w:val="000000" w:themeColor="text1"/>
          <w:sz w:val="24"/>
          <w:szCs w:val="24"/>
          <w:vertAlign w:val="superscript"/>
          <w:rPrChange w:id="1086" w:author="JY0225" w:date="2017-08-24T11:09:00Z">
            <w:rPr>
              <w:color w:val="000000" w:themeColor="text1"/>
              <w:vertAlign w:val="superscript"/>
            </w:rPr>
          </w:rPrChange>
        </w:rPr>
        <w:fldChar w:fldCharType="end"/>
      </w:r>
      <w:r w:rsidR="00063DA3" w:rsidRPr="0034779C">
        <w:rPr>
          <w:rFonts w:asciiTheme="minorEastAsia" w:hAnsiTheme="minorEastAsia" w:cs="Times New Roman" w:hint="eastAsia"/>
          <w:color w:val="000000" w:themeColor="text1"/>
          <w:spacing w:val="10"/>
          <w:sz w:val="24"/>
          <w:szCs w:val="24"/>
          <w:rPrChange w:id="1087" w:author="JY0225" w:date="2017-08-24T11:09:00Z">
            <w:rPr>
              <w:rFonts w:ascii="Times New Roman" w:hAnsi="Times New Roman" w:cs="Times New Roman" w:hint="eastAsia"/>
              <w:color w:val="000000" w:themeColor="text1"/>
              <w:spacing w:val="10"/>
              <w:sz w:val="24"/>
            </w:rPr>
          </w:rPrChange>
        </w:rPr>
        <w:t>。</w:t>
      </w:r>
      <w:r w:rsidR="00976260" w:rsidRPr="0034779C">
        <w:rPr>
          <w:rFonts w:asciiTheme="minorEastAsia" w:hAnsiTheme="minorEastAsia" w:cs="Times New Roman" w:hint="eastAsia"/>
          <w:color w:val="000000" w:themeColor="text1"/>
          <w:spacing w:val="10"/>
          <w:sz w:val="24"/>
          <w:szCs w:val="24"/>
          <w:rPrChange w:id="1088" w:author="JY0225" w:date="2017-08-24T11:09:00Z">
            <w:rPr>
              <w:rFonts w:ascii="Times New Roman" w:hAnsi="Times New Roman" w:cs="Times New Roman" w:hint="eastAsia"/>
              <w:color w:val="000000" w:themeColor="text1"/>
              <w:spacing w:val="10"/>
              <w:sz w:val="24"/>
            </w:rPr>
          </w:rPrChange>
        </w:rPr>
        <w:t>然而，</w:t>
      </w:r>
      <w:r w:rsidR="00B71ED7" w:rsidRPr="0034779C">
        <w:rPr>
          <w:rFonts w:asciiTheme="minorEastAsia" w:hAnsiTheme="minorEastAsia" w:cs="Times New Roman" w:hint="eastAsia"/>
          <w:color w:val="000000" w:themeColor="text1"/>
          <w:spacing w:val="10"/>
          <w:sz w:val="24"/>
          <w:szCs w:val="24"/>
          <w:rPrChange w:id="1089" w:author="JY0225" w:date="2017-08-24T11:09:00Z">
            <w:rPr>
              <w:rFonts w:ascii="Times New Roman" w:hAnsi="Times New Roman" w:cs="Times New Roman" w:hint="eastAsia"/>
              <w:color w:val="000000" w:themeColor="text1"/>
              <w:spacing w:val="10"/>
              <w:sz w:val="24"/>
            </w:rPr>
          </w:rPrChange>
        </w:rPr>
        <w:t>持续升温的云</w:t>
      </w:r>
      <w:r w:rsidR="00476838" w:rsidRPr="0034779C">
        <w:rPr>
          <w:rFonts w:asciiTheme="minorEastAsia" w:hAnsiTheme="minorEastAsia" w:cs="Times New Roman" w:hint="eastAsia"/>
          <w:color w:val="000000" w:themeColor="text1"/>
          <w:spacing w:val="10"/>
          <w:sz w:val="24"/>
          <w:szCs w:val="24"/>
          <w:rPrChange w:id="1090" w:author="JY0225" w:date="2017-08-24T11:09:00Z">
            <w:rPr>
              <w:rFonts w:ascii="Times New Roman" w:hAnsi="Times New Roman" w:cs="Times New Roman" w:hint="eastAsia"/>
              <w:color w:val="000000" w:themeColor="text1"/>
              <w:spacing w:val="10"/>
              <w:sz w:val="24"/>
            </w:rPr>
          </w:rPrChange>
        </w:rPr>
        <w:t>备份</w:t>
      </w:r>
      <w:r w:rsidR="00B71ED7" w:rsidRPr="0034779C">
        <w:rPr>
          <w:rFonts w:asciiTheme="minorEastAsia" w:hAnsiTheme="minorEastAsia" w:cs="Times New Roman" w:hint="eastAsia"/>
          <w:color w:val="000000" w:themeColor="text1"/>
          <w:spacing w:val="10"/>
          <w:sz w:val="24"/>
          <w:szCs w:val="24"/>
          <w:rPrChange w:id="1091" w:author="JY0225" w:date="2017-08-24T11:09:00Z">
            <w:rPr>
              <w:rFonts w:ascii="Times New Roman" w:hAnsi="Times New Roman" w:cs="Times New Roman" w:hint="eastAsia"/>
              <w:color w:val="000000" w:themeColor="text1"/>
              <w:spacing w:val="10"/>
              <w:sz w:val="24"/>
            </w:rPr>
          </w:rPrChange>
        </w:rPr>
        <w:t>行业在近几年面临着</w:t>
      </w:r>
      <w:r w:rsidR="00463F61" w:rsidRPr="0034779C">
        <w:rPr>
          <w:rFonts w:asciiTheme="minorEastAsia" w:hAnsiTheme="minorEastAsia" w:cs="Times New Roman" w:hint="eastAsia"/>
          <w:color w:val="000000" w:themeColor="text1"/>
          <w:spacing w:val="10"/>
          <w:sz w:val="24"/>
          <w:szCs w:val="24"/>
          <w:rPrChange w:id="1092" w:author="JY0225" w:date="2017-08-24T11:09:00Z">
            <w:rPr>
              <w:rFonts w:ascii="Times New Roman" w:hAnsi="Times New Roman" w:cs="Times New Roman" w:hint="eastAsia"/>
              <w:color w:val="000000" w:themeColor="text1"/>
              <w:spacing w:val="10"/>
              <w:sz w:val="24"/>
            </w:rPr>
          </w:rPrChange>
        </w:rPr>
        <w:t>诸多的挑战</w:t>
      </w:r>
      <w:r w:rsidR="00B71ED7" w:rsidRPr="0034779C">
        <w:rPr>
          <w:rFonts w:asciiTheme="minorEastAsia" w:hAnsiTheme="minorEastAsia" w:cs="Times New Roman" w:hint="eastAsia"/>
          <w:color w:val="000000" w:themeColor="text1"/>
          <w:spacing w:val="10"/>
          <w:sz w:val="24"/>
          <w:szCs w:val="24"/>
          <w:rPrChange w:id="1093" w:author="JY0225" w:date="2017-08-24T11:09:00Z">
            <w:rPr>
              <w:rFonts w:ascii="Times New Roman" w:hAnsi="Times New Roman" w:cs="Times New Roman" w:hint="eastAsia"/>
              <w:color w:val="000000" w:themeColor="text1"/>
              <w:spacing w:val="10"/>
              <w:sz w:val="24"/>
            </w:rPr>
          </w:rPrChange>
        </w:rPr>
        <w:t>，</w:t>
      </w:r>
      <w:r w:rsidR="00463F61" w:rsidRPr="0034779C">
        <w:rPr>
          <w:rFonts w:asciiTheme="minorEastAsia" w:hAnsiTheme="minorEastAsia" w:cs="Times New Roman" w:hint="eastAsia"/>
          <w:color w:val="000000" w:themeColor="text1"/>
          <w:spacing w:val="10"/>
          <w:sz w:val="24"/>
          <w:szCs w:val="24"/>
          <w:rPrChange w:id="1094" w:author="JY0225" w:date="2017-08-24T11:09:00Z">
            <w:rPr>
              <w:rFonts w:ascii="Times New Roman" w:hAnsi="Times New Roman" w:cs="Times New Roman" w:hint="eastAsia"/>
              <w:color w:val="000000" w:themeColor="text1"/>
              <w:spacing w:val="10"/>
              <w:sz w:val="24"/>
            </w:rPr>
          </w:rPrChange>
        </w:rPr>
        <w:t>衍生</w:t>
      </w:r>
      <w:r w:rsidR="000965CA" w:rsidRPr="0034779C">
        <w:rPr>
          <w:rFonts w:asciiTheme="minorEastAsia" w:hAnsiTheme="minorEastAsia" w:cs="Times New Roman" w:hint="eastAsia"/>
          <w:color w:val="000000" w:themeColor="text1"/>
          <w:spacing w:val="10"/>
          <w:sz w:val="24"/>
          <w:szCs w:val="24"/>
          <w:rPrChange w:id="1095" w:author="JY0225" w:date="2017-08-24T11:09:00Z">
            <w:rPr>
              <w:rFonts w:ascii="Times New Roman" w:hAnsi="Times New Roman" w:cs="Times New Roman" w:hint="eastAsia"/>
              <w:color w:val="000000" w:themeColor="text1"/>
              <w:spacing w:val="10"/>
              <w:sz w:val="24"/>
            </w:rPr>
          </w:rPrChange>
        </w:rPr>
        <w:t>出</w:t>
      </w:r>
      <w:r w:rsidR="00554ACD" w:rsidRPr="0034779C">
        <w:rPr>
          <w:rFonts w:asciiTheme="minorEastAsia" w:hAnsiTheme="minorEastAsia" w:cs="Times New Roman" w:hint="eastAsia"/>
          <w:color w:val="000000" w:themeColor="text1"/>
          <w:spacing w:val="10"/>
          <w:sz w:val="24"/>
          <w:szCs w:val="24"/>
          <w:rPrChange w:id="1096" w:author="JY0225" w:date="2017-08-24T11:09:00Z">
            <w:rPr>
              <w:rFonts w:ascii="Times New Roman" w:hAnsi="Times New Roman" w:cs="Times New Roman" w:hint="eastAsia"/>
              <w:color w:val="000000" w:themeColor="text1"/>
              <w:spacing w:val="10"/>
              <w:sz w:val="24"/>
            </w:rPr>
          </w:rPrChange>
        </w:rPr>
        <w:t>了</w:t>
      </w:r>
      <w:r w:rsidR="009907A1" w:rsidRPr="0034779C">
        <w:rPr>
          <w:rFonts w:asciiTheme="minorEastAsia" w:hAnsiTheme="minorEastAsia" w:cs="Times New Roman" w:hint="eastAsia"/>
          <w:color w:val="000000" w:themeColor="text1"/>
          <w:spacing w:val="10"/>
          <w:sz w:val="24"/>
          <w:szCs w:val="24"/>
          <w:rPrChange w:id="1097" w:author="JY0225" w:date="2017-08-24T11:09:00Z">
            <w:rPr>
              <w:rFonts w:ascii="Times New Roman" w:hAnsi="Times New Roman" w:cs="Times New Roman" w:hint="eastAsia"/>
              <w:color w:val="000000" w:themeColor="text1"/>
              <w:spacing w:val="10"/>
              <w:sz w:val="24"/>
            </w:rPr>
          </w:rPrChange>
        </w:rPr>
        <w:t>如</w:t>
      </w:r>
      <w:r w:rsidR="00A46694" w:rsidRPr="0034779C">
        <w:rPr>
          <w:rFonts w:asciiTheme="minorEastAsia" w:hAnsiTheme="minorEastAsia" w:cs="Times New Roman" w:hint="eastAsia"/>
          <w:color w:val="000000" w:themeColor="text1"/>
          <w:spacing w:val="10"/>
          <w:sz w:val="24"/>
          <w:szCs w:val="24"/>
          <w:rPrChange w:id="1098" w:author="JY0225" w:date="2017-08-24T11:09:00Z">
            <w:rPr>
              <w:rFonts w:ascii="Times New Roman" w:hAnsi="Times New Roman" w:cs="Times New Roman" w:hint="eastAsia"/>
              <w:color w:val="000000" w:themeColor="text1"/>
              <w:spacing w:val="10"/>
              <w:sz w:val="24"/>
            </w:rPr>
          </w:rPrChange>
        </w:rPr>
        <w:t>安全性、</w:t>
      </w:r>
      <w:r w:rsidR="0068491F" w:rsidRPr="0034779C">
        <w:rPr>
          <w:rFonts w:asciiTheme="minorEastAsia" w:hAnsiTheme="minorEastAsia" w:cs="Times New Roman" w:hint="eastAsia"/>
          <w:color w:val="000000" w:themeColor="text1"/>
          <w:spacing w:val="10"/>
          <w:sz w:val="24"/>
          <w:szCs w:val="24"/>
          <w:rPrChange w:id="1099" w:author="JY0225" w:date="2017-08-24T11:09:00Z">
            <w:rPr>
              <w:rFonts w:ascii="Times New Roman" w:hAnsi="Times New Roman" w:cs="Times New Roman" w:hint="eastAsia"/>
              <w:color w:val="000000" w:themeColor="text1"/>
              <w:spacing w:val="10"/>
              <w:sz w:val="24"/>
            </w:rPr>
          </w:rPrChange>
        </w:rPr>
        <w:t>稳定性</w:t>
      </w:r>
      <w:r w:rsidR="006150FC" w:rsidRPr="0034779C">
        <w:rPr>
          <w:rFonts w:asciiTheme="minorEastAsia" w:hAnsiTheme="minorEastAsia" w:cs="Times New Roman" w:hint="eastAsia"/>
          <w:color w:val="000000" w:themeColor="text1"/>
          <w:spacing w:val="10"/>
          <w:sz w:val="24"/>
          <w:szCs w:val="24"/>
          <w:rPrChange w:id="1100" w:author="JY0225" w:date="2017-08-24T11:09:00Z">
            <w:rPr>
              <w:rFonts w:ascii="Times New Roman" w:hAnsi="Times New Roman" w:cs="Times New Roman" w:hint="eastAsia"/>
              <w:color w:val="000000" w:themeColor="text1"/>
              <w:spacing w:val="10"/>
              <w:sz w:val="24"/>
            </w:rPr>
          </w:rPrChange>
        </w:rPr>
        <w:t>、可扩展性</w:t>
      </w:r>
      <w:r w:rsidR="000965CA" w:rsidRPr="0034779C">
        <w:rPr>
          <w:rFonts w:asciiTheme="minorEastAsia" w:hAnsiTheme="minorEastAsia" w:cs="Times New Roman" w:hint="eastAsia"/>
          <w:color w:val="000000" w:themeColor="text1"/>
          <w:spacing w:val="10"/>
          <w:sz w:val="24"/>
          <w:szCs w:val="24"/>
          <w:rPrChange w:id="1101" w:author="JY0225" w:date="2017-08-24T11:09:00Z">
            <w:rPr>
              <w:rFonts w:ascii="Times New Roman" w:hAnsi="Times New Roman" w:cs="Times New Roman" w:hint="eastAsia"/>
              <w:color w:val="000000" w:themeColor="text1"/>
              <w:spacing w:val="10"/>
              <w:sz w:val="24"/>
            </w:rPr>
          </w:rPrChange>
        </w:rPr>
        <w:t>等问题</w:t>
      </w:r>
      <w:r w:rsidR="00E366D7" w:rsidRPr="0034779C">
        <w:rPr>
          <w:rFonts w:asciiTheme="minorEastAsia" w:hAnsiTheme="minorEastAsia" w:cs="Times New Roman" w:hint="eastAsia"/>
          <w:color w:val="000000" w:themeColor="text1"/>
          <w:spacing w:val="10"/>
          <w:sz w:val="24"/>
          <w:szCs w:val="24"/>
          <w:rPrChange w:id="1102" w:author="JY0225" w:date="2017-08-24T11:09:00Z">
            <w:rPr>
              <w:rFonts w:ascii="Times New Roman" w:hAnsi="Times New Roman" w:cs="Times New Roman" w:hint="eastAsia"/>
              <w:color w:val="000000" w:themeColor="text1"/>
              <w:spacing w:val="10"/>
              <w:sz w:val="24"/>
            </w:rPr>
          </w:rPrChange>
        </w:rPr>
        <w:t>，用户对</w:t>
      </w:r>
      <w:r w:rsidR="00C35D4B" w:rsidRPr="0034779C">
        <w:rPr>
          <w:rFonts w:asciiTheme="minorEastAsia" w:hAnsiTheme="minorEastAsia" w:cs="Times New Roman" w:hint="eastAsia"/>
          <w:color w:val="000000" w:themeColor="text1"/>
          <w:spacing w:val="10"/>
          <w:sz w:val="24"/>
          <w:szCs w:val="24"/>
          <w:rPrChange w:id="1103" w:author="JY0225" w:date="2017-08-24T11:09:00Z">
            <w:rPr>
              <w:rFonts w:ascii="Times New Roman" w:hAnsi="Times New Roman" w:cs="Times New Roman" w:hint="eastAsia"/>
              <w:color w:val="000000" w:themeColor="text1"/>
              <w:spacing w:val="10"/>
              <w:sz w:val="24"/>
            </w:rPr>
          </w:rPrChange>
        </w:rPr>
        <w:t>云</w:t>
      </w:r>
      <w:r w:rsidR="00476838" w:rsidRPr="0034779C">
        <w:rPr>
          <w:rFonts w:asciiTheme="minorEastAsia" w:hAnsiTheme="minorEastAsia" w:cs="Times New Roman" w:hint="eastAsia"/>
          <w:color w:val="000000" w:themeColor="text1"/>
          <w:spacing w:val="10"/>
          <w:sz w:val="24"/>
          <w:szCs w:val="24"/>
          <w:rPrChange w:id="1104" w:author="JY0225" w:date="2017-08-24T11:09:00Z">
            <w:rPr>
              <w:rFonts w:ascii="Times New Roman" w:hAnsi="Times New Roman" w:cs="Times New Roman" w:hint="eastAsia"/>
              <w:color w:val="000000" w:themeColor="text1"/>
              <w:spacing w:val="10"/>
              <w:sz w:val="24"/>
            </w:rPr>
          </w:rPrChange>
        </w:rPr>
        <w:t>备份</w:t>
      </w:r>
      <w:r w:rsidR="00E366D7" w:rsidRPr="0034779C">
        <w:rPr>
          <w:rFonts w:asciiTheme="minorEastAsia" w:hAnsiTheme="minorEastAsia" w:cs="Times New Roman" w:hint="eastAsia"/>
          <w:color w:val="000000" w:themeColor="text1"/>
          <w:spacing w:val="10"/>
          <w:sz w:val="24"/>
          <w:szCs w:val="24"/>
          <w:rPrChange w:id="1105" w:author="JY0225" w:date="2017-08-24T11:09:00Z">
            <w:rPr>
              <w:rFonts w:ascii="Times New Roman" w:hAnsi="Times New Roman" w:cs="Times New Roman" w:hint="eastAsia"/>
              <w:color w:val="000000" w:themeColor="text1"/>
              <w:spacing w:val="10"/>
              <w:sz w:val="24"/>
            </w:rPr>
          </w:rPrChange>
        </w:rPr>
        <w:t>平台提出了更高的要求</w:t>
      </w:r>
      <w:r w:rsidR="000965CA" w:rsidRPr="0034779C">
        <w:rPr>
          <w:rFonts w:asciiTheme="minorEastAsia" w:hAnsiTheme="minorEastAsia" w:cs="Times New Roman" w:hint="eastAsia"/>
          <w:color w:val="000000" w:themeColor="text1"/>
          <w:spacing w:val="10"/>
          <w:sz w:val="24"/>
          <w:szCs w:val="24"/>
          <w:rPrChange w:id="1106" w:author="JY0225" w:date="2017-08-24T11:09:00Z">
            <w:rPr>
              <w:rFonts w:ascii="Times New Roman" w:hAnsi="Times New Roman" w:cs="Times New Roman" w:hint="eastAsia"/>
              <w:color w:val="000000" w:themeColor="text1"/>
              <w:spacing w:val="10"/>
              <w:sz w:val="24"/>
            </w:rPr>
          </w:rPrChange>
        </w:rPr>
        <w:t>。</w:t>
      </w:r>
      <w:r w:rsidR="00340A1D" w:rsidRPr="0034779C">
        <w:rPr>
          <w:rFonts w:asciiTheme="minorEastAsia" w:hAnsiTheme="minorEastAsia" w:cs="Times New Roman" w:hint="eastAsia"/>
          <w:color w:val="000000" w:themeColor="text1"/>
          <w:spacing w:val="10"/>
          <w:sz w:val="24"/>
          <w:szCs w:val="24"/>
          <w:rPrChange w:id="1107" w:author="JY0225" w:date="2017-08-24T11:09:00Z">
            <w:rPr>
              <w:rFonts w:ascii="Times New Roman" w:hAnsi="Times New Roman" w:cs="Times New Roman" w:hint="eastAsia"/>
              <w:color w:val="000000" w:themeColor="text1"/>
              <w:spacing w:val="10"/>
              <w:sz w:val="24"/>
            </w:rPr>
          </w:rPrChange>
        </w:rPr>
        <w:t>在这样的环境下，各大云</w:t>
      </w:r>
      <w:r w:rsidR="00476838" w:rsidRPr="0034779C">
        <w:rPr>
          <w:rFonts w:asciiTheme="minorEastAsia" w:hAnsiTheme="minorEastAsia" w:cs="Times New Roman" w:hint="eastAsia"/>
          <w:color w:val="000000" w:themeColor="text1"/>
          <w:spacing w:val="10"/>
          <w:sz w:val="24"/>
          <w:szCs w:val="24"/>
          <w:rPrChange w:id="1108" w:author="JY0225" w:date="2017-08-24T11:09:00Z">
            <w:rPr>
              <w:rFonts w:ascii="Times New Roman" w:hAnsi="Times New Roman" w:cs="Times New Roman" w:hint="eastAsia"/>
              <w:color w:val="000000" w:themeColor="text1"/>
              <w:spacing w:val="10"/>
              <w:sz w:val="24"/>
            </w:rPr>
          </w:rPrChange>
        </w:rPr>
        <w:t>备份</w:t>
      </w:r>
      <w:r w:rsidR="00340A1D" w:rsidRPr="0034779C">
        <w:rPr>
          <w:rFonts w:asciiTheme="minorEastAsia" w:hAnsiTheme="minorEastAsia" w:cs="Times New Roman" w:hint="eastAsia"/>
          <w:color w:val="000000" w:themeColor="text1"/>
          <w:spacing w:val="10"/>
          <w:sz w:val="24"/>
          <w:szCs w:val="24"/>
          <w:rPrChange w:id="1109" w:author="JY0225" w:date="2017-08-24T11:09:00Z">
            <w:rPr>
              <w:rFonts w:ascii="Times New Roman" w:hAnsi="Times New Roman" w:cs="Times New Roman" w:hint="eastAsia"/>
              <w:color w:val="000000" w:themeColor="text1"/>
              <w:spacing w:val="10"/>
              <w:sz w:val="24"/>
            </w:rPr>
          </w:rPrChange>
        </w:rPr>
        <w:t>供应商</w:t>
      </w:r>
      <w:r w:rsidR="00F53372" w:rsidRPr="0034779C">
        <w:rPr>
          <w:rFonts w:asciiTheme="minorEastAsia" w:hAnsiTheme="minorEastAsia" w:cs="Times New Roman" w:hint="eastAsia"/>
          <w:color w:val="000000" w:themeColor="text1"/>
          <w:spacing w:val="10"/>
          <w:sz w:val="24"/>
          <w:szCs w:val="24"/>
          <w:rPrChange w:id="1110" w:author="JY0225" w:date="2017-08-24T11:09:00Z">
            <w:rPr>
              <w:rFonts w:ascii="Times New Roman" w:hAnsi="Times New Roman" w:cs="Times New Roman" w:hint="eastAsia"/>
              <w:color w:val="000000" w:themeColor="text1"/>
              <w:spacing w:val="10"/>
              <w:sz w:val="24"/>
            </w:rPr>
          </w:rPrChange>
        </w:rPr>
        <w:t>纷纷</w:t>
      </w:r>
      <w:r w:rsidR="00340A1D" w:rsidRPr="0034779C">
        <w:rPr>
          <w:rFonts w:asciiTheme="minorEastAsia" w:hAnsiTheme="minorEastAsia" w:cs="Times New Roman" w:hint="eastAsia"/>
          <w:color w:val="000000" w:themeColor="text1"/>
          <w:spacing w:val="10"/>
          <w:sz w:val="24"/>
          <w:szCs w:val="24"/>
          <w:rPrChange w:id="1111" w:author="JY0225" w:date="2017-08-24T11:09:00Z">
            <w:rPr>
              <w:rFonts w:ascii="Times New Roman" w:hAnsi="Times New Roman" w:cs="Times New Roman" w:hint="eastAsia"/>
              <w:color w:val="000000" w:themeColor="text1"/>
              <w:spacing w:val="10"/>
              <w:sz w:val="24"/>
            </w:rPr>
          </w:rPrChange>
        </w:rPr>
        <w:t>对云</w:t>
      </w:r>
      <w:r w:rsidR="00476838" w:rsidRPr="0034779C">
        <w:rPr>
          <w:rFonts w:asciiTheme="minorEastAsia" w:hAnsiTheme="minorEastAsia" w:cs="Times New Roman" w:hint="eastAsia"/>
          <w:color w:val="000000" w:themeColor="text1"/>
          <w:spacing w:val="10"/>
          <w:sz w:val="24"/>
          <w:szCs w:val="24"/>
          <w:rPrChange w:id="1112" w:author="JY0225" w:date="2017-08-24T11:09:00Z">
            <w:rPr>
              <w:rFonts w:ascii="Times New Roman" w:hAnsi="Times New Roman" w:cs="Times New Roman" w:hint="eastAsia"/>
              <w:color w:val="000000" w:themeColor="text1"/>
              <w:spacing w:val="10"/>
              <w:sz w:val="24"/>
            </w:rPr>
          </w:rPrChange>
        </w:rPr>
        <w:t>备份</w:t>
      </w:r>
      <w:r w:rsidR="00340A1D" w:rsidRPr="0034779C">
        <w:rPr>
          <w:rFonts w:asciiTheme="minorEastAsia" w:hAnsiTheme="minorEastAsia" w:cs="Times New Roman" w:hint="eastAsia"/>
          <w:color w:val="000000" w:themeColor="text1"/>
          <w:spacing w:val="10"/>
          <w:sz w:val="24"/>
          <w:szCs w:val="24"/>
          <w:rPrChange w:id="1113" w:author="JY0225" w:date="2017-08-24T11:09:00Z">
            <w:rPr>
              <w:rFonts w:ascii="Times New Roman" w:hAnsi="Times New Roman" w:cs="Times New Roman" w:hint="eastAsia"/>
              <w:color w:val="000000" w:themeColor="text1"/>
              <w:spacing w:val="10"/>
              <w:sz w:val="24"/>
            </w:rPr>
          </w:rPrChange>
        </w:rPr>
        <w:t>的关键技术进行</w:t>
      </w:r>
      <w:r w:rsidR="00A61204" w:rsidRPr="0034779C">
        <w:rPr>
          <w:rFonts w:asciiTheme="minorEastAsia" w:hAnsiTheme="minorEastAsia" w:cs="Times New Roman" w:hint="eastAsia"/>
          <w:color w:val="000000" w:themeColor="text1"/>
          <w:spacing w:val="10"/>
          <w:sz w:val="24"/>
          <w:szCs w:val="24"/>
          <w:rPrChange w:id="1114" w:author="JY0225" w:date="2017-08-24T11:09:00Z">
            <w:rPr>
              <w:rFonts w:ascii="Times New Roman" w:hAnsi="Times New Roman" w:cs="Times New Roman" w:hint="eastAsia"/>
              <w:color w:val="000000" w:themeColor="text1"/>
              <w:spacing w:val="10"/>
              <w:sz w:val="24"/>
            </w:rPr>
          </w:rPrChange>
        </w:rPr>
        <w:t>了</w:t>
      </w:r>
      <w:r w:rsidR="00340A1D" w:rsidRPr="0034779C">
        <w:rPr>
          <w:rFonts w:asciiTheme="minorEastAsia" w:hAnsiTheme="minorEastAsia" w:cs="Times New Roman" w:hint="eastAsia"/>
          <w:color w:val="000000" w:themeColor="text1"/>
          <w:spacing w:val="10"/>
          <w:sz w:val="24"/>
          <w:szCs w:val="24"/>
          <w:rPrChange w:id="1115" w:author="JY0225" w:date="2017-08-24T11:09:00Z">
            <w:rPr>
              <w:rFonts w:ascii="Times New Roman" w:hAnsi="Times New Roman" w:cs="Times New Roman" w:hint="eastAsia"/>
              <w:color w:val="000000" w:themeColor="text1"/>
              <w:spacing w:val="10"/>
              <w:sz w:val="24"/>
            </w:rPr>
          </w:rPrChange>
        </w:rPr>
        <w:t>革新</w:t>
      </w:r>
      <w:r w:rsidR="000046F7" w:rsidRPr="0034779C">
        <w:rPr>
          <w:rFonts w:asciiTheme="minorEastAsia" w:hAnsiTheme="minorEastAsia"/>
          <w:color w:val="000000" w:themeColor="text1"/>
          <w:sz w:val="24"/>
          <w:szCs w:val="24"/>
          <w:vertAlign w:val="superscript"/>
          <w:rPrChange w:id="1116" w:author="JY0225" w:date="2017-08-24T11:09:00Z">
            <w:rPr>
              <w:color w:val="000000" w:themeColor="text1"/>
              <w:vertAlign w:val="superscript"/>
            </w:rPr>
          </w:rPrChange>
        </w:rPr>
        <w:fldChar w:fldCharType="begin"/>
      </w:r>
      <w:r w:rsidR="000046F7" w:rsidRPr="0034779C">
        <w:rPr>
          <w:rFonts w:asciiTheme="minorEastAsia" w:hAnsiTheme="minorEastAsia"/>
          <w:color w:val="000000" w:themeColor="text1"/>
          <w:sz w:val="24"/>
          <w:szCs w:val="24"/>
          <w:vertAlign w:val="superscript"/>
          <w:rPrChange w:id="1117" w:author="JY0225" w:date="2017-08-24T11:09:00Z">
            <w:rPr>
              <w:color w:val="000000" w:themeColor="text1"/>
              <w:vertAlign w:val="superscript"/>
            </w:rPr>
          </w:rPrChange>
        </w:rPr>
        <w:instrText xml:space="preserve"> REF _Ref489705884 \r \h </w:instrText>
      </w:r>
      <w:r w:rsidR="000046F7" w:rsidRPr="0034779C">
        <w:rPr>
          <w:rFonts w:asciiTheme="minorEastAsia" w:hAnsiTheme="minorEastAsia"/>
          <w:color w:val="000000" w:themeColor="text1"/>
          <w:sz w:val="24"/>
          <w:szCs w:val="24"/>
          <w:vertAlign w:val="superscript"/>
          <w:rPrChange w:id="1118" w:author="JY0225" w:date="2017-08-24T11:09:00Z">
            <w:rPr>
              <w:color w:val="000000" w:themeColor="text1"/>
              <w:vertAlign w:val="superscript"/>
            </w:rPr>
          </w:rPrChange>
        </w:rPr>
      </w:r>
      <w:r w:rsidR="0034779C" w:rsidRPr="0034779C">
        <w:rPr>
          <w:rFonts w:asciiTheme="minorEastAsia" w:hAnsiTheme="minorEastAsia"/>
          <w:color w:val="000000" w:themeColor="text1"/>
          <w:sz w:val="24"/>
          <w:szCs w:val="24"/>
          <w:vertAlign w:val="superscript"/>
          <w:rPrChange w:id="1119" w:author="JY0225" w:date="2017-08-24T11:09:00Z">
            <w:rPr>
              <w:color w:val="000000" w:themeColor="text1"/>
              <w:sz w:val="24"/>
              <w:szCs w:val="24"/>
              <w:vertAlign w:val="superscript"/>
            </w:rPr>
          </w:rPrChange>
        </w:rPr>
        <w:instrText xml:space="preserve"> \* MERGEFORMAT </w:instrText>
      </w:r>
      <w:r w:rsidR="000046F7" w:rsidRPr="0034779C">
        <w:rPr>
          <w:rFonts w:asciiTheme="minorEastAsia" w:hAnsiTheme="minorEastAsia"/>
          <w:color w:val="000000" w:themeColor="text1"/>
          <w:sz w:val="24"/>
          <w:szCs w:val="24"/>
          <w:vertAlign w:val="superscript"/>
          <w:rPrChange w:id="1120" w:author="JY0225" w:date="2017-08-24T11:09:00Z">
            <w:rPr>
              <w:color w:val="000000" w:themeColor="text1"/>
              <w:vertAlign w:val="superscript"/>
            </w:rPr>
          </w:rPrChange>
        </w:rPr>
        <w:fldChar w:fldCharType="separate"/>
      </w:r>
      <w:r w:rsidR="008E2759" w:rsidRPr="0034779C">
        <w:rPr>
          <w:rFonts w:asciiTheme="minorEastAsia" w:hAnsiTheme="minorEastAsia"/>
          <w:color w:val="000000" w:themeColor="text1"/>
          <w:sz w:val="24"/>
          <w:szCs w:val="24"/>
          <w:vertAlign w:val="superscript"/>
          <w:rPrChange w:id="1121" w:author="JY0225" w:date="2017-08-24T11:09:00Z">
            <w:rPr>
              <w:color w:val="000000" w:themeColor="text1"/>
              <w:vertAlign w:val="superscript"/>
            </w:rPr>
          </w:rPrChange>
        </w:rPr>
        <w:t>[2]</w:t>
      </w:r>
      <w:r w:rsidR="000046F7" w:rsidRPr="0034779C">
        <w:rPr>
          <w:rFonts w:asciiTheme="minorEastAsia" w:hAnsiTheme="minorEastAsia"/>
          <w:color w:val="000000" w:themeColor="text1"/>
          <w:sz w:val="24"/>
          <w:szCs w:val="24"/>
          <w:vertAlign w:val="superscript"/>
          <w:rPrChange w:id="1122" w:author="JY0225" w:date="2017-08-24T11:09:00Z">
            <w:rPr>
              <w:color w:val="000000" w:themeColor="text1"/>
              <w:vertAlign w:val="superscript"/>
            </w:rPr>
          </w:rPrChange>
        </w:rPr>
        <w:fldChar w:fldCharType="end"/>
      </w:r>
      <w:r w:rsidR="000046F7" w:rsidRPr="0034779C">
        <w:rPr>
          <w:rFonts w:asciiTheme="minorEastAsia" w:hAnsiTheme="minorEastAsia"/>
          <w:color w:val="000000" w:themeColor="text1"/>
          <w:sz w:val="24"/>
          <w:szCs w:val="24"/>
          <w:vertAlign w:val="superscript"/>
          <w:rPrChange w:id="1123" w:author="JY0225" w:date="2017-08-24T11:09:00Z">
            <w:rPr>
              <w:color w:val="000000" w:themeColor="text1"/>
              <w:vertAlign w:val="superscript"/>
            </w:rPr>
          </w:rPrChange>
        </w:rPr>
        <w:fldChar w:fldCharType="begin"/>
      </w:r>
      <w:r w:rsidR="000046F7" w:rsidRPr="0034779C">
        <w:rPr>
          <w:rFonts w:asciiTheme="minorEastAsia" w:hAnsiTheme="minorEastAsia"/>
          <w:color w:val="000000" w:themeColor="text1"/>
          <w:sz w:val="24"/>
          <w:szCs w:val="24"/>
          <w:vertAlign w:val="superscript"/>
          <w:rPrChange w:id="1124" w:author="JY0225" w:date="2017-08-24T11:09:00Z">
            <w:rPr>
              <w:color w:val="000000" w:themeColor="text1"/>
              <w:vertAlign w:val="superscript"/>
            </w:rPr>
          </w:rPrChange>
        </w:rPr>
        <w:instrText xml:space="preserve"> REF _Ref489820088 \r \h </w:instrText>
      </w:r>
      <w:r w:rsidR="000046F7" w:rsidRPr="0034779C">
        <w:rPr>
          <w:rFonts w:asciiTheme="minorEastAsia" w:hAnsiTheme="minorEastAsia"/>
          <w:color w:val="000000" w:themeColor="text1"/>
          <w:sz w:val="24"/>
          <w:szCs w:val="24"/>
          <w:vertAlign w:val="superscript"/>
          <w:rPrChange w:id="1125" w:author="JY0225" w:date="2017-08-24T11:09:00Z">
            <w:rPr>
              <w:color w:val="000000" w:themeColor="text1"/>
              <w:vertAlign w:val="superscript"/>
            </w:rPr>
          </w:rPrChange>
        </w:rPr>
      </w:r>
      <w:r w:rsidR="0034779C" w:rsidRPr="0034779C">
        <w:rPr>
          <w:rFonts w:asciiTheme="minorEastAsia" w:hAnsiTheme="minorEastAsia"/>
          <w:color w:val="000000" w:themeColor="text1"/>
          <w:sz w:val="24"/>
          <w:szCs w:val="24"/>
          <w:vertAlign w:val="superscript"/>
          <w:rPrChange w:id="1126" w:author="JY0225" w:date="2017-08-24T11:09:00Z">
            <w:rPr>
              <w:color w:val="000000" w:themeColor="text1"/>
              <w:sz w:val="24"/>
              <w:szCs w:val="24"/>
              <w:vertAlign w:val="superscript"/>
            </w:rPr>
          </w:rPrChange>
        </w:rPr>
        <w:instrText xml:space="preserve"> \* MERGEFORMAT </w:instrText>
      </w:r>
      <w:r w:rsidR="000046F7" w:rsidRPr="0034779C">
        <w:rPr>
          <w:rFonts w:asciiTheme="minorEastAsia" w:hAnsiTheme="minorEastAsia"/>
          <w:color w:val="000000" w:themeColor="text1"/>
          <w:sz w:val="24"/>
          <w:szCs w:val="24"/>
          <w:vertAlign w:val="superscript"/>
          <w:rPrChange w:id="1127" w:author="JY0225" w:date="2017-08-24T11:09:00Z">
            <w:rPr>
              <w:color w:val="000000" w:themeColor="text1"/>
              <w:vertAlign w:val="superscript"/>
            </w:rPr>
          </w:rPrChange>
        </w:rPr>
        <w:fldChar w:fldCharType="separate"/>
      </w:r>
      <w:r w:rsidR="008E2759" w:rsidRPr="0034779C">
        <w:rPr>
          <w:rFonts w:asciiTheme="minorEastAsia" w:hAnsiTheme="minorEastAsia"/>
          <w:color w:val="000000" w:themeColor="text1"/>
          <w:sz w:val="24"/>
          <w:szCs w:val="24"/>
          <w:vertAlign w:val="superscript"/>
          <w:rPrChange w:id="1128" w:author="JY0225" w:date="2017-08-24T11:09:00Z">
            <w:rPr>
              <w:color w:val="000000" w:themeColor="text1"/>
              <w:vertAlign w:val="superscript"/>
            </w:rPr>
          </w:rPrChange>
        </w:rPr>
        <w:t>[3]</w:t>
      </w:r>
      <w:r w:rsidR="000046F7" w:rsidRPr="0034779C">
        <w:rPr>
          <w:rFonts w:asciiTheme="minorEastAsia" w:hAnsiTheme="minorEastAsia"/>
          <w:color w:val="000000" w:themeColor="text1"/>
          <w:sz w:val="24"/>
          <w:szCs w:val="24"/>
          <w:vertAlign w:val="superscript"/>
          <w:rPrChange w:id="1129" w:author="JY0225" w:date="2017-08-24T11:09:00Z">
            <w:rPr>
              <w:color w:val="000000" w:themeColor="text1"/>
              <w:vertAlign w:val="superscript"/>
            </w:rPr>
          </w:rPrChange>
        </w:rPr>
        <w:fldChar w:fldCharType="end"/>
      </w:r>
      <w:r w:rsidR="00C12C5F" w:rsidRPr="0034779C">
        <w:rPr>
          <w:rFonts w:asciiTheme="minorEastAsia" w:hAnsiTheme="minorEastAsia" w:cs="Times New Roman" w:hint="eastAsia"/>
          <w:color w:val="000000" w:themeColor="text1"/>
          <w:spacing w:val="10"/>
          <w:sz w:val="24"/>
          <w:szCs w:val="24"/>
          <w:rPrChange w:id="1130" w:author="JY0225" w:date="2017-08-24T11:09:00Z">
            <w:rPr>
              <w:rFonts w:ascii="Times New Roman" w:hAnsi="Times New Roman" w:cs="Times New Roman" w:hint="eastAsia"/>
              <w:color w:val="000000" w:themeColor="text1"/>
              <w:spacing w:val="10"/>
              <w:sz w:val="24"/>
            </w:rPr>
          </w:rPrChange>
        </w:rPr>
        <w:t>。</w:t>
      </w:r>
      <w:r w:rsidR="00B62A59" w:rsidRPr="0034779C">
        <w:rPr>
          <w:rFonts w:asciiTheme="minorEastAsia" w:hAnsiTheme="minorEastAsia" w:cs="Times New Roman" w:hint="eastAsia"/>
          <w:color w:val="000000" w:themeColor="text1"/>
          <w:spacing w:val="10"/>
          <w:sz w:val="24"/>
          <w:szCs w:val="24"/>
          <w:rPrChange w:id="1131" w:author="JY0225" w:date="2017-08-24T11:09:00Z">
            <w:rPr>
              <w:rFonts w:ascii="Times New Roman" w:hAnsi="Times New Roman" w:cs="Times New Roman" w:hint="eastAsia"/>
              <w:color w:val="000000" w:themeColor="text1"/>
              <w:spacing w:val="10"/>
              <w:sz w:val="24"/>
            </w:rPr>
          </w:rPrChange>
        </w:rPr>
        <w:t>目前，一款自主研发的</w:t>
      </w:r>
      <w:r w:rsidR="001121D4" w:rsidRPr="0034779C">
        <w:rPr>
          <w:rFonts w:asciiTheme="minorEastAsia" w:hAnsiTheme="minorEastAsia" w:cs="Times New Roman" w:hint="eastAsia"/>
          <w:color w:val="000000" w:themeColor="text1"/>
          <w:spacing w:val="10"/>
          <w:sz w:val="24"/>
          <w:szCs w:val="24"/>
          <w:rPrChange w:id="1132" w:author="JY0225" w:date="2017-08-24T11:09:00Z">
            <w:rPr>
              <w:rFonts w:ascii="Times New Roman" w:hAnsi="Times New Roman" w:cs="Times New Roman" w:hint="eastAsia"/>
              <w:color w:val="000000" w:themeColor="text1"/>
              <w:spacing w:val="10"/>
              <w:sz w:val="24"/>
            </w:rPr>
          </w:rPrChange>
        </w:rPr>
        <w:t>云备份</w:t>
      </w:r>
      <w:r w:rsidR="00B62A59" w:rsidRPr="0034779C">
        <w:rPr>
          <w:rFonts w:asciiTheme="minorEastAsia" w:hAnsiTheme="minorEastAsia" w:cs="Times New Roman" w:hint="eastAsia"/>
          <w:color w:val="000000" w:themeColor="text1"/>
          <w:spacing w:val="10"/>
          <w:sz w:val="24"/>
          <w:szCs w:val="24"/>
          <w:rPrChange w:id="1133" w:author="JY0225" w:date="2017-08-24T11:09:00Z">
            <w:rPr>
              <w:rFonts w:ascii="Times New Roman" w:hAnsi="Times New Roman" w:cs="Times New Roman" w:hint="eastAsia"/>
              <w:color w:val="000000" w:themeColor="text1"/>
              <w:spacing w:val="10"/>
              <w:sz w:val="24"/>
            </w:rPr>
          </w:rPrChange>
        </w:rPr>
        <w:t>系统以中间件</w:t>
      </w:r>
      <w:r w:rsidR="000046F7" w:rsidRPr="0034779C">
        <w:rPr>
          <w:rFonts w:asciiTheme="minorEastAsia" w:hAnsiTheme="minorEastAsia"/>
          <w:color w:val="000000" w:themeColor="text1"/>
          <w:sz w:val="24"/>
          <w:szCs w:val="24"/>
          <w:vertAlign w:val="superscript"/>
          <w:rPrChange w:id="1134" w:author="JY0225" w:date="2017-08-24T11:09:00Z">
            <w:rPr>
              <w:color w:val="000000" w:themeColor="text1"/>
              <w:vertAlign w:val="superscript"/>
            </w:rPr>
          </w:rPrChange>
        </w:rPr>
        <w:fldChar w:fldCharType="begin"/>
      </w:r>
      <w:r w:rsidR="000046F7" w:rsidRPr="0034779C">
        <w:rPr>
          <w:rFonts w:asciiTheme="minorEastAsia" w:hAnsiTheme="minorEastAsia"/>
          <w:color w:val="000000" w:themeColor="text1"/>
          <w:sz w:val="24"/>
          <w:szCs w:val="24"/>
          <w:vertAlign w:val="superscript"/>
          <w:rPrChange w:id="1135" w:author="JY0225" w:date="2017-08-24T11:09:00Z">
            <w:rPr>
              <w:color w:val="000000" w:themeColor="text1"/>
              <w:vertAlign w:val="superscript"/>
            </w:rPr>
          </w:rPrChange>
        </w:rPr>
        <w:instrText xml:space="preserve"> REF _Ref489791737 \r \h </w:instrText>
      </w:r>
      <w:r w:rsidR="000046F7" w:rsidRPr="0034779C">
        <w:rPr>
          <w:rFonts w:asciiTheme="minorEastAsia" w:hAnsiTheme="minorEastAsia"/>
          <w:color w:val="000000" w:themeColor="text1"/>
          <w:sz w:val="24"/>
          <w:szCs w:val="24"/>
          <w:vertAlign w:val="superscript"/>
          <w:rPrChange w:id="1136" w:author="JY0225" w:date="2017-08-24T11:09:00Z">
            <w:rPr>
              <w:color w:val="000000" w:themeColor="text1"/>
              <w:vertAlign w:val="superscript"/>
            </w:rPr>
          </w:rPrChange>
        </w:rPr>
      </w:r>
      <w:r w:rsidR="0034779C" w:rsidRPr="0034779C">
        <w:rPr>
          <w:rFonts w:asciiTheme="minorEastAsia" w:hAnsiTheme="minorEastAsia"/>
          <w:color w:val="000000" w:themeColor="text1"/>
          <w:sz w:val="24"/>
          <w:szCs w:val="24"/>
          <w:vertAlign w:val="superscript"/>
          <w:rPrChange w:id="1137" w:author="JY0225" w:date="2017-08-24T11:09:00Z">
            <w:rPr>
              <w:color w:val="000000" w:themeColor="text1"/>
              <w:sz w:val="24"/>
              <w:szCs w:val="24"/>
              <w:vertAlign w:val="superscript"/>
            </w:rPr>
          </w:rPrChange>
        </w:rPr>
        <w:instrText xml:space="preserve"> \* MERGEFORMAT </w:instrText>
      </w:r>
      <w:r w:rsidR="000046F7" w:rsidRPr="0034779C">
        <w:rPr>
          <w:rFonts w:asciiTheme="minorEastAsia" w:hAnsiTheme="minorEastAsia"/>
          <w:color w:val="000000" w:themeColor="text1"/>
          <w:sz w:val="24"/>
          <w:szCs w:val="24"/>
          <w:vertAlign w:val="superscript"/>
          <w:rPrChange w:id="1138" w:author="JY0225" w:date="2017-08-24T11:09:00Z">
            <w:rPr>
              <w:color w:val="000000" w:themeColor="text1"/>
              <w:vertAlign w:val="superscript"/>
            </w:rPr>
          </w:rPrChange>
        </w:rPr>
        <w:fldChar w:fldCharType="separate"/>
      </w:r>
      <w:r w:rsidR="008E2759" w:rsidRPr="0034779C">
        <w:rPr>
          <w:rFonts w:asciiTheme="minorEastAsia" w:hAnsiTheme="minorEastAsia"/>
          <w:color w:val="000000" w:themeColor="text1"/>
          <w:sz w:val="24"/>
          <w:szCs w:val="24"/>
          <w:vertAlign w:val="superscript"/>
          <w:rPrChange w:id="1139" w:author="JY0225" w:date="2017-08-24T11:09:00Z">
            <w:rPr>
              <w:color w:val="000000" w:themeColor="text1"/>
              <w:vertAlign w:val="superscript"/>
            </w:rPr>
          </w:rPrChange>
        </w:rPr>
        <w:t>[4]</w:t>
      </w:r>
      <w:r w:rsidR="000046F7" w:rsidRPr="0034779C">
        <w:rPr>
          <w:rFonts w:asciiTheme="minorEastAsia" w:hAnsiTheme="minorEastAsia"/>
          <w:color w:val="000000" w:themeColor="text1"/>
          <w:sz w:val="24"/>
          <w:szCs w:val="24"/>
          <w:vertAlign w:val="superscript"/>
          <w:rPrChange w:id="1140" w:author="JY0225" w:date="2017-08-24T11:09:00Z">
            <w:rPr>
              <w:color w:val="000000" w:themeColor="text1"/>
              <w:vertAlign w:val="superscript"/>
            </w:rPr>
          </w:rPrChange>
        </w:rPr>
        <w:fldChar w:fldCharType="end"/>
      </w:r>
      <w:r w:rsidR="00B62A59" w:rsidRPr="0034779C">
        <w:rPr>
          <w:rFonts w:asciiTheme="minorEastAsia" w:hAnsiTheme="minorEastAsia" w:cs="Times New Roman" w:hint="eastAsia"/>
          <w:color w:val="000000" w:themeColor="text1"/>
          <w:spacing w:val="10"/>
          <w:sz w:val="24"/>
          <w:szCs w:val="24"/>
          <w:rPrChange w:id="1141" w:author="JY0225" w:date="2017-08-24T11:09:00Z">
            <w:rPr>
              <w:rFonts w:ascii="Times New Roman" w:hAnsi="Times New Roman" w:cs="Times New Roman" w:hint="eastAsia"/>
              <w:color w:val="000000" w:themeColor="text1"/>
              <w:spacing w:val="10"/>
              <w:sz w:val="24"/>
            </w:rPr>
          </w:rPrChange>
        </w:rPr>
        <w:t>作为服务器与客户端之间的交互枢纽，实现了数据传输、数据压缩、数据加密以及安全会话等基本功能</w:t>
      </w:r>
      <w:r w:rsidR="00CC2050" w:rsidRPr="0034779C">
        <w:rPr>
          <w:rFonts w:asciiTheme="minorEastAsia" w:hAnsiTheme="minorEastAsia" w:cs="Times New Roman" w:hint="eastAsia"/>
          <w:color w:val="000000" w:themeColor="text1"/>
          <w:spacing w:val="10"/>
          <w:sz w:val="24"/>
          <w:szCs w:val="24"/>
          <w:rPrChange w:id="1142" w:author="JY0225" w:date="2017-08-24T11:09:00Z">
            <w:rPr>
              <w:rFonts w:ascii="Times New Roman" w:hAnsi="Times New Roman" w:cs="Times New Roman" w:hint="eastAsia"/>
              <w:color w:val="000000" w:themeColor="text1"/>
              <w:spacing w:val="10"/>
              <w:sz w:val="24"/>
            </w:rPr>
          </w:rPrChange>
        </w:rPr>
        <w:t>，然而</w:t>
      </w:r>
      <w:r w:rsidR="00B23B86" w:rsidRPr="0034779C">
        <w:rPr>
          <w:rFonts w:asciiTheme="minorEastAsia" w:hAnsiTheme="minorEastAsia" w:cs="Times New Roman" w:hint="eastAsia"/>
          <w:color w:val="000000" w:themeColor="text1"/>
          <w:spacing w:val="10"/>
          <w:sz w:val="24"/>
          <w:szCs w:val="24"/>
          <w:rPrChange w:id="1143" w:author="JY0225" w:date="2017-08-24T11:09:00Z">
            <w:rPr>
              <w:rFonts w:ascii="Times New Roman" w:hAnsi="Times New Roman" w:cs="Times New Roman" w:hint="eastAsia"/>
              <w:color w:val="000000" w:themeColor="text1"/>
              <w:spacing w:val="10"/>
              <w:sz w:val="24"/>
            </w:rPr>
          </w:rPrChange>
        </w:rPr>
        <w:t>这</w:t>
      </w:r>
      <w:r w:rsidR="001049D8" w:rsidRPr="0034779C">
        <w:rPr>
          <w:rFonts w:asciiTheme="minorEastAsia" w:hAnsiTheme="minorEastAsia" w:cs="Times New Roman" w:hint="eastAsia"/>
          <w:color w:val="000000" w:themeColor="text1"/>
          <w:spacing w:val="10"/>
          <w:sz w:val="24"/>
          <w:szCs w:val="24"/>
          <w:rPrChange w:id="1144" w:author="JY0225" w:date="2017-08-24T11:09:00Z">
            <w:rPr>
              <w:rFonts w:ascii="Times New Roman" w:hAnsi="Times New Roman" w:cs="Times New Roman" w:hint="eastAsia"/>
              <w:color w:val="000000" w:themeColor="text1"/>
              <w:spacing w:val="10"/>
              <w:sz w:val="24"/>
            </w:rPr>
          </w:rPrChange>
        </w:rPr>
        <w:t>已</w:t>
      </w:r>
      <w:r w:rsidR="00336643" w:rsidRPr="0034779C">
        <w:rPr>
          <w:rFonts w:asciiTheme="minorEastAsia" w:hAnsiTheme="minorEastAsia" w:cs="Times New Roman" w:hint="eastAsia"/>
          <w:color w:val="000000" w:themeColor="text1"/>
          <w:spacing w:val="10"/>
          <w:sz w:val="24"/>
          <w:szCs w:val="24"/>
          <w:rPrChange w:id="1145" w:author="JY0225" w:date="2017-08-24T11:09:00Z">
            <w:rPr>
              <w:rFonts w:ascii="Times New Roman" w:hAnsi="Times New Roman" w:cs="Times New Roman" w:hint="eastAsia"/>
              <w:color w:val="000000" w:themeColor="text1"/>
              <w:spacing w:val="10"/>
              <w:sz w:val="24"/>
            </w:rPr>
          </w:rPrChange>
        </w:rPr>
        <w:t>无法</w:t>
      </w:r>
      <w:r w:rsidR="000362B2" w:rsidRPr="0034779C">
        <w:rPr>
          <w:rFonts w:asciiTheme="minorEastAsia" w:hAnsiTheme="minorEastAsia" w:cs="Times New Roman" w:hint="eastAsia"/>
          <w:color w:val="000000" w:themeColor="text1"/>
          <w:spacing w:val="10"/>
          <w:sz w:val="24"/>
          <w:szCs w:val="24"/>
          <w:rPrChange w:id="1146" w:author="JY0225" w:date="2017-08-24T11:09:00Z">
            <w:rPr>
              <w:rFonts w:ascii="Times New Roman" w:hAnsi="Times New Roman" w:cs="Times New Roman" w:hint="eastAsia"/>
              <w:color w:val="000000" w:themeColor="text1"/>
              <w:spacing w:val="10"/>
              <w:sz w:val="24"/>
            </w:rPr>
          </w:rPrChange>
        </w:rPr>
        <w:t>适应</w:t>
      </w:r>
      <w:r w:rsidR="00AF6F5F" w:rsidRPr="0034779C">
        <w:rPr>
          <w:rFonts w:asciiTheme="minorEastAsia" w:hAnsiTheme="minorEastAsia" w:cs="Times New Roman" w:hint="eastAsia"/>
          <w:color w:val="000000" w:themeColor="text1"/>
          <w:spacing w:val="10"/>
          <w:sz w:val="24"/>
          <w:szCs w:val="24"/>
          <w:rPrChange w:id="1147" w:author="JY0225" w:date="2017-08-24T11:09:00Z">
            <w:rPr>
              <w:rFonts w:ascii="Times New Roman" w:hAnsi="Times New Roman" w:cs="Times New Roman" w:hint="eastAsia"/>
              <w:color w:val="000000" w:themeColor="text1"/>
              <w:spacing w:val="10"/>
              <w:sz w:val="24"/>
            </w:rPr>
          </w:rPrChange>
        </w:rPr>
        <w:t>当前</w:t>
      </w:r>
      <w:r w:rsidR="000362B2" w:rsidRPr="0034779C">
        <w:rPr>
          <w:rFonts w:asciiTheme="minorEastAsia" w:hAnsiTheme="minorEastAsia" w:cs="Times New Roman" w:hint="eastAsia"/>
          <w:color w:val="000000" w:themeColor="text1"/>
          <w:spacing w:val="10"/>
          <w:sz w:val="24"/>
          <w:szCs w:val="24"/>
          <w:rPrChange w:id="1148" w:author="JY0225" w:date="2017-08-24T11:09:00Z">
            <w:rPr>
              <w:rFonts w:ascii="Times New Roman" w:hAnsi="Times New Roman" w:cs="Times New Roman" w:hint="eastAsia"/>
              <w:color w:val="000000" w:themeColor="text1"/>
              <w:spacing w:val="10"/>
              <w:sz w:val="24"/>
            </w:rPr>
          </w:rPrChange>
        </w:rPr>
        <w:t>错综复杂的云</w:t>
      </w:r>
      <w:r w:rsidR="00F564B9" w:rsidRPr="0034779C">
        <w:rPr>
          <w:rFonts w:asciiTheme="minorEastAsia" w:hAnsiTheme="minorEastAsia" w:cs="Times New Roman" w:hint="eastAsia"/>
          <w:color w:val="000000" w:themeColor="text1"/>
          <w:spacing w:val="10"/>
          <w:sz w:val="24"/>
          <w:szCs w:val="24"/>
          <w:rPrChange w:id="1149" w:author="JY0225" w:date="2017-08-24T11:09:00Z">
            <w:rPr>
              <w:rFonts w:ascii="Times New Roman" w:hAnsi="Times New Roman" w:cs="Times New Roman" w:hint="eastAsia"/>
              <w:color w:val="000000" w:themeColor="text1"/>
              <w:spacing w:val="10"/>
              <w:sz w:val="24"/>
            </w:rPr>
          </w:rPrChange>
        </w:rPr>
        <w:t>备份</w:t>
      </w:r>
      <w:r w:rsidR="008F7FB1" w:rsidRPr="0034779C">
        <w:rPr>
          <w:rFonts w:asciiTheme="minorEastAsia" w:hAnsiTheme="minorEastAsia" w:cs="Times New Roman" w:hint="eastAsia"/>
          <w:color w:val="000000" w:themeColor="text1"/>
          <w:spacing w:val="10"/>
          <w:sz w:val="24"/>
          <w:szCs w:val="24"/>
          <w:rPrChange w:id="1150" w:author="JY0225" w:date="2017-08-24T11:09:00Z">
            <w:rPr>
              <w:rFonts w:ascii="Times New Roman" w:hAnsi="Times New Roman" w:cs="Times New Roman" w:hint="eastAsia"/>
              <w:color w:val="000000" w:themeColor="text1"/>
              <w:spacing w:val="10"/>
              <w:sz w:val="24"/>
            </w:rPr>
          </w:rPrChange>
        </w:rPr>
        <w:t>服务发展趋势</w:t>
      </w:r>
      <w:r w:rsidR="000362B2" w:rsidRPr="0034779C">
        <w:rPr>
          <w:rFonts w:asciiTheme="minorEastAsia" w:hAnsiTheme="minorEastAsia" w:cs="Times New Roman" w:hint="eastAsia"/>
          <w:color w:val="000000" w:themeColor="text1"/>
          <w:spacing w:val="10"/>
          <w:sz w:val="24"/>
          <w:szCs w:val="24"/>
          <w:rPrChange w:id="1151" w:author="JY0225" w:date="2017-08-24T11:09:00Z">
            <w:rPr>
              <w:rFonts w:ascii="Times New Roman" w:hAnsi="Times New Roman" w:cs="Times New Roman" w:hint="eastAsia"/>
              <w:color w:val="000000" w:themeColor="text1"/>
              <w:spacing w:val="10"/>
              <w:sz w:val="24"/>
            </w:rPr>
          </w:rPrChange>
        </w:rPr>
        <w:t>，</w:t>
      </w:r>
      <w:r w:rsidR="00293742" w:rsidRPr="0034779C">
        <w:rPr>
          <w:rFonts w:asciiTheme="minorEastAsia" w:hAnsiTheme="minorEastAsia" w:cs="Times New Roman" w:hint="eastAsia"/>
          <w:color w:val="000000" w:themeColor="text1"/>
          <w:spacing w:val="10"/>
          <w:sz w:val="24"/>
          <w:szCs w:val="24"/>
          <w:rPrChange w:id="1152" w:author="JY0225" w:date="2017-08-24T11:09:00Z">
            <w:rPr>
              <w:rFonts w:ascii="Times New Roman" w:hAnsi="Times New Roman" w:cs="Times New Roman" w:hint="eastAsia"/>
              <w:color w:val="000000" w:themeColor="text1"/>
              <w:spacing w:val="10"/>
              <w:sz w:val="24"/>
            </w:rPr>
          </w:rPrChange>
        </w:rPr>
        <w:t>因此</w:t>
      </w:r>
      <w:r w:rsidR="00B7033A" w:rsidRPr="0034779C">
        <w:rPr>
          <w:rFonts w:asciiTheme="minorEastAsia" w:hAnsiTheme="minorEastAsia" w:cs="Times New Roman" w:hint="eastAsia"/>
          <w:color w:val="000000" w:themeColor="text1"/>
          <w:spacing w:val="10"/>
          <w:sz w:val="24"/>
          <w:szCs w:val="24"/>
          <w:rPrChange w:id="1153" w:author="JY0225" w:date="2017-08-24T11:09:00Z">
            <w:rPr>
              <w:rFonts w:ascii="Times New Roman" w:hAnsi="Times New Roman" w:cs="Times New Roman" w:hint="eastAsia"/>
              <w:color w:val="000000" w:themeColor="text1"/>
              <w:spacing w:val="10"/>
              <w:sz w:val="24"/>
            </w:rPr>
          </w:rPrChange>
        </w:rPr>
        <w:t>亟需</w:t>
      </w:r>
      <w:r w:rsidR="004B7FCE" w:rsidRPr="0034779C">
        <w:rPr>
          <w:rFonts w:asciiTheme="minorEastAsia" w:hAnsiTheme="minorEastAsia" w:cs="Times New Roman" w:hint="eastAsia"/>
          <w:color w:val="000000" w:themeColor="text1"/>
          <w:spacing w:val="10"/>
          <w:sz w:val="24"/>
          <w:szCs w:val="24"/>
          <w:rPrChange w:id="1154" w:author="JY0225" w:date="2017-08-24T11:09:00Z">
            <w:rPr>
              <w:rFonts w:ascii="Times New Roman" w:hAnsi="Times New Roman" w:cs="Times New Roman" w:hint="eastAsia"/>
              <w:color w:val="000000" w:themeColor="text1"/>
              <w:spacing w:val="10"/>
              <w:sz w:val="24"/>
            </w:rPr>
          </w:rPrChange>
        </w:rPr>
        <w:t>对</w:t>
      </w:r>
      <w:r w:rsidR="000313BE" w:rsidRPr="0034779C">
        <w:rPr>
          <w:rFonts w:asciiTheme="minorEastAsia" w:hAnsiTheme="minorEastAsia" w:cs="Times New Roman" w:hint="eastAsia"/>
          <w:color w:val="000000" w:themeColor="text1"/>
          <w:spacing w:val="10"/>
          <w:sz w:val="24"/>
          <w:szCs w:val="24"/>
          <w:rPrChange w:id="1155" w:author="JY0225" w:date="2017-08-24T11:09:00Z">
            <w:rPr>
              <w:rFonts w:ascii="Times New Roman" w:hAnsi="Times New Roman" w:cs="Times New Roman" w:hint="eastAsia"/>
              <w:color w:val="000000" w:themeColor="text1"/>
              <w:spacing w:val="10"/>
              <w:sz w:val="24"/>
            </w:rPr>
          </w:rPrChange>
        </w:rPr>
        <w:t>其</w:t>
      </w:r>
      <w:r w:rsidR="004B7FCE" w:rsidRPr="0034779C">
        <w:rPr>
          <w:rFonts w:asciiTheme="minorEastAsia" w:hAnsiTheme="minorEastAsia" w:cs="Times New Roman" w:hint="eastAsia"/>
          <w:color w:val="000000" w:themeColor="text1"/>
          <w:spacing w:val="10"/>
          <w:sz w:val="24"/>
          <w:szCs w:val="24"/>
          <w:rPrChange w:id="1156" w:author="JY0225" w:date="2017-08-24T11:09:00Z">
            <w:rPr>
              <w:rFonts w:ascii="Times New Roman" w:hAnsi="Times New Roman" w:cs="Times New Roman" w:hint="eastAsia"/>
              <w:color w:val="000000" w:themeColor="text1"/>
              <w:spacing w:val="10"/>
              <w:sz w:val="24"/>
            </w:rPr>
          </w:rPrChange>
        </w:rPr>
        <w:t>关键技术</w:t>
      </w:r>
      <w:r w:rsidR="00B7033A" w:rsidRPr="0034779C">
        <w:rPr>
          <w:rFonts w:asciiTheme="minorEastAsia" w:hAnsiTheme="minorEastAsia" w:cs="Times New Roman" w:hint="eastAsia"/>
          <w:color w:val="000000" w:themeColor="text1"/>
          <w:spacing w:val="10"/>
          <w:sz w:val="24"/>
          <w:szCs w:val="24"/>
          <w:rPrChange w:id="1157" w:author="JY0225" w:date="2017-08-24T11:09:00Z">
            <w:rPr>
              <w:rFonts w:ascii="Times New Roman" w:hAnsi="Times New Roman" w:cs="Times New Roman" w:hint="eastAsia"/>
              <w:color w:val="000000" w:themeColor="text1"/>
              <w:spacing w:val="10"/>
              <w:sz w:val="24"/>
            </w:rPr>
          </w:rPrChange>
        </w:rPr>
        <w:t>进行优化</w:t>
      </w:r>
      <w:r w:rsidR="006307CC" w:rsidRPr="0034779C">
        <w:rPr>
          <w:rFonts w:asciiTheme="minorEastAsia" w:hAnsiTheme="minorEastAsia" w:cs="Times New Roman" w:hint="eastAsia"/>
          <w:color w:val="000000" w:themeColor="text1"/>
          <w:spacing w:val="10"/>
          <w:sz w:val="24"/>
          <w:szCs w:val="24"/>
          <w:rPrChange w:id="1158" w:author="JY0225" w:date="2017-08-24T11:09:00Z">
            <w:rPr>
              <w:rFonts w:ascii="Times New Roman" w:hAnsi="Times New Roman" w:cs="Times New Roman" w:hint="eastAsia"/>
              <w:color w:val="000000" w:themeColor="text1"/>
              <w:spacing w:val="10"/>
              <w:sz w:val="24"/>
            </w:rPr>
          </w:rPrChange>
        </w:rPr>
        <w:t>，</w:t>
      </w:r>
      <w:r w:rsidR="00B7033A" w:rsidRPr="0034779C">
        <w:rPr>
          <w:rFonts w:asciiTheme="minorEastAsia" w:hAnsiTheme="minorEastAsia" w:cs="Times New Roman" w:hint="eastAsia"/>
          <w:color w:val="000000" w:themeColor="text1"/>
          <w:spacing w:val="10"/>
          <w:sz w:val="24"/>
          <w:szCs w:val="24"/>
          <w:rPrChange w:id="1159" w:author="JY0225" w:date="2017-08-24T11:09:00Z">
            <w:rPr>
              <w:rFonts w:ascii="Times New Roman" w:hAnsi="Times New Roman" w:cs="Times New Roman" w:hint="eastAsia"/>
              <w:color w:val="000000" w:themeColor="text1"/>
              <w:spacing w:val="10"/>
              <w:sz w:val="24"/>
            </w:rPr>
          </w:rPrChange>
        </w:rPr>
        <w:t>以提升自身的竞争力。</w:t>
      </w:r>
    </w:p>
    <w:p w14:paraId="4121833B" w14:textId="6A8E848F" w:rsidR="009B57C6" w:rsidRPr="0034779C" w:rsidRDefault="00DF704F" w:rsidP="00D0546B">
      <w:pPr>
        <w:tabs>
          <w:tab w:val="left" w:pos="495"/>
        </w:tabs>
        <w:spacing w:line="400" w:lineRule="exact"/>
        <w:ind w:firstLineChars="200" w:firstLine="520"/>
        <w:rPr>
          <w:rFonts w:asciiTheme="minorEastAsia" w:hAnsiTheme="minorEastAsia" w:cs="Times New Roman"/>
          <w:color w:val="000000" w:themeColor="text1"/>
          <w:spacing w:val="10"/>
          <w:sz w:val="24"/>
          <w:szCs w:val="24"/>
          <w:rPrChange w:id="1160" w:author="JY0225" w:date="2017-08-24T11:09:00Z">
            <w:rPr>
              <w:rFonts w:ascii="Times New Roman" w:hAnsi="Times New Roman" w:cs="Times New Roman"/>
              <w:color w:val="000000" w:themeColor="text1"/>
              <w:spacing w:val="10"/>
              <w:sz w:val="24"/>
            </w:rPr>
          </w:rPrChange>
        </w:rPr>
      </w:pPr>
      <w:r w:rsidRPr="0034779C">
        <w:rPr>
          <w:rFonts w:asciiTheme="minorEastAsia" w:hAnsiTheme="minorEastAsia" w:cs="Times New Roman" w:hint="eastAsia"/>
          <w:spacing w:val="10"/>
          <w:sz w:val="24"/>
          <w:szCs w:val="24"/>
          <w:rPrChange w:id="1161" w:author="JY0225" w:date="2017-08-24T11:09:00Z">
            <w:rPr>
              <w:rFonts w:ascii="Times New Roman" w:hAnsi="Times New Roman" w:cs="Times New Roman" w:hint="eastAsia"/>
              <w:spacing w:val="10"/>
              <w:sz w:val="24"/>
            </w:rPr>
          </w:rPrChange>
        </w:rPr>
        <w:t>本论文主要</w:t>
      </w:r>
      <w:r w:rsidR="00920CA8" w:rsidRPr="0034779C">
        <w:rPr>
          <w:rFonts w:asciiTheme="minorEastAsia" w:hAnsiTheme="minorEastAsia" w:cs="Times New Roman" w:hint="eastAsia"/>
          <w:spacing w:val="10"/>
          <w:sz w:val="24"/>
          <w:szCs w:val="24"/>
          <w:rPrChange w:id="1162" w:author="JY0225" w:date="2017-08-24T11:09:00Z">
            <w:rPr>
              <w:rFonts w:ascii="Times New Roman" w:hAnsi="Times New Roman" w:cs="Times New Roman" w:hint="eastAsia"/>
              <w:spacing w:val="10"/>
              <w:sz w:val="24"/>
            </w:rPr>
          </w:rPrChange>
        </w:rPr>
        <w:t>通过</w:t>
      </w:r>
      <w:r w:rsidR="00447D7B" w:rsidRPr="0034779C">
        <w:rPr>
          <w:rFonts w:asciiTheme="minorEastAsia" w:hAnsiTheme="minorEastAsia" w:cs="Times New Roman" w:hint="eastAsia"/>
          <w:spacing w:val="10"/>
          <w:sz w:val="24"/>
          <w:szCs w:val="24"/>
          <w:rPrChange w:id="1163" w:author="JY0225" w:date="2017-08-24T11:09:00Z">
            <w:rPr>
              <w:rFonts w:ascii="Times New Roman" w:hAnsi="Times New Roman" w:cs="Times New Roman" w:hint="eastAsia"/>
              <w:spacing w:val="10"/>
              <w:sz w:val="24"/>
            </w:rPr>
          </w:rPrChange>
        </w:rPr>
        <w:t>对</w:t>
      </w:r>
      <w:r w:rsidR="00B376D6" w:rsidRPr="0034779C">
        <w:rPr>
          <w:rFonts w:asciiTheme="minorEastAsia" w:hAnsiTheme="minorEastAsia" w:cs="Times New Roman" w:hint="eastAsia"/>
          <w:spacing w:val="10"/>
          <w:sz w:val="24"/>
          <w:szCs w:val="24"/>
          <w:rPrChange w:id="1164" w:author="JY0225" w:date="2017-08-24T11:09:00Z">
            <w:rPr>
              <w:rFonts w:ascii="Times New Roman" w:hAnsi="Times New Roman" w:cs="Times New Roman" w:hint="eastAsia"/>
              <w:spacing w:val="10"/>
              <w:sz w:val="24"/>
            </w:rPr>
          </w:rPrChange>
        </w:rPr>
        <w:t>当前</w:t>
      </w:r>
      <w:r w:rsidR="00447D7B" w:rsidRPr="0034779C">
        <w:rPr>
          <w:rFonts w:asciiTheme="minorEastAsia" w:hAnsiTheme="minorEastAsia" w:cs="Times New Roman" w:hint="eastAsia"/>
          <w:spacing w:val="10"/>
          <w:sz w:val="24"/>
          <w:szCs w:val="24"/>
          <w:rPrChange w:id="1165" w:author="JY0225" w:date="2017-08-24T11:09:00Z">
            <w:rPr>
              <w:rFonts w:ascii="Times New Roman" w:hAnsi="Times New Roman" w:cs="Times New Roman" w:hint="eastAsia"/>
              <w:spacing w:val="10"/>
              <w:sz w:val="24"/>
            </w:rPr>
          </w:rPrChange>
        </w:rPr>
        <w:t>云</w:t>
      </w:r>
      <w:r w:rsidR="00476838" w:rsidRPr="0034779C">
        <w:rPr>
          <w:rFonts w:asciiTheme="minorEastAsia" w:hAnsiTheme="minorEastAsia" w:cs="Times New Roman" w:hint="eastAsia"/>
          <w:spacing w:val="10"/>
          <w:sz w:val="24"/>
          <w:szCs w:val="24"/>
          <w:rPrChange w:id="1166" w:author="JY0225" w:date="2017-08-24T11:09:00Z">
            <w:rPr>
              <w:rFonts w:ascii="Times New Roman" w:hAnsi="Times New Roman" w:cs="Times New Roman" w:hint="eastAsia"/>
              <w:spacing w:val="10"/>
              <w:sz w:val="24"/>
            </w:rPr>
          </w:rPrChange>
        </w:rPr>
        <w:t>备份</w:t>
      </w:r>
      <w:r w:rsidR="00447D7B" w:rsidRPr="0034779C">
        <w:rPr>
          <w:rFonts w:asciiTheme="minorEastAsia" w:hAnsiTheme="minorEastAsia" w:cs="Times New Roman" w:hint="eastAsia"/>
          <w:spacing w:val="10"/>
          <w:sz w:val="24"/>
          <w:szCs w:val="24"/>
          <w:rPrChange w:id="1167" w:author="JY0225" w:date="2017-08-24T11:09:00Z">
            <w:rPr>
              <w:rFonts w:ascii="Times New Roman" w:hAnsi="Times New Roman" w:cs="Times New Roman" w:hint="eastAsia"/>
              <w:spacing w:val="10"/>
              <w:sz w:val="24"/>
            </w:rPr>
          </w:rPrChange>
        </w:rPr>
        <w:t>行业分析，</w:t>
      </w:r>
      <w:r w:rsidR="00BB16D9" w:rsidRPr="0034779C">
        <w:rPr>
          <w:rFonts w:asciiTheme="minorEastAsia" w:hAnsiTheme="minorEastAsia" w:cs="Times New Roman" w:hint="eastAsia"/>
          <w:spacing w:val="10"/>
          <w:sz w:val="24"/>
          <w:szCs w:val="24"/>
          <w:rPrChange w:id="1168" w:author="JY0225" w:date="2017-08-24T11:09:00Z">
            <w:rPr>
              <w:rFonts w:ascii="Times New Roman" w:hAnsi="Times New Roman" w:cs="Times New Roman" w:hint="eastAsia"/>
              <w:spacing w:val="10"/>
              <w:sz w:val="24"/>
            </w:rPr>
          </w:rPrChange>
        </w:rPr>
        <w:t>研究</w:t>
      </w:r>
      <w:r w:rsidR="00604D9F" w:rsidRPr="0034779C">
        <w:rPr>
          <w:rFonts w:asciiTheme="minorEastAsia" w:hAnsiTheme="minorEastAsia" w:cs="Times New Roman" w:hint="eastAsia"/>
          <w:spacing w:val="10"/>
          <w:sz w:val="24"/>
          <w:szCs w:val="24"/>
          <w:rPrChange w:id="1169" w:author="JY0225" w:date="2017-08-24T11:09:00Z">
            <w:rPr>
              <w:rFonts w:ascii="Times New Roman" w:hAnsi="Times New Roman" w:cs="Times New Roman" w:hint="eastAsia"/>
              <w:spacing w:val="10"/>
              <w:sz w:val="24"/>
            </w:rPr>
          </w:rPrChange>
        </w:rPr>
        <w:t>云备份</w:t>
      </w:r>
      <w:r w:rsidR="00724F1A" w:rsidRPr="0034779C">
        <w:rPr>
          <w:rFonts w:asciiTheme="minorEastAsia" w:hAnsiTheme="minorEastAsia" w:cs="Times New Roman" w:hint="eastAsia"/>
          <w:spacing w:val="10"/>
          <w:sz w:val="24"/>
          <w:szCs w:val="24"/>
          <w:rPrChange w:id="1170" w:author="JY0225" w:date="2017-08-24T11:09:00Z">
            <w:rPr>
              <w:rFonts w:ascii="Times New Roman" w:hAnsi="Times New Roman" w:cs="Times New Roman" w:hint="eastAsia"/>
              <w:spacing w:val="10"/>
              <w:sz w:val="24"/>
            </w:rPr>
          </w:rPrChange>
        </w:rPr>
        <w:t>服务中的</w:t>
      </w:r>
      <w:r w:rsidRPr="0034779C">
        <w:rPr>
          <w:rFonts w:asciiTheme="minorEastAsia" w:hAnsiTheme="minorEastAsia" w:cs="Times New Roman" w:hint="eastAsia"/>
          <w:spacing w:val="10"/>
          <w:sz w:val="24"/>
          <w:szCs w:val="24"/>
          <w:rPrChange w:id="1171" w:author="JY0225" w:date="2017-08-24T11:09:00Z">
            <w:rPr>
              <w:rFonts w:ascii="Times New Roman" w:hAnsi="Times New Roman" w:cs="Times New Roman" w:hint="eastAsia"/>
              <w:spacing w:val="10"/>
              <w:sz w:val="24"/>
            </w:rPr>
          </w:rPrChange>
        </w:rPr>
        <w:t>关键技术，</w:t>
      </w:r>
      <w:r w:rsidR="00ED0DB2" w:rsidRPr="0034779C">
        <w:rPr>
          <w:rFonts w:asciiTheme="minorEastAsia" w:hAnsiTheme="minorEastAsia" w:cs="Times New Roman" w:hint="eastAsia"/>
          <w:spacing w:val="10"/>
          <w:sz w:val="24"/>
          <w:szCs w:val="24"/>
          <w:rPrChange w:id="1172" w:author="JY0225" w:date="2017-08-24T11:09:00Z">
            <w:rPr>
              <w:rFonts w:ascii="Times New Roman" w:hAnsi="Times New Roman" w:cs="Times New Roman" w:hint="eastAsia"/>
              <w:spacing w:val="10"/>
              <w:sz w:val="24"/>
            </w:rPr>
          </w:rPrChange>
        </w:rPr>
        <w:t>同时</w:t>
      </w:r>
      <w:r w:rsidRPr="0034779C">
        <w:rPr>
          <w:rFonts w:asciiTheme="minorEastAsia" w:hAnsiTheme="minorEastAsia" w:cs="Times New Roman" w:hint="eastAsia"/>
          <w:spacing w:val="10"/>
          <w:sz w:val="24"/>
          <w:szCs w:val="24"/>
          <w:rPrChange w:id="1173" w:author="JY0225" w:date="2017-08-24T11:09:00Z">
            <w:rPr>
              <w:rFonts w:ascii="Times New Roman" w:hAnsi="Times New Roman" w:cs="Times New Roman" w:hint="eastAsia"/>
              <w:spacing w:val="10"/>
              <w:sz w:val="24"/>
            </w:rPr>
          </w:rPrChange>
        </w:rPr>
        <w:t>基于前期的成果，</w:t>
      </w:r>
      <w:r w:rsidR="00D107D5" w:rsidRPr="0034779C">
        <w:rPr>
          <w:rFonts w:asciiTheme="minorEastAsia" w:hAnsiTheme="minorEastAsia" w:cs="Times New Roman" w:hint="eastAsia"/>
          <w:spacing w:val="10"/>
          <w:sz w:val="24"/>
          <w:szCs w:val="24"/>
          <w:rPrChange w:id="1174" w:author="JY0225" w:date="2017-08-24T11:09:00Z">
            <w:rPr>
              <w:rFonts w:ascii="Times New Roman" w:hAnsi="Times New Roman" w:cs="Times New Roman" w:hint="eastAsia"/>
              <w:spacing w:val="10"/>
              <w:sz w:val="24"/>
            </w:rPr>
          </w:rPrChange>
        </w:rPr>
        <w:t>对</w:t>
      </w:r>
      <w:r w:rsidR="00B704C3" w:rsidRPr="0034779C">
        <w:rPr>
          <w:rFonts w:asciiTheme="minorEastAsia" w:hAnsiTheme="minorEastAsia" w:cs="Times New Roman" w:hint="eastAsia"/>
          <w:spacing w:val="10"/>
          <w:sz w:val="24"/>
          <w:szCs w:val="24"/>
          <w:rPrChange w:id="1175" w:author="JY0225" w:date="2017-08-24T11:09:00Z">
            <w:rPr>
              <w:rFonts w:ascii="Times New Roman" w:hAnsi="Times New Roman" w:cs="Times New Roman" w:hint="eastAsia"/>
              <w:spacing w:val="10"/>
              <w:sz w:val="24"/>
            </w:rPr>
          </w:rPrChange>
        </w:rPr>
        <w:t>现有</w:t>
      </w:r>
      <w:r w:rsidR="00D107D5" w:rsidRPr="0034779C">
        <w:rPr>
          <w:rFonts w:asciiTheme="minorEastAsia" w:hAnsiTheme="minorEastAsia" w:cs="Times New Roman" w:hint="eastAsia"/>
          <w:spacing w:val="10"/>
          <w:sz w:val="24"/>
          <w:szCs w:val="24"/>
          <w:rPrChange w:id="1176" w:author="JY0225" w:date="2017-08-24T11:09:00Z">
            <w:rPr>
              <w:rFonts w:ascii="Times New Roman" w:hAnsi="Times New Roman" w:cs="Times New Roman" w:hint="eastAsia"/>
              <w:spacing w:val="10"/>
              <w:sz w:val="24"/>
            </w:rPr>
          </w:rPrChange>
        </w:rPr>
        <w:t>云</w:t>
      </w:r>
      <w:r w:rsidR="00476838" w:rsidRPr="0034779C">
        <w:rPr>
          <w:rFonts w:asciiTheme="minorEastAsia" w:hAnsiTheme="minorEastAsia" w:cs="Times New Roman" w:hint="eastAsia"/>
          <w:spacing w:val="10"/>
          <w:sz w:val="24"/>
          <w:szCs w:val="24"/>
          <w:rPrChange w:id="1177" w:author="JY0225" w:date="2017-08-24T11:09:00Z">
            <w:rPr>
              <w:rFonts w:ascii="Times New Roman" w:hAnsi="Times New Roman" w:cs="Times New Roman" w:hint="eastAsia"/>
              <w:spacing w:val="10"/>
              <w:sz w:val="24"/>
            </w:rPr>
          </w:rPrChange>
        </w:rPr>
        <w:t>备份</w:t>
      </w:r>
      <w:r w:rsidR="00D107D5" w:rsidRPr="0034779C">
        <w:rPr>
          <w:rFonts w:asciiTheme="minorEastAsia" w:hAnsiTheme="minorEastAsia" w:cs="Times New Roman" w:hint="eastAsia"/>
          <w:spacing w:val="10"/>
          <w:sz w:val="24"/>
          <w:szCs w:val="24"/>
          <w:rPrChange w:id="1178" w:author="JY0225" w:date="2017-08-24T11:09:00Z">
            <w:rPr>
              <w:rFonts w:ascii="Times New Roman" w:hAnsi="Times New Roman" w:cs="Times New Roman" w:hint="eastAsia"/>
              <w:spacing w:val="10"/>
              <w:sz w:val="24"/>
            </w:rPr>
          </w:rPrChange>
        </w:rPr>
        <w:t>中间件</w:t>
      </w:r>
      <w:r w:rsidR="00604D9F" w:rsidRPr="0034779C">
        <w:rPr>
          <w:rFonts w:asciiTheme="minorEastAsia" w:hAnsiTheme="minorEastAsia" w:cs="Times New Roman" w:hint="eastAsia"/>
          <w:spacing w:val="10"/>
          <w:sz w:val="24"/>
          <w:szCs w:val="24"/>
          <w:rPrChange w:id="1179" w:author="JY0225" w:date="2017-08-24T11:09:00Z">
            <w:rPr>
              <w:rFonts w:ascii="Times New Roman" w:hAnsi="Times New Roman" w:cs="Times New Roman" w:hint="eastAsia"/>
              <w:spacing w:val="10"/>
              <w:sz w:val="24"/>
            </w:rPr>
          </w:rPrChange>
        </w:rPr>
        <w:t>系统</w:t>
      </w:r>
      <w:r w:rsidR="00D107D5" w:rsidRPr="0034779C">
        <w:rPr>
          <w:rFonts w:asciiTheme="minorEastAsia" w:hAnsiTheme="minorEastAsia" w:cs="Times New Roman" w:hint="eastAsia"/>
          <w:spacing w:val="10"/>
          <w:sz w:val="24"/>
          <w:szCs w:val="24"/>
          <w:rPrChange w:id="1180" w:author="JY0225" w:date="2017-08-24T11:09:00Z">
            <w:rPr>
              <w:rFonts w:ascii="Times New Roman" w:hAnsi="Times New Roman" w:cs="Times New Roman" w:hint="eastAsia"/>
              <w:spacing w:val="10"/>
              <w:sz w:val="24"/>
            </w:rPr>
          </w:rPrChange>
        </w:rPr>
        <w:t>进行优化</w:t>
      </w:r>
      <w:r w:rsidR="005B1CFF" w:rsidRPr="0034779C">
        <w:rPr>
          <w:rFonts w:asciiTheme="minorEastAsia" w:hAnsiTheme="minorEastAsia" w:cs="Times New Roman" w:hint="eastAsia"/>
          <w:spacing w:val="10"/>
          <w:sz w:val="24"/>
          <w:szCs w:val="24"/>
          <w:rPrChange w:id="1181" w:author="JY0225" w:date="2017-08-24T11:09:00Z">
            <w:rPr>
              <w:rFonts w:ascii="Times New Roman" w:hAnsi="Times New Roman" w:cs="Times New Roman" w:hint="eastAsia"/>
              <w:spacing w:val="10"/>
              <w:sz w:val="24"/>
            </w:rPr>
          </w:rPrChange>
        </w:rPr>
        <w:t>，使其</w:t>
      </w:r>
      <w:r w:rsidR="003943C7" w:rsidRPr="0034779C">
        <w:rPr>
          <w:rFonts w:asciiTheme="minorEastAsia" w:hAnsiTheme="minorEastAsia" w:cs="Times New Roman" w:hint="eastAsia"/>
          <w:spacing w:val="10"/>
          <w:sz w:val="24"/>
          <w:szCs w:val="24"/>
          <w:rPrChange w:id="1182" w:author="JY0225" w:date="2017-08-24T11:09:00Z">
            <w:rPr>
              <w:rFonts w:ascii="Times New Roman" w:hAnsi="Times New Roman" w:cs="Times New Roman" w:hint="eastAsia"/>
              <w:spacing w:val="10"/>
              <w:sz w:val="24"/>
            </w:rPr>
          </w:rPrChange>
        </w:rPr>
        <w:t>适应云</w:t>
      </w:r>
      <w:r w:rsidR="00476838" w:rsidRPr="0034779C">
        <w:rPr>
          <w:rFonts w:asciiTheme="minorEastAsia" w:hAnsiTheme="minorEastAsia" w:cs="Times New Roman" w:hint="eastAsia"/>
          <w:spacing w:val="10"/>
          <w:sz w:val="24"/>
          <w:szCs w:val="24"/>
          <w:rPrChange w:id="1183" w:author="JY0225" w:date="2017-08-24T11:09:00Z">
            <w:rPr>
              <w:rFonts w:ascii="Times New Roman" w:hAnsi="Times New Roman" w:cs="Times New Roman" w:hint="eastAsia"/>
              <w:spacing w:val="10"/>
              <w:sz w:val="24"/>
            </w:rPr>
          </w:rPrChange>
        </w:rPr>
        <w:t>备份</w:t>
      </w:r>
      <w:r w:rsidR="003943C7" w:rsidRPr="0034779C">
        <w:rPr>
          <w:rFonts w:asciiTheme="minorEastAsia" w:hAnsiTheme="minorEastAsia" w:cs="Times New Roman" w:hint="eastAsia"/>
          <w:spacing w:val="10"/>
          <w:sz w:val="24"/>
          <w:szCs w:val="24"/>
          <w:rPrChange w:id="1184" w:author="JY0225" w:date="2017-08-24T11:09:00Z">
            <w:rPr>
              <w:rFonts w:ascii="Times New Roman" w:hAnsi="Times New Roman" w:cs="Times New Roman" w:hint="eastAsia"/>
              <w:spacing w:val="10"/>
              <w:sz w:val="24"/>
            </w:rPr>
          </w:rPrChange>
        </w:rPr>
        <w:t>行业的发展趋势</w:t>
      </w:r>
      <w:r w:rsidR="00D107D5" w:rsidRPr="0034779C">
        <w:rPr>
          <w:rFonts w:asciiTheme="minorEastAsia" w:hAnsiTheme="minorEastAsia" w:cs="Times New Roman" w:hint="eastAsia"/>
          <w:spacing w:val="10"/>
          <w:sz w:val="24"/>
          <w:szCs w:val="24"/>
          <w:rPrChange w:id="1185" w:author="JY0225" w:date="2017-08-24T11:09:00Z">
            <w:rPr>
              <w:rFonts w:ascii="Times New Roman" w:hAnsi="Times New Roman" w:cs="Times New Roman" w:hint="eastAsia"/>
              <w:spacing w:val="10"/>
              <w:sz w:val="24"/>
            </w:rPr>
          </w:rPrChange>
        </w:rPr>
        <w:t>。</w:t>
      </w:r>
      <w:r w:rsidR="00F92917" w:rsidRPr="0034779C">
        <w:rPr>
          <w:rFonts w:asciiTheme="minorEastAsia" w:hAnsiTheme="minorEastAsia" w:cs="Times New Roman" w:hint="eastAsia"/>
          <w:spacing w:val="10"/>
          <w:sz w:val="24"/>
          <w:szCs w:val="24"/>
          <w:rPrChange w:id="1186" w:author="JY0225" w:date="2017-08-24T11:09:00Z">
            <w:rPr>
              <w:rFonts w:ascii="Times New Roman" w:hAnsi="Times New Roman" w:cs="Times New Roman" w:hint="eastAsia"/>
              <w:spacing w:val="10"/>
              <w:sz w:val="24"/>
            </w:rPr>
          </w:rPrChange>
        </w:rPr>
        <w:t>本文</w:t>
      </w:r>
      <w:r w:rsidR="001C7E67" w:rsidRPr="0034779C">
        <w:rPr>
          <w:rFonts w:asciiTheme="minorEastAsia" w:hAnsiTheme="minorEastAsia" w:cs="Times New Roman" w:hint="eastAsia"/>
          <w:spacing w:val="10"/>
          <w:sz w:val="24"/>
          <w:szCs w:val="24"/>
          <w:rPrChange w:id="1187" w:author="JY0225" w:date="2017-08-24T11:09:00Z">
            <w:rPr>
              <w:rFonts w:ascii="Times New Roman" w:hAnsi="Times New Roman" w:cs="Times New Roman" w:hint="eastAsia"/>
              <w:spacing w:val="10"/>
              <w:sz w:val="24"/>
            </w:rPr>
          </w:rPrChange>
        </w:rPr>
        <w:t>在</w:t>
      </w:r>
      <w:r w:rsidR="001C7E67" w:rsidRPr="0034779C">
        <w:rPr>
          <w:rFonts w:asciiTheme="minorEastAsia" w:hAnsiTheme="minorEastAsia" w:cs="Times New Roman" w:hint="eastAsia"/>
          <w:spacing w:val="10"/>
          <w:sz w:val="24"/>
          <w:szCs w:val="24"/>
          <w:rPrChange w:id="1188" w:author="JY0225" w:date="2017-08-24T11:09:00Z">
            <w:rPr>
              <w:rFonts w:ascii="Times New Roman" w:hAnsi="Times New Roman" w:cs="Times New Roman" w:hint="eastAsia"/>
              <w:spacing w:val="10"/>
              <w:sz w:val="24"/>
            </w:rPr>
          </w:rPrChange>
        </w:rPr>
        <w:t>Linux</w:t>
      </w:r>
      <w:r w:rsidR="001C7E67" w:rsidRPr="0034779C">
        <w:rPr>
          <w:rFonts w:asciiTheme="minorEastAsia" w:hAnsiTheme="minorEastAsia" w:cs="Times New Roman" w:hint="eastAsia"/>
          <w:spacing w:val="10"/>
          <w:sz w:val="24"/>
          <w:szCs w:val="24"/>
          <w:rPrChange w:id="1189" w:author="JY0225" w:date="2017-08-24T11:09:00Z">
            <w:rPr>
              <w:rFonts w:ascii="Times New Roman" w:hAnsi="Times New Roman" w:cs="Times New Roman" w:hint="eastAsia"/>
              <w:spacing w:val="10"/>
              <w:sz w:val="24"/>
            </w:rPr>
          </w:rPrChange>
        </w:rPr>
        <w:t>平台上，</w:t>
      </w:r>
      <w:r w:rsidR="00B16863" w:rsidRPr="0034779C">
        <w:rPr>
          <w:rFonts w:asciiTheme="minorEastAsia" w:hAnsiTheme="minorEastAsia" w:cs="Times New Roman" w:hint="eastAsia"/>
          <w:spacing w:val="10"/>
          <w:sz w:val="24"/>
          <w:szCs w:val="24"/>
          <w:rPrChange w:id="1190" w:author="JY0225" w:date="2017-08-24T11:09:00Z">
            <w:rPr>
              <w:rFonts w:ascii="Times New Roman" w:hAnsi="Times New Roman" w:cs="Times New Roman" w:hint="eastAsia"/>
              <w:spacing w:val="10"/>
              <w:sz w:val="24"/>
            </w:rPr>
          </w:rPrChange>
        </w:rPr>
        <w:t>通过</w:t>
      </w:r>
      <w:r w:rsidR="00C110AB" w:rsidRPr="0034779C">
        <w:rPr>
          <w:rFonts w:asciiTheme="minorEastAsia" w:hAnsiTheme="minorEastAsia" w:cs="Times New Roman" w:hint="eastAsia"/>
          <w:spacing w:val="10"/>
          <w:sz w:val="24"/>
          <w:szCs w:val="24"/>
          <w:rPrChange w:id="1191" w:author="JY0225" w:date="2017-08-24T11:09:00Z">
            <w:rPr>
              <w:rFonts w:ascii="Times New Roman" w:hAnsi="Times New Roman" w:cs="Times New Roman" w:hint="eastAsia"/>
              <w:spacing w:val="10"/>
              <w:sz w:val="24"/>
            </w:rPr>
          </w:rPrChange>
        </w:rPr>
        <w:t>物理隔离和</w:t>
      </w:r>
      <w:r w:rsidR="001F17BA" w:rsidRPr="0034779C">
        <w:rPr>
          <w:rFonts w:asciiTheme="minorEastAsia" w:hAnsiTheme="minorEastAsia" w:cs="Times New Roman" w:hint="eastAsia"/>
          <w:spacing w:val="10"/>
          <w:sz w:val="24"/>
          <w:szCs w:val="24"/>
          <w:rPrChange w:id="1192" w:author="JY0225" w:date="2017-08-24T11:09:00Z">
            <w:rPr>
              <w:rFonts w:ascii="Times New Roman" w:hAnsi="Times New Roman" w:cs="Times New Roman" w:hint="eastAsia"/>
              <w:spacing w:val="10"/>
              <w:sz w:val="24"/>
            </w:rPr>
          </w:rPrChange>
        </w:rPr>
        <w:t>数据</w:t>
      </w:r>
      <w:r w:rsidR="0027271C" w:rsidRPr="0034779C">
        <w:rPr>
          <w:rFonts w:asciiTheme="minorEastAsia" w:hAnsiTheme="minorEastAsia" w:cs="Times New Roman" w:hint="eastAsia"/>
          <w:spacing w:val="10"/>
          <w:sz w:val="24"/>
          <w:szCs w:val="24"/>
          <w:rPrChange w:id="1193" w:author="JY0225" w:date="2017-08-24T11:09:00Z">
            <w:rPr>
              <w:rFonts w:ascii="Times New Roman" w:hAnsi="Times New Roman" w:cs="Times New Roman" w:hint="eastAsia"/>
              <w:spacing w:val="10"/>
              <w:sz w:val="24"/>
            </w:rPr>
          </w:rPrChange>
        </w:rPr>
        <w:t>加密的方式</w:t>
      </w:r>
      <w:r w:rsidR="004D4BA0" w:rsidRPr="0034779C">
        <w:rPr>
          <w:rFonts w:asciiTheme="minorEastAsia" w:hAnsiTheme="minorEastAsia" w:cs="Times New Roman" w:hint="eastAsia"/>
          <w:spacing w:val="10"/>
          <w:sz w:val="24"/>
          <w:szCs w:val="24"/>
          <w:rPrChange w:id="1194" w:author="JY0225" w:date="2017-08-24T11:09:00Z">
            <w:rPr>
              <w:rFonts w:ascii="Times New Roman" w:hAnsi="Times New Roman" w:cs="Times New Roman" w:hint="eastAsia"/>
              <w:spacing w:val="10"/>
              <w:sz w:val="24"/>
            </w:rPr>
          </w:rPrChange>
        </w:rPr>
        <w:t>，保证</w:t>
      </w:r>
      <w:r w:rsidR="009C27D9" w:rsidRPr="0034779C">
        <w:rPr>
          <w:rFonts w:asciiTheme="minorEastAsia" w:hAnsiTheme="minorEastAsia" w:cs="Times New Roman" w:hint="eastAsia"/>
          <w:spacing w:val="10"/>
          <w:sz w:val="24"/>
          <w:szCs w:val="24"/>
          <w:rPrChange w:id="1195" w:author="JY0225" w:date="2017-08-24T11:09:00Z">
            <w:rPr>
              <w:rFonts w:ascii="Times New Roman" w:hAnsi="Times New Roman" w:cs="Times New Roman" w:hint="eastAsia"/>
              <w:spacing w:val="10"/>
              <w:sz w:val="24"/>
            </w:rPr>
          </w:rPrChange>
        </w:rPr>
        <w:t>缓存在中间件中的用户信息和会话记录</w:t>
      </w:r>
      <w:r w:rsidR="004D4BA0" w:rsidRPr="0034779C">
        <w:rPr>
          <w:rFonts w:asciiTheme="minorEastAsia" w:hAnsiTheme="minorEastAsia" w:cs="Times New Roman" w:hint="eastAsia"/>
          <w:spacing w:val="10"/>
          <w:sz w:val="24"/>
          <w:szCs w:val="24"/>
          <w:rPrChange w:id="1196" w:author="JY0225" w:date="2017-08-24T11:09:00Z">
            <w:rPr>
              <w:rFonts w:ascii="Times New Roman" w:hAnsi="Times New Roman" w:cs="Times New Roman" w:hint="eastAsia"/>
              <w:spacing w:val="10"/>
              <w:sz w:val="24"/>
            </w:rPr>
          </w:rPrChange>
        </w:rPr>
        <w:t>的安全性；</w:t>
      </w:r>
      <w:r w:rsidR="00CF4348" w:rsidRPr="0034779C">
        <w:rPr>
          <w:rFonts w:asciiTheme="minorEastAsia" w:hAnsiTheme="minorEastAsia" w:cs="Times New Roman" w:hint="eastAsia"/>
          <w:spacing w:val="10"/>
          <w:sz w:val="24"/>
          <w:szCs w:val="24"/>
          <w:rPrChange w:id="1197" w:author="JY0225" w:date="2017-08-24T11:09:00Z">
            <w:rPr>
              <w:rFonts w:ascii="Times New Roman" w:hAnsi="Times New Roman" w:cs="Times New Roman" w:hint="eastAsia"/>
              <w:spacing w:val="10"/>
              <w:sz w:val="24"/>
            </w:rPr>
          </w:rPrChange>
        </w:rPr>
        <w:t>同时</w:t>
      </w:r>
      <w:r w:rsidR="00895675" w:rsidRPr="0034779C">
        <w:rPr>
          <w:rFonts w:asciiTheme="minorEastAsia" w:hAnsiTheme="minorEastAsia" w:cs="Times New Roman" w:hint="eastAsia"/>
          <w:spacing w:val="10"/>
          <w:sz w:val="24"/>
          <w:szCs w:val="24"/>
          <w:rPrChange w:id="1198" w:author="JY0225" w:date="2017-08-24T11:09:00Z">
            <w:rPr>
              <w:rFonts w:ascii="Times New Roman" w:hAnsi="Times New Roman" w:cs="Times New Roman" w:hint="eastAsia"/>
              <w:spacing w:val="10"/>
              <w:sz w:val="24"/>
            </w:rPr>
          </w:rPrChange>
        </w:rPr>
        <w:t>，</w:t>
      </w:r>
      <w:r w:rsidR="00CF4348" w:rsidRPr="0034779C">
        <w:rPr>
          <w:rFonts w:asciiTheme="minorEastAsia" w:hAnsiTheme="minorEastAsia" w:cs="Times New Roman" w:hint="eastAsia"/>
          <w:spacing w:val="10"/>
          <w:sz w:val="24"/>
          <w:szCs w:val="24"/>
          <w:rPrChange w:id="1199" w:author="JY0225" w:date="2017-08-24T11:09:00Z">
            <w:rPr>
              <w:rFonts w:ascii="Times New Roman" w:hAnsi="Times New Roman" w:cs="Times New Roman" w:hint="eastAsia"/>
              <w:spacing w:val="10"/>
              <w:sz w:val="24"/>
            </w:rPr>
          </w:rPrChange>
        </w:rPr>
        <w:t>借助大文件分块传输和断点续传技术</w:t>
      </w:r>
      <w:r w:rsidR="00A56915" w:rsidRPr="0034779C">
        <w:rPr>
          <w:rFonts w:asciiTheme="minorEastAsia" w:hAnsiTheme="minorEastAsia" w:cs="Times New Roman" w:hint="eastAsia"/>
          <w:spacing w:val="10"/>
          <w:sz w:val="24"/>
          <w:szCs w:val="24"/>
          <w:rPrChange w:id="1200" w:author="JY0225" w:date="2017-08-24T11:09:00Z">
            <w:rPr>
              <w:rFonts w:ascii="Times New Roman" w:hAnsi="Times New Roman" w:cs="Times New Roman" w:hint="eastAsia"/>
              <w:spacing w:val="10"/>
              <w:sz w:val="24"/>
            </w:rPr>
          </w:rPrChange>
        </w:rPr>
        <w:t>，</w:t>
      </w:r>
      <w:r w:rsidR="00DC6A77" w:rsidRPr="0034779C">
        <w:rPr>
          <w:rFonts w:asciiTheme="minorEastAsia" w:hAnsiTheme="minorEastAsia" w:cs="Times New Roman" w:hint="eastAsia"/>
          <w:spacing w:val="10"/>
          <w:sz w:val="24"/>
          <w:szCs w:val="24"/>
          <w:rPrChange w:id="1201" w:author="JY0225" w:date="2017-08-24T11:09:00Z">
            <w:rPr>
              <w:rFonts w:ascii="Times New Roman" w:hAnsi="Times New Roman" w:cs="Times New Roman" w:hint="eastAsia"/>
              <w:spacing w:val="10"/>
              <w:sz w:val="24"/>
            </w:rPr>
          </w:rPrChange>
        </w:rPr>
        <w:t>解决大文件上传过程中遇到网络中断或服务器死</w:t>
      </w:r>
      <w:r w:rsidR="00D95009" w:rsidRPr="0034779C">
        <w:rPr>
          <w:rFonts w:asciiTheme="minorEastAsia" w:hAnsiTheme="minorEastAsia" w:cs="Times New Roman" w:hint="eastAsia"/>
          <w:spacing w:val="10"/>
          <w:sz w:val="24"/>
          <w:szCs w:val="24"/>
          <w:rPrChange w:id="1202" w:author="JY0225" w:date="2017-08-24T11:09:00Z">
            <w:rPr>
              <w:rFonts w:ascii="Times New Roman" w:hAnsi="Times New Roman" w:cs="Times New Roman" w:hint="eastAsia"/>
              <w:spacing w:val="10"/>
              <w:sz w:val="24"/>
            </w:rPr>
          </w:rPrChange>
        </w:rPr>
        <w:t>机等故障</w:t>
      </w:r>
      <w:r w:rsidR="00E91674" w:rsidRPr="0034779C">
        <w:rPr>
          <w:rFonts w:asciiTheme="minorEastAsia" w:hAnsiTheme="minorEastAsia" w:cs="Times New Roman" w:hint="eastAsia"/>
          <w:spacing w:val="10"/>
          <w:sz w:val="24"/>
          <w:szCs w:val="24"/>
          <w:rPrChange w:id="1203" w:author="JY0225" w:date="2017-08-24T11:09:00Z">
            <w:rPr>
              <w:rFonts w:ascii="Times New Roman" w:hAnsi="Times New Roman" w:cs="Times New Roman" w:hint="eastAsia"/>
              <w:spacing w:val="10"/>
              <w:sz w:val="24"/>
            </w:rPr>
          </w:rPrChange>
        </w:rPr>
        <w:t>而</w:t>
      </w:r>
      <w:r w:rsidR="00D95009" w:rsidRPr="0034779C">
        <w:rPr>
          <w:rFonts w:asciiTheme="minorEastAsia" w:hAnsiTheme="minorEastAsia" w:cs="Times New Roman" w:hint="eastAsia"/>
          <w:spacing w:val="10"/>
          <w:sz w:val="24"/>
          <w:szCs w:val="24"/>
          <w:rPrChange w:id="1204" w:author="JY0225" w:date="2017-08-24T11:09:00Z">
            <w:rPr>
              <w:rFonts w:ascii="Times New Roman" w:hAnsi="Times New Roman" w:cs="Times New Roman" w:hint="eastAsia"/>
              <w:spacing w:val="10"/>
              <w:sz w:val="24"/>
            </w:rPr>
          </w:rPrChange>
        </w:rPr>
        <w:t>引发的数据重传问题</w:t>
      </w:r>
      <w:r w:rsidR="00CF4348" w:rsidRPr="0034779C">
        <w:rPr>
          <w:rFonts w:asciiTheme="minorEastAsia" w:hAnsiTheme="minorEastAsia" w:cs="Times New Roman" w:hint="eastAsia"/>
          <w:spacing w:val="10"/>
          <w:sz w:val="24"/>
          <w:szCs w:val="24"/>
          <w:rPrChange w:id="1205" w:author="JY0225" w:date="2017-08-24T11:09:00Z">
            <w:rPr>
              <w:rFonts w:ascii="Times New Roman" w:hAnsi="Times New Roman" w:cs="Times New Roman" w:hint="eastAsia"/>
              <w:spacing w:val="10"/>
              <w:sz w:val="24"/>
            </w:rPr>
          </w:rPrChange>
        </w:rPr>
        <w:t>；</w:t>
      </w:r>
      <w:r w:rsidR="00E9415A" w:rsidRPr="0034779C">
        <w:rPr>
          <w:rFonts w:asciiTheme="minorEastAsia" w:hAnsiTheme="minorEastAsia" w:cs="Times New Roman" w:hint="eastAsia"/>
          <w:spacing w:val="10"/>
          <w:sz w:val="24"/>
          <w:szCs w:val="24"/>
          <w:rPrChange w:id="1206" w:author="JY0225" w:date="2017-08-24T11:09:00Z">
            <w:rPr>
              <w:rFonts w:ascii="Times New Roman" w:hAnsi="Times New Roman" w:cs="Times New Roman" w:hint="eastAsia"/>
              <w:spacing w:val="10"/>
              <w:sz w:val="24"/>
            </w:rPr>
          </w:rPrChange>
        </w:rPr>
        <w:t>利用本地</w:t>
      </w:r>
      <w:r w:rsidR="006D0514" w:rsidRPr="0034779C">
        <w:rPr>
          <w:rFonts w:asciiTheme="minorEastAsia" w:hAnsiTheme="minorEastAsia" w:cs="Times New Roman" w:hint="eastAsia"/>
          <w:spacing w:val="10"/>
          <w:sz w:val="24"/>
          <w:szCs w:val="24"/>
          <w:rPrChange w:id="1207" w:author="JY0225" w:date="2017-08-24T11:09:00Z">
            <w:rPr>
              <w:rFonts w:ascii="Times New Roman" w:hAnsi="Times New Roman" w:cs="Times New Roman" w:hint="eastAsia"/>
              <w:spacing w:val="10"/>
              <w:sz w:val="24"/>
            </w:rPr>
          </w:rPrChange>
        </w:rPr>
        <w:t>存储</w:t>
      </w:r>
      <w:r w:rsidR="00E9415A" w:rsidRPr="0034779C">
        <w:rPr>
          <w:rFonts w:asciiTheme="minorEastAsia" w:hAnsiTheme="minorEastAsia" w:cs="Times New Roman" w:hint="eastAsia"/>
          <w:spacing w:val="10"/>
          <w:sz w:val="24"/>
          <w:szCs w:val="24"/>
          <w:rPrChange w:id="1208" w:author="JY0225" w:date="2017-08-24T11:09:00Z">
            <w:rPr>
              <w:rFonts w:ascii="Times New Roman" w:hAnsi="Times New Roman" w:cs="Times New Roman" w:hint="eastAsia"/>
              <w:spacing w:val="10"/>
              <w:sz w:val="24"/>
            </w:rPr>
          </w:rPrChange>
        </w:rPr>
        <w:t>和</w:t>
      </w:r>
      <w:r w:rsidR="00616B48" w:rsidRPr="0034779C">
        <w:rPr>
          <w:rFonts w:asciiTheme="minorEastAsia" w:hAnsiTheme="minorEastAsia" w:cs="Times New Roman" w:hint="eastAsia"/>
          <w:spacing w:val="10"/>
          <w:sz w:val="24"/>
          <w:szCs w:val="24"/>
          <w:rPrChange w:id="1209" w:author="JY0225" w:date="2017-08-24T11:09:00Z">
            <w:rPr>
              <w:rFonts w:ascii="Times New Roman" w:hAnsi="Times New Roman" w:cs="Times New Roman" w:hint="eastAsia"/>
              <w:spacing w:val="10"/>
              <w:sz w:val="24"/>
            </w:rPr>
          </w:rPrChange>
        </w:rPr>
        <w:t>服务器提供的高级</w:t>
      </w:r>
      <w:r w:rsidR="004D376E" w:rsidRPr="0034779C">
        <w:rPr>
          <w:rFonts w:asciiTheme="minorEastAsia" w:hAnsiTheme="minorEastAsia" w:cs="Times New Roman" w:hint="eastAsia"/>
          <w:spacing w:val="10"/>
          <w:sz w:val="24"/>
          <w:szCs w:val="24"/>
          <w:rPrChange w:id="1210" w:author="JY0225" w:date="2017-08-24T11:09:00Z">
            <w:rPr>
              <w:rFonts w:ascii="Times New Roman" w:hAnsi="Times New Roman" w:cs="Times New Roman" w:hint="eastAsia"/>
              <w:spacing w:val="10"/>
              <w:sz w:val="24"/>
            </w:rPr>
          </w:rPrChange>
        </w:rPr>
        <w:t>接口</w:t>
      </w:r>
      <w:r w:rsidR="00E9415A" w:rsidRPr="0034779C">
        <w:rPr>
          <w:rFonts w:asciiTheme="minorEastAsia" w:hAnsiTheme="minorEastAsia" w:cs="Times New Roman" w:hint="eastAsia"/>
          <w:spacing w:val="10"/>
          <w:sz w:val="24"/>
          <w:szCs w:val="24"/>
          <w:rPrChange w:id="1211" w:author="JY0225" w:date="2017-08-24T11:09:00Z">
            <w:rPr>
              <w:rFonts w:ascii="Times New Roman" w:hAnsi="Times New Roman" w:cs="Times New Roman" w:hint="eastAsia"/>
              <w:spacing w:val="10"/>
              <w:sz w:val="24"/>
            </w:rPr>
          </w:rPrChange>
        </w:rPr>
        <w:t>，减少数据</w:t>
      </w:r>
      <w:r w:rsidR="00867696" w:rsidRPr="0034779C">
        <w:rPr>
          <w:rFonts w:asciiTheme="minorEastAsia" w:hAnsiTheme="minorEastAsia" w:cs="Times New Roman" w:hint="eastAsia"/>
          <w:spacing w:val="10"/>
          <w:sz w:val="24"/>
          <w:szCs w:val="24"/>
          <w:rPrChange w:id="1212" w:author="JY0225" w:date="2017-08-24T11:09:00Z">
            <w:rPr>
              <w:rFonts w:ascii="Times New Roman" w:hAnsi="Times New Roman" w:cs="Times New Roman" w:hint="eastAsia"/>
              <w:spacing w:val="10"/>
              <w:sz w:val="24"/>
            </w:rPr>
          </w:rPrChange>
        </w:rPr>
        <w:t>在</w:t>
      </w:r>
      <w:r w:rsidR="00E9415A" w:rsidRPr="0034779C">
        <w:rPr>
          <w:rFonts w:asciiTheme="minorEastAsia" w:hAnsiTheme="minorEastAsia" w:cs="Times New Roman" w:hint="eastAsia"/>
          <w:spacing w:val="10"/>
          <w:sz w:val="24"/>
          <w:szCs w:val="24"/>
          <w:rPrChange w:id="1213" w:author="JY0225" w:date="2017-08-24T11:09:00Z">
            <w:rPr>
              <w:rFonts w:ascii="Times New Roman" w:hAnsi="Times New Roman" w:cs="Times New Roman" w:hint="eastAsia"/>
              <w:spacing w:val="10"/>
              <w:sz w:val="24"/>
            </w:rPr>
          </w:rPrChange>
        </w:rPr>
        <w:t>上传下载</w:t>
      </w:r>
      <w:r w:rsidR="00616B48" w:rsidRPr="0034779C">
        <w:rPr>
          <w:rFonts w:asciiTheme="minorEastAsia" w:hAnsiTheme="minorEastAsia" w:cs="Times New Roman" w:hint="eastAsia"/>
          <w:spacing w:val="10"/>
          <w:sz w:val="24"/>
          <w:szCs w:val="24"/>
          <w:rPrChange w:id="1214" w:author="JY0225" w:date="2017-08-24T11:09:00Z">
            <w:rPr>
              <w:rFonts w:ascii="Times New Roman" w:hAnsi="Times New Roman" w:cs="Times New Roman" w:hint="eastAsia"/>
              <w:spacing w:val="10"/>
              <w:sz w:val="24"/>
            </w:rPr>
          </w:rPrChange>
        </w:rPr>
        <w:t>过程</w:t>
      </w:r>
      <w:r w:rsidR="00616B48" w:rsidRPr="0034779C">
        <w:rPr>
          <w:rFonts w:asciiTheme="minorEastAsia" w:hAnsiTheme="minorEastAsia" w:cs="Times New Roman" w:hint="eastAsia"/>
          <w:color w:val="000000" w:themeColor="text1"/>
          <w:spacing w:val="10"/>
          <w:sz w:val="24"/>
          <w:szCs w:val="24"/>
          <w:rPrChange w:id="1215" w:author="JY0225" w:date="2017-08-24T11:09:00Z">
            <w:rPr>
              <w:rFonts w:ascii="Times New Roman" w:hAnsi="Times New Roman" w:cs="Times New Roman" w:hint="eastAsia"/>
              <w:color w:val="000000" w:themeColor="text1"/>
              <w:spacing w:val="10"/>
              <w:sz w:val="24"/>
            </w:rPr>
          </w:rPrChange>
        </w:rPr>
        <w:t>中产生的冗余数据</w:t>
      </w:r>
      <w:r w:rsidR="00E9415A" w:rsidRPr="0034779C">
        <w:rPr>
          <w:rFonts w:asciiTheme="minorEastAsia" w:hAnsiTheme="minorEastAsia" w:cs="Times New Roman" w:hint="eastAsia"/>
          <w:color w:val="000000" w:themeColor="text1"/>
          <w:spacing w:val="10"/>
          <w:sz w:val="24"/>
          <w:szCs w:val="24"/>
          <w:rPrChange w:id="1216" w:author="JY0225" w:date="2017-08-24T11:09:00Z">
            <w:rPr>
              <w:rFonts w:ascii="Times New Roman" w:hAnsi="Times New Roman" w:cs="Times New Roman" w:hint="eastAsia"/>
              <w:color w:val="000000" w:themeColor="text1"/>
              <w:spacing w:val="10"/>
              <w:sz w:val="24"/>
            </w:rPr>
          </w:rPrChange>
        </w:rPr>
        <w:t>，</w:t>
      </w:r>
      <w:r w:rsidR="00842F8E" w:rsidRPr="0034779C">
        <w:rPr>
          <w:rFonts w:asciiTheme="minorEastAsia" w:hAnsiTheme="minorEastAsia" w:cs="Times New Roman" w:hint="eastAsia"/>
          <w:color w:val="000000" w:themeColor="text1"/>
          <w:spacing w:val="10"/>
          <w:sz w:val="24"/>
          <w:szCs w:val="24"/>
          <w:rPrChange w:id="1217" w:author="JY0225" w:date="2017-08-24T11:09:00Z">
            <w:rPr>
              <w:rFonts w:ascii="Times New Roman" w:hAnsi="Times New Roman" w:cs="Times New Roman" w:hint="eastAsia"/>
              <w:color w:val="000000" w:themeColor="text1"/>
              <w:spacing w:val="10"/>
              <w:sz w:val="24"/>
            </w:rPr>
          </w:rPrChange>
        </w:rPr>
        <w:t>并提供快速上传</w:t>
      </w:r>
      <w:r w:rsidR="00280BB5" w:rsidRPr="0034779C">
        <w:rPr>
          <w:rFonts w:asciiTheme="minorEastAsia" w:hAnsiTheme="minorEastAsia" w:cs="Times New Roman" w:hint="eastAsia"/>
          <w:color w:val="000000" w:themeColor="text1"/>
          <w:spacing w:val="10"/>
          <w:sz w:val="24"/>
          <w:szCs w:val="24"/>
          <w:rPrChange w:id="1218" w:author="JY0225" w:date="2017-08-24T11:09:00Z">
            <w:rPr>
              <w:rFonts w:ascii="Times New Roman" w:hAnsi="Times New Roman" w:cs="Times New Roman" w:hint="eastAsia"/>
              <w:color w:val="000000" w:themeColor="text1"/>
              <w:spacing w:val="10"/>
              <w:sz w:val="24"/>
            </w:rPr>
          </w:rPrChange>
        </w:rPr>
        <w:t>功能，</w:t>
      </w:r>
      <w:r w:rsidR="00A7197A" w:rsidRPr="0034779C">
        <w:rPr>
          <w:rFonts w:asciiTheme="minorEastAsia" w:hAnsiTheme="minorEastAsia" w:cs="Times New Roman" w:hint="eastAsia"/>
          <w:color w:val="000000" w:themeColor="text1"/>
          <w:spacing w:val="10"/>
          <w:sz w:val="24"/>
          <w:szCs w:val="24"/>
          <w:rPrChange w:id="1219" w:author="JY0225" w:date="2017-08-24T11:09:00Z">
            <w:rPr>
              <w:rFonts w:ascii="Times New Roman" w:hAnsi="Times New Roman" w:cs="Times New Roman" w:hint="eastAsia"/>
              <w:color w:val="000000" w:themeColor="text1"/>
              <w:spacing w:val="10"/>
              <w:sz w:val="24"/>
            </w:rPr>
          </w:rPrChange>
        </w:rPr>
        <w:t>以</w:t>
      </w:r>
      <w:r w:rsidR="00391CD8" w:rsidRPr="0034779C">
        <w:rPr>
          <w:rFonts w:asciiTheme="minorEastAsia" w:hAnsiTheme="minorEastAsia" w:cs="Times New Roman" w:hint="eastAsia"/>
          <w:color w:val="000000" w:themeColor="text1"/>
          <w:spacing w:val="10"/>
          <w:sz w:val="24"/>
          <w:szCs w:val="24"/>
          <w:rPrChange w:id="1220" w:author="JY0225" w:date="2017-08-24T11:09:00Z">
            <w:rPr>
              <w:rFonts w:ascii="Times New Roman" w:hAnsi="Times New Roman" w:cs="Times New Roman" w:hint="eastAsia"/>
              <w:color w:val="000000" w:themeColor="text1"/>
              <w:spacing w:val="10"/>
              <w:sz w:val="24"/>
            </w:rPr>
          </w:rPrChange>
        </w:rPr>
        <w:t>提高</w:t>
      </w:r>
      <w:r w:rsidR="00BC48AB" w:rsidRPr="0034779C">
        <w:rPr>
          <w:rFonts w:asciiTheme="minorEastAsia" w:hAnsiTheme="minorEastAsia" w:cs="Times New Roman" w:hint="eastAsia"/>
          <w:color w:val="000000" w:themeColor="text1"/>
          <w:spacing w:val="10"/>
          <w:sz w:val="24"/>
          <w:szCs w:val="24"/>
          <w:rPrChange w:id="1221" w:author="JY0225" w:date="2017-08-24T11:09:00Z">
            <w:rPr>
              <w:rFonts w:ascii="Times New Roman" w:hAnsi="Times New Roman" w:cs="Times New Roman" w:hint="eastAsia"/>
              <w:color w:val="000000" w:themeColor="text1"/>
              <w:spacing w:val="10"/>
              <w:sz w:val="24"/>
            </w:rPr>
          </w:rPrChange>
        </w:rPr>
        <w:t>数据传输</w:t>
      </w:r>
      <w:r w:rsidR="00D326A1" w:rsidRPr="0034779C">
        <w:rPr>
          <w:rFonts w:asciiTheme="minorEastAsia" w:hAnsiTheme="minorEastAsia" w:cs="Times New Roman" w:hint="eastAsia"/>
          <w:color w:val="000000" w:themeColor="text1"/>
          <w:spacing w:val="10"/>
          <w:sz w:val="24"/>
          <w:szCs w:val="24"/>
          <w:rPrChange w:id="1222" w:author="JY0225" w:date="2017-08-24T11:09:00Z">
            <w:rPr>
              <w:rFonts w:ascii="Times New Roman" w:hAnsi="Times New Roman" w:cs="Times New Roman" w:hint="eastAsia"/>
              <w:color w:val="000000" w:themeColor="text1"/>
              <w:spacing w:val="10"/>
              <w:sz w:val="24"/>
            </w:rPr>
          </w:rPrChange>
        </w:rPr>
        <w:t>的稳定性</w:t>
      </w:r>
      <w:r w:rsidR="00E9415A" w:rsidRPr="0034779C">
        <w:rPr>
          <w:rFonts w:asciiTheme="minorEastAsia" w:hAnsiTheme="minorEastAsia" w:cs="Times New Roman" w:hint="eastAsia"/>
          <w:color w:val="000000" w:themeColor="text1"/>
          <w:spacing w:val="10"/>
          <w:sz w:val="24"/>
          <w:szCs w:val="24"/>
          <w:rPrChange w:id="1223" w:author="JY0225" w:date="2017-08-24T11:09:00Z">
            <w:rPr>
              <w:rFonts w:ascii="Times New Roman" w:hAnsi="Times New Roman" w:cs="Times New Roman" w:hint="eastAsia"/>
              <w:color w:val="000000" w:themeColor="text1"/>
              <w:spacing w:val="10"/>
              <w:sz w:val="24"/>
            </w:rPr>
          </w:rPrChange>
        </w:rPr>
        <w:t>；</w:t>
      </w:r>
      <w:r w:rsidR="00CF4348" w:rsidRPr="0034779C">
        <w:rPr>
          <w:rFonts w:asciiTheme="minorEastAsia" w:hAnsiTheme="minorEastAsia" w:cs="Times New Roman" w:hint="eastAsia"/>
          <w:color w:val="000000" w:themeColor="text1"/>
          <w:spacing w:val="10"/>
          <w:sz w:val="24"/>
          <w:szCs w:val="24"/>
          <w:rPrChange w:id="1224" w:author="JY0225" w:date="2017-08-24T11:09:00Z">
            <w:rPr>
              <w:rFonts w:ascii="Times New Roman" w:hAnsi="Times New Roman" w:cs="Times New Roman" w:hint="eastAsia"/>
              <w:color w:val="000000" w:themeColor="text1"/>
              <w:spacing w:val="10"/>
              <w:sz w:val="24"/>
            </w:rPr>
          </w:rPrChange>
        </w:rPr>
        <w:t>此外，</w:t>
      </w:r>
      <w:r w:rsidRPr="0034779C">
        <w:rPr>
          <w:rFonts w:asciiTheme="minorEastAsia" w:hAnsiTheme="minorEastAsia" w:cs="Times New Roman" w:hint="eastAsia"/>
          <w:color w:val="000000" w:themeColor="text1"/>
          <w:spacing w:val="10"/>
          <w:sz w:val="24"/>
          <w:szCs w:val="24"/>
          <w:rPrChange w:id="1225" w:author="JY0225" w:date="2017-08-24T11:09:00Z">
            <w:rPr>
              <w:rFonts w:ascii="Times New Roman" w:hAnsi="Times New Roman" w:cs="Times New Roman" w:hint="eastAsia"/>
              <w:color w:val="000000" w:themeColor="text1"/>
              <w:spacing w:val="10"/>
              <w:sz w:val="24"/>
            </w:rPr>
          </w:rPrChange>
        </w:rPr>
        <w:t>优化并完善平台框架和</w:t>
      </w:r>
      <w:r w:rsidRPr="0034779C">
        <w:rPr>
          <w:rFonts w:asciiTheme="minorEastAsia" w:hAnsiTheme="minorEastAsia" w:cs="Times New Roman" w:hint="eastAsia"/>
          <w:color w:val="000000" w:themeColor="text1"/>
          <w:spacing w:val="10"/>
          <w:sz w:val="24"/>
          <w:szCs w:val="24"/>
          <w:rPrChange w:id="1226" w:author="JY0225" w:date="2017-08-24T11:09:00Z">
            <w:rPr>
              <w:rFonts w:ascii="Times New Roman" w:hAnsi="Times New Roman" w:cs="Times New Roman" w:hint="eastAsia"/>
              <w:color w:val="000000" w:themeColor="text1"/>
              <w:spacing w:val="10"/>
              <w:sz w:val="24"/>
            </w:rPr>
          </w:rPrChange>
        </w:rPr>
        <w:t>API</w:t>
      </w:r>
      <w:r w:rsidRPr="0034779C">
        <w:rPr>
          <w:rFonts w:asciiTheme="minorEastAsia" w:hAnsiTheme="minorEastAsia" w:cs="Times New Roman" w:hint="eastAsia"/>
          <w:color w:val="000000" w:themeColor="text1"/>
          <w:spacing w:val="10"/>
          <w:sz w:val="24"/>
          <w:szCs w:val="24"/>
          <w:rPrChange w:id="1227" w:author="JY0225" w:date="2017-08-24T11:09:00Z">
            <w:rPr>
              <w:rFonts w:ascii="Times New Roman" w:hAnsi="Times New Roman" w:cs="Times New Roman" w:hint="eastAsia"/>
              <w:color w:val="000000" w:themeColor="text1"/>
              <w:spacing w:val="10"/>
              <w:sz w:val="24"/>
            </w:rPr>
          </w:rPrChange>
        </w:rPr>
        <w:t>支持机制，</w:t>
      </w:r>
      <w:r w:rsidR="00EA7976" w:rsidRPr="0034779C">
        <w:rPr>
          <w:rFonts w:asciiTheme="minorEastAsia" w:hAnsiTheme="minorEastAsia" w:cs="Times New Roman" w:hint="eastAsia"/>
          <w:color w:val="000000" w:themeColor="text1"/>
          <w:spacing w:val="10"/>
          <w:sz w:val="24"/>
          <w:szCs w:val="24"/>
          <w:rPrChange w:id="1228" w:author="JY0225" w:date="2017-08-24T11:09:00Z">
            <w:rPr>
              <w:rFonts w:ascii="Times New Roman" w:hAnsi="Times New Roman" w:cs="Times New Roman" w:hint="eastAsia"/>
              <w:color w:val="000000" w:themeColor="text1"/>
              <w:spacing w:val="10"/>
              <w:sz w:val="24"/>
            </w:rPr>
          </w:rPrChange>
        </w:rPr>
        <w:t>解决不同应用和</w:t>
      </w:r>
      <w:r w:rsidR="00B82B2C" w:rsidRPr="0034779C">
        <w:rPr>
          <w:rFonts w:asciiTheme="minorEastAsia" w:hAnsiTheme="minorEastAsia" w:cs="Times New Roman" w:hint="eastAsia"/>
          <w:color w:val="000000" w:themeColor="text1"/>
          <w:spacing w:val="10"/>
          <w:sz w:val="24"/>
          <w:szCs w:val="24"/>
          <w:rPrChange w:id="1229" w:author="JY0225" w:date="2017-08-24T11:09:00Z">
            <w:rPr>
              <w:rFonts w:ascii="Times New Roman" w:hAnsi="Times New Roman" w:cs="Times New Roman" w:hint="eastAsia"/>
              <w:color w:val="000000" w:themeColor="text1"/>
              <w:spacing w:val="10"/>
              <w:sz w:val="24"/>
            </w:rPr>
          </w:rPrChange>
        </w:rPr>
        <w:t>云</w:t>
      </w:r>
      <w:r w:rsidR="00476838" w:rsidRPr="0034779C">
        <w:rPr>
          <w:rFonts w:asciiTheme="minorEastAsia" w:hAnsiTheme="minorEastAsia" w:cs="Times New Roman" w:hint="eastAsia"/>
          <w:color w:val="000000" w:themeColor="text1"/>
          <w:spacing w:val="10"/>
          <w:sz w:val="24"/>
          <w:szCs w:val="24"/>
          <w:rPrChange w:id="1230" w:author="JY0225" w:date="2017-08-24T11:09:00Z">
            <w:rPr>
              <w:rFonts w:ascii="Times New Roman" w:hAnsi="Times New Roman" w:cs="Times New Roman" w:hint="eastAsia"/>
              <w:color w:val="000000" w:themeColor="text1"/>
              <w:spacing w:val="10"/>
              <w:sz w:val="24"/>
            </w:rPr>
          </w:rPrChange>
        </w:rPr>
        <w:t>备份</w:t>
      </w:r>
      <w:r w:rsidR="00B82B2C" w:rsidRPr="0034779C">
        <w:rPr>
          <w:rFonts w:asciiTheme="minorEastAsia" w:hAnsiTheme="minorEastAsia" w:cs="Times New Roman" w:hint="eastAsia"/>
          <w:color w:val="000000" w:themeColor="text1"/>
          <w:spacing w:val="10"/>
          <w:sz w:val="24"/>
          <w:szCs w:val="24"/>
          <w:rPrChange w:id="1231" w:author="JY0225" w:date="2017-08-24T11:09:00Z">
            <w:rPr>
              <w:rFonts w:ascii="Times New Roman" w:hAnsi="Times New Roman" w:cs="Times New Roman" w:hint="eastAsia"/>
              <w:color w:val="000000" w:themeColor="text1"/>
              <w:spacing w:val="10"/>
              <w:sz w:val="24"/>
            </w:rPr>
          </w:rPrChange>
        </w:rPr>
        <w:t>服务之间适配的问题</w:t>
      </w:r>
      <w:r w:rsidRPr="0034779C">
        <w:rPr>
          <w:rFonts w:asciiTheme="minorEastAsia" w:hAnsiTheme="minorEastAsia" w:cs="Times New Roman" w:hint="eastAsia"/>
          <w:color w:val="000000" w:themeColor="text1"/>
          <w:spacing w:val="10"/>
          <w:sz w:val="24"/>
          <w:szCs w:val="24"/>
          <w:rPrChange w:id="1232" w:author="JY0225" w:date="2017-08-24T11:09:00Z">
            <w:rPr>
              <w:rFonts w:ascii="Times New Roman" w:hAnsi="Times New Roman" w:cs="Times New Roman" w:hint="eastAsia"/>
              <w:color w:val="000000" w:themeColor="text1"/>
              <w:spacing w:val="10"/>
              <w:sz w:val="24"/>
            </w:rPr>
          </w:rPrChange>
        </w:rPr>
        <w:t>。</w:t>
      </w:r>
      <w:r w:rsidR="003C5385" w:rsidRPr="0034779C">
        <w:rPr>
          <w:rFonts w:asciiTheme="minorEastAsia" w:hAnsiTheme="minorEastAsia" w:cs="Times New Roman" w:hint="eastAsia"/>
          <w:color w:val="000000" w:themeColor="text1"/>
          <w:spacing w:val="10"/>
          <w:sz w:val="24"/>
          <w:szCs w:val="24"/>
          <w:rPrChange w:id="1233" w:author="JY0225" w:date="2017-08-24T11:09:00Z">
            <w:rPr>
              <w:rFonts w:ascii="Times New Roman" w:hAnsi="Times New Roman" w:cs="Times New Roman" w:hint="eastAsia"/>
              <w:color w:val="000000" w:themeColor="text1"/>
              <w:spacing w:val="10"/>
              <w:sz w:val="24"/>
            </w:rPr>
          </w:rPrChange>
        </w:rPr>
        <w:t>优化后的中间件系统具有更好的安全性、稳定性，能够确保用户缓存在中间件的隐私信息不被泄露，</w:t>
      </w:r>
      <w:r w:rsidR="00B93612" w:rsidRPr="0034779C">
        <w:rPr>
          <w:rFonts w:asciiTheme="minorEastAsia" w:hAnsiTheme="minorEastAsia" w:cs="Times New Roman" w:hint="eastAsia"/>
          <w:color w:val="000000" w:themeColor="text1"/>
          <w:spacing w:val="10"/>
          <w:sz w:val="24"/>
          <w:szCs w:val="24"/>
          <w:rPrChange w:id="1234" w:author="JY0225" w:date="2017-08-24T11:09:00Z">
            <w:rPr>
              <w:rFonts w:ascii="Times New Roman" w:hAnsi="Times New Roman" w:cs="Times New Roman" w:hint="eastAsia"/>
              <w:color w:val="000000" w:themeColor="text1"/>
              <w:spacing w:val="10"/>
              <w:sz w:val="24"/>
            </w:rPr>
          </w:rPrChange>
        </w:rPr>
        <w:t>同时</w:t>
      </w:r>
      <w:r w:rsidR="002C37EE" w:rsidRPr="0034779C">
        <w:rPr>
          <w:rFonts w:asciiTheme="minorEastAsia" w:hAnsiTheme="minorEastAsia" w:cs="Times New Roman" w:hint="eastAsia"/>
          <w:color w:val="000000" w:themeColor="text1"/>
          <w:spacing w:val="10"/>
          <w:sz w:val="24"/>
          <w:szCs w:val="24"/>
          <w:rPrChange w:id="1235" w:author="JY0225" w:date="2017-08-24T11:09:00Z">
            <w:rPr>
              <w:rFonts w:ascii="Times New Roman" w:hAnsi="Times New Roman" w:cs="Times New Roman" w:hint="eastAsia"/>
              <w:color w:val="000000" w:themeColor="text1"/>
              <w:spacing w:val="10"/>
              <w:sz w:val="24"/>
            </w:rPr>
          </w:rPrChange>
        </w:rPr>
        <w:t>通过</w:t>
      </w:r>
      <w:r w:rsidR="00B93612" w:rsidRPr="0034779C">
        <w:rPr>
          <w:rFonts w:asciiTheme="minorEastAsia" w:hAnsiTheme="minorEastAsia" w:cs="Times New Roman" w:hint="eastAsia"/>
          <w:color w:val="000000" w:themeColor="text1"/>
          <w:spacing w:val="10"/>
          <w:sz w:val="24"/>
          <w:szCs w:val="24"/>
          <w:rPrChange w:id="1236" w:author="JY0225" w:date="2017-08-24T11:09:00Z">
            <w:rPr>
              <w:rFonts w:ascii="Times New Roman" w:hAnsi="Times New Roman" w:cs="Times New Roman" w:hint="eastAsia"/>
              <w:color w:val="000000" w:themeColor="text1"/>
              <w:spacing w:val="10"/>
              <w:sz w:val="24"/>
            </w:rPr>
          </w:rPrChange>
        </w:rPr>
        <w:t>对源码</w:t>
      </w:r>
      <w:r w:rsidR="002C37EE" w:rsidRPr="0034779C">
        <w:rPr>
          <w:rFonts w:asciiTheme="minorEastAsia" w:hAnsiTheme="minorEastAsia" w:cs="Times New Roman" w:hint="eastAsia"/>
          <w:color w:val="000000" w:themeColor="text1"/>
          <w:spacing w:val="10"/>
          <w:sz w:val="24"/>
          <w:szCs w:val="24"/>
          <w:rPrChange w:id="1237" w:author="JY0225" w:date="2017-08-24T11:09:00Z">
            <w:rPr>
              <w:rFonts w:ascii="Times New Roman" w:hAnsi="Times New Roman" w:cs="Times New Roman" w:hint="eastAsia"/>
              <w:color w:val="000000" w:themeColor="text1"/>
              <w:spacing w:val="10"/>
              <w:sz w:val="24"/>
            </w:rPr>
          </w:rPrChange>
        </w:rPr>
        <w:t>的</w:t>
      </w:r>
      <w:r w:rsidR="00B93612" w:rsidRPr="0034779C">
        <w:rPr>
          <w:rFonts w:asciiTheme="minorEastAsia" w:hAnsiTheme="minorEastAsia" w:cs="Times New Roman" w:hint="eastAsia"/>
          <w:color w:val="000000" w:themeColor="text1"/>
          <w:spacing w:val="10"/>
          <w:sz w:val="24"/>
          <w:szCs w:val="24"/>
          <w:rPrChange w:id="1238" w:author="JY0225" w:date="2017-08-24T11:09:00Z">
            <w:rPr>
              <w:rFonts w:ascii="Times New Roman" w:hAnsi="Times New Roman" w:cs="Times New Roman" w:hint="eastAsia"/>
              <w:color w:val="000000" w:themeColor="text1"/>
              <w:spacing w:val="10"/>
              <w:sz w:val="24"/>
            </w:rPr>
          </w:rPrChange>
        </w:rPr>
        <w:t>重构，减少了代码自身的漏洞</w:t>
      </w:r>
      <w:r w:rsidR="00FA66AC" w:rsidRPr="0034779C">
        <w:rPr>
          <w:rFonts w:asciiTheme="minorEastAsia" w:hAnsiTheme="minorEastAsia" w:cs="Times New Roman" w:hint="eastAsia"/>
          <w:color w:val="000000" w:themeColor="text1"/>
          <w:spacing w:val="10"/>
          <w:sz w:val="24"/>
          <w:szCs w:val="24"/>
          <w:rPrChange w:id="1239" w:author="JY0225" w:date="2017-08-24T11:09:00Z">
            <w:rPr>
              <w:rFonts w:ascii="Times New Roman" w:hAnsi="Times New Roman" w:cs="Times New Roman" w:hint="eastAsia"/>
              <w:color w:val="000000" w:themeColor="text1"/>
              <w:spacing w:val="10"/>
              <w:sz w:val="24"/>
            </w:rPr>
          </w:rPrChange>
        </w:rPr>
        <w:t>，</w:t>
      </w:r>
      <w:r w:rsidR="003C5385" w:rsidRPr="0034779C">
        <w:rPr>
          <w:rFonts w:asciiTheme="minorEastAsia" w:hAnsiTheme="minorEastAsia" w:cs="Times New Roman" w:hint="eastAsia"/>
          <w:color w:val="000000" w:themeColor="text1"/>
          <w:spacing w:val="10"/>
          <w:sz w:val="24"/>
          <w:szCs w:val="24"/>
          <w:rPrChange w:id="1240" w:author="JY0225" w:date="2017-08-24T11:09:00Z">
            <w:rPr>
              <w:rFonts w:ascii="Times New Roman" w:hAnsi="Times New Roman" w:cs="Times New Roman" w:hint="eastAsia"/>
              <w:color w:val="000000" w:themeColor="text1"/>
              <w:spacing w:val="10"/>
              <w:sz w:val="24"/>
            </w:rPr>
          </w:rPrChange>
        </w:rPr>
        <w:t>且能够在不稳定的网络环境下保证数据的传输效率。此外，</w:t>
      </w:r>
      <w:r w:rsidR="007747A4" w:rsidRPr="0034779C">
        <w:rPr>
          <w:rFonts w:asciiTheme="minorEastAsia" w:hAnsiTheme="minorEastAsia" w:cs="Times New Roman" w:hint="eastAsia"/>
          <w:color w:val="000000" w:themeColor="text1"/>
          <w:spacing w:val="10"/>
          <w:sz w:val="24"/>
          <w:szCs w:val="24"/>
          <w:rPrChange w:id="1241" w:author="JY0225" w:date="2017-08-24T11:09:00Z">
            <w:rPr>
              <w:rFonts w:ascii="Times New Roman" w:hAnsi="Times New Roman" w:cs="Times New Roman" w:hint="eastAsia"/>
              <w:color w:val="000000" w:themeColor="text1"/>
              <w:spacing w:val="10"/>
              <w:sz w:val="24"/>
            </w:rPr>
          </w:rPrChange>
        </w:rPr>
        <w:t>在系统的可</w:t>
      </w:r>
      <w:r w:rsidR="001A16BB" w:rsidRPr="0034779C">
        <w:rPr>
          <w:rFonts w:asciiTheme="minorEastAsia" w:hAnsiTheme="minorEastAsia" w:cs="Times New Roman" w:hint="eastAsia"/>
          <w:color w:val="000000" w:themeColor="text1"/>
          <w:spacing w:val="10"/>
          <w:sz w:val="24"/>
          <w:szCs w:val="24"/>
          <w:rPrChange w:id="1242" w:author="JY0225" w:date="2017-08-24T11:09:00Z">
            <w:rPr>
              <w:rFonts w:ascii="Times New Roman" w:hAnsi="Times New Roman" w:cs="Times New Roman" w:hint="eastAsia"/>
              <w:color w:val="000000" w:themeColor="text1"/>
              <w:spacing w:val="10"/>
              <w:sz w:val="24"/>
            </w:rPr>
          </w:rPrChange>
        </w:rPr>
        <w:t>扩展性</w:t>
      </w:r>
      <w:r w:rsidR="004F5631" w:rsidRPr="0034779C">
        <w:rPr>
          <w:rFonts w:asciiTheme="minorEastAsia" w:hAnsiTheme="minorEastAsia" w:cs="Times New Roman" w:hint="eastAsia"/>
          <w:color w:val="000000" w:themeColor="text1"/>
          <w:spacing w:val="10"/>
          <w:sz w:val="24"/>
          <w:szCs w:val="24"/>
          <w:rPrChange w:id="1243" w:author="JY0225" w:date="2017-08-24T11:09:00Z">
            <w:rPr>
              <w:rFonts w:ascii="Times New Roman" w:hAnsi="Times New Roman" w:cs="Times New Roman" w:hint="eastAsia"/>
              <w:color w:val="000000" w:themeColor="text1"/>
              <w:spacing w:val="10"/>
              <w:sz w:val="24"/>
            </w:rPr>
          </w:rPrChange>
        </w:rPr>
        <w:t>上</w:t>
      </w:r>
      <w:r w:rsidR="001A16BB" w:rsidRPr="0034779C">
        <w:rPr>
          <w:rFonts w:asciiTheme="minorEastAsia" w:hAnsiTheme="minorEastAsia" w:cs="Times New Roman" w:hint="eastAsia"/>
          <w:color w:val="000000" w:themeColor="text1"/>
          <w:spacing w:val="10"/>
          <w:sz w:val="24"/>
          <w:szCs w:val="24"/>
          <w:rPrChange w:id="1244" w:author="JY0225" w:date="2017-08-24T11:09:00Z">
            <w:rPr>
              <w:rFonts w:ascii="Times New Roman" w:hAnsi="Times New Roman" w:cs="Times New Roman" w:hint="eastAsia"/>
              <w:color w:val="000000" w:themeColor="text1"/>
              <w:spacing w:val="10"/>
              <w:sz w:val="24"/>
            </w:rPr>
          </w:rPrChange>
        </w:rPr>
        <w:t>，本文</w:t>
      </w:r>
      <w:r w:rsidR="00267404" w:rsidRPr="0034779C">
        <w:rPr>
          <w:rFonts w:asciiTheme="minorEastAsia" w:hAnsiTheme="minorEastAsia" w:cs="Times New Roman" w:hint="eastAsia"/>
          <w:color w:val="000000" w:themeColor="text1"/>
          <w:spacing w:val="10"/>
          <w:sz w:val="24"/>
          <w:szCs w:val="24"/>
          <w:rPrChange w:id="1245" w:author="JY0225" w:date="2017-08-24T11:09:00Z">
            <w:rPr>
              <w:rFonts w:ascii="Times New Roman" w:hAnsi="Times New Roman" w:cs="Times New Roman" w:hint="eastAsia"/>
              <w:color w:val="000000" w:themeColor="text1"/>
              <w:spacing w:val="10"/>
              <w:sz w:val="24"/>
            </w:rPr>
          </w:rPrChange>
        </w:rPr>
        <w:t>开发了两款客户端，</w:t>
      </w:r>
      <w:r w:rsidR="007A6234" w:rsidRPr="0034779C">
        <w:rPr>
          <w:rFonts w:asciiTheme="minorEastAsia" w:hAnsiTheme="minorEastAsia" w:cs="Times New Roman" w:hint="eastAsia"/>
          <w:color w:val="000000" w:themeColor="text1"/>
          <w:spacing w:val="10"/>
          <w:sz w:val="24"/>
          <w:szCs w:val="24"/>
          <w:rPrChange w:id="1246" w:author="JY0225" w:date="2017-08-24T11:09:00Z">
            <w:rPr>
              <w:rFonts w:ascii="Times New Roman" w:hAnsi="Times New Roman" w:cs="Times New Roman" w:hint="eastAsia"/>
              <w:color w:val="000000" w:themeColor="text1"/>
              <w:spacing w:val="10"/>
              <w:sz w:val="24"/>
            </w:rPr>
          </w:rPrChange>
        </w:rPr>
        <w:t>能</w:t>
      </w:r>
      <w:r w:rsidR="001A16BB" w:rsidRPr="0034779C">
        <w:rPr>
          <w:rFonts w:asciiTheme="minorEastAsia" w:hAnsiTheme="minorEastAsia" w:cs="Times New Roman" w:hint="eastAsia"/>
          <w:color w:val="000000" w:themeColor="text1"/>
          <w:spacing w:val="10"/>
          <w:sz w:val="24"/>
          <w:szCs w:val="24"/>
          <w:rPrChange w:id="1247" w:author="JY0225" w:date="2017-08-24T11:09:00Z">
            <w:rPr>
              <w:rFonts w:ascii="Times New Roman" w:hAnsi="Times New Roman" w:cs="Times New Roman" w:hint="eastAsia"/>
              <w:color w:val="000000" w:themeColor="text1"/>
              <w:spacing w:val="10"/>
              <w:sz w:val="24"/>
            </w:rPr>
          </w:rPrChange>
        </w:rPr>
        <w:t>支持更多的客户端使用云备份服务。</w:t>
      </w:r>
    </w:p>
    <w:p w14:paraId="1FE98778" w14:textId="77777777" w:rsidR="003C5385" w:rsidRPr="003C5385" w:rsidRDefault="003C5385" w:rsidP="003C5385">
      <w:pPr>
        <w:tabs>
          <w:tab w:val="left" w:pos="495"/>
        </w:tabs>
        <w:spacing w:line="400" w:lineRule="exact"/>
        <w:ind w:firstLineChars="200" w:firstLine="520"/>
        <w:rPr>
          <w:rFonts w:ascii="Times New Roman" w:hAnsi="Times New Roman" w:cs="Times New Roman"/>
          <w:spacing w:val="10"/>
          <w:sz w:val="24"/>
        </w:rPr>
      </w:pPr>
    </w:p>
    <w:p w14:paraId="3DB44B6C" w14:textId="77777777" w:rsidR="00945DC1" w:rsidRDefault="00945DC1" w:rsidP="0047559F">
      <w:pPr>
        <w:tabs>
          <w:tab w:val="left" w:pos="495"/>
        </w:tabs>
        <w:spacing w:line="400" w:lineRule="exact"/>
        <w:ind w:firstLineChars="200" w:firstLine="522"/>
        <w:rPr>
          <w:rFonts w:ascii="Times New Roman" w:hAnsi="Times New Roman" w:cs="Times New Roman"/>
          <w:spacing w:val="10"/>
          <w:sz w:val="24"/>
        </w:rPr>
      </w:pPr>
      <w:r w:rsidRPr="00B87EE1">
        <w:rPr>
          <w:rFonts w:ascii="Times New Roman" w:hAnsi="Times New Roman" w:cs="Times New Roman"/>
          <w:b/>
          <w:spacing w:val="10"/>
          <w:sz w:val="24"/>
        </w:rPr>
        <w:t>关键词：</w:t>
      </w:r>
      <w:r w:rsidR="00670A35" w:rsidRPr="00B87EE1">
        <w:rPr>
          <w:rFonts w:ascii="Times New Roman" w:hAnsi="Times New Roman" w:cs="Times New Roman"/>
          <w:spacing w:val="10"/>
          <w:sz w:val="24"/>
        </w:rPr>
        <w:t xml:space="preserve"> </w:t>
      </w:r>
    </w:p>
    <w:p w14:paraId="2E2BFBCF" w14:textId="77777777" w:rsidR="004F60C1" w:rsidRPr="004F60C1" w:rsidRDefault="004F60C1" w:rsidP="004F60C1">
      <w:pPr>
        <w:rPr>
          <w:rFonts w:ascii="Times New Roman" w:hAnsi="Times New Roman" w:cs="Times New Roman"/>
          <w:sz w:val="24"/>
        </w:rPr>
      </w:pPr>
    </w:p>
    <w:p w14:paraId="6867EECA" w14:textId="77777777" w:rsidR="004F60C1" w:rsidRDefault="004F60C1" w:rsidP="004F60C1">
      <w:pPr>
        <w:rPr>
          <w:rFonts w:ascii="Times New Roman" w:hAnsi="Times New Roman" w:cs="Times New Roman"/>
          <w:sz w:val="24"/>
        </w:rPr>
      </w:pPr>
    </w:p>
    <w:p w14:paraId="7640BD3B" w14:textId="77777777" w:rsidR="004F60C1" w:rsidRDefault="004F60C1" w:rsidP="004F60C1">
      <w:pPr>
        <w:rPr>
          <w:rFonts w:ascii="Times New Roman" w:hAnsi="Times New Roman" w:cs="Times New Roman"/>
          <w:sz w:val="24"/>
        </w:rPr>
      </w:pPr>
    </w:p>
    <w:p w14:paraId="2CA87852" w14:textId="77777777" w:rsidR="008A585F" w:rsidRPr="004F60C1" w:rsidRDefault="008A585F" w:rsidP="004F60C1">
      <w:pPr>
        <w:rPr>
          <w:rFonts w:ascii="Times New Roman" w:hAnsi="Times New Roman" w:cs="Times New Roman"/>
          <w:sz w:val="24"/>
        </w:rPr>
        <w:sectPr w:rsidR="008A585F" w:rsidRPr="004F60C1" w:rsidSect="00CB4DC8">
          <w:headerReference w:type="default" r:id="rId13"/>
          <w:headerReference w:type="first" r:id="rId14"/>
          <w:footerReference w:type="first" r:id="rId15"/>
          <w:pgSz w:w="11906" w:h="16838"/>
          <w:pgMar w:top="1440" w:right="1797" w:bottom="1440" w:left="1797" w:header="720" w:footer="720" w:gutter="0"/>
          <w:pgNumType w:start="1"/>
          <w:cols w:space="425"/>
          <w:titlePg/>
          <w:docGrid w:type="lines" w:linePitch="312"/>
        </w:sectPr>
      </w:pPr>
    </w:p>
    <w:p w14:paraId="561CAD3E" w14:textId="77777777" w:rsidR="00E75A74" w:rsidRPr="00B87EE1" w:rsidRDefault="00E75A74" w:rsidP="00B87EE1">
      <w:pPr>
        <w:pStyle w:val="1"/>
        <w:rPr>
          <w:rFonts w:ascii="Times New Roman" w:hAnsi="Times New Roman" w:cs="Times New Roman"/>
        </w:rPr>
      </w:pPr>
      <w:bookmarkStart w:id="1248" w:name="_Toc491335217"/>
      <w:r w:rsidRPr="00B87EE1">
        <w:rPr>
          <w:rFonts w:ascii="Times New Roman" w:hAnsi="Times New Roman" w:cs="Times New Roman"/>
        </w:rPr>
        <w:lastRenderedPageBreak/>
        <w:t>Abstract</w:t>
      </w:r>
      <w:bookmarkEnd w:id="1248"/>
    </w:p>
    <w:p w14:paraId="252EF9FE" w14:textId="77777777" w:rsidR="007C76A5" w:rsidRDefault="007C76A5" w:rsidP="000E16A7">
      <w:pPr>
        <w:spacing w:line="400" w:lineRule="exact"/>
        <w:ind w:firstLine="482"/>
        <w:rPr>
          <w:rFonts w:ascii="Times New Roman" w:hAnsi="Times New Roman" w:cs="Times New Roman"/>
          <w:sz w:val="24"/>
          <w:szCs w:val="24"/>
        </w:rPr>
      </w:pPr>
      <w:r w:rsidRPr="00CB46D5">
        <w:rPr>
          <w:rFonts w:ascii="Times New Roman" w:hAnsi="Times New Roman" w:cs="Times New Roman"/>
          <w:sz w:val="24"/>
          <w:szCs w:val="24"/>
        </w:rPr>
        <w:t>With the rapid development of Internet technology</w:t>
      </w:r>
      <w:r w:rsidRPr="00CB46D5">
        <w:rPr>
          <w:rFonts w:ascii="Times New Roman" w:hAnsi="Times New Roman" w:cs="Times New Roman" w:hint="eastAsia"/>
          <w:sz w:val="24"/>
          <w:szCs w:val="24"/>
        </w:rPr>
        <w:t xml:space="preserve">, </w:t>
      </w:r>
      <w:r w:rsidRPr="00CB46D5">
        <w:rPr>
          <w:rFonts w:ascii="Times New Roman" w:hAnsi="Times New Roman" w:cs="Times New Roman"/>
          <w:sz w:val="24"/>
          <w:szCs w:val="24"/>
        </w:rPr>
        <w:t>the</w:t>
      </w:r>
      <w:r w:rsidRPr="007C76A5">
        <w:rPr>
          <w:rFonts w:ascii="Times New Roman" w:hAnsi="Times New Roman" w:cs="Times New Roman"/>
          <w:sz w:val="24"/>
          <w:szCs w:val="24"/>
        </w:rPr>
        <w:t xml:space="preserve"> network has penetrated into every corner of our lives</w:t>
      </w:r>
      <w:r w:rsidR="007531B1">
        <w:rPr>
          <w:rFonts w:ascii="Times New Roman" w:hAnsi="Times New Roman" w:cs="Times New Roman"/>
          <w:sz w:val="24"/>
          <w:szCs w:val="24"/>
        </w:rPr>
        <w:t xml:space="preserve">. </w:t>
      </w:r>
      <w:r w:rsidR="007531B1">
        <w:rPr>
          <w:rFonts w:ascii="Times New Roman" w:hAnsi="Times New Roman" w:cs="Times New Roman" w:hint="eastAsia"/>
          <w:sz w:val="24"/>
          <w:szCs w:val="24"/>
        </w:rPr>
        <w:t>It needs a</w:t>
      </w:r>
      <w:r w:rsidR="007531B1">
        <w:rPr>
          <w:rFonts w:ascii="Times New Roman" w:hAnsi="Times New Roman" w:cs="Times New Roman"/>
          <w:sz w:val="24"/>
          <w:szCs w:val="24"/>
        </w:rPr>
        <w:t>n</w:t>
      </w:r>
      <w:r w:rsidR="007531B1">
        <w:rPr>
          <w:rFonts w:ascii="Times New Roman" w:hAnsi="Times New Roman" w:cs="Times New Roman" w:hint="eastAsia"/>
          <w:sz w:val="24"/>
          <w:szCs w:val="24"/>
        </w:rPr>
        <w:t xml:space="preserve"> e</w:t>
      </w:r>
      <w:r w:rsidR="007531B1">
        <w:rPr>
          <w:rFonts w:ascii="Times New Roman" w:hAnsi="Times New Roman" w:cs="Times New Roman"/>
          <w:sz w:val="24"/>
          <w:szCs w:val="24"/>
        </w:rPr>
        <w:t>fficient way to store the massive resulting data</w:t>
      </w:r>
      <w:r w:rsidR="00ED3943">
        <w:rPr>
          <w:rFonts w:ascii="Times New Roman" w:hAnsi="Times New Roman" w:cs="Times New Roman"/>
          <w:sz w:val="24"/>
          <w:szCs w:val="24"/>
        </w:rPr>
        <w:t xml:space="preserve">. </w:t>
      </w:r>
      <w:r w:rsidR="00217B8A">
        <w:rPr>
          <w:rFonts w:ascii="Times New Roman" w:hAnsi="Times New Roman" w:cs="Times New Roman"/>
          <w:sz w:val="24"/>
          <w:szCs w:val="24"/>
        </w:rPr>
        <w:t xml:space="preserve">However, </w:t>
      </w:r>
      <w:r w:rsidR="00437B30">
        <w:rPr>
          <w:rFonts w:ascii="Times New Roman" w:hAnsi="Times New Roman" w:cs="Times New Roman"/>
          <w:sz w:val="24"/>
          <w:szCs w:val="24"/>
        </w:rPr>
        <w:t>the t</w:t>
      </w:r>
      <w:r w:rsidR="00217B8A" w:rsidRPr="00217B8A">
        <w:rPr>
          <w:rFonts w:ascii="Times New Roman" w:hAnsi="Times New Roman" w:cs="Times New Roman"/>
          <w:sz w:val="24"/>
          <w:szCs w:val="24"/>
        </w:rPr>
        <w:t>raditional data storage methods has long been unable to meet the needs of users</w:t>
      </w:r>
      <w:r w:rsidR="00FF6414">
        <w:rPr>
          <w:rFonts w:ascii="Times New Roman" w:hAnsi="Times New Roman" w:cs="Times New Roman"/>
          <w:sz w:val="24"/>
          <w:szCs w:val="24"/>
        </w:rPr>
        <w:t xml:space="preserve"> </w:t>
      </w:r>
      <w:r w:rsidR="00FF6414" w:rsidRPr="00217B8A">
        <w:rPr>
          <w:rFonts w:ascii="Times New Roman" w:hAnsi="Times New Roman" w:cs="Times New Roman"/>
          <w:sz w:val="24"/>
          <w:szCs w:val="24"/>
        </w:rPr>
        <w:t xml:space="preserve">because of its limited capacity, the use of inconvenient, easy to </w:t>
      </w:r>
      <w:r w:rsidR="00F11A91">
        <w:rPr>
          <w:rFonts w:ascii="Times New Roman" w:hAnsi="Times New Roman" w:cs="Times New Roman"/>
          <w:sz w:val="24"/>
          <w:szCs w:val="24"/>
        </w:rPr>
        <w:t xml:space="preserve">lose data and other limitations, </w:t>
      </w:r>
      <w:r w:rsidR="00CE0A8D">
        <w:rPr>
          <w:rFonts w:ascii="Times New Roman" w:hAnsi="Times New Roman" w:cs="Times New Roman"/>
          <w:sz w:val="24"/>
          <w:szCs w:val="24"/>
        </w:rPr>
        <w:t>s</w:t>
      </w:r>
      <w:r w:rsidR="00F11A91" w:rsidRPr="00F11A91">
        <w:rPr>
          <w:rFonts w:ascii="Times New Roman" w:hAnsi="Times New Roman" w:cs="Times New Roman"/>
          <w:sz w:val="24"/>
          <w:szCs w:val="24"/>
        </w:rPr>
        <w:t>o cloud storage technology came into being</w:t>
      </w:r>
      <w:r w:rsidR="00D6017B">
        <w:rPr>
          <w:rFonts w:ascii="Times New Roman" w:hAnsi="Times New Roman" w:cs="Times New Roman"/>
          <w:sz w:val="24"/>
          <w:szCs w:val="24"/>
        </w:rPr>
        <w:t xml:space="preserve">. </w:t>
      </w:r>
      <w:r w:rsidR="00033B32">
        <w:rPr>
          <w:rFonts w:ascii="Times New Roman" w:hAnsi="Times New Roman" w:cs="Times New Roman"/>
          <w:sz w:val="24"/>
          <w:szCs w:val="24"/>
        </w:rPr>
        <w:t>In just a few years</w:t>
      </w:r>
      <w:r w:rsidR="00F9704D" w:rsidRPr="00F9704D">
        <w:rPr>
          <w:rFonts w:ascii="Times New Roman" w:hAnsi="Times New Roman" w:cs="Times New Roman"/>
          <w:sz w:val="24"/>
          <w:szCs w:val="24"/>
        </w:rPr>
        <w:t xml:space="preserve">, there are dozens of </w:t>
      </w:r>
      <w:r w:rsidR="00B468B7">
        <w:rPr>
          <w:rFonts w:ascii="Times New Roman" w:hAnsi="Times New Roman" w:cs="Times New Roman"/>
          <w:sz w:val="24"/>
          <w:szCs w:val="24"/>
        </w:rPr>
        <w:t xml:space="preserve">cloud storage products </w:t>
      </w:r>
      <w:r w:rsidR="00F9454C" w:rsidRPr="00F9454C">
        <w:rPr>
          <w:rFonts w:ascii="Times New Roman" w:hAnsi="Times New Roman" w:cs="Times New Roman"/>
          <w:sz w:val="24"/>
          <w:szCs w:val="24"/>
        </w:rPr>
        <w:t>launch on the market</w:t>
      </w:r>
      <w:r w:rsidR="00F9454C">
        <w:rPr>
          <w:rFonts w:ascii="Times New Roman" w:hAnsi="Times New Roman" w:cs="Times New Roman"/>
          <w:sz w:val="24"/>
          <w:szCs w:val="24"/>
        </w:rPr>
        <w:t xml:space="preserve">. </w:t>
      </w:r>
      <w:r w:rsidR="00F9454C" w:rsidRPr="00F9454C">
        <w:rPr>
          <w:rFonts w:ascii="Times New Roman" w:hAnsi="Times New Roman" w:cs="Times New Roman"/>
          <w:sz w:val="24"/>
          <w:szCs w:val="24"/>
        </w:rPr>
        <w:t>From abroad iCloud, Google Drive, Dropbox to</w:t>
      </w:r>
      <w:r w:rsidR="00FA4894">
        <w:rPr>
          <w:rFonts w:ascii="Times New Roman" w:hAnsi="Times New Roman" w:cs="Times New Roman"/>
          <w:sz w:val="24"/>
          <w:szCs w:val="24"/>
        </w:rPr>
        <w:t xml:space="preserve"> the domestic Baidu cloud, Ali C</w:t>
      </w:r>
      <w:r w:rsidR="00424168">
        <w:rPr>
          <w:rFonts w:ascii="Times New Roman" w:hAnsi="Times New Roman" w:cs="Times New Roman"/>
          <w:sz w:val="24"/>
          <w:szCs w:val="24"/>
        </w:rPr>
        <w:t>loud, Tencent C</w:t>
      </w:r>
      <w:r w:rsidR="00F9454C" w:rsidRPr="00F9454C">
        <w:rPr>
          <w:rFonts w:ascii="Times New Roman" w:hAnsi="Times New Roman" w:cs="Times New Roman"/>
          <w:sz w:val="24"/>
          <w:szCs w:val="24"/>
        </w:rPr>
        <w:t>loud</w:t>
      </w:r>
      <w:r w:rsidR="002F4977">
        <w:rPr>
          <w:rFonts w:ascii="Times New Roman" w:hAnsi="Times New Roman" w:cs="Times New Roman"/>
          <w:sz w:val="24"/>
          <w:szCs w:val="24"/>
        </w:rPr>
        <w:t xml:space="preserve">, </w:t>
      </w:r>
      <w:r w:rsidR="00667E52">
        <w:rPr>
          <w:rFonts w:ascii="Times New Roman" w:hAnsi="Times New Roman" w:cs="Times New Roman"/>
          <w:sz w:val="24"/>
          <w:szCs w:val="24"/>
        </w:rPr>
        <w:t>m</w:t>
      </w:r>
      <w:r w:rsidR="00D30AE3" w:rsidRPr="00D30AE3">
        <w:rPr>
          <w:rFonts w:ascii="Times New Roman" w:hAnsi="Times New Roman" w:cs="Times New Roman"/>
          <w:sz w:val="24"/>
          <w:szCs w:val="24"/>
        </w:rPr>
        <w:t xml:space="preserve">any companies </w:t>
      </w:r>
      <w:r w:rsidR="00D80894">
        <w:rPr>
          <w:rFonts w:ascii="Times New Roman" w:hAnsi="Times New Roman" w:cs="Times New Roman"/>
          <w:sz w:val="24"/>
          <w:szCs w:val="24"/>
        </w:rPr>
        <w:t>who are</w:t>
      </w:r>
      <w:r w:rsidR="00D30AE3" w:rsidRPr="00D30AE3">
        <w:rPr>
          <w:rFonts w:ascii="Times New Roman" w:hAnsi="Times New Roman" w:cs="Times New Roman"/>
          <w:sz w:val="24"/>
          <w:szCs w:val="24"/>
        </w:rPr>
        <w:t xml:space="preserve"> optimistic about the emerging markets</w:t>
      </w:r>
      <w:r w:rsidR="000E16A7">
        <w:rPr>
          <w:rFonts w:ascii="Times New Roman" w:hAnsi="Times New Roman" w:cs="Times New Roman"/>
          <w:sz w:val="24"/>
          <w:szCs w:val="24"/>
        </w:rPr>
        <w:t xml:space="preserve"> </w:t>
      </w:r>
      <w:r w:rsidR="000E16A7" w:rsidRPr="00D30AE3">
        <w:rPr>
          <w:rFonts w:ascii="Times New Roman" w:hAnsi="Times New Roman" w:cs="Times New Roman"/>
          <w:sz w:val="24"/>
          <w:szCs w:val="24"/>
        </w:rPr>
        <w:t>want to be in this crowd</w:t>
      </w:r>
      <w:r w:rsidR="0071737C">
        <w:rPr>
          <w:rFonts w:ascii="Times New Roman" w:hAnsi="Times New Roman" w:cs="Times New Roman"/>
          <w:sz w:val="24"/>
          <w:szCs w:val="24"/>
        </w:rPr>
        <w:t xml:space="preserve">. </w:t>
      </w:r>
      <w:r w:rsidR="00B50030" w:rsidRPr="00B50030">
        <w:rPr>
          <w:rFonts w:ascii="Times New Roman" w:hAnsi="Times New Roman" w:cs="Times New Roman"/>
          <w:sz w:val="24"/>
          <w:szCs w:val="24"/>
        </w:rPr>
        <w:t>Continued warming of the cloud storage industry in recent years is facing fierce competition</w:t>
      </w:r>
      <w:r w:rsidR="00B50030">
        <w:rPr>
          <w:rFonts w:ascii="Times New Roman" w:hAnsi="Times New Roman" w:cs="Times New Roman"/>
          <w:sz w:val="24"/>
          <w:szCs w:val="24"/>
        </w:rPr>
        <w:t xml:space="preserve">, </w:t>
      </w:r>
      <w:r w:rsidR="005E6B54">
        <w:rPr>
          <w:rFonts w:ascii="Times New Roman" w:hAnsi="Times New Roman" w:cs="Times New Roman"/>
          <w:sz w:val="24"/>
          <w:szCs w:val="24"/>
        </w:rPr>
        <w:t xml:space="preserve">In order to </w:t>
      </w:r>
      <w:r w:rsidR="005E6B54" w:rsidRPr="005E6B54">
        <w:rPr>
          <w:rFonts w:ascii="Times New Roman" w:hAnsi="Times New Roman" w:cs="Times New Roman"/>
          <w:sz w:val="24"/>
          <w:szCs w:val="24"/>
        </w:rPr>
        <w:t>occupy more market share</w:t>
      </w:r>
      <w:r w:rsidR="005E6B54">
        <w:rPr>
          <w:rFonts w:ascii="Times New Roman" w:hAnsi="Times New Roman" w:cs="Times New Roman"/>
          <w:sz w:val="24"/>
          <w:szCs w:val="24"/>
        </w:rPr>
        <w:t xml:space="preserve">, </w:t>
      </w:r>
      <w:r w:rsidR="00B50030">
        <w:rPr>
          <w:rFonts w:ascii="Times New Roman" w:hAnsi="Times New Roman" w:cs="Times New Roman"/>
          <w:sz w:val="24"/>
          <w:szCs w:val="24"/>
        </w:rPr>
        <w:t>t</w:t>
      </w:r>
      <w:r w:rsidR="00B50030" w:rsidRPr="00B50030">
        <w:rPr>
          <w:rFonts w:ascii="Times New Roman" w:hAnsi="Times New Roman" w:cs="Times New Roman"/>
          <w:sz w:val="24"/>
          <w:szCs w:val="24"/>
        </w:rPr>
        <w:t>he challenge has also spurred the new cloud storage platform</w:t>
      </w:r>
      <w:r w:rsidR="007178A9">
        <w:rPr>
          <w:rFonts w:ascii="Times New Roman" w:hAnsi="Times New Roman" w:cs="Times New Roman"/>
          <w:sz w:val="24"/>
          <w:szCs w:val="24"/>
        </w:rPr>
        <w:t>s</w:t>
      </w:r>
      <w:r w:rsidR="00B50030" w:rsidRPr="00B50030">
        <w:rPr>
          <w:rFonts w:ascii="Times New Roman" w:hAnsi="Times New Roman" w:cs="Times New Roman"/>
          <w:sz w:val="24"/>
          <w:szCs w:val="24"/>
        </w:rPr>
        <w:t xml:space="preserve"> to introduce new technologies</w:t>
      </w:r>
      <w:r w:rsidR="005E6B54">
        <w:rPr>
          <w:rFonts w:ascii="Times New Roman" w:hAnsi="Times New Roman" w:cs="Times New Roman"/>
          <w:sz w:val="24"/>
          <w:szCs w:val="24"/>
        </w:rPr>
        <w:t xml:space="preserve"> to </w:t>
      </w:r>
      <w:r w:rsidR="00891270">
        <w:rPr>
          <w:rFonts w:ascii="Times New Roman" w:hAnsi="Times New Roman" w:cs="Times New Roman"/>
          <w:sz w:val="24"/>
          <w:szCs w:val="24"/>
        </w:rPr>
        <w:t>solve the issues derived from cloud storage like security, stab</w:t>
      </w:r>
      <w:r w:rsidR="00CE255A">
        <w:rPr>
          <w:rFonts w:ascii="Times New Roman" w:hAnsi="Times New Roman" w:cs="Times New Roman"/>
          <w:sz w:val="24"/>
          <w:szCs w:val="24"/>
        </w:rPr>
        <w:t>ility and network probl</w:t>
      </w:r>
      <w:r w:rsidR="00CE255A">
        <w:rPr>
          <w:rFonts w:ascii="Times New Roman" w:hAnsi="Times New Roman" w:cs="Times New Roman" w:hint="eastAsia"/>
          <w:sz w:val="24"/>
          <w:szCs w:val="24"/>
        </w:rPr>
        <w:t>ems</w:t>
      </w:r>
      <w:r w:rsidR="00891270">
        <w:rPr>
          <w:rFonts w:ascii="Times New Roman" w:hAnsi="Times New Roman" w:cs="Times New Roman"/>
          <w:sz w:val="24"/>
          <w:szCs w:val="24"/>
        </w:rPr>
        <w:t>.</w:t>
      </w:r>
    </w:p>
    <w:p w14:paraId="16395048" w14:textId="77777777" w:rsidR="00E43C81" w:rsidRPr="00F9454C" w:rsidRDefault="00CE255A" w:rsidP="000E16A7">
      <w:pPr>
        <w:spacing w:line="400" w:lineRule="exact"/>
        <w:ind w:firstLine="482"/>
        <w:rPr>
          <w:rFonts w:ascii="Times New Roman" w:hAnsi="Times New Roman" w:cs="Times New Roman"/>
          <w:sz w:val="24"/>
          <w:szCs w:val="24"/>
        </w:rPr>
      </w:pPr>
      <w:r w:rsidRPr="00CE255A">
        <w:rPr>
          <w:rFonts w:ascii="Times New Roman" w:hAnsi="Times New Roman" w:cs="Times New Roman"/>
          <w:sz w:val="24"/>
          <w:szCs w:val="24"/>
        </w:rPr>
        <w:t>This paper mainly studies the key technology in cloud storage service</w:t>
      </w:r>
      <w:r w:rsidR="00347DF7">
        <w:rPr>
          <w:rFonts w:ascii="Times New Roman" w:hAnsi="Times New Roman" w:cs="Times New Roman" w:hint="eastAsia"/>
          <w:sz w:val="24"/>
          <w:szCs w:val="24"/>
        </w:rPr>
        <w:t xml:space="preserve">, </w:t>
      </w:r>
      <w:r w:rsidR="00D83140" w:rsidRPr="00D83140">
        <w:rPr>
          <w:rFonts w:ascii="Times New Roman" w:hAnsi="Times New Roman" w:cs="Times New Roman"/>
          <w:sz w:val="24"/>
          <w:szCs w:val="24"/>
        </w:rPr>
        <w:t>and optimizes a self-developed cloud storage middleware</w:t>
      </w:r>
      <w:r w:rsidR="00D83140">
        <w:rPr>
          <w:rFonts w:ascii="Times New Roman" w:hAnsi="Times New Roman" w:cs="Times New Roman"/>
          <w:sz w:val="24"/>
          <w:szCs w:val="24"/>
        </w:rPr>
        <w:t xml:space="preserve">. </w:t>
      </w:r>
      <w:r w:rsidR="00D95857" w:rsidRPr="00D95857">
        <w:rPr>
          <w:rFonts w:ascii="Times New Roman" w:hAnsi="Times New Roman" w:cs="Times New Roman"/>
          <w:sz w:val="24"/>
          <w:szCs w:val="24"/>
        </w:rPr>
        <w:t>Based on previous results</w:t>
      </w:r>
      <w:r w:rsidR="00D95857">
        <w:rPr>
          <w:rFonts w:ascii="Times New Roman" w:hAnsi="Times New Roman" w:cs="Times New Roman"/>
          <w:sz w:val="24"/>
          <w:szCs w:val="24"/>
        </w:rPr>
        <w:t xml:space="preserve">, </w:t>
      </w:r>
      <w:r w:rsidR="009F6F0F">
        <w:rPr>
          <w:rFonts w:ascii="Times New Roman" w:hAnsi="Times New Roman" w:cs="Times New Roman"/>
          <w:sz w:val="24"/>
          <w:szCs w:val="24"/>
        </w:rPr>
        <w:t>i</w:t>
      </w:r>
      <w:r w:rsidR="00D95857" w:rsidRPr="00D95857">
        <w:rPr>
          <w:rFonts w:ascii="Times New Roman" w:hAnsi="Times New Roman" w:cs="Times New Roman"/>
          <w:sz w:val="24"/>
          <w:szCs w:val="24"/>
        </w:rPr>
        <w:t xml:space="preserve">n the Linux platform, </w:t>
      </w:r>
      <w:r w:rsidR="00D95857">
        <w:rPr>
          <w:rFonts w:ascii="Times New Roman" w:hAnsi="Times New Roman" w:cs="Times New Roman"/>
          <w:sz w:val="24"/>
          <w:szCs w:val="24"/>
        </w:rPr>
        <w:t>exploiting the</w:t>
      </w:r>
      <w:r w:rsidR="00D95857" w:rsidRPr="00D95857">
        <w:rPr>
          <w:rFonts w:ascii="Times New Roman" w:hAnsi="Times New Roman" w:cs="Times New Roman"/>
          <w:sz w:val="24"/>
          <w:szCs w:val="24"/>
        </w:rPr>
        <w:t xml:space="preserve"> loc</w:t>
      </w:r>
      <w:r w:rsidR="00D95857">
        <w:rPr>
          <w:rFonts w:ascii="Times New Roman" w:hAnsi="Times New Roman" w:cs="Times New Roman"/>
          <w:sz w:val="24"/>
          <w:szCs w:val="24"/>
        </w:rPr>
        <w:t xml:space="preserve">al storage and computing power to </w:t>
      </w:r>
      <w:r w:rsidR="00D95857" w:rsidRPr="00D95857">
        <w:rPr>
          <w:rFonts w:ascii="Times New Roman" w:hAnsi="Times New Roman" w:cs="Times New Roman"/>
          <w:sz w:val="24"/>
          <w:szCs w:val="24"/>
        </w:rPr>
        <w:t xml:space="preserve">reduce data upload and download I / O-intensive services, </w:t>
      </w:r>
      <w:r w:rsidR="00D02BE0">
        <w:rPr>
          <w:rFonts w:ascii="Times New Roman" w:hAnsi="Times New Roman" w:cs="Times New Roman"/>
          <w:sz w:val="24"/>
          <w:szCs w:val="24"/>
        </w:rPr>
        <w:t xml:space="preserve">to </w:t>
      </w:r>
      <w:r w:rsidR="00D95857" w:rsidRPr="00D95857">
        <w:rPr>
          <w:rFonts w:ascii="Times New Roman" w:hAnsi="Times New Roman" w:cs="Times New Roman"/>
          <w:sz w:val="24"/>
          <w:szCs w:val="24"/>
        </w:rPr>
        <w:t>improve service performance</w:t>
      </w:r>
      <w:r w:rsidR="001F5349">
        <w:rPr>
          <w:rFonts w:ascii="Times New Roman" w:hAnsi="Times New Roman" w:cs="Times New Roman"/>
          <w:sz w:val="24"/>
          <w:szCs w:val="24"/>
        </w:rPr>
        <w:t xml:space="preserve">. </w:t>
      </w:r>
      <w:r w:rsidR="009F6F0F" w:rsidRPr="009F6F0F">
        <w:rPr>
          <w:rFonts w:ascii="Times New Roman" w:hAnsi="Times New Roman" w:cs="Times New Roman"/>
          <w:sz w:val="24"/>
          <w:szCs w:val="24"/>
        </w:rPr>
        <w:t>Through the form of encryption to ensure that user information and data security</w:t>
      </w:r>
      <w:r w:rsidR="009F6F0F">
        <w:rPr>
          <w:rFonts w:ascii="Times New Roman" w:hAnsi="Times New Roman" w:cs="Times New Roman"/>
          <w:sz w:val="24"/>
          <w:szCs w:val="24"/>
        </w:rPr>
        <w:t xml:space="preserve">. </w:t>
      </w:r>
      <w:r w:rsidR="004D57A9">
        <w:rPr>
          <w:rFonts w:ascii="Times New Roman" w:hAnsi="Times New Roman" w:cs="Times New Roman"/>
          <w:sz w:val="24"/>
          <w:szCs w:val="24"/>
        </w:rPr>
        <w:t>At the same time,</w:t>
      </w:r>
      <w:r w:rsidR="00BE03CD">
        <w:rPr>
          <w:rFonts w:ascii="Times New Roman" w:hAnsi="Times New Roman" w:cs="Times New Roman"/>
          <w:sz w:val="24"/>
          <w:szCs w:val="24"/>
        </w:rPr>
        <w:t xml:space="preserve"> this paper use</w:t>
      </w:r>
      <w:r w:rsidR="00B96118">
        <w:rPr>
          <w:rFonts w:ascii="Times New Roman" w:hAnsi="Times New Roman" w:cs="Times New Roman"/>
          <w:sz w:val="24"/>
          <w:szCs w:val="24"/>
        </w:rPr>
        <w:t>s</w:t>
      </w:r>
      <w:r w:rsidR="00BE03CD">
        <w:rPr>
          <w:rFonts w:ascii="Times New Roman" w:hAnsi="Times New Roman" w:cs="Times New Roman"/>
          <w:sz w:val="24"/>
          <w:szCs w:val="24"/>
        </w:rPr>
        <w:t xml:space="preserve"> the technology of block upload and breakpoint resume to avoid data retransmission caused by network problem or server problem.</w:t>
      </w:r>
      <w:r w:rsidR="004D57A9">
        <w:rPr>
          <w:rFonts w:ascii="Times New Roman" w:hAnsi="Times New Roman" w:cs="Times New Roman"/>
          <w:sz w:val="24"/>
          <w:szCs w:val="24"/>
        </w:rPr>
        <w:t xml:space="preserve"> </w:t>
      </w:r>
      <w:r w:rsidR="00AA5CF0" w:rsidRPr="00AA5CF0">
        <w:rPr>
          <w:rFonts w:ascii="Times New Roman" w:hAnsi="Times New Roman" w:cs="Times New Roman"/>
          <w:sz w:val="24"/>
          <w:szCs w:val="24"/>
        </w:rPr>
        <w:t>In addition, the platform framework and API support mechanisms are optimized and refined to address the adaptation issues between different applications and multiple cloud storage services to support more desktop OS components using cloud backup and cloud storage services.</w:t>
      </w:r>
    </w:p>
    <w:p w14:paraId="2FC986D1" w14:textId="77777777" w:rsidR="007C76A5" w:rsidRPr="000E16A7" w:rsidRDefault="007C76A5" w:rsidP="007C76A5">
      <w:pPr>
        <w:spacing w:line="400" w:lineRule="exact"/>
        <w:ind w:firstLine="482"/>
        <w:rPr>
          <w:rFonts w:ascii="Times New Roman" w:hAnsi="Times New Roman" w:cs="Times New Roman"/>
          <w:sz w:val="24"/>
          <w:szCs w:val="24"/>
        </w:rPr>
      </w:pPr>
    </w:p>
    <w:p w14:paraId="6145BD4A" w14:textId="77777777" w:rsidR="00E75A74" w:rsidRPr="00B87EE1" w:rsidRDefault="00E75A74" w:rsidP="00ED40B7">
      <w:pPr>
        <w:widowControl/>
        <w:spacing w:line="400" w:lineRule="exact"/>
        <w:jc w:val="left"/>
        <w:rPr>
          <w:rFonts w:ascii="Times New Roman" w:hAnsi="Times New Roman" w:cs="Times New Roman"/>
          <w:b/>
        </w:rPr>
      </w:pPr>
      <w:r w:rsidRPr="00B87EE1">
        <w:rPr>
          <w:rFonts w:ascii="Times New Roman" w:hAnsi="Times New Roman" w:cs="Times New Roman"/>
          <w:b/>
        </w:rPr>
        <w:t>Keywords</w:t>
      </w:r>
      <w:r w:rsidRPr="00B87EE1">
        <w:rPr>
          <w:rFonts w:ascii="Times New Roman" w:hAnsi="Times New Roman" w:cs="Times New Roman"/>
          <w:b/>
        </w:rPr>
        <w:t>：</w:t>
      </w:r>
      <w:r w:rsidRPr="00B87EE1">
        <w:rPr>
          <w:rFonts w:ascii="Times New Roman" w:hAnsi="Times New Roman" w:cs="Times New Roman"/>
          <w:b/>
        </w:rPr>
        <w:t xml:space="preserve"> </w:t>
      </w:r>
    </w:p>
    <w:p w14:paraId="4B7BB705" w14:textId="77777777" w:rsidR="00945DC1" w:rsidRPr="00B87EE1" w:rsidRDefault="00945DC1" w:rsidP="00E75A74">
      <w:pPr>
        <w:widowControl/>
        <w:jc w:val="left"/>
        <w:rPr>
          <w:rFonts w:ascii="Times New Roman" w:hAnsi="Times New Roman" w:cs="Times New Roman"/>
        </w:rPr>
        <w:sectPr w:rsidR="00945DC1" w:rsidRPr="00B87EE1" w:rsidSect="00CB4DC8">
          <w:headerReference w:type="first" r:id="rId16"/>
          <w:footerReference w:type="first" r:id="rId17"/>
          <w:pgSz w:w="11906" w:h="16838"/>
          <w:pgMar w:top="1440" w:right="1797" w:bottom="1440" w:left="1797" w:header="720" w:footer="720" w:gutter="0"/>
          <w:pgNumType w:start="1"/>
          <w:cols w:space="425"/>
          <w:titlePg/>
          <w:docGrid w:type="lines" w:linePitch="312"/>
        </w:sectPr>
      </w:pPr>
    </w:p>
    <w:p w14:paraId="64290D50" w14:textId="77777777" w:rsidR="005B43E0" w:rsidRPr="00B87EE1" w:rsidRDefault="005B43E0" w:rsidP="00B87EE1">
      <w:pPr>
        <w:pStyle w:val="1"/>
        <w:rPr>
          <w:rFonts w:ascii="Times New Roman" w:hAnsi="Times New Roman" w:cs="Times New Roman"/>
        </w:rPr>
      </w:pPr>
      <w:bookmarkStart w:id="1249" w:name="_Toc73467573"/>
      <w:bookmarkStart w:id="1250" w:name="_Toc73467699"/>
      <w:bookmarkStart w:id="1251" w:name="_Toc73467984"/>
      <w:bookmarkStart w:id="1252" w:name="_Toc73468287"/>
      <w:bookmarkStart w:id="1253" w:name="_Toc73468447"/>
      <w:bookmarkStart w:id="1254" w:name="_Toc73468515"/>
      <w:bookmarkStart w:id="1255" w:name="_Toc73468561"/>
      <w:bookmarkStart w:id="1256" w:name="_Toc73951027"/>
      <w:bookmarkStart w:id="1257" w:name="_Toc74024494"/>
      <w:bookmarkStart w:id="1258" w:name="_Toc74025348"/>
      <w:bookmarkStart w:id="1259" w:name="_Toc74025644"/>
      <w:bookmarkStart w:id="1260" w:name="_Toc74025755"/>
      <w:bookmarkStart w:id="1261" w:name="_Toc74025800"/>
      <w:bookmarkStart w:id="1262" w:name="_Toc74025845"/>
      <w:bookmarkStart w:id="1263" w:name="_Toc74025991"/>
      <w:bookmarkStart w:id="1264" w:name="_Toc74030258"/>
      <w:bookmarkStart w:id="1265" w:name="_Toc420959833"/>
      <w:bookmarkStart w:id="1266" w:name="_Toc421026897"/>
      <w:bookmarkStart w:id="1267" w:name="_Toc421230569"/>
      <w:bookmarkStart w:id="1268" w:name="_Toc491335218"/>
      <w:bookmarkEnd w:id="2"/>
      <w:bookmarkEnd w:id="1"/>
      <w:bookmarkEnd w:id="0"/>
      <w:r w:rsidRPr="00B87EE1">
        <w:rPr>
          <w:rFonts w:ascii="Times New Roman" w:hAnsi="Times New Roman" w:cs="Times New Roman"/>
        </w:rPr>
        <w:lastRenderedPageBreak/>
        <w:t>第一章</w:t>
      </w:r>
      <w:r w:rsidRPr="00B87EE1">
        <w:rPr>
          <w:rFonts w:ascii="Times New Roman" w:hAnsi="Times New Roman" w:cs="Times New Roman"/>
        </w:rPr>
        <w:t xml:space="preserve"> </w:t>
      </w:r>
      <w:r w:rsidR="005E7255">
        <w:rPr>
          <w:rFonts w:ascii="Times New Roman" w:hAnsi="Times New Roman" w:cs="Times New Roman" w:hint="eastAsia"/>
        </w:rPr>
        <w:t>引言</w:t>
      </w:r>
      <w:bookmarkEnd w:id="1268"/>
    </w:p>
    <w:p w14:paraId="15F08F61" w14:textId="33F2FE36" w:rsidR="00E60563" w:rsidRPr="00E60563" w:rsidRDefault="00F74305" w:rsidP="00BE5E25">
      <w:pPr>
        <w:pStyle w:val="21"/>
        <w:spacing w:line="240" w:lineRule="auto"/>
      </w:pPr>
      <w:bookmarkStart w:id="1269" w:name="_Toc420959834"/>
      <w:bookmarkStart w:id="1270" w:name="_Toc421026898"/>
      <w:bookmarkStart w:id="1271" w:name="_Toc421230570"/>
      <w:bookmarkStart w:id="1272" w:name="_Toc73467578"/>
      <w:bookmarkStart w:id="1273" w:name="_Toc73467704"/>
      <w:bookmarkStart w:id="1274" w:name="_Toc73467989"/>
      <w:bookmarkStart w:id="1275" w:name="_Toc73468292"/>
      <w:bookmarkStart w:id="1276" w:name="_Toc73468452"/>
      <w:bookmarkStart w:id="1277" w:name="_Toc73468520"/>
      <w:bookmarkStart w:id="1278" w:name="_Toc73468566"/>
      <w:bookmarkStart w:id="1279" w:name="_Toc73951032"/>
      <w:bookmarkStart w:id="1280" w:name="_Toc74024499"/>
      <w:bookmarkStart w:id="1281" w:name="_Toc74025353"/>
      <w:bookmarkStart w:id="1282" w:name="_Toc74025649"/>
      <w:bookmarkStart w:id="1283" w:name="_Toc74025760"/>
      <w:bookmarkStart w:id="1284" w:name="_Toc74025805"/>
      <w:bookmarkStart w:id="1285" w:name="_Toc74025850"/>
      <w:bookmarkStart w:id="1286" w:name="_Toc74025996"/>
      <w:bookmarkStart w:id="1287" w:name="_Toc74030263"/>
      <w:bookmarkStart w:id="1288" w:name="_Toc491335219"/>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r w:rsidRPr="00B87EE1">
        <w:t xml:space="preserve">1.1 </w:t>
      </w:r>
      <w:r w:rsidR="00DC073C">
        <w:rPr>
          <w:rFonts w:hint="eastAsia"/>
        </w:rPr>
        <w:t>研究</w:t>
      </w:r>
      <w:r w:rsidR="004E0177">
        <w:rPr>
          <w:rFonts w:hint="eastAsia"/>
        </w:rPr>
        <w:t>背景</w:t>
      </w:r>
      <w:bookmarkEnd w:id="1288"/>
    </w:p>
    <w:p w14:paraId="065F2F04" w14:textId="4DC239DB" w:rsidR="00D76A00" w:rsidRPr="0034779C" w:rsidRDefault="007058F7" w:rsidP="00235EEE">
      <w:pPr>
        <w:spacing w:line="400" w:lineRule="exact"/>
        <w:rPr>
          <w:rFonts w:asciiTheme="minorEastAsia" w:hAnsiTheme="minorEastAsia" w:cs="Times New Roman"/>
          <w:spacing w:val="10"/>
          <w:kern w:val="0"/>
          <w:sz w:val="24"/>
          <w:szCs w:val="24"/>
          <w:rPrChange w:id="1289" w:author="JY0225" w:date="2017-08-24T11:09:00Z">
            <w:rPr>
              <w:rFonts w:ascii="Times New Roman" w:hAnsi="Times New Roman" w:cs="Times New Roman"/>
              <w:spacing w:val="10"/>
              <w:kern w:val="0"/>
              <w:sz w:val="24"/>
              <w:szCs w:val="20"/>
            </w:rPr>
          </w:rPrChange>
        </w:rPr>
      </w:pPr>
      <w:r>
        <w:rPr>
          <w:rFonts w:ascii="Times New Roman" w:hAnsi="Times New Roman" w:cs="Times New Roman"/>
          <w:spacing w:val="10"/>
          <w:kern w:val="0"/>
          <w:sz w:val="24"/>
          <w:szCs w:val="20"/>
        </w:rPr>
        <w:tab/>
      </w:r>
      <w:r w:rsidR="0088020A" w:rsidRPr="0034779C">
        <w:rPr>
          <w:rFonts w:asciiTheme="minorEastAsia" w:hAnsiTheme="minorEastAsia" w:cs="Times New Roman" w:hint="eastAsia"/>
          <w:spacing w:val="10"/>
          <w:kern w:val="0"/>
          <w:sz w:val="24"/>
          <w:szCs w:val="24"/>
          <w:rPrChange w:id="1290" w:author="JY0225" w:date="2017-08-24T11:09:00Z">
            <w:rPr>
              <w:rFonts w:ascii="Times New Roman" w:hAnsi="Times New Roman" w:cs="Times New Roman" w:hint="eastAsia"/>
              <w:spacing w:val="10"/>
              <w:kern w:val="0"/>
              <w:sz w:val="24"/>
              <w:szCs w:val="20"/>
            </w:rPr>
          </w:rPrChange>
        </w:rPr>
        <w:t>随着</w:t>
      </w:r>
      <w:r w:rsidRPr="0034779C">
        <w:rPr>
          <w:rFonts w:asciiTheme="minorEastAsia" w:hAnsiTheme="minorEastAsia" w:cs="Times New Roman"/>
          <w:spacing w:val="10"/>
          <w:kern w:val="0"/>
          <w:sz w:val="24"/>
          <w:szCs w:val="24"/>
          <w:rPrChange w:id="1291" w:author="JY0225" w:date="2017-08-24T11:09:00Z">
            <w:rPr>
              <w:rFonts w:ascii="Times New Roman" w:hAnsi="Times New Roman" w:cs="Times New Roman"/>
              <w:spacing w:val="10"/>
              <w:kern w:val="0"/>
              <w:sz w:val="24"/>
              <w:szCs w:val="20"/>
            </w:rPr>
          </w:rPrChange>
        </w:rPr>
        <w:t>互联网</w:t>
      </w:r>
      <w:r w:rsidR="00BF1187" w:rsidRPr="0034779C">
        <w:rPr>
          <w:rFonts w:asciiTheme="minorEastAsia" w:hAnsiTheme="minorEastAsia" w:cs="Times New Roman"/>
          <w:spacing w:val="10"/>
          <w:kern w:val="0"/>
          <w:sz w:val="24"/>
          <w:szCs w:val="24"/>
          <w:rPrChange w:id="1292" w:author="JY0225" w:date="2017-08-24T11:09:00Z">
            <w:rPr>
              <w:rFonts w:ascii="Times New Roman" w:hAnsi="Times New Roman" w:cs="Times New Roman"/>
              <w:spacing w:val="10"/>
              <w:kern w:val="0"/>
              <w:sz w:val="24"/>
              <w:szCs w:val="20"/>
            </w:rPr>
          </w:rPrChange>
        </w:rPr>
        <w:t>技术</w:t>
      </w:r>
      <w:r w:rsidR="00313FF9" w:rsidRPr="0034779C">
        <w:rPr>
          <w:rFonts w:asciiTheme="minorEastAsia" w:hAnsiTheme="minorEastAsia" w:cs="Times New Roman" w:hint="eastAsia"/>
          <w:spacing w:val="10"/>
          <w:kern w:val="0"/>
          <w:sz w:val="24"/>
          <w:szCs w:val="24"/>
          <w:rPrChange w:id="1293" w:author="JY0225" w:date="2017-08-24T11:09:00Z">
            <w:rPr>
              <w:rFonts w:ascii="Times New Roman" w:hAnsi="Times New Roman" w:cs="Times New Roman" w:hint="eastAsia"/>
              <w:spacing w:val="10"/>
              <w:kern w:val="0"/>
              <w:sz w:val="24"/>
              <w:szCs w:val="20"/>
            </w:rPr>
          </w:rPrChange>
        </w:rPr>
        <w:t>的</w:t>
      </w:r>
      <w:r w:rsidR="00BF1187" w:rsidRPr="0034779C">
        <w:rPr>
          <w:rFonts w:asciiTheme="minorEastAsia" w:hAnsiTheme="minorEastAsia" w:cs="Times New Roman" w:hint="eastAsia"/>
          <w:spacing w:val="10"/>
          <w:kern w:val="0"/>
          <w:sz w:val="24"/>
          <w:szCs w:val="24"/>
          <w:rPrChange w:id="1294" w:author="JY0225" w:date="2017-08-24T11:09:00Z">
            <w:rPr>
              <w:rFonts w:ascii="Times New Roman" w:hAnsi="Times New Roman" w:cs="Times New Roman" w:hint="eastAsia"/>
              <w:spacing w:val="10"/>
              <w:kern w:val="0"/>
              <w:sz w:val="24"/>
              <w:szCs w:val="20"/>
            </w:rPr>
          </w:rPrChange>
        </w:rPr>
        <w:t>飞速</w:t>
      </w:r>
      <w:r w:rsidR="00BF1187" w:rsidRPr="0034779C">
        <w:rPr>
          <w:rFonts w:asciiTheme="minorEastAsia" w:hAnsiTheme="minorEastAsia" w:cs="Times New Roman"/>
          <w:spacing w:val="10"/>
          <w:kern w:val="0"/>
          <w:sz w:val="24"/>
          <w:szCs w:val="24"/>
          <w:rPrChange w:id="1295" w:author="JY0225" w:date="2017-08-24T11:09:00Z">
            <w:rPr>
              <w:rFonts w:ascii="Times New Roman" w:hAnsi="Times New Roman" w:cs="Times New Roman"/>
              <w:spacing w:val="10"/>
              <w:kern w:val="0"/>
              <w:sz w:val="24"/>
              <w:szCs w:val="20"/>
            </w:rPr>
          </w:rPrChange>
        </w:rPr>
        <w:t>发展</w:t>
      </w:r>
      <w:r w:rsidR="00114855" w:rsidRPr="0034779C">
        <w:rPr>
          <w:rFonts w:asciiTheme="minorEastAsia" w:hAnsiTheme="minorEastAsia" w:cs="Times New Roman" w:hint="eastAsia"/>
          <w:spacing w:val="10"/>
          <w:kern w:val="0"/>
          <w:sz w:val="24"/>
          <w:szCs w:val="24"/>
          <w:rPrChange w:id="1296" w:author="JY0225" w:date="2017-08-24T11:09:00Z">
            <w:rPr>
              <w:rFonts w:ascii="Times New Roman" w:hAnsi="Times New Roman" w:cs="Times New Roman" w:hint="eastAsia"/>
              <w:spacing w:val="10"/>
              <w:kern w:val="0"/>
              <w:sz w:val="24"/>
              <w:szCs w:val="20"/>
            </w:rPr>
          </w:rPrChange>
        </w:rPr>
        <w:t>，</w:t>
      </w:r>
      <w:r w:rsidR="001A513D" w:rsidRPr="0034779C">
        <w:rPr>
          <w:rFonts w:asciiTheme="minorEastAsia" w:hAnsiTheme="minorEastAsia" w:cs="Times New Roman" w:hint="eastAsia"/>
          <w:spacing w:val="10"/>
          <w:kern w:val="0"/>
          <w:sz w:val="24"/>
          <w:szCs w:val="24"/>
          <w:rPrChange w:id="1297" w:author="JY0225" w:date="2017-08-24T11:09:00Z">
            <w:rPr>
              <w:rFonts w:ascii="Times New Roman" w:hAnsi="Times New Roman" w:cs="Times New Roman" w:hint="eastAsia"/>
              <w:spacing w:val="10"/>
              <w:kern w:val="0"/>
              <w:sz w:val="24"/>
              <w:szCs w:val="20"/>
            </w:rPr>
          </w:rPrChange>
        </w:rPr>
        <w:t>网络</w:t>
      </w:r>
      <w:r w:rsidR="00A52205" w:rsidRPr="0034779C">
        <w:rPr>
          <w:rFonts w:asciiTheme="minorEastAsia" w:hAnsiTheme="minorEastAsia" w:cs="Times New Roman" w:hint="eastAsia"/>
          <w:spacing w:val="10"/>
          <w:kern w:val="0"/>
          <w:sz w:val="24"/>
          <w:szCs w:val="24"/>
          <w:rPrChange w:id="1298" w:author="JY0225" w:date="2017-08-24T11:09:00Z">
            <w:rPr>
              <w:rFonts w:ascii="Times New Roman" w:hAnsi="Times New Roman" w:cs="Times New Roman" w:hint="eastAsia"/>
              <w:spacing w:val="10"/>
              <w:kern w:val="0"/>
              <w:sz w:val="24"/>
              <w:szCs w:val="20"/>
            </w:rPr>
          </w:rPrChange>
        </w:rPr>
        <w:t>数据</w:t>
      </w:r>
      <w:r w:rsidR="00CE0AD4" w:rsidRPr="0034779C">
        <w:rPr>
          <w:rFonts w:asciiTheme="minorEastAsia" w:hAnsiTheme="minorEastAsia" w:cs="Times New Roman" w:hint="eastAsia"/>
          <w:spacing w:val="10"/>
          <w:kern w:val="0"/>
          <w:sz w:val="24"/>
          <w:szCs w:val="24"/>
          <w:rPrChange w:id="1299" w:author="JY0225" w:date="2017-08-24T11:09:00Z">
            <w:rPr>
              <w:rFonts w:ascii="Times New Roman" w:hAnsi="Times New Roman" w:cs="Times New Roman" w:hint="eastAsia"/>
              <w:spacing w:val="10"/>
              <w:kern w:val="0"/>
              <w:sz w:val="24"/>
              <w:szCs w:val="20"/>
            </w:rPr>
          </w:rPrChange>
        </w:rPr>
        <w:t>呈现出井喷式的增长，</w:t>
      </w:r>
      <w:r w:rsidR="004F63D2" w:rsidRPr="0034779C">
        <w:rPr>
          <w:rFonts w:asciiTheme="minorEastAsia" w:hAnsiTheme="minorEastAsia" w:cs="Times New Roman" w:hint="eastAsia"/>
          <w:spacing w:val="10"/>
          <w:kern w:val="0"/>
          <w:sz w:val="24"/>
          <w:szCs w:val="24"/>
          <w:rPrChange w:id="1300" w:author="JY0225" w:date="2017-08-24T11:09:00Z">
            <w:rPr>
              <w:rFonts w:ascii="Times New Roman" w:hAnsi="Times New Roman" w:cs="Times New Roman" w:hint="eastAsia"/>
              <w:spacing w:val="10"/>
              <w:kern w:val="0"/>
              <w:sz w:val="24"/>
              <w:szCs w:val="20"/>
            </w:rPr>
          </w:rPrChange>
        </w:rPr>
        <w:t>传统的</w:t>
      </w:r>
      <w:r w:rsidR="001B2472" w:rsidRPr="0034779C">
        <w:rPr>
          <w:rFonts w:asciiTheme="minorEastAsia" w:hAnsiTheme="minorEastAsia" w:cs="Times New Roman" w:hint="eastAsia"/>
          <w:spacing w:val="10"/>
          <w:kern w:val="0"/>
          <w:sz w:val="24"/>
          <w:szCs w:val="24"/>
          <w:rPrChange w:id="1301" w:author="JY0225" w:date="2017-08-24T11:09:00Z">
            <w:rPr>
              <w:rFonts w:ascii="Times New Roman" w:hAnsi="Times New Roman" w:cs="Times New Roman" w:hint="eastAsia"/>
              <w:spacing w:val="10"/>
              <w:kern w:val="0"/>
              <w:sz w:val="24"/>
              <w:szCs w:val="20"/>
            </w:rPr>
          </w:rPrChange>
        </w:rPr>
        <w:t>数据</w:t>
      </w:r>
      <w:r w:rsidR="00476838" w:rsidRPr="0034779C">
        <w:rPr>
          <w:rFonts w:asciiTheme="minorEastAsia" w:hAnsiTheme="minorEastAsia" w:cs="Times New Roman" w:hint="eastAsia"/>
          <w:spacing w:val="10"/>
          <w:kern w:val="0"/>
          <w:sz w:val="24"/>
          <w:szCs w:val="24"/>
          <w:rPrChange w:id="1302" w:author="JY0225" w:date="2017-08-24T11:09:00Z">
            <w:rPr>
              <w:rFonts w:ascii="Times New Roman" w:hAnsi="Times New Roman" w:cs="Times New Roman" w:hint="eastAsia"/>
              <w:spacing w:val="10"/>
              <w:kern w:val="0"/>
              <w:sz w:val="24"/>
              <w:szCs w:val="20"/>
            </w:rPr>
          </w:rPrChange>
        </w:rPr>
        <w:t>备份</w:t>
      </w:r>
      <w:r w:rsidR="004F63D2" w:rsidRPr="0034779C">
        <w:rPr>
          <w:rFonts w:asciiTheme="minorEastAsia" w:hAnsiTheme="minorEastAsia" w:cs="Times New Roman" w:hint="eastAsia"/>
          <w:spacing w:val="10"/>
          <w:kern w:val="0"/>
          <w:sz w:val="24"/>
          <w:szCs w:val="24"/>
          <w:rPrChange w:id="1303" w:author="JY0225" w:date="2017-08-24T11:09:00Z">
            <w:rPr>
              <w:rFonts w:ascii="Times New Roman" w:hAnsi="Times New Roman" w:cs="Times New Roman" w:hint="eastAsia"/>
              <w:spacing w:val="10"/>
              <w:kern w:val="0"/>
              <w:sz w:val="24"/>
              <w:szCs w:val="20"/>
            </w:rPr>
          </w:rPrChange>
        </w:rPr>
        <w:t>方式存在太多的局限性，已经无法满足人们的</w:t>
      </w:r>
      <w:r w:rsidR="00602398" w:rsidRPr="0034779C">
        <w:rPr>
          <w:rFonts w:asciiTheme="minorEastAsia" w:hAnsiTheme="minorEastAsia" w:cs="Times New Roman" w:hint="eastAsia"/>
          <w:spacing w:val="10"/>
          <w:kern w:val="0"/>
          <w:sz w:val="24"/>
          <w:szCs w:val="24"/>
          <w:rPrChange w:id="1304" w:author="JY0225" w:date="2017-08-24T11:09:00Z">
            <w:rPr>
              <w:rFonts w:ascii="Times New Roman" w:hAnsi="Times New Roman" w:cs="Times New Roman" w:hint="eastAsia"/>
              <w:spacing w:val="10"/>
              <w:kern w:val="0"/>
              <w:sz w:val="24"/>
              <w:szCs w:val="20"/>
            </w:rPr>
          </w:rPrChange>
        </w:rPr>
        <w:t>要求</w:t>
      </w:r>
      <w:r w:rsidR="0056038D" w:rsidRPr="0034779C">
        <w:rPr>
          <w:rFonts w:asciiTheme="minorEastAsia" w:hAnsiTheme="minorEastAsia" w:cs="Times New Roman" w:hint="eastAsia"/>
          <w:spacing w:val="10"/>
          <w:kern w:val="0"/>
          <w:sz w:val="24"/>
          <w:szCs w:val="24"/>
          <w:rPrChange w:id="1305" w:author="JY0225" w:date="2017-08-24T11:09:00Z">
            <w:rPr>
              <w:rFonts w:ascii="Times New Roman" w:hAnsi="Times New Roman" w:cs="Times New Roman" w:hint="eastAsia"/>
              <w:spacing w:val="10"/>
              <w:kern w:val="0"/>
              <w:sz w:val="24"/>
              <w:szCs w:val="20"/>
            </w:rPr>
          </w:rPrChange>
        </w:rPr>
        <w:t>。在这样</w:t>
      </w:r>
      <w:r w:rsidR="005C42E4" w:rsidRPr="0034779C">
        <w:rPr>
          <w:rFonts w:asciiTheme="minorEastAsia" w:hAnsiTheme="minorEastAsia" w:cs="Times New Roman" w:hint="eastAsia"/>
          <w:spacing w:val="10"/>
          <w:kern w:val="0"/>
          <w:sz w:val="24"/>
          <w:szCs w:val="24"/>
          <w:rPrChange w:id="1306" w:author="JY0225" w:date="2017-08-24T11:09:00Z">
            <w:rPr>
              <w:rFonts w:ascii="Times New Roman" w:hAnsi="Times New Roman" w:cs="Times New Roman" w:hint="eastAsia"/>
              <w:spacing w:val="10"/>
              <w:kern w:val="0"/>
              <w:sz w:val="24"/>
              <w:szCs w:val="20"/>
            </w:rPr>
          </w:rPrChange>
        </w:rPr>
        <w:t>的</w:t>
      </w:r>
      <w:r w:rsidR="00444634" w:rsidRPr="0034779C">
        <w:rPr>
          <w:rFonts w:asciiTheme="minorEastAsia" w:hAnsiTheme="minorEastAsia" w:cs="Times New Roman" w:hint="eastAsia"/>
          <w:spacing w:val="10"/>
          <w:kern w:val="0"/>
          <w:sz w:val="24"/>
          <w:szCs w:val="24"/>
          <w:rPrChange w:id="1307" w:author="JY0225" w:date="2017-08-24T11:09:00Z">
            <w:rPr>
              <w:rFonts w:ascii="Times New Roman" w:hAnsi="Times New Roman" w:cs="Times New Roman" w:hint="eastAsia"/>
              <w:spacing w:val="10"/>
              <w:kern w:val="0"/>
              <w:sz w:val="24"/>
              <w:szCs w:val="20"/>
            </w:rPr>
          </w:rPrChange>
        </w:rPr>
        <w:t>背景下</w:t>
      </w:r>
      <w:r w:rsidR="0056038D" w:rsidRPr="0034779C">
        <w:rPr>
          <w:rFonts w:asciiTheme="minorEastAsia" w:hAnsiTheme="minorEastAsia" w:cs="Times New Roman" w:hint="eastAsia"/>
          <w:spacing w:val="10"/>
          <w:kern w:val="0"/>
          <w:sz w:val="24"/>
          <w:szCs w:val="24"/>
          <w:rPrChange w:id="1308" w:author="JY0225" w:date="2017-08-24T11:09:00Z">
            <w:rPr>
              <w:rFonts w:ascii="Times New Roman" w:hAnsi="Times New Roman" w:cs="Times New Roman" w:hint="eastAsia"/>
              <w:spacing w:val="10"/>
              <w:kern w:val="0"/>
              <w:sz w:val="24"/>
              <w:szCs w:val="20"/>
            </w:rPr>
          </w:rPrChange>
        </w:rPr>
        <w:t>，</w:t>
      </w:r>
      <w:r w:rsidR="0056038D" w:rsidRPr="0034779C">
        <w:rPr>
          <w:rFonts w:asciiTheme="minorEastAsia" w:hAnsiTheme="minorEastAsia" w:cs="Times New Roman"/>
          <w:spacing w:val="10"/>
          <w:sz w:val="24"/>
          <w:szCs w:val="24"/>
          <w:rPrChange w:id="1309" w:author="JY0225" w:date="2017-08-24T11:09:00Z">
            <w:rPr>
              <w:rFonts w:ascii="Times New Roman" w:hAnsi="Times New Roman" w:cs="Times New Roman"/>
              <w:spacing w:val="10"/>
              <w:sz w:val="24"/>
            </w:rPr>
          </w:rPrChange>
        </w:rPr>
        <w:t>云</w:t>
      </w:r>
      <w:r w:rsidR="00476838" w:rsidRPr="0034779C">
        <w:rPr>
          <w:rFonts w:asciiTheme="minorEastAsia" w:hAnsiTheme="minorEastAsia" w:cs="Times New Roman"/>
          <w:spacing w:val="10"/>
          <w:sz w:val="24"/>
          <w:szCs w:val="24"/>
          <w:rPrChange w:id="1310" w:author="JY0225" w:date="2017-08-24T11:09:00Z">
            <w:rPr>
              <w:rFonts w:ascii="Times New Roman" w:hAnsi="Times New Roman" w:cs="Times New Roman"/>
              <w:spacing w:val="10"/>
              <w:sz w:val="24"/>
            </w:rPr>
          </w:rPrChange>
        </w:rPr>
        <w:t>备份</w:t>
      </w:r>
      <w:r w:rsidR="0056038D" w:rsidRPr="0034779C">
        <w:rPr>
          <w:rFonts w:asciiTheme="minorEastAsia" w:hAnsiTheme="minorEastAsia" w:cs="Times New Roman"/>
          <w:spacing w:val="10"/>
          <w:sz w:val="24"/>
          <w:szCs w:val="24"/>
          <w:rPrChange w:id="1311" w:author="JY0225" w:date="2017-08-24T11:09:00Z">
            <w:rPr>
              <w:rFonts w:ascii="Times New Roman" w:hAnsi="Times New Roman" w:cs="Times New Roman"/>
              <w:spacing w:val="10"/>
              <w:sz w:val="24"/>
            </w:rPr>
          </w:rPrChange>
        </w:rPr>
        <w:t>服务</w:t>
      </w:r>
      <w:r w:rsidR="0056038D" w:rsidRPr="0034779C">
        <w:rPr>
          <w:rFonts w:asciiTheme="minorEastAsia" w:hAnsiTheme="minorEastAsia"/>
          <w:sz w:val="24"/>
          <w:szCs w:val="24"/>
          <w:vertAlign w:val="superscript"/>
          <w:rPrChange w:id="1312" w:author="JY0225" w:date="2017-08-24T11:09:00Z">
            <w:rPr>
              <w:vertAlign w:val="superscript"/>
            </w:rPr>
          </w:rPrChange>
        </w:rPr>
        <w:t>[3]</w:t>
      </w:r>
      <w:r w:rsidR="002301D9" w:rsidRPr="0034779C">
        <w:rPr>
          <w:rFonts w:asciiTheme="minorEastAsia" w:hAnsiTheme="minorEastAsia" w:cs="Times New Roman" w:hint="eastAsia"/>
          <w:spacing w:val="10"/>
          <w:sz w:val="24"/>
          <w:szCs w:val="24"/>
          <w:rPrChange w:id="1313" w:author="JY0225" w:date="2017-08-24T11:09:00Z">
            <w:rPr>
              <w:rFonts w:ascii="Times New Roman" w:hAnsi="Times New Roman" w:cs="Times New Roman" w:hint="eastAsia"/>
              <w:spacing w:val="10"/>
              <w:sz w:val="24"/>
            </w:rPr>
          </w:rPrChange>
        </w:rPr>
        <w:t>逐渐成为主流的数据</w:t>
      </w:r>
      <w:r w:rsidR="00476838" w:rsidRPr="0034779C">
        <w:rPr>
          <w:rFonts w:asciiTheme="minorEastAsia" w:hAnsiTheme="minorEastAsia" w:cs="Times New Roman" w:hint="eastAsia"/>
          <w:spacing w:val="10"/>
          <w:sz w:val="24"/>
          <w:szCs w:val="24"/>
          <w:rPrChange w:id="1314" w:author="JY0225" w:date="2017-08-24T11:09:00Z">
            <w:rPr>
              <w:rFonts w:ascii="Times New Roman" w:hAnsi="Times New Roman" w:cs="Times New Roman" w:hint="eastAsia"/>
              <w:spacing w:val="10"/>
              <w:sz w:val="24"/>
            </w:rPr>
          </w:rPrChange>
        </w:rPr>
        <w:t>备份</w:t>
      </w:r>
      <w:r w:rsidR="002301D9" w:rsidRPr="0034779C">
        <w:rPr>
          <w:rFonts w:asciiTheme="minorEastAsia" w:hAnsiTheme="minorEastAsia" w:cs="Times New Roman" w:hint="eastAsia"/>
          <w:spacing w:val="10"/>
          <w:sz w:val="24"/>
          <w:szCs w:val="24"/>
          <w:rPrChange w:id="1315" w:author="JY0225" w:date="2017-08-24T11:09:00Z">
            <w:rPr>
              <w:rFonts w:ascii="Times New Roman" w:hAnsi="Times New Roman" w:cs="Times New Roman" w:hint="eastAsia"/>
              <w:spacing w:val="10"/>
              <w:sz w:val="24"/>
            </w:rPr>
          </w:rPrChange>
        </w:rPr>
        <w:t>方式。</w:t>
      </w:r>
      <w:r w:rsidR="0032449F" w:rsidRPr="0034779C">
        <w:rPr>
          <w:rFonts w:asciiTheme="minorEastAsia" w:hAnsiTheme="minorEastAsia" w:cs="Times New Roman" w:hint="eastAsia"/>
          <w:spacing w:val="10"/>
          <w:sz w:val="24"/>
          <w:szCs w:val="24"/>
          <w:rPrChange w:id="1316" w:author="JY0225" w:date="2017-08-24T11:09:00Z">
            <w:rPr>
              <w:rFonts w:ascii="Times New Roman" w:hAnsi="Times New Roman" w:cs="Times New Roman" w:hint="eastAsia"/>
              <w:spacing w:val="10"/>
              <w:sz w:val="24"/>
            </w:rPr>
          </w:rPrChange>
        </w:rPr>
        <w:t>因其</w:t>
      </w:r>
      <w:r w:rsidR="0056038D" w:rsidRPr="0034779C">
        <w:rPr>
          <w:rFonts w:asciiTheme="minorEastAsia" w:hAnsiTheme="minorEastAsia" w:cs="Times New Roman"/>
          <w:spacing w:val="10"/>
          <w:sz w:val="24"/>
          <w:szCs w:val="24"/>
          <w:rPrChange w:id="1317" w:author="JY0225" w:date="2017-08-24T11:09:00Z">
            <w:rPr>
              <w:rFonts w:ascii="Times New Roman" w:hAnsi="Times New Roman" w:cs="Times New Roman"/>
              <w:spacing w:val="10"/>
              <w:sz w:val="24"/>
            </w:rPr>
          </w:rPrChange>
        </w:rPr>
        <w:t>海量的</w:t>
      </w:r>
      <w:r w:rsidR="00D71D84" w:rsidRPr="0034779C">
        <w:rPr>
          <w:rFonts w:asciiTheme="minorEastAsia" w:hAnsiTheme="minorEastAsia" w:cs="Times New Roman"/>
          <w:spacing w:val="10"/>
          <w:sz w:val="24"/>
          <w:szCs w:val="24"/>
          <w:rPrChange w:id="1318" w:author="JY0225" w:date="2017-08-24T11:09:00Z">
            <w:rPr>
              <w:rFonts w:ascii="Times New Roman" w:hAnsi="Times New Roman" w:cs="Times New Roman"/>
              <w:spacing w:val="10"/>
              <w:sz w:val="24"/>
            </w:rPr>
          </w:rPrChange>
        </w:rPr>
        <w:t>存储</w:t>
      </w:r>
      <w:r w:rsidR="0056038D" w:rsidRPr="0034779C">
        <w:rPr>
          <w:rFonts w:asciiTheme="minorEastAsia" w:hAnsiTheme="minorEastAsia" w:cs="Times New Roman"/>
          <w:spacing w:val="10"/>
          <w:sz w:val="24"/>
          <w:szCs w:val="24"/>
          <w:rPrChange w:id="1319" w:author="JY0225" w:date="2017-08-24T11:09:00Z">
            <w:rPr>
              <w:rFonts w:ascii="Times New Roman" w:hAnsi="Times New Roman" w:cs="Times New Roman"/>
              <w:spacing w:val="10"/>
              <w:sz w:val="24"/>
            </w:rPr>
          </w:rPrChange>
        </w:rPr>
        <w:t>空间</w:t>
      </w:r>
      <w:r w:rsidR="0056038D" w:rsidRPr="0034779C">
        <w:rPr>
          <w:rFonts w:asciiTheme="minorEastAsia" w:hAnsiTheme="minorEastAsia" w:cs="Times New Roman" w:hint="eastAsia"/>
          <w:spacing w:val="10"/>
          <w:sz w:val="24"/>
          <w:szCs w:val="24"/>
          <w:rPrChange w:id="1320" w:author="JY0225" w:date="2017-08-24T11:09:00Z">
            <w:rPr>
              <w:rFonts w:ascii="Times New Roman" w:hAnsi="Times New Roman" w:cs="Times New Roman" w:hint="eastAsia"/>
              <w:spacing w:val="10"/>
              <w:sz w:val="24"/>
            </w:rPr>
          </w:rPrChange>
        </w:rPr>
        <w:t>、</w:t>
      </w:r>
      <w:r w:rsidR="0056038D" w:rsidRPr="0034779C">
        <w:rPr>
          <w:rFonts w:asciiTheme="minorEastAsia" w:hAnsiTheme="minorEastAsia" w:cs="Times New Roman"/>
          <w:spacing w:val="10"/>
          <w:sz w:val="24"/>
          <w:szCs w:val="24"/>
          <w:rPrChange w:id="1321" w:author="JY0225" w:date="2017-08-24T11:09:00Z">
            <w:rPr>
              <w:rFonts w:ascii="Times New Roman" w:hAnsi="Times New Roman" w:cs="Times New Roman"/>
              <w:spacing w:val="10"/>
              <w:sz w:val="24"/>
            </w:rPr>
          </w:rPrChange>
        </w:rPr>
        <w:t>便携的存取方式</w:t>
      </w:r>
      <w:r w:rsidR="0056038D" w:rsidRPr="0034779C">
        <w:rPr>
          <w:rFonts w:asciiTheme="minorEastAsia" w:hAnsiTheme="minorEastAsia" w:cs="Times New Roman" w:hint="eastAsia"/>
          <w:spacing w:val="10"/>
          <w:sz w:val="24"/>
          <w:szCs w:val="24"/>
          <w:rPrChange w:id="1322" w:author="JY0225" w:date="2017-08-24T11:09:00Z">
            <w:rPr>
              <w:rFonts w:ascii="Times New Roman" w:hAnsi="Times New Roman" w:cs="Times New Roman" w:hint="eastAsia"/>
              <w:spacing w:val="10"/>
              <w:sz w:val="24"/>
            </w:rPr>
          </w:rPrChange>
        </w:rPr>
        <w:t>、</w:t>
      </w:r>
      <w:r w:rsidR="0056038D" w:rsidRPr="0034779C">
        <w:rPr>
          <w:rFonts w:asciiTheme="minorEastAsia" w:hAnsiTheme="minorEastAsia" w:cs="Times New Roman"/>
          <w:spacing w:val="10"/>
          <w:sz w:val="24"/>
          <w:szCs w:val="24"/>
          <w:rPrChange w:id="1323" w:author="JY0225" w:date="2017-08-24T11:09:00Z">
            <w:rPr>
              <w:rFonts w:ascii="Times New Roman" w:hAnsi="Times New Roman" w:cs="Times New Roman"/>
              <w:spacing w:val="10"/>
              <w:sz w:val="24"/>
            </w:rPr>
          </w:rPrChange>
        </w:rPr>
        <w:t>可靠的安全特性</w:t>
      </w:r>
      <w:r w:rsidR="0056038D" w:rsidRPr="0034779C">
        <w:rPr>
          <w:rFonts w:asciiTheme="minorEastAsia" w:hAnsiTheme="minorEastAsia" w:cs="Times New Roman" w:hint="eastAsia"/>
          <w:spacing w:val="10"/>
          <w:sz w:val="24"/>
          <w:szCs w:val="24"/>
          <w:rPrChange w:id="1324" w:author="JY0225" w:date="2017-08-24T11:09:00Z">
            <w:rPr>
              <w:rFonts w:ascii="Times New Roman" w:hAnsi="Times New Roman" w:cs="Times New Roman" w:hint="eastAsia"/>
              <w:spacing w:val="10"/>
              <w:sz w:val="24"/>
            </w:rPr>
          </w:rPrChange>
        </w:rPr>
        <w:t>，</w:t>
      </w:r>
      <w:r w:rsidR="0056038D" w:rsidRPr="0034779C">
        <w:rPr>
          <w:rFonts w:asciiTheme="minorEastAsia" w:hAnsiTheme="minorEastAsia" w:cs="Times New Roman" w:hint="eastAsia"/>
          <w:spacing w:val="10"/>
          <w:kern w:val="0"/>
          <w:sz w:val="24"/>
          <w:szCs w:val="24"/>
          <w:rPrChange w:id="1325" w:author="JY0225" w:date="2017-08-24T11:09:00Z">
            <w:rPr>
              <w:rFonts w:ascii="Times New Roman" w:hAnsi="Times New Roman" w:cs="Times New Roman" w:hint="eastAsia"/>
              <w:spacing w:val="10"/>
              <w:kern w:val="0"/>
              <w:sz w:val="24"/>
              <w:szCs w:val="20"/>
            </w:rPr>
          </w:rPrChange>
        </w:rPr>
        <w:t>越来越受大众的青睐，大型的机构如政府、医院、企业等也逐步将数据转移到云端。</w:t>
      </w:r>
      <w:r w:rsidR="00FE510D" w:rsidRPr="0034779C">
        <w:rPr>
          <w:rFonts w:asciiTheme="minorEastAsia" w:hAnsiTheme="minorEastAsia" w:cs="Times New Roman" w:hint="eastAsia"/>
          <w:spacing w:val="10"/>
          <w:kern w:val="0"/>
          <w:sz w:val="24"/>
          <w:szCs w:val="24"/>
          <w:rPrChange w:id="1326" w:author="JY0225" w:date="2017-08-24T11:09:00Z">
            <w:rPr>
              <w:rFonts w:ascii="Times New Roman" w:hAnsi="Times New Roman" w:cs="Times New Roman" w:hint="eastAsia"/>
              <w:spacing w:val="10"/>
              <w:kern w:val="0"/>
              <w:sz w:val="24"/>
              <w:szCs w:val="20"/>
            </w:rPr>
          </w:rPrChange>
        </w:rPr>
        <w:t>数据显示，</w:t>
      </w:r>
      <w:r w:rsidR="00FE510D" w:rsidRPr="0034779C">
        <w:rPr>
          <w:rFonts w:asciiTheme="minorEastAsia" w:hAnsiTheme="minorEastAsia" w:cs="Times New Roman" w:hint="eastAsia"/>
          <w:spacing w:val="10"/>
          <w:kern w:val="0"/>
          <w:sz w:val="24"/>
          <w:szCs w:val="24"/>
          <w:rPrChange w:id="1327" w:author="JY0225" w:date="2017-08-24T11:09:00Z">
            <w:rPr>
              <w:rFonts w:ascii="Times New Roman" w:hAnsi="Times New Roman" w:cs="Times New Roman" w:hint="eastAsia"/>
              <w:spacing w:val="10"/>
              <w:kern w:val="0"/>
              <w:sz w:val="24"/>
              <w:szCs w:val="20"/>
            </w:rPr>
          </w:rPrChange>
        </w:rPr>
        <w:t>2016</w:t>
      </w:r>
      <w:r w:rsidR="00FE510D" w:rsidRPr="0034779C">
        <w:rPr>
          <w:rFonts w:asciiTheme="minorEastAsia" w:hAnsiTheme="minorEastAsia" w:cs="Times New Roman" w:hint="eastAsia"/>
          <w:spacing w:val="10"/>
          <w:kern w:val="0"/>
          <w:sz w:val="24"/>
          <w:szCs w:val="24"/>
          <w:rPrChange w:id="1328" w:author="JY0225" w:date="2017-08-24T11:09:00Z">
            <w:rPr>
              <w:rFonts w:ascii="Times New Roman" w:hAnsi="Times New Roman" w:cs="Times New Roman" w:hint="eastAsia"/>
              <w:spacing w:val="10"/>
              <w:kern w:val="0"/>
              <w:sz w:val="24"/>
              <w:szCs w:val="20"/>
            </w:rPr>
          </w:rPrChange>
        </w:rPr>
        <w:t>年，中国云服务市场规模超过</w:t>
      </w:r>
      <w:r w:rsidR="00FE510D" w:rsidRPr="0034779C">
        <w:rPr>
          <w:rFonts w:asciiTheme="minorEastAsia" w:hAnsiTheme="minorEastAsia" w:cs="Times New Roman" w:hint="eastAsia"/>
          <w:spacing w:val="10"/>
          <w:kern w:val="0"/>
          <w:sz w:val="24"/>
          <w:szCs w:val="24"/>
          <w:rPrChange w:id="1329" w:author="JY0225" w:date="2017-08-24T11:09:00Z">
            <w:rPr>
              <w:rFonts w:ascii="Times New Roman" w:hAnsi="Times New Roman" w:cs="Times New Roman" w:hint="eastAsia"/>
              <w:spacing w:val="10"/>
              <w:kern w:val="0"/>
              <w:sz w:val="24"/>
              <w:szCs w:val="20"/>
            </w:rPr>
          </w:rPrChange>
        </w:rPr>
        <w:t>500</w:t>
      </w:r>
      <w:r w:rsidR="00FE510D" w:rsidRPr="0034779C">
        <w:rPr>
          <w:rFonts w:asciiTheme="minorEastAsia" w:hAnsiTheme="minorEastAsia" w:cs="Times New Roman" w:hint="eastAsia"/>
          <w:spacing w:val="10"/>
          <w:kern w:val="0"/>
          <w:sz w:val="24"/>
          <w:szCs w:val="24"/>
          <w:rPrChange w:id="1330" w:author="JY0225" w:date="2017-08-24T11:09:00Z">
            <w:rPr>
              <w:rFonts w:ascii="Times New Roman" w:hAnsi="Times New Roman" w:cs="Times New Roman" w:hint="eastAsia"/>
              <w:spacing w:val="10"/>
              <w:kern w:val="0"/>
              <w:sz w:val="24"/>
              <w:szCs w:val="20"/>
            </w:rPr>
          </w:rPrChange>
        </w:rPr>
        <w:t>亿元，达到</w:t>
      </w:r>
      <w:r w:rsidR="00FE510D" w:rsidRPr="0034779C">
        <w:rPr>
          <w:rFonts w:asciiTheme="minorEastAsia" w:hAnsiTheme="minorEastAsia" w:cs="Times New Roman" w:hint="eastAsia"/>
          <w:spacing w:val="10"/>
          <w:kern w:val="0"/>
          <w:sz w:val="24"/>
          <w:szCs w:val="24"/>
          <w:rPrChange w:id="1331" w:author="JY0225" w:date="2017-08-24T11:09:00Z">
            <w:rPr>
              <w:rFonts w:ascii="Times New Roman" w:hAnsi="Times New Roman" w:cs="Times New Roman" w:hint="eastAsia"/>
              <w:spacing w:val="10"/>
              <w:kern w:val="0"/>
              <w:sz w:val="24"/>
              <w:szCs w:val="20"/>
            </w:rPr>
          </w:rPrChange>
        </w:rPr>
        <w:t>516.6</w:t>
      </w:r>
      <w:r w:rsidR="00FE510D" w:rsidRPr="0034779C">
        <w:rPr>
          <w:rFonts w:asciiTheme="minorEastAsia" w:hAnsiTheme="minorEastAsia" w:cs="Times New Roman" w:hint="eastAsia"/>
          <w:spacing w:val="10"/>
          <w:kern w:val="0"/>
          <w:sz w:val="24"/>
          <w:szCs w:val="24"/>
          <w:rPrChange w:id="1332" w:author="JY0225" w:date="2017-08-24T11:09:00Z">
            <w:rPr>
              <w:rFonts w:ascii="Times New Roman" w:hAnsi="Times New Roman" w:cs="Times New Roman" w:hint="eastAsia"/>
              <w:spacing w:val="10"/>
              <w:kern w:val="0"/>
              <w:sz w:val="24"/>
              <w:szCs w:val="20"/>
            </w:rPr>
          </w:rPrChange>
        </w:rPr>
        <w:t>亿。预计</w:t>
      </w:r>
      <w:r w:rsidR="00FE510D" w:rsidRPr="0034779C">
        <w:rPr>
          <w:rFonts w:asciiTheme="minorEastAsia" w:hAnsiTheme="minorEastAsia" w:cs="Times New Roman" w:hint="eastAsia"/>
          <w:spacing w:val="10"/>
          <w:kern w:val="0"/>
          <w:sz w:val="24"/>
          <w:szCs w:val="24"/>
          <w:rPrChange w:id="1333" w:author="JY0225" w:date="2017-08-24T11:09:00Z">
            <w:rPr>
              <w:rFonts w:ascii="Times New Roman" w:hAnsi="Times New Roman" w:cs="Times New Roman" w:hint="eastAsia"/>
              <w:spacing w:val="10"/>
              <w:kern w:val="0"/>
              <w:sz w:val="24"/>
              <w:szCs w:val="20"/>
            </w:rPr>
          </w:rPrChange>
        </w:rPr>
        <w:t>2017</w:t>
      </w:r>
      <w:r w:rsidR="00F050F2" w:rsidRPr="0034779C">
        <w:rPr>
          <w:rFonts w:asciiTheme="minorEastAsia" w:hAnsiTheme="minorEastAsia" w:cs="Times New Roman" w:hint="eastAsia"/>
          <w:spacing w:val="10"/>
          <w:kern w:val="0"/>
          <w:sz w:val="24"/>
          <w:szCs w:val="24"/>
          <w:rPrChange w:id="1334" w:author="JY0225" w:date="2017-08-24T11:09:00Z">
            <w:rPr>
              <w:rFonts w:ascii="Times New Roman" w:hAnsi="Times New Roman" w:cs="Times New Roman" w:hint="eastAsia"/>
              <w:spacing w:val="10"/>
              <w:kern w:val="0"/>
              <w:sz w:val="24"/>
              <w:szCs w:val="20"/>
            </w:rPr>
          </w:rPrChange>
        </w:rPr>
        <w:t>年中国云服务</w:t>
      </w:r>
      <w:r w:rsidR="00FE510D" w:rsidRPr="0034779C">
        <w:rPr>
          <w:rFonts w:asciiTheme="minorEastAsia" w:hAnsiTheme="minorEastAsia" w:cs="Times New Roman" w:hint="eastAsia"/>
          <w:spacing w:val="10"/>
          <w:kern w:val="0"/>
          <w:sz w:val="24"/>
          <w:szCs w:val="24"/>
          <w:rPrChange w:id="1335" w:author="JY0225" w:date="2017-08-24T11:09:00Z">
            <w:rPr>
              <w:rFonts w:ascii="Times New Roman" w:hAnsi="Times New Roman" w:cs="Times New Roman" w:hint="eastAsia"/>
              <w:spacing w:val="10"/>
              <w:kern w:val="0"/>
              <w:sz w:val="24"/>
              <w:szCs w:val="20"/>
            </w:rPr>
          </w:rPrChange>
        </w:rPr>
        <w:t>市场份额将达到</w:t>
      </w:r>
      <w:r w:rsidR="00FE510D" w:rsidRPr="0034779C">
        <w:rPr>
          <w:rFonts w:asciiTheme="minorEastAsia" w:hAnsiTheme="minorEastAsia" w:cs="Times New Roman" w:hint="eastAsia"/>
          <w:spacing w:val="10"/>
          <w:kern w:val="0"/>
          <w:sz w:val="24"/>
          <w:szCs w:val="24"/>
          <w:rPrChange w:id="1336" w:author="JY0225" w:date="2017-08-24T11:09:00Z">
            <w:rPr>
              <w:rFonts w:ascii="Times New Roman" w:hAnsi="Times New Roman" w:cs="Times New Roman" w:hint="eastAsia"/>
              <w:spacing w:val="10"/>
              <w:kern w:val="0"/>
              <w:sz w:val="24"/>
              <w:szCs w:val="20"/>
            </w:rPr>
          </w:rPrChange>
        </w:rPr>
        <w:t>690</w:t>
      </w:r>
      <w:r w:rsidR="00FE510D" w:rsidRPr="0034779C">
        <w:rPr>
          <w:rFonts w:asciiTheme="minorEastAsia" w:hAnsiTheme="minorEastAsia" w:cs="Times New Roman" w:hint="eastAsia"/>
          <w:spacing w:val="10"/>
          <w:kern w:val="0"/>
          <w:sz w:val="24"/>
          <w:szCs w:val="24"/>
          <w:rPrChange w:id="1337" w:author="JY0225" w:date="2017-08-24T11:09:00Z">
            <w:rPr>
              <w:rFonts w:ascii="Times New Roman" w:hAnsi="Times New Roman" w:cs="Times New Roman" w:hint="eastAsia"/>
              <w:spacing w:val="10"/>
              <w:kern w:val="0"/>
              <w:sz w:val="24"/>
              <w:szCs w:val="20"/>
            </w:rPr>
          </w:rPrChange>
        </w:rPr>
        <w:t>亿以上。此外近三年来，年复合增长率超过</w:t>
      </w:r>
      <w:r w:rsidR="00FE510D" w:rsidRPr="0034779C">
        <w:rPr>
          <w:rFonts w:asciiTheme="minorEastAsia" w:hAnsiTheme="minorEastAsia" w:cs="Times New Roman" w:hint="eastAsia"/>
          <w:spacing w:val="10"/>
          <w:kern w:val="0"/>
          <w:sz w:val="24"/>
          <w:szCs w:val="24"/>
          <w:rPrChange w:id="1338" w:author="JY0225" w:date="2017-08-24T11:09:00Z">
            <w:rPr>
              <w:rFonts w:ascii="Times New Roman" w:hAnsi="Times New Roman" w:cs="Times New Roman" w:hint="eastAsia"/>
              <w:spacing w:val="10"/>
              <w:kern w:val="0"/>
              <w:sz w:val="24"/>
              <w:szCs w:val="20"/>
            </w:rPr>
          </w:rPrChange>
        </w:rPr>
        <w:t>32%</w:t>
      </w:r>
      <w:r w:rsidR="00FE510D" w:rsidRPr="0034779C">
        <w:rPr>
          <w:rFonts w:asciiTheme="minorEastAsia" w:hAnsiTheme="minorEastAsia" w:cs="Times New Roman" w:hint="eastAsia"/>
          <w:spacing w:val="10"/>
          <w:kern w:val="0"/>
          <w:sz w:val="24"/>
          <w:szCs w:val="24"/>
          <w:rPrChange w:id="1339" w:author="JY0225" w:date="2017-08-24T11:09:00Z">
            <w:rPr>
              <w:rFonts w:ascii="Times New Roman" w:hAnsi="Times New Roman" w:cs="Times New Roman" w:hint="eastAsia"/>
              <w:spacing w:val="10"/>
              <w:kern w:val="0"/>
              <w:sz w:val="24"/>
              <w:szCs w:val="20"/>
            </w:rPr>
          </w:rPrChange>
        </w:rPr>
        <w:t>，而且</w:t>
      </w:r>
      <w:r w:rsidR="00FE510D" w:rsidRPr="0034779C">
        <w:rPr>
          <w:rFonts w:asciiTheme="minorEastAsia" w:hAnsiTheme="minorEastAsia" w:cs="Times New Roman" w:hint="eastAsia"/>
          <w:spacing w:val="10"/>
          <w:kern w:val="0"/>
          <w:sz w:val="24"/>
          <w:szCs w:val="24"/>
          <w:rPrChange w:id="1340" w:author="JY0225" w:date="2017-08-24T11:09:00Z">
            <w:rPr>
              <w:rFonts w:ascii="Times New Roman" w:hAnsi="Times New Roman" w:cs="Times New Roman" w:hint="eastAsia"/>
              <w:spacing w:val="10"/>
              <w:kern w:val="0"/>
              <w:sz w:val="24"/>
              <w:szCs w:val="20"/>
            </w:rPr>
          </w:rPrChange>
        </w:rPr>
        <w:t>2016</w:t>
      </w:r>
      <w:r w:rsidR="00FE510D" w:rsidRPr="0034779C">
        <w:rPr>
          <w:rFonts w:asciiTheme="minorEastAsia" w:hAnsiTheme="minorEastAsia" w:cs="Times New Roman" w:hint="eastAsia"/>
          <w:spacing w:val="10"/>
          <w:kern w:val="0"/>
          <w:sz w:val="24"/>
          <w:szCs w:val="24"/>
          <w:rPrChange w:id="1341" w:author="JY0225" w:date="2017-08-24T11:09:00Z">
            <w:rPr>
              <w:rFonts w:ascii="Times New Roman" w:hAnsi="Times New Roman" w:cs="Times New Roman" w:hint="eastAsia"/>
              <w:spacing w:val="10"/>
              <w:kern w:val="0"/>
              <w:sz w:val="24"/>
              <w:szCs w:val="20"/>
            </w:rPr>
          </w:rPrChange>
        </w:rPr>
        <w:t>年增长率更高</w:t>
      </w:r>
      <w:r w:rsidR="00204DD9" w:rsidRPr="0034779C">
        <w:rPr>
          <w:rFonts w:asciiTheme="minorEastAsia" w:hAnsiTheme="minorEastAsia"/>
          <w:sz w:val="24"/>
          <w:szCs w:val="24"/>
          <w:vertAlign w:val="superscript"/>
          <w:rPrChange w:id="1342" w:author="JY0225" w:date="2017-08-24T11:09:00Z">
            <w:rPr>
              <w:vertAlign w:val="superscript"/>
            </w:rPr>
          </w:rPrChange>
        </w:rPr>
        <w:fldChar w:fldCharType="begin"/>
      </w:r>
      <w:r w:rsidR="00204DD9" w:rsidRPr="0034779C">
        <w:rPr>
          <w:rFonts w:asciiTheme="minorEastAsia" w:hAnsiTheme="minorEastAsia"/>
          <w:sz w:val="24"/>
          <w:szCs w:val="24"/>
          <w:vertAlign w:val="superscript"/>
          <w:rPrChange w:id="1343" w:author="JY0225" w:date="2017-08-24T11:09:00Z">
            <w:rPr>
              <w:vertAlign w:val="superscript"/>
            </w:rPr>
          </w:rPrChange>
        </w:rPr>
        <w:instrText xml:space="preserve"> REF _Ref489705969 \r \h </w:instrText>
      </w:r>
      <w:r w:rsidR="00204DD9" w:rsidRPr="0034779C">
        <w:rPr>
          <w:rFonts w:asciiTheme="minorEastAsia" w:hAnsiTheme="minorEastAsia"/>
          <w:sz w:val="24"/>
          <w:szCs w:val="24"/>
          <w:vertAlign w:val="superscript"/>
          <w:rPrChange w:id="1344" w:author="JY0225" w:date="2017-08-24T11:09:00Z">
            <w:rPr>
              <w:vertAlign w:val="superscript"/>
            </w:rPr>
          </w:rPrChange>
        </w:rPr>
      </w:r>
      <w:r w:rsidR="0034779C" w:rsidRPr="0034779C">
        <w:rPr>
          <w:rFonts w:asciiTheme="minorEastAsia" w:hAnsiTheme="minorEastAsia"/>
          <w:sz w:val="24"/>
          <w:szCs w:val="24"/>
          <w:vertAlign w:val="superscript"/>
          <w:rPrChange w:id="1345" w:author="JY0225" w:date="2017-08-24T11:09:00Z">
            <w:rPr>
              <w:sz w:val="24"/>
              <w:szCs w:val="24"/>
              <w:vertAlign w:val="superscript"/>
            </w:rPr>
          </w:rPrChange>
        </w:rPr>
        <w:instrText xml:space="preserve"> \* MERGEFORMAT </w:instrText>
      </w:r>
      <w:r w:rsidR="00204DD9" w:rsidRPr="0034779C">
        <w:rPr>
          <w:rFonts w:asciiTheme="minorEastAsia" w:hAnsiTheme="minorEastAsia"/>
          <w:sz w:val="24"/>
          <w:szCs w:val="24"/>
          <w:vertAlign w:val="superscript"/>
          <w:rPrChange w:id="1346" w:author="JY0225" w:date="2017-08-24T11:09:00Z">
            <w:rPr>
              <w:vertAlign w:val="superscript"/>
            </w:rPr>
          </w:rPrChange>
        </w:rPr>
        <w:fldChar w:fldCharType="separate"/>
      </w:r>
      <w:r w:rsidR="008E2759" w:rsidRPr="0034779C">
        <w:rPr>
          <w:rFonts w:asciiTheme="minorEastAsia" w:hAnsiTheme="minorEastAsia"/>
          <w:sz w:val="24"/>
          <w:szCs w:val="24"/>
          <w:vertAlign w:val="superscript"/>
          <w:rPrChange w:id="1347" w:author="JY0225" w:date="2017-08-24T11:09:00Z">
            <w:rPr>
              <w:vertAlign w:val="superscript"/>
            </w:rPr>
          </w:rPrChange>
        </w:rPr>
        <w:t>[1]</w:t>
      </w:r>
      <w:r w:rsidR="00204DD9" w:rsidRPr="0034779C">
        <w:rPr>
          <w:rFonts w:asciiTheme="minorEastAsia" w:hAnsiTheme="minorEastAsia"/>
          <w:sz w:val="24"/>
          <w:szCs w:val="24"/>
          <w:vertAlign w:val="superscript"/>
          <w:rPrChange w:id="1348" w:author="JY0225" w:date="2017-08-24T11:09:00Z">
            <w:rPr>
              <w:vertAlign w:val="superscript"/>
            </w:rPr>
          </w:rPrChange>
        </w:rPr>
        <w:fldChar w:fldCharType="end"/>
      </w:r>
      <w:r w:rsidR="00FE510D" w:rsidRPr="0034779C">
        <w:rPr>
          <w:rFonts w:asciiTheme="minorEastAsia" w:hAnsiTheme="minorEastAsia" w:cs="Times New Roman" w:hint="eastAsia"/>
          <w:spacing w:val="10"/>
          <w:kern w:val="0"/>
          <w:sz w:val="24"/>
          <w:szCs w:val="24"/>
          <w:rPrChange w:id="1349" w:author="JY0225" w:date="2017-08-24T11:09:00Z">
            <w:rPr>
              <w:rFonts w:ascii="Times New Roman" w:hAnsi="Times New Roman" w:cs="Times New Roman" w:hint="eastAsia"/>
              <w:spacing w:val="10"/>
              <w:kern w:val="0"/>
              <w:sz w:val="24"/>
              <w:szCs w:val="20"/>
            </w:rPr>
          </w:rPrChange>
        </w:rPr>
        <w:t>。</w:t>
      </w:r>
    </w:p>
    <w:p w14:paraId="0C9B51B2" w14:textId="255EF291" w:rsidR="00761C37" w:rsidRPr="0034779C" w:rsidRDefault="001724BF" w:rsidP="003D7736">
      <w:pPr>
        <w:spacing w:line="400" w:lineRule="exact"/>
        <w:ind w:firstLine="420"/>
        <w:rPr>
          <w:rFonts w:asciiTheme="minorEastAsia" w:hAnsiTheme="minorEastAsia" w:cs="Times New Roman"/>
          <w:spacing w:val="10"/>
          <w:sz w:val="24"/>
          <w:szCs w:val="24"/>
          <w:rPrChange w:id="1350" w:author="JY0225" w:date="2017-08-24T11:09:00Z">
            <w:rPr>
              <w:rFonts w:ascii="Times New Roman" w:hAnsi="Times New Roman" w:cs="Times New Roman"/>
              <w:spacing w:val="10"/>
              <w:sz w:val="24"/>
            </w:rPr>
          </w:rPrChange>
        </w:rPr>
      </w:pPr>
      <w:r w:rsidRPr="0034779C">
        <w:rPr>
          <w:rFonts w:asciiTheme="minorEastAsia" w:hAnsiTheme="minorEastAsia" w:cs="Times New Roman" w:hint="eastAsia"/>
          <w:color w:val="000000" w:themeColor="text1"/>
          <w:spacing w:val="10"/>
          <w:sz w:val="24"/>
          <w:szCs w:val="24"/>
          <w:rPrChange w:id="1351" w:author="JY0225" w:date="2017-08-24T11:09:00Z">
            <w:rPr>
              <w:rFonts w:ascii="Times New Roman" w:hAnsi="Times New Roman" w:cs="Times New Roman" w:hint="eastAsia"/>
              <w:color w:val="000000" w:themeColor="text1"/>
              <w:spacing w:val="10"/>
              <w:sz w:val="24"/>
            </w:rPr>
          </w:rPrChange>
        </w:rPr>
        <w:t>然而，</w:t>
      </w:r>
      <w:r w:rsidR="00EA36EC" w:rsidRPr="0034779C">
        <w:rPr>
          <w:rFonts w:asciiTheme="minorEastAsia" w:hAnsiTheme="minorEastAsia" w:cs="Times New Roman" w:hint="eastAsia"/>
          <w:color w:val="000000" w:themeColor="text1"/>
          <w:spacing w:val="10"/>
          <w:sz w:val="24"/>
          <w:szCs w:val="24"/>
          <w:rPrChange w:id="1352" w:author="JY0225" w:date="2017-08-24T11:09:00Z">
            <w:rPr>
              <w:rFonts w:ascii="Times New Roman" w:hAnsi="Times New Roman" w:cs="Times New Roman" w:hint="eastAsia"/>
              <w:color w:val="000000" w:themeColor="text1"/>
              <w:spacing w:val="10"/>
              <w:sz w:val="24"/>
            </w:rPr>
          </w:rPrChange>
        </w:rPr>
        <w:t>大范围</w:t>
      </w:r>
      <w:r w:rsidR="005715D9" w:rsidRPr="0034779C">
        <w:rPr>
          <w:rFonts w:asciiTheme="minorEastAsia" w:hAnsiTheme="minorEastAsia" w:cs="Times New Roman" w:hint="eastAsia"/>
          <w:color w:val="000000" w:themeColor="text1"/>
          <w:spacing w:val="10"/>
          <w:sz w:val="24"/>
          <w:szCs w:val="24"/>
          <w:rPrChange w:id="1353" w:author="JY0225" w:date="2017-08-24T11:09:00Z">
            <w:rPr>
              <w:rFonts w:ascii="Times New Roman" w:hAnsi="Times New Roman" w:cs="Times New Roman" w:hint="eastAsia"/>
              <w:color w:val="000000" w:themeColor="text1"/>
              <w:spacing w:val="10"/>
              <w:sz w:val="24"/>
            </w:rPr>
          </w:rPrChange>
        </w:rPr>
        <w:t>普及</w:t>
      </w:r>
      <w:r w:rsidR="00C13ABF" w:rsidRPr="0034779C">
        <w:rPr>
          <w:rFonts w:asciiTheme="minorEastAsia" w:hAnsiTheme="minorEastAsia" w:cs="Times New Roman" w:hint="eastAsia"/>
          <w:color w:val="000000" w:themeColor="text1"/>
          <w:spacing w:val="10"/>
          <w:sz w:val="24"/>
          <w:szCs w:val="24"/>
          <w:rPrChange w:id="1354" w:author="JY0225" w:date="2017-08-24T11:09:00Z">
            <w:rPr>
              <w:rFonts w:ascii="Times New Roman" w:hAnsi="Times New Roman" w:cs="Times New Roman" w:hint="eastAsia"/>
              <w:color w:val="000000" w:themeColor="text1"/>
              <w:spacing w:val="10"/>
              <w:sz w:val="24"/>
            </w:rPr>
          </w:rPrChange>
        </w:rPr>
        <w:t>的云</w:t>
      </w:r>
      <w:r w:rsidR="00476838" w:rsidRPr="0034779C">
        <w:rPr>
          <w:rFonts w:asciiTheme="minorEastAsia" w:hAnsiTheme="minorEastAsia" w:cs="Times New Roman" w:hint="eastAsia"/>
          <w:color w:val="000000" w:themeColor="text1"/>
          <w:spacing w:val="10"/>
          <w:sz w:val="24"/>
          <w:szCs w:val="24"/>
          <w:rPrChange w:id="1355" w:author="JY0225" w:date="2017-08-24T11:09:00Z">
            <w:rPr>
              <w:rFonts w:ascii="Times New Roman" w:hAnsi="Times New Roman" w:cs="Times New Roman" w:hint="eastAsia"/>
              <w:color w:val="000000" w:themeColor="text1"/>
              <w:spacing w:val="10"/>
              <w:sz w:val="24"/>
            </w:rPr>
          </w:rPrChange>
        </w:rPr>
        <w:t>备份</w:t>
      </w:r>
      <w:r w:rsidR="0080720C" w:rsidRPr="0034779C">
        <w:rPr>
          <w:rFonts w:asciiTheme="minorEastAsia" w:hAnsiTheme="minorEastAsia" w:cs="Times New Roman" w:hint="eastAsia"/>
          <w:color w:val="000000" w:themeColor="text1"/>
          <w:spacing w:val="10"/>
          <w:sz w:val="24"/>
          <w:szCs w:val="24"/>
          <w:rPrChange w:id="1356" w:author="JY0225" w:date="2017-08-24T11:09:00Z">
            <w:rPr>
              <w:rFonts w:ascii="Times New Roman" w:hAnsi="Times New Roman" w:cs="Times New Roman" w:hint="eastAsia"/>
              <w:color w:val="000000" w:themeColor="text1"/>
              <w:spacing w:val="10"/>
              <w:sz w:val="24"/>
            </w:rPr>
          </w:rPrChange>
        </w:rPr>
        <w:t>服务</w:t>
      </w:r>
      <w:r w:rsidR="008C5EDC" w:rsidRPr="0034779C">
        <w:rPr>
          <w:rFonts w:asciiTheme="minorEastAsia" w:hAnsiTheme="minorEastAsia" w:cs="Times New Roman" w:hint="eastAsia"/>
          <w:color w:val="000000" w:themeColor="text1"/>
          <w:spacing w:val="10"/>
          <w:sz w:val="24"/>
          <w:szCs w:val="24"/>
          <w:rPrChange w:id="1357" w:author="JY0225" w:date="2017-08-24T11:09:00Z">
            <w:rPr>
              <w:rFonts w:ascii="Times New Roman" w:hAnsi="Times New Roman" w:cs="Times New Roman" w:hint="eastAsia"/>
              <w:color w:val="000000" w:themeColor="text1"/>
              <w:spacing w:val="10"/>
              <w:sz w:val="24"/>
            </w:rPr>
          </w:rPrChange>
        </w:rPr>
        <w:t>在近几年</w:t>
      </w:r>
      <w:r w:rsidR="00D11E85" w:rsidRPr="0034779C">
        <w:rPr>
          <w:rFonts w:asciiTheme="minorEastAsia" w:hAnsiTheme="minorEastAsia" w:cs="Times New Roman" w:hint="eastAsia"/>
          <w:color w:val="000000" w:themeColor="text1"/>
          <w:spacing w:val="10"/>
          <w:sz w:val="24"/>
          <w:szCs w:val="24"/>
          <w:rPrChange w:id="1358" w:author="JY0225" w:date="2017-08-24T11:09:00Z">
            <w:rPr>
              <w:rFonts w:ascii="Times New Roman" w:hAnsi="Times New Roman" w:cs="Times New Roman" w:hint="eastAsia"/>
              <w:color w:val="000000" w:themeColor="text1"/>
              <w:spacing w:val="10"/>
              <w:sz w:val="24"/>
            </w:rPr>
          </w:rPrChange>
        </w:rPr>
        <w:t>迎</w:t>
      </w:r>
      <w:r w:rsidR="007901B0" w:rsidRPr="0034779C">
        <w:rPr>
          <w:rFonts w:asciiTheme="minorEastAsia" w:hAnsiTheme="minorEastAsia" w:cs="Times New Roman" w:hint="eastAsia"/>
          <w:color w:val="000000" w:themeColor="text1"/>
          <w:spacing w:val="10"/>
          <w:sz w:val="24"/>
          <w:szCs w:val="24"/>
          <w:rPrChange w:id="1359" w:author="JY0225" w:date="2017-08-24T11:09:00Z">
            <w:rPr>
              <w:rFonts w:ascii="Times New Roman" w:hAnsi="Times New Roman" w:cs="Times New Roman" w:hint="eastAsia"/>
              <w:color w:val="000000" w:themeColor="text1"/>
              <w:spacing w:val="10"/>
              <w:sz w:val="24"/>
            </w:rPr>
          </w:rPrChange>
        </w:rPr>
        <w:t>来了</w:t>
      </w:r>
      <w:r w:rsidR="00113515" w:rsidRPr="0034779C">
        <w:rPr>
          <w:rFonts w:asciiTheme="minorEastAsia" w:hAnsiTheme="minorEastAsia" w:cs="Times New Roman" w:hint="eastAsia"/>
          <w:color w:val="000000" w:themeColor="text1"/>
          <w:spacing w:val="10"/>
          <w:sz w:val="24"/>
          <w:szCs w:val="24"/>
          <w:rPrChange w:id="1360" w:author="JY0225" w:date="2017-08-24T11:09:00Z">
            <w:rPr>
              <w:rFonts w:ascii="Times New Roman" w:hAnsi="Times New Roman" w:cs="Times New Roman" w:hint="eastAsia"/>
              <w:color w:val="000000" w:themeColor="text1"/>
              <w:spacing w:val="10"/>
              <w:sz w:val="24"/>
            </w:rPr>
          </w:rPrChange>
        </w:rPr>
        <w:t>巨大的挑战</w:t>
      </w:r>
      <w:r w:rsidR="00861F20" w:rsidRPr="0034779C">
        <w:rPr>
          <w:rFonts w:asciiTheme="minorEastAsia" w:hAnsiTheme="minorEastAsia" w:cs="Times New Roman" w:hint="eastAsia"/>
          <w:color w:val="000000" w:themeColor="text1"/>
          <w:spacing w:val="10"/>
          <w:sz w:val="24"/>
          <w:szCs w:val="24"/>
          <w:rPrChange w:id="1361" w:author="JY0225" w:date="2017-08-24T11:09:00Z">
            <w:rPr>
              <w:rFonts w:ascii="Times New Roman" w:hAnsi="Times New Roman" w:cs="Times New Roman" w:hint="eastAsia"/>
              <w:color w:val="000000" w:themeColor="text1"/>
              <w:spacing w:val="10"/>
              <w:sz w:val="24"/>
            </w:rPr>
          </w:rPrChange>
        </w:rPr>
        <w:t>，除了</w:t>
      </w:r>
      <w:r w:rsidR="005960BE" w:rsidRPr="0034779C">
        <w:rPr>
          <w:rFonts w:asciiTheme="minorEastAsia" w:hAnsiTheme="minorEastAsia" w:cs="Times New Roman" w:hint="eastAsia"/>
          <w:color w:val="000000" w:themeColor="text1"/>
          <w:spacing w:val="10"/>
          <w:sz w:val="24"/>
          <w:szCs w:val="24"/>
          <w:rPrChange w:id="1362" w:author="JY0225" w:date="2017-08-24T11:09:00Z">
            <w:rPr>
              <w:rFonts w:ascii="Times New Roman" w:hAnsi="Times New Roman" w:cs="Times New Roman" w:hint="eastAsia"/>
              <w:color w:val="000000" w:themeColor="text1"/>
              <w:spacing w:val="10"/>
              <w:sz w:val="24"/>
            </w:rPr>
          </w:rPrChange>
        </w:rPr>
        <w:t>提供</w:t>
      </w:r>
      <w:r w:rsidR="009120F2" w:rsidRPr="0034779C">
        <w:rPr>
          <w:rFonts w:asciiTheme="minorEastAsia" w:hAnsiTheme="minorEastAsia" w:cs="Times New Roman" w:hint="eastAsia"/>
          <w:color w:val="000000" w:themeColor="text1"/>
          <w:spacing w:val="10"/>
          <w:sz w:val="24"/>
          <w:szCs w:val="24"/>
          <w:rPrChange w:id="1363" w:author="JY0225" w:date="2017-08-24T11:09:00Z">
            <w:rPr>
              <w:rFonts w:ascii="Times New Roman" w:hAnsi="Times New Roman" w:cs="Times New Roman" w:hint="eastAsia"/>
              <w:color w:val="000000" w:themeColor="text1"/>
              <w:spacing w:val="10"/>
              <w:sz w:val="24"/>
            </w:rPr>
          </w:rPrChange>
        </w:rPr>
        <w:t>云端</w:t>
      </w:r>
      <w:r w:rsidR="00861F20" w:rsidRPr="0034779C">
        <w:rPr>
          <w:rFonts w:asciiTheme="minorEastAsia" w:hAnsiTheme="minorEastAsia" w:cs="Times New Roman" w:hint="eastAsia"/>
          <w:color w:val="000000" w:themeColor="text1"/>
          <w:spacing w:val="10"/>
          <w:sz w:val="24"/>
          <w:szCs w:val="24"/>
          <w:rPrChange w:id="1364" w:author="JY0225" w:date="2017-08-24T11:09:00Z">
            <w:rPr>
              <w:rFonts w:ascii="Times New Roman" w:hAnsi="Times New Roman" w:cs="Times New Roman" w:hint="eastAsia"/>
              <w:color w:val="000000" w:themeColor="text1"/>
              <w:spacing w:val="10"/>
              <w:sz w:val="24"/>
            </w:rPr>
          </w:rPrChange>
        </w:rPr>
        <w:t>数据</w:t>
      </w:r>
      <w:r w:rsidR="00476838" w:rsidRPr="0034779C">
        <w:rPr>
          <w:rFonts w:asciiTheme="minorEastAsia" w:hAnsiTheme="minorEastAsia" w:cs="Times New Roman" w:hint="eastAsia"/>
          <w:color w:val="000000" w:themeColor="text1"/>
          <w:spacing w:val="10"/>
          <w:sz w:val="24"/>
          <w:szCs w:val="24"/>
          <w:rPrChange w:id="1365" w:author="JY0225" w:date="2017-08-24T11:09:00Z">
            <w:rPr>
              <w:rFonts w:ascii="Times New Roman" w:hAnsi="Times New Roman" w:cs="Times New Roman" w:hint="eastAsia"/>
              <w:color w:val="000000" w:themeColor="text1"/>
              <w:spacing w:val="10"/>
              <w:sz w:val="24"/>
            </w:rPr>
          </w:rPrChange>
        </w:rPr>
        <w:t>备份</w:t>
      </w:r>
      <w:r w:rsidR="00861F20" w:rsidRPr="0034779C">
        <w:rPr>
          <w:rFonts w:asciiTheme="minorEastAsia" w:hAnsiTheme="minorEastAsia" w:cs="Times New Roman" w:hint="eastAsia"/>
          <w:color w:val="000000" w:themeColor="text1"/>
          <w:spacing w:val="10"/>
          <w:sz w:val="24"/>
          <w:szCs w:val="24"/>
          <w:rPrChange w:id="1366" w:author="JY0225" w:date="2017-08-24T11:09:00Z">
            <w:rPr>
              <w:rFonts w:ascii="Times New Roman" w:hAnsi="Times New Roman" w:cs="Times New Roman" w:hint="eastAsia"/>
              <w:color w:val="000000" w:themeColor="text1"/>
              <w:spacing w:val="10"/>
              <w:sz w:val="24"/>
            </w:rPr>
          </w:rPrChange>
        </w:rPr>
        <w:t>这项</w:t>
      </w:r>
      <w:r w:rsidR="00337A88" w:rsidRPr="0034779C">
        <w:rPr>
          <w:rFonts w:asciiTheme="minorEastAsia" w:hAnsiTheme="minorEastAsia" w:cs="Times New Roman" w:hint="eastAsia"/>
          <w:color w:val="000000" w:themeColor="text1"/>
          <w:spacing w:val="10"/>
          <w:sz w:val="24"/>
          <w:szCs w:val="24"/>
          <w:rPrChange w:id="1367" w:author="JY0225" w:date="2017-08-24T11:09:00Z">
            <w:rPr>
              <w:rFonts w:ascii="Times New Roman" w:hAnsi="Times New Roman" w:cs="Times New Roman" w:hint="eastAsia"/>
              <w:color w:val="000000" w:themeColor="text1"/>
              <w:spacing w:val="10"/>
              <w:sz w:val="24"/>
            </w:rPr>
          </w:rPrChange>
        </w:rPr>
        <w:t>基本的功能之外，人们对云</w:t>
      </w:r>
      <w:r w:rsidR="00476838" w:rsidRPr="0034779C">
        <w:rPr>
          <w:rFonts w:asciiTheme="minorEastAsia" w:hAnsiTheme="minorEastAsia" w:cs="Times New Roman" w:hint="eastAsia"/>
          <w:color w:val="000000" w:themeColor="text1"/>
          <w:spacing w:val="10"/>
          <w:sz w:val="24"/>
          <w:szCs w:val="24"/>
          <w:rPrChange w:id="1368" w:author="JY0225" w:date="2017-08-24T11:09:00Z">
            <w:rPr>
              <w:rFonts w:ascii="Times New Roman" w:hAnsi="Times New Roman" w:cs="Times New Roman" w:hint="eastAsia"/>
              <w:color w:val="000000" w:themeColor="text1"/>
              <w:spacing w:val="10"/>
              <w:sz w:val="24"/>
            </w:rPr>
          </w:rPrChange>
        </w:rPr>
        <w:t>备份</w:t>
      </w:r>
      <w:r w:rsidR="00337A88" w:rsidRPr="0034779C">
        <w:rPr>
          <w:rFonts w:asciiTheme="minorEastAsia" w:hAnsiTheme="minorEastAsia" w:cs="Times New Roman" w:hint="eastAsia"/>
          <w:color w:val="000000" w:themeColor="text1"/>
          <w:spacing w:val="10"/>
          <w:sz w:val="24"/>
          <w:szCs w:val="24"/>
          <w:rPrChange w:id="1369" w:author="JY0225" w:date="2017-08-24T11:09:00Z">
            <w:rPr>
              <w:rFonts w:ascii="Times New Roman" w:hAnsi="Times New Roman" w:cs="Times New Roman" w:hint="eastAsia"/>
              <w:color w:val="000000" w:themeColor="text1"/>
              <w:spacing w:val="10"/>
              <w:sz w:val="24"/>
            </w:rPr>
          </w:rPrChange>
        </w:rPr>
        <w:t>服务平台的安全性、</w:t>
      </w:r>
      <w:r w:rsidR="007B385C" w:rsidRPr="0034779C">
        <w:rPr>
          <w:rFonts w:asciiTheme="minorEastAsia" w:hAnsiTheme="minorEastAsia" w:cs="Times New Roman" w:hint="eastAsia"/>
          <w:color w:val="000000" w:themeColor="text1"/>
          <w:spacing w:val="10"/>
          <w:sz w:val="24"/>
          <w:szCs w:val="24"/>
          <w:rPrChange w:id="1370" w:author="JY0225" w:date="2017-08-24T11:09:00Z">
            <w:rPr>
              <w:rFonts w:ascii="Times New Roman" w:hAnsi="Times New Roman" w:cs="Times New Roman" w:hint="eastAsia"/>
              <w:color w:val="000000" w:themeColor="text1"/>
              <w:spacing w:val="10"/>
              <w:sz w:val="24"/>
            </w:rPr>
          </w:rPrChange>
        </w:rPr>
        <w:t>容灾性、</w:t>
      </w:r>
      <w:r w:rsidR="00337A88" w:rsidRPr="0034779C">
        <w:rPr>
          <w:rFonts w:asciiTheme="minorEastAsia" w:hAnsiTheme="minorEastAsia" w:cs="Times New Roman" w:hint="eastAsia"/>
          <w:color w:val="000000" w:themeColor="text1"/>
          <w:spacing w:val="10"/>
          <w:sz w:val="24"/>
          <w:szCs w:val="24"/>
          <w:rPrChange w:id="1371" w:author="JY0225" w:date="2017-08-24T11:09:00Z">
            <w:rPr>
              <w:rFonts w:ascii="Times New Roman" w:hAnsi="Times New Roman" w:cs="Times New Roman" w:hint="eastAsia"/>
              <w:color w:val="000000" w:themeColor="text1"/>
              <w:spacing w:val="10"/>
              <w:sz w:val="24"/>
            </w:rPr>
          </w:rPrChange>
        </w:rPr>
        <w:t>稳定性</w:t>
      </w:r>
      <w:r w:rsidR="00D917F3" w:rsidRPr="0034779C">
        <w:rPr>
          <w:rFonts w:asciiTheme="minorEastAsia" w:hAnsiTheme="minorEastAsia" w:cs="Times New Roman" w:hint="eastAsia"/>
          <w:color w:val="000000" w:themeColor="text1"/>
          <w:spacing w:val="10"/>
          <w:sz w:val="24"/>
          <w:szCs w:val="24"/>
          <w:rPrChange w:id="1372" w:author="JY0225" w:date="2017-08-24T11:09:00Z">
            <w:rPr>
              <w:rFonts w:ascii="Times New Roman" w:hAnsi="Times New Roman" w:cs="Times New Roman" w:hint="eastAsia"/>
              <w:color w:val="000000" w:themeColor="text1"/>
              <w:spacing w:val="10"/>
              <w:sz w:val="24"/>
            </w:rPr>
          </w:rPrChange>
        </w:rPr>
        <w:t>以及可扩展性</w:t>
      </w:r>
      <w:r w:rsidR="000555EB" w:rsidRPr="0034779C">
        <w:rPr>
          <w:rFonts w:asciiTheme="minorEastAsia" w:hAnsiTheme="minorEastAsia" w:cs="Times New Roman" w:hint="eastAsia"/>
          <w:color w:val="000000" w:themeColor="text1"/>
          <w:spacing w:val="10"/>
          <w:sz w:val="24"/>
          <w:szCs w:val="24"/>
          <w:rPrChange w:id="1373" w:author="JY0225" w:date="2017-08-24T11:09:00Z">
            <w:rPr>
              <w:rFonts w:ascii="Times New Roman" w:hAnsi="Times New Roman" w:cs="Times New Roman" w:hint="eastAsia"/>
              <w:color w:val="000000" w:themeColor="text1"/>
              <w:spacing w:val="10"/>
              <w:sz w:val="24"/>
            </w:rPr>
          </w:rPrChange>
        </w:rPr>
        <w:t>投入了更多的关注</w:t>
      </w:r>
      <w:r w:rsidR="0076686B" w:rsidRPr="0034779C">
        <w:rPr>
          <w:rFonts w:asciiTheme="minorEastAsia" w:hAnsiTheme="minorEastAsia"/>
          <w:color w:val="000000" w:themeColor="text1"/>
          <w:sz w:val="24"/>
          <w:szCs w:val="24"/>
          <w:vertAlign w:val="superscript"/>
          <w:rPrChange w:id="1374" w:author="JY0225" w:date="2017-08-24T11:09:00Z">
            <w:rPr>
              <w:color w:val="000000" w:themeColor="text1"/>
              <w:vertAlign w:val="superscript"/>
            </w:rPr>
          </w:rPrChange>
        </w:rPr>
        <w:fldChar w:fldCharType="begin"/>
      </w:r>
      <w:r w:rsidR="0076686B" w:rsidRPr="0034779C">
        <w:rPr>
          <w:rFonts w:asciiTheme="minorEastAsia" w:hAnsiTheme="minorEastAsia"/>
          <w:color w:val="000000" w:themeColor="text1"/>
          <w:sz w:val="24"/>
          <w:szCs w:val="24"/>
          <w:vertAlign w:val="superscript"/>
          <w:rPrChange w:id="1375" w:author="JY0225" w:date="2017-08-24T11:09:00Z">
            <w:rPr>
              <w:color w:val="000000" w:themeColor="text1"/>
              <w:vertAlign w:val="superscript"/>
            </w:rPr>
          </w:rPrChange>
        </w:rPr>
        <w:instrText xml:space="preserve"> REF _Ref489690644 \r \h </w:instrText>
      </w:r>
      <w:r w:rsidR="0076686B" w:rsidRPr="0034779C">
        <w:rPr>
          <w:rFonts w:asciiTheme="minorEastAsia" w:hAnsiTheme="minorEastAsia"/>
          <w:color w:val="000000" w:themeColor="text1"/>
          <w:sz w:val="24"/>
          <w:szCs w:val="24"/>
          <w:vertAlign w:val="superscript"/>
          <w:rPrChange w:id="1376" w:author="JY0225" w:date="2017-08-24T11:09:00Z">
            <w:rPr>
              <w:color w:val="000000" w:themeColor="text1"/>
              <w:vertAlign w:val="superscript"/>
            </w:rPr>
          </w:rPrChange>
        </w:rPr>
      </w:r>
      <w:r w:rsidR="0034779C" w:rsidRPr="0034779C">
        <w:rPr>
          <w:rFonts w:asciiTheme="minorEastAsia" w:hAnsiTheme="minorEastAsia"/>
          <w:color w:val="000000" w:themeColor="text1"/>
          <w:sz w:val="24"/>
          <w:szCs w:val="24"/>
          <w:vertAlign w:val="superscript"/>
          <w:rPrChange w:id="1377" w:author="JY0225" w:date="2017-08-24T11:09:00Z">
            <w:rPr>
              <w:color w:val="000000" w:themeColor="text1"/>
              <w:sz w:val="24"/>
              <w:szCs w:val="24"/>
              <w:vertAlign w:val="superscript"/>
            </w:rPr>
          </w:rPrChange>
        </w:rPr>
        <w:instrText xml:space="preserve"> \* MERGEFORMAT </w:instrText>
      </w:r>
      <w:r w:rsidR="0076686B" w:rsidRPr="0034779C">
        <w:rPr>
          <w:rFonts w:asciiTheme="minorEastAsia" w:hAnsiTheme="minorEastAsia"/>
          <w:color w:val="000000" w:themeColor="text1"/>
          <w:sz w:val="24"/>
          <w:szCs w:val="24"/>
          <w:vertAlign w:val="superscript"/>
          <w:rPrChange w:id="1378" w:author="JY0225" w:date="2017-08-24T11:09:00Z">
            <w:rPr>
              <w:color w:val="000000" w:themeColor="text1"/>
              <w:vertAlign w:val="superscript"/>
            </w:rPr>
          </w:rPrChange>
        </w:rPr>
        <w:fldChar w:fldCharType="separate"/>
      </w:r>
      <w:r w:rsidR="008E2759" w:rsidRPr="0034779C">
        <w:rPr>
          <w:rFonts w:asciiTheme="minorEastAsia" w:hAnsiTheme="minorEastAsia"/>
          <w:color w:val="000000" w:themeColor="text1"/>
          <w:sz w:val="24"/>
          <w:szCs w:val="24"/>
          <w:vertAlign w:val="superscript"/>
          <w:rPrChange w:id="1379" w:author="JY0225" w:date="2017-08-24T11:09:00Z">
            <w:rPr>
              <w:color w:val="000000" w:themeColor="text1"/>
              <w:vertAlign w:val="superscript"/>
            </w:rPr>
          </w:rPrChange>
        </w:rPr>
        <w:t>[6]</w:t>
      </w:r>
      <w:r w:rsidR="0076686B" w:rsidRPr="0034779C">
        <w:rPr>
          <w:rFonts w:asciiTheme="minorEastAsia" w:hAnsiTheme="minorEastAsia"/>
          <w:color w:val="000000" w:themeColor="text1"/>
          <w:sz w:val="24"/>
          <w:szCs w:val="24"/>
          <w:vertAlign w:val="superscript"/>
          <w:rPrChange w:id="1380" w:author="JY0225" w:date="2017-08-24T11:09:00Z">
            <w:rPr>
              <w:color w:val="000000" w:themeColor="text1"/>
              <w:vertAlign w:val="superscript"/>
            </w:rPr>
          </w:rPrChange>
        </w:rPr>
        <w:fldChar w:fldCharType="end"/>
      </w:r>
      <w:r w:rsidR="0076686B" w:rsidRPr="0034779C">
        <w:rPr>
          <w:rFonts w:asciiTheme="minorEastAsia" w:hAnsiTheme="minorEastAsia"/>
          <w:color w:val="000000" w:themeColor="text1"/>
          <w:sz w:val="24"/>
          <w:szCs w:val="24"/>
          <w:vertAlign w:val="superscript"/>
          <w:rPrChange w:id="1381" w:author="JY0225" w:date="2017-08-24T11:09:00Z">
            <w:rPr>
              <w:color w:val="000000" w:themeColor="text1"/>
              <w:vertAlign w:val="superscript"/>
            </w:rPr>
          </w:rPrChange>
        </w:rPr>
        <w:fldChar w:fldCharType="begin"/>
      </w:r>
      <w:r w:rsidR="0076686B" w:rsidRPr="0034779C">
        <w:rPr>
          <w:rFonts w:asciiTheme="minorEastAsia" w:hAnsiTheme="minorEastAsia"/>
          <w:color w:val="000000" w:themeColor="text1"/>
          <w:sz w:val="24"/>
          <w:szCs w:val="24"/>
          <w:vertAlign w:val="superscript"/>
          <w:rPrChange w:id="1382" w:author="JY0225" w:date="2017-08-24T11:09:00Z">
            <w:rPr>
              <w:color w:val="000000" w:themeColor="text1"/>
              <w:vertAlign w:val="superscript"/>
            </w:rPr>
          </w:rPrChange>
        </w:rPr>
        <w:instrText xml:space="preserve"> REF _Ref489690647 \r \h </w:instrText>
      </w:r>
      <w:r w:rsidR="0076686B" w:rsidRPr="0034779C">
        <w:rPr>
          <w:rFonts w:asciiTheme="minorEastAsia" w:hAnsiTheme="minorEastAsia"/>
          <w:color w:val="000000" w:themeColor="text1"/>
          <w:sz w:val="24"/>
          <w:szCs w:val="24"/>
          <w:vertAlign w:val="superscript"/>
          <w:rPrChange w:id="1383" w:author="JY0225" w:date="2017-08-24T11:09:00Z">
            <w:rPr>
              <w:color w:val="000000" w:themeColor="text1"/>
              <w:vertAlign w:val="superscript"/>
            </w:rPr>
          </w:rPrChange>
        </w:rPr>
      </w:r>
      <w:r w:rsidR="0034779C" w:rsidRPr="0034779C">
        <w:rPr>
          <w:rFonts w:asciiTheme="minorEastAsia" w:hAnsiTheme="minorEastAsia"/>
          <w:color w:val="000000" w:themeColor="text1"/>
          <w:sz w:val="24"/>
          <w:szCs w:val="24"/>
          <w:vertAlign w:val="superscript"/>
          <w:rPrChange w:id="1384" w:author="JY0225" w:date="2017-08-24T11:09:00Z">
            <w:rPr>
              <w:color w:val="000000" w:themeColor="text1"/>
              <w:sz w:val="24"/>
              <w:szCs w:val="24"/>
              <w:vertAlign w:val="superscript"/>
            </w:rPr>
          </w:rPrChange>
        </w:rPr>
        <w:instrText xml:space="preserve"> \* MERGEFORMAT </w:instrText>
      </w:r>
      <w:r w:rsidR="0076686B" w:rsidRPr="0034779C">
        <w:rPr>
          <w:rFonts w:asciiTheme="minorEastAsia" w:hAnsiTheme="minorEastAsia"/>
          <w:color w:val="000000" w:themeColor="text1"/>
          <w:sz w:val="24"/>
          <w:szCs w:val="24"/>
          <w:vertAlign w:val="superscript"/>
          <w:rPrChange w:id="1385" w:author="JY0225" w:date="2017-08-24T11:09:00Z">
            <w:rPr>
              <w:color w:val="000000" w:themeColor="text1"/>
              <w:vertAlign w:val="superscript"/>
            </w:rPr>
          </w:rPrChange>
        </w:rPr>
        <w:fldChar w:fldCharType="separate"/>
      </w:r>
      <w:r w:rsidR="008E2759" w:rsidRPr="0034779C">
        <w:rPr>
          <w:rFonts w:asciiTheme="minorEastAsia" w:hAnsiTheme="minorEastAsia"/>
          <w:color w:val="000000" w:themeColor="text1"/>
          <w:sz w:val="24"/>
          <w:szCs w:val="24"/>
          <w:vertAlign w:val="superscript"/>
          <w:rPrChange w:id="1386" w:author="JY0225" w:date="2017-08-24T11:09:00Z">
            <w:rPr>
              <w:color w:val="000000" w:themeColor="text1"/>
              <w:vertAlign w:val="superscript"/>
            </w:rPr>
          </w:rPrChange>
        </w:rPr>
        <w:t>[7]</w:t>
      </w:r>
      <w:r w:rsidR="0076686B" w:rsidRPr="0034779C">
        <w:rPr>
          <w:rFonts w:asciiTheme="minorEastAsia" w:hAnsiTheme="minorEastAsia"/>
          <w:color w:val="000000" w:themeColor="text1"/>
          <w:sz w:val="24"/>
          <w:szCs w:val="24"/>
          <w:vertAlign w:val="superscript"/>
          <w:rPrChange w:id="1387" w:author="JY0225" w:date="2017-08-24T11:09:00Z">
            <w:rPr>
              <w:color w:val="000000" w:themeColor="text1"/>
              <w:vertAlign w:val="superscript"/>
            </w:rPr>
          </w:rPrChange>
        </w:rPr>
        <w:fldChar w:fldCharType="end"/>
      </w:r>
      <w:r w:rsidR="00172F8F" w:rsidRPr="0034779C">
        <w:rPr>
          <w:rFonts w:asciiTheme="minorEastAsia" w:hAnsiTheme="minorEastAsia"/>
          <w:color w:val="000000" w:themeColor="text1"/>
          <w:sz w:val="24"/>
          <w:szCs w:val="24"/>
          <w:vertAlign w:val="superscript"/>
          <w:rPrChange w:id="1388" w:author="JY0225" w:date="2017-08-24T11:09:00Z">
            <w:rPr>
              <w:color w:val="000000" w:themeColor="text1"/>
              <w:vertAlign w:val="superscript"/>
            </w:rPr>
          </w:rPrChange>
        </w:rPr>
        <w:fldChar w:fldCharType="begin"/>
      </w:r>
      <w:r w:rsidR="00172F8F" w:rsidRPr="0034779C">
        <w:rPr>
          <w:rFonts w:asciiTheme="minorEastAsia" w:hAnsiTheme="minorEastAsia"/>
          <w:color w:val="000000" w:themeColor="text1"/>
          <w:sz w:val="24"/>
          <w:szCs w:val="24"/>
          <w:vertAlign w:val="superscript"/>
          <w:rPrChange w:id="1389" w:author="JY0225" w:date="2017-08-24T11:09:00Z">
            <w:rPr>
              <w:color w:val="000000" w:themeColor="text1"/>
              <w:vertAlign w:val="superscript"/>
            </w:rPr>
          </w:rPrChange>
        </w:rPr>
        <w:instrText xml:space="preserve"> REF _Ref489691703 \r \h </w:instrText>
      </w:r>
      <w:r w:rsidR="00172F8F" w:rsidRPr="0034779C">
        <w:rPr>
          <w:rFonts w:asciiTheme="minorEastAsia" w:hAnsiTheme="minorEastAsia"/>
          <w:color w:val="000000" w:themeColor="text1"/>
          <w:sz w:val="24"/>
          <w:szCs w:val="24"/>
          <w:vertAlign w:val="superscript"/>
          <w:rPrChange w:id="1390" w:author="JY0225" w:date="2017-08-24T11:09:00Z">
            <w:rPr>
              <w:color w:val="000000" w:themeColor="text1"/>
              <w:vertAlign w:val="superscript"/>
            </w:rPr>
          </w:rPrChange>
        </w:rPr>
      </w:r>
      <w:r w:rsidR="0034779C" w:rsidRPr="0034779C">
        <w:rPr>
          <w:rFonts w:asciiTheme="minorEastAsia" w:hAnsiTheme="minorEastAsia"/>
          <w:color w:val="000000" w:themeColor="text1"/>
          <w:sz w:val="24"/>
          <w:szCs w:val="24"/>
          <w:vertAlign w:val="superscript"/>
          <w:rPrChange w:id="1391" w:author="JY0225" w:date="2017-08-24T11:09:00Z">
            <w:rPr>
              <w:color w:val="000000" w:themeColor="text1"/>
              <w:sz w:val="24"/>
              <w:szCs w:val="24"/>
              <w:vertAlign w:val="superscript"/>
            </w:rPr>
          </w:rPrChange>
        </w:rPr>
        <w:instrText xml:space="preserve"> \* MERGEFORMAT </w:instrText>
      </w:r>
      <w:r w:rsidR="00172F8F" w:rsidRPr="0034779C">
        <w:rPr>
          <w:rFonts w:asciiTheme="minorEastAsia" w:hAnsiTheme="minorEastAsia"/>
          <w:color w:val="000000" w:themeColor="text1"/>
          <w:sz w:val="24"/>
          <w:szCs w:val="24"/>
          <w:vertAlign w:val="superscript"/>
          <w:rPrChange w:id="1392" w:author="JY0225" w:date="2017-08-24T11:09:00Z">
            <w:rPr>
              <w:color w:val="000000" w:themeColor="text1"/>
              <w:vertAlign w:val="superscript"/>
            </w:rPr>
          </w:rPrChange>
        </w:rPr>
        <w:fldChar w:fldCharType="separate"/>
      </w:r>
      <w:r w:rsidR="008E2759" w:rsidRPr="0034779C">
        <w:rPr>
          <w:rFonts w:asciiTheme="minorEastAsia" w:hAnsiTheme="minorEastAsia"/>
          <w:color w:val="000000" w:themeColor="text1"/>
          <w:sz w:val="24"/>
          <w:szCs w:val="24"/>
          <w:vertAlign w:val="superscript"/>
          <w:rPrChange w:id="1393" w:author="JY0225" w:date="2017-08-24T11:09:00Z">
            <w:rPr>
              <w:color w:val="000000" w:themeColor="text1"/>
              <w:vertAlign w:val="superscript"/>
            </w:rPr>
          </w:rPrChange>
        </w:rPr>
        <w:t>[8]</w:t>
      </w:r>
      <w:r w:rsidR="00172F8F" w:rsidRPr="0034779C">
        <w:rPr>
          <w:rFonts w:asciiTheme="minorEastAsia" w:hAnsiTheme="minorEastAsia"/>
          <w:color w:val="000000" w:themeColor="text1"/>
          <w:sz w:val="24"/>
          <w:szCs w:val="24"/>
          <w:vertAlign w:val="superscript"/>
          <w:rPrChange w:id="1394" w:author="JY0225" w:date="2017-08-24T11:09:00Z">
            <w:rPr>
              <w:color w:val="000000" w:themeColor="text1"/>
              <w:vertAlign w:val="superscript"/>
            </w:rPr>
          </w:rPrChange>
        </w:rPr>
        <w:fldChar w:fldCharType="end"/>
      </w:r>
      <w:r w:rsidR="00337A88" w:rsidRPr="0034779C">
        <w:rPr>
          <w:rFonts w:asciiTheme="minorEastAsia" w:hAnsiTheme="minorEastAsia" w:cs="Times New Roman" w:hint="eastAsia"/>
          <w:color w:val="000000" w:themeColor="text1"/>
          <w:spacing w:val="10"/>
          <w:sz w:val="24"/>
          <w:szCs w:val="24"/>
          <w:rPrChange w:id="1395" w:author="JY0225" w:date="2017-08-24T11:09:00Z">
            <w:rPr>
              <w:rFonts w:ascii="Times New Roman" w:hAnsi="Times New Roman" w:cs="Times New Roman" w:hint="eastAsia"/>
              <w:color w:val="000000" w:themeColor="text1"/>
              <w:spacing w:val="10"/>
              <w:sz w:val="24"/>
            </w:rPr>
          </w:rPrChange>
        </w:rPr>
        <w:t>。</w:t>
      </w:r>
      <w:commentRangeStart w:id="1396"/>
      <w:r w:rsidR="00AB6716" w:rsidRPr="0034779C">
        <w:rPr>
          <w:rFonts w:asciiTheme="minorEastAsia" w:hAnsiTheme="minorEastAsia" w:cs="Times New Roman" w:hint="eastAsia"/>
          <w:color w:val="000000" w:themeColor="text1"/>
          <w:spacing w:val="10"/>
          <w:sz w:val="24"/>
          <w:szCs w:val="24"/>
          <w:rPrChange w:id="1397" w:author="JY0225" w:date="2017-08-24T11:09:00Z">
            <w:rPr>
              <w:rFonts w:ascii="Times New Roman" w:hAnsi="Times New Roman" w:cs="Times New Roman" w:hint="eastAsia"/>
              <w:color w:val="000000" w:themeColor="text1"/>
              <w:spacing w:val="10"/>
              <w:sz w:val="24"/>
            </w:rPr>
          </w:rPrChange>
        </w:rPr>
        <w:t>在</w:t>
      </w:r>
      <w:r w:rsidR="00F25485" w:rsidRPr="0034779C">
        <w:rPr>
          <w:rFonts w:asciiTheme="minorEastAsia" w:hAnsiTheme="minorEastAsia" w:cs="Times New Roman" w:hint="eastAsia"/>
          <w:color w:val="000000" w:themeColor="text1"/>
          <w:spacing w:val="10"/>
          <w:sz w:val="24"/>
          <w:szCs w:val="24"/>
          <w:rPrChange w:id="1398" w:author="JY0225" w:date="2017-08-24T11:09:00Z">
            <w:rPr>
              <w:rFonts w:ascii="Times New Roman" w:hAnsi="Times New Roman" w:cs="Times New Roman" w:hint="eastAsia"/>
              <w:color w:val="000000" w:themeColor="text1"/>
              <w:spacing w:val="10"/>
              <w:sz w:val="24"/>
            </w:rPr>
          </w:rPrChange>
        </w:rPr>
        <w:t>传统的数据</w:t>
      </w:r>
      <w:r w:rsidR="00476838" w:rsidRPr="0034779C">
        <w:rPr>
          <w:rFonts w:asciiTheme="minorEastAsia" w:hAnsiTheme="minorEastAsia" w:cs="Times New Roman" w:hint="eastAsia"/>
          <w:color w:val="000000" w:themeColor="text1"/>
          <w:spacing w:val="10"/>
          <w:sz w:val="24"/>
          <w:szCs w:val="24"/>
          <w:rPrChange w:id="1399" w:author="JY0225" w:date="2017-08-24T11:09:00Z">
            <w:rPr>
              <w:rFonts w:ascii="Times New Roman" w:hAnsi="Times New Roman" w:cs="Times New Roman" w:hint="eastAsia"/>
              <w:color w:val="000000" w:themeColor="text1"/>
              <w:spacing w:val="10"/>
              <w:sz w:val="24"/>
            </w:rPr>
          </w:rPrChange>
        </w:rPr>
        <w:t>备份</w:t>
      </w:r>
      <w:r w:rsidR="00CE294F" w:rsidRPr="0034779C">
        <w:rPr>
          <w:rFonts w:asciiTheme="minorEastAsia" w:hAnsiTheme="minorEastAsia" w:cs="Times New Roman" w:hint="eastAsia"/>
          <w:color w:val="000000" w:themeColor="text1"/>
          <w:spacing w:val="10"/>
          <w:sz w:val="24"/>
          <w:szCs w:val="24"/>
          <w:rPrChange w:id="1400" w:author="JY0225" w:date="2017-08-24T11:09:00Z">
            <w:rPr>
              <w:rFonts w:ascii="Times New Roman" w:hAnsi="Times New Roman" w:cs="Times New Roman" w:hint="eastAsia"/>
              <w:color w:val="000000" w:themeColor="text1"/>
              <w:spacing w:val="10"/>
              <w:sz w:val="24"/>
            </w:rPr>
          </w:rPrChange>
        </w:rPr>
        <w:t>方式</w:t>
      </w:r>
      <w:r w:rsidR="00AB6716" w:rsidRPr="0034779C">
        <w:rPr>
          <w:rFonts w:asciiTheme="minorEastAsia" w:hAnsiTheme="minorEastAsia" w:cs="Times New Roman" w:hint="eastAsia"/>
          <w:color w:val="000000" w:themeColor="text1"/>
          <w:spacing w:val="10"/>
          <w:sz w:val="24"/>
          <w:szCs w:val="24"/>
          <w:rPrChange w:id="1401" w:author="JY0225" w:date="2017-08-24T11:09:00Z">
            <w:rPr>
              <w:rFonts w:ascii="Times New Roman" w:hAnsi="Times New Roman" w:cs="Times New Roman" w:hint="eastAsia"/>
              <w:color w:val="000000" w:themeColor="text1"/>
              <w:spacing w:val="10"/>
              <w:sz w:val="24"/>
            </w:rPr>
          </w:rPrChange>
        </w:rPr>
        <w:t>中</w:t>
      </w:r>
      <w:commentRangeEnd w:id="1396"/>
      <w:r w:rsidR="005F1D0B" w:rsidRPr="0034779C">
        <w:rPr>
          <w:rStyle w:val="af2"/>
          <w:rFonts w:asciiTheme="minorEastAsia" w:hAnsiTheme="minorEastAsia" w:cs="Times New Roman"/>
          <w:color w:val="000000" w:themeColor="text1"/>
          <w:sz w:val="24"/>
          <w:szCs w:val="24"/>
          <w:rPrChange w:id="1402" w:author="JY0225" w:date="2017-08-24T11:09:00Z">
            <w:rPr>
              <w:rStyle w:val="af2"/>
              <w:rFonts w:ascii="Calibri" w:eastAsia="宋体" w:hAnsi="Calibri" w:cs="Times New Roman"/>
              <w:color w:val="000000" w:themeColor="text1"/>
            </w:rPr>
          </w:rPrChange>
        </w:rPr>
        <w:commentReference w:id="1396"/>
      </w:r>
      <w:r w:rsidR="00AB6716" w:rsidRPr="0034779C">
        <w:rPr>
          <w:rFonts w:asciiTheme="minorEastAsia" w:hAnsiTheme="minorEastAsia" w:cs="Times New Roman" w:hint="eastAsia"/>
          <w:color w:val="000000" w:themeColor="text1"/>
          <w:spacing w:val="10"/>
          <w:sz w:val="24"/>
          <w:szCs w:val="24"/>
          <w:rPrChange w:id="1403" w:author="JY0225" w:date="2017-08-24T11:09:00Z">
            <w:rPr>
              <w:rFonts w:ascii="Times New Roman" w:hAnsi="Times New Roman" w:cs="Times New Roman" w:hint="eastAsia"/>
              <w:color w:val="000000" w:themeColor="text1"/>
              <w:spacing w:val="10"/>
              <w:sz w:val="24"/>
            </w:rPr>
          </w:rPrChange>
        </w:rPr>
        <w:t>，</w:t>
      </w:r>
      <w:r w:rsidR="00CE294F" w:rsidRPr="0034779C">
        <w:rPr>
          <w:rFonts w:asciiTheme="minorEastAsia" w:hAnsiTheme="minorEastAsia" w:cs="Times New Roman" w:hint="eastAsia"/>
          <w:color w:val="000000" w:themeColor="text1"/>
          <w:spacing w:val="10"/>
          <w:sz w:val="24"/>
          <w:szCs w:val="24"/>
          <w:rPrChange w:id="1404" w:author="JY0225" w:date="2017-08-24T11:09:00Z">
            <w:rPr>
              <w:rFonts w:ascii="Times New Roman" w:hAnsi="Times New Roman" w:cs="Times New Roman" w:hint="eastAsia"/>
              <w:color w:val="000000" w:themeColor="text1"/>
              <w:spacing w:val="10"/>
              <w:sz w:val="24"/>
            </w:rPr>
          </w:rPrChange>
        </w:rPr>
        <w:t>数据</w:t>
      </w:r>
      <w:r w:rsidR="008C0087" w:rsidRPr="0034779C">
        <w:rPr>
          <w:rFonts w:asciiTheme="minorEastAsia" w:hAnsiTheme="minorEastAsia" w:cs="Times New Roman" w:hint="eastAsia"/>
          <w:color w:val="000000" w:themeColor="text1"/>
          <w:spacing w:val="10"/>
          <w:sz w:val="24"/>
          <w:szCs w:val="24"/>
          <w:rPrChange w:id="1405" w:author="JY0225" w:date="2017-08-24T11:09:00Z">
            <w:rPr>
              <w:rFonts w:ascii="Times New Roman" w:hAnsi="Times New Roman" w:cs="Times New Roman" w:hint="eastAsia"/>
              <w:color w:val="000000" w:themeColor="text1"/>
              <w:spacing w:val="10"/>
              <w:sz w:val="24"/>
            </w:rPr>
          </w:rPrChange>
        </w:rPr>
        <w:t>保存</w:t>
      </w:r>
      <w:r w:rsidR="00CE294F" w:rsidRPr="0034779C">
        <w:rPr>
          <w:rFonts w:asciiTheme="minorEastAsia" w:hAnsiTheme="minorEastAsia" w:cs="Times New Roman" w:hint="eastAsia"/>
          <w:color w:val="000000" w:themeColor="text1"/>
          <w:spacing w:val="10"/>
          <w:sz w:val="24"/>
          <w:szCs w:val="24"/>
          <w:rPrChange w:id="1406" w:author="JY0225" w:date="2017-08-24T11:09:00Z">
            <w:rPr>
              <w:rFonts w:ascii="Times New Roman" w:hAnsi="Times New Roman" w:cs="Times New Roman" w:hint="eastAsia"/>
              <w:color w:val="000000" w:themeColor="text1"/>
              <w:spacing w:val="10"/>
              <w:sz w:val="24"/>
            </w:rPr>
          </w:rPrChange>
        </w:rPr>
        <w:t>在本地，</w:t>
      </w:r>
      <w:r w:rsidR="00D76A00" w:rsidRPr="0034779C">
        <w:rPr>
          <w:rFonts w:asciiTheme="minorEastAsia" w:hAnsiTheme="minorEastAsia" w:cs="Times New Roman" w:hint="eastAsia"/>
          <w:color w:val="000000" w:themeColor="text1"/>
          <w:spacing w:val="10"/>
          <w:sz w:val="24"/>
          <w:szCs w:val="24"/>
          <w:rPrChange w:id="1407" w:author="JY0225" w:date="2017-08-24T11:09:00Z">
            <w:rPr>
              <w:rFonts w:ascii="Times New Roman" w:hAnsi="Times New Roman" w:cs="Times New Roman" w:hint="eastAsia"/>
              <w:color w:val="000000" w:themeColor="text1"/>
              <w:spacing w:val="10"/>
              <w:sz w:val="24"/>
            </w:rPr>
          </w:rPrChange>
        </w:rPr>
        <w:t>对用户来说是可管控的</w:t>
      </w:r>
      <w:r w:rsidR="00EA25E0" w:rsidRPr="0034779C">
        <w:rPr>
          <w:rFonts w:asciiTheme="minorEastAsia" w:hAnsiTheme="minorEastAsia" w:cs="Times New Roman" w:hint="eastAsia"/>
          <w:color w:val="000000" w:themeColor="text1"/>
          <w:spacing w:val="10"/>
          <w:sz w:val="24"/>
          <w:szCs w:val="24"/>
          <w:rPrChange w:id="1408" w:author="JY0225" w:date="2017-08-24T11:09:00Z">
            <w:rPr>
              <w:rFonts w:ascii="Times New Roman" w:hAnsi="Times New Roman" w:cs="Times New Roman" w:hint="eastAsia"/>
              <w:color w:val="000000" w:themeColor="text1"/>
              <w:spacing w:val="10"/>
              <w:sz w:val="24"/>
            </w:rPr>
          </w:rPrChange>
        </w:rPr>
        <w:t>，</w:t>
      </w:r>
      <w:r w:rsidR="00D76A00" w:rsidRPr="0034779C">
        <w:rPr>
          <w:rFonts w:asciiTheme="minorEastAsia" w:hAnsiTheme="minorEastAsia" w:cs="Times New Roman" w:hint="eastAsia"/>
          <w:color w:val="000000" w:themeColor="text1"/>
          <w:spacing w:val="10"/>
          <w:sz w:val="24"/>
          <w:szCs w:val="24"/>
          <w:rPrChange w:id="1409" w:author="JY0225" w:date="2017-08-24T11:09:00Z">
            <w:rPr>
              <w:rFonts w:ascii="Times New Roman" w:hAnsi="Times New Roman" w:cs="Times New Roman" w:hint="eastAsia"/>
              <w:color w:val="000000" w:themeColor="text1"/>
              <w:spacing w:val="10"/>
              <w:sz w:val="24"/>
            </w:rPr>
          </w:rPrChange>
        </w:rPr>
        <w:t>而将数据</w:t>
      </w:r>
      <w:r w:rsidR="00476838" w:rsidRPr="0034779C">
        <w:rPr>
          <w:rFonts w:asciiTheme="minorEastAsia" w:hAnsiTheme="minorEastAsia" w:cs="Times New Roman" w:hint="eastAsia"/>
          <w:spacing w:val="10"/>
          <w:sz w:val="24"/>
          <w:szCs w:val="24"/>
          <w:rPrChange w:id="1410" w:author="JY0225" w:date="2017-08-24T11:09:00Z">
            <w:rPr>
              <w:rFonts w:ascii="Times New Roman" w:hAnsi="Times New Roman" w:cs="Times New Roman" w:hint="eastAsia"/>
              <w:spacing w:val="10"/>
              <w:sz w:val="24"/>
            </w:rPr>
          </w:rPrChange>
        </w:rPr>
        <w:t>备份</w:t>
      </w:r>
      <w:r w:rsidR="00D76A00" w:rsidRPr="0034779C">
        <w:rPr>
          <w:rFonts w:asciiTheme="minorEastAsia" w:hAnsiTheme="minorEastAsia" w:cs="Times New Roman" w:hint="eastAsia"/>
          <w:spacing w:val="10"/>
          <w:sz w:val="24"/>
          <w:szCs w:val="24"/>
          <w:rPrChange w:id="1411" w:author="JY0225" w:date="2017-08-24T11:09:00Z">
            <w:rPr>
              <w:rFonts w:ascii="Times New Roman" w:hAnsi="Times New Roman" w:cs="Times New Roman" w:hint="eastAsia"/>
              <w:spacing w:val="10"/>
              <w:sz w:val="24"/>
            </w:rPr>
          </w:rPrChange>
        </w:rPr>
        <w:t>在云端则可能产生如个人</w:t>
      </w:r>
      <w:r w:rsidR="00B94537" w:rsidRPr="0034779C">
        <w:rPr>
          <w:rFonts w:asciiTheme="minorEastAsia" w:hAnsiTheme="minorEastAsia" w:cs="Times New Roman" w:hint="eastAsia"/>
          <w:spacing w:val="10"/>
          <w:sz w:val="24"/>
          <w:szCs w:val="24"/>
          <w:rPrChange w:id="1412" w:author="JY0225" w:date="2017-08-24T11:09:00Z">
            <w:rPr>
              <w:rFonts w:ascii="Times New Roman" w:hAnsi="Times New Roman" w:cs="Times New Roman" w:hint="eastAsia"/>
              <w:spacing w:val="10"/>
              <w:sz w:val="24"/>
            </w:rPr>
          </w:rPrChange>
        </w:rPr>
        <w:t>数据</w:t>
      </w:r>
      <w:r w:rsidR="00D76A00" w:rsidRPr="0034779C">
        <w:rPr>
          <w:rFonts w:asciiTheme="minorEastAsia" w:hAnsiTheme="minorEastAsia" w:cs="Times New Roman" w:hint="eastAsia"/>
          <w:spacing w:val="10"/>
          <w:sz w:val="24"/>
          <w:szCs w:val="24"/>
          <w:rPrChange w:id="1413" w:author="JY0225" w:date="2017-08-24T11:09:00Z">
            <w:rPr>
              <w:rFonts w:ascii="Times New Roman" w:hAnsi="Times New Roman" w:cs="Times New Roman" w:hint="eastAsia"/>
              <w:spacing w:val="10"/>
              <w:sz w:val="24"/>
            </w:rPr>
          </w:rPrChange>
        </w:rPr>
        <w:t>泄露、</w:t>
      </w:r>
      <w:r w:rsidR="009C465B" w:rsidRPr="0034779C">
        <w:rPr>
          <w:rFonts w:asciiTheme="minorEastAsia" w:hAnsiTheme="minorEastAsia" w:cs="Times New Roman" w:hint="eastAsia"/>
          <w:spacing w:val="10"/>
          <w:sz w:val="24"/>
          <w:szCs w:val="24"/>
          <w:rPrChange w:id="1414" w:author="JY0225" w:date="2017-08-24T11:09:00Z">
            <w:rPr>
              <w:rFonts w:ascii="Times New Roman" w:hAnsi="Times New Roman" w:cs="Times New Roman" w:hint="eastAsia"/>
              <w:spacing w:val="10"/>
              <w:sz w:val="24"/>
            </w:rPr>
          </w:rPrChange>
        </w:rPr>
        <w:t>商业信息遭到窃取、科研成果外泄等问题</w:t>
      </w:r>
      <w:r w:rsidR="00443AD4" w:rsidRPr="0034779C">
        <w:rPr>
          <w:rStyle w:val="affff8"/>
          <w:rFonts w:asciiTheme="minorEastAsia" w:hAnsiTheme="minorEastAsia" w:cs="Times New Roman"/>
          <w:spacing w:val="10"/>
          <w:sz w:val="24"/>
          <w:szCs w:val="24"/>
          <w:rPrChange w:id="1415" w:author="JY0225" w:date="2017-08-24T11:09:00Z">
            <w:rPr>
              <w:rStyle w:val="affff8"/>
              <w:rFonts w:ascii="Times New Roman" w:hAnsi="Times New Roman" w:cs="Times New Roman"/>
              <w:spacing w:val="10"/>
              <w:sz w:val="24"/>
            </w:rPr>
          </w:rPrChange>
        </w:rPr>
        <w:footnoteReference w:id="1"/>
      </w:r>
      <w:r w:rsidR="009C465B" w:rsidRPr="0034779C">
        <w:rPr>
          <w:rFonts w:asciiTheme="minorEastAsia" w:hAnsiTheme="minorEastAsia" w:cs="Times New Roman" w:hint="eastAsia"/>
          <w:spacing w:val="10"/>
          <w:sz w:val="24"/>
          <w:szCs w:val="24"/>
          <w:rPrChange w:id="1416" w:author="JY0225" w:date="2017-08-24T11:09:00Z">
            <w:rPr>
              <w:rFonts w:ascii="Times New Roman" w:hAnsi="Times New Roman" w:cs="Times New Roman" w:hint="eastAsia"/>
              <w:spacing w:val="10"/>
              <w:sz w:val="24"/>
            </w:rPr>
          </w:rPrChange>
        </w:rPr>
        <w:t>，</w:t>
      </w:r>
      <w:r w:rsidR="001D0165" w:rsidRPr="0034779C">
        <w:rPr>
          <w:rFonts w:asciiTheme="minorEastAsia" w:hAnsiTheme="minorEastAsia" w:cs="Times New Roman" w:hint="eastAsia"/>
          <w:spacing w:val="10"/>
          <w:sz w:val="24"/>
          <w:szCs w:val="24"/>
          <w:rPrChange w:id="1417" w:author="JY0225" w:date="2017-08-24T11:09:00Z">
            <w:rPr>
              <w:rFonts w:ascii="Times New Roman" w:hAnsi="Times New Roman" w:cs="Times New Roman" w:hint="eastAsia"/>
              <w:spacing w:val="10"/>
              <w:sz w:val="24"/>
            </w:rPr>
          </w:rPrChange>
        </w:rPr>
        <w:t>这可能</w:t>
      </w:r>
      <w:r w:rsidR="0078247A" w:rsidRPr="0034779C">
        <w:rPr>
          <w:rFonts w:asciiTheme="minorEastAsia" w:hAnsiTheme="minorEastAsia" w:cs="Times New Roman" w:hint="eastAsia"/>
          <w:spacing w:val="10"/>
          <w:sz w:val="24"/>
          <w:szCs w:val="24"/>
          <w:rPrChange w:id="1418" w:author="JY0225" w:date="2017-08-24T11:09:00Z">
            <w:rPr>
              <w:rFonts w:ascii="Times New Roman" w:hAnsi="Times New Roman" w:cs="Times New Roman" w:hint="eastAsia"/>
              <w:spacing w:val="10"/>
              <w:sz w:val="24"/>
            </w:rPr>
          </w:rPrChange>
        </w:rPr>
        <w:t>对用户产生不可逆的后果。</w:t>
      </w:r>
      <w:r w:rsidR="004B257E" w:rsidRPr="0034779C">
        <w:rPr>
          <w:rFonts w:asciiTheme="minorEastAsia" w:hAnsiTheme="minorEastAsia" w:cs="Times New Roman" w:hint="eastAsia"/>
          <w:spacing w:val="10"/>
          <w:sz w:val="24"/>
          <w:szCs w:val="24"/>
          <w:rPrChange w:id="1419" w:author="JY0225" w:date="2017-08-24T11:09:00Z">
            <w:rPr>
              <w:rFonts w:ascii="Times New Roman" w:hAnsi="Times New Roman" w:cs="Times New Roman" w:hint="eastAsia"/>
              <w:spacing w:val="10"/>
              <w:sz w:val="24"/>
            </w:rPr>
          </w:rPrChange>
        </w:rPr>
        <w:t>此外，</w:t>
      </w:r>
      <w:commentRangeStart w:id="1420"/>
      <w:r w:rsidR="00000F68" w:rsidRPr="0034779C">
        <w:rPr>
          <w:rFonts w:asciiTheme="minorEastAsia" w:hAnsiTheme="minorEastAsia" w:cs="Times New Roman" w:hint="eastAsia"/>
          <w:spacing w:val="10"/>
          <w:sz w:val="24"/>
          <w:szCs w:val="24"/>
          <w:rPrChange w:id="1421" w:author="JY0225" w:date="2017-08-24T11:09:00Z">
            <w:rPr>
              <w:rFonts w:ascii="Times New Roman" w:hAnsi="Times New Roman" w:cs="Times New Roman" w:hint="eastAsia"/>
              <w:spacing w:val="10"/>
              <w:sz w:val="24"/>
            </w:rPr>
          </w:rPrChange>
        </w:rPr>
        <w:t>云</w:t>
      </w:r>
      <w:r w:rsidR="00476838" w:rsidRPr="0034779C">
        <w:rPr>
          <w:rFonts w:asciiTheme="minorEastAsia" w:hAnsiTheme="minorEastAsia" w:cs="Times New Roman" w:hint="eastAsia"/>
          <w:spacing w:val="10"/>
          <w:sz w:val="24"/>
          <w:szCs w:val="24"/>
          <w:rPrChange w:id="1422" w:author="JY0225" w:date="2017-08-24T11:09:00Z">
            <w:rPr>
              <w:rFonts w:ascii="Times New Roman" w:hAnsi="Times New Roman" w:cs="Times New Roman" w:hint="eastAsia"/>
              <w:spacing w:val="10"/>
              <w:sz w:val="24"/>
            </w:rPr>
          </w:rPrChange>
        </w:rPr>
        <w:t>备份</w:t>
      </w:r>
      <w:r w:rsidR="00000F68" w:rsidRPr="0034779C">
        <w:rPr>
          <w:rFonts w:asciiTheme="minorEastAsia" w:hAnsiTheme="minorEastAsia" w:cs="Times New Roman" w:hint="eastAsia"/>
          <w:spacing w:val="10"/>
          <w:sz w:val="24"/>
          <w:szCs w:val="24"/>
          <w:rPrChange w:id="1423" w:author="JY0225" w:date="2017-08-24T11:09:00Z">
            <w:rPr>
              <w:rFonts w:ascii="Times New Roman" w:hAnsi="Times New Roman" w:cs="Times New Roman" w:hint="eastAsia"/>
              <w:spacing w:val="10"/>
              <w:sz w:val="24"/>
            </w:rPr>
          </w:rPrChange>
        </w:rPr>
        <w:t>服务以网络作为基础设施</w:t>
      </w:r>
      <w:commentRangeEnd w:id="1420"/>
      <w:r w:rsidR="00054FF4" w:rsidRPr="0034779C">
        <w:rPr>
          <w:rStyle w:val="af2"/>
          <w:rFonts w:asciiTheme="minorEastAsia" w:hAnsiTheme="minorEastAsia" w:cs="Times New Roman"/>
          <w:sz w:val="24"/>
          <w:szCs w:val="24"/>
          <w:rPrChange w:id="1424" w:author="JY0225" w:date="2017-08-24T11:09:00Z">
            <w:rPr>
              <w:rStyle w:val="af2"/>
              <w:rFonts w:ascii="Calibri" w:eastAsia="宋体" w:hAnsi="Calibri" w:cs="Times New Roman"/>
            </w:rPr>
          </w:rPrChange>
        </w:rPr>
        <w:commentReference w:id="1420"/>
      </w:r>
      <w:r w:rsidR="00000F68" w:rsidRPr="0034779C">
        <w:rPr>
          <w:rFonts w:asciiTheme="minorEastAsia" w:hAnsiTheme="minorEastAsia" w:cs="Times New Roman" w:hint="eastAsia"/>
          <w:spacing w:val="10"/>
          <w:sz w:val="24"/>
          <w:szCs w:val="24"/>
          <w:rPrChange w:id="1425" w:author="JY0225" w:date="2017-08-24T11:09:00Z">
            <w:rPr>
              <w:rFonts w:ascii="Times New Roman" w:hAnsi="Times New Roman" w:cs="Times New Roman" w:hint="eastAsia"/>
              <w:spacing w:val="10"/>
              <w:sz w:val="24"/>
            </w:rPr>
          </w:rPrChange>
        </w:rPr>
        <w:t>，</w:t>
      </w:r>
      <w:r w:rsidR="000B4434" w:rsidRPr="0034779C">
        <w:rPr>
          <w:rFonts w:asciiTheme="minorEastAsia" w:hAnsiTheme="minorEastAsia" w:cs="Times New Roman" w:hint="eastAsia"/>
          <w:spacing w:val="10"/>
          <w:sz w:val="24"/>
          <w:szCs w:val="24"/>
          <w:rPrChange w:id="1426" w:author="JY0225" w:date="2017-08-24T11:09:00Z">
            <w:rPr>
              <w:rFonts w:ascii="Times New Roman" w:hAnsi="Times New Roman" w:cs="Times New Roman" w:hint="eastAsia"/>
              <w:spacing w:val="10"/>
              <w:sz w:val="24"/>
            </w:rPr>
          </w:rPrChange>
        </w:rPr>
        <w:t>而</w:t>
      </w:r>
      <w:r w:rsidR="00000F68" w:rsidRPr="0034779C">
        <w:rPr>
          <w:rFonts w:asciiTheme="minorEastAsia" w:hAnsiTheme="minorEastAsia" w:cs="Times New Roman" w:hint="eastAsia"/>
          <w:spacing w:val="10"/>
          <w:sz w:val="24"/>
          <w:szCs w:val="24"/>
          <w:rPrChange w:id="1427" w:author="JY0225" w:date="2017-08-24T11:09:00Z">
            <w:rPr>
              <w:rFonts w:ascii="Times New Roman" w:hAnsi="Times New Roman" w:cs="Times New Roman" w:hint="eastAsia"/>
              <w:spacing w:val="10"/>
              <w:sz w:val="24"/>
            </w:rPr>
          </w:rPrChange>
        </w:rPr>
        <w:t>网络</w:t>
      </w:r>
      <w:r w:rsidR="00B7250C" w:rsidRPr="0034779C">
        <w:rPr>
          <w:rFonts w:asciiTheme="minorEastAsia" w:hAnsiTheme="minorEastAsia" w:cs="Times New Roman" w:hint="eastAsia"/>
          <w:spacing w:val="10"/>
          <w:sz w:val="24"/>
          <w:szCs w:val="24"/>
          <w:rPrChange w:id="1428" w:author="JY0225" w:date="2017-08-24T11:09:00Z">
            <w:rPr>
              <w:rFonts w:ascii="Times New Roman" w:hAnsi="Times New Roman" w:cs="Times New Roman" w:hint="eastAsia"/>
              <w:spacing w:val="10"/>
              <w:sz w:val="24"/>
            </w:rPr>
          </w:rPrChange>
        </w:rPr>
        <w:t>又</w:t>
      </w:r>
      <w:r w:rsidR="00000F68" w:rsidRPr="0034779C">
        <w:rPr>
          <w:rFonts w:asciiTheme="minorEastAsia" w:hAnsiTheme="minorEastAsia" w:cs="Times New Roman" w:hint="eastAsia"/>
          <w:spacing w:val="10"/>
          <w:sz w:val="24"/>
          <w:szCs w:val="24"/>
          <w:rPrChange w:id="1429" w:author="JY0225" w:date="2017-08-24T11:09:00Z">
            <w:rPr>
              <w:rFonts w:ascii="Times New Roman" w:hAnsi="Times New Roman" w:cs="Times New Roman" w:hint="eastAsia"/>
              <w:spacing w:val="10"/>
              <w:sz w:val="24"/>
            </w:rPr>
          </w:rPrChange>
        </w:rPr>
        <w:t>时常受限于硬件、软件和地域等多方面的因素，一旦出现网络波动或中断，将会</w:t>
      </w:r>
      <w:r w:rsidR="00427CE9" w:rsidRPr="0034779C">
        <w:rPr>
          <w:rFonts w:asciiTheme="minorEastAsia" w:hAnsiTheme="minorEastAsia" w:cs="Times New Roman" w:hint="eastAsia"/>
          <w:spacing w:val="10"/>
          <w:sz w:val="24"/>
          <w:szCs w:val="24"/>
          <w:rPrChange w:id="1430" w:author="JY0225" w:date="2017-08-24T11:09:00Z">
            <w:rPr>
              <w:rFonts w:ascii="Times New Roman" w:hAnsi="Times New Roman" w:cs="Times New Roman" w:hint="eastAsia"/>
              <w:spacing w:val="10"/>
              <w:sz w:val="24"/>
            </w:rPr>
          </w:rPrChange>
        </w:rPr>
        <w:t>影响</w:t>
      </w:r>
      <w:r w:rsidR="00000F68" w:rsidRPr="0034779C">
        <w:rPr>
          <w:rFonts w:asciiTheme="minorEastAsia" w:hAnsiTheme="minorEastAsia" w:cs="Times New Roman" w:hint="eastAsia"/>
          <w:spacing w:val="10"/>
          <w:sz w:val="24"/>
          <w:szCs w:val="24"/>
          <w:rPrChange w:id="1431" w:author="JY0225" w:date="2017-08-24T11:09:00Z">
            <w:rPr>
              <w:rFonts w:ascii="Times New Roman" w:hAnsi="Times New Roman" w:cs="Times New Roman" w:hint="eastAsia"/>
              <w:spacing w:val="10"/>
              <w:sz w:val="24"/>
            </w:rPr>
          </w:rPrChange>
        </w:rPr>
        <w:t>数据在网络层的传输</w:t>
      </w:r>
      <w:r w:rsidR="00500750" w:rsidRPr="0034779C">
        <w:rPr>
          <w:rFonts w:asciiTheme="minorEastAsia" w:hAnsiTheme="minorEastAsia" w:cs="Times New Roman" w:hint="eastAsia"/>
          <w:spacing w:val="10"/>
          <w:sz w:val="24"/>
          <w:szCs w:val="24"/>
          <w:rPrChange w:id="1432" w:author="JY0225" w:date="2017-08-24T11:09:00Z">
            <w:rPr>
              <w:rFonts w:ascii="Times New Roman" w:hAnsi="Times New Roman" w:cs="Times New Roman" w:hint="eastAsia"/>
              <w:spacing w:val="10"/>
              <w:sz w:val="24"/>
            </w:rPr>
          </w:rPrChange>
        </w:rPr>
        <w:t>，尤其对较大</w:t>
      </w:r>
      <w:r w:rsidR="002D1DEC" w:rsidRPr="0034779C">
        <w:rPr>
          <w:rFonts w:asciiTheme="minorEastAsia" w:hAnsiTheme="minorEastAsia" w:cs="Times New Roman" w:hint="eastAsia"/>
          <w:spacing w:val="10"/>
          <w:sz w:val="24"/>
          <w:szCs w:val="24"/>
          <w:rPrChange w:id="1433" w:author="JY0225" w:date="2017-08-24T11:09:00Z">
            <w:rPr>
              <w:rFonts w:ascii="Times New Roman" w:hAnsi="Times New Roman" w:cs="Times New Roman" w:hint="eastAsia"/>
              <w:spacing w:val="10"/>
              <w:sz w:val="24"/>
            </w:rPr>
          </w:rPrChange>
        </w:rPr>
        <w:t>的文件</w:t>
      </w:r>
      <w:r w:rsidR="00D57361" w:rsidRPr="0034779C">
        <w:rPr>
          <w:rFonts w:asciiTheme="minorEastAsia" w:hAnsiTheme="minorEastAsia" w:cs="Times New Roman" w:hint="eastAsia"/>
          <w:spacing w:val="10"/>
          <w:sz w:val="24"/>
          <w:szCs w:val="24"/>
          <w:rPrChange w:id="1434" w:author="JY0225" w:date="2017-08-24T11:09:00Z">
            <w:rPr>
              <w:rFonts w:ascii="Times New Roman" w:hAnsi="Times New Roman" w:cs="Times New Roman" w:hint="eastAsia"/>
              <w:spacing w:val="10"/>
              <w:sz w:val="24"/>
            </w:rPr>
          </w:rPrChange>
        </w:rPr>
        <w:t>传输来说，遇到网络问题只能进行重传，这将极大地降低用户的体验度</w:t>
      </w:r>
      <w:r w:rsidR="00000F68" w:rsidRPr="0034779C">
        <w:rPr>
          <w:rFonts w:asciiTheme="minorEastAsia" w:hAnsiTheme="minorEastAsia" w:cs="Times New Roman" w:hint="eastAsia"/>
          <w:spacing w:val="10"/>
          <w:sz w:val="24"/>
          <w:szCs w:val="24"/>
          <w:rPrChange w:id="1435" w:author="JY0225" w:date="2017-08-24T11:09:00Z">
            <w:rPr>
              <w:rFonts w:ascii="Times New Roman" w:hAnsi="Times New Roman" w:cs="Times New Roman" w:hint="eastAsia"/>
              <w:spacing w:val="10"/>
              <w:sz w:val="24"/>
            </w:rPr>
          </w:rPrChange>
        </w:rPr>
        <w:t>。</w:t>
      </w:r>
      <w:r w:rsidR="007E52A6" w:rsidRPr="0034779C">
        <w:rPr>
          <w:rFonts w:asciiTheme="minorEastAsia" w:hAnsiTheme="minorEastAsia" w:cs="Times New Roman" w:hint="eastAsia"/>
          <w:spacing w:val="10"/>
          <w:sz w:val="24"/>
          <w:szCs w:val="24"/>
          <w:rPrChange w:id="1436" w:author="JY0225" w:date="2017-08-24T11:09:00Z">
            <w:rPr>
              <w:rFonts w:ascii="Times New Roman" w:hAnsi="Times New Roman" w:cs="Times New Roman" w:hint="eastAsia"/>
              <w:spacing w:val="10"/>
              <w:sz w:val="24"/>
            </w:rPr>
          </w:rPrChange>
        </w:rPr>
        <w:t>同时</w:t>
      </w:r>
      <w:r w:rsidR="003D7736" w:rsidRPr="0034779C">
        <w:rPr>
          <w:rFonts w:asciiTheme="minorEastAsia" w:hAnsiTheme="minorEastAsia" w:cs="Times New Roman" w:hint="eastAsia"/>
          <w:spacing w:val="10"/>
          <w:sz w:val="24"/>
          <w:szCs w:val="24"/>
          <w:rPrChange w:id="1437" w:author="JY0225" w:date="2017-08-24T11:09:00Z">
            <w:rPr>
              <w:rFonts w:ascii="Times New Roman" w:hAnsi="Times New Roman" w:cs="Times New Roman" w:hint="eastAsia"/>
              <w:spacing w:val="10"/>
              <w:sz w:val="24"/>
            </w:rPr>
          </w:rPrChange>
        </w:rPr>
        <w:t>，</w:t>
      </w:r>
      <w:commentRangeStart w:id="1438"/>
      <w:r w:rsidR="003D7736" w:rsidRPr="0034779C">
        <w:rPr>
          <w:rFonts w:asciiTheme="minorEastAsia" w:hAnsiTheme="minorEastAsia" w:cs="Times New Roman" w:hint="eastAsia"/>
          <w:spacing w:val="10"/>
          <w:sz w:val="24"/>
          <w:szCs w:val="24"/>
          <w:rPrChange w:id="1439" w:author="JY0225" w:date="2017-08-24T11:09:00Z">
            <w:rPr>
              <w:rFonts w:ascii="Times New Roman" w:hAnsi="Times New Roman" w:cs="Times New Roman" w:hint="eastAsia"/>
              <w:spacing w:val="10"/>
              <w:sz w:val="24"/>
            </w:rPr>
          </w:rPrChange>
        </w:rPr>
        <w:t>随着云端数据不断地积累</w:t>
      </w:r>
      <w:commentRangeEnd w:id="1438"/>
      <w:r w:rsidR="00054FF4" w:rsidRPr="0034779C">
        <w:rPr>
          <w:rStyle w:val="af2"/>
          <w:rFonts w:asciiTheme="minorEastAsia" w:hAnsiTheme="minorEastAsia" w:cs="Times New Roman"/>
          <w:sz w:val="24"/>
          <w:szCs w:val="24"/>
          <w:rPrChange w:id="1440" w:author="JY0225" w:date="2017-08-24T11:09:00Z">
            <w:rPr>
              <w:rStyle w:val="af2"/>
              <w:rFonts w:ascii="Calibri" w:eastAsia="宋体" w:hAnsi="Calibri" w:cs="Times New Roman"/>
            </w:rPr>
          </w:rPrChange>
        </w:rPr>
        <w:commentReference w:id="1438"/>
      </w:r>
      <w:r w:rsidR="003D7736" w:rsidRPr="0034779C">
        <w:rPr>
          <w:rFonts w:asciiTheme="minorEastAsia" w:hAnsiTheme="minorEastAsia" w:cs="Times New Roman" w:hint="eastAsia"/>
          <w:spacing w:val="10"/>
          <w:sz w:val="24"/>
          <w:szCs w:val="24"/>
          <w:rPrChange w:id="1441" w:author="JY0225" w:date="2017-08-24T11:09:00Z">
            <w:rPr>
              <w:rFonts w:ascii="Times New Roman" w:hAnsi="Times New Roman" w:cs="Times New Roman" w:hint="eastAsia"/>
              <w:spacing w:val="10"/>
              <w:sz w:val="24"/>
            </w:rPr>
          </w:rPrChange>
        </w:rPr>
        <w:t>，</w:t>
      </w:r>
      <w:r w:rsidR="00B17559" w:rsidRPr="0034779C">
        <w:rPr>
          <w:rFonts w:asciiTheme="minorEastAsia" w:hAnsiTheme="minorEastAsia" w:cs="Times New Roman" w:hint="eastAsia"/>
          <w:spacing w:val="10"/>
          <w:sz w:val="24"/>
          <w:szCs w:val="24"/>
          <w:rPrChange w:id="1442" w:author="JY0225" w:date="2017-08-24T11:09:00Z">
            <w:rPr>
              <w:rFonts w:ascii="Times New Roman" w:hAnsi="Times New Roman" w:cs="Times New Roman" w:hint="eastAsia"/>
              <w:spacing w:val="10"/>
              <w:sz w:val="24"/>
            </w:rPr>
          </w:rPrChange>
        </w:rPr>
        <w:t>产生</w:t>
      </w:r>
      <w:r w:rsidR="003D7736" w:rsidRPr="0034779C">
        <w:rPr>
          <w:rFonts w:asciiTheme="minorEastAsia" w:hAnsiTheme="minorEastAsia" w:cs="Times New Roman" w:hint="eastAsia"/>
          <w:spacing w:val="10"/>
          <w:sz w:val="24"/>
          <w:szCs w:val="24"/>
          <w:rPrChange w:id="1443" w:author="JY0225" w:date="2017-08-24T11:09:00Z">
            <w:rPr>
              <w:rFonts w:ascii="Times New Roman" w:hAnsi="Times New Roman" w:cs="Times New Roman" w:hint="eastAsia"/>
              <w:spacing w:val="10"/>
              <w:sz w:val="24"/>
            </w:rPr>
          </w:rPrChange>
        </w:rPr>
        <w:t>了大量重复冗余的数据。一方面这些</w:t>
      </w:r>
      <w:r w:rsidR="00791DF2" w:rsidRPr="0034779C">
        <w:rPr>
          <w:rFonts w:asciiTheme="minorEastAsia" w:hAnsiTheme="minorEastAsia" w:cs="Times New Roman" w:hint="eastAsia"/>
          <w:spacing w:val="10"/>
          <w:sz w:val="24"/>
          <w:szCs w:val="24"/>
          <w:rPrChange w:id="1444" w:author="JY0225" w:date="2017-08-24T11:09:00Z">
            <w:rPr>
              <w:rFonts w:ascii="Times New Roman" w:hAnsi="Times New Roman" w:cs="Times New Roman" w:hint="eastAsia"/>
              <w:spacing w:val="10"/>
              <w:sz w:val="24"/>
            </w:rPr>
          </w:rPrChange>
        </w:rPr>
        <w:t>冗余</w:t>
      </w:r>
      <w:r w:rsidR="00375F71" w:rsidRPr="0034779C">
        <w:rPr>
          <w:rFonts w:asciiTheme="minorEastAsia" w:hAnsiTheme="minorEastAsia" w:cs="Times New Roman" w:hint="eastAsia"/>
          <w:spacing w:val="10"/>
          <w:sz w:val="24"/>
          <w:szCs w:val="24"/>
          <w:rPrChange w:id="1445" w:author="JY0225" w:date="2017-08-24T11:09:00Z">
            <w:rPr>
              <w:rFonts w:ascii="Times New Roman" w:hAnsi="Times New Roman" w:cs="Times New Roman" w:hint="eastAsia"/>
              <w:spacing w:val="10"/>
              <w:sz w:val="24"/>
            </w:rPr>
          </w:rPrChange>
        </w:rPr>
        <w:t>的</w:t>
      </w:r>
      <w:r w:rsidR="003D7736" w:rsidRPr="0034779C">
        <w:rPr>
          <w:rFonts w:asciiTheme="minorEastAsia" w:hAnsiTheme="minorEastAsia" w:cs="Times New Roman" w:hint="eastAsia"/>
          <w:spacing w:val="10"/>
          <w:sz w:val="24"/>
          <w:szCs w:val="24"/>
          <w:rPrChange w:id="1446" w:author="JY0225" w:date="2017-08-24T11:09:00Z">
            <w:rPr>
              <w:rFonts w:ascii="Times New Roman" w:hAnsi="Times New Roman" w:cs="Times New Roman" w:hint="eastAsia"/>
              <w:spacing w:val="10"/>
              <w:sz w:val="24"/>
            </w:rPr>
          </w:rPrChange>
        </w:rPr>
        <w:t>数据会占用服务器大量的</w:t>
      </w:r>
      <w:r w:rsidR="00476838" w:rsidRPr="0034779C">
        <w:rPr>
          <w:rFonts w:asciiTheme="minorEastAsia" w:hAnsiTheme="minorEastAsia" w:cs="Times New Roman" w:hint="eastAsia"/>
          <w:spacing w:val="10"/>
          <w:sz w:val="24"/>
          <w:szCs w:val="24"/>
          <w:rPrChange w:id="1447" w:author="JY0225" w:date="2017-08-24T11:09:00Z">
            <w:rPr>
              <w:rFonts w:ascii="Times New Roman" w:hAnsi="Times New Roman" w:cs="Times New Roman" w:hint="eastAsia"/>
              <w:spacing w:val="10"/>
              <w:sz w:val="24"/>
            </w:rPr>
          </w:rPrChange>
        </w:rPr>
        <w:t>备份</w:t>
      </w:r>
      <w:r w:rsidR="003D7736" w:rsidRPr="0034779C">
        <w:rPr>
          <w:rFonts w:asciiTheme="minorEastAsia" w:hAnsiTheme="minorEastAsia" w:cs="Times New Roman" w:hint="eastAsia"/>
          <w:spacing w:val="10"/>
          <w:sz w:val="24"/>
          <w:szCs w:val="24"/>
          <w:rPrChange w:id="1448" w:author="JY0225" w:date="2017-08-24T11:09:00Z">
            <w:rPr>
              <w:rFonts w:ascii="Times New Roman" w:hAnsi="Times New Roman" w:cs="Times New Roman" w:hint="eastAsia"/>
              <w:spacing w:val="10"/>
              <w:sz w:val="24"/>
            </w:rPr>
          </w:rPrChange>
        </w:rPr>
        <w:t>空间，另一方面用户</w:t>
      </w:r>
      <w:r w:rsidR="00476838" w:rsidRPr="0034779C">
        <w:rPr>
          <w:rFonts w:asciiTheme="minorEastAsia" w:hAnsiTheme="minorEastAsia" w:cs="Times New Roman" w:hint="eastAsia"/>
          <w:spacing w:val="10"/>
          <w:sz w:val="24"/>
          <w:szCs w:val="24"/>
          <w:rPrChange w:id="1449" w:author="JY0225" w:date="2017-08-24T11:09:00Z">
            <w:rPr>
              <w:rFonts w:ascii="Times New Roman" w:hAnsi="Times New Roman" w:cs="Times New Roman" w:hint="eastAsia"/>
              <w:spacing w:val="10"/>
              <w:sz w:val="24"/>
            </w:rPr>
          </w:rPrChange>
        </w:rPr>
        <w:t>备份</w:t>
      </w:r>
      <w:r w:rsidR="005D3DCB" w:rsidRPr="0034779C">
        <w:rPr>
          <w:rFonts w:asciiTheme="minorEastAsia" w:hAnsiTheme="minorEastAsia" w:cs="Times New Roman" w:hint="eastAsia"/>
          <w:spacing w:val="10"/>
          <w:sz w:val="24"/>
          <w:szCs w:val="24"/>
          <w:rPrChange w:id="1450" w:author="JY0225" w:date="2017-08-24T11:09:00Z">
            <w:rPr>
              <w:rFonts w:ascii="Times New Roman" w:hAnsi="Times New Roman" w:cs="Times New Roman" w:hint="eastAsia"/>
              <w:spacing w:val="10"/>
              <w:sz w:val="24"/>
            </w:rPr>
          </w:rPrChange>
        </w:rPr>
        <w:t>在服务器的文件只是一个映射的链接，</w:t>
      </w:r>
      <w:r w:rsidR="00557132" w:rsidRPr="0034779C">
        <w:rPr>
          <w:rFonts w:asciiTheme="minorEastAsia" w:hAnsiTheme="minorEastAsia" w:cs="Times New Roman" w:hint="eastAsia"/>
          <w:spacing w:val="10"/>
          <w:sz w:val="24"/>
          <w:szCs w:val="24"/>
          <w:rPrChange w:id="1451" w:author="JY0225" w:date="2017-08-24T11:09:00Z">
            <w:rPr>
              <w:rFonts w:ascii="Times New Roman" w:hAnsi="Times New Roman" w:cs="Times New Roman" w:hint="eastAsia"/>
              <w:spacing w:val="10"/>
              <w:sz w:val="24"/>
            </w:rPr>
          </w:rPrChange>
        </w:rPr>
        <w:t>如果</w:t>
      </w:r>
      <w:r w:rsidR="001C0987" w:rsidRPr="0034779C">
        <w:rPr>
          <w:rFonts w:asciiTheme="minorEastAsia" w:hAnsiTheme="minorEastAsia" w:cs="Times New Roman" w:hint="eastAsia"/>
          <w:spacing w:val="10"/>
          <w:sz w:val="24"/>
          <w:szCs w:val="24"/>
          <w:rPrChange w:id="1452" w:author="JY0225" w:date="2017-08-24T11:09:00Z">
            <w:rPr>
              <w:rFonts w:ascii="Times New Roman" w:hAnsi="Times New Roman" w:cs="Times New Roman" w:hint="eastAsia"/>
              <w:spacing w:val="10"/>
              <w:sz w:val="24"/>
            </w:rPr>
          </w:rPrChange>
        </w:rPr>
        <w:t>重复上传服务器中已存在的文件，将会占用大量的网络带宽</w:t>
      </w:r>
      <w:r w:rsidR="007E185A" w:rsidRPr="0034779C">
        <w:rPr>
          <w:rFonts w:asciiTheme="minorEastAsia" w:hAnsiTheme="minorEastAsia" w:cs="Times New Roman" w:hint="eastAsia"/>
          <w:spacing w:val="10"/>
          <w:sz w:val="24"/>
          <w:szCs w:val="24"/>
          <w:rPrChange w:id="1453" w:author="JY0225" w:date="2017-08-24T11:09:00Z">
            <w:rPr>
              <w:rFonts w:ascii="Times New Roman" w:hAnsi="Times New Roman" w:cs="Times New Roman" w:hint="eastAsia"/>
              <w:spacing w:val="10"/>
              <w:sz w:val="24"/>
            </w:rPr>
          </w:rPrChange>
        </w:rPr>
        <w:t>。</w:t>
      </w:r>
      <w:r w:rsidR="002C2207" w:rsidRPr="0034779C">
        <w:rPr>
          <w:rFonts w:asciiTheme="minorEastAsia" w:hAnsiTheme="minorEastAsia" w:cs="Times New Roman" w:hint="eastAsia"/>
          <w:spacing w:val="10"/>
          <w:sz w:val="24"/>
          <w:szCs w:val="24"/>
          <w:rPrChange w:id="1454" w:author="JY0225" w:date="2017-08-24T11:09:00Z">
            <w:rPr>
              <w:rFonts w:ascii="Times New Roman" w:hAnsi="Times New Roman" w:cs="Times New Roman" w:hint="eastAsia"/>
              <w:spacing w:val="10"/>
              <w:sz w:val="24"/>
            </w:rPr>
          </w:rPrChange>
        </w:rPr>
        <w:t>更进一步，</w:t>
      </w:r>
      <w:r w:rsidR="00F758DA" w:rsidRPr="0034779C">
        <w:rPr>
          <w:rFonts w:asciiTheme="minorEastAsia" w:hAnsiTheme="minorEastAsia" w:cs="Times New Roman" w:hint="eastAsia"/>
          <w:spacing w:val="10"/>
          <w:sz w:val="24"/>
          <w:szCs w:val="24"/>
          <w:rPrChange w:id="1455" w:author="JY0225" w:date="2017-08-24T11:09:00Z">
            <w:rPr>
              <w:rFonts w:ascii="Times New Roman" w:hAnsi="Times New Roman" w:cs="Times New Roman" w:hint="eastAsia"/>
              <w:spacing w:val="10"/>
              <w:sz w:val="24"/>
            </w:rPr>
          </w:rPrChange>
        </w:rPr>
        <w:t>介于</w:t>
      </w:r>
      <w:commentRangeStart w:id="1456"/>
      <w:r w:rsidR="00CC7526" w:rsidRPr="0034779C">
        <w:rPr>
          <w:rFonts w:asciiTheme="minorEastAsia" w:hAnsiTheme="minorEastAsia" w:cs="Times New Roman" w:hint="eastAsia"/>
          <w:spacing w:val="10"/>
          <w:sz w:val="24"/>
          <w:szCs w:val="24"/>
          <w:rPrChange w:id="1457" w:author="JY0225" w:date="2017-08-24T11:09:00Z">
            <w:rPr>
              <w:rFonts w:ascii="Times New Roman" w:hAnsi="Times New Roman" w:cs="Times New Roman" w:hint="eastAsia"/>
              <w:spacing w:val="10"/>
              <w:sz w:val="24"/>
            </w:rPr>
          </w:rPrChange>
        </w:rPr>
        <w:t>移动互联网和智能手机</w:t>
      </w:r>
      <w:commentRangeEnd w:id="1456"/>
      <w:r w:rsidR="00F758DA" w:rsidRPr="0034779C">
        <w:rPr>
          <w:rStyle w:val="af2"/>
          <w:rFonts w:asciiTheme="minorEastAsia" w:hAnsiTheme="minorEastAsia" w:cs="Times New Roman"/>
          <w:sz w:val="24"/>
          <w:szCs w:val="24"/>
          <w:rPrChange w:id="1458" w:author="JY0225" w:date="2017-08-24T11:09:00Z">
            <w:rPr>
              <w:rStyle w:val="af2"/>
              <w:rFonts w:ascii="Calibri" w:eastAsia="宋体" w:hAnsi="Calibri" w:cs="Times New Roman"/>
            </w:rPr>
          </w:rPrChange>
        </w:rPr>
        <w:commentReference w:id="1456"/>
      </w:r>
      <w:r w:rsidR="00CC7526" w:rsidRPr="0034779C">
        <w:rPr>
          <w:rFonts w:asciiTheme="minorEastAsia" w:hAnsiTheme="minorEastAsia" w:cs="Times New Roman" w:hint="eastAsia"/>
          <w:spacing w:val="10"/>
          <w:sz w:val="24"/>
          <w:szCs w:val="24"/>
          <w:rPrChange w:id="1459" w:author="JY0225" w:date="2017-08-24T11:09:00Z">
            <w:rPr>
              <w:rFonts w:ascii="Times New Roman" w:hAnsi="Times New Roman" w:cs="Times New Roman" w:hint="eastAsia"/>
              <w:spacing w:val="10"/>
              <w:sz w:val="24"/>
            </w:rPr>
          </w:rPrChange>
        </w:rPr>
        <w:t>的热度持续走高</w:t>
      </w:r>
      <w:r w:rsidR="003F1AFE" w:rsidRPr="0034779C">
        <w:rPr>
          <w:rStyle w:val="affff8"/>
          <w:rFonts w:asciiTheme="minorEastAsia" w:hAnsiTheme="minorEastAsia" w:cs="Times New Roman"/>
          <w:spacing w:val="10"/>
          <w:sz w:val="24"/>
          <w:szCs w:val="24"/>
          <w:rPrChange w:id="1460" w:author="JY0225" w:date="2017-08-24T11:09:00Z">
            <w:rPr>
              <w:rStyle w:val="affff8"/>
              <w:rFonts w:ascii="Times New Roman" w:hAnsi="Times New Roman" w:cs="Times New Roman"/>
              <w:spacing w:val="10"/>
              <w:sz w:val="24"/>
            </w:rPr>
          </w:rPrChange>
        </w:rPr>
        <w:footnoteReference w:id="2"/>
      </w:r>
      <w:r w:rsidR="00CC7526" w:rsidRPr="0034779C">
        <w:rPr>
          <w:rFonts w:asciiTheme="minorEastAsia" w:hAnsiTheme="minorEastAsia" w:cs="Times New Roman" w:hint="eastAsia"/>
          <w:spacing w:val="10"/>
          <w:sz w:val="24"/>
          <w:szCs w:val="24"/>
          <w:rPrChange w:id="1461" w:author="JY0225" w:date="2017-08-24T11:09:00Z">
            <w:rPr>
              <w:rFonts w:ascii="Times New Roman" w:hAnsi="Times New Roman" w:cs="Times New Roman" w:hint="eastAsia"/>
              <w:spacing w:val="10"/>
              <w:sz w:val="24"/>
            </w:rPr>
          </w:rPrChange>
        </w:rPr>
        <w:t>，</w:t>
      </w:r>
      <w:r w:rsidR="00824067" w:rsidRPr="0034779C">
        <w:rPr>
          <w:rFonts w:asciiTheme="minorEastAsia" w:hAnsiTheme="minorEastAsia" w:cs="Times New Roman" w:hint="eastAsia"/>
          <w:spacing w:val="10"/>
          <w:sz w:val="24"/>
          <w:szCs w:val="24"/>
          <w:rPrChange w:id="1462" w:author="JY0225" w:date="2017-08-24T11:09:00Z">
            <w:rPr>
              <w:rFonts w:ascii="Times New Roman" w:hAnsi="Times New Roman" w:cs="Times New Roman" w:hint="eastAsia"/>
              <w:spacing w:val="10"/>
              <w:sz w:val="24"/>
            </w:rPr>
          </w:rPrChange>
        </w:rPr>
        <w:t>人们的娱乐、办公环境</w:t>
      </w:r>
      <w:r w:rsidR="006C44FB" w:rsidRPr="0034779C">
        <w:rPr>
          <w:rFonts w:asciiTheme="minorEastAsia" w:hAnsiTheme="minorEastAsia" w:cs="Times New Roman" w:hint="eastAsia"/>
          <w:spacing w:val="10"/>
          <w:sz w:val="24"/>
          <w:szCs w:val="24"/>
          <w:rPrChange w:id="1463" w:author="JY0225" w:date="2017-08-24T11:09:00Z">
            <w:rPr>
              <w:rFonts w:ascii="Times New Roman" w:hAnsi="Times New Roman" w:cs="Times New Roman" w:hint="eastAsia"/>
              <w:spacing w:val="10"/>
              <w:sz w:val="24"/>
            </w:rPr>
          </w:rPrChange>
        </w:rPr>
        <w:t>逐渐趋向于</w:t>
      </w:r>
      <w:r w:rsidR="002E10AB" w:rsidRPr="0034779C">
        <w:rPr>
          <w:rFonts w:asciiTheme="minorEastAsia" w:hAnsiTheme="minorEastAsia" w:cs="Times New Roman" w:hint="eastAsia"/>
          <w:spacing w:val="10"/>
          <w:sz w:val="24"/>
          <w:szCs w:val="24"/>
          <w:rPrChange w:id="1464" w:author="JY0225" w:date="2017-08-24T11:09:00Z">
            <w:rPr>
              <w:rFonts w:ascii="Times New Roman" w:hAnsi="Times New Roman" w:cs="Times New Roman" w:hint="eastAsia"/>
              <w:spacing w:val="10"/>
              <w:sz w:val="24"/>
            </w:rPr>
          </w:rPrChange>
        </w:rPr>
        <w:t>平台</w:t>
      </w:r>
      <w:r w:rsidR="006C44FB" w:rsidRPr="0034779C">
        <w:rPr>
          <w:rFonts w:asciiTheme="minorEastAsia" w:hAnsiTheme="minorEastAsia" w:cs="Times New Roman" w:hint="eastAsia"/>
          <w:spacing w:val="10"/>
          <w:sz w:val="24"/>
          <w:szCs w:val="24"/>
          <w:rPrChange w:id="1465" w:author="JY0225" w:date="2017-08-24T11:09:00Z">
            <w:rPr>
              <w:rFonts w:ascii="Times New Roman" w:hAnsi="Times New Roman" w:cs="Times New Roman" w:hint="eastAsia"/>
              <w:spacing w:val="10"/>
              <w:sz w:val="24"/>
            </w:rPr>
          </w:rPrChange>
        </w:rPr>
        <w:t>化，</w:t>
      </w:r>
      <w:r w:rsidR="00197B19" w:rsidRPr="0034779C">
        <w:rPr>
          <w:rFonts w:asciiTheme="minorEastAsia" w:hAnsiTheme="minorEastAsia" w:cs="Times New Roman" w:hint="eastAsia"/>
          <w:spacing w:val="10"/>
          <w:sz w:val="24"/>
          <w:szCs w:val="24"/>
          <w:rPrChange w:id="1466" w:author="JY0225" w:date="2017-08-24T11:09:00Z">
            <w:rPr>
              <w:rFonts w:ascii="Times New Roman" w:hAnsi="Times New Roman" w:cs="Times New Roman" w:hint="eastAsia"/>
              <w:spacing w:val="10"/>
              <w:sz w:val="24"/>
            </w:rPr>
          </w:rPrChange>
        </w:rPr>
        <w:t>针对单一应用</w:t>
      </w:r>
      <w:r w:rsidR="00390640" w:rsidRPr="0034779C">
        <w:rPr>
          <w:rFonts w:asciiTheme="minorEastAsia" w:hAnsiTheme="minorEastAsia" w:cs="Times New Roman" w:hint="eastAsia"/>
          <w:spacing w:val="10"/>
          <w:sz w:val="24"/>
          <w:szCs w:val="24"/>
          <w:rPrChange w:id="1467" w:author="JY0225" w:date="2017-08-24T11:09:00Z">
            <w:rPr>
              <w:rFonts w:ascii="Times New Roman" w:hAnsi="Times New Roman" w:cs="Times New Roman" w:hint="eastAsia"/>
              <w:spacing w:val="10"/>
              <w:sz w:val="24"/>
            </w:rPr>
          </w:rPrChange>
        </w:rPr>
        <w:t>的云</w:t>
      </w:r>
      <w:r w:rsidR="00476838" w:rsidRPr="0034779C">
        <w:rPr>
          <w:rFonts w:asciiTheme="minorEastAsia" w:hAnsiTheme="minorEastAsia" w:cs="Times New Roman" w:hint="eastAsia"/>
          <w:spacing w:val="10"/>
          <w:sz w:val="24"/>
          <w:szCs w:val="24"/>
          <w:rPrChange w:id="1468" w:author="JY0225" w:date="2017-08-24T11:09:00Z">
            <w:rPr>
              <w:rFonts w:ascii="Times New Roman" w:hAnsi="Times New Roman" w:cs="Times New Roman" w:hint="eastAsia"/>
              <w:spacing w:val="10"/>
              <w:sz w:val="24"/>
            </w:rPr>
          </w:rPrChange>
        </w:rPr>
        <w:t>备份</w:t>
      </w:r>
      <w:r w:rsidR="00390640" w:rsidRPr="0034779C">
        <w:rPr>
          <w:rFonts w:asciiTheme="minorEastAsia" w:hAnsiTheme="minorEastAsia" w:cs="Times New Roman" w:hint="eastAsia"/>
          <w:spacing w:val="10"/>
          <w:sz w:val="24"/>
          <w:szCs w:val="24"/>
          <w:rPrChange w:id="1469" w:author="JY0225" w:date="2017-08-24T11:09:00Z">
            <w:rPr>
              <w:rFonts w:ascii="Times New Roman" w:hAnsi="Times New Roman" w:cs="Times New Roman" w:hint="eastAsia"/>
              <w:spacing w:val="10"/>
              <w:sz w:val="24"/>
            </w:rPr>
          </w:rPrChange>
        </w:rPr>
        <w:t>服务</w:t>
      </w:r>
      <w:r w:rsidR="002E10AB" w:rsidRPr="0034779C">
        <w:rPr>
          <w:rFonts w:asciiTheme="minorEastAsia" w:hAnsiTheme="minorEastAsia" w:cs="Times New Roman" w:hint="eastAsia"/>
          <w:spacing w:val="10"/>
          <w:sz w:val="24"/>
          <w:szCs w:val="24"/>
          <w:rPrChange w:id="1470" w:author="JY0225" w:date="2017-08-24T11:09:00Z">
            <w:rPr>
              <w:rFonts w:ascii="Times New Roman" w:hAnsi="Times New Roman" w:cs="Times New Roman" w:hint="eastAsia"/>
              <w:spacing w:val="10"/>
              <w:sz w:val="24"/>
            </w:rPr>
          </w:rPrChange>
        </w:rPr>
        <w:t>已不适应当前</w:t>
      </w:r>
      <w:r w:rsidR="00D07C25" w:rsidRPr="0034779C">
        <w:rPr>
          <w:rFonts w:asciiTheme="minorEastAsia" w:hAnsiTheme="minorEastAsia" w:cs="Times New Roman" w:hint="eastAsia"/>
          <w:spacing w:val="10"/>
          <w:sz w:val="24"/>
          <w:szCs w:val="24"/>
          <w:rPrChange w:id="1471" w:author="JY0225" w:date="2017-08-24T11:09:00Z">
            <w:rPr>
              <w:rFonts w:ascii="Times New Roman" w:hAnsi="Times New Roman" w:cs="Times New Roman" w:hint="eastAsia"/>
              <w:spacing w:val="10"/>
              <w:sz w:val="24"/>
            </w:rPr>
          </w:rPrChange>
        </w:rPr>
        <w:t>平台</w:t>
      </w:r>
      <w:r w:rsidR="002E10AB" w:rsidRPr="0034779C">
        <w:rPr>
          <w:rFonts w:asciiTheme="minorEastAsia" w:hAnsiTheme="minorEastAsia" w:cs="Times New Roman" w:hint="eastAsia"/>
          <w:spacing w:val="10"/>
          <w:sz w:val="24"/>
          <w:szCs w:val="24"/>
          <w:rPrChange w:id="1472" w:author="JY0225" w:date="2017-08-24T11:09:00Z">
            <w:rPr>
              <w:rFonts w:ascii="Times New Roman" w:hAnsi="Times New Roman" w:cs="Times New Roman" w:hint="eastAsia"/>
              <w:spacing w:val="10"/>
              <w:sz w:val="24"/>
            </w:rPr>
          </w:rPrChange>
        </w:rPr>
        <w:t>多元化的格局</w:t>
      </w:r>
      <w:r w:rsidR="00390640" w:rsidRPr="0034779C">
        <w:rPr>
          <w:rFonts w:asciiTheme="minorEastAsia" w:hAnsiTheme="minorEastAsia" w:cs="Times New Roman" w:hint="eastAsia"/>
          <w:spacing w:val="10"/>
          <w:sz w:val="24"/>
          <w:szCs w:val="24"/>
          <w:rPrChange w:id="1473" w:author="JY0225" w:date="2017-08-24T11:09:00Z">
            <w:rPr>
              <w:rFonts w:ascii="Times New Roman" w:hAnsi="Times New Roman" w:cs="Times New Roman" w:hint="eastAsia"/>
              <w:spacing w:val="10"/>
              <w:sz w:val="24"/>
            </w:rPr>
          </w:rPrChange>
        </w:rPr>
        <w:t>，</w:t>
      </w:r>
      <w:r w:rsidR="006608A5" w:rsidRPr="0034779C">
        <w:rPr>
          <w:rFonts w:asciiTheme="minorEastAsia" w:hAnsiTheme="minorEastAsia" w:cs="Times New Roman" w:hint="eastAsia"/>
          <w:spacing w:val="10"/>
          <w:sz w:val="24"/>
          <w:szCs w:val="24"/>
          <w:rPrChange w:id="1474" w:author="JY0225" w:date="2017-08-24T11:09:00Z">
            <w:rPr>
              <w:rFonts w:ascii="Times New Roman" w:hAnsi="Times New Roman" w:cs="Times New Roman" w:hint="eastAsia"/>
              <w:spacing w:val="10"/>
              <w:sz w:val="24"/>
            </w:rPr>
          </w:rPrChange>
        </w:rPr>
        <w:t>实现云端数据在多平台的共享，</w:t>
      </w:r>
      <w:r w:rsidR="0072476B" w:rsidRPr="0034779C">
        <w:rPr>
          <w:rFonts w:asciiTheme="minorEastAsia" w:hAnsiTheme="minorEastAsia" w:cs="Times New Roman" w:hint="eastAsia"/>
          <w:spacing w:val="10"/>
          <w:sz w:val="24"/>
          <w:szCs w:val="24"/>
          <w:rPrChange w:id="1475" w:author="JY0225" w:date="2017-08-24T11:09:00Z">
            <w:rPr>
              <w:rFonts w:ascii="Times New Roman" w:hAnsi="Times New Roman" w:cs="Times New Roman" w:hint="eastAsia"/>
              <w:spacing w:val="10"/>
              <w:sz w:val="24"/>
            </w:rPr>
          </w:rPrChange>
        </w:rPr>
        <w:t>成为</w:t>
      </w:r>
      <w:r w:rsidR="00142332" w:rsidRPr="0034779C">
        <w:rPr>
          <w:rFonts w:asciiTheme="minorEastAsia" w:hAnsiTheme="minorEastAsia" w:cs="Times New Roman" w:hint="eastAsia"/>
          <w:spacing w:val="10"/>
          <w:sz w:val="24"/>
          <w:szCs w:val="24"/>
          <w:rPrChange w:id="1476" w:author="JY0225" w:date="2017-08-24T11:09:00Z">
            <w:rPr>
              <w:rFonts w:ascii="Times New Roman" w:hAnsi="Times New Roman" w:cs="Times New Roman" w:hint="eastAsia"/>
              <w:spacing w:val="10"/>
              <w:sz w:val="24"/>
            </w:rPr>
          </w:rPrChange>
        </w:rPr>
        <w:t>了</w:t>
      </w:r>
      <w:r w:rsidR="00CC7526" w:rsidRPr="0034779C">
        <w:rPr>
          <w:rFonts w:asciiTheme="minorEastAsia" w:hAnsiTheme="minorEastAsia" w:cs="Times New Roman" w:hint="eastAsia"/>
          <w:spacing w:val="10"/>
          <w:sz w:val="24"/>
          <w:szCs w:val="24"/>
          <w:rPrChange w:id="1477" w:author="JY0225" w:date="2017-08-24T11:09:00Z">
            <w:rPr>
              <w:rFonts w:ascii="Times New Roman" w:hAnsi="Times New Roman" w:cs="Times New Roman" w:hint="eastAsia"/>
              <w:spacing w:val="10"/>
              <w:sz w:val="24"/>
            </w:rPr>
          </w:rPrChange>
        </w:rPr>
        <w:t>云</w:t>
      </w:r>
      <w:r w:rsidR="00476838" w:rsidRPr="0034779C">
        <w:rPr>
          <w:rFonts w:asciiTheme="minorEastAsia" w:hAnsiTheme="minorEastAsia" w:cs="Times New Roman" w:hint="eastAsia"/>
          <w:spacing w:val="10"/>
          <w:sz w:val="24"/>
          <w:szCs w:val="24"/>
          <w:rPrChange w:id="1478" w:author="JY0225" w:date="2017-08-24T11:09:00Z">
            <w:rPr>
              <w:rFonts w:ascii="Times New Roman" w:hAnsi="Times New Roman" w:cs="Times New Roman" w:hint="eastAsia"/>
              <w:spacing w:val="10"/>
              <w:sz w:val="24"/>
            </w:rPr>
          </w:rPrChange>
        </w:rPr>
        <w:t>备份</w:t>
      </w:r>
      <w:r w:rsidR="00CC7526" w:rsidRPr="0034779C">
        <w:rPr>
          <w:rFonts w:asciiTheme="minorEastAsia" w:hAnsiTheme="minorEastAsia" w:cs="Times New Roman" w:hint="eastAsia"/>
          <w:spacing w:val="10"/>
          <w:sz w:val="24"/>
          <w:szCs w:val="24"/>
          <w:rPrChange w:id="1479" w:author="JY0225" w:date="2017-08-24T11:09:00Z">
            <w:rPr>
              <w:rFonts w:ascii="Times New Roman" w:hAnsi="Times New Roman" w:cs="Times New Roman" w:hint="eastAsia"/>
              <w:spacing w:val="10"/>
              <w:sz w:val="24"/>
            </w:rPr>
          </w:rPrChange>
        </w:rPr>
        <w:t>行业的共识</w:t>
      </w:r>
      <w:r w:rsidR="0077381A" w:rsidRPr="0034779C">
        <w:rPr>
          <w:rFonts w:asciiTheme="minorEastAsia" w:hAnsiTheme="minorEastAsia" w:cs="Times New Roman" w:hint="eastAsia"/>
          <w:spacing w:val="10"/>
          <w:sz w:val="24"/>
          <w:szCs w:val="24"/>
          <w:rPrChange w:id="1480" w:author="JY0225" w:date="2017-08-24T11:09:00Z">
            <w:rPr>
              <w:rFonts w:ascii="Times New Roman" w:hAnsi="Times New Roman" w:cs="Times New Roman" w:hint="eastAsia"/>
              <w:spacing w:val="10"/>
              <w:sz w:val="24"/>
            </w:rPr>
          </w:rPrChange>
        </w:rPr>
        <w:t>。</w:t>
      </w:r>
      <w:r w:rsidR="00390640" w:rsidRPr="0034779C">
        <w:rPr>
          <w:rFonts w:asciiTheme="minorEastAsia" w:hAnsiTheme="minorEastAsia" w:cs="Times New Roman" w:hint="eastAsia"/>
          <w:spacing w:val="10"/>
          <w:sz w:val="24"/>
          <w:szCs w:val="24"/>
          <w:rPrChange w:id="1481" w:author="JY0225" w:date="2017-08-24T11:09:00Z">
            <w:rPr>
              <w:rFonts w:ascii="Times New Roman" w:hAnsi="Times New Roman" w:cs="Times New Roman" w:hint="eastAsia"/>
              <w:spacing w:val="10"/>
              <w:sz w:val="24"/>
            </w:rPr>
          </w:rPrChange>
        </w:rPr>
        <w:t xml:space="preserve"> </w:t>
      </w:r>
    </w:p>
    <w:p w14:paraId="3D99D7B5" w14:textId="468C5CF2" w:rsidR="00142332" w:rsidRPr="0034779C" w:rsidRDefault="00E138AB" w:rsidP="003D7736">
      <w:pPr>
        <w:spacing w:line="400" w:lineRule="exact"/>
        <w:ind w:firstLine="420"/>
        <w:rPr>
          <w:rFonts w:asciiTheme="minorEastAsia" w:hAnsiTheme="minorEastAsia" w:cs="Times New Roman"/>
          <w:spacing w:val="10"/>
          <w:sz w:val="24"/>
          <w:szCs w:val="24"/>
          <w:rPrChange w:id="1482" w:author="JY0225" w:date="2017-08-24T11:09:00Z">
            <w:rPr>
              <w:rFonts w:ascii="Times New Roman" w:hAnsi="Times New Roman" w:cs="Times New Roman"/>
              <w:spacing w:val="10"/>
              <w:sz w:val="24"/>
            </w:rPr>
          </w:rPrChange>
        </w:rPr>
      </w:pPr>
      <w:r w:rsidRPr="0034779C">
        <w:rPr>
          <w:rFonts w:asciiTheme="minorEastAsia" w:hAnsiTheme="minorEastAsia" w:cs="Times New Roman" w:hint="eastAsia"/>
          <w:spacing w:val="10"/>
          <w:sz w:val="24"/>
          <w:szCs w:val="24"/>
          <w:rPrChange w:id="1483" w:author="JY0225" w:date="2017-08-24T11:09:00Z">
            <w:rPr>
              <w:rFonts w:ascii="Times New Roman" w:hAnsi="Times New Roman" w:cs="Times New Roman" w:hint="eastAsia"/>
              <w:spacing w:val="10"/>
              <w:sz w:val="24"/>
            </w:rPr>
          </w:rPrChange>
        </w:rPr>
        <w:t>目前，国内外成熟的云</w:t>
      </w:r>
      <w:r w:rsidR="00476838" w:rsidRPr="0034779C">
        <w:rPr>
          <w:rFonts w:asciiTheme="minorEastAsia" w:hAnsiTheme="minorEastAsia" w:cs="Times New Roman" w:hint="eastAsia"/>
          <w:spacing w:val="10"/>
          <w:sz w:val="24"/>
          <w:szCs w:val="24"/>
          <w:rPrChange w:id="1484" w:author="JY0225" w:date="2017-08-24T11:09:00Z">
            <w:rPr>
              <w:rFonts w:ascii="Times New Roman" w:hAnsi="Times New Roman" w:cs="Times New Roman" w:hint="eastAsia"/>
              <w:spacing w:val="10"/>
              <w:sz w:val="24"/>
            </w:rPr>
          </w:rPrChange>
        </w:rPr>
        <w:t>备份</w:t>
      </w:r>
      <w:r w:rsidRPr="0034779C">
        <w:rPr>
          <w:rFonts w:asciiTheme="minorEastAsia" w:hAnsiTheme="minorEastAsia" w:cs="Times New Roman" w:hint="eastAsia"/>
          <w:spacing w:val="10"/>
          <w:sz w:val="24"/>
          <w:szCs w:val="24"/>
          <w:rPrChange w:id="1485" w:author="JY0225" w:date="2017-08-24T11:09:00Z">
            <w:rPr>
              <w:rFonts w:ascii="Times New Roman" w:hAnsi="Times New Roman" w:cs="Times New Roman" w:hint="eastAsia"/>
              <w:spacing w:val="10"/>
              <w:sz w:val="24"/>
            </w:rPr>
          </w:rPrChange>
        </w:rPr>
        <w:t>服务供应商</w:t>
      </w:r>
      <w:r w:rsidR="002E3DCB" w:rsidRPr="0034779C">
        <w:rPr>
          <w:rFonts w:asciiTheme="minorEastAsia" w:hAnsiTheme="minorEastAsia" w:cs="Times New Roman" w:hint="eastAsia"/>
          <w:spacing w:val="10"/>
          <w:sz w:val="24"/>
          <w:szCs w:val="24"/>
          <w:rPrChange w:id="1486" w:author="JY0225" w:date="2017-08-24T11:09:00Z">
            <w:rPr>
              <w:rFonts w:ascii="Times New Roman" w:hAnsi="Times New Roman" w:cs="Times New Roman" w:hint="eastAsia"/>
              <w:spacing w:val="10"/>
              <w:sz w:val="24"/>
            </w:rPr>
          </w:rPrChange>
        </w:rPr>
        <w:t>为应对这一系列新的挑战，纷纷推出</w:t>
      </w:r>
      <w:r w:rsidR="002E4018" w:rsidRPr="0034779C">
        <w:rPr>
          <w:rFonts w:asciiTheme="minorEastAsia" w:hAnsiTheme="minorEastAsia" w:cs="Times New Roman" w:hint="eastAsia"/>
          <w:spacing w:val="10"/>
          <w:sz w:val="24"/>
          <w:szCs w:val="24"/>
          <w:rPrChange w:id="1487" w:author="JY0225" w:date="2017-08-24T11:09:00Z">
            <w:rPr>
              <w:rFonts w:ascii="Times New Roman" w:hAnsi="Times New Roman" w:cs="Times New Roman" w:hint="eastAsia"/>
              <w:spacing w:val="10"/>
              <w:sz w:val="24"/>
            </w:rPr>
          </w:rPrChange>
        </w:rPr>
        <w:t>了</w:t>
      </w:r>
      <w:r w:rsidR="002E3DCB" w:rsidRPr="0034779C">
        <w:rPr>
          <w:rFonts w:asciiTheme="minorEastAsia" w:hAnsiTheme="minorEastAsia" w:cs="Times New Roman" w:hint="eastAsia"/>
          <w:spacing w:val="10"/>
          <w:sz w:val="24"/>
          <w:szCs w:val="24"/>
          <w:rPrChange w:id="1488" w:author="JY0225" w:date="2017-08-24T11:09:00Z">
            <w:rPr>
              <w:rFonts w:ascii="Times New Roman" w:hAnsi="Times New Roman" w:cs="Times New Roman" w:hint="eastAsia"/>
              <w:spacing w:val="10"/>
              <w:sz w:val="24"/>
            </w:rPr>
          </w:rPrChange>
        </w:rPr>
        <w:t>新的技术或是对</w:t>
      </w:r>
      <w:r w:rsidR="00E4327E" w:rsidRPr="0034779C">
        <w:rPr>
          <w:rFonts w:asciiTheme="minorEastAsia" w:hAnsiTheme="minorEastAsia" w:cs="Times New Roman" w:hint="eastAsia"/>
          <w:spacing w:val="10"/>
          <w:sz w:val="24"/>
          <w:szCs w:val="24"/>
          <w:rPrChange w:id="1489" w:author="JY0225" w:date="2017-08-24T11:09:00Z">
            <w:rPr>
              <w:rFonts w:ascii="Times New Roman" w:hAnsi="Times New Roman" w:cs="Times New Roman" w:hint="eastAsia"/>
              <w:spacing w:val="10"/>
              <w:sz w:val="24"/>
            </w:rPr>
          </w:rPrChange>
        </w:rPr>
        <w:t>现有</w:t>
      </w:r>
      <w:r w:rsidR="002E3DCB" w:rsidRPr="0034779C">
        <w:rPr>
          <w:rFonts w:asciiTheme="minorEastAsia" w:hAnsiTheme="minorEastAsia" w:cs="Times New Roman" w:hint="eastAsia"/>
          <w:spacing w:val="10"/>
          <w:sz w:val="24"/>
          <w:szCs w:val="24"/>
          <w:rPrChange w:id="1490" w:author="JY0225" w:date="2017-08-24T11:09:00Z">
            <w:rPr>
              <w:rFonts w:ascii="Times New Roman" w:hAnsi="Times New Roman" w:cs="Times New Roman" w:hint="eastAsia"/>
              <w:spacing w:val="10"/>
              <w:sz w:val="24"/>
            </w:rPr>
          </w:rPrChange>
        </w:rPr>
        <w:t>技术进行</w:t>
      </w:r>
      <w:r w:rsidR="002E4018" w:rsidRPr="0034779C">
        <w:rPr>
          <w:rFonts w:asciiTheme="minorEastAsia" w:hAnsiTheme="minorEastAsia" w:cs="Times New Roman" w:hint="eastAsia"/>
          <w:spacing w:val="10"/>
          <w:sz w:val="24"/>
          <w:szCs w:val="24"/>
          <w:rPrChange w:id="1491" w:author="JY0225" w:date="2017-08-24T11:09:00Z">
            <w:rPr>
              <w:rFonts w:ascii="Times New Roman" w:hAnsi="Times New Roman" w:cs="Times New Roman" w:hint="eastAsia"/>
              <w:spacing w:val="10"/>
              <w:sz w:val="24"/>
            </w:rPr>
          </w:rPrChange>
        </w:rPr>
        <w:t>了</w:t>
      </w:r>
      <w:r w:rsidR="002E3DCB" w:rsidRPr="0034779C">
        <w:rPr>
          <w:rFonts w:asciiTheme="minorEastAsia" w:hAnsiTheme="minorEastAsia" w:cs="Times New Roman" w:hint="eastAsia"/>
          <w:spacing w:val="10"/>
          <w:sz w:val="24"/>
          <w:szCs w:val="24"/>
          <w:rPrChange w:id="1492" w:author="JY0225" w:date="2017-08-24T11:09:00Z">
            <w:rPr>
              <w:rFonts w:ascii="Times New Roman" w:hAnsi="Times New Roman" w:cs="Times New Roman" w:hint="eastAsia"/>
              <w:spacing w:val="10"/>
              <w:sz w:val="24"/>
            </w:rPr>
          </w:rPrChange>
        </w:rPr>
        <w:t>革新，以最大化</w:t>
      </w:r>
      <w:r w:rsidR="00855AD1" w:rsidRPr="0034779C">
        <w:rPr>
          <w:rFonts w:asciiTheme="minorEastAsia" w:hAnsiTheme="minorEastAsia" w:cs="Times New Roman" w:hint="eastAsia"/>
          <w:spacing w:val="10"/>
          <w:sz w:val="24"/>
          <w:szCs w:val="24"/>
          <w:rPrChange w:id="1493" w:author="JY0225" w:date="2017-08-24T11:09:00Z">
            <w:rPr>
              <w:rFonts w:ascii="Times New Roman" w:hAnsi="Times New Roman" w:cs="Times New Roman" w:hint="eastAsia"/>
              <w:spacing w:val="10"/>
              <w:sz w:val="24"/>
            </w:rPr>
          </w:rPrChange>
        </w:rPr>
        <w:t>程度</w:t>
      </w:r>
      <w:r w:rsidR="00825A66" w:rsidRPr="0034779C">
        <w:rPr>
          <w:rFonts w:asciiTheme="minorEastAsia" w:hAnsiTheme="minorEastAsia" w:cs="Times New Roman" w:hint="eastAsia"/>
          <w:spacing w:val="10"/>
          <w:sz w:val="24"/>
          <w:szCs w:val="24"/>
          <w:rPrChange w:id="1494" w:author="JY0225" w:date="2017-08-24T11:09:00Z">
            <w:rPr>
              <w:rFonts w:ascii="Times New Roman" w:hAnsi="Times New Roman" w:cs="Times New Roman" w:hint="eastAsia"/>
              <w:spacing w:val="10"/>
              <w:sz w:val="24"/>
            </w:rPr>
          </w:rPrChange>
        </w:rPr>
        <w:t>的满足用户</w:t>
      </w:r>
      <w:r w:rsidR="002E3DCB" w:rsidRPr="0034779C">
        <w:rPr>
          <w:rFonts w:asciiTheme="minorEastAsia" w:hAnsiTheme="minorEastAsia" w:cs="Times New Roman" w:hint="eastAsia"/>
          <w:spacing w:val="10"/>
          <w:sz w:val="24"/>
          <w:szCs w:val="24"/>
          <w:rPrChange w:id="1495" w:author="JY0225" w:date="2017-08-24T11:09:00Z">
            <w:rPr>
              <w:rFonts w:ascii="Times New Roman" w:hAnsi="Times New Roman" w:cs="Times New Roman" w:hint="eastAsia"/>
              <w:spacing w:val="10"/>
              <w:sz w:val="24"/>
            </w:rPr>
          </w:rPrChange>
        </w:rPr>
        <w:t>需求。</w:t>
      </w:r>
      <w:r w:rsidR="0074140E" w:rsidRPr="0034779C">
        <w:rPr>
          <w:rFonts w:asciiTheme="minorEastAsia" w:hAnsiTheme="minorEastAsia" w:cs="Times New Roman" w:hint="eastAsia"/>
          <w:spacing w:val="10"/>
          <w:sz w:val="24"/>
          <w:szCs w:val="24"/>
          <w:rPrChange w:id="1496" w:author="JY0225" w:date="2017-08-24T11:09:00Z">
            <w:rPr>
              <w:rFonts w:ascii="Times New Roman" w:hAnsi="Times New Roman" w:cs="Times New Roman" w:hint="eastAsia"/>
              <w:spacing w:val="10"/>
              <w:sz w:val="24"/>
            </w:rPr>
          </w:rPrChange>
        </w:rPr>
        <w:t>本文</w:t>
      </w:r>
      <w:r w:rsidR="004B0417" w:rsidRPr="0034779C">
        <w:rPr>
          <w:rFonts w:asciiTheme="minorEastAsia" w:hAnsiTheme="minorEastAsia" w:cs="Times New Roman" w:hint="eastAsia"/>
          <w:spacing w:val="10"/>
          <w:sz w:val="24"/>
          <w:szCs w:val="24"/>
          <w:rPrChange w:id="1497" w:author="JY0225" w:date="2017-08-24T11:09:00Z">
            <w:rPr>
              <w:rFonts w:ascii="Times New Roman" w:hAnsi="Times New Roman" w:cs="Times New Roman" w:hint="eastAsia"/>
              <w:spacing w:val="10"/>
              <w:sz w:val="24"/>
            </w:rPr>
          </w:rPrChange>
        </w:rPr>
        <w:t>选取</w:t>
      </w:r>
      <w:r w:rsidR="0004292C" w:rsidRPr="0034779C">
        <w:rPr>
          <w:rFonts w:asciiTheme="minorEastAsia" w:hAnsiTheme="minorEastAsia" w:cs="Times New Roman" w:hint="eastAsia"/>
          <w:spacing w:val="10"/>
          <w:sz w:val="24"/>
          <w:szCs w:val="24"/>
          <w:rPrChange w:id="1498" w:author="JY0225" w:date="2017-08-24T11:09:00Z">
            <w:rPr>
              <w:rFonts w:ascii="Times New Roman" w:hAnsi="Times New Roman" w:cs="Times New Roman" w:hint="eastAsia"/>
              <w:spacing w:val="10"/>
              <w:sz w:val="24"/>
            </w:rPr>
          </w:rPrChange>
        </w:rPr>
        <w:t>了</w:t>
      </w:r>
      <w:r w:rsidR="004B0417" w:rsidRPr="0034779C">
        <w:rPr>
          <w:rFonts w:asciiTheme="minorEastAsia" w:hAnsiTheme="minorEastAsia" w:cs="Times New Roman" w:hint="eastAsia"/>
          <w:spacing w:val="10"/>
          <w:sz w:val="24"/>
          <w:szCs w:val="24"/>
          <w:rPrChange w:id="1499" w:author="JY0225" w:date="2017-08-24T11:09:00Z">
            <w:rPr>
              <w:rFonts w:ascii="Times New Roman" w:hAnsi="Times New Roman" w:cs="Times New Roman" w:hint="eastAsia"/>
              <w:spacing w:val="10"/>
              <w:sz w:val="24"/>
            </w:rPr>
          </w:rPrChange>
        </w:rPr>
        <w:t>四个国内外较为知名的云</w:t>
      </w:r>
      <w:r w:rsidR="00476838" w:rsidRPr="0034779C">
        <w:rPr>
          <w:rFonts w:asciiTheme="minorEastAsia" w:hAnsiTheme="minorEastAsia" w:cs="Times New Roman" w:hint="eastAsia"/>
          <w:spacing w:val="10"/>
          <w:sz w:val="24"/>
          <w:szCs w:val="24"/>
          <w:rPrChange w:id="1500" w:author="JY0225" w:date="2017-08-24T11:09:00Z">
            <w:rPr>
              <w:rFonts w:ascii="Times New Roman" w:hAnsi="Times New Roman" w:cs="Times New Roman" w:hint="eastAsia"/>
              <w:spacing w:val="10"/>
              <w:sz w:val="24"/>
            </w:rPr>
          </w:rPrChange>
        </w:rPr>
        <w:t>备份</w:t>
      </w:r>
      <w:r w:rsidR="004B0417" w:rsidRPr="0034779C">
        <w:rPr>
          <w:rFonts w:asciiTheme="minorEastAsia" w:hAnsiTheme="minorEastAsia" w:cs="Times New Roman" w:hint="eastAsia"/>
          <w:spacing w:val="10"/>
          <w:sz w:val="24"/>
          <w:szCs w:val="24"/>
          <w:rPrChange w:id="1501" w:author="JY0225" w:date="2017-08-24T11:09:00Z">
            <w:rPr>
              <w:rFonts w:ascii="Times New Roman" w:hAnsi="Times New Roman" w:cs="Times New Roman" w:hint="eastAsia"/>
              <w:spacing w:val="10"/>
              <w:sz w:val="24"/>
            </w:rPr>
          </w:rPrChange>
        </w:rPr>
        <w:t>服务供应商</w:t>
      </w:r>
      <w:r w:rsidR="005D5ECA" w:rsidRPr="0034779C">
        <w:rPr>
          <w:rFonts w:asciiTheme="minorEastAsia" w:hAnsiTheme="minorEastAsia" w:cs="Times New Roman" w:hint="eastAsia"/>
          <w:spacing w:val="10"/>
          <w:sz w:val="24"/>
          <w:szCs w:val="24"/>
          <w:rPrChange w:id="1502" w:author="JY0225" w:date="2017-08-24T11:09:00Z">
            <w:rPr>
              <w:rFonts w:ascii="Times New Roman" w:hAnsi="Times New Roman" w:cs="Times New Roman" w:hint="eastAsia"/>
              <w:spacing w:val="10"/>
              <w:sz w:val="24"/>
            </w:rPr>
          </w:rPrChange>
        </w:rPr>
        <w:t>进行了调研</w:t>
      </w:r>
      <w:r w:rsidR="00FA09C0" w:rsidRPr="0034779C">
        <w:rPr>
          <w:rFonts w:asciiTheme="minorEastAsia" w:hAnsiTheme="minorEastAsia" w:cs="Times New Roman" w:hint="eastAsia"/>
          <w:spacing w:val="10"/>
          <w:sz w:val="24"/>
          <w:szCs w:val="24"/>
          <w:rPrChange w:id="1503" w:author="JY0225" w:date="2017-08-24T11:09:00Z">
            <w:rPr>
              <w:rFonts w:ascii="Times New Roman" w:hAnsi="Times New Roman" w:cs="Times New Roman" w:hint="eastAsia"/>
              <w:spacing w:val="10"/>
              <w:sz w:val="24"/>
            </w:rPr>
          </w:rPrChange>
        </w:rPr>
        <w:t>，</w:t>
      </w:r>
      <w:r w:rsidR="00FE5A3A" w:rsidRPr="0034779C">
        <w:rPr>
          <w:rFonts w:asciiTheme="minorEastAsia" w:hAnsiTheme="minorEastAsia" w:cs="Times New Roman" w:hint="eastAsia"/>
          <w:spacing w:val="10"/>
          <w:sz w:val="24"/>
          <w:szCs w:val="24"/>
          <w:rPrChange w:id="1504" w:author="JY0225" w:date="2017-08-24T11:09:00Z">
            <w:rPr>
              <w:rFonts w:ascii="Times New Roman" w:hAnsi="Times New Roman" w:cs="Times New Roman" w:hint="eastAsia"/>
              <w:spacing w:val="10"/>
              <w:sz w:val="24"/>
            </w:rPr>
          </w:rPrChange>
        </w:rPr>
        <w:t>国内的百度</w:t>
      </w:r>
      <w:r w:rsidR="00437153" w:rsidRPr="0034779C">
        <w:rPr>
          <w:rFonts w:asciiTheme="minorEastAsia" w:hAnsiTheme="minorEastAsia" w:cs="Times New Roman" w:hint="eastAsia"/>
          <w:spacing w:val="10"/>
          <w:sz w:val="24"/>
          <w:szCs w:val="24"/>
          <w:rPrChange w:id="1505" w:author="JY0225" w:date="2017-08-24T11:09:00Z">
            <w:rPr>
              <w:rFonts w:ascii="Times New Roman" w:hAnsi="Times New Roman" w:cs="Times New Roman" w:hint="eastAsia"/>
              <w:spacing w:val="10"/>
              <w:sz w:val="24"/>
            </w:rPr>
          </w:rPrChange>
        </w:rPr>
        <w:t>网</w:t>
      </w:r>
      <w:r w:rsidR="00FE5A3A" w:rsidRPr="0034779C">
        <w:rPr>
          <w:rFonts w:asciiTheme="minorEastAsia" w:hAnsiTheme="minorEastAsia" w:cs="Times New Roman" w:hint="eastAsia"/>
          <w:spacing w:val="10"/>
          <w:sz w:val="24"/>
          <w:szCs w:val="24"/>
          <w:rPrChange w:id="1506" w:author="JY0225" w:date="2017-08-24T11:09:00Z">
            <w:rPr>
              <w:rFonts w:ascii="Times New Roman" w:hAnsi="Times New Roman" w:cs="Times New Roman" w:hint="eastAsia"/>
              <w:spacing w:val="10"/>
              <w:sz w:val="24"/>
            </w:rPr>
          </w:rPrChange>
        </w:rPr>
        <w:t>盘、</w:t>
      </w:r>
      <w:r w:rsidR="00FE5A3A" w:rsidRPr="0034779C">
        <w:rPr>
          <w:rFonts w:asciiTheme="minorEastAsia" w:hAnsiTheme="minorEastAsia" w:cs="Times New Roman" w:hint="eastAsia"/>
          <w:spacing w:val="10"/>
          <w:sz w:val="24"/>
          <w:szCs w:val="24"/>
          <w:rPrChange w:id="1507" w:author="JY0225" w:date="2017-08-24T11:09:00Z">
            <w:rPr>
              <w:rFonts w:ascii="Times New Roman" w:hAnsi="Times New Roman" w:cs="Times New Roman" w:hint="eastAsia"/>
              <w:spacing w:val="10"/>
              <w:sz w:val="24"/>
            </w:rPr>
          </w:rPrChange>
        </w:rPr>
        <w:t>3</w:t>
      </w:r>
      <w:r w:rsidR="00FE5A3A" w:rsidRPr="0034779C">
        <w:rPr>
          <w:rFonts w:asciiTheme="minorEastAsia" w:hAnsiTheme="minorEastAsia" w:cs="Times New Roman"/>
          <w:spacing w:val="10"/>
          <w:sz w:val="24"/>
          <w:szCs w:val="24"/>
          <w:rPrChange w:id="1508" w:author="JY0225" w:date="2017-08-24T11:09:00Z">
            <w:rPr>
              <w:rFonts w:ascii="Times New Roman" w:hAnsi="Times New Roman" w:cs="Times New Roman"/>
              <w:spacing w:val="10"/>
              <w:sz w:val="24"/>
            </w:rPr>
          </w:rPrChange>
        </w:rPr>
        <w:t>60</w:t>
      </w:r>
      <w:r w:rsidR="00551458" w:rsidRPr="0034779C">
        <w:rPr>
          <w:rFonts w:asciiTheme="minorEastAsia" w:hAnsiTheme="minorEastAsia" w:cs="Times New Roman" w:hint="eastAsia"/>
          <w:spacing w:val="10"/>
          <w:sz w:val="24"/>
          <w:szCs w:val="24"/>
          <w:rPrChange w:id="1509" w:author="JY0225" w:date="2017-08-24T11:09:00Z">
            <w:rPr>
              <w:rFonts w:ascii="Times New Roman" w:hAnsi="Times New Roman" w:cs="Times New Roman" w:hint="eastAsia"/>
              <w:spacing w:val="10"/>
              <w:sz w:val="24"/>
            </w:rPr>
          </w:rPrChange>
        </w:rPr>
        <w:t>云</w:t>
      </w:r>
      <w:r w:rsidR="00FE5A3A" w:rsidRPr="0034779C">
        <w:rPr>
          <w:rFonts w:asciiTheme="minorEastAsia" w:hAnsiTheme="minorEastAsia" w:cs="Times New Roman" w:hint="eastAsia"/>
          <w:spacing w:val="10"/>
          <w:sz w:val="24"/>
          <w:szCs w:val="24"/>
          <w:rPrChange w:id="1510" w:author="JY0225" w:date="2017-08-24T11:09:00Z">
            <w:rPr>
              <w:rFonts w:ascii="Times New Roman" w:hAnsi="Times New Roman" w:cs="Times New Roman" w:hint="eastAsia"/>
              <w:spacing w:val="10"/>
              <w:sz w:val="24"/>
            </w:rPr>
          </w:rPrChange>
        </w:rPr>
        <w:t>盘</w:t>
      </w:r>
      <w:r w:rsidR="00750909" w:rsidRPr="0034779C">
        <w:rPr>
          <w:rFonts w:asciiTheme="minorEastAsia" w:hAnsiTheme="minorEastAsia"/>
          <w:color w:val="000000" w:themeColor="text1"/>
          <w:sz w:val="24"/>
          <w:szCs w:val="24"/>
          <w:vertAlign w:val="superscript"/>
          <w:rPrChange w:id="1511" w:author="JY0225" w:date="2017-08-24T11:09:00Z">
            <w:rPr>
              <w:color w:val="000000" w:themeColor="text1"/>
              <w:vertAlign w:val="superscript"/>
            </w:rPr>
          </w:rPrChange>
        </w:rPr>
        <w:fldChar w:fldCharType="begin"/>
      </w:r>
      <w:r w:rsidR="00750909" w:rsidRPr="0034779C">
        <w:rPr>
          <w:rFonts w:asciiTheme="minorEastAsia" w:hAnsiTheme="minorEastAsia"/>
          <w:color w:val="000000" w:themeColor="text1"/>
          <w:sz w:val="24"/>
          <w:szCs w:val="24"/>
          <w:vertAlign w:val="superscript"/>
          <w:rPrChange w:id="1512" w:author="JY0225" w:date="2017-08-24T11:09:00Z">
            <w:rPr>
              <w:color w:val="000000" w:themeColor="text1"/>
              <w:vertAlign w:val="superscript"/>
            </w:rPr>
          </w:rPrChange>
        </w:rPr>
        <w:instrText xml:space="preserve"> REF _Ref490467202 \r \h </w:instrText>
      </w:r>
      <w:r w:rsidR="00750909" w:rsidRPr="0034779C">
        <w:rPr>
          <w:rFonts w:asciiTheme="minorEastAsia" w:hAnsiTheme="minorEastAsia"/>
          <w:color w:val="000000" w:themeColor="text1"/>
          <w:sz w:val="24"/>
          <w:szCs w:val="24"/>
          <w:vertAlign w:val="superscript"/>
          <w:rPrChange w:id="1513" w:author="JY0225" w:date="2017-08-24T11:09:00Z">
            <w:rPr>
              <w:color w:val="000000" w:themeColor="text1"/>
              <w:vertAlign w:val="superscript"/>
            </w:rPr>
          </w:rPrChange>
        </w:rPr>
      </w:r>
      <w:r w:rsidR="0034779C" w:rsidRPr="0034779C">
        <w:rPr>
          <w:rFonts w:asciiTheme="minorEastAsia" w:hAnsiTheme="minorEastAsia"/>
          <w:color w:val="000000" w:themeColor="text1"/>
          <w:sz w:val="24"/>
          <w:szCs w:val="24"/>
          <w:vertAlign w:val="superscript"/>
          <w:rPrChange w:id="1514" w:author="JY0225" w:date="2017-08-24T11:09:00Z">
            <w:rPr>
              <w:color w:val="000000" w:themeColor="text1"/>
              <w:sz w:val="24"/>
              <w:szCs w:val="24"/>
              <w:vertAlign w:val="superscript"/>
            </w:rPr>
          </w:rPrChange>
        </w:rPr>
        <w:instrText xml:space="preserve"> \* MERGEFORMAT </w:instrText>
      </w:r>
      <w:r w:rsidR="00750909" w:rsidRPr="0034779C">
        <w:rPr>
          <w:rFonts w:asciiTheme="minorEastAsia" w:hAnsiTheme="minorEastAsia"/>
          <w:color w:val="000000" w:themeColor="text1"/>
          <w:sz w:val="24"/>
          <w:szCs w:val="24"/>
          <w:vertAlign w:val="superscript"/>
          <w:rPrChange w:id="1515" w:author="JY0225" w:date="2017-08-24T11:09:00Z">
            <w:rPr>
              <w:color w:val="000000" w:themeColor="text1"/>
              <w:vertAlign w:val="superscript"/>
            </w:rPr>
          </w:rPrChange>
        </w:rPr>
        <w:fldChar w:fldCharType="separate"/>
      </w:r>
      <w:r w:rsidR="008E2759" w:rsidRPr="0034779C">
        <w:rPr>
          <w:rFonts w:asciiTheme="minorEastAsia" w:hAnsiTheme="minorEastAsia"/>
          <w:color w:val="000000" w:themeColor="text1"/>
          <w:sz w:val="24"/>
          <w:szCs w:val="24"/>
          <w:vertAlign w:val="superscript"/>
          <w:rPrChange w:id="1516" w:author="JY0225" w:date="2017-08-24T11:09:00Z">
            <w:rPr>
              <w:color w:val="000000" w:themeColor="text1"/>
              <w:vertAlign w:val="superscript"/>
            </w:rPr>
          </w:rPrChange>
        </w:rPr>
        <w:t>[9]</w:t>
      </w:r>
      <w:r w:rsidR="00750909" w:rsidRPr="0034779C">
        <w:rPr>
          <w:rFonts w:asciiTheme="minorEastAsia" w:hAnsiTheme="minorEastAsia"/>
          <w:color w:val="000000" w:themeColor="text1"/>
          <w:sz w:val="24"/>
          <w:szCs w:val="24"/>
          <w:vertAlign w:val="superscript"/>
          <w:rPrChange w:id="1517" w:author="JY0225" w:date="2017-08-24T11:09:00Z">
            <w:rPr>
              <w:color w:val="000000" w:themeColor="text1"/>
              <w:vertAlign w:val="superscript"/>
            </w:rPr>
          </w:rPrChange>
        </w:rPr>
        <w:fldChar w:fldCharType="end"/>
      </w:r>
      <w:r w:rsidR="00FE5A3A" w:rsidRPr="0034779C">
        <w:rPr>
          <w:rFonts w:asciiTheme="minorEastAsia" w:hAnsiTheme="minorEastAsia" w:cs="Times New Roman" w:hint="eastAsia"/>
          <w:spacing w:val="10"/>
          <w:sz w:val="24"/>
          <w:szCs w:val="24"/>
          <w:rPrChange w:id="1518" w:author="JY0225" w:date="2017-08-24T11:09:00Z">
            <w:rPr>
              <w:rFonts w:ascii="Times New Roman" w:hAnsi="Times New Roman" w:cs="Times New Roman" w:hint="eastAsia"/>
              <w:spacing w:val="10"/>
              <w:sz w:val="24"/>
            </w:rPr>
          </w:rPrChange>
        </w:rPr>
        <w:t>，国外的</w:t>
      </w:r>
      <w:r w:rsidR="00FE5A3A" w:rsidRPr="0034779C">
        <w:rPr>
          <w:rFonts w:asciiTheme="minorEastAsia" w:hAnsiTheme="minorEastAsia" w:cs="Times New Roman" w:hint="eastAsia"/>
          <w:spacing w:val="10"/>
          <w:sz w:val="24"/>
          <w:szCs w:val="24"/>
          <w:rPrChange w:id="1519" w:author="JY0225" w:date="2017-08-24T11:09:00Z">
            <w:rPr>
              <w:rFonts w:ascii="Times New Roman" w:hAnsi="Times New Roman" w:cs="Times New Roman" w:hint="eastAsia"/>
              <w:spacing w:val="10"/>
              <w:sz w:val="24"/>
            </w:rPr>
          </w:rPrChange>
        </w:rPr>
        <w:t>Google</w:t>
      </w:r>
      <w:r w:rsidR="00FE5A3A" w:rsidRPr="0034779C">
        <w:rPr>
          <w:rFonts w:asciiTheme="minorEastAsia" w:hAnsiTheme="minorEastAsia" w:cs="Times New Roman"/>
          <w:spacing w:val="10"/>
          <w:sz w:val="24"/>
          <w:szCs w:val="24"/>
          <w:rPrChange w:id="1520" w:author="JY0225" w:date="2017-08-24T11:09:00Z">
            <w:rPr>
              <w:rFonts w:ascii="Times New Roman" w:hAnsi="Times New Roman" w:cs="Times New Roman"/>
              <w:spacing w:val="10"/>
              <w:sz w:val="24"/>
            </w:rPr>
          </w:rPrChange>
        </w:rPr>
        <w:t xml:space="preserve"> </w:t>
      </w:r>
      <w:r w:rsidR="00FE5A3A" w:rsidRPr="0034779C">
        <w:rPr>
          <w:rFonts w:asciiTheme="minorEastAsia" w:hAnsiTheme="minorEastAsia" w:cs="Times New Roman" w:hint="eastAsia"/>
          <w:spacing w:val="10"/>
          <w:sz w:val="24"/>
          <w:szCs w:val="24"/>
          <w:rPrChange w:id="1521" w:author="JY0225" w:date="2017-08-24T11:09:00Z">
            <w:rPr>
              <w:rFonts w:ascii="Times New Roman" w:hAnsi="Times New Roman" w:cs="Times New Roman" w:hint="eastAsia"/>
              <w:spacing w:val="10"/>
              <w:sz w:val="24"/>
            </w:rPr>
          </w:rPrChange>
        </w:rPr>
        <w:t>Drive</w:t>
      </w:r>
      <w:r w:rsidR="00FE5A3A" w:rsidRPr="0034779C">
        <w:rPr>
          <w:rFonts w:asciiTheme="minorEastAsia" w:hAnsiTheme="minorEastAsia" w:cs="Times New Roman" w:hint="eastAsia"/>
          <w:spacing w:val="10"/>
          <w:sz w:val="24"/>
          <w:szCs w:val="24"/>
          <w:rPrChange w:id="1522" w:author="JY0225" w:date="2017-08-24T11:09:00Z">
            <w:rPr>
              <w:rFonts w:ascii="Times New Roman" w:hAnsi="Times New Roman" w:cs="Times New Roman" w:hint="eastAsia"/>
              <w:spacing w:val="10"/>
              <w:sz w:val="24"/>
            </w:rPr>
          </w:rPrChange>
        </w:rPr>
        <w:t>、</w:t>
      </w:r>
      <w:r w:rsidR="00FE5A3A" w:rsidRPr="0034779C">
        <w:rPr>
          <w:rFonts w:asciiTheme="minorEastAsia" w:hAnsiTheme="minorEastAsia" w:cs="Times New Roman" w:hint="eastAsia"/>
          <w:spacing w:val="10"/>
          <w:sz w:val="24"/>
          <w:szCs w:val="24"/>
          <w:rPrChange w:id="1523" w:author="JY0225" w:date="2017-08-24T11:09:00Z">
            <w:rPr>
              <w:rFonts w:ascii="Times New Roman" w:hAnsi="Times New Roman" w:cs="Times New Roman" w:hint="eastAsia"/>
              <w:spacing w:val="10"/>
              <w:sz w:val="24"/>
            </w:rPr>
          </w:rPrChange>
        </w:rPr>
        <w:t>Dropbox</w:t>
      </w:r>
      <w:r w:rsidR="00FC277B" w:rsidRPr="0034779C">
        <w:rPr>
          <w:rFonts w:asciiTheme="minorEastAsia" w:hAnsiTheme="minorEastAsia" w:cs="Times New Roman" w:hint="eastAsia"/>
          <w:spacing w:val="10"/>
          <w:sz w:val="24"/>
          <w:szCs w:val="24"/>
          <w:rPrChange w:id="1524" w:author="JY0225" w:date="2017-08-24T11:09:00Z">
            <w:rPr>
              <w:rFonts w:ascii="Times New Roman" w:hAnsi="Times New Roman" w:cs="Times New Roman" w:hint="eastAsia"/>
              <w:spacing w:val="10"/>
              <w:sz w:val="24"/>
            </w:rPr>
          </w:rPrChange>
        </w:rPr>
        <w:t>，</w:t>
      </w:r>
      <w:r w:rsidR="00FA09C0" w:rsidRPr="0034779C">
        <w:rPr>
          <w:rFonts w:asciiTheme="minorEastAsia" w:hAnsiTheme="minorEastAsia" w:cs="Times New Roman" w:hint="eastAsia"/>
          <w:spacing w:val="10"/>
          <w:sz w:val="24"/>
          <w:szCs w:val="24"/>
          <w:rPrChange w:id="1525" w:author="JY0225" w:date="2017-08-24T11:09:00Z">
            <w:rPr>
              <w:rFonts w:ascii="Times New Roman" w:hAnsi="Times New Roman" w:cs="Times New Roman" w:hint="eastAsia"/>
              <w:spacing w:val="10"/>
              <w:sz w:val="24"/>
            </w:rPr>
          </w:rPrChange>
        </w:rPr>
        <w:t>分别对他们</w:t>
      </w:r>
      <w:r w:rsidR="00FA09C0" w:rsidRPr="0034779C">
        <w:rPr>
          <w:rFonts w:asciiTheme="minorEastAsia" w:hAnsiTheme="minorEastAsia" w:cs="Times New Roman" w:hint="eastAsia"/>
          <w:spacing w:val="10"/>
          <w:sz w:val="24"/>
          <w:szCs w:val="24"/>
          <w:rPrChange w:id="1526" w:author="JY0225" w:date="2017-08-24T11:09:00Z">
            <w:rPr>
              <w:rFonts w:ascii="Times New Roman" w:hAnsi="Times New Roman" w:cs="Times New Roman" w:hint="eastAsia"/>
              <w:spacing w:val="10"/>
              <w:sz w:val="24"/>
            </w:rPr>
          </w:rPrChange>
        </w:rPr>
        <w:lastRenderedPageBreak/>
        <w:t>的技术</w:t>
      </w:r>
      <w:r w:rsidR="00BB4957" w:rsidRPr="0034779C">
        <w:rPr>
          <w:rFonts w:asciiTheme="minorEastAsia" w:hAnsiTheme="minorEastAsia" w:cs="Times New Roman" w:hint="eastAsia"/>
          <w:spacing w:val="10"/>
          <w:sz w:val="24"/>
          <w:szCs w:val="24"/>
          <w:rPrChange w:id="1527" w:author="JY0225" w:date="2017-08-24T11:09:00Z">
            <w:rPr>
              <w:rFonts w:ascii="Times New Roman" w:hAnsi="Times New Roman" w:cs="Times New Roman" w:hint="eastAsia"/>
              <w:spacing w:val="10"/>
              <w:sz w:val="24"/>
            </w:rPr>
          </w:rPrChange>
        </w:rPr>
        <w:t>特性进行了全面的</w:t>
      </w:r>
      <w:r w:rsidR="00FA09C0" w:rsidRPr="0034779C">
        <w:rPr>
          <w:rFonts w:asciiTheme="minorEastAsia" w:hAnsiTheme="minorEastAsia" w:cs="Times New Roman" w:hint="eastAsia"/>
          <w:spacing w:val="10"/>
          <w:sz w:val="24"/>
          <w:szCs w:val="24"/>
          <w:rPrChange w:id="1528" w:author="JY0225" w:date="2017-08-24T11:09:00Z">
            <w:rPr>
              <w:rFonts w:ascii="Times New Roman" w:hAnsi="Times New Roman" w:cs="Times New Roman" w:hint="eastAsia"/>
              <w:spacing w:val="10"/>
              <w:sz w:val="24"/>
            </w:rPr>
          </w:rPrChange>
        </w:rPr>
        <w:t>分析</w:t>
      </w:r>
      <w:r w:rsidR="00060FC4" w:rsidRPr="0034779C">
        <w:rPr>
          <w:rFonts w:asciiTheme="minorEastAsia" w:hAnsiTheme="minorEastAsia" w:cs="Times New Roman" w:hint="eastAsia"/>
          <w:spacing w:val="10"/>
          <w:sz w:val="24"/>
          <w:szCs w:val="24"/>
          <w:rPrChange w:id="1529" w:author="JY0225" w:date="2017-08-24T11:09:00Z">
            <w:rPr>
              <w:rFonts w:ascii="Times New Roman" w:hAnsi="Times New Roman" w:cs="Times New Roman" w:hint="eastAsia"/>
              <w:spacing w:val="10"/>
              <w:sz w:val="24"/>
            </w:rPr>
          </w:rPrChange>
        </w:rPr>
        <w:t>。</w:t>
      </w:r>
      <w:r w:rsidR="003B3416" w:rsidRPr="0034779C">
        <w:rPr>
          <w:rFonts w:asciiTheme="minorEastAsia" w:hAnsiTheme="minorEastAsia" w:cs="Times New Roman" w:hint="eastAsia"/>
          <w:spacing w:val="10"/>
          <w:sz w:val="24"/>
          <w:szCs w:val="24"/>
          <w:rPrChange w:id="1530" w:author="JY0225" w:date="2017-08-24T11:09:00Z">
            <w:rPr>
              <w:rFonts w:ascii="Times New Roman" w:hAnsi="Times New Roman" w:cs="Times New Roman" w:hint="eastAsia"/>
              <w:spacing w:val="10"/>
              <w:sz w:val="24"/>
            </w:rPr>
          </w:rPrChange>
        </w:rPr>
        <w:t>表</w:t>
      </w:r>
      <w:r w:rsidR="003B3416" w:rsidRPr="0034779C">
        <w:rPr>
          <w:rFonts w:asciiTheme="minorEastAsia" w:hAnsiTheme="minorEastAsia" w:cs="Times New Roman" w:hint="eastAsia"/>
          <w:spacing w:val="10"/>
          <w:sz w:val="24"/>
          <w:szCs w:val="24"/>
          <w:rPrChange w:id="1531" w:author="JY0225" w:date="2017-08-24T11:09:00Z">
            <w:rPr>
              <w:rFonts w:ascii="Times New Roman" w:hAnsi="Times New Roman" w:cs="Times New Roman" w:hint="eastAsia"/>
              <w:spacing w:val="10"/>
              <w:sz w:val="24"/>
            </w:rPr>
          </w:rPrChange>
        </w:rPr>
        <w:t>1.1</w:t>
      </w:r>
      <w:r w:rsidR="003B3416" w:rsidRPr="0034779C">
        <w:rPr>
          <w:rFonts w:asciiTheme="minorEastAsia" w:hAnsiTheme="minorEastAsia" w:cs="Times New Roman" w:hint="eastAsia"/>
          <w:spacing w:val="10"/>
          <w:sz w:val="24"/>
          <w:szCs w:val="24"/>
          <w:rPrChange w:id="1532" w:author="JY0225" w:date="2017-08-24T11:09:00Z">
            <w:rPr>
              <w:rFonts w:ascii="Times New Roman" w:hAnsi="Times New Roman" w:cs="Times New Roman" w:hint="eastAsia"/>
              <w:spacing w:val="10"/>
              <w:sz w:val="24"/>
            </w:rPr>
          </w:rPrChange>
        </w:rPr>
        <w:t>罗列出了详细的信息。</w:t>
      </w:r>
    </w:p>
    <w:p w14:paraId="51F4FD84" w14:textId="7D355E3D" w:rsidR="003910E0" w:rsidRPr="00C1631C" w:rsidRDefault="003910E0" w:rsidP="003910E0">
      <w:pPr>
        <w:spacing w:line="400" w:lineRule="exact"/>
        <w:ind w:firstLine="420"/>
        <w:jc w:val="center"/>
        <w:rPr>
          <w:rFonts w:ascii="Times New Roman" w:hAnsi="Times New Roman" w:cs="Times New Roman"/>
          <w:spacing w:val="10"/>
          <w:sz w:val="24"/>
        </w:rPr>
      </w:pPr>
      <w:r w:rsidRPr="003910E0">
        <w:rPr>
          <w:rFonts w:ascii="Times New Roman" w:hAnsi="Times New Roman" w:cs="Times New Roman" w:hint="eastAsia"/>
          <w:spacing w:val="10"/>
          <w:sz w:val="24"/>
        </w:rPr>
        <w:t>表</w:t>
      </w:r>
      <w:r w:rsidR="00865F35">
        <w:rPr>
          <w:rFonts w:ascii="Times New Roman" w:hAnsi="Times New Roman" w:cs="Times New Roman" w:hint="eastAsia"/>
          <w:spacing w:val="10"/>
          <w:sz w:val="24"/>
        </w:rPr>
        <w:t>1</w:t>
      </w:r>
      <w:r w:rsidR="00A42338">
        <w:rPr>
          <w:rFonts w:ascii="Times New Roman" w:hAnsi="Times New Roman" w:cs="Times New Roman" w:hint="eastAsia"/>
          <w:spacing w:val="10"/>
          <w:sz w:val="24"/>
        </w:rPr>
        <w:t>.</w:t>
      </w:r>
      <w:r w:rsidRPr="003910E0">
        <w:rPr>
          <w:rFonts w:ascii="Times New Roman" w:hAnsi="Times New Roman" w:cs="Times New Roman" w:hint="eastAsia"/>
          <w:spacing w:val="10"/>
          <w:sz w:val="24"/>
        </w:rPr>
        <w:t xml:space="preserve">1 </w:t>
      </w:r>
      <w:r w:rsidR="00E93B80">
        <w:rPr>
          <w:rFonts w:ascii="Times New Roman" w:hAnsi="Times New Roman" w:cs="Times New Roman" w:hint="eastAsia"/>
          <w:spacing w:val="10"/>
          <w:sz w:val="24"/>
        </w:rPr>
        <w:t>国内外知名云</w:t>
      </w:r>
      <w:r w:rsidR="00476838">
        <w:rPr>
          <w:rFonts w:ascii="Times New Roman" w:hAnsi="Times New Roman" w:cs="Times New Roman" w:hint="eastAsia"/>
          <w:spacing w:val="10"/>
          <w:sz w:val="24"/>
        </w:rPr>
        <w:t>备份</w:t>
      </w:r>
      <w:r w:rsidR="00E93B80">
        <w:rPr>
          <w:rFonts w:ascii="Times New Roman" w:hAnsi="Times New Roman" w:cs="Times New Roman" w:hint="eastAsia"/>
          <w:spacing w:val="10"/>
          <w:sz w:val="24"/>
        </w:rPr>
        <w:t>服务平台技术特性分析</w:t>
      </w:r>
    </w:p>
    <w:tbl>
      <w:tblPr>
        <w:tblStyle w:val="ae"/>
        <w:tblW w:w="0" w:type="auto"/>
        <w:tblLook w:val="04A0" w:firstRow="1" w:lastRow="0" w:firstColumn="1" w:lastColumn="0" w:noHBand="0" w:noVBand="1"/>
      </w:tblPr>
      <w:tblGrid>
        <w:gridCol w:w="1383"/>
        <w:gridCol w:w="1873"/>
        <w:gridCol w:w="1275"/>
        <w:gridCol w:w="1418"/>
        <w:gridCol w:w="1134"/>
        <w:gridCol w:w="1219"/>
      </w:tblGrid>
      <w:tr w:rsidR="00C94261" w14:paraId="0989B990" w14:textId="77777777" w:rsidTr="00691701">
        <w:tc>
          <w:tcPr>
            <w:tcW w:w="1383" w:type="dxa"/>
          </w:tcPr>
          <w:p w14:paraId="3EAE84B9" w14:textId="77777777" w:rsidR="00C94261" w:rsidRDefault="00C94261" w:rsidP="00E959FB"/>
        </w:tc>
        <w:tc>
          <w:tcPr>
            <w:tcW w:w="1873" w:type="dxa"/>
          </w:tcPr>
          <w:p w14:paraId="482689E5" w14:textId="77777777" w:rsidR="00C94261" w:rsidRDefault="009F1DF5" w:rsidP="008432E7">
            <w:pPr>
              <w:jc w:val="left"/>
            </w:pPr>
            <w:r>
              <w:rPr>
                <w:rFonts w:hint="eastAsia"/>
              </w:rPr>
              <w:t>加密算法</w:t>
            </w:r>
          </w:p>
        </w:tc>
        <w:tc>
          <w:tcPr>
            <w:tcW w:w="1275" w:type="dxa"/>
          </w:tcPr>
          <w:p w14:paraId="0984E41F" w14:textId="77777777" w:rsidR="00C94261" w:rsidRDefault="00F65ABF" w:rsidP="008432E7">
            <w:pPr>
              <w:jc w:val="left"/>
            </w:pPr>
            <w:r>
              <w:rPr>
                <w:rFonts w:hint="eastAsia"/>
              </w:rPr>
              <w:t>数据去冗余</w:t>
            </w:r>
          </w:p>
        </w:tc>
        <w:tc>
          <w:tcPr>
            <w:tcW w:w="1418" w:type="dxa"/>
          </w:tcPr>
          <w:p w14:paraId="4A302924" w14:textId="77777777" w:rsidR="00C94261" w:rsidRDefault="00357101" w:rsidP="008432E7">
            <w:pPr>
              <w:jc w:val="left"/>
            </w:pPr>
            <w:r>
              <w:rPr>
                <w:rFonts w:hint="eastAsia"/>
              </w:rPr>
              <w:t>大文件上传</w:t>
            </w:r>
          </w:p>
        </w:tc>
        <w:tc>
          <w:tcPr>
            <w:tcW w:w="1134" w:type="dxa"/>
          </w:tcPr>
          <w:p w14:paraId="34A7268A" w14:textId="77777777" w:rsidR="00C94261" w:rsidRDefault="00357101" w:rsidP="008432E7">
            <w:pPr>
              <w:jc w:val="left"/>
            </w:pPr>
            <w:r>
              <w:rPr>
                <w:rFonts w:hint="eastAsia"/>
              </w:rPr>
              <w:t>断点续传</w:t>
            </w:r>
          </w:p>
        </w:tc>
        <w:tc>
          <w:tcPr>
            <w:tcW w:w="1219" w:type="dxa"/>
          </w:tcPr>
          <w:p w14:paraId="0B7E5B85" w14:textId="77777777" w:rsidR="00C94261" w:rsidRDefault="008A5609" w:rsidP="008432E7">
            <w:pPr>
              <w:jc w:val="left"/>
            </w:pPr>
            <w:r>
              <w:rPr>
                <w:rFonts w:hint="eastAsia"/>
              </w:rPr>
              <w:t>平台数</w:t>
            </w:r>
          </w:p>
        </w:tc>
      </w:tr>
      <w:tr w:rsidR="00C94261" w14:paraId="56745B0F" w14:textId="77777777" w:rsidTr="00691701">
        <w:tc>
          <w:tcPr>
            <w:tcW w:w="1383" w:type="dxa"/>
          </w:tcPr>
          <w:p w14:paraId="03A07E4A" w14:textId="77777777" w:rsidR="00C94261" w:rsidRDefault="00C94261" w:rsidP="00E959FB">
            <w:r>
              <w:rPr>
                <w:rFonts w:hint="eastAsia"/>
              </w:rPr>
              <w:t>百度</w:t>
            </w:r>
            <w:r w:rsidR="005D6A45">
              <w:rPr>
                <w:rFonts w:hint="eastAsia"/>
              </w:rPr>
              <w:t>网</w:t>
            </w:r>
            <w:r>
              <w:rPr>
                <w:rFonts w:hint="eastAsia"/>
              </w:rPr>
              <w:t>盘</w:t>
            </w:r>
          </w:p>
        </w:tc>
        <w:tc>
          <w:tcPr>
            <w:tcW w:w="1873" w:type="dxa"/>
          </w:tcPr>
          <w:p w14:paraId="3F19A078" w14:textId="77777777" w:rsidR="00C94261" w:rsidRDefault="008432E7" w:rsidP="00E959FB">
            <w:r>
              <w:rPr>
                <w:rFonts w:hint="eastAsia"/>
              </w:rPr>
              <w:t>128</w:t>
            </w:r>
            <w:r>
              <w:rPr>
                <w:rFonts w:hint="eastAsia"/>
              </w:rPr>
              <w:t>位</w:t>
            </w:r>
            <w:r>
              <w:rPr>
                <w:rFonts w:hint="eastAsia"/>
              </w:rPr>
              <w:t>SSL</w:t>
            </w:r>
          </w:p>
        </w:tc>
        <w:tc>
          <w:tcPr>
            <w:tcW w:w="1275" w:type="dxa"/>
          </w:tcPr>
          <w:p w14:paraId="552DEF4A" w14:textId="77777777" w:rsidR="00C94261" w:rsidRDefault="00940320" w:rsidP="00E959FB">
            <w:r>
              <w:rPr>
                <w:rFonts w:hint="eastAsia"/>
              </w:rPr>
              <w:t>全局</w:t>
            </w:r>
          </w:p>
        </w:tc>
        <w:tc>
          <w:tcPr>
            <w:tcW w:w="1418" w:type="dxa"/>
          </w:tcPr>
          <w:p w14:paraId="5E41BF99" w14:textId="77777777" w:rsidR="00C94261" w:rsidRDefault="00872BF6" w:rsidP="00E959FB">
            <w:r>
              <w:rPr>
                <w:rFonts w:hint="eastAsia"/>
              </w:rPr>
              <w:t>20G</w:t>
            </w:r>
            <w:r w:rsidR="00691701">
              <w:t xml:space="preserve"> / 4</w:t>
            </w:r>
            <w:r w:rsidR="00691701">
              <w:rPr>
                <w:rFonts w:hint="eastAsia"/>
              </w:rPr>
              <w:t>M</w:t>
            </w:r>
          </w:p>
        </w:tc>
        <w:tc>
          <w:tcPr>
            <w:tcW w:w="1134" w:type="dxa"/>
          </w:tcPr>
          <w:p w14:paraId="1B6048FF" w14:textId="77777777" w:rsidR="00C94261" w:rsidRDefault="00BE372B" w:rsidP="00E959FB">
            <w:r>
              <w:rPr>
                <w:rFonts w:hint="eastAsia"/>
              </w:rPr>
              <w:t>支持</w:t>
            </w:r>
          </w:p>
        </w:tc>
        <w:tc>
          <w:tcPr>
            <w:tcW w:w="1219" w:type="dxa"/>
          </w:tcPr>
          <w:p w14:paraId="57DD0E24" w14:textId="77777777" w:rsidR="00C94261" w:rsidRDefault="00D971A7" w:rsidP="00E959FB">
            <w:r>
              <w:rPr>
                <w:rFonts w:hint="eastAsia"/>
              </w:rPr>
              <w:t>6</w:t>
            </w:r>
            <w:r w:rsidR="000C0AFC">
              <w:rPr>
                <w:rFonts w:hint="eastAsia"/>
              </w:rPr>
              <w:t>种</w:t>
            </w:r>
          </w:p>
        </w:tc>
      </w:tr>
      <w:tr w:rsidR="00C94261" w14:paraId="697B7744" w14:textId="77777777" w:rsidTr="00691701">
        <w:tc>
          <w:tcPr>
            <w:tcW w:w="1383" w:type="dxa"/>
          </w:tcPr>
          <w:p w14:paraId="48D64270" w14:textId="77777777" w:rsidR="00C94261" w:rsidRDefault="00B13609" w:rsidP="00E959FB">
            <w:r>
              <w:rPr>
                <w:rFonts w:hint="eastAsia"/>
              </w:rPr>
              <w:t>360</w:t>
            </w:r>
            <w:r>
              <w:rPr>
                <w:rFonts w:hint="eastAsia"/>
              </w:rPr>
              <w:t>云盘</w:t>
            </w:r>
          </w:p>
        </w:tc>
        <w:tc>
          <w:tcPr>
            <w:tcW w:w="1873" w:type="dxa"/>
          </w:tcPr>
          <w:p w14:paraId="5EBFA36B" w14:textId="77777777" w:rsidR="00C94261" w:rsidRDefault="008432E7" w:rsidP="00E959FB">
            <w:r>
              <w:rPr>
                <w:rFonts w:hint="eastAsia"/>
              </w:rPr>
              <w:t>128</w:t>
            </w:r>
            <w:r>
              <w:rPr>
                <w:rFonts w:hint="eastAsia"/>
              </w:rPr>
              <w:t>位</w:t>
            </w:r>
            <w:r>
              <w:rPr>
                <w:rFonts w:hint="eastAsia"/>
              </w:rPr>
              <w:t>SSL</w:t>
            </w:r>
          </w:p>
        </w:tc>
        <w:tc>
          <w:tcPr>
            <w:tcW w:w="1275" w:type="dxa"/>
          </w:tcPr>
          <w:p w14:paraId="78ED2CD0" w14:textId="77777777" w:rsidR="00C94261" w:rsidRDefault="00940320" w:rsidP="00E959FB">
            <w:r>
              <w:rPr>
                <w:rFonts w:hint="eastAsia"/>
              </w:rPr>
              <w:t>全局</w:t>
            </w:r>
          </w:p>
        </w:tc>
        <w:tc>
          <w:tcPr>
            <w:tcW w:w="1418" w:type="dxa"/>
          </w:tcPr>
          <w:p w14:paraId="3DDD2BD0" w14:textId="77777777" w:rsidR="00C94261" w:rsidRDefault="00872BF6" w:rsidP="00E959FB">
            <w:r>
              <w:rPr>
                <w:rFonts w:hint="eastAsia"/>
              </w:rPr>
              <w:t>5G</w:t>
            </w:r>
            <w:r w:rsidR="00691701">
              <w:t xml:space="preserve"> / 4</w:t>
            </w:r>
            <w:r w:rsidR="00691701">
              <w:rPr>
                <w:rFonts w:hint="eastAsia"/>
              </w:rPr>
              <w:t>M</w:t>
            </w:r>
          </w:p>
        </w:tc>
        <w:tc>
          <w:tcPr>
            <w:tcW w:w="1134" w:type="dxa"/>
          </w:tcPr>
          <w:p w14:paraId="68E694F7" w14:textId="77777777" w:rsidR="00C94261" w:rsidRDefault="00BE372B" w:rsidP="00E959FB">
            <w:r>
              <w:rPr>
                <w:rFonts w:hint="eastAsia"/>
              </w:rPr>
              <w:t>支持</w:t>
            </w:r>
          </w:p>
        </w:tc>
        <w:tc>
          <w:tcPr>
            <w:tcW w:w="1219" w:type="dxa"/>
          </w:tcPr>
          <w:p w14:paraId="70EDAFBA" w14:textId="77777777" w:rsidR="00C94261" w:rsidRDefault="000C0AFC" w:rsidP="00E959FB">
            <w:r>
              <w:rPr>
                <w:rFonts w:hint="eastAsia"/>
              </w:rPr>
              <w:t>5</w:t>
            </w:r>
            <w:r>
              <w:rPr>
                <w:rFonts w:hint="eastAsia"/>
              </w:rPr>
              <w:t>种</w:t>
            </w:r>
          </w:p>
        </w:tc>
      </w:tr>
      <w:tr w:rsidR="00C94261" w14:paraId="453CF957" w14:textId="77777777" w:rsidTr="00691701">
        <w:tc>
          <w:tcPr>
            <w:tcW w:w="1383" w:type="dxa"/>
          </w:tcPr>
          <w:p w14:paraId="409B5FEB" w14:textId="77777777" w:rsidR="00C94261" w:rsidRDefault="00705565" w:rsidP="00E959FB">
            <w:r w:rsidRPr="00705565">
              <w:t>Google Drive</w:t>
            </w:r>
          </w:p>
        </w:tc>
        <w:tc>
          <w:tcPr>
            <w:tcW w:w="1873" w:type="dxa"/>
          </w:tcPr>
          <w:p w14:paraId="23BB89A6" w14:textId="77777777" w:rsidR="000E4C6C" w:rsidRDefault="00DE7F9E" w:rsidP="00E959FB">
            <w:r>
              <w:t>128</w:t>
            </w:r>
            <w:r>
              <w:rPr>
                <w:rFonts w:hint="eastAsia"/>
              </w:rPr>
              <w:t>位</w:t>
            </w:r>
            <w:r w:rsidR="008B1E00" w:rsidRPr="008B1E00">
              <w:t>AES SSL/TLS</w:t>
            </w:r>
          </w:p>
        </w:tc>
        <w:tc>
          <w:tcPr>
            <w:tcW w:w="1275" w:type="dxa"/>
          </w:tcPr>
          <w:p w14:paraId="6C9C5F86" w14:textId="77777777" w:rsidR="00C94261" w:rsidRDefault="004E4A51" w:rsidP="00E959FB">
            <w:r>
              <w:rPr>
                <w:rFonts w:hint="eastAsia"/>
              </w:rPr>
              <w:t>无</w:t>
            </w:r>
          </w:p>
        </w:tc>
        <w:tc>
          <w:tcPr>
            <w:tcW w:w="1418" w:type="dxa"/>
          </w:tcPr>
          <w:p w14:paraId="460976B0" w14:textId="77777777" w:rsidR="00C94261" w:rsidRDefault="00872BF6" w:rsidP="00E959FB">
            <w:r>
              <w:rPr>
                <w:rFonts w:hint="eastAsia"/>
              </w:rPr>
              <w:t>5TB</w:t>
            </w:r>
            <w:r w:rsidR="00691701">
              <w:t xml:space="preserve"> / </w:t>
            </w:r>
            <w:r w:rsidR="00691701">
              <w:rPr>
                <w:rFonts w:hint="eastAsia"/>
              </w:rPr>
              <w:t>字节流</w:t>
            </w:r>
          </w:p>
        </w:tc>
        <w:tc>
          <w:tcPr>
            <w:tcW w:w="1134" w:type="dxa"/>
          </w:tcPr>
          <w:p w14:paraId="741B2410" w14:textId="77777777" w:rsidR="00C94261" w:rsidRDefault="00BE372B" w:rsidP="00E959FB">
            <w:r>
              <w:rPr>
                <w:rFonts w:hint="eastAsia"/>
              </w:rPr>
              <w:t>支持</w:t>
            </w:r>
          </w:p>
        </w:tc>
        <w:tc>
          <w:tcPr>
            <w:tcW w:w="1219" w:type="dxa"/>
          </w:tcPr>
          <w:p w14:paraId="504369C1" w14:textId="77777777" w:rsidR="00C94261" w:rsidRDefault="000C0AFC" w:rsidP="00E959FB">
            <w:r>
              <w:rPr>
                <w:rFonts w:hint="eastAsia"/>
              </w:rPr>
              <w:t>5</w:t>
            </w:r>
            <w:r>
              <w:rPr>
                <w:rFonts w:hint="eastAsia"/>
              </w:rPr>
              <w:t>种</w:t>
            </w:r>
          </w:p>
        </w:tc>
      </w:tr>
      <w:tr w:rsidR="00C94261" w14:paraId="2E3270A9" w14:textId="77777777" w:rsidTr="00691701">
        <w:tc>
          <w:tcPr>
            <w:tcW w:w="1383" w:type="dxa"/>
          </w:tcPr>
          <w:p w14:paraId="4F364B7B" w14:textId="77777777" w:rsidR="00C94261" w:rsidRDefault="00FA485D" w:rsidP="00E959FB">
            <w:r w:rsidRPr="00FA485D">
              <w:t>Dropbox</w:t>
            </w:r>
          </w:p>
        </w:tc>
        <w:tc>
          <w:tcPr>
            <w:tcW w:w="1873" w:type="dxa"/>
          </w:tcPr>
          <w:p w14:paraId="70FA9575" w14:textId="77777777" w:rsidR="00C94261" w:rsidRDefault="003E112B" w:rsidP="00E959FB">
            <w:r>
              <w:t>256</w:t>
            </w:r>
            <w:r>
              <w:rPr>
                <w:rFonts w:hint="eastAsia"/>
              </w:rPr>
              <w:t>位</w:t>
            </w:r>
            <w:r w:rsidRPr="003E112B">
              <w:t xml:space="preserve"> SSL/TLS</w:t>
            </w:r>
          </w:p>
        </w:tc>
        <w:tc>
          <w:tcPr>
            <w:tcW w:w="1275" w:type="dxa"/>
          </w:tcPr>
          <w:p w14:paraId="5844994C" w14:textId="77777777" w:rsidR="00C94261" w:rsidRDefault="002B3F1F" w:rsidP="00E959FB">
            <w:r>
              <w:rPr>
                <w:rFonts w:hint="eastAsia"/>
              </w:rPr>
              <w:t>单一用户</w:t>
            </w:r>
          </w:p>
        </w:tc>
        <w:tc>
          <w:tcPr>
            <w:tcW w:w="1418" w:type="dxa"/>
          </w:tcPr>
          <w:p w14:paraId="5AB9D2BF" w14:textId="77777777" w:rsidR="00C94261" w:rsidRDefault="00872BF6" w:rsidP="00E959FB">
            <w:r>
              <w:rPr>
                <w:rFonts w:hint="eastAsia"/>
              </w:rPr>
              <w:t>不限</w:t>
            </w:r>
            <w:r w:rsidR="0039392D">
              <w:rPr>
                <w:rFonts w:hint="eastAsia"/>
              </w:rPr>
              <w:t xml:space="preserve"> / 8M</w:t>
            </w:r>
          </w:p>
        </w:tc>
        <w:tc>
          <w:tcPr>
            <w:tcW w:w="1134" w:type="dxa"/>
          </w:tcPr>
          <w:p w14:paraId="25D6D6EF" w14:textId="77777777" w:rsidR="00C94261" w:rsidRDefault="00BE372B" w:rsidP="00E959FB">
            <w:r>
              <w:rPr>
                <w:rFonts w:hint="eastAsia"/>
              </w:rPr>
              <w:t>支持</w:t>
            </w:r>
          </w:p>
        </w:tc>
        <w:tc>
          <w:tcPr>
            <w:tcW w:w="1219" w:type="dxa"/>
          </w:tcPr>
          <w:p w14:paraId="3E0057BB" w14:textId="77777777" w:rsidR="00C94261" w:rsidRDefault="000C0AFC" w:rsidP="00E959FB">
            <w:r>
              <w:rPr>
                <w:rFonts w:hint="eastAsia"/>
              </w:rPr>
              <w:t>7</w:t>
            </w:r>
            <w:r>
              <w:rPr>
                <w:rFonts w:hint="eastAsia"/>
              </w:rPr>
              <w:t>种</w:t>
            </w:r>
          </w:p>
        </w:tc>
      </w:tr>
    </w:tbl>
    <w:p w14:paraId="6018C10F" w14:textId="7DE59C4C" w:rsidR="004E0D96" w:rsidRPr="0034779C" w:rsidRDefault="008E04DD" w:rsidP="007527DE">
      <w:pPr>
        <w:spacing w:line="400" w:lineRule="exact"/>
        <w:ind w:firstLine="420"/>
        <w:rPr>
          <w:rFonts w:asciiTheme="minorEastAsia" w:hAnsiTheme="minorEastAsia" w:cs="Times New Roman"/>
          <w:color w:val="000000" w:themeColor="text1"/>
          <w:spacing w:val="10"/>
          <w:sz w:val="24"/>
          <w:szCs w:val="24"/>
          <w:rPrChange w:id="1533" w:author="JY0225" w:date="2017-08-24T11:10:00Z">
            <w:rPr>
              <w:rFonts w:ascii="Times New Roman" w:hAnsi="Times New Roman" w:cs="Times New Roman"/>
              <w:color w:val="000000" w:themeColor="text1"/>
              <w:spacing w:val="10"/>
              <w:sz w:val="24"/>
            </w:rPr>
          </w:rPrChange>
        </w:rPr>
      </w:pPr>
      <w:r w:rsidRPr="0034779C">
        <w:rPr>
          <w:rFonts w:asciiTheme="minorEastAsia" w:hAnsiTheme="minorEastAsia" w:cs="Times New Roman" w:hint="eastAsia"/>
          <w:color w:val="000000" w:themeColor="text1"/>
          <w:spacing w:val="10"/>
          <w:sz w:val="24"/>
          <w:szCs w:val="24"/>
          <w:rPrChange w:id="1534" w:author="JY0225" w:date="2017-08-24T11:10:00Z">
            <w:rPr>
              <w:rFonts w:ascii="Times New Roman" w:hAnsi="Times New Roman" w:cs="Times New Roman" w:hint="eastAsia"/>
              <w:color w:val="000000" w:themeColor="text1"/>
              <w:spacing w:val="10"/>
              <w:sz w:val="24"/>
            </w:rPr>
          </w:rPrChange>
        </w:rPr>
        <w:t>保证云端数据的安全性是云备份服务的基本要求，对</w:t>
      </w:r>
      <w:commentRangeStart w:id="1535"/>
      <w:r w:rsidR="00BF1EC2" w:rsidRPr="0034779C">
        <w:rPr>
          <w:rFonts w:asciiTheme="minorEastAsia" w:hAnsiTheme="minorEastAsia" w:cs="Times New Roman" w:hint="eastAsia"/>
          <w:color w:val="000000" w:themeColor="text1"/>
          <w:spacing w:val="10"/>
          <w:sz w:val="24"/>
          <w:szCs w:val="24"/>
          <w:rPrChange w:id="1536" w:author="JY0225" w:date="2017-08-24T11:10:00Z">
            <w:rPr>
              <w:rFonts w:ascii="Times New Roman" w:hAnsi="Times New Roman" w:cs="Times New Roman" w:hint="eastAsia"/>
              <w:color w:val="000000" w:themeColor="text1"/>
              <w:spacing w:val="10"/>
              <w:sz w:val="24"/>
            </w:rPr>
          </w:rPrChange>
        </w:rPr>
        <w:t>数据</w:t>
      </w:r>
      <w:r w:rsidR="00676558" w:rsidRPr="0034779C">
        <w:rPr>
          <w:rFonts w:asciiTheme="minorEastAsia" w:hAnsiTheme="minorEastAsia" w:cs="Times New Roman" w:hint="eastAsia"/>
          <w:color w:val="000000" w:themeColor="text1"/>
          <w:spacing w:val="10"/>
          <w:sz w:val="24"/>
          <w:szCs w:val="24"/>
          <w:rPrChange w:id="1537" w:author="JY0225" w:date="2017-08-24T11:10:00Z">
            <w:rPr>
              <w:rFonts w:ascii="Times New Roman" w:hAnsi="Times New Roman" w:cs="Times New Roman" w:hint="eastAsia"/>
              <w:color w:val="000000" w:themeColor="text1"/>
              <w:spacing w:val="10"/>
              <w:sz w:val="24"/>
            </w:rPr>
          </w:rPrChange>
        </w:rPr>
        <w:t>进行</w:t>
      </w:r>
      <w:r w:rsidR="00BF1EC2" w:rsidRPr="0034779C">
        <w:rPr>
          <w:rFonts w:asciiTheme="minorEastAsia" w:hAnsiTheme="minorEastAsia" w:cs="Times New Roman" w:hint="eastAsia"/>
          <w:color w:val="000000" w:themeColor="text1"/>
          <w:spacing w:val="10"/>
          <w:sz w:val="24"/>
          <w:szCs w:val="24"/>
          <w:rPrChange w:id="1538" w:author="JY0225" w:date="2017-08-24T11:10:00Z">
            <w:rPr>
              <w:rFonts w:ascii="Times New Roman" w:hAnsi="Times New Roman" w:cs="Times New Roman" w:hint="eastAsia"/>
              <w:color w:val="000000" w:themeColor="text1"/>
              <w:spacing w:val="10"/>
              <w:sz w:val="24"/>
            </w:rPr>
          </w:rPrChange>
        </w:rPr>
        <w:t>加密</w:t>
      </w:r>
      <w:commentRangeEnd w:id="1535"/>
      <w:r w:rsidR="000879DD" w:rsidRPr="0034779C">
        <w:rPr>
          <w:rStyle w:val="af2"/>
          <w:rFonts w:asciiTheme="minorEastAsia" w:hAnsiTheme="minorEastAsia" w:cs="Times New Roman"/>
          <w:color w:val="000000" w:themeColor="text1"/>
          <w:sz w:val="24"/>
          <w:szCs w:val="24"/>
          <w:rPrChange w:id="1539" w:author="JY0225" w:date="2017-08-24T11:10:00Z">
            <w:rPr>
              <w:rStyle w:val="af2"/>
              <w:rFonts w:ascii="Calibri" w:eastAsia="宋体" w:hAnsi="Calibri" w:cs="Times New Roman"/>
              <w:color w:val="000000" w:themeColor="text1"/>
            </w:rPr>
          </w:rPrChange>
        </w:rPr>
        <w:commentReference w:id="1535"/>
      </w:r>
      <w:r w:rsidR="00BF1EC2" w:rsidRPr="0034779C">
        <w:rPr>
          <w:rFonts w:asciiTheme="minorEastAsia" w:hAnsiTheme="minorEastAsia" w:cs="Times New Roman" w:hint="eastAsia"/>
          <w:color w:val="000000" w:themeColor="text1"/>
          <w:spacing w:val="10"/>
          <w:sz w:val="24"/>
          <w:szCs w:val="24"/>
          <w:rPrChange w:id="1540" w:author="JY0225" w:date="2017-08-24T11:10:00Z">
            <w:rPr>
              <w:rFonts w:ascii="Times New Roman" w:hAnsi="Times New Roman" w:cs="Times New Roman" w:hint="eastAsia"/>
              <w:color w:val="000000" w:themeColor="text1"/>
              <w:spacing w:val="10"/>
              <w:sz w:val="24"/>
            </w:rPr>
          </w:rPrChange>
        </w:rPr>
        <w:t>是</w:t>
      </w:r>
      <w:r w:rsidR="00E77B11" w:rsidRPr="0034779C">
        <w:rPr>
          <w:rFonts w:asciiTheme="minorEastAsia" w:hAnsiTheme="minorEastAsia" w:cs="Times New Roman" w:hint="eastAsia"/>
          <w:color w:val="000000" w:themeColor="text1"/>
          <w:spacing w:val="10"/>
          <w:sz w:val="24"/>
          <w:szCs w:val="24"/>
          <w:rPrChange w:id="1541" w:author="JY0225" w:date="2017-08-24T11:10:00Z">
            <w:rPr>
              <w:rFonts w:ascii="Times New Roman" w:hAnsi="Times New Roman" w:cs="Times New Roman" w:hint="eastAsia"/>
              <w:color w:val="000000" w:themeColor="text1"/>
              <w:spacing w:val="10"/>
              <w:sz w:val="24"/>
            </w:rPr>
          </w:rPrChange>
        </w:rPr>
        <w:t>一种强有力的安全措施来保护个人信息</w:t>
      </w:r>
      <w:r w:rsidR="007021BF" w:rsidRPr="0034779C">
        <w:rPr>
          <w:rFonts w:asciiTheme="minorEastAsia" w:hAnsiTheme="minorEastAsia" w:cs="Times New Roman" w:hint="eastAsia"/>
          <w:color w:val="000000" w:themeColor="text1"/>
          <w:spacing w:val="10"/>
          <w:sz w:val="24"/>
          <w:szCs w:val="24"/>
          <w:rPrChange w:id="1542" w:author="JY0225" w:date="2017-08-24T11:10:00Z">
            <w:rPr>
              <w:rFonts w:ascii="Times New Roman" w:hAnsi="Times New Roman" w:cs="Times New Roman" w:hint="eastAsia"/>
              <w:color w:val="000000" w:themeColor="text1"/>
              <w:spacing w:val="10"/>
              <w:sz w:val="24"/>
            </w:rPr>
          </w:rPrChange>
        </w:rPr>
        <w:t>不被窃取或篡改。</w:t>
      </w:r>
      <w:r w:rsidR="00C86FD6" w:rsidRPr="0034779C">
        <w:rPr>
          <w:rFonts w:asciiTheme="minorEastAsia" w:hAnsiTheme="minorEastAsia" w:cs="Times New Roman" w:hint="eastAsia"/>
          <w:color w:val="000000" w:themeColor="text1"/>
          <w:spacing w:val="10"/>
          <w:sz w:val="24"/>
          <w:szCs w:val="24"/>
          <w:rPrChange w:id="1543" w:author="JY0225" w:date="2017-08-24T11:10:00Z">
            <w:rPr>
              <w:rFonts w:ascii="Times New Roman" w:hAnsi="Times New Roman" w:cs="Times New Roman" w:hint="eastAsia"/>
              <w:color w:val="000000" w:themeColor="text1"/>
              <w:spacing w:val="10"/>
              <w:sz w:val="24"/>
            </w:rPr>
          </w:rPrChange>
        </w:rPr>
        <w:t>调研</w:t>
      </w:r>
      <w:r w:rsidR="008B1E00" w:rsidRPr="0034779C">
        <w:rPr>
          <w:rFonts w:asciiTheme="minorEastAsia" w:hAnsiTheme="minorEastAsia" w:cs="Times New Roman" w:hint="eastAsia"/>
          <w:color w:val="000000" w:themeColor="text1"/>
          <w:spacing w:val="10"/>
          <w:sz w:val="24"/>
          <w:szCs w:val="24"/>
          <w:rPrChange w:id="1544" w:author="JY0225" w:date="2017-08-24T11:10:00Z">
            <w:rPr>
              <w:rFonts w:ascii="Times New Roman" w:hAnsi="Times New Roman" w:cs="Times New Roman" w:hint="eastAsia"/>
              <w:color w:val="000000" w:themeColor="text1"/>
              <w:spacing w:val="10"/>
              <w:sz w:val="24"/>
            </w:rPr>
          </w:rPrChange>
        </w:rPr>
        <w:t>结果</w:t>
      </w:r>
      <w:r w:rsidR="00992EAF" w:rsidRPr="0034779C">
        <w:rPr>
          <w:rFonts w:asciiTheme="minorEastAsia" w:hAnsiTheme="minorEastAsia" w:cs="Times New Roman" w:hint="eastAsia"/>
          <w:color w:val="000000" w:themeColor="text1"/>
          <w:spacing w:val="10"/>
          <w:sz w:val="24"/>
          <w:szCs w:val="24"/>
          <w:rPrChange w:id="1545" w:author="JY0225" w:date="2017-08-24T11:10:00Z">
            <w:rPr>
              <w:rFonts w:ascii="Times New Roman" w:hAnsi="Times New Roman" w:cs="Times New Roman" w:hint="eastAsia"/>
              <w:color w:val="000000" w:themeColor="text1"/>
              <w:spacing w:val="10"/>
              <w:sz w:val="24"/>
            </w:rPr>
          </w:rPrChange>
        </w:rPr>
        <w:t>显示</w:t>
      </w:r>
      <w:r w:rsidR="008B1E00" w:rsidRPr="0034779C">
        <w:rPr>
          <w:rFonts w:asciiTheme="minorEastAsia" w:hAnsiTheme="minorEastAsia" w:cs="Times New Roman" w:hint="eastAsia"/>
          <w:color w:val="000000" w:themeColor="text1"/>
          <w:spacing w:val="10"/>
          <w:sz w:val="24"/>
          <w:szCs w:val="24"/>
          <w:rPrChange w:id="1546" w:author="JY0225" w:date="2017-08-24T11:10:00Z">
            <w:rPr>
              <w:rFonts w:ascii="Times New Roman" w:hAnsi="Times New Roman" w:cs="Times New Roman" w:hint="eastAsia"/>
              <w:color w:val="000000" w:themeColor="text1"/>
              <w:spacing w:val="10"/>
              <w:sz w:val="24"/>
            </w:rPr>
          </w:rPrChange>
        </w:rPr>
        <w:t>，</w:t>
      </w:r>
      <w:r w:rsidR="00A53AA9" w:rsidRPr="0034779C">
        <w:rPr>
          <w:rFonts w:asciiTheme="minorEastAsia" w:hAnsiTheme="minorEastAsia" w:cs="Times New Roman" w:hint="eastAsia"/>
          <w:color w:val="000000" w:themeColor="text1"/>
          <w:spacing w:val="10"/>
          <w:sz w:val="24"/>
          <w:szCs w:val="24"/>
          <w:rPrChange w:id="1547" w:author="JY0225" w:date="2017-08-24T11:10:00Z">
            <w:rPr>
              <w:rFonts w:ascii="Times New Roman" w:hAnsi="Times New Roman" w:cs="Times New Roman" w:hint="eastAsia"/>
              <w:color w:val="000000" w:themeColor="text1"/>
              <w:spacing w:val="10"/>
              <w:sz w:val="24"/>
            </w:rPr>
          </w:rPrChange>
        </w:rPr>
        <w:t>所有的</w:t>
      </w:r>
      <w:r w:rsidR="00565B9D" w:rsidRPr="0034779C">
        <w:rPr>
          <w:rFonts w:asciiTheme="minorEastAsia" w:hAnsiTheme="minorEastAsia" w:cs="Times New Roman" w:hint="eastAsia"/>
          <w:color w:val="000000" w:themeColor="text1"/>
          <w:spacing w:val="10"/>
          <w:sz w:val="24"/>
          <w:szCs w:val="24"/>
          <w:rPrChange w:id="1548" w:author="JY0225" w:date="2017-08-24T11:10:00Z">
            <w:rPr>
              <w:rFonts w:ascii="Times New Roman" w:hAnsi="Times New Roman" w:cs="Times New Roman" w:hint="eastAsia"/>
              <w:color w:val="000000" w:themeColor="text1"/>
              <w:spacing w:val="10"/>
              <w:sz w:val="24"/>
            </w:rPr>
          </w:rPrChange>
        </w:rPr>
        <w:t>云</w:t>
      </w:r>
      <w:r w:rsidR="00476838" w:rsidRPr="0034779C">
        <w:rPr>
          <w:rFonts w:asciiTheme="minorEastAsia" w:hAnsiTheme="minorEastAsia" w:cs="Times New Roman" w:hint="eastAsia"/>
          <w:color w:val="000000" w:themeColor="text1"/>
          <w:spacing w:val="10"/>
          <w:sz w:val="24"/>
          <w:szCs w:val="24"/>
          <w:rPrChange w:id="1549" w:author="JY0225" w:date="2017-08-24T11:10:00Z">
            <w:rPr>
              <w:rFonts w:ascii="Times New Roman" w:hAnsi="Times New Roman" w:cs="Times New Roman" w:hint="eastAsia"/>
              <w:color w:val="000000" w:themeColor="text1"/>
              <w:spacing w:val="10"/>
              <w:sz w:val="24"/>
            </w:rPr>
          </w:rPrChange>
        </w:rPr>
        <w:t>备份</w:t>
      </w:r>
      <w:r w:rsidR="00565B9D" w:rsidRPr="0034779C">
        <w:rPr>
          <w:rFonts w:asciiTheme="minorEastAsia" w:hAnsiTheme="minorEastAsia" w:cs="Times New Roman" w:hint="eastAsia"/>
          <w:color w:val="000000" w:themeColor="text1"/>
          <w:spacing w:val="10"/>
          <w:sz w:val="24"/>
          <w:szCs w:val="24"/>
          <w:rPrChange w:id="1550" w:author="JY0225" w:date="2017-08-24T11:10:00Z">
            <w:rPr>
              <w:rFonts w:ascii="Times New Roman" w:hAnsi="Times New Roman" w:cs="Times New Roman" w:hint="eastAsia"/>
              <w:color w:val="000000" w:themeColor="text1"/>
              <w:spacing w:val="10"/>
              <w:sz w:val="24"/>
            </w:rPr>
          </w:rPrChange>
        </w:rPr>
        <w:t>服务</w:t>
      </w:r>
      <w:r w:rsidR="00702F2A" w:rsidRPr="0034779C">
        <w:rPr>
          <w:rFonts w:asciiTheme="minorEastAsia" w:hAnsiTheme="minorEastAsia" w:cs="Times New Roman" w:hint="eastAsia"/>
          <w:color w:val="000000" w:themeColor="text1"/>
          <w:spacing w:val="10"/>
          <w:sz w:val="24"/>
          <w:szCs w:val="24"/>
          <w:rPrChange w:id="1551" w:author="JY0225" w:date="2017-08-24T11:10:00Z">
            <w:rPr>
              <w:rFonts w:ascii="Times New Roman" w:hAnsi="Times New Roman" w:cs="Times New Roman" w:hint="eastAsia"/>
              <w:color w:val="000000" w:themeColor="text1"/>
              <w:spacing w:val="10"/>
              <w:sz w:val="24"/>
            </w:rPr>
          </w:rPrChange>
        </w:rPr>
        <w:t>供应</w:t>
      </w:r>
      <w:r w:rsidR="00565B9D" w:rsidRPr="0034779C">
        <w:rPr>
          <w:rFonts w:asciiTheme="minorEastAsia" w:hAnsiTheme="minorEastAsia" w:cs="Times New Roman" w:hint="eastAsia"/>
          <w:color w:val="000000" w:themeColor="text1"/>
          <w:spacing w:val="10"/>
          <w:sz w:val="24"/>
          <w:szCs w:val="24"/>
          <w:rPrChange w:id="1552" w:author="JY0225" w:date="2017-08-24T11:10:00Z">
            <w:rPr>
              <w:rFonts w:ascii="Times New Roman" w:hAnsi="Times New Roman" w:cs="Times New Roman" w:hint="eastAsia"/>
              <w:color w:val="000000" w:themeColor="text1"/>
              <w:spacing w:val="10"/>
              <w:sz w:val="24"/>
            </w:rPr>
          </w:rPrChange>
        </w:rPr>
        <w:t>商</w:t>
      </w:r>
      <w:r w:rsidR="002C789E" w:rsidRPr="0034779C">
        <w:rPr>
          <w:rFonts w:asciiTheme="minorEastAsia" w:hAnsiTheme="minorEastAsia" w:cs="Times New Roman" w:hint="eastAsia"/>
          <w:color w:val="000000" w:themeColor="text1"/>
          <w:spacing w:val="10"/>
          <w:sz w:val="24"/>
          <w:szCs w:val="24"/>
          <w:rPrChange w:id="1553" w:author="JY0225" w:date="2017-08-24T11:10:00Z">
            <w:rPr>
              <w:rFonts w:ascii="Times New Roman" w:hAnsi="Times New Roman" w:cs="Times New Roman" w:hint="eastAsia"/>
              <w:color w:val="000000" w:themeColor="text1"/>
              <w:spacing w:val="10"/>
              <w:sz w:val="24"/>
            </w:rPr>
          </w:rPrChange>
        </w:rPr>
        <w:t>都</w:t>
      </w:r>
      <w:r w:rsidR="00565B9D" w:rsidRPr="0034779C">
        <w:rPr>
          <w:rFonts w:asciiTheme="minorEastAsia" w:hAnsiTheme="minorEastAsia" w:cs="Times New Roman" w:hint="eastAsia"/>
          <w:color w:val="000000" w:themeColor="text1"/>
          <w:spacing w:val="10"/>
          <w:sz w:val="24"/>
          <w:szCs w:val="24"/>
          <w:rPrChange w:id="1554" w:author="JY0225" w:date="2017-08-24T11:10:00Z">
            <w:rPr>
              <w:rFonts w:ascii="Times New Roman" w:hAnsi="Times New Roman" w:cs="Times New Roman" w:hint="eastAsia"/>
              <w:color w:val="000000" w:themeColor="text1"/>
              <w:spacing w:val="10"/>
              <w:sz w:val="24"/>
            </w:rPr>
          </w:rPrChange>
        </w:rPr>
        <w:t>采用</w:t>
      </w:r>
      <w:r w:rsidR="002B1309" w:rsidRPr="0034779C">
        <w:rPr>
          <w:rFonts w:asciiTheme="minorEastAsia" w:hAnsiTheme="minorEastAsia" w:cs="Times New Roman" w:hint="eastAsia"/>
          <w:color w:val="000000" w:themeColor="text1"/>
          <w:spacing w:val="10"/>
          <w:sz w:val="24"/>
          <w:szCs w:val="24"/>
          <w:rPrChange w:id="1555" w:author="JY0225" w:date="2017-08-24T11:10:00Z">
            <w:rPr>
              <w:rFonts w:ascii="Times New Roman" w:hAnsi="Times New Roman" w:cs="Times New Roman" w:hint="eastAsia"/>
              <w:color w:val="000000" w:themeColor="text1"/>
              <w:spacing w:val="10"/>
              <w:sz w:val="24"/>
            </w:rPr>
          </w:rPrChange>
        </w:rPr>
        <w:t>了</w:t>
      </w:r>
      <w:r w:rsidR="004472A3" w:rsidRPr="0034779C">
        <w:rPr>
          <w:rFonts w:asciiTheme="minorEastAsia" w:hAnsiTheme="minorEastAsia" w:cs="Times New Roman" w:hint="eastAsia"/>
          <w:color w:val="000000" w:themeColor="text1"/>
          <w:spacing w:val="10"/>
          <w:sz w:val="24"/>
          <w:szCs w:val="24"/>
          <w:rPrChange w:id="1556" w:author="JY0225" w:date="2017-08-24T11:10:00Z">
            <w:rPr>
              <w:rFonts w:ascii="Times New Roman" w:hAnsi="Times New Roman" w:cs="Times New Roman" w:hint="eastAsia"/>
              <w:color w:val="000000" w:themeColor="text1"/>
              <w:spacing w:val="10"/>
              <w:sz w:val="24"/>
            </w:rPr>
          </w:rPrChange>
        </w:rPr>
        <w:t>类似的方式对数据在传输过程中</w:t>
      </w:r>
      <w:r w:rsidR="00565B9D" w:rsidRPr="0034779C">
        <w:rPr>
          <w:rFonts w:asciiTheme="minorEastAsia" w:hAnsiTheme="minorEastAsia" w:cs="Times New Roman" w:hint="eastAsia"/>
          <w:color w:val="000000" w:themeColor="text1"/>
          <w:spacing w:val="10"/>
          <w:sz w:val="24"/>
          <w:szCs w:val="24"/>
          <w:rPrChange w:id="1557" w:author="JY0225" w:date="2017-08-24T11:10:00Z">
            <w:rPr>
              <w:rFonts w:ascii="Times New Roman" w:hAnsi="Times New Roman" w:cs="Times New Roman" w:hint="eastAsia"/>
              <w:color w:val="000000" w:themeColor="text1"/>
              <w:spacing w:val="10"/>
              <w:sz w:val="24"/>
            </w:rPr>
          </w:rPrChange>
        </w:rPr>
        <w:t>及</w:t>
      </w:r>
      <w:r w:rsidR="00476838" w:rsidRPr="0034779C">
        <w:rPr>
          <w:rFonts w:asciiTheme="minorEastAsia" w:hAnsiTheme="minorEastAsia" w:cs="Times New Roman" w:hint="eastAsia"/>
          <w:color w:val="000000" w:themeColor="text1"/>
          <w:spacing w:val="10"/>
          <w:sz w:val="24"/>
          <w:szCs w:val="24"/>
          <w:rPrChange w:id="1558" w:author="JY0225" w:date="2017-08-24T11:10:00Z">
            <w:rPr>
              <w:rFonts w:ascii="Times New Roman" w:hAnsi="Times New Roman" w:cs="Times New Roman" w:hint="eastAsia"/>
              <w:color w:val="000000" w:themeColor="text1"/>
              <w:spacing w:val="10"/>
              <w:sz w:val="24"/>
            </w:rPr>
          </w:rPrChange>
        </w:rPr>
        <w:t>备份</w:t>
      </w:r>
      <w:r w:rsidR="00565B9D" w:rsidRPr="0034779C">
        <w:rPr>
          <w:rFonts w:asciiTheme="minorEastAsia" w:hAnsiTheme="minorEastAsia" w:cs="Times New Roman" w:hint="eastAsia"/>
          <w:color w:val="000000" w:themeColor="text1"/>
          <w:spacing w:val="10"/>
          <w:sz w:val="24"/>
          <w:szCs w:val="24"/>
          <w:rPrChange w:id="1559" w:author="JY0225" w:date="2017-08-24T11:10:00Z">
            <w:rPr>
              <w:rFonts w:ascii="Times New Roman" w:hAnsi="Times New Roman" w:cs="Times New Roman" w:hint="eastAsia"/>
              <w:color w:val="000000" w:themeColor="text1"/>
              <w:spacing w:val="10"/>
              <w:sz w:val="24"/>
            </w:rPr>
          </w:rPrChange>
        </w:rPr>
        <w:t>在云端时两种状态进行</w:t>
      </w:r>
      <w:r w:rsidR="00142D52" w:rsidRPr="0034779C">
        <w:rPr>
          <w:rFonts w:asciiTheme="minorEastAsia" w:hAnsiTheme="minorEastAsia" w:cs="Times New Roman" w:hint="eastAsia"/>
          <w:color w:val="000000" w:themeColor="text1"/>
          <w:spacing w:val="10"/>
          <w:sz w:val="24"/>
          <w:szCs w:val="24"/>
          <w:rPrChange w:id="1560" w:author="JY0225" w:date="2017-08-24T11:10:00Z">
            <w:rPr>
              <w:rFonts w:ascii="Times New Roman" w:hAnsi="Times New Roman" w:cs="Times New Roman" w:hint="eastAsia"/>
              <w:color w:val="000000" w:themeColor="text1"/>
              <w:spacing w:val="10"/>
              <w:sz w:val="24"/>
            </w:rPr>
          </w:rPrChange>
        </w:rPr>
        <w:t>了加密。</w:t>
      </w:r>
      <w:r w:rsidR="005510D5" w:rsidRPr="0034779C">
        <w:rPr>
          <w:rFonts w:asciiTheme="minorEastAsia" w:hAnsiTheme="minorEastAsia" w:cs="Times New Roman" w:hint="eastAsia"/>
          <w:color w:val="000000" w:themeColor="text1"/>
          <w:spacing w:val="10"/>
          <w:sz w:val="24"/>
          <w:szCs w:val="24"/>
          <w:rPrChange w:id="1561" w:author="JY0225" w:date="2017-08-24T11:10:00Z">
            <w:rPr>
              <w:rFonts w:ascii="Times New Roman" w:hAnsi="Times New Roman" w:cs="Times New Roman" w:hint="eastAsia"/>
              <w:color w:val="000000" w:themeColor="text1"/>
              <w:spacing w:val="10"/>
              <w:sz w:val="24"/>
            </w:rPr>
          </w:rPrChange>
        </w:rPr>
        <w:t>在传输过程中，</w:t>
      </w:r>
      <w:r w:rsidR="00452A39" w:rsidRPr="0034779C">
        <w:rPr>
          <w:rFonts w:asciiTheme="minorEastAsia" w:hAnsiTheme="minorEastAsia" w:cs="Times New Roman" w:hint="eastAsia"/>
          <w:color w:val="000000" w:themeColor="text1"/>
          <w:spacing w:val="10"/>
          <w:sz w:val="24"/>
          <w:szCs w:val="24"/>
          <w:rPrChange w:id="1562" w:author="JY0225" w:date="2017-08-24T11:10:00Z">
            <w:rPr>
              <w:rFonts w:ascii="Times New Roman" w:hAnsi="Times New Roman" w:cs="Times New Roman" w:hint="eastAsia"/>
              <w:color w:val="000000" w:themeColor="text1"/>
              <w:spacing w:val="10"/>
              <w:sz w:val="24"/>
            </w:rPr>
          </w:rPrChange>
        </w:rPr>
        <w:t>百度网盘和</w:t>
      </w:r>
      <w:r w:rsidR="00452A39" w:rsidRPr="0034779C">
        <w:rPr>
          <w:rFonts w:asciiTheme="minorEastAsia" w:hAnsiTheme="minorEastAsia" w:cs="Times New Roman" w:hint="eastAsia"/>
          <w:color w:val="000000" w:themeColor="text1"/>
          <w:spacing w:val="10"/>
          <w:sz w:val="24"/>
          <w:szCs w:val="24"/>
          <w:rPrChange w:id="1563" w:author="JY0225" w:date="2017-08-24T11:10:00Z">
            <w:rPr>
              <w:rFonts w:ascii="Times New Roman" w:hAnsi="Times New Roman" w:cs="Times New Roman" w:hint="eastAsia"/>
              <w:color w:val="000000" w:themeColor="text1"/>
              <w:spacing w:val="10"/>
              <w:sz w:val="24"/>
            </w:rPr>
          </w:rPrChange>
        </w:rPr>
        <w:t>360</w:t>
      </w:r>
      <w:r w:rsidR="00452A39" w:rsidRPr="0034779C">
        <w:rPr>
          <w:rFonts w:asciiTheme="minorEastAsia" w:hAnsiTheme="minorEastAsia" w:cs="Times New Roman" w:hint="eastAsia"/>
          <w:color w:val="000000" w:themeColor="text1"/>
          <w:spacing w:val="10"/>
          <w:sz w:val="24"/>
          <w:szCs w:val="24"/>
          <w:rPrChange w:id="1564" w:author="JY0225" w:date="2017-08-24T11:10:00Z">
            <w:rPr>
              <w:rFonts w:ascii="Times New Roman" w:hAnsi="Times New Roman" w:cs="Times New Roman" w:hint="eastAsia"/>
              <w:color w:val="000000" w:themeColor="text1"/>
              <w:spacing w:val="10"/>
              <w:sz w:val="24"/>
            </w:rPr>
          </w:rPrChange>
        </w:rPr>
        <w:t>云盘使用的是</w:t>
      </w:r>
      <w:r w:rsidR="00452A39" w:rsidRPr="0034779C">
        <w:rPr>
          <w:rFonts w:asciiTheme="minorEastAsia" w:hAnsiTheme="minorEastAsia" w:cs="Times New Roman" w:hint="eastAsia"/>
          <w:color w:val="000000" w:themeColor="text1"/>
          <w:spacing w:val="10"/>
          <w:sz w:val="24"/>
          <w:szCs w:val="24"/>
          <w:rPrChange w:id="1565" w:author="JY0225" w:date="2017-08-24T11:10:00Z">
            <w:rPr>
              <w:rFonts w:ascii="Times New Roman" w:hAnsi="Times New Roman" w:cs="Times New Roman" w:hint="eastAsia"/>
              <w:color w:val="000000" w:themeColor="text1"/>
              <w:spacing w:val="10"/>
              <w:sz w:val="24"/>
            </w:rPr>
          </w:rPrChange>
        </w:rPr>
        <w:t>128</w:t>
      </w:r>
      <w:r w:rsidR="00452A39" w:rsidRPr="0034779C">
        <w:rPr>
          <w:rFonts w:asciiTheme="minorEastAsia" w:hAnsiTheme="minorEastAsia" w:cs="Times New Roman" w:hint="eastAsia"/>
          <w:color w:val="000000" w:themeColor="text1"/>
          <w:spacing w:val="10"/>
          <w:sz w:val="24"/>
          <w:szCs w:val="24"/>
          <w:rPrChange w:id="1566" w:author="JY0225" w:date="2017-08-24T11:10:00Z">
            <w:rPr>
              <w:rFonts w:ascii="Times New Roman" w:hAnsi="Times New Roman" w:cs="Times New Roman" w:hint="eastAsia"/>
              <w:color w:val="000000" w:themeColor="text1"/>
              <w:spacing w:val="10"/>
              <w:sz w:val="24"/>
            </w:rPr>
          </w:rPrChange>
        </w:rPr>
        <w:t>位的</w:t>
      </w:r>
      <w:r w:rsidR="00452A39" w:rsidRPr="0034779C">
        <w:rPr>
          <w:rFonts w:asciiTheme="minorEastAsia" w:hAnsiTheme="minorEastAsia" w:cs="Times New Roman" w:hint="eastAsia"/>
          <w:color w:val="000000" w:themeColor="text1"/>
          <w:spacing w:val="10"/>
          <w:sz w:val="24"/>
          <w:szCs w:val="24"/>
          <w:rPrChange w:id="1567" w:author="JY0225" w:date="2017-08-24T11:10:00Z">
            <w:rPr>
              <w:rFonts w:ascii="Times New Roman" w:hAnsi="Times New Roman" w:cs="Times New Roman" w:hint="eastAsia"/>
              <w:color w:val="000000" w:themeColor="text1"/>
              <w:spacing w:val="10"/>
              <w:sz w:val="24"/>
            </w:rPr>
          </w:rPrChange>
        </w:rPr>
        <w:t>SSL</w:t>
      </w:r>
      <w:r w:rsidR="00452A39" w:rsidRPr="0034779C">
        <w:rPr>
          <w:rFonts w:asciiTheme="minorEastAsia" w:hAnsiTheme="minorEastAsia" w:cs="Times New Roman" w:hint="eastAsia"/>
          <w:color w:val="000000" w:themeColor="text1"/>
          <w:spacing w:val="10"/>
          <w:sz w:val="24"/>
          <w:szCs w:val="24"/>
          <w:rPrChange w:id="1568" w:author="JY0225" w:date="2017-08-24T11:10:00Z">
            <w:rPr>
              <w:rFonts w:ascii="Times New Roman" w:hAnsi="Times New Roman" w:cs="Times New Roman" w:hint="eastAsia"/>
              <w:color w:val="000000" w:themeColor="text1"/>
              <w:spacing w:val="10"/>
              <w:sz w:val="24"/>
            </w:rPr>
          </w:rPrChange>
        </w:rPr>
        <w:t>加密技术，</w:t>
      </w:r>
      <w:r w:rsidR="005510D5" w:rsidRPr="0034779C">
        <w:rPr>
          <w:rFonts w:asciiTheme="minorEastAsia" w:hAnsiTheme="minorEastAsia" w:cs="Times New Roman"/>
          <w:color w:val="000000" w:themeColor="text1"/>
          <w:spacing w:val="10"/>
          <w:sz w:val="24"/>
          <w:szCs w:val="24"/>
          <w:rPrChange w:id="1569" w:author="JY0225" w:date="2017-08-24T11:10:00Z">
            <w:rPr>
              <w:rFonts w:ascii="Times New Roman" w:hAnsi="Times New Roman" w:cs="Times New Roman"/>
              <w:color w:val="000000" w:themeColor="text1"/>
              <w:spacing w:val="10"/>
              <w:sz w:val="24"/>
            </w:rPr>
          </w:rPrChange>
        </w:rPr>
        <w:t>Google Drive</w:t>
      </w:r>
      <w:r w:rsidR="003F6B4D" w:rsidRPr="0034779C">
        <w:rPr>
          <w:rFonts w:asciiTheme="minorEastAsia" w:hAnsiTheme="minorEastAsia" w:cs="Times New Roman" w:hint="eastAsia"/>
          <w:color w:val="000000" w:themeColor="text1"/>
          <w:spacing w:val="10"/>
          <w:sz w:val="24"/>
          <w:szCs w:val="24"/>
          <w:rPrChange w:id="1570" w:author="JY0225" w:date="2017-08-24T11:10:00Z">
            <w:rPr>
              <w:rFonts w:ascii="Times New Roman" w:hAnsi="Times New Roman" w:cs="Times New Roman" w:hint="eastAsia"/>
              <w:color w:val="000000" w:themeColor="text1"/>
              <w:spacing w:val="10"/>
              <w:sz w:val="24"/>
            </w:rPr>
          </w:rPrChange>
        </w:rPr>
        <w:t>和</w:t>
      </w:r>
      <w:r w:rsidR="003F6B4D" w:rsidRPr="0034779C">
        <w:rPr>
          <w:rFonts w:asciiTheme="minorEastAsia" w:hAnsiTheme="minorEastAsia" w:cs="Times New Roman" w:hint="eastAsia"/>
          <w:color w:val="000000" w:themeColor="text1"/>
          <w:spacing w:val="10"/>
          <w:sz w:val="24"/>
          <w:szCs w:val="24"/>
          <w:rPrChange w:id="1571" w:author="JY0225" w:date="2017-08-24T11:10:00Z">
            <w:rPr>
              <w:rFonts w:ascii="Times New Roman" w:hAnsi="Times New Roman" w:cs="Times New Roman" w:hint="eastAsia"/>
              <w:color w:val="000000" w:themeColor="text1"/>
              <w:spacing w:val="10"/>
              <w:sz w:val="24"/>
            </w:rPr>
          </w:rPrChange>
        </w:rPr>
        <w:t>Dropbox</w:t>
      </w:r>
      <w:r w:rsidR="003F6B4D" w:rsidRPr="0034779C">
        <w:rPr>
          <w:rFonts w:asciiTheme="minorEastAsia" w:hAnsiTheme="minorEastAsia" w:cs="Times New Roman" w:hint="eastAsia"/>
          <w:color w:val="000000" w:themeColor="text1"/>
          <w:spacing w:val="10"/>
          <w:sz w:val="24"/>
          <w:szCs w:val="24"/>
          <w:rPrChange w:id="1572" w:author="JY0225" w:date="2017-08-24T11:10:00Z">
            <w:rPr>
              <w:rFonts w:ascii="Times New Roman" w:hAnsi="Times New Roman" w:cs="Times New Roman" w:hint="eastAsia"/>
              <w:color w:val="000000" w:themeColor="text1"/>
              <w:spacing w:val="10"/>
              <w:sz w:val="24"/>
            </w:rPr>
          </w:rPrChange>
        </w:rPr>
        <w:t>分别</w:t>
      </w:r>
      <w:r w:rsidR="005510D5" w:rsidRPr="0034779C">
        <w:rPr>
          <w:rFonts w:asciiTheme="minorEastAsia" w:hAnsiTheme="minorEastAsia" w:cs="Times New Roman" w:hint="eastAsia"/>
          <w:color w:val="000000" w:themeColor="text1"/>
          <w:spacing w:val="10"/>
          <w:sz w:val="24"/>
          <w:szCs w:val="24"/>
          <w:rPrChange w:id="1573" w:author="JY0225" w:date="2017-08-24T11:10:00Z">
            <w:rPr>
              <w:rFonts w:ascii="Times New Roman" w:hAnsi="Times New Roman" w:cs="Times New Roman" w:hint="eastAsia"/>
              <w:color w:val="000000" w:themeColor="text1"/>
              <w:spacing w:val="10"/>
              <w:sz w:val="24"/>
            </w:rPr>
          </w:rPrChange>
        </w:rPr>
        <w:t>采用</w:t>
      </w:r>
      <w:r w:rsidR="003F6B4D" w:rsidRPr="0034779C">
        <w:rPr>
          <w:rFonts w:asciiTheme="minorEastAsia" w:hAnsiTheme="minorEastAsia" w:cs="Times New Roman" w:hint="eastAsia"/>
          <w:color w:val="000000" w:themeColor="text1"/>
          <w:spacing w:val="10"/>
          <w:sz w:val="24"/>
          <w:szCs w:val="24"/>
          <w:rPrChange w:id="1574" w:author="JY0225" w:date="2017-08-24T11:10:00Z">
            <w:rPr>
              <w:rFonts w:ascii="Times New Roman" w:hAnsi="Times New Roman" w:cs="Times New Roman" w:hint="eastAsia"/>
              <w:color w:val="000000" w:themeColor="text1"/>
              <w:spacing w:val="10"/>
              <w:sz w:val="24"/>
            </w:rPr>
          </w:rPrChange>
        </w:rPr>
        <w:t>了</w:t>
      </w:r>
      <w:r w:rsidR="005510D5" w:rsidRPr="0034779C">
        <w:rPr>
          <w:rFonts w:asciiTheme="minorEastAsia" w:hAnsiTheme="minorEastAsia" w:cs="Times New Roman" w:hint="eastAsia"/>
          <w:color w:val="000000" w:themeColor="text1"/>
          <w:spacing w:val="10"/>
          <w:sz w:val="24"/>
          <w:szCs w:val="24"/>
          <w:rPrChange w:id="1575" w:author="JY0225" w:date="2017-08-24T11:10:00Z">
            <w:rPr>
              <w:rFonts w:ascii="Times New Roman" w:hAnsi="Times New Roman" w:cs="Times New Roman" w:hint="eastAsia"/>
              <w:color w:val="000000" w:themeColor="text1"/>
              <w:spacing w:val="10"/>
              <w:sz w:val="24"/>
            </w:rPr>
          </w:rPrChange>
        </w:rPr>
        <w:t>的</w:t>
      </w:r>
      <w:r w:rsidR="00607D7E" w:rsidRPr="0034779C">
        <w:rPr>
          <w:rFonts w:asciiTheme="minorEastAsia" w:hAnsiTheme="minorEastAsia" w:cs="Times New Roman" w:hint="eastAsia"/>
          <w:color w:val="000000" w:themeColor="text1"/>
          <w:spacing w:val="10"/>
          <w:sz w:val="24"/>
          <w:szCs w:val="24"/>
          <w:rPrChange w:id="1576" w:author="JY0225" w:date="2017-08-24T11:10:00Z">
            <w:rPr>
              <w:rFonts w:ascii="Times New Roman" w:hAnsi="Times New Roman" w:cs="Times New Roman" w:hint="eastAsia"/>
              <w:color w:val="000000" w:themeColor="text1"/>
              <w:spacing w:val="10"/>
              <w:sz w:val="24"/>
            </w:rPr>
          </w:rPrChange>
        </w:rPr>
        <w:t>128</w:t>
      </w:r>
      <w:r w:rsidR="00607D7E" w:rsidRPr="0034779C">
        <w:rPr>
          <w:rFonts w:asciiTheme="minorEastAsia" w:hAnsiTheme="minorEastAsia" w:cs="Times New Roman" w:hint="eastAsia"/>
          <w:color w:val="000000" w:themeColor="text1"/>
          <w:spacing w:val="10"/>
          <w:sz w:val="24"/>
          <w:szCs w:val="24"/>
          <w:rPrChange w:id="1577" w:author="JY0225" w:date="2017-08-24T11:10:00Z">
            <w:rPr>
              <w:rFonts w:ascii="Times New Roman" w:hAnsi="Times New Roman" w:cs="Times New Roman" w:hint="eastAsia"/>
              <w:color w:val="000000" w:themeColor="text1"/>
              <w:spacing w:val="10"/>
              <w:sz w:val="24"/>
            </w:rPr>
          </w:rPrChange>
        </w:rPr>
        <w:t>位</w:t>
      </w:r>
      <w:r w:rsidR="009164BB" w:rsidRPr="0034779C">
        <w:rPr>
          <w:rFonts w:asciiTheme="minorEastAsia" w:hAnsiTheme="minorEastAsia" w:cs="Times New Roman" w:hint="eastAsia"/>
          <w:color w:val="000000" w:themeColor="text1"/>
          <w:spacing w:val="10"/>
          <w:sz w:val="24"/>
          <w:szCs w:val="24"/>
          <w:rPrChange w:id="1578" w:author="JY0225" w:date="2017-08-24T11:10:00Z">
            <w:rPr>
              <w:rFonts w:ascii="Times New Roman" w:hAnsi="Times New Roman" w:cs="Times New Roman" w:hint="eastAsia"/>
              <w:color w:val="000000" w:themeColor="text1"/>
              <w:spacing w:val="10"/>
              <w:sz w:val="24"/>
            </w:rPr>
          </w:rPrChange>
        </w:rPr>
        <w:t>/256</w:t>
      </w:r>
      <w:r w:rsidR="009164BB" w:rsidRPr="0034779C">
        <w:rPr>
          <w:rFonts w:asciiTheme="minorEastAsia" w:hAnsiTheme="minorEastAsia" w:cs="Times New Roman" w:hint="eastAsia"/>
          <w:color w:val="000000" w:themeColor="text1"/>
          <w:spacing w:val="10"/>
          <w:sz w:val="24"/>
          <w:szCs w:val="24"/>
          <w:rPrChange w:id="1579" w:author="JY0225" w:date="2017-08-24T11:10:00Z">
            <w:rPr>
              <w:rFonts w:ascii="Times New Roman" w:hAnsi="Times New Roman" w:cs="Times New Roman" w:hint="eastAsia"/>
              <w:color w:val="000000" w:themeColor="text1"/>
              <w:spacing w:val="10"/>
              <w:sz w:val="24"/>
            </w:rPr>
          </w:rPrChange>
        </w:rPr>
        <w:t>位</w:t>
      </w:r>
      <w:r w:rsidR="00607D7E" w:rsidRPr="0034779C">
        <w:rPr>
          <w:rFonts w:asciiTheme="minorEastAsia" w:hAnsiTheme="minorEastAsia" w:cs="Times New Roman" w:hint="eastAsia"/>
          <w:color w:val="000000" w:themeColor="text1"/>
          <w:spacing w:val="10"/>
          <w:sz w:val="24"/>
          <w:szCs w:val="24"/>
          <w:rPrChange w:id="1580" w:author="JY0225" w:date="2017-08-24T11:10:00Z">
            <w:rPr>
              <w:rFonts w:ascii="Times New Roman" w:hAnsi="Times New Roman" w:cs="Times New Roman" w:hint="eastAsia"/>
              <w:color w:val="000000" w:themeColor="text1"/>
              <w:spacing w:val="10"/>
              <w:sz w:val="24"/>
            </w:rPr>
          </w:rPrChange>
        </w:rPr>
        <w:t>的</w:t>
      </w:r>
      <w:r w:rsidR="00607D7E" w:rsidRPr="0034779C">
        <w:rPr>
          <w:rFonts w:asciiTheme="minorEastAsia" w:hAnsiTheme="minorEastAsia" w:cs="Times New Roman" w:hint="eastAsia"/>
          <w:color w:val="000000" w:themeColor="text1"/>
          <w:spacing w:val="10"/>
          <w:sz w:val="24"/>
          <w:szCs w:val="24"/>
          <w:rPrChange w:id="1581" w:author="JY0225" w:date="2017-08-24T11:10:00Z">
            <w:rPr>
              <w:rFonts w:ascii="Times New Roman" w:hAnsi="Times New Roman" w:cs="Times New Roman" w:hint="eastAsia"/>
              <w:color w:val="000000" w:themeColor="text1"/>
              <w:spacing w:val="10"/>
              <w:sz w:val="24"/>
            </w:rPr>
          </w:rPrChange>
        </w:rPr>
        <w:t>SSL/TLS</w:t>
      </w:r>
      <w:r w:rsidR="00D97E3C" w:rsidRPr="0034779C">
        <w:rPr>
          <w:rFonts w:asciiTheme="minorEastAsia" w:hAnsiTheme="minorEastAsia"/>
          <w:color w:val="000000" w:themeColor="text1"/>
          <w:sz w:val="24"/>
          <w:szCs w:val="24"/>
          <w:vertAlign w:val="superscript"/>
          <w:rPrChange w:id="1582" w:author="JY0225" w:date="2017-08-24T11:10:00Z">
            <w:rPr>
              <w:color w:val="000000" w:themeColor="text1"/>
              <w:vertAlign w:val="superscript"/>
            </w:rPr>
          </w:rPrChange>
        </w:rPr>
        <w:fldChar w:fldCharType="begin"/>
      </w:r>
      <w:r w:rsidR="00D97E3C" w:rsidRPr="0034779C">
        <w:rPr>
          <w:rFonts w:asciiTheme="minorEastAsia" w:hAnsiTheme="minorEastAsia"/>
          <w:color w:val="000000" w:themeColor="text1"/>
          <w:sz w:val="24"/>
          <w:szCs w:val="24"/>
          <w:vertAlign w:val="superscript"/>
          <w:rPrChange w:id="1583" w:author="JY0225" w:date="2017-08-24T11:10:00Z">
            <w:rPr>
              <w:color w:val="000000" w:themeColor="text1"/>
              <w:vertAlign w:val="superscript"/>
            </w:rPr>
          </w:rPrChange>
        </w:rPr>
        <w:instrText xml:space="preserve"> REF _Ref489792117 \r \h </w:instrText>
      </w:r>
      <w:r w:rsidR="00D97E3C" w:rsidRPr="0034779C">
        <w:rPr>
          <w:rFonts w:asciiTheme="minorEastAsia" w:hAnsiTheme="minorEastAsia"/>
          <w:color w:val="000000" w:themeColor="text1"/>
          <w:sz w:val="24"/>
          <w:szCs w:val="24"/>
          <w:vertAlign w:val="superscript"/>
          <w:rPrChange w:id="1584" w:author="JY0225" w:date="2017-08-24T11:10:00Z">
            <w:rPr>
              <w:color w:val="000000" w:themeColor="text1"/>
              <w:vertAlign w:val="superscript"/>
            </w:rPr>
          </w:rPrChange>
        </w:rPr>
      </w:r>
      <w:r w:rsidR="0034779C" w:rsidRPr="0034779C">
        <w:rPr>
          <w:rFonts w:asciiTheme="minorEastAsia" w:hAnsiTheme="minorEastAsia"/>
          <w:color w:val="000000" w:themeColor="text1"/>
          <w:sz w:val="24"/>
          <w:szCs w:val="24"/>
          <w:vertAlign w:val="superscript"/>
          <w:rPrChange w:id="1585" w:author="JY0225" w:date="2017-08-24T11:10:00Z">
            <w:rPr>
              <w:color w:val="000000" w:themeColor="text1"/>
              <w:sz w:val="24"/>
              <w:szCs w:val="24"/>
              <w:vertAlign w:val="superscript"/>
            </w:rPr>
          </w:rPrChange>
        </w:rPr>
        <w:instrText xml:space="preserve"> \* MERGEFORMAT </w:instrText>
      </w:r>
      <w:r w:rsidR="00D97E3C" w:rsidRPr="0034779C">
        <w:rPr>
          <w:rFonts w:asciiTheme="minorEastAsia" w:hAnsiTheme="minorEastAsia"/>
          <w:color w:val="000000" w:themeColor="text1"/>
          <w:sz w:val="24"/>
          <w:szCs w:val="24"/>
          <w:vertAlign w:val="superscript"/>
          <w:rPrChange w:id="1586" w:author="JY0225" w:date="2017-08-24T11:10:00Z">
            <w:rPr>
              <w:color w:val="000000" w:themeColor="text1"/>
              <w:vertAlign w:val="superscript"/>
            </w:rPr>
          </w:rPrChange>
        </w:rPr>
        <w:fldChar w:fldCharType="separate"/>
      </w:r>
      <w:r w:rsidR="008E2759" w:rsidRPr="0034779C">
        <w:rPr>
          <w:rFonts w:asciiTheme="minorEastAsia" w:hAnsiTheme="minorEastAsia"/>
          <w:color w:val="000000" w:themeColor="text1"/>
          <w:sz w:val="24"/>
          <w:szCs w:val="24"/>
          <w:vertAlign w:val="superscript"/>
          <w:rPrChange w:id="1587" w:author="JY0225" w:date="2017-08-24T11:10:00Z">
            <w:rPr>
              <w:color w:val="000000" w:themeColor="text1"/>
              <w:vertAlign w:val="superscript"/>
            </w:rPr>
          </w:rPrChange>
        </w:rPr>
        <w:t>[10]</w:t>
      </w:r>
      <w:r w:rsidR="00D97E3C" w:rsidRPr="0034779C">
        <w:rPr>
          <w:rFonts w:asciiTheme="minorEastAsia" w:hAnsiTheme="minorEastAsia"/>
          <w:color w:val="000000" w:themeColor="text1"/>
          <w:sz w:val="24"/>
          <w:szCs w:val="24"/>
          <w:vertAlign w:val="superscript"/>
          <w:rPrChange w:id="1588" w:author="JY0225" w:date="2017-08-24T11:10:00Z">
            <w:rPr>
              <w:color w:val="000000" w:themeColor="text1"/>
              <w:vertAlign w:val="superscript"/>
            </w:rPr>
          </w:rPrChange>
        </w:rPr>
        <w:fldChar w:fldCharType="end"/>
      </w:r>
      <w:r w:rsidR="00A21FA0" w:rsidRPr="0034779C">
        <w:rPr>
          <w:rFonts w:asciiTheme="minorEastAsia" w:hAnsiTheme="minorEastAsia" w:cs="Times New Roman" w:hint="eastAsia"/>
          <w:color w:val="000000" w:themeColor="text1"/>
          <w:spacing w:val="10"/>
          <w:sz w:val="24"/>
          <w:szCs w:val="24"/>
          <w:rPrChange w:id="1589" w:author="JY0225" w:date="2017-08-24T11:10:00Z">
            <w:rPr>
              <w:rFonts w:ascii="Times New Roman" w:hAnsi="Times New Roman" w:cs="Times New Roman" w:hint="eastAsia"/>
              <w:color w:val="000000" w:themeColor="text1"/>
              <w:spacing w:val="10"/>
              <w:sz w:val="24"/>
            </w:rPr>
          </w:rPrChange>
        </w:rPr>
        <w:t>加密技术。</w:t>
      </w:r>
      <w:r w:rsidR="00364334" w:rsidRPr="0034779C">
        <w:rPr>
          <w:rFonts w:asciiTheme="minorEastAsia" w:hAnsiTheme="minorEastAsia" w:cs="Times New Roman" w:hint="eastAsia"/>
          <w:color w:val="000000" w:themeColor="text1"/>
          <w:spacing w:val="10"/>
          <w:sz w:val="24"/>
          <w:szCs w:val="24"/>
          <w:rPrChange w:id="1590" w:author="JY0225" w:date="2017-08-24T11:10:00Z">
            <w:rPr>
              <w:rFonts w:ascii="Times New Roman" w:hAnsi="Times New Roman" w:cs="Times New Roman" w:hint="eastAsia"/>
              <w:color w:val="000000" w:themeColor="text1"/>
              <w:spacing w:val="10"/>
              <w:sz w:val="24"/>
            </w:rPr>
          </w:rPrChange>
        </w:rPr>
        <w:t>数据</w:t>
      </w:r>
      <w:r w:rsidR="002D278B" w:rsidRPr="0034779C">
        <w:rPr>
          <w:rFonts w:asciiTheme="minorEastAsia" w:hAnsiTheme="minorEastAsia" w:cs="Times New Roman" w:hint="eastAsia"/>
          <w:color w:val="000000" w:themeColor="text1"/>
          <w:spacing w:val="10"/>
          <w:sz w:val="24"/>
          <w:szCs w:val="24"/>
          <w:rPrChange w:id="1591" w:author="JY0225" w:date="2017-08-24T11:10:00Z">
            <w:rPr>
              <w:rFonts w:ascii="Times New Roman" w:hAnsi="Times New Roman" w:cs="Times New Roman" w:hint="eastAsia"/>
              <w:color w:val="000000" w:themeColor="text1"/>
              <w:spacing w:val="10"/>
              <w:sz w:val="24"/>
            </w:rPr>
          </w:rPrChange>
        </w:rPr>
        <w:t>在云端时，百度</w:t>
      </w:r>
      <w:r w:rsidR="00024CD4" w:rsidRPr="0034779C">
        <w:rPr>
          <w:rFonts w:asciiTheme="minorEastAsia" w:hAnsiTheme="minorEastAsia" w:cs="Times New Roman" w:hint="eastAsia"/>
          <w:color w:val="000000" w:themeColor="text1"/>
          <w:spacing w:val="10"/>
          <w:sz w:val="24"/>
          <w:szCs w:val="24"/>
          <w:rPrChange w:id="1592" w:author="JY0225" w:date="2017-08-24T11:10:00Z">
            <w:rPr>
              <w:rFonts w:ascii="Times New Roman" w:hAnsi="Times New Roman" w:cs="Times New Roman" w:hint="eastAsia"/>
              <w:color w:val="000000" w:themeColor="text1"/>
              <w:spacing w:val="10"/>
              <w:sz w:val="24"/>
            </w:rPr>
          </w:rPrChange>
        </w:rPr>
        <w:t>网盘</w:t>
      </w:r>
      <w:r w:rsidR="002D278B" w:rsidRPr="0034779C">
        <w:rPr>
          <w:rFonts w:asciiTheme="minorEastAsia" w:hAnsiTheme="minorEastAsia" w:cs="Times New Roman" w:hint="eastAsia"/>
          <w:color w:val="000000" w:themeColor="text1"/>
          <w:spacing w:val="10"/>
          <w:sz w:val="24"/>
          <w:szCs w:val="24"/>
          <w:rPrChange w:id="1593" w:author="JY0225" w:date="2017-08-24T11:10:00Z">
            <w:rPr>
              <w:rFonts w:ascii="Times New Roman" w:hAnsi="Times New Roman" w:cs="Times New Roman" w:hint="eastAsia"/>
              <w:color w:val="000000" w:themeColor="text1"/>
              <w:spacing w:val="10"/>
              <w:sz w:val="24"/>
            </w:rPr>
          </w:rPrChange>
        </w:rPr>
        <w:t>和</w:t>
      </w:r>
      <w:r w:rsidR="002D278B" w:rsidRPr="0034779C">
        <w:rPr>
          <w:rFonts w:asciiTheme="minorEastAsia" w:hAnsiTheme="minorEastAsia" w:cs="Times New Roman" w:hint="eastAsia"/>
          <w:color w:val="000000" w:themeColor="text1"/>
          <w:spacing w:val="10"/>
          <w:sz w:val="24"/>
          <w:szCs w:val="24"/>
          <w:rPrChange w:id="1594" w:author="JY0225" w:date="2017-08-24T11:10:00Z">
            <w:rPr>
              <w:rFonts w:ascii="Times New Roman" w:hAnsi="Times New Roman" w:cs="Times New Roman" w:hint="eastAsia"/>
              <w:color w:val="000000" w:themeColor="text1"/>
              <w:spacing w:val="10"/>
              <w:sz w:val="24"/>
            </w:rPr>
          </w:rPrChange>
        </w:rPr>
        <w:t>360</w:t>
      </w:r>
      <w:r w:rsidR="002D278B" w:rsidRPr="0034779C">
        <w:rPr>
          <w:rFonts w:asciiTheme="minorEastAsia" w:hAnsiTheme="minorEastAsia" w:cs="Times New Roman" w:hint="eastAsia"/>
          <w:color w:val="000000" w:themeColor="text1"/>
          <w:spacing w:val="10"/>
          <w:sz w:val="24"/>
          <w:szCs w:val="24"/>
          <w:rPrChange w:id="1595" w:author="JY0225" w:date="2017-08-24T11:10:00Z">
            <w:rPr>
              <w:rFonts w:ascii="Times New Roman" w:hAnsi="Times New Roman" w:cs="Times New Roman" w:hint="eastAsia"/>
              <w:color w:val="000000" w:themeColor="text1"/>
              <w:spacing w:val="10"/>
              <w:sz w:val="24"/>
            </w:rPr>
          </w:rPrChange>
        </w:rPr>
        <w:t>云盘</w:t>
      </w:r>
      <w:r w:rsidR="00C921DB" w:rsidRPr="0034779C">
        <w:rPr>
          <w:rFonts w:asciiTheme="minorEastAsia" w:hAnsiTheme="minorEastAsia" w:cs="Times New Roman" w:hint="eastAsia"/>
          <w:color w:val="000000" w:themeColor="text1"/>
          <w:spacing w:val="10"/>
          <w:sz w:val="24"/>
          <w:szCs w:val="24"/>
          <w:rPrChange w:id="1596" w:author="JY0225" w:date="2017-08-24T11:10:00Z">
            <w:rPr>
              <w:rFonts w:ascii="Times New Roman" w:hAnsi="Times New Roman" w:cs="Times New Roman" w:hint="eastAsia"/>
              <w:color w:val="000000" w:themeColor="text1"/>
              <w:spacing w:val="10"/>
              <w:sz w:val="24"/>
            </w:rPr>
          </w:rPrChange>
        </w:rPr>
        <w:t>未强制对数据进行加密，而是由</w:t>
      </w:r>
      <w:r w:rsidR="00B86736" w:rsidRPr="0034779C">
        <w:rPr>
          <w:rFonts w:asciiTheme="minorEastAsia" w:hAnsiTheme="minorEastAsia" w:cs="Times New Roman" w:hint="eastAsia"/>
          <w:color w:val="000000" w:themeColor="text1"/>
          <w:spacing w:val="10"/>
          <w:sz w:val="24"/>
          <w:szCs w:val="24"/>
          <w:rPrChange w:id="1597" w:author="JY0225" w:date="2017-08-24T11:10:00Z">
            <w:rPr>
              <w:rFonts w:ascii="Times New Roman" w:hAnsi="Times New Roman" w:cs="Times New Roman" w:hint="eastAsia"/>
              <w:color w:val="000000" w:themeColor="text1"/>
              <w:spacing w:val="10"/>
              <w:sz w:val="24"/>
            </w:rPr>
          </w:rPrChange>
        </w:rPr>
        <w:t>用户在上传</w:t>
      </w:r>
      <w:r w:rsidR="007452B4" w:rsidRPr="0034779C">
        <w:rPr>
          <w:rFonts w:asciiTheme="minorEastAsia" w:hAnsiTheme="minorEastAsia" w:cs="Times New Roman" w:hint="eastAsia"/>
          <w:color w:val="000000" w:themeColor="text1"/>
          <w:spacing w:val="10"/>
          <w:sz w:val="24"/>
          <w:szCs w:val="24"/>
          <w:rPrChange w:id="1598" w:author="JY0225" w:date="2017-08-24T11:10:00Z">
            <w:rPr>
              <w:rFonts w:ascii="Times New Roman" w:hAnsi="Times New Roman" w:cs="Times New Roman" w:hint="eastAsia"/>
              <w:color w:val="000000" w:themeColor="text1"/>
              <w:spacing w:val="10"/>
              <w:sz w:val="24"/>
            </w:rPr>
          </w:rPrChange>
        </w:rPr>
        <w:t>之</w:t>
      </w:r>
      <w:r w:rsidR="007906B7" w:rsidRPr="0034779C">
        <w:rPr>
          <w:rFonts w:asciiTheme="minorEastAsia" w:hAnsiTheme="minorEastAsia" w:cs="Times New Roman" w:hint="eastAsia"/>
          <w:color w:val="000000" w:themeColor="text1"/>
          <w:spacing w:val="10"/>
          <w:sz w:val="24"/>
          <w:szCs w:val="24"/>
          <w:rPrChange w:id="1599" w:author="JY0225" w:date="2017-08-24T11:10:00Z">
            <w:rPr>
              <w:rFonts w:ascii="Times New Roman" w:hAnsi="Times New Roman" w:cs="Times New Roman" w:hint="eastAsia"/>
              <w:color w:val="000000" w:themeColor="text1"/>
              <w:spacing w:val="10"/>
              <w:sz w:val="24"/>
            </w:rPr>
          </w:rPrChange>
        </w:rPr>
        <w:t>前</w:t>
      </w:r>
      <w:r w:rsidR="006053C5" w:rsidRPr="0034779C">
        <w:rPr>
          <w:rFonts w:asciiTheme="minorEastAsia" w:hAnsiTheme="minorEastAsia" w:cs="Times New Roman" w:hint="eastAsia"/>
          <w:color w:val="000000" w:themeColor="text1"/>
          <w:spacing w:val="10"/>
          <w:sz w:val="24"/>
          <w:szCs w:val="24"/>
          <w:rPrChange w:id="1600" w:author="JY0225" w:date="2017-08-24T11:10:00Z">
            <w:rPr>
              <w:rFonts w:ascii="Times New Roman" w:hAnsi="Times New Roman" w:cs="Times New Roman" w:hint="eastAsia"/>
              <w:color w:val="000000" w:themeColor="text1"/>
              <w:spacing w:val="10"/>
              <w:sz w:val="24"/>
            </w:rPr>
          </w:rPrChange>
        </w:rPr>
        <w:t>决定</w:t>
      </w:r>
      <w:r w:rsidR="00B86736" w:rsidRPr="0034779C">
        <w:rPr>
          <w:rFonts w:asciiTheme="minorEastAsia" w:hAnsiTheme="minorEastAsia" w:cs="Times New Roman" w:hint="eastAsia"/>
          <w:color w:val="000000" w:themeColor="text1"/>
          <w:spacing w:val="10"/>
          <w:sz w:val="24"/>
          <w:szCs w:val="24"/>
          <w:rPrChange w:id="1601" w:author="JY0225" w:date="2017-08-24T11:10:00Z">
            <w:rPr>
              <w:rFonts w:ascii="Times New Roman" w:hAnsi="Times New Roman" w:cs="Times New Roman" w:hint="eastAsia"/>
              <w:color w:val="000000" w:themeColor="text1"/>
              <w:spacing w:val="10"/>
              <w:sz w:val="24"/>
            </w:rPr>
          </w:rPrChange>
        </w:rPr>
        <w:t>是否要将数据以加密的形式</w:t>
      </w:r>
      <w:r w:rsidR="00476838" w:rsidRPr="0034779C">
        <w:rPr>
          <w:rFonts w:asciiTheme="minorEastAsia" w:hAnsiTheme="minorEastAsia" w:cs="Times New Roman" w:hint="eastAsia"/>
          <w:color w:val="000000" w:themeColor="text1"/>
          <w:spacing w:val="10"/>
          <w:sz w:val="24"/>
          <w:szCs w:val="24"/>
          <w:rPrChange w:id="1602" w:author="JY0225" w:date="2017-08-24T11:10:00Z">
            <w:rPr>
              <w:rFonts w:ascii="Times New Roman" w:hAnsi="Times New Roman" w:cs="Times New Roman" w:hint="eastAsia"/>
              <w:color w:val="000000" w:themeColor="text1"/>
              <w:spacing w:val="10"/>
              <w:sz w:val="24"/>
            </w:rPr>
          </w:rPrChange>
        </w:rPr>
        <w:t>备份</w:t>
      </w:r>
      <w:r w:rsidR="00A95290" w:rsidRPr="0034779C">
        <w:rPr>
          <w:rFonts w:asciiTheme="minorEastAsia" w:hAnsiTheme="minorEastAsia" w:cs="Times New Roman" w:hint="eastAsia"/>
          <w:color w:val="000000" w:themeColor="text1"/>
          <w:spacing w:val="10"/>
          <w:sz w:val="24"/>
          <w:szCs w:val="24"/>
          <w:rPrChange w:id="1603" w:author="JY0225" w:date="2017-08-24T11:10:00Z">
            <w:rPr>
              <w:rFonts w:ascii="Times New Roman" w:hAnsi="Times New Roman" w:cs="Times New Roman" w:hint="eastAsia"/>
              <w:color w:val="000000" w:themeColor="text1"/>
              <w:spacing w:val="10"/>
              <w:sz w:val="24"/>
            </w:rPr>
          </w:rPrChange>
        </w:rPr>
        <w:t>。反观</w:t>
      </w:r>
      <w:r w:rsidR="003209FB" w:rsidRPr="0034779C">
        <w:rPr>
          <w:rFonts w:asciiTheme="minorEastAsia" w:hAnsiTheme="minorEastAsia" w:cs="Times New Roman"/>
          <w:color w:val="000000" w:themeColor="text1"/>
          <w:spacing w:val="10"/>
          <w:sz w:val="24"/>
          <w:szCs w:val="24"/>
          <w:rPrChange w:id="1604" w:author="JY0225" w:date="2017-08-24T11:10:00Z">
            <w:rPr>
              <w:rFonts w:ascii="Times New Roman" w:hAnsi="Times New Roman" w:cs="Times New Roman"/>
              <w:color w:val="000000" w:themeColor="text1"/>
              <w:spacing w:val="10"/>
              <w:sz w:val="24"/>
            </w:rPr>
          </w:rPrChange>
        </w:rPr>
        <w:t>Google Drive</w:t>
      </w:r>
      <w:r w:rsidR="003209FB" w:rsidRPr="0034779C">
        <w:rPr>
          <w:rFonts w:asciiTheme="minorEastAsia" w:hAnsiTheme="minorEastAsia" w:cs="Times New Roman" w:hint="eastAsia"/>
          <w:color w:val="000000" w:themeColor="text1"/>
          <w:spacing w:val="10"/>
          <w:sz w:val="24"/>
          <w:szCs w:val="24"/>
          <w:rPrChange w:id="1605" w:author="JY0225" w:date="2017-08-24T11:10:00Z">
            <w:rPr>
              <w:rFonts w:ascii="Times New Roman" w:hAnsi="Times New Roman" w:cs="Times New Roman" w:hint="eastAsia"/>
              <w:color w:val="000000" w:themeColor="text1"/>
              <w:spacing w:val="10"/>
              <w:sz w:val="24"/>
            </w:rPr>
          </w:rPrChange>
        </w:rPr>
        <w:t>和</w:t>
      </w:r>
      <w:r w:rsidR="003209FB" w:rsidRPr="0034779C">
        <w:rPr>
          <w:rFonts w:asciiTheme="minorEastAsia" w:hAnsiTheme="minorEastAsia" w:cs="Times New Roman" w:hint="eastAsia"/>
          <w:color w:val="000000" w:themeColor="text1"/>
          <w:spacing w:val="10"/>
          <w:sz w:val="24"/>
          <w:szCs w:val="24"/>
          <w:rPrChange w:id="1606" w:author="JY0225" w:date="2017-08-24T11:10:00Z">
            <w:rPr>
              <w:rFonts w:ascii="Times New Roman" w:hAnsi="Times New Roman" w:cs="Times New Roman" w:hint="eastAsia"/>
              <w:color w:val="000000" w:themeColor="text1"/>
              <w:spacing w:val="10"/>
              <w:sz w:val="24"/>
            </w:rPr>
          </w:rPrChange>
        </w:rPr>
        <w:t>Dropbox</w:t>
      </w:r>
      <w:r w:rsidR="003209FB" w:rsidRPr="0034779C">
        <w:rPr>
          <w:rFonts w:asciiTheme="minorEastAsia" w:hAnsiTheme="minorEastAsia" w:cs="Times New Roman" w:hint="eastAsia"/>
          <w:color w:val="000000" w:themeColor="text1"/>
          <w:spacing w:val="10"/>
          <w:sz w:val="24"/>
          <w:szCs w:val="24"/>
          <w:rPrChange w:id="1607" w:author="JY0225" w:date="2017-08-24T11:10:00Z">
            <w:rPr>
              <w:rFonts w:ascii="Times New Roman" w:hAnsi="Times New Roman" w:cs="Times New Roman" w:hint="eastAsia"/>
              <w:color w:val="000000" w:themeColor="text1"/>
              <w:spacing w:val="10"/>
              <w:sz w:val="24"/>
            </w:rPr>
          </w:rPrChange>
        </w:rPr>
        <w:t>，它们选择了对上传至云端数据进行强制加密，</w:t>
      </w:r>
      <w:r w:rsidR="003209FB" w:rsidRPr="0034779C">
        <w:rPr>
          <w:rFonts w:asciiTheme="minorEastAsia" w:hAnsiTheme="minorEastAsia" w:cs="Times New Roman" w:hint="eastAsia"/>
          <w:color w:val="000000" w:themeColor="text1"/>
          <w:spacing w:val="10"/>
          <w:sz w:val="24"/>
          <w:szCs w:val="24"/>
          <w:rPrChange w:id="1608" w:author="JY0225" w:date="2017-08-24T11:10:00Z">
            <w:rPr>
              <w:rFonts w:ascii="Times New Roman" w:hAnsi="Times New Roman" w:cs="Times New Roman" w:hint="eastAsia"/>
              <w:color w:val="000000" w:themeColor="text1"/>
              <w:spacing w:val="10"/>
              <w:sz w:val="24"/>
            </w:rPr>
          </w:rPrChange>
        </w:rPr>
        <w:t>Dropbox</w:t>
      </w:r>
      <w:r w:rsidR="00025847" w:rsidRPr="0034779C">
        <w:rPr>
          <w:rFonts w:asciiTheme="minorEastAsia" w:hAnsiTheme="minorEastAsia" w:cs="Times New Roman" w:hint="eastAsia"/>
          <w:color w:val="000000" w:themeColor="text1"/>
          <w:spacing w:val="10"/>
          <w:sz w:val="24"/>
          <w:szCs w:val="24"/>
          <w:rPrChange w:id="1609" w:author="JY0225" w:date="2017-08-24T11:10:00Z">
            <w:rPr>
              <w:rFonts w:ascii="Times New Roman" w:hAnsi="Times New Roman" w:cs="Times New Roman" w:hint="eastAsia"/>
              <w:color w:val="000000" w:themeColor="text1"/>
              <w:spacing w:val="10"/>
              <w:sz w:val="24"/>
            </w:rPr>
          </w:rPrChange>
        </w:rPr>
        <w:t>使用的是</w:t>
      </w:r>
      <w:r w:rsidR="00C74BA5" w:rsidRPr="0034779C">
        <w:rPr>
          <w:rFonts w:asciiTheme="minorEastAsia" w:hAnsiTheme="minorEastAsia" w:cs="Times New Roman" w:hint="eastAsia"/>
          <w:color w:val="000000" w:themeColor="text1"/>
          <w:spacing w:val="10"/>
          <w:sz w:val="24"/>
          <w:szCs w:val="24"/>
          <w:rPrChange w:id="1610" w:author="JY0225" w:date="2017-08-24T11:10:00Z">
            <w:rPr>
              <w:rFonts w:ascii="Times New Roman" w:hAnsi="Times New Roman" w:cs="Times New Roman" w:hint="eastAsia"/>
              <w:color w:val="000000" w:themeColor="text1"/>
              <w:spacing w:val="10"/>
              <w:sz w:val="24"/>
            </w:rPr>
          </w:rPrChange>
        </w:rPr>
        <w:t>256</w:t>
      </w:r>
      <w:r w:rsidR="00C74BA5" w:rsidRPr="0034779C">
        <w:rPr>
          <w:rFonts w:asciiTheme="minorEastAsia" w:hAnsiTheme="minorEastAsia" w:cs="Times New Roman" w:hint="eastAsia"/>
          <w:color w:val="000000" w:themeColor="text1"/>
          <w:spacing w:val="10"/>
          <w:sz w:val="24"/>
          <w:szCs w:val="24"/>
          <w:rPrChange w:id="1611" w:author="JY0225" w:date="2017-08-24T11:10:00Z">
            <w:rPr>
              <w:rFonts w:ascii="Times New Roman" w:hAnsi="Times New Roman" w:cs="Times New Roman" w:hint="eastAsia"/>
              <w:color w:val="000000" w:themeColor="text1"/>
              <w:spacing w:val="10"/>
              <w:sz w:val="24"/>
            </w:rPr>
          </w:rPrChange>
        </w:rPr>
        <w:t>位的</w:t>
      </w:r>
      <w:r w:rsidR="00C74BA5" w:rsidRPr="0034779C">
        <w:rPr>
          <w:rFonts w:asciiTheme="minorEastAsia" w:hAnsiTheme="minorEastAsia" w:cs="Times New Roman" w:hint="eastAsia"/>
          <w:color w:val="000000" w:themeColor="text1"/>
          <w:spacing w:val="10"/>
          <w:sz w:val="24"/>
          <w:szCs w:val="24"/>
          <w:rPrChange w:id="1612" w:author="JY0225" w:date="2017-08-24T11:10:00Z">
            <w:rPr>
              <w:rFonts w:ascii="Times New Roman" w:hAnsi="Times New Roman" w:cs="Times New Roman" w:hint="eastAsia"/>
              <w:color w:val="000000" w:themeColor="text1"/>
              <w:spacing w:val="10"/>
              <w:sz w:val="24"/>
            </w:rPr>
          </w:rPrChange>
        </w:rPr>
        <w:t>AES</w:t>
      </w:r>
      <w:r w:rsidR="00C74BA5" w:rsidRPr="0034779C">
        <w:rPr>
          <w:rFonts w:asciiTheme="minorEastAsia" w:hAnsiTheme="minorEastAsia" w:cs="Times New Roman" w:hint="eastAsia"/>
          <w:color w:val="000000" w:themeColor="text1"/>
          <w:spacing w:val="10"/>
          <w:sz w:val="24"/>
          <w:szCs w:val="24"/>
          <w:rPrChange w:id="1613" w:author="JY0225" w:date="2017-08-24T11:10:00Z">
            <w:rPr>
              <w:rFonts w:ascii="Times New Roman" w:hAnsi="Times New Roman" w:cs="Times New Roman" w:hint="eastAsia"/>
              <w:color w:val="000000" w:themeColor="text1"/>
              <w:spacing w:val="10"/>
              <w:sz w:val="24"/>
            </w:rPr>
          </w:rPrChange>
        </w:rPr>
        <w:t>加密</w:t>
      </w:r>
      <w:r w:rsidR="000631B8" w:rsidRPr="0034779C">
        <w:rPr>
          <w:rFonts w:asciiTheme="minorEastAsia" w:hAnsiTheme="minorEastAsia"/>
          <w:color w:val="000000" w:themeColor="text1"/>
          <w:sz w:val="24"/>
          <w:szCs w:val="24"/>
          <w:vertAlign w:val="superscript"/>
          <w:rPrChange w:id="1614" w:author="JY0225" w:date="2017-08-24T11:10:00Z">
            <w:rPr>
              <w:color w:val="000000" w:themeColor="text1"/>
              <w:vertAlign w:val="superscript"/>
            </w:rPr>
          </w:rPrChange>
        </w:rPr>
        <w:fldChar w:fldCharType="begin"/>
      </w:r>
      <w:r w:rsidR="000631B8" w:rsidRPr="0034779C">
        <w:rPr>
          <w:rFonts w:asciiTheme="minorEastAsia" w:hAnsiTheme="minorEastAsia"/>
          <w:color w:val="000000" w:themeColor="text1"/>
          <w:sz w:val="24"/>
          <w:szCs w:val="24"/>
          <w:vertAlign w:val="superscript"/>
          <w:rPrChange w:id="1615" w:author="JY0225" w:date="2017-08-24T11:10:00Z">
            <w:rPr>
              <w:color w:val="000000" w:themeColor="text1"/>
              <w:vertAlign w:val="superscript"/>
            </w:rPr>
          </w:rPrChange>
        </w:rPr>
        <w:instrText xml:space="preserve"> REF _Ref489792943 \r \h </w:instrText>
      </w:r>
      <w:r w:rsidR="000631B8" w:rsidRPr="0034779C">
        <w:rPr>
          <w:rFonts w:asciiTheme="minorEastAsia" w:hAnsiTheme="minorEastAsia"/>
          <w:color w:val="000000" w:themeColor="text1"/>
          <w:sz w:val="24"/>
          <w:szCs w:val="24"/>
          <w:vertAlign w:val="superscript"/>
          <w:rPrChange w:id="1616" w:author="JY0225" w:date="2017-08-24T11:10:00Z">
            <w:rPr>
              <w:color w:val="000000" w:themeColor="text1"/>
              <w:vertAlign w:val="superscript"/>
            </w:rPr>
          </w:rPrChange>
        </w:rPr>
      </w:r>
      <w:r w:rsidR="0034779C" w:rsidRPr="0034779C">
        <w:rPr>
          <w:rFonts w:asciiTheme="minorEastAsia" w:hAnsiTheme="minorEastAsia"/>
          <w:color w:val="000000" w:themeColor="text1"/>
          <w:sz w:val="24"/>
          <w:szCs w:val="24"/>
          <w:vertAlign w:val="superscript"/>
          <w:rPrChange w:id="1617" w:author="JY0225" w:date="2017-08-24T11:10:00Z">
            <w:rPr>
              <w:color w:val="000000" w:themeColor="text1"/>
              <w:sz w:val="24"/>
              <w:szCs w:val="24"/>
              <w:vertAlign w:val="superscript"/>
            </w:rPr>
          </w:rPrChange>
        </w:rPr>
        <w:instrText xml:space="preserve"> \* MERGEFORMAT </w:instrText>
      </w:r>
      <w:r w:rsidR="000631B8" w:rsidRPr="0034779C">
        <w:rPr>
          <w:rFonts w:asciiTheme="minorEastAsia" w:hAnsiTheme="minorEastAsia"/>
          <w:color w:val="000000" w:themeColor="text1"/>
          <w:sz w:val="24"/>
          <w:szCs w:val="24"/>
          <w:vertAlign w:val="superscript"/>
          <w:rPrChange w:id="1618" w:author="JY0225" w:date="2017-08-24T11:10:00Z">
            <w:rPr>
              <w:color w:val="000000" w:themeColor="text1"/>
              <w:vertAlign w:val="superscript"/>
            </w:rPr>
          </w:rPrChange>
        </w:rPr>
        <w:fldChar w:fldCharType="separate"/>
      </w:r>
      <w:r w:rsidR="008E2759" w:rsidRPr="0034779C">
        <w:rPr>
          <w:rFonts w:asciiTheme="minorEastAsia" w:hAnsiTheme="minorEastAsia"/>
          <w:color w:val="000000" w:themeColor="text1"/>
          <w:sz w:val="24"/>
          <w:szCs w:val="24"/>
          <w:vertAlign w:val="superscript"/>
          <w:rPrChange w:id="1619" w:author="JY0225" w:date="2017-08-24T11:10:00Z">
            <w:rPr>
              <w:color w:val="000000" w:themeColor="text1"/>
              <w:vertAlign w:val="superscript"/>
            </w:rPr>
          </w:rPrChange>
        </w:rPr>
        <w:t>[11]</w:t>
      </w:r>
      <w:r w:rsidR="000631B8" w:rsidRPr="0034779C">
        <w:rPr>
          <w:rFonts w:asciiTheme="minorEastAsia" w:hAnsiTheme="minorEastAsia"/>
          <w:color w:val="000000" w:themeColor="text1"/>
          <w:sz w:val="24"/>
          <w:szCs w:val="24"/>
          <w:vertAlign w:val="superscript"/>
          <w:rPrChange w:id="1620" w:author="JY0225" w:date="2017-08-24T11:10:00Z">
            <w:rPr>
              <w:color w:val="000000" w:themeColor="text1"/>
              <w:vertAlign w:val="superscript"/>
            </w:rPr>
          </w:rPrChange>
        </w:rPr>
        <w:fldChar w:fldCharType="end"/>
      </w:r>
      <w:r w:rsidR="00C74BA5" w:rsidRPr="0034779C">
        <w:rPr>
          <w:rFonts w:asciiTheme="minorEastAsia" w:hAnsiTheme="minorEastAsia" w:cs="Times New Roman" w:hint="eastAsia"/>
          <w:color w:val="000000" w:themeColor="text1"/>
          <w:spacing w:val="10"/>
          <w:sz w:val="24"/>
          <w:szCs w:val="24"/>
          <w:rPrChange w:id="1621" w:author="JY0225" w:date="2017-08-24T11:10:00Z">
            <w:rPr>
              <w:rFonts w:ascii="Times New Roman" w:hAnsi="Times New Roman" w:cs="Times New Roman" w:hint="eastAsia"/>
              <w:color w:val="000000" w:themeColor="text1"/>
              <w:spacing w:val="10"/>
              <w:sz w:val="24"/>
            </w:rPr>
          </w:rPrChange>
        </w:rPr>
        <w:t>方式</w:t>
      </w:r>
      <w:r w:rsidR="008A498D" w:rsidRPr="0034779C">
        <w:rPr>
          <w:rFonts w:asciiTheme="minorEastAsia" w:hAnsiTheme="minorEastAsia" w:cs="Times New Roman" w:hint="eastAsia"/>
          <w:color w:val="000000" w:themeColor="text1"/>
          <w:spacing w:val="10"/>
          <w:sz w:val="24"/>
          <w:szCs w:val="24"/>
          <w:rPrChange w:id="1622" w:author="JY0225" w:date="2017-08-24T11:10:00Z">
            <w:rPr>
              <w:rFonts w:ascii="Times New Roman" w:hAnsi="Times New Roman" w:cs="Times New Roman" w:hint="eastAsia"/>
              <w:color w:val="000000" w:themeColor="text1"/>
              <w:spacing w:val="10"/>
              <w:sz w:val="24"/>
            </w:rPr>
          </w:rPrChange>
        </w:rPr>
        <w:t>，而</w:t>
      </w:r>
      <w:r w:rsidR="008A498D" w:rsidRPr="0034779C">
        <w:rPr>
          <w:rFonts w:asciiTheme="minorEastAsia" w:hAnsiTheme="minorEastAsia" w:cs="Times New Roman"/>
          <w:color w:val="000000" w:themeColor="text1"/>
          <w:spacing w:val="10"/>
          <w:sz w:val="24"/>
          <w:szCs w:val="24"/>
          <w:rPrChange w:id="1623" w:author="JY0225" w:date="2017-08-24T11:10:00Z">
            <w:rPr>
              <w:rFonts w:ascii="Times New Roman" w:hAnsi="Times New Roman" w:cs="Times New Roman"/>
              <w:color w:val="000000" w:themeColor="text1"/>
              <w:spacing w:val="10"/>
              <w:sz w:val="24"/>
            </w:rPr>
          </w:rPrChange>
        </w:rPr>
        <w:t>Google Drive</w:t>
      </w:r>
      <w:r w:rsidR="00B21153" w:rsidRPr="0034779C">
        <w:rPr>
          <w:rFonts w:asciiTheme="minorEastAsia" w:hAnsiTheme="minorEastAsia" w:cs="Times New Roman"/>
          <w:color w:val="000000" w:themeColor="text1"/>
          <w:spacing w:val="10"/>
          <w:sz w:val="24"/>
          <w:szCs w:val="24"/>
          <w:rPrChange w:id="1624" w:author="JY0225" w:date="2017-08-24T11:10:00Z">
            <w:rPr>
              <w:rFonts w:ascii="Times New Roman" w:hAnsi="Times New Roman" w:cs="Times New Roman"/>
              <w:color w:val="000000" w:themeColor="text1"/>
              <w:spacing w:val="10"/>
              <w:sz w:val="24"/>
            </w:rPr>
          </w:rPrChange>
        </w:rPr>
        <w:t>采取</w:t>
      </w:r>
      <w:r w:rsidR="008A498D" w:rsidRPr="0034779C">
        <w:rPr>
          <w:rFonts w:asciiTheme="minorEastAsia" w:hAnsiTheme="minorEastAsia" w:cs="Times New Roman" w:hint="eastAsia"/>
          <w:color w:val="000000" w:themeColor="text1"/>
          <w:spacing w:val="10"/>
          <w:sz w:val="24"/>
          <w:szCs w:val="24"/>
          <w:rPrChange w:id="1625" w:author="JY0225" w:date="2017-08-24T11:10:00Z">
            <w:rPr>
              <w:rFonts w:ascii="Times New Roman" w:hAnsi="Times New Roman" w:cs="Times New Roman" w:hint="eastAsia"/>
              <w:color w:val="000000" w:themeColor="text1"/>
              <w:spacing w:val="10"/>
              <w:sz w:val="24"/>
            </w:rPr>
          </w:rPrChange>
        </w:rPr>
        <w:t>了规模相对较小的</w:t>
      </w:r>
      <w:r w:rsidR="008A498D" w:rsidRPr="0034779C">
        <w:rPr>
          <w:rFonts w:asciiTheme="minorEastAsia" w:hAnsiTheme="minorEastAsia" w:cs="Times New Roman" w:hint="eastAsia"/>
          <w:color w:val="000000" w:themeColor="text1"/>
          <w:spacing w:val="10"/>
          <w:sz w:val="24"/>
          <w:szCs w:val="24"/>
          <w:rPrChange w:id="1626" w:author="JY0225" w:date="2017-08-24T11:10:00Z">
            <w:rPr>
              <w:rFonts w:ascii="Times New Roman" w:hAnsi="Times New Roman" w:cs="Times New Roman" w:hint="eastAsia"/>
              <w:color w:val="000000" w:themeColor="text1"/>
              <w:spacing w:val="10"/>
              <w:sz w:val="24"/>
            </w:rPr>
          </w:rPrChange>
        </w:rPr>
        <w:t>128</w:t>
      </w:r>
      <w:r w:rsidR="008A498D" w:rsidRPr="0034779C">
        <w:rPr>
          <w:rFonts w:asciiTheme="minorEastAsia" w:hAnsiTheme="minorEastAsia" w:cs="Times New Roman" w:hint="eastAsia"/>
          <w:color w:val="000000" w:themeColor="text1"/>
          <w:spacing w:val="10"/>
          <w:sz w:val="24"/>
          <w:szCs w:val="24"/>
          <w:rPrChange w:id="1627" w:author="JY0225" w:date="2017-08-24T11:10:00Z">
            <w:rPr>
              <w:rFonts w:ascii="Times New Roman" w:hAnsi="Times New Roman" w:cs="Times New Roman" w:hint="eastAsia"/>
              <w:color w:val="000000" w:themeColor="text1"/>
              <w:spacing w:val="10"/>
              <w:sz w:val="24"/>
            </w:rPr>
          </w:rPrChange>
        </w:rPr>
        <w:t>位</w:t>
      </w:r>
      <w:r w:rsidR="008A498D" w:rsidRPr="0034779C">
        <w:rPr>
          <w:rFonts w:asciiTheme="minorEastAsia" w:hAnsiTheme="minorEastAsia" w:cs="Times New Roman" w:hint="eastAsia"/>
          <w:color w:val="000000" w:themeColor="text1"/>
          <w:spacing w:val="10"/>
          <w:sz w:val="24"/>
          <w:szCs w:val="24"/>
          <w:rPrChange w:id="1628" w:author="JY0225" w:date="2017-08-24T11:10:00Z">
            <w:rPr>
              <w:rFonts w:ascii="Times New Roman" w:hAnsi="Times New Roman" w:cs="Times New Roman" w:hint="eastAsia"/>
              <w:color w:val="000000" w:themeColor="text1"/>
              <w:spacing w:val="10"/>
              <w:sz w:val="24"/>
            </w:rPr>
          </w:rPrChange>
        </w:rPr>
        <w:t>AES</w:t>
      </w:r>
      <w:r w:rsidR="008A498D" w:rsidRPr="0034779C">
        <w:rPr>
          <w:rFonts w:asciiTheme="minorEastAsia" w:hAnsiTheme="minorEastAsia" w:cs="Times New Roman" w:hint="eastAsia"/>
          <w:color w:val="000000" w:themeColor="text1"/>
          <w:spacing w:val="10"/>
          <w:sz w:val="24"/>
          <w:szCs w:val="24"/>
          <w:rPrChange w:id="1629" w:author="JY0225" w:date="2017-08-24T11:10:00Z">
            <w:rPr>
              <w:rFonts w:ascii="Times New Roman" w:hAnsi="Times New Roman" w:cs="Times New Roman" w:hint="eastAsia"/>
              <w:color w:val="000000" w:themeColor="text1"/>
              <w:spacing w:val="10"/>
              <w:sz w:val="24"/>
            </w:rPr>
          </w:rPrChange>
        </w:rPr>
        <w:t>加密技术。</w:t>
      </w:r>
    </w:p>
    <w:p w14:paraId="43CF1966" w14:textId="30A19103" w:rsidR="00D423E9" w:rsidRPr="0034779C" w:rsidRDefault="00A22E44" w:rsidP="007527DE">
      <w:pPr>
        <w:spacing w:line="400" w:lineRule="exact"/>
        <w:ind w:firstLine="420"/>
        <w:rPr>
          <w:rFonts w:asciiTheme="minorEastAsia" w:hAnsiTheme="minorEastAsia" w:cs="Times New Roman"/>
          <w:color w:val="000000" w:themeColor="text1"/>
          <w:spacing w:val="10"/>
          <w:sz w:val="24"/>
          <w:szCs w:val="24"/>
          <w:rPrChange w:id="1630" w:author="JY0225" w:date="2017-08-24T11:10:00Z">
            <w:rPr>
              <w:rFonts w:ascii="Times New Roman" w:hAnsi="Times New Roman" w:cs="Times New Roman"/>
              <w:color w:val="000000" w:themeColor="text1"/>
              <w:spacing w:val="10"/>
              <w:sz w:val="24"/>
            </w:rPr>
          </w:rPrChange>
        </w:rPr>
      </w:pPr>
      <w:r w:rsidRPr="0034779C">
        <w:rPr>
          <w:rFonts w:asciiTheme="minorEastAsia" w:hAnsiTheme="minorEastAsia" w:cs="Times New Roman" w:hint="eastAsia"/>
          <w:color w:val="000000" w:themeColor="text1"/>
          <w:spacing w:val="10"/>
          <w:sz w:val="24"/>
          <w:szCs w:val="24"/>
          <w:rPrChange w:id="1631" w:author="JY0225" w:date="2017-08-24T11:10:00Z">
            <w:rPr>
              <w:rFonts w:ascii="Times New Roman" w:hAnsi="Times New Roman" w:cs="Times New Roman" w:hint="eastAsia"/>
              <w:color w:val="000000" w:themeColor="text1"/>
              <w:spacing w:val="10"/>
              <w:sz w:val="24"/>
            </w:rPr>
          </w:rPrChange>
        </w:rPr>
        <w:t>此外，</w:t>
      </w:r>
      <w:commentRangeStart w:id="1632"/>
      <w:r w:rsidRPr="0034779C">
        <w:rPr>
          <w:rFonts w:asciiTheme="minorEastAsia" w:hAnsiTheme="minorEastAsia" w:cs="Times New Roman" w:hint="eastAsia"/>
          <w:color w:val="000000" w:themeColor="text1"/>
          <w:spacing w:val="10"/>
          <w:sz w:val="24"/>
          <w:szCs w:val="24"/>
          <w:rPrChange w:id="1633" w:author="JY0225" w:date="2017-08-24T11:10:00Z">
            <w:rPr>
              <w:rFonts w:ascii="Times New Roman" w:hAnsi="Times New Roman" w:cs="Times New Roman" w:hint="eastAsia"/>
              <w:color w:val="000000" w:themeColor="text1"/>
              <w:spacing w:val="10"/>
              <w:sz w:val="24"/>
            </w:rPr>
          </w:rPrChange>
        </w:rPr>
        <w:t>考虑到网络的不稳定因素</w:t>
      </w:r>
      <w:commentRangeEnd w:id="1632"/>
      <w:r w:rsidR="00C06733" w:rsidRPr="0034779C">
        <w:rPr>
          <w:rStyle w:val="af2"/>
          <w:rFonts w:asciiTheme="minorEastAsia" w:hAnsiTheme="minorEastAsia" w:cs="Times New Roman"/>
          <w:color w:val="000000" w:themeColor="text1"/>
          <w:sz w:val="24"/>
          <w:szCs w:val="24"/>
          <w:rPrChange w:id="1634" w:author="JY0225" w:date="2017-08-24T11:10:00Z">
            <w:rPr>
              <w:rStyle w:val="af2"/>
              <w:rFonts w:ascii="Calibri" w:eastAsia="宋体" w:hAnsi="Calibri" w:cs="Times New Roman"/>
              <w:color w:val="000000" w:themeColor="text1"/>
            </w:rPr>
          </w:rPrChange>
        </w:rPr>
        <w:commentReference w:id="1632"/>
      </w:r>
      <w:r w:rsidRPr="0034779C">
        <w:rPr>
          <w:rFonts w:asciiTheme="minorEastAsia" w:hAnsiTheme="minorEastAsia" w:cs="Times New Roman" w:hint="eastAsia"/>
          <w:color w:val="000000" w:themeColor="text1"/>
          <w:spacing w:val="10"/>
          <w:sz w:val="24"/>
          <w:szCs w:val="24"/>
          <w:rPrChange w:id="1635" w:author="JY0225" w:date="2017-08-24T11:10:00Z">
            <w:rPr>
              <w:rFonts w:ascii="Times New Roman" w:hAnsi="Times New Roman" w:cs="Times New Roman" w:hint="eastAsia"/>
              <w:color w:val="000000" w:themeColor="text1"/>
              <w:spacing w:val="10"/>
              <w:sz w:val="24"/>
            </w:rPr>
          </w:rPrChange>
        </w:rPr>
        <w:t>，</w:t>
      </w:r>
      <w:r w:rsidR="00B436C5" w:rsidRPr="0034779C">
        <w:rPr>
          <w:rFonts w:asciiTheme="minorEastAsia" w:hAnsiTheme="minorEastAsia" w:cs="Times New Roman" w:hint="eastAsia"/>
          <w:color w:val="000000" w:themeColor="text1"/>
          <w:spacing w:val="10"/>
          <w:sz w:val="24"/>
          <w:szCs w:val="24"/>
          <w:rPrChange w:id="1636" w:author="JY0225" w:date="2017-08-24T11:10:00Z">
            <w:rPr>
              <w:rFonts w:ascii="Times New Roman" w:hAnsi="Times New Roman" w:cs="Times New Roman" w:hint="eastAsia"/>
              <w:color w:val="000000" w:themeColor="text1"/>
              <w:spacing w:val="10"/>
              <w:sz w:val="24"/>
            </w:rPr>
          </w:rPrChange>
        </w:rPr>
        <w:t>亟需一种有效的方式确保数据传输</w:t>
      </w:r>
      <w:r w:rsidR="00CD42E0" w:rsidRPr="0034779C">
        <w:rPr>
          <w:rFonts w:asciiTheme="minorEastAsia" w:hAnsiTheme="minorEastAsia" w:cs="Times New Roman" w:hint="eastAsia"/>
          <w:color w:val="000000" w:themeColor="text1"/>
          <w:spacing w:val="10"/>
          <w:sz w:val="24"/>
          <w:szCs w:val="24"/>
          <w:rPrChange w:id="1637" w:author="JY0225" w:date="2017-08-24T11:10:00Z">
            <w:rPr>
              <w:rFonts w:ascii="Times New Roman" w:hAnsi="Times New Roman" w:cs="Times New Roman" w:hint="eastAsia"/>
              <w:color w:val="000000" w:themeColor="text1"/>
              <w:spacing w:val="10"/>
              <w:sz w:val="24"/>
            </w:rPr>
          </w:rPrChange>
        </w:rPr>
        <w:t>的</w:t>
      </w:r>
      <w:r w:rsidR="00B436C5" w:rsidRPr="0034779C">
        <w:rPr>
          <w:rFonts w:asciiTheme="minorEastAsia" w:hAnsiTheme="minorEastAsia" w:cs="Times New Roman" w:hint="eastAsia"/>
          <w:color w:val="000000" w:themeColor="text1"/>
          <w:spacing w:val="10"/>
          <w:sz w:val="24"/>
          <w:szCs w:val="24"/>
          <w:rPrChange w:id="1638" w:author="JY0225" w:date="2017-08-24T11:10:00Z">
            <w:rPr>
              <w:rFonts w:ascii="Times New Roman" w:hAnsi="Times New Roman" w:cs="Times New Roman" w:hint="eastAsia"/>
              <w:color w:val="000000" w:themeColor="text1"/>
              <w:spacing w:val="10"/>
              <w:sz w:val="24"/>
            </w:rPr>
          </w:rPrChange>
        </w:rPr>
        <w:t>稳定性</w:t>
      </w:r>
      <w:r w:rsidR="00613094" w:rsidRPr="0034779C">
        <w:rPr>
          <w:rFonts w:asciiTheme="minorEastAsia" w:hAnsiTheme="minorEastAsia" w:cs="Times New Roman" w:hint="eastAsia"/>
          <w:color w:val="000000" w:themeColor="text1"/>
          <w:spacing w:val="10"/>
          <w:sz w:val="24"/>
          <w:szCs w:val="24"/>
          <w:rPrChange w:id="1639" w:author="JY0225" w:date="2017-08-24T11:10:00Z">
            <w:rPr>
              <w:rFonts w:ascii="Times New Roman" w:hAnsi="Times New Roman" w:cs="Times New Roman" w:hint="eastAsia"/>
              <w:color w:val="000000" w:themeColor="text1"/>
              <w:spacing w:val="10"/>
              <w:sz w:val="24"/>
            </w:rPr>
          </w:rPrChange>
        </w:rPr>
        <w:t>，尤其是针对大文件的传输。</w:t>
      </w:r>
      <w:r w:rsidR="00B57D66" w:rsidRPr="0034779C">
        <w:rPr>
          <w:rFonts w:asciiTheme="minorEastAsia" w:hAnsiTheme="minorEastAsia" w:cs="Times New Roman" w:hint="eastAsia"/>
          <w:color w:val="000000" w:themeColor="text1"/>
          <w:spacing w:val="10"/>
          <w:sz w:val="24"/>
          <w:szCs w:val="24"/>
          <w:rPrChange w:id="1640" w:author="JY0225" w:date="2017-08-24T11:10:00Z">
            <w:rPr>
              <w:rFonts w:ascii="Times New Roman" w:hAnsi="Times New Roman" w:cs="Times New Roman" w:hint="eastAsia"/>
              <w:color w:val="000000" w:themeColor="text1"/>
              <w:spacing w:val="10"/>
              <w:sz w:val="24"/>
            </w:rPr>
          </w:rPrChange>
        </w:rPr>
        <w:t>各大供应商都对大文件传输的关键</w:t>
      </w:r>
      <w:r w:rsidR="000B02F4" w:rsidRPr="0034779C">
        <w:rPr>
          <w:rFonts w:asciiTheme="minorEastAsia" w:hAnsiTheme="minorEastAsia" w:cs="Times New Roman" w:hint="eastAsia"/>
          <w:color w:val="000000" w:themeColor="text1"/>
          <w:spacing w:val="10"/>
          <w:sz w:val="24"/>
          <w:szCs w:val="24"/>
          <w:rPrChange w:id="1641" w:author="JY0225" w:date="2017-08-24T11:10:00Z">
            <w:rPr>
              <w:rFonts w:ascii="Times New Roman" w:hAnsi="Times New Roman" w:cs="Times New Roman" w:hint="eastAsia"/>
              <w:color w:val="000000" w:themeColor="text1"/>
              <w:spacing w:val="10"/>
              <w:sz w:val="24"/>
            </w:rPr>
          </w:rPrChange>
        </w:rPr>
        <w:t>技术</w:t>
      </w:r>
      <w:r w:rsidR="00F058B2" w:rsidRPr="0034779C">
        <w:rPr>
          <w:rFonts w:asciiTheme="minorEastAsia" w:hAnsiTheme="minorEastAsia" w:cs="Times New Roman" w:hint="eastAsia"/>
          <w:color w:val="000000" w:themeColor="text1"/>
          <w:spacing w:val="10"/>
          <w:sz w:val="24"/>
          <w:szCs w:val="24"/>
          <w:rPrChange w:id="1642" w:author="JY0225" w:date="2017-08-24T11:10:00Z">
            <w:rPr>
              <w:rFonts w:ascii="Times New Roman" w:hAnsi="Times New Roman" w:cs="Times New Roman" w:hint="eastAsia"/>
              <w:color w:val="000000" w:themeColor="text1"/>
              <w:spacing w:val="10"/>
              <w:sz w:val="24"/>
            </w:rPr>
          </w:rPrChange>
        </w:rPr>
        <w:t>进行了优化，以避免因网络故障</w:t>
      </w:r>
      <w:r w:rsidRPr="0034779C">
        <w:rPr>
          <w:rFonts w:asciiTheme="minorEastAsia" w:hAnsiTheme="minorEastAsia" w:cs="Times New Roman" w:hint="eastAsia"/>
          <w:color w:val="000000" w:themeColor="text1"/>
          <w:spacing w:val="10"/>
          <w:sz w:val="24"/>
          <w:szCs w:val="24"/>
          <w:rPrChange w:id="1643" w:author="JY0225" w:date="2017-08-24T11:10:00Z">
            <w:rPr>
              <w:rFonts w:ascii="Times New Roman" w:hAnsi="Times New Roman" w:cs="Times New Roman" w:hint="eastAsia"/>
              <w:color w:val="000000" w:themeColor="text1"/>
              <w:spacing w:val="10"/>
              <w:sz w:val="24"/>
            </w:rPr>
          </w:rPrChange>
        </w:rPr>
        <w:t>而导致</w:t>
      </w:r>
      <w:r w:rsidR="00BB49A6" w:rsidRPr="0034779C">
        <w:rPr>
          <w:rFonts w:asciiTheme="minorEastAsia" w:hAnsiTheme="minorEastAsia" w:cs="Times New Roman" w:hint="eastAsia"/>
          <w:color w:val="000000" w:themeColor="text1"/>
          <w:spacing w:val="10"/>
          <w:sz w:val="24"/>
          <w:szCs w:val="24"/>
          <w:rPrChange w:id="1644" w:author="JY0225" w:date="2017-08-24T11:10:00Z">
            <w:rPr>
              <w:rFonts w:ascii="Times New Roman" w:hAnsi="Times New Roman" w:cs="Times New Roman" w:hint="eastAsia"/>
              <w:color w:val="000000" w:themeColor="text1"/>
              <w:spacing w:val="10"/>
              <w:sz w:val="24"/>
            </w:rPr>
          </w:rPrChange>
        </w:rPr>
        <w:t>的</w:t>
      </w:r>
      <w:r w:rsidR="00EE50EB" w:rsidRPr="0034779C">
        <w:rPr>
          <w:rFonts w:asciiTheme="minorEastAsia" w:hAnsiTheme="minorEastAsia" w:cs="Times New Roman" w:hint="eastAsia"/>
          <w:color w:val="000000" w:themeColor="text1"/>
          <w:spacing w:val="10"/>
          <w:sz w:val="24"/>
          <w:szCs w:val="24"/>
          <w:rPrChange w:id="1645" w:author="JY0225" w:date="2017-08-24T11:10:00Z">
            <w:rPr>
              <w:rFonts w:ascii="Times New Roman" w:hAnsi="Times New Roman" w:cs="Times New Roman" w:hint="eastAsia"/>
              <w:color w:val="000000" w:themeColor="text1"/>
              <w:spacing w:val="10"/>
              <w:sz w:val="24"/>
            </w:rPr>
          </w:rPrChange>
        </w:rPr>
        <w:t>大</w:t>
      </w:r>
      <w:r w:rsidRPr="0034779C">
        <w:rPr>
          <w:rFonts w:asciiTheme="minorEastAsia" w:hAnsiTheme="minorEastAsia" w:cs="Times New Roman" w:hint="eastAsia"/>
          <w:color w:val="000000" w:themeColor="text1"/>
          <w:spacing w:val="10"/>
          <w:sz w:val="24"/>
          <w:szCs w:val="24"/>
          <w:rPrChange w:id="1646" w:author="JY0225" w:date="2017-08-24T11:10:00Z">
            <w:rPr>
              <w:rFonts w:ascii="Times New Roman" w:hAnsi="Times New Roman" w:cs="Times New Roman" w:hint="eastAsia"/>
              <w:color w:val="000000" w:themeColor="text1"/>
              <w:spacing w:val="10"/>
              <w:sz w:val="24"/>
            </w:rPr>
          </w:rPrChange>
        </w:rPr>
        <w:t>文件重传</w:t>
      </w:r>
      <w:r w:rsidR="005F0685" w:rsidRPr="0034779C">
        <w:rPr>
          <w:rFonts w:asciiTheme="minorEastAsia" w:hAnsiTheme="minorEastAsia" w:cs="Times New Roman" w:hint="eastAsia"/>
          <w:color w:val="000000" w:themeColor="text1"/>
          <w:spacing w:val="10"/>
          <w:sz w:val="24"/>
          <w:szCs w:val="24"/>
          <w:rPrChange w:id="1647" w:author="JY0225" w:date="2017-08-24T11:10:00Z">
            <w:rPr>
              <w:rFonts w:ascii="Times New Roman" w:hAnsi="Times New Roman" w:cs="Times New Roman" w:hint="eastAsia"/>
              <w:color w:val="000000" w:themeColor="text1"/>
              <w:spacing w:val="10"/>
              <w:sz w:val="24"/>
            </w:rPr>
          </w:rPrChange>
        </w:rPr>
        <w:t>问题</w:t>
      </w:r>
      <w:r w:rsidR="00FC3AD5" w:rsidRPr="0034779C">
        <w:rPr>
          <w:rFonts w:asciiTheme="minorEastAsia" w:hAnsiTheme="minorEastAsia"/>
          <w:color w:val="000000" w:themeColor="text1"/>
          <w:sz w:val="24"/>
          <w:szCs w:val="24"/>
          <w:vertAlign w:val="superscript"/>
          <w:rPrChange w:id="1648" w:author="JY0225" w:date="2017-08-24T11:10:00Z">
            <w:rPr>
              <w:color w:val="000000" w:themeColor="text1"/>
              <w:vertAlign w:val="superscript"/>
            </w:rPr>
          </w:rPrChange>
        </w:rPr>
        <w:fldChar w:fldCharType="begin"/>
      </w:r>
      <w:r w:rsidR="00FC3AD5" w:rsidRPr="0034779C">
        <w:rPr>
          <w:rFonts w:asciiTheme="minorEastAsia" w:hAnsiTheme="minorEastAsia"/>
          <w:color w:val="000000" w:themeColor="text1"/>
          <w:sz w:val="24"/>
          <w:szCs w:val="24"/>
          <w:vertAlign w:val="superscript"/>
          <w:rPrChange w:id="1649" w:author="JY0225" w:date="2017-08-24T11:10:00Z">
            <w:rPr>
              <w:color w:val="000000" w:themeColor="text1"/>
              <w:vertAlign w:val="superscript"/>
            </w:rPr>
          </w:rPrChange>
        </w:rPr>
        <w:instrText xml:space="preserve"> REF _Ref489792207 \r \h </w:instrText>
      </w:r>
      <w:r w:rsidR="00FC3AD5" w:rsidRPr="0034779C">
        <w:rPr>
          <w:rFonts w:asciiTheme="minorEastAsia" w:hAnsiTheme="minorEastAsia"/>
          <w:color w:val="000000" w:themeColor="text1"/>
          <w:sz w:val="24"/>
          <w:szCs w:val="24"/>
          <w:vertAlign w:val="superscript"/>
          <w:rPrChange w:id="1650" w:author="JY0225" w:date="2017-08-24T11:10:00Z">
            <w:rPr>
              <w:color w:val="000000" w:themeColor="text1"/>
              <w:vertAlign w:val="superscript"/>
            </w:rPr>
          </w:rPrChange>
        </w:rPr>
      </w:r>
      <w:r w:rsidR="0034779C" w:rsidRPr="0034779C">
        <w:rPr>
          <w:rFonts w:asciiTheme="minorEastAsia" w:hAnsiTheme="minorEastAsia"/>
          <w:color w:val="000000" w:themeColor="text1"/>
          <w:sz w:val="24"/>
          <w:szCs w:val="24"/>
          <w:vertAlign w:val="superscript"/>
          <w:rPrChange w:id="1651" w:author="JY0225" w:date="2017-08-24T11:10:00Z">
            <w:rPr>
              <w:color w:val="000000" w:themeColor="text1"/>
              <w:sz w:val="24"/>
              <w:szCs w:val="24"/>
              <w:vertAlign w:val="superscript"/>
            </w:rPr>
          </w:rPrChange>
        </w:rPr>
        <w:instrText xml:space="preserve"> \* MERGEFORMAT </w:instrText>
      </w:r>
      <w:r w:rsidR="00FC3AD5" w:rsidRPr="0034779C">
        <w:rPr>
          <w:rFonts w:asciiTheme="minorEastAsia" w:hAnsiTheme="minorEastAsia"/>
          <w:color w:val="000000" w:themeColor="text1"/>
          <w:sz w:val="24"/>
          <w:szCs w:val="24"/>
          <w:vertAlign w:val="superscript"/>
          <w:rPrChange w:id="1652" w:author="JY0225" w:date="2017-08-24T11:10:00Z">
            <w:rPr>
              <w:color w:val="000000" w:themeColor="text1"/>
              <w:vertAlign w:val="superscript"/>
            </w:rPr>
          </w:rPrChange>
        </w:rPr>
        <w:fldChar w:fldCharType="separate"/>
      </w:r>
      <w:r w:rsidR="008E2759" w:rsidRPr="0034779C">
        <w:rPr>
          <w:rFonts w:asciiTheme="minorEastAsia" w:hAnsiTheme="minorEastAsia"/>
          <w:color w:val="000000" w:themeColor="text1"/>
          <w:sz w:val="24"/>
          <w:szCs w:val="24"/>
          <w:vertAlign w:val="superscript"/>
          <w:rPrChange w:id="1653" w:author="JY0225" w:date="2017-08-24T11:10:00Z">
            <w:rPr>
              <w:color w:val="000000" w:themeColor="text1"/>
              <w:vertAlign w:val="superscript"/>
            </w:rPr>
          </w:rPrChange>
        </w:rPr>
        <w:t>[12]</w:t>
      </w:r>
      <w:r w:rsidR="00FC3AD5" w:rsidRPr="0034779C">
        <w:rPr>
          <w:rFonts w:asciiTheme="minorEastAsia" w:hAnsiTheme="minorEastAsia"/>
          <w:color w:val="000000" w:themeColor="text1"/>
          <w:sz w:val="24"/>
          <w:szCs w:val="24"/>
          <w:vertAlign w:val="superscript"/>
          <w:rPrChange w:id="1654" w:author="JY0225" w:date="2017-08-24T11:10:00Z">
            <w:rPr>
              <w:color w:val="000000" w:themeColor="text1"/>
              <w:vertAlign w:val="superscript"/>
            </w:rPr>
          </w:rPrChange>
        </w:rPr>
        <w:fldChar w:fldCharType="end"/>
      </w:r>
      <w:r w:rsidRPr="0034779C">
        <w:rPr>
          <w:rFonts w:asciiTheme="minorEastAsia" w:hAnsiTheme="minorEastAsia" w:cs="Times New Roman" w:hint="eastAsia"/>
          <w:color w:val="000000" w:themeColor="text1"/>
          <w:spacing w:val="10"/>
          <w:sz w:val="24"/>
          <w:szCs w:val="24"/>
          <w:rPrChange w:id="1655" w:author="JY0225" w:date="2017-08-24T11:10:00Z">
            <w:rPr>
              <w:rFonts w:ascii="Times New Roman" w:hAnsi="Times New Roman" w:cs="Times New Roman" w:hint="eastAsia"/>
              <w:color w:val="000000" w:themeColor="text1"/>
              <w:spacing w:val="10"/>
              <w:sz w:val="24"/>
            </w:rPr>
          </w:rPrChange>
        </w:rPr>
        <w:t>。百度云盘支持单个文件上传的大小</w:t>
      </w:r>
      <w:r w:rsidR="00155106" w:rsidRPr="0034779C">
        <w:rPr>
          <w:rFonts w:asciiTheme="minorEastAsia" w:hAnsiTheme="minorEastAsia" w:cs="Times New Roman" w:hint="eastAsia"/>
          <w:color w:val="000000" w:themeColor="text1"/>
          <w:spacing w:val="10"/>
          <w:sz w:val="24"/>
          <w:szCs w:val="24"/>
          <w:rPrChange w:id="1656" w:author="JY0225" w:date="2017-08-24T11:10:00Z">
            <w:rPr>
              <w:rFonts w:ascii="Times New Roman" w:hAnsi="Times New Roman" w:cs="Times New Roman" w:hint="eastAsia"/>
              <w:color w:val="000000" w:themeColor="text1"/>
              <w:spacing w:val="10"/>
              <w:sz w:val="24"/>
            </w:rPr>
          </w:rPrChange>
        </w:rPr>
        <w:t>上限</w:t>
      </w:r>
      <w:r w:rsidRPr="0034779C">
        <w:rPr>
          <w:rFonts w:asciiTheme="minorEastAsia" w:hAnsiTheme="minorEastAsia" w:cs="Times New Roman" w:hint="eastAsia"/>
          <w:color w:val="000000" w:themeColor="text1"/>
          <w:spacing w:val="10"/>
          <w:sz w:val="24"/>
          <w:szCs w:val="24"/>
          <w:rPrChange w:id="1657" w:author="JY0225" w:date="2017-08-24T11:10:00Z">
            <w:rPr>
              <w:rFonts w:ascii="Times New Roman" w:hAnsi="Times New Roman" w:cs="Times New Roman" w:hint="eastAsia"/>
              <w:color w:val="000000" w:themeColor="text1"/>
              <w:spacing w:val="10"/>
              <w:sz w:val="24"/>
            </w:rPr>
          </w:rPrChange>
        </w:rPr>
        <w:t>为</w:t>
      </w:r>
      <w:r w:rsidRPr="0034779C">
        <w:rPr>
          <w:rFonts w:asciiTheme="minorEastAsia" w:hAnsiTheme="minorEastAsia" w:cs="Times New Roman" w:hint="eastAsia"/>
          <w:color w:val="000000" w:themeColor="text1"/>
          <w:spacing w:val="10"/>
          <w:sz w:val="24"/>
          <w:szCs w:val="24"/>
          <w:rPrChange w:id="1658" w:author="JY0225" w:date="2017-08-24T11:10:00Z">
            <w:rPr>
              <w:rFonts w:ascii="Times New Roman" w:hAnsi="Times New Roman" w:cs="Times New Roman" w:hint="eastAsia"/>
              <w:color w:val="000000" w:themeColor="text1"/>
              <w:spacing w:val="10"/>
              <w:sz w:val="24"/>
            </w:rPr>
          </w:rPrChange>
        </w:rPr>
        <w:t>20G</w:t>
      </w:r>
      <w:r w:rsidRPr="0034779C">
        <w:rPr>
          <w:rFonts w:asciiTheme="minorEastAsia" w:hAnsiTheme="minorEastAsia" w:cs="Times New Roman" w:hint="eastAsia"/>
          <w:color w:val="000000" w:themeColor="text1"/>
          <w:spacing w:val="10"/>
          <w:sz w:val="24"/>
          <w:szCs w:val="24"/>
          <w:rPrChange w:id="1659" w:author="JY0225" w:date="2017-08-24T11:10:00Z">
            <w:rPr>
              <w:rFonts w:ascii="Times New Roman" w:hAnsi="Times New Roman" w:cs="Times New Roman" w:hint="eastAsia"/>
              <w:color w:val="000000" w:themeColor="text1"/>
              <w:spacing w:val="10"/>
              <w:sz w:val="24"/>
            </w:rPr>
          </w:rPrChange>
        </w:rPr>
        <w:t>，</w:t>
      </w:r>
      <w:r w:rsidRPr="0034779C">
        <w:rPr>
          <w:rFonts w:asciiTheme="minorEastAsia" w:hAnsiTheme="minorEastAsia" w:cs="Times New Roman" w:hint="eastAsia"/>
          <w:color w:val="000000" w:themeColor="text1"/>
          <w:spacing w:val="10"/>
          <w:sz w:val="24"/>
          <w:szCs w:val="24"/>
          <w:rPrChange w:id="1660" w:author="JY0225" w:date="2017-08-24T11:10:00Z">
            <w:rPr>
              <w:rFonts w:ascii="Times New Roman" w:hAnsi="Times New Roman" w:cs="Times New Roman" w:hint="eastAsia"/>
              <w:color w:val="000000" w:themeColor="text1"/>
              <w:spacing w:val="10"/>
              <w:sz w:val="24"/>
            </w:rPr>
          </w:rPrChange>
        </w:rPr>
        <w:t>360</w:t>
      </w:r>
      <w:r w:rsidR="00BA7AE1" w:rsidRPr="0034779C">
        <w:rPr>
          <w:rFonts w:asciiTheme="minorEastAsia" w:hAnsiTheme="minorEastAsia" w:cs="Times New Roman" w:hint="eastAsia"/>
          <w:color w:val="000000" w:themeColor="text1"/>
          <w:spacing w:val="10"/>
          <w:sz w:val="24"/>
          <w:szCs w:val="24"/>
          <w:rPrChange w:id="1661" w:author="JY0225" w:date="2017-08-24T11:10:00Z">
            <w:rPr>
              <w:rFonts w:ascii="Times New Roman" w:hAnsi="Times New Roman" w:cs="Times New Roman" w:hint="eastAsia"/>
              <w:color w:val="000000" w:themeColor="text1"/>
              <w:spacing w:val="10"/>
              <w:sz w:val="24"/>
            </w:rPr>
          </w:rPrChange>
        </w:rPr>
        <w:t>云</w:t>
      </w:r>
      <w:r w:rsidRPr="0034779C">
        <w:rPr>
          <w:rFonts w:asciiTheme="minorEastAsia" w:hAnsiTheme="minorEastAsia" w:cs="Times New Roman" w:hint="eastAsia"/>
          <w:color w:val="000000" w:themeColor="text1"/>
          <w:spacing w:val="10"/>
          <w:sz w:val="24"/>
          <w:szCs w:val="24"/>
          <w:rPrChange w:id="1662" w:author="JY0225" w:date="2017-08-24T11:10:00Z">
            <w:rPr>
              <w:rFonts w:ascii="Times New Roman" w:hAnsi="Times New Roman" w:cs="Times New Roman" w:hint="eastAsia"/>
              <w:color w:val="000000" w:themeColor="text1"/>
              <w:spacing w:val="10"/>
              <w:sz w:val="24"/>
            </w:rPr>
          </w:rPrChange>
        </w:rPr>
        <w:t>盘为</w:t>
      </w:r>
      <w:r w:rsidRPr="0034779C">
        <w:rPr>
          <w:rFonts w:asciiTheme="minorEastAsia" w:hAnsiTheme="minorEastAsia" w:cs="Times New Roman" w:hint="eastAsia"/>
          <w:color w:val="000000" w:themeColor="text1"/>
          <w:spacing w:val="10"/>
          <w:sz w:val="24"/>
          <w:szCs w:val="24"/>
          <w:rPrChange w:id="1663" w:author="JY0225" w:date="2017-08-24T11:10:00Z">
            <w:rPr>
              <w:rFonts w:ascii="Times New Roman" w:hAnsi="Times New Roman" w:cs="Times New Roman" w:hint="eastAsia"/>
              <w:color w:val="000000" w:themeColor="text1"/>
              <w:spacing w:val="10"/>
              <w:sz w:val="24"/>
            </w:rPr>
          </w:rPrChange>
        </w:rPr>
        <w:t>5G</w:t>
      </w:r>
      <w:r w:rsidRPr="0034779C">
        <w:rPr>
          <w:rFonts w:asciiTheme="minorEastAsia" w:hAnsiTheme="minorEastAsia" w:cs="Times New Roman" w:hint="eastAsia"/>
          <w:color w:val="000000" w:themeColor="text1"/>
          <w:spacing w:val="10"/>
          <w:sz w:val="24"/>
          <w:szCs w:val="24"/>
          <w:rPrChange w:id="1664" w:author="JY0225" w:date="2017-08-24T11:10:00Z">
            <w:rPr>
              <w:rFonts w:ascii="Times New Roman" w:hAnsi="Times New Roman" w:cs="Times New Roman" w:hint="eastAsia"/>
              <w:color w:val="000000" w:themeColor="text1"/>
              <w:spacing w:val="10"/>
              <w:sz w:val="24"/>
            </w:rPr>
          </w:rPrChange>
        </w:rPr>
        <w:t>，</w:t>
      </w:r>
      <w:r w:rsidRPr="0034779C">
        <w:rPr>
          <w:rFonts w:asciiTheme="minorEastAsia" w:hAnsiTheme="minorEastAsia" w:cs="Times New Roman"/>
          <w:color w:val="000000" w:themeColor="text1"/>
          <w:spacing w:val="10"/>
          <w:sz w:val="24"/>
          <w:szCs w:val="24"/>
          <w:rPrChange w:id="1665" w:author="JY0225" w:date="2017-08-24T11:10:00Z">
            <w:rPr>
              <w:rFonts w:ascii="Times New Roman" w:hAnsi="Times New Roman" w:cs="Times New Roman"/>
              <w:color w:val="000000" w:themeColor="text1"/>
              <w:spacing w:val="10"/>
              <w:sz w:val="24"/>
            </w:rPr>
          </w:rPrChange>
        </w:rPr>
        <w:t>Google Drive</w:t>
      </w:r>
      <w:r w:rsidRPr="0034779C">
        <w:rPr>
          <w:rFonts w:asciiTheme="minorEastAsia" w:hAnsiTheme="minorEastAsia" w:cs="Times New Roman"/>
          <w:color w:val="000000" w:themeColor="text1"/>
          <w:spacing w:val="10"/>
          <w:sz w:val="24"/>
          <w:szCs w:val="24"/>
          <w:rPrChange w:id="1666" w:author="JY0225" w:date="2017-08-24T11:10:00Z">
            <w:rPr>
              <w:rFonts w:ascii="Times New Roman" w:hAnsi="Times New Roman" w:cs="Times New Roman"/>
              <w:color w:val="000000" w:themeColor="text1"/>
              <w:spacing w:val="10"/>
              <w:sz w:val="24"/>
            </w:rPr>
          </w:rPrChange>
        </w:rPr>
        <w:t>为</w:t>
      </w:r>
      <w:r w:rsidRPr="0034779C">
        <w:rPr>
          <w:rFonts w:asciiTheme="minorEastAsia" w:hAnsiTheme="minorEastAsia" w:cs="Times New Roman" w:hint="eastAsia"/>
          <w:color w:val="000000" w:themeColor="text1"/>
          <w:spacing w:val="10"/>
          <w:sz w:val="24"/>
          <w:szCs w:val="24"/>
          <w:rPrChange w:id="1667" w:author="JY0225" w:date="2017-08-24T11:10:00Z">
            <w:rPr>
              <w:rFonts w:ascii="Times New Roman" w:hAnsi="Times New Roman" w:cs="Times New Roman" w:hint="eastAsia"/>
              <w:color w:val="000000" w:themeColor="text1"/>
              <w:spacing w:val="10"/>
              <w:sz w:val="24"/>
            </w:rPr>
          </w:rPrChange>
        </w:rPr>
        <w:t>5TB</w:t>
      </w:r>
      <w:r w:rsidRPr="0034779C">
        <w:rPr>
          <w:rFonts w:asciiTheme="minorEastAsia" w:hAnsiTheme="minorEastAsia" w:cs="Times New Roman" w:hint="eastAsia"/>
          <w:color w:val="000000" w:themeColor="text1"/>
          <w:spacing w:val="10"/>
          <w:sz w:val="24"/>
          <w:szCs w:val="24"/>
          <w:rPrChange w:id="1668" w:author="JY0225" w:date="2017-08-24T11:10:00Z">
            <w:rPr>
              <w:rFonts w:ascii="Times New Roman" w:hAnsi="Times New Roman" w:cs="Times New Roman" w:hint="eastAsia"/>
              <w:color w:val="000000" w:themeColor="text1"/>
              <w:spacing w:val="10"/>
              <w:sz w:val="24"/>
            </w:rPr>
          </w:rPrChange>
        </w:rPr>
        <w:t>，而</w:t>
      </w:r>
      <w:r w:rsidRPr="0034779C">
        <w:rPr>
          <w:rFonts w:asciiTheme="minorEastAsia" w:hAnsiTheme="minorEastAsia" w:cs="Times New Roman" w:hint="eastAsia"/>
          <w:color w:val="000000" w:themeColor="text1"/>
          <w:spacing w:val="10"/>
          <w:sz w:val="24"/>
          <w:szCs w:val="24"/>
          <w:rPrChange w:id="1669" w:author="JY0225" w:date="2017-08-24T11:10:00Z">
            <w:rPr>
              <w:rFonts w:ascii="Times New Roman" w:hAnsi="Times New Roman" w:cs="Times New Roman" w:hint="eastAsia"/>
              <w:color w:val="000000" w:themeColor="text1"/>
              <w:spacing w:val="10"/>
              <w:sz w:val="24"/>
            </w:rPr>
          </w:rPrChange>
        </w:rPr>
        <w:t>Dropbox</w:t>
      </w:r>
      <w:r w:rsidRPr="0034779C">
        <w:rPr>
          <w:rFonts w:asciiTheme="minorEastAsia" w:hAnsiTheme="minorEastAsia" w:cs="Times New Roman" w:hint="eastAsia"/>
          <w:color w:val="000000" w:themeColor="text1"/>
          <w:spacing w:val="10"/>
          <w:sz w:val="24"/>
          <w:szCs w:val="24"/>
          <w:rPrChange w:id="1670" w:author="JY0225" w:date="2017-08-24T11:10:00Z">
            <w:rPr>
              <w:rFonts w:ascii="Times New Roman" w:hAnsi="Times New Roman" w:cs="Times New Roman" w:hint="eastAsia"/>
              <w:color w:val="000000" w:themeColor="text1"/>
              <w:spacing w:val="10"/>
              <w:sz w:val="24"/>
            </w:rPr>
          </w:rPrChange>
        </w:rPr>
        <w:t>不限制单个文件的大小。在处理大文件上传的方案上，</w:t>
      </w:r>
      <w:r w:rsidR="00920676" w:rsidRPr="0034779C">
        <w:rPr>
          <w:rFonts w:asciiTheme="minorEastAsia" w:hAnsiTheme="minorEastAsia" w:cs="Times New Roman" w:hint="eastAsia"/>
          <w:color w:val="000000" w:themeColor="text1"/>
          <w:spacing w:val="10"/>
          <w:sz w:val="24"/>
          <w:szCs w:val="24"/>
          <w:rPrChange w:id="1671" w:author="JY0225" w:date="2017-08-24T11:10:00Z">
            <w:rPr>
              <w:rFonts w:ascii="Times New Roman" w:hAnsi="Times New Roman" w:cs="Times New Roman" w:hint="eastAsia"/>
              <w:color w:val="000000" w:themeColor="text1"/>
              <w:spacing w:val="10"/>
              <w:sz w:val="24"/>
            </w:rPr>
          </w:rPrChange>
        </w:rPr>
        <w:t>它们</w:t>
      </w:r>
      <w:r w:rsidR="00F06DE7" w:rsidRPr="0034779C">
        <w:rPr>
          <w:rFonts w:asciiTheme="minorEastAsia" w:hAnsiTheme="minorEastAsia" w:cs="Times New Roman" w:hint="eastAsia"/>
          <w:color w:val="000000" w:themeColor="text1"/>
          <w:spacing w:val="10"/>
          <w:sz w:val="24"/>
          <w:szCs w:val="24"/>
          <w:rPrChange w:id="1672" w:author="JY0225" w:date="2017-08-24T11:10:00Z">
            <w:rPr>
              <w:rFonts w:ascii="Times New Roman" w:hAnsi="Times New Roman" w:cs="Times New Roman" w:hint="eastAsia"/>
              <w:color w:val="000000" w:themeColor="text1"/>
              <w:spacing w:val="10"/>
              <w:sz w:val="24"/>
            </w:rPr>
          </w:rPrChange>
        </w:rPr>
        <w:t>都</w:t>
      </w:r>
      <w:r w:rsidRPr="0034779C">
        <w:rPr>
          <w:rFonts w:asciiTheme="minorEastAsia" w:hAnsiTheme="minorEastAsia" w:cs="Times New Roman" w:hint="eastAsia"/>
          <w:color w:val="000000" w:themeColor="text1"/>
          <w:spacing w:val="10"/>
          <w:sz w:val="24"/>
          <w:szCs w:val="24"/>
          <w:rPrChange w:id="1673" w:author="JY0225" w:date="2017-08-24T11:10:00Z">
            <w:rPr>
              <w:rFonts w:ascii="Times New Roman" w:hAnsi="Times New Roman" w:cs="Times New Roman" w:hint="eastAsia"/>
              <w:color w:val="000000" w:themeColor="text1"/>
              <w:spacing w:val="10"/>
              <w:sz w:val="24"/>
            </w:rPr>
          </w:rPrChange>
        </w:rPr>
        <w:t>将文件以固定大小的文件流形式，通过设定偏移量来对大文件进行分块传输，</w:t>
      </w:r>
      <w:r w:rsidR="00FD3E01" w:rsidRPr="0034779C">
        <w:rPr>
          <w:rFonts w:asciiTheme="minorEastAsia" w:hAnsiTheme="minorEastAsia" w:cs="Times New Roman" w:hint="eastAsia"/>
          <w:color w:val="000000" w:themeColor="text1"/>
          <w:spacing w:val="10"/>
          <w:sz w:val="24"/>
          <w:szCs w:val="24"/>
          <w:rPrChange w:id="1674" w:author="JY0225" w:date="2017-08-24T11:10:00Z">
            <w:rPr>
              <w:rFonts w:ascii="Times New Roman" w:hAnsi="Times New Roman" w:cs="Times New Roman" w:hint="eastAsia"/>
              <w:color w:val="000000" w:themeColor="text1"/>
              <w:spacing w:val="10"/>
              <w:sz w:val="24"/>
            </w:rPr>
          </w:rPrChange>
        </w:rPr>
        <w:t>这样做的好处是遇到网络故障时，只需记录已上传数据流的偏移量，重传时</w:t>
      </w:r>
      <w:r w:rsidR="00365D9F" w:rsidRPr="0034779C">
        <w:rPr>
          <w:rFonts w:asciiTheme="minorEastAsia" w:hAnsiTheme="minorEastAsia" w:cs="Times New Roman" w:hint="eastAsia"/>
          <w:color w:val="000000" w:themeColor="text1"/>
          <w:spacing w:val="10"/>
          <w:sz w:val="24"/>
          <w:szCs w:val="24"/>
          <w:rPrChange w:id="1675" w:author="JY0225" w:date="2017-08-24T11:10:00Z">
            <w:rPr>
              <w:rFonts w:ascii="Times New Roman" w:hAnsi="Times New Roman" w:cs="Times New Roman" w:hint="eastAsia"/>
              <w:color w:val="000000" w:themeColor="text1"/>
              <w:spacing w:val="10"/>
              <w:sz w:val="24"/>
            </w:rPr>
          </w:rPrChange>
        </w:rPr>
        <w:t>可以根据</w:t>
      </w:r>
      <w:r w:rsidRPr="0034779C">
        <w:rPr>
          <w:rFonts w:asciiTheme="minorEastAsia" w:hAnsiTheme="minorEastAsia" w:cs="Times New Roman" w:hint="eastAsia"/>
          <w:color w:val="000000" w:themeColor="text1"/>
          <w:spacing w:val="10"/>
          <w:sz w:val="24"/>
          <w:szCs w:val="24"/>
          <w:rPrChange w:id="1676" w:author="JY0225" w:date="2017-08-24T11:10:00Z">
            <w:rPr>
              <w:rFonts w:ascii="Times New Roman" w:hAnsi="Times New Roman" w:cs="Times New Roman" w:hint="eastAsia"/>
              <w:color w:val="000000" w:themeColor="text1"/>
              <w:spacing w:val="10"/>
              <w:sz w:val="24"/>
            </w:rPr>
          </w:rPrChange>
        </w:rPr>
        <w:t>偏移量进行文件续传</w:t>
      </w:r>
      <w:r w:rsidR="004A27AE" w:rsidRPr="0034779C">
        <w:rPr>
          <w:rFonts w:asciiTheme="minorEastAsia" w:hAnsiTheme="minorEastAsia" w:cs="Times New Roman" w:hint="eastAsia"/>
          <w:color w:val="000000" w:themeColor="text1"/>
          <w:spacing w:val="10"/>
          <w:sz w:val="24"/>
          <w:szCs w:val="24"/>
          <w:rPrChange w:id="1677" w:author="JY0225" w:date="2017-08-24T11:10:00Z">
            <w:rPr>
              <w:rFonts w:ascii="Times New Roman" w:hAnsi="Times New Roman" w:cs="Times New Roman" w:hint="eastAsia"/>
              <w:color w:val="000000" w:themeColor="text1"/>
              <w:spacing w:val="10"/>
              <w:sz w:val="24"/>
            </w:rPr>
          </w:rPrChange>
        </w:rPr>
        <w:t>而无需从头开始</w:t>
      </w:r>
      <w:r w:rsidR="00FC3AD5" w:rsidRPr="0034779C">
        <w:rPr>
          <w:rFonts w:asciiTheme="minorEastAsia" w:hAnsiTheme="minorEastAsia"/>
          <w:color w:val="000000" w:themeColor="text1"/>
          <w:sz w:val="24"/>
          <w:szCs w:val="24"/>
          <w:vertAlign w:val="superscript"/>
          <w:rPrChange w:id="1678" w:author="JY0225" w:date="2017-08-24T11:10:00Z">
            <w:rPr>
              <w:color w:val="000000" w:themeColor="text1"/>
              <w:vertAlign w:val="superscript"/>
            </w:rPr>
          </w:rPrChange>
        </w:rPr>
        <w:fldChar w:fldCharType="begin"/>
      </w:r>
      <w:r w:rsidR="00FC3AD5" w:rsidRPr="0034779C">
        <w:rPr>
          <w:rFonts w:asciiTheme="minorEastAsia" w:hAnsiTheme="minorEastAsia"/>
          <w:color w:val="000000" w:themeColor="text1"/>
          <w:sz w:val="24"/>
          <w:szCs w:val="24"/>
          <w:vertAlign w:val="superscript"/>
          <w:rPrChange w:id="1679" w:author="JY0225" w:date="2017-08-24T11:10:00Z">
            <w:rPr>
              <w:color w:val="000000" w:themeColor="text1"/>
              <w:vertAlign w:val="superscript"/>
            </w:rPr>
          </w:rPrChange>
        </w:rPr>
        <w:instrText xml:space="preserve"> REF _Ref489793033 \r \h </w:instrText>
      </w:r>
      <w:r w:rsidR="00FC3AD5" w:rsidRPr="0034779C">
        <w:rPr>
          <w:rFonts w:asciiTheme="minorEastAsia" w:hAnsiTheme="minorEastAsia"/>
          <w:color w:val="000000" w:themeColor="text1"/>
          <w:sz w:val="24"/>
          <w:szCs w:val="24"/>
          <w:vertAlign w:val="superscript"/>
          <w:rPrChange w:id="1680" w:author="JY0225" w:date="2017-08-24T11:10:00Z">
            <w:rPr>
              <w:color w:val="000000" w:themeColor="text1"/>
              <w:vertAlign w:val="superscript"/>
            </w:rPr>
          </w:rPrChange>
        </w:rPr>
      </w:r>
      <w:r w:rsidR="0034779C" w:rsidRPr="0034779C">
        <w:rPr>
          <w:rFonts w:asciiTheme="minorEastAsia" w:hAnsiTheme="minorEastAsia"/>
          <w:color w:val="000000" w:themeColor="text1"/>
          <w:sz w:val="24"/>
          <w:szCs w:val="24"/>
          <w:vertAlign w:val="superscript"/>
          <w:rPrChange w:id="1681" w:author="JY0225" w:date="2017-08-24T11:10:00Z">
            <w:rPr>
              <w:color w:val="000000" w:themeColor="text1"/>
              <w:sz w:val="24"/>
              <w:szCs w:val="24"/>
              <w:vertAlign w:val="superscript"/>
            </w:rPr>
          </w:rPrChange>
        </w:rPr>
        <w:instrText xml:space="preserve"> \* MERGEFORMAT </w:instrText>
      </w:r>
      <w:r w:rsidR="00FC3AD5" w:rsidRPr="0034779C">
        <w:rPr>
          <w:rFonts w:asciiTheme="minorEastAsia" w:hAnsiTheme="minorEastAsia"/>
          <w:color w:val="000000" w:themeColor="text1"/>
          <w:sz w:val="24"/>
          <w:szCs w:val="24"/>
          <w:vertAlign w:val="superscript"/>
          <w:rPrChange w:id="1682" w:author="JY0225" w:date="2017-08-24T11:10:00Z">
            <w:rPr>
              <w:color w:val="000000" w:themeColor="text1"/>
              <w:vertAlign w:val="superscript"/>
            </w:rPr>
          </w:rPrChange>
        </w:rPr>
        <w:fldChar w:fldCharType="separate"/>
      </w:r>
      <w:r w:rsidR="008E2759" w:rsidRPr="0034779C">
        <w:rPr>
          <w:rFonts w:asciiTheme="minorEastAsia" w:hAnsiTheme="minorEastAsia"/>
          <w:color w:val="000000" w:themeColor="text1"/>
          <w:sz w:val="24"/>
          <w:szCs w:val="24"/>
          <w:vertAlign w:val="superscript"/>
          <w:rPrChange w:id="1683" w:author="JY0225" w:date="2017-08-24T11:10:00Z">
            <w:rPr>
              <w:color w:val="000000" w:themeColor="text1"/>
              <w:vertAlign w:val="superscript"/>
            </w:rPr>
          </w:rPrChange>
        </w:rPr>
        <w:t>[13]</w:t>
      </w:r>
      <w:r w:rsidR="00FC3AD5" w:rsidRPr="0034779C">
        <w:rPr>
          <w:rFonts w:asciiTheme="minorEastAsia" w:hAnsiTheme="minorEastAsia"/>
          <w:color w:val="000000" w:themeColor="text1"/>
          <w:sz w:val="24"/>
          <w:szCs w:val="24"/>
          <w:vertAlign w:val="superscript"/>
          <w:rPrChange w:id="1684" w:author="JY0225" w:date="2017-08-24T11:10:00Z">
            <w:rPr>
              <w:color w:val="000000" w:themeColor="text1"/>
              <w:vertAlign w:val="superscript"/>
            </w:rPr>
          </w:rPrChange>
        </w:rPr>
        <w:fldChar w:fldCharType="end"/>
      </w:r>
      <w:r w:rsidR="00FC3AD5" w:rsidRPr="0034779C">
        <w:rPr>
          <w:rFonts w:asciiTheme="minorEastAsia" w:hAnsiTheme="minorEastAsia"/>
          <w:color w:val="000000" w:themeColor="text1"/>
          <w:sz w:val="24"/>
          <w:szCs w:val="24"/>
          <w:vertAlign w:val="superscript"/>
          <w:rPrChange w:id="1685" w:author="JY0225" w:date="2017-08-24T11:10:00Z">
            <w:rPr>
              <w:color w:val="000000" w:themeColor="text1"/>
              <w:vertAlign w:val="superscript"/>
            </w:rPr>
          </w:rPrChange>
        </w:rPr>
        <w:fldChar w:fldCharType="begin"/>
      </w:r>
      <w:r w:rsidR="00FC3AD5" w:rsidRPr="0034779C">
        <w:rPr>
          <w:rFonts w:asciiTheme="minorEastAsia" w:hAnsiTheme="minorEastAsia"/>
          <w:color w:val="000000" w:themeColor="text1"/>
          <w:sz w:val="24"/>
          <w:szCs w:val="24"/>
          <w:vertAlign w:val="superscript"/>
          <w:rPrChange w:id="1686" w:author="JY0225" w:date="2017-08-24T11:10:00Z">
            <w:rPr>
              <w:color w:val="000000" w:themeColor="text1"/>
              <w:vertAlign w:val="superscript"/>
            </w:rPr>
          </w:rPrChange>
        </w:rPr>
        <w:instrText xml:space="preserve"> REF _Ref489793034 \r \h </w:instrText>
      </w:r>
      <w:r w:rsidR="00FC3AD5" w:rsidRPr="0034779C">
        <w:rPr>
          <w:rFonts w:asciiTheme="minorEastAsia" w:hAnsiTheme="minorEastAsia"/>
          <w:color w:val="000000" w:themeColor="text1"/>
          <w:sz w:val="24"/>
          <w:szCs w:val="24"/>
          <w:vertAlign w:val="superscript"/>
          <w:rPrChange w:id="1687" w:author="JY0225" w:date="2017-08-24T11:10:00Z">
            <w:rPr>
              <w:color w:val="000000" w:themeColor="text1"/>
              <w:vertAlign w:val="superscript"/>
            </w:rPr>
          </w:rPrChange>
        </w:rPr>
      </w:r>
      <w:r w:rsidR="0034779C" w:rsidRPr="0034779C">
        <w:rPr>
          <w:rFonts w:asciiTheme="minorEastAsia" w:hAnsiTheme="minorEastAsia"/>
          <w:color w:val="000000" w:themeColor="text1"/>
          <w:sz w:val="24"/>
          <w:szCs w:val="24"/>
          <w:vertAlign w:val="superscript"/>
          <w:rPrChange w:id="1688" w:author="JY0225" w:date="2017-08-24T11:10:00Z">
            <w:rPr>
              <w:color w:val="000000" w:themeColor="text1"/>
              <w:sz w:val="24"/>
              <w:szCs w:val="24"/>
              <w:vertAlign w:val="superscript"/>
            </w:rPr>
          </w:rPrChange>
        </w:rPr>
        <w:instrText xml:space="preserve"> \* MERGEFORMAT </w:instrText>
      </w:r>
      <w:r w:rsidR="00FC3AD5" w:rsidRPr="0034779C">
        <w:rPr>
          <w:rFonts w:asciiTheme="minorEastAsia" w:hAnsiTheme="minorEastAsia"/>
          <w:color w:val="000000" w:themeColor="text1"/>
          <w:sz w:val="24"/>
          <w:szCs w:val="24"/>
          <w:vertAlign w:val="superscript"/>
          <w:rPrChange w:id="1689" w:author="JY0225" w:date="2017-08-24T11:10:00Z">
            <w:rPr>
              <w:color w:val="000000" w:themeColor="text1"/>
              <w:vertAlign w:val="superscript"/>
            </w:rPr>
          </w:rPrChange>
        </w:rPr>
        <w:fldChar w:fldCharType="separate"/>
      </w:r>
      <w:r w:rsidR="008E2759" w:rsidRPr="0034779C">
        <w:rPr>
          <w:rFonts w:asciiTheme="minorEastAsia" w:hAnsiTheme="minorEastAsia"/>
          <w:color w:val="000000" w:themeColor="text1"/>
          <w:sz w:val="24"/>
          <w:szCs w:val="24"/>
          <w:vertAlign w:val="superscript"/>
          <w:rPrChange w:id="1690" w:author="JY0225" w:date="2017-08-24T11:10:00Z">
            <w:rPr>
              <w:color w:val="000000" w:themeColor="text1"/>
              <w:vertAlign w:val="superscript"/>
            </w:rPr>
          </w:rPrChange>
        </w:rPr>
        <w:t>[14]</w:t>
      </w:r>
      <w:r w:rsidR="00FC3AD5" w:rsidRPr="0034779C">
        <w:rPr>
          <w:rFonts w:asciiTheme="minorEastAsia" w:hAnsiTheme="minorEastAsia"/>
          <w:color w:val="000000" w:themeColor="text1"/>
          <w:sz w:val="24"/>
          <w:szCs w:val="24"/>
          <w:vertAlign w:val="superscript"/>
          <w:rPrChange w:id="1691" w:author="JY0225" w:date="2017-08-24T11:10:00Z">
            <w:rPr>
              <w:color w:val="000000" w:themeColor="text1"/>
              <w:vertAlign w:val="superscript"/>
            </w:rPr>
          </w:rPrChange>
        </w:rPr>
        <w:fldChar w:fldCharType="end"/>
      </w:r>
      <w:r w:rsidRPr="0034779C">
        <w:rPr>
          <w:rFonts w:asciiTheme="minorEastAsia" w:hAnsiTheme="minorEastAsia" w:cs="Times New Roman" w:hint="eastAsia"/>
          <w:color w:val="000000" w:themeColor="text1"/>
          <w:spacing w:val="10"/>
          <w:sz w:val="24"/>
          <w:szCs w:val="24"/>
          <w:rPrChange w:id="1692" w:author="JY0225" w:date="2017-08-24T11:10:00Z">
            <w:rPr>
              <w:rFonts w:ascii="Times New Roman" w:hAnsi="Times New Roman" w:cs="Times New Roman" w:hint="eastAsia"/>
              <w:color w:val="000000" w:themeColor="text1"/>
              <w:spacing w:val="10"/>
              <w:sz w:val="24"/>
            </w:rPr>
          </w:rPrChange>
        </w:rPr>
        <w:t>。</w:t>
      </w:r>
    </w:p>
    <w:p w14:paraId="339F3D3B" w14:textId="25AD803A" w:rsidR="00B01C9B" w:rsidRPr="0034779C" w:rsidRDefault="00F058B2" w:rsidP="007527DE">
      <w:pPr>
        <w:spacing w:line="400" w:lineRule="exact"/>
        <w:ind w:firstLine="420"/>
        <w:rPr>
          <w:rFonts w:asciiTheme="minorEastAsia" w:hAnsiTheme="minorEastAsia" w:cs="Times New Roman"/>
          <w:color w:val="000000" w:themeColor="text1"/>
          <w:spacing w:val="10"/>
          <w:sz w:val="24"/>
          <w:szCs w:val="24"/>
          <w:rPrChange w:id="1693" w:author="JY0225" w:date="2017-08-24T11:10:00Z">
            <w:rPr>
              <w:rFonts w:ascii="Times New Roman" w:hAnsi="Times New Roman" w:cs="Times New Roman"/>
              <w:color w:val="000000" w:themeColor="text1"/>
              <w:spacing w:val="10"/>
              <w:sz w:val="24"/>
            </w:rPr>
          </w:rPrChange>
        </w:rPr>
      </w:pPr>
      <w:r w:rsidRPr="0034779C">
        <w:rPr>
          <w:rFonts w:asciiTheme="minorEastAsia" w:hAnsiTheme="minorEastAsia" w:cs="Times New Roman" w:hint="eastAsia"/>
          <w:color w:val="000000" w:themeColor="text1"/>
          <w:spacing w:val="10"/>
          <w:sz w:val="24"/>
          <w:szCs w:val="24"/>
          <w:rPrChange w:id="1694" w:author="JY0225" w:date="2017-08-24T11:10:00Z">
            <w:rPr>
              <w:rFonts w:ascii="Times New Roman" w:hAnsi="Times New Roman" w:cs="Times New Roman" w:hint="eastAsia"/>
              <w:color w:val="000000" w:themeColor="text1"/>
              <w:spacing w:val="10"/>
              <w:sz w:val="24"/>
            </w:rPr>
          </w:rPrChange>
        </w:rPr>
        <w:t>随着云端数据的积累，</w:t>
      </w:r>
      <w:r w:rsidR="000F3051" w:rsidRPr="0034779C">
        <w:rPr>
          <w:rFonts w:asciiTheme="minorEastAsia" w:hAnsiTheme="minorEastAsia" w:cs="Times New Roman" w:hint="eastAsia"/>
          <w:color w:val="000000" w:themeColor="text1"/>
          <w:spacing w:val="10"/>
          <w:sz w:val="24"/>
          <w:szCs w:val="24"/>
          <w:rPrChange w:id="1695" w:author="JY0225" w:date="2017-08-24T11:10:00Z">
            <w:rPr>
              <w:rFonts w:ascii="Times New Roman" w:hAnsi="Times New Roman" w:cs="Times New Roman" w:hint="eastAsia"/>
              <w:color w:val="000000" w:themeColor="text1"/>
              <w:spacing w:val="10"/>
              <w:sz w:val="24"/>
            </w:rPr>
          </w:rPrChange>
        </w:rPr>
        <w:t>服务端存储</w:t>
      </w:r>
      <w:r w:rsidR="001C57EE" w:rsidRPr="0034779C">
        <w:rPr>
          <w:rFonts w:asciiTheme="minorEastAsia" w:hAnsiTheme="minorEastAsia" w:cs="Times New Roman" w:hint="eastAsia"/>
          <w:color w:val="000000" w:themeColor="text1"/>
          <w:spacing w:val="10"/>
          <w:sz w:val="24"/>
          <w:szCs w:val="24"/>
          <w:rPrChange w:id="1696" w:author="JY0225" w:date="2017-08-24T11:10:00Z">
            <w:rPr>
              <w:rFonts w:ascii="Times New Roman" w:hAnsi="Times New Roman" w:cs="Times New Roman" w:hint="eastAsia"/>
              <w:color w:val="000000" w:themeColor="text1"/>
              <w:spacing w:val="10"/>
              <w:sz w:val="24"/>
            </w:rPr>
          </w:rPrChange>
        </w:rPr>
        <w:t>了</w:t>
      </w:r>
      <w:r w:rsidR="00B72768" w:rsidRPr="0034779C">
        <w:rPr>
          <w:rFonts w:asciiTheme="minorEastAsia" w:hAnsiTheme="minorEastAsia" w:cs="Times New Roman" w:hint="eastAsia"/>
          <w:color w:val="000000" w:themeColor="text1"/>
          <w:spacing w:val="10"/>
          <w:sz w:val="24"/>
          <w:szCs w:val="24"/>
          <w:rPrChange w:id="1697" w:author="JY0225" w:date="2017-08-24T11:10:00Z">
            <w:rPr>
              <w:rFonts w:ascii="Times New Roman" w:hAnsi="Times New Roman" w:cs="Times New Roman" w:hint="eastAsia"/>
              <w:color w:val="000000" w:themeColor="text1"/>
              <w:spacing w:val="10"/>
              <w:sz w:val="24"/>
            </w:rPr>
          </w:rPrChange>
        </w:rPr>
        <w:t>大量</w:t>
      </w:r>
      <w:commentRangeStart w:id="1698"/>
      <w:r w:rsidR="00B72768" w:rsidRPr="0034779C">
        <w:rPr>
          <w:rFonts w:asciiTheme="minorEastAsia" w:hAnsiTheme="minorEastAsia" w:cs="Times New Roman" w:hint="eastAsia"/>
          <w:color w:val="000000" w:themeColor="text1"/>
          <w:spacing w:val="10"/>
          <w:sz w:val="24"/>
          <w:szCs w:val="24"/>
          <w:rPrChange w:id="1699" w:author="JY0225" w:date="2017-08-24T11:10:00Z">
            <w:rPr>
              <w:rFonts w:ascii="Times New Roman" w:hAnsi="Times New Roman" w:cs="Times New Roman" w:hint="eastAsia"/>
              <w:color w:val="000000" w:themeColor="text1"/>
              <w:spacing w:val="10"/>
              <w:sz w:val="24"/>
            </w:rPr>
          </w:rPrChange>
        </w:rPr>
        <w:t>冗余</w:t>
      </w:r>
      <w:commentRangeEnd w:id="1698"/>
      <w:r w:rsidR="000879DD" w:rsidRPr="0034779C">
        <w:rPr>
          <w:rStyle w:val="af2"/>
          <w:rFonts w:asciiTheme="minorEastAsia" w:hAnsiTheme="minorEastAsia" w:cs="Times New Roman"/>
          <w:color w:val="000000" w:themeColor="text1"/>
          <w:sz w:val="24"/>
          <w:szCs w:val="24"/>
          <w:rPrChange w:id="1700" w:author="JY0225" w:date="2017-08-24T11:10:00Z">
            <w:rPr>
              <w:rStyle w:val="af2"/>
              <w:rFonts w:ascii="Calibri" w:eastAsia="宋体" w:hAnsi="Calibri" w:cs="Times New Roman"/>
              <w:color w:val="000000" w:themeColor="text1"/>
            </w:rPr>
          </w:rPrChange>
        </w:rPr>
        <w:commentReference w:id="1698"/>
      </w:r>
      <w:r w:rsidR="001C57EE" w:rsidRPr="0034779C">
        <w:rPr>
          <w:rFonts w:asciiTheme="minorEastAsia" w:hAnsiTheme="minorEastAsia" w:cs="Times New Roman" w:hint="eastAsia"/>
          <w:color w:val="000000" w:themeColor="text1"/>
          <w:spacing w:val="10"/>
          <w:sz w:val="24"/>
          <w:szCs w:val="24"/>
          <w:rPrChange w:id="1701" w:author="JY0225" w:date="2017-08-24T11:10:00Z">
            <w:rPr>
              <w:rFonts w:ascii="Times New Roman" w:hAnsi="Times New Roman" w:cs="Times New Roman" w:hint="eastAsia"/>
              <w:color w:val="000000" w:themeColor="text1"/>
              <w:spacing w:val="10"/>
              <w:sz w:val="24"/>
            </w:rPr>
          </w:rPrChange>
        </w:rPr>
        <w:t>的数据</w:t>
      </w:r>
      <w:r w:rsidR="00936035" w:rsidRPr="0034779C">
        <w:rPr>
          <w:rFonts w:asciiTheme="minorEastAsia" w:hAnsiTheme="minorEastAsia"/>
          <w:color w:val="000000" w:themeColor="text1"/>
          <w:sz w:val="24"/>
          <w:szCs w:val="24"/>
          <w:vertAlign w:val="superscript"/>
          <w:rPrChange w:id="1702" w:author="JY0225" w:date="2017-08-24T11:10:00Z">
            <w:rPr>
              <w:color w:val="000000" w:themeColor="text1"/>
              <w:vertAlign w:val="superscript"/>
            </w:rPr>
          </w:rPrChange>
        </w:rPr>
        <w:fldChar w:fldCharType="begin"/>
      </w:r>
      <w:r w:rsidR="00936035" w:rsidRPr="0034779C">
        <w:rPr>
          <w:rFonts w:asciiTheme="minorEastAsia" w:hAnsiTheme="minorEastAsia"/>
          <w:color w:val="000000" w:themeColor="text1"/>
          <w:sz w:val="24"/>
          <w:szCs w:val="24"/>
          <w:vertAlign w:val="superscript"/>
          <w:rPrChange w:id="1703" w:author="JY0225" w:date="2017-08-24T11:10:00Z">
            <w:rPr>
              <w:color w:val="000000" w:themeColor="text1"/>
              <w:vertAlign w:val="superscript"/>
            </w:rPr>
          </w:rPrChange>
        </w:rPr>
        <w:instrText xml:space="preserve"> REF _Ref489793121 \r \h </w:instrText>
      </w:r>
      <w:r w:rsidR="00936035" w:rsidRPr="0034779C">
        <w:rPr>
          <w:rFonts w:asciiTheme="minorEastAsia" w:hAnsiTheme="minorEastAsia"/>
          <w:color w:val="000000" w:themeColor="text1"/>
          <w:sz w:val="24"/>
          <w:szCs w:val="24"/>
          <w:vertAlign w:val="superscript"/>
          <w:rPrChange w:id="1704" w:author="JY0225" w:date="2017-08-24T11:10:00Z">
            <w:rPr>
              <w:color w:val="000000" w:themeColor="text1"/>
              <w:vertAlign w:val="superscript"/>
            </w:rPr>
          </w:rPrChange>
        </w:rPr>
      </w:r>
      <w:r w:rsidR="0034779C" w:rsidRPr="0034779C">
        <w:rPr>
          <w:rFonts w:asciiTheme="minorEastAsia" w:hAnsiTheme="minorEastAsia"/>
          <w:color w:val="000000" w:themeColor="text1"/>
          <w:sz w:val="24"/>
          <w:szCs w:val="24"/>
          <w:vertAlign w:val="superscript"/>
          <w:rPrChange w:id="1705" w:author="JY0225" w:date="2017-08-24T11:10:00Z">
            <w:rPr>
              <w:color w:val="000000" w:themeColor="text1"/>
              <w:sz w:val="24"/>
              <w:szCs w:val="24"/>
              <w:vertAlign w:val="superscript"/>
            </w:rPr>
          </w:rPrChange>
        </w:rPr>
        <w:instrText xml:space="preserve"> \* MERGEFORMAT </w:instrText>
      </w:r>
      <w:r w:rsidR="00936035" w:rsidRPr="0034779C">
        <w:rPr>
          <w:rFonts w:asciiTheme="minorEastAsia" w:hAnsiTheme="minorEastAsia"/>
          <w:color w:val="000000" w:themeColor="text1"/>
          <w:sz w:val="24"/>
          <w:szCs w:val="24"/>
          <w:vertAlign w:val="superscript"/>
          <w:rPrChange w:id="1706" w:author="JY0225" w:date="2017-08-24T11:10:00Z">
            <w:rPr>
              <w:color w:val="000000" w:themeColor="text1"/>
              <w:vertAlign w:val="superscript"/>
            </w:rPr>
          </w:rPrChange>
        </w:rPr>
        <w:fldChar w:fldCharType="separate"/>
      </w:r>
      <w:r w:rsidR="008E2759" w:rsidRPr="0034779C">
        <w:rPr>
          <w:rFonts w:asciiTheme="minorEastAsia" w:hAnsiTheme="minorEastAsia"/>
          <w:color w:val="000000" w:themeColor="text1"/>
          <w:sz w:val="24"/>
          <w:szCs w:val="24"/>
          <w:vertAlign w:val="superscript"/>
          <w:rPrChange w:id="1707" w:author="JY0225" w:date="2017-08-24T11:10:00Z">
            <w:rPr>
              <w:color w:val="000000" w:themeColor="text1"/>
              <w:vertAlign w:val="superscript"/>
            </w:rPr>
          </w:rPrChange>
        </w:rPr>
        <w:t>[15]</w:t>
      </w:r>
      <w:r w:rsidR="00936035" w:rsidRPr="0034779C">
        <w:rPr>
          <w:rFonts w:asciiTheme="minorEastAsia" w:hAnsiTheme="minorEastAsia"/>
          <w:color w:val="000000" w:themeColor="text1"/>
          <w:sz w:val="24"/>
          <w:szCs w:val="24"/>
          <w:vertAlign w:val="superscript"/>
          <w:rPrChange w:id="1708" w:author="JY0225" w:date="2017-08-24T11:10:00Z">
            <w:rPr>
              <w:color w:val="000000" w:themeColor="text1"/>
              <w:vertAlign w:val="superscript"/>
            </w:rPr>
          </w:rPrChange>
        </w:rPr>
        <w:fldChar w:fldCharType="end"/>
      </w:r>
      <w:r w:rsidR="00936035" w:rsidRPr="0034779C">
        <w:rPr>
          <w:rFonts w:asciiTheme="minorEastAsia" w:hAnsiTheme="minorEastAsia"/>
          <w:color w:val="000000" w:themeColor="text1"/>
          <w:sz w:val="24"/>
          <w:szCs w:val="24"/>
          <w:vertAlign w:val="superscript"/>
          <w:rPrChange w:id="1709" w:author="JY0225" w:date="2017-08-24T11:10:00Z">
            <w:rPr>
              <w:color w:val="000000" w:themeColor="text1"/>
              <w:vertAlign w:val="superscript"/>
            </w:rPr>
          </w:rPrChange>
        </w:rPr>
        <w:fldChar w:fldCharType="begin"/>
      </w:r>
      <w:r w:rsidR="00936035" w:rsidRPr="0034779C">
        <w:rPr>
          <w:rFonts w:asciiTheme="minorEastAsia" w:hAnsiTheme="minorEastAsia"/>
          <w:color w:val="000000" w:themeColor="text1"/>
          <w:sz w:val="24"/>
          <w:szCs w:val="24"/>
          <w:vertAlign w:val="superscript"/>
          <w:rPrChange w:id="1710" w:author="JY0225" w:date="2017-08-24T11:10:00Z">
            <w:rPr>
              <w:color w:val="000000" w:themeColor="text1"/>
              <w:vertAlign w:val="superscript"/>
            </w:rPr>
          </w:rPrChange>
        </w:rPr>
        <w:instrText xml:space="preserve"> REF _Ref489793122 \r \h </w:instrText>
      </w:r>
      <w:r w:rsidR="00936035" w:rsidRPr="0034779C">
        <w:rPr>
          <w:rFonts w:asciiTheme="minorEastAsia" w:hAnsiTheme="minorEastAsia"/>
          <w:color w:val="000000" w:themeColor="text1"/>
          <w:sz w:val="24"/>
          <w:szCs w:val="24"/>
          <w:vertAlign w:val="superscript"/>
          <w:rPrChange w:id="1711" w:author="JY0225" w:date="2017-08-24T11:10:00Z">
            <w:rPr>
              <w:color w:val="000000" w:themeColor="text1"/>
              <w:vertAlign w:val="superscript"/>
            </w:rPr>
          </w:rPrChange>
        </w:rPr>
      </w:r>
      <w:r w:rsidR="0034779C" w:rsidRPr="0034779C">
        <w:rPr>
          <w:rFonts w:asciiTheme="minorEastAsia" w:hAnsiTheme="minorEastAsia"/>
          <w:color w:val="000000" w:themeColor="text1"/>
          <w:sz w:val="24"/>
          <w:szCs w:val="24"/>
          <w:vertAlign w:val="superscript"/>
          <w:rPrChange w:id="1712" w:author="JY0225" w:date="2017-08-24T11:10:00Z">
            <w:rPr>
              <w:color w:val="000000" w:themeColor="text1"/>
              <w:sz w:val="24"/>
              <w:szCs w:val="24"/>
              <w:vertAlign w:val="superscript"/>
            </w:rPr>
          </w:rPrChange>
        </w:rPr>
        <w:instrText xml:space="preserve"> \* MERGEFORMAT </w:instrText>
      </w:r>
      <w:r w:rsidR="00936035" w:rsidRPr="0034779C">
        <w:rPr>
          <w:rFonts w:asciiTheme="minorEastAsia" w:hAnsiTheme="minorEastAsia"/>
          <w:color w:val="000000" w:themeColor="text1"/>
          <w:sz w:val="24"/>
          <w:szCs w:val="24"/>
          <w:vertAlign w:val="superscript"/>
          <w:rPrChange w:id="1713" w:author="JY0225" w:date="2017-08-24T11:10:00Z">
            <w:rPr>
              <w:color w:val="000000" w:themeColor="text1"/>
              <w:vertAlign w:val="superscript"/>
            </w:rPr>
          </w:rPrChange>
        </w:rPr>
        <w:fldChar w:fldCharType="separate"/>
      </w:r>
      <w:ins w:id="1714" w:author="JY0225" w:date="2017-08-23T16:27:00Z">
        <w:r w:rsidR="008E2759" w:rsidRPr="0034779C">
          <w:rPr>
            <w:rFonts w:asciiTheme="minorEastAsia" w:hAnsiTheme="minorEastAsia"/>
            <w:color w:val="000000" w:themeColor="text1"/>
            <w:sz w:val="24"/>
            <w:szCs w:val="24"/>
            <w:vertAlign w:val="superscript"/>
            <w:rPrChange w:id="1715" w:author="JY0225" w:date="2017-08-24T11:10:00Z">
              <w:rPr>
                <w:color w:val="000000" w:themeColor="text1"/>
                <w:vertAlign w:val="superscript"/>
              </w:rPr>
            </w:rPrChange>
          </w:rPr>
          <w:t>[1]</w:t>
        </w:r>
      </w:ins>
      <w:del w:id="1716" w:author="JY0225" w:date="2017-08-23T16:27:00Z">
        <w:r w:rsidR="006D560D" w:rsidRPr="0034779C" w:rsidDel="008E2759">
          <w:rPr>
            <w:rFonts w:asciiTheme="minorEastAsia" w:hAnsiTheme="minorEastAsia"/>
            <w:color w:val="000000" w:themeColor="text1"/>
            <w:sz w:val="24"/>
            <w:szCs w:val="24"/>
            <w:vertAlign w:val="superscript"/>
            <w:rPrChange w:id="1717" w:author="JY0225" w:date="2017-08-24T11:10:00Z">
              <w:rPr>
                <w:color w:val="000000" w:themeColor="text1"/>
                <w:vertAlign w:val="superscript"/>
              </w:rPr>
            </w:rPrChange>
          </w:rPr>
          <w:delText>[16]</w:delText>
        </w:r>
      </w:del>
      <w:r w:rsidR="00936035" w:rsidRPr="0034779C">
        <w:rPr>
          <w:rFonts w:asciiTheme="minorEastAsia" w:hAnsiTheme="minorEastAsia"/>
          <w:color w:val="000000" w:themeColor="text1"/>
          <w:sz w:val="24"/>
          <w:szCs w:val="24"/>
          <w:vertAlign w:val="superscript"/>
          <w:rPrChange w:id="1718" w:author="JY0225" w:date="2017-08-24T11:10:00Z">
            <w:rPr>
              <w:color w:val="000000" w:themeColor="text1"/>
              <w:vertAlign w:val="superscript"/>
            </w:rPr>
          </w:rPrChange>
        </w:rPr>
        <w:fldChar w:fldCharType="end"/>
      </w:r>
      <w:r w:rsidR="00835116" w:rsidRPr="0034779C">
        <w:rPr>
          <w:rFonts w:asciiTheme="minorEastAsia" w:hAnsiTheme="minorEastAsia" w:cs="Times New Roman" w:hint="eastAsia"/>
          <w:color w:val="000000" w:themeColor="text1"/>
          <w:spacing w:val="10"/>
          <w:sz w:val="24"/>
          <w:szCs w:val="24"/>
          <w:rPrChange w:id="1719" w:author="JY0225" w:date="2017-08-24T11:10:00Z">
            <w:rPr>
              <w:rFonts w:ascii="Times New Roman" w:hAnsi="Times New Roman" w:cs="Times New Roman" w:hint="eastAsia"/>
              <w:color w:val="000000" w:themeColor="text1"/>
              <w:spacing w:val="10"/>
              <w:sz w:val="24"/>
            </w:rPr>
          </w:rPrChange>
        </w:rPr>
        <w:t>。</w:t>
      </w:r>
      <w:r w:rsidR="003A6A46" w:rsidRPr="0034779C">
        <w:rPr>
          <w:rFonts w:asciiTheme="minorEastAsia" w:hAnsiTheme="minorEastAsia" w:cs="Times New Roman" w:hint="eastAsia"/>
          <w:color w:val="000000" w:themeColor="text1"/>
          <w:spacing w:val="10"/>
          <w:sz w:val="24"/>
          <w:szCs w:val="24"/>
          <w:rPrChange w:id="1720" w:author="JY0225" w:date="2017-08-24T11:10:00Z">
            <w:rPr>
              <w:rFonts w:ascii="Times New Roman" w:hAnsi="Times New Roman" w:cs="Times New Roman" w:hint="eastAsia"/>
              <w:color w:val="000000" w:themeColor="text1"/>
              <w:spacing w:val="10"/>
              <w:sz w:val="24"/>
            </w:rPr>
          </w:rPrChange>
        </w:rPr>
        <w:t>减少数据冗余以节省服务器的存储空间</w:t>
      </w:r>
      <w:r w:rsidR="00F20C43" w:rsidRPr="0034779C">
        <w:rPr>
          <w:rFonts w:asciiTheme="minorEastAsia" w:hAnsiTheme="minorEastAsia" w:cs="Times New Roman" w:hint="eastAsia"/>
          <w:color w:val="000000" w:themeColor="text1"/>
          <w:spacing w:val="10"/>
          <w:sz w:val="24"/>
          <w:szCs w:val="24"/>
          <w:rPrChange w:id="1721" w:author="JY0225" w:date="2017-08-24T11:10:00Z">
            <w:rPr>
              <w:rFonts w:ascii="Times New Roman" w:hAnsi="Times New Roman" w:cs="Times New Roman" w:hint="eastAsia"/>
              <w:color w:val="000000" w:themeColor="text1"/>
              <w:spacing w:val="10"/>
              <w:sz w:val="24"/>
            </w:rPr>
          </w:rPrChange>
        </w:rPr>
        <w:t>是十分有必要的，同时</w:t>
      </w:r>
      <w:r w:rsidR="00A60355" w:rsidRPr="0034779C">
        <w:rPr>
          <w:rFonts w:asciiTheme="minorEastAsia" w:hAnsiTheme="minorEastAsia" w:cs="Times New Roman" w:hint="eastAsia"/>
          <w:color w:val="000000" w:themeColor="text1"/>
          <w:spacing w:val="10"/>
          <w:sz w:val="24"/>
          <w:szCs w:val="24"/>
          <w:rPrChange w:id="1722" w:author="JY0225" w:date="2017-08-24T11:10:00Z">
            <w:rPr>
              <w:rFonts w:ascii="Times New Roman" w:hAnsi="Times New Roman" w:cs="Times New Roman" w:hint="eastAsia"/>
              <w:color w:val="000000" w:themeColor="text1"/>
              <w:spacing w:val="10"/>
              <w:sz w:val="24"/>
            </w:rPr>
          </w:rPrChange>
        </w:rPr>
        <w:t>还</w:t>
      </w:r>
      <w:r w:rsidR="00221934" w:rsidRPr="0034779C">
        <w:rPr>
          <w:rFonts w:asciiTheme="minorEastAsia" w:hAnsiTheme="minorEastAsia" w:cs="Times New Roman" w:hint="eastAsia"/>
          <w:color w:val="000000" w:themeColor="text1"/>
          <w:spacing w:val="10"/>
          <w:sz w:val="24"/>
          <w:szCs w:val="24"/>
          <w:rPrChange w:id="1723" w:author="JY0225" w:date="2017-08-24T11:10:00Z">
            <w:rPr>
              <w:rFonts w:ascii="Times New Roman" w:hAnsi="Times New Roman" w:cs="Times New Roman" w:hint="eastAsia"/>
              <w:color w:val="000000" w:themeColor="text1"/>
              <w:spacing w:val="10"/>
              <w:sz w:val="24"/>
            </w:rPr>
          </w:rPrChange>
        </w:rPr>
        <w:t>能为用户提供一种新的功能，这种功能称之为</w:t>
      </w:r>
      <w:r w:rsidR="00F20C43" w:rsidRPr="0034779C">
        <w:rPr>
          <w:rFonts w:asciiTheme="minorEastAsia" w:hAnsiTheme="minorEastAsia" w:cs="Times New Roman" w:hint="eastAsia"/>
          <w:color w:val="000000" w:themeColor="text1"/>
          <w:spacing w:val="10"/>
          <w:sz w:val="24"/>
          <w:szCs w:val="24"/>
          <w:rPrChange w:id="1724" w:author="JY0225" w:date="2017-08-24T11:10:00Z">
            <w:rPr>
              <w:rFonts w:ascii="Times New Roman" w:hAnsi="Times New Roman" w:cs="Times New Roman" w:hint="eastAsia"/>
              <w:color w:val="000000" w:themeColor="text1"/>
              <w:spacing w:val="10"/>
              <w:sz w:val="24"/>
            </w:rPr>
          </w:rPrChange>
        </w:rPr>
        <w:t>“秒传</w:t>
      </w:r>
      <w:r w:rsidR="00221934" w:rsidRPr="0034779C">
        <w:rPr>
          <w:rFonts w:asciiTheme="minorEastAsia" w:hAnsiTheme="minorEastAsia" w:cs="Times New Roman" w:hint="eastAsia"/>
          <w:color w:val="000000" w:themeColor="text1"/>
          <w:spacing w:val="10"/>
          <w:sz w:val="24"/>
          <w:szCs w:val="24"/>
          <w:rPrChange w:id="1725" w:author="JY0225" w:date="2017-08-24T11:10:00Z">
            <w:rPr>
              <w:rFonts w:ascii="Times New Roman" w:hAnsi="Times New Roman" w:cs="Times New Roman" w:hint="eastAsia"/>
              <w:color w:val="000000" w:themeColor="text1"/>
              <w:spacing w:val="10"/>
              <w:sz w:val="24"/>
            </w:rPr>
          </w:rPrChange>
        </w:rPr>
        <w:t>”</w:t>
      </w:r>
      <w:r w:rsidR="00936035" w:rsidRPr="0034779C">
        <w:rPr>
          <w:rFonts w:asciiTheme="minorEastAsia" w:hAnsiTheme="minorEastAsia"/>
          <w:color w:val="000000" w:themeColor="text1"/>
          <w:sz w:val="24"/>
          <w:szCs w:val="24"/>
          <w:vertAlign w:val="superscript"/>
          <w:rPrChange w:id="1726" w:author="JY0225" w:date="2017-08-24T11:10:00Z">
            <w:rPr>
              <w:color w:val="000000" w:themeColor="text1"/>
              <w:vertAlign w:val="superscript"/>
            </w:rPr>
          </w:rPrChange>
        </w:rPr>
        <w:fldChar w:fldCharType="begin"/>
      </w:r>
      <w:r w:rsidR="00936035" w:rsidRPr="0034779C">
        <w:rPr>
          <w:rFonts w:asciiTheme="minorEastAsia" w:hAnsiTheme="minorEastAsia"/>
          <w:color w:val="000000" w:themeColor="text1"/>
          <w:sz w:val="24"/>
          <w:szCs w:val="24"/>
          <w:vertAlign w:val="superscript"/>
          <w:rPrChange w:id="1727" w:author="JY0225" w:date="2017-08-24T11:10:00Z">
            <w:rPr>
              <w:color w:val="000000" w:themeColor="text1"/>
              <w:vertAlign w:val="superscript"/>
            </w:rPr>
          </w:rPrChange>
        </w:rPr>
        <w:instrText xml:space="preserve"> REF _Ref489793153 \r \h </w:instrText>
      </w:r>
      <w:r w:rsidR="00936035" w:rsidRPr="0034779C">
        <w:rPr>
          <w:rFonts w:asciiTheme="minorEastAsia" w:hAnsiTheme="minorEastAsia"/>
          <w:color w:val="000000" w:themeColor="text1"/>
          <w:sz w:val="24"/>
          <w:szCs w:val="24"/>
          <w:vertAlign w:val="superscript"/>
          <w:rPrChange w:id="1728" w:author="JY0225" w:date="2017-08-24T11:10:00Z">
            <w:rPr>
              <w:color w:val="000000" w:themeColor="text1"/>
              <w:vertAlign w:val="superscript"/>
            </w:rPr>
          </w:rPrChange>
        </w:rPr>
      </w:r>
      <w:r w:rsidR="0034779C" w:rsidRPr="0034779C">
        <w:rPr>
          <w:rFonts w:asciiTheme="minorEastAsia" w:hAnsiTheme="minorEastAsia"/>
          <w:color w:val="000000" w:themeColor="text1"/>
          <w:sz w:val="24"/>
          <w:szCs w:val="24"/>
          <w:vertAlign w:val="superscript"/>
          <w:rPrChange w:id="1729" w:author="JY0225" w:date="2017-08-24T11:10:00Z">
            <w:rPr>
              <w:color w:val="000000" w:themeColor="text1"/>
              <w:sz w:val="24"/>
              <w:szCs w:val="24"/>
              <w:vertAlign w:val="superscript"/>
            </w:rPr>
          </w:rPrChange>
        </w:rPr>
        <w:instrText xml:space="preserve"> \* MERGEFORMAT </w:instrText>
      </w:r>
      <w:r w:rsidR="00936035" w:rsidRPr="0034779C">
        <w:rPr>
          <w:rFonts w:asciiTheme="minorEastAsia" w:hAnsiTheme="minorEastAsia"/>
          <w:color w:val="000000" w:themeColor="text1"/>
          <w:sz w:val="24"/>
          <w:szCs w:val="24"/>
          <w:vertAlign w:val="superscript"/>
          <w:rPrChange w:id="1730" w:author="JY0225" w:date="2017-08-24T11:10:00Z">
            <w:rPr>
              <w:color w:val="000000" w:themeColor="text1"/>
              <w:vertAlign w:val="superscript"/>
            </w:rPr>
          </w:rPrChange>
        </w:rPr>
        <w:fldChar w:fldCharType="separate"/>
      </w:r>
      <w:r w:rsidR="008E2759" w:rsidRPr="0034779C">
        <w:rPr>
          <w:rFonts w:asciiTheme="minorEastAsia" w:hAnsiTheme="minorEastAsia"/>
          <w:color w:val="000000" w:themeColor="text1"/>
          <w:sz w:val="24"/>
          <w:szCs w:val="24"/>
          <w:vertAlign w:val="superscript"/>
          <w:rPrChange w:id="1731" w:author="JY0225" w:date="2017-08-24T11:10:00Z">
            <w:rPr>
              <w:color w:val="000000" w:themeColor="text1"/>
              <w:vertAlign w:val="superscript"/>
            </w:rPr>
          </w:rPrChange>
        </w:rPr>
        <w:t>[17]</w:t>
      </w:r>
      <w:r w:rsidR="00936035" w:rsidRPr="0034779C">
        <w:rPr>
          <w:rFonts w:asciiTheme="minorEastAsia" w:hAnsiTheme="minorEastAsia"/>
          <w:color w:val="000000" w:themeColor="text1"/>
          <w:sz w:val="24"/>
          <w:szCs w:val="24"/>
          <w:vertAlign w:val="superscript"/>
          <w:rPrChange w:id="1732" w:author="JY0225" w:date="2017-08-24T11:10:00Z">
            <w:rPr>
              <w:color w:val="000000" w:themeColor="text1"/>
              <w:vertAlign w:val="superscript"/>
            </w:rPr>
          </w:rPrChange>
        </w:rPr>
        <w:fldChar w:fldCharType="end"/>
      </w:r>
      <w:r w:rsidR="00221934" w:rsidRPr="0034779C">
        <w:rPr>
          <w:rFonts w:asciiTheme="minorEastAsia" w:hAnsiTheme="minorEastAsia" w:cs="Times New Roman" w:hint="eastAsia"/>
          <w:color w:val="000000" w:themeColor="text1"/>
          <w:spacing w:val="10"/>
          <w:sz w:val="24"/>
          <w:szCs w:val="24"/>
          <w:rPrChange w:id="1733" w:author="JY0225" w:date="2017-08-24T11:10:00Z">
            <w:rPr>
              <w:rFonts w:ascii="Times New Roman" w:hAnsi="Times New Roman" w:cs="Times New Roman" w:hint="eastAsia"/>
              <w:color w:val="000000" w:themeColor="text1"/>
              <w:spacing w:val="10"/>
              <w:sz w:val="24"/>
            </w:rPr>
          </w:rPrChange>
        </w:rPr>
        <w:t>。</w:t>
      </w:r>
      <w:r w:rsidR="00855782" w:rsidRPr="0034779C">
        <w:rPr>
          <w:rFonts w:asciiTheme="minorEastAsia" w:hAnsiTheme="minorEastAsia" w:cs="Times New Roman" w:hint="eastAsia"/>
          <w:color w:val="000000" w:themeColor="text1"/>
          <w:spacing w:val="10"/>
          <w:sz w:val="24"/>
          <w:szCs w:val="24"/>
          <w:rPrChange w:id="1734" w:author="JY0225" w:date="2017-08-24T11:10:00Z">
            <w:rPr>
              <w:rFonts w:ascii="Times New Roman" w:hAnsi="Times New Roman" w:cs="Times New Roman" w:hint="eastAsia"/>
              <w:color w:val="000000" w:themeColor="text1"/>
              <w:spacing w:val="10"/>
              <w:sz w:val="24"/>
            </w:rPr>
          </w:rPrChange>
        </w:rPr>
        <w:t>所谓的“秒传</w:t>
      </w:r>
      <w:r w:rsidR="000879DD" w:rsidRPr="0034779C">
        <w:rPr>
          <w:rFonts w:asciiTheme="minorEastAsia" w:hAnsiTheme="minorEastAsia" w:cs="Times New Roman" w:hint="eastAsia"/>
          <w:color w:val="000000" w:themeColor="text1"/>
          <w:spacing w:val="10"/>
          <w:sz w:val="24"/>
          <w:szCs w:val="24"/>
          <w:rPrChange w:id="1735" w:author="JY0225" w:date="2017-08-24T11:10:00Z">
            <w:rPr>
              <w:rFonts w:ascii="Times New Roman" w:hAnsi="Times New Roman" w:cs="Times New Roman" w:hint="eastAsia"/>
              <w:color w:val="000000" w:themeColor="text1"/>
              <w:spacing w:val="10"/>
              <w:sz w:val="24"/>
            </w:rPr>
          </w:rPrChange>
        </w:rPr>
        <w:t>”指的是当服务器存在当前用户待上传的文件时</w:t>
      </w:r>
      <w:r w:rsidR="00553266" w:rsidRPr="0034779C">
        <w:rPr>
          <w:rFonts w:asciiTheme="minorEastAsia" w:hAnsiTheme="minorEastAsia" w:cs="Times New Roman" w:hint="eastAsia"/>
          <w:color w:val="000000" w:themeColor="text1"/>
          <w:spacing w:val="10"/>
          <w:sz w:val="24"/>
          <w:szCs w:val="24"/>
          <w:rPrChange w:id="1736" w:author="JY0225" w:date="2017-08-24T11:10:00Z">
            <w:rPr>
              <w:rFonts w:ascii="Times New Roman" w:hAnsi="Times New Roman" w:cs="Times New Roman" w:hint="eastAsia"/>
              <w:color w:val="000000" w:themeColor="text1"/>
              <w:spacing w:val="10"/>
              <w:sz w:val="24"/>
            </w:rPr>
          </w:rPrChange>
        </w:rPr>
        <w:t>（通过文件的</w:t>
      </w:r>
      <w:r w:rsidR="00553266" w:rsidRPr="0034779C">
        <w:rPr>
          <w:rFonts w:asciiTheme="minorEastAsia" w:hAnsiTheme="minorEastAsia" w:cs="Times New Roman" w:hint="eastAsia"/>
          <w:color w:val="000000" w:themeColor="text1"/>
          <w:spacing w:val="10"/>
          <w:sz w:val="24"/>
          <w:szCs w:val="24"/>
          <w:rPrChange w:id="1737" w:author="JY0225" w:date="2017-08-24T11:10:00Z">
            <w:rPr>
              <w:rFonts w:ascii="Times New Roman" w:hAnsi="Times New Roman" w:cs="Times New Roman" w:hint="eastAsia"/>
              <w:color w:val="000000" w:themeColor="text1"/>
              <w:spacing w:val="10"/>
              <w:sz w:val="24"/>
            </w:rPr>
          </w:rPrChange>
        </w:rPr>
        <w:t>MD</w:t>
      </w:r>
      <w:r w:rsidR="00553266" w:rsidRPr="0034779C">
        <w:rPr>
          <w:rFonts w:asciiTheme="minorEastAsia" w:hAnsiTheme="minorEastAsia" w:cs="Times New Roman"/>
          <w:color w:val="000000" w:themeColor="text1"/>
          <w:spacing w:val="10"/>
          <w:sz w:val="24"/>
          <w:szCs w:val="24"/>
          <w:rPrChange w:id="1738" w:author="JY0225" w:date="2017-08-24T11:10:00Z">
            <w:rPr>
              <w:rFonts w:ascii="Times New Roman" w:hAnsi="Times New Roman" w:cs="Times New Roman"/>
              <w:color w:val="000000" w:themeColor="text1"/>
              <w:spacing w:val="10"/>
              <w:sz w:val="24"/>
            </w:rPr>
          </w:rPrChange>
        </w:rPr>
        <w:t>5</w:t>
      </w:r>
      <w:r w:rsidR="007F3D14" w:rsidRPr="0034779C">
        <w:rPr>
          <w:rFonts w:asciiTheme="minorEastAsia" w:hAnsiTheme="minorEastAsia" w:cs="Times New Roman"/>
          <w:color w:val="000000" w:themeColor="text1"/>
          <w:spacing w:val="10"/>
          <w:sz w:val="24"/>
          <w:szCs w:val="24"/>
          <w:rPrChange w:id="1739" w:author="JY0225" w:date="2017-08-24T11:10:00Z">
            <w:rPr>
              <w:rFonts w:ascii="Times New Roman" w:hAnsi="Times New Roman" w:cs="Times New Roman"/>
              <w:color w:val="000000" w:themeColor="text1"/>
              <w:spacing w:val="10"/>
              <w:sz w:val="24"/>
            </w:rPr>
          </w:rPrChange>
        </w:rPr>
        <w:t>值</w:t>
      </w:r>
      <w:r w:rsidR="00553266" w:rsidRPr="0034779C">
        <w:rPr>
          <w:rFonts w:asciiTheme="minorEastAsia" w:hAnsiTheme="minorEastAsia" w:cs="Times New Roman" w:hint="eastAsia"/>
          <w:color w:val="000000" w:themeColor="text1"/>
          <w:spacing w:val="10"/>
          <w:sz w:val="24"/>
          <w:szCs w:val="24"/>
          <w:rPrChange w:id="1740" w:author="JY0225" w:date="2017-08-24T11:10:00Z">
            <w:rPr>
              <w:rFonts w:ascii="Times New Roman" w:hAnsi="Times New Roman" w:cs="Times New Roman" w:hint="eastAsia"/>
              <w:color w:val="000000" w:themeColor="text1"/>
              <w:spacing w:val="10"/>
              <w:sz w:val="24"/>
            </w:rPr>
          </w:rPrChange>
        </w:rPr>
        <w:t>进行校验</w:t>
      </w:r>
      <w:r w:rsidR="00352842" w:rsidRPr="0034779C">
        <w:rPr>
          <w:rFonts w:asciiTheme="minorEastAsia" w:hAnsiTheme="minorEastAsia"/>
          <w:color w:val="000000" w:themeColor="text1"/>
          <w:sz w:val="24"/>
          <w:szCs w:val="24"/>
          <w:vertAlign w:val="superscript"/>
          <w:rPrChange w:id="1741" w:author="JY0225" w:date="2017-08-24T11:10:00Z">
            <w:rPr>
              <w:color w:val="000000" w:themeColor="text1"/>
              <w:vertAlign w:val="superscript"/>
            </w:rPr>
          </w:rPrChange>
        </w:rPr>
        <w:t>[</w:t>
      </w:r>
      <w:r w:rsidR="00352842" w:rsidRPr="0034779C">
        <w:rPr>
          <w:rFonts w:asciiTheme="minorEastAsia" w:hAnsiTheme="minorEastAsia"/>
          <w:color w:val="000000" w:themeColor="text1"/>
          <w:sz w:val="24"/>
          <w:szCs w:val="24"/>
          <w:vertAlign w:val="superscript"/>
          <w:rPrChange w:id="1742" w:author="JY0225" w:date="2017-08-24T11:10:00Z">
            <w:rPr>
              <w:color w:val="000000" w:themeColor="text1"/>
              <w:vertAlign w:val="superscript"/>
            </w:rPr>
          </w:rPrChange>
        </w:rPr>
        <w:fldChar w:fldCharType="begin"/>
      </w:r>
      <w:r w:rsidR="00352842" w:rsidRPr="0034779C">
        <w:rPr>
          <w:rFonts w:asciiTheme="minorEastAsia" w:hAnsiTheme="minorEastAsia"/>
          <w:color w:val="000000" w:themeColor="text1"/>
          <w:sz w:val="24"/>
          <w:szCs w:val="24"/>
          <w:vertAlign w:val="superscript"/>
          <w:rPrChange w:id="1743" w:author="JY0225" w:date="2017-08-24T11:10:00Z">
            <w:rPr>
              <w:color w:val="000000" w:themeColor="text1"/>
              <w:vertAlign w:val="superscript"/>
            </w:rPr>
          </w:rPrChange>
        </w:rPr>
        <w:instrText xml:space="preserve"> REF _Ref489793205 \r \h </w:instrText>
      </w:r>
      <w:r w:rsidR="00352842" w:rsidRPr="0034779C">
        <w:rPr>
          <w:rFonts w:asciiTheme="minorEastAsia" w:hAnsiTheme="minorEastAsia"/>
          <w:color w:val="000000" w:themeColor="text1"/>
          <w:sz w:val="24"/>
          <w:szCs w:val="24"/>
          <w:vertAlign w:val="superscript"/>
          <w:rPrChange w:id="1744" w:author="JY0225" w:date="2017-08-24T11:10:00Z">
            <w:rPr>
              <w:color w:val="000000" w:themeColor="text1"/>
              <w:vertAlign w:val="superscript"/>
            </w:rPr>
          </w:rPrChange>
        </w:rPr>
      </w:r>
      <w:r w:rsidR="0034779C" w:rsidRPr="0034779C">
        <w:rPr>
          <w:rFonts w:asciiTheme="minorEastAsia" w:hAnsiTheme="minorEastAsia"/>
          <w:color w:val="000000" w:themeColor="text1"/>
          <w:sz w:val="24"/>
          <w:szCs w:val="24"/>
          <w:vertAlign w:val="superscript"/>
          <w:rPrChange w:id="1745" w:author="JY0225" w:date="2017-08-24T11:10:00Z">
            <w:rPr>
              <w:color w:val="000000" w:themeColor="text1"/>
              <w:sz w:val="24"/>
              <w:szCs w:val="24"/>
              <w:vertAlign w:val="superscript"/>
            </w:rPr>
          </w:rPrChange>
        </w:rPr>
        <w:instrText xml:space="preserve"> \* MERGEFORMAT </w:instrText>
      </w:r>
      <w:r w:rsidR="00352842" w:rsidRPr="0034779C">
        <w:rPr>
          <w:rFonts w:asciiTheme="minorEastAsia" w:hAnsiTheme="minorEastAsia"/>
          <w:color w:val="000000" w:themeColor="text1"/>
          <w:sz w:val="24"/>
          <w:szCs w:val="24"/>
          <w:vertAlign w:val="superscript"/>
          <w:rPrChange w:id="1746" w:author="JY0225" w:date="2017-08-24T11:10:00Z">
            <w:rPr>
              <w:color w:val="000000" w:themeColor="text1"/>
              <w:vertAlign w:val="superscript"/>
            </w:rPr>
          </w:rPrChange>
        </w:rPr>
        <w:fldChar w:fldCharType="separate"/>
      </w:r>
      <w:r w:rsidR="008E2759" w:rsidRPr="0034779C">
        <w:rPr>
          <w:rFonts w:asciiTheme="minorEastAsia" w:hAnsiTheme="minorEastAsia"/>
          <w:color w:val="000000" w:themeColor="text1"/>
          <w:sz w:val="24"/>
          <w:szCs w:val="24"/>
          <w:vertAlign w:val="superscript"/>
          <w:rPrChange w:id="1747" w:author="JY0225" w:date="2017-08-24T11:10:00Z">
            <w:rPr>
              <w:color w:val="000000" w:themeColor="text1"/>
              <w:vertAlign w:val="superscript"/>
            </w:rPr>
          </w:rPrChange>
        </w:rPr>
        <w:t>[18]</w:t>
      </w:r>
      <w:r w:rsidR="00352842" w:rsidRPr="0034779C">
        <w:rPr>
          <w:rFonts w:asciiTheme="minorEastAsia" w:hAnsiTheme="minorEastAsia"/>
          <w:color w:val="000000" w:themeColor="text1"/>
          <w:sz w:val="24"/>
          <w:szCs w:val="24"/>
          <w:vertAlign w:val="superscript"/>
          <w:rPrChange w:id="1748" w:author="JY0225" w:date="2017-08-24T11:10:00Z">
            <w:rPr>
              <w:color w:val="000000" w:themeColor="text1"/>
              <w:vertAlign w:val="superscript"/>
            </w:rPr>
          </w:rPrChange>
        </w:rPr>
        <w:fldChar w:fldCharType="end"/>
      </w:r>
      <w:r w:rsidR="00553266" w:rsidRPr="0034779C">
        <w:rPr>
          <w:rFonts w:asciiTheme="minorEastAsia" w:hAnsiTheme="minorEastAsia" w:cs="Times New Roman" w:hint="eastAsia"/>
          <w:color w:val="000000" w:themeColor="text1"/>
          <w:spacing w:val="10"/>
          <w:sz w:val="24"/>
          <w:szCs w:val="24"/>
          <w:rPrChange w:id="1749" w:author="JY0225" w:date="2017-08-24T11:10:00Z">
            <w:rPr>
              <w:rFonts w:ascii="Times New Roman" w:hAnsi="Times New Roman" w:cs="Times New Roman" w:hint="eastAsia"/>
              <w:color w:val="000000" w:themeColor="text1"/>
              <w:spacing w:val="10"/>
              <w:sz w:val="24"/>
            </w:rPr>
          </w:rPrChange>
        </w:rPr>
        <w:t>）</w:t>
      </w:r>
      <w:r w:rsidR="000879DD" w:rsidRPr="0034779C">
        <w:rPr>
          <w:rFonts w:asciiTheme="minorEastAsia" w:hAnsiTheme="minorEastAsia" w:cs="Times New Roman" w:hint="eastAsia"/>
          <w:color w:val="000000" w:themeColor="text1"/>
          <w:spacing w:val="10"/>
          <w:sz w:val="24"/>
          <w:szCs w:val="24"/>
          <w:rPrChange w:id="1750" w:author="JY0225" w:date="2017-08-24T11:10:00Z">
            <w:rPr>
              <w:rFonts w:ascii="Times New Roman" w:hAnsi="Times New Roman" w:cs="Times New Roman" w:hint="eastAsia"/>
              <w:color w:val="000000" w:themeColor="text1"/>
              <w:spacing w:val="10"/>
              <w:sz w:val="24"/>
            </w:rPr>
          </w:rPrChange>
        </w:rPr>
        <w:t>，不会真实</w:t>
      </w:r>
      <w:r w:rsidR="00341574" w:rsidRPr="0034779C">
        <w:rPr>
          <w:rFonts w:asciiTheme="minorEastAsia" w:hAnsiTheme="minorEastAsia" w:cs="Times New Roman" w:hint="eastAsia"/>
          <w:color w:val="000000" w:themeColor="text1"/>
          <w:spacing w:val="10"/>
          <w:sz w:val="24"/>
          <w:szCs w:val="24"/>
          <w:rPrChange w:id="1751" w:author="JY0225" w:date="2017-08-24T11:10:00Z">
            <w:rPr>
              <w:rFonts w:ascii="Times New Roman" w:hAnsi="Times New Roman" w:cs="Times New Roman" w:hint="eastAsia"/>
              <w:color w:val="000000" w:themeColor="text1"/>
              <w:spacing w:val="10"/>
              <w:sz w:val="24"/>
            </w:rPr>
          </w:rPrChange>
        </w:rPr>
        <w:t>地</w:t>
      </w:r>
      <w:r w:rsidR="000879DD" w:rsidRPr="0034779C">
        <w:rPr>
          <w:rFonts w:asciiTheme="minorEastAsia" w:hAnsiTheme="minorEastAsia" w:cs="Times New Roman" w:hint="eastAsia"/>
          <w:color w:val="000000" w:themeColor="text1"/>
          <w:spacing w:val="10"/>
          <w:sz w:val="24"/>
          <w:szCs w:val="24"/>
          <w:rPrChange w:id="1752" w:author="JY0225" w:date="2017-08-24T11:10:00Z">
            <w:rPr>
              <w:rFonts w:ascii="Times New Roman" w:hAnsi="Times New Roman" w:cs="Times New Roman" w:hint="eastAsia"/>
              <w:color w:val="000000" w:themeColor="text1"/>
              <w:spacing w:val="10"/>
              <w:sz w:val="24"/>
            </w:rPr>
          </w:rPrChange>
        </w:rPr>
        <w:t>上传该文件，而是会</w:t>
      </w:r>
      <w:r w:rsidR="00726C19" w:rsidRPr="0034779C">
        <w:rPr>
          <w:rFonts w:asciiTheme="minorEastAsia" w:hAnsiTheme="minorEastAsia" w:cs="Times New Roman" w:hint="eastAsia"/>
          <w:color w:val="000000" w:themeColor="text1"/>
          <w:spacing w:val="10"/>
          <w:sz w:val="24"/>
          <w:szCs w:val="24"/>
          <w:rPrChange w:id="1753" w:author="JY0225" w:date="2017-08-24T11:10:00Z">
            <w:rPr>
              <w:rFonts w:ascii="Times New Roman" w:hAnsi="Times New Roman" w:cs="Times New Roman" w:hint="eastAsia"/>
              <w:color w:val="000000" w:themeColor="text1"/>
              <w:spacing w:val="10"/>
              <w:sz w:val="24"/>
            </w:rPr>
          </w:rPrChange>
        </w:rPr>
        <w:t>将</w:t>
      </w:r>
      <w:r w:rsidR="001935DF" w:rsidRPr="0034779C">
        <w:rPr>
          <w:rFonts w:asciiTheme="minorEastAsia" w:hAnsiTheme="minorEastAsia" w:cs="Times New Roman" w:hint="eastAsia"/>
          <w:color w:val="000000" w:themeColor="text1"/>
          <w:spacing w:val="10"/>
          <w:sz w:val="24"/>
          <w:szCs w:val="24"/>
          <w:rPrChange w:id="1754" w:author="JY0225" w:date="2017-08-24T11:10:00Z">
            <w:rPr>
              <w:rFonts w:ascii="Times New Roman" w:hAnsi="Times New Roman" w:cs="Times New Roman" w:hint="eastAsia"/>
              <w:color w:val="000000" w:themeColor="text1"/>
              <w:spacing w:val="10"/>
              <w:sz w:val="24"/>
            </w:rPr>
          </w:rPrChange>
        </w:rPr>
        <w:t>这个文件的链接拷贝到用户的网盘中，这样能</w:t>
      </w:r>
      <w:r w:rsidR="001D0AB1" w:rsidRPr="0034779C">
        <w:rPr>
          <w:rFonts w:asciiTheme="minorEastAsia" w:hAnsiTheme="minorEastAsia" w:cs="Times New Roman" w:hint="eastAsia"/>
          <w:color w:val="000000" w:themeColor="text1"/>
          <w:spacing w:val="10"/>
          <w:sz w:val="24"/>
          <w:szCs w:val="24"/>
          <w:rPrChange w:id="1755" w:author="JY0225" w:date="2017-08-24T11:10:00Z">
            <w:rPr>
              <w:rFonts w:ascii="Times New Roman" w:hAnsi="Times New Roman" w:cs="Times New Roman" w:hint="eastAsia"/>
              <w:color w:val="000000" w:themeColor="text1"/>
              <w:spacing w:val="10"/>
              <w:sz w:val="24"/>
            </w:rPr>
          </w:rPrChange>
        </w:rPr>
        <w:t>有效地解决</w:t>
      </w:r>
      <w:r w:rsidR="001935DF" w:rsidRPr="0034779C">
        <w:rPr>
          <w:rFonts w:asciiTheme="minorEastAsia" w:hAnsiTheme="minorEastAsia" w:cs="Times New Roman" w:hint="eastAsia"/>
          <w:color w:val="000000" w:themeColor="text1"/>
          <w:spacing w:val="10"/>
          <w:sz w:val="24"/>
          <w:szCs w:val="24"/>
          <w:rPrChange w:id="1756" w:author="JY0225" w:date="2017-08-24T11:10:00Z">
            <w:rPr>
              <w:rFonts w:ascii="Times New Roman" w:hAnsi="Times New Roman" w:cs="Times New Roman" w:hint="eastAsia"/>
              <w:color w:val="000000" w:themeColor="text1"/>
              <w:spacing w:val="10"/>
              <w:sz w:val="24"/>
            </w:rPr>
          </w:rPrChange>
        </w:rPr>
        <w:t>冗余数据重复上传的问题。</w:t>
      </w:r>
      <w:r w:rsidR="00A412CC" w:rsidRPr="0034779C">
        <w:rPr>
          <w:rFonts w:asciiTheme="minorEastAsia" w:hAnsiTheme="minorEastAsia" w:cs="Times New Roman" w:hint="eastAsia"/>
          <w:color w:val="000000" w:themeColor="text1"/>
          <w:spacing w:val="10"/>
          <w:sz w:val="24"/>
          <w:szCs w:val="24"/>
          <w:rPrChange w:id="1757" w:author="JY0225" w:date="2017-08-24T11:10:00Z">
            <w:rPr>
              <w:rFonts w:ascii="Times New Roman" w:hAnsi="Times New Roman" w:cs="Times New Roman" w:hint="eastAsia"/>
              <w:color w:val="000000" w:themeColor="text1"/>
              <w:spacing w:val="10"/>
              <w:sz w:val="24"/>
            </w:rPr>
          </w:rPrChange>
        </w:rPr>
        <w:t>百度网盘和</w:t>
      </w:r>
      <w:r w:rsidR="00A412CC" w:rsidRPr="0034779C">
        <w:rPr>
          <w:rFonts w:asciiTheme="minorEastAsia" w:hAnsiTheme="minorEastAsia" w:cs="Times New Roman" w:hint="eastAsia"/>
          <w:color w:val="000000" w:themeColor="text1"/>
          <w:spacing w:val="10"/>
          <w:sz w:val="24"/>
          <w:szCs w:val="24"/>
          <w:rPrChange w:id="1758" w:author="JY0225" w:date="2017-08-24T11:10:00Z">
            <w:rPr>
              <w:rFonts w:ascii="Times New Roman" w:hAnsi="Times New Roman" w:cs="Times New Roman" w:hint="eastAsia"/>
              <w:color w:val="000000" w:themeColor="text1"/>
              <w:spacing w:val="10"/>
              <w:sz w:val="24"/>
            </w:rPr>
          </w:rPrChange>
        </w:rPr>
        <w:t>360</w:t>
      </w:r>
      <w:r w:rsidR="00A412CC" w:rsidRPr="0034779C">
        <w:rPr>
          <w:rFonts w:asciiTheme="minorEastAsia" w:hAnsiTheme="minorEastAsia" w:cs="Times New Roman" w:hint="eastAsia"/>
          <w:color w:val="000000" w:themeColor="text1"/>
          <w:spacing w:val="10"/>
          <w:sz w:val="24"/>
          <w:szCs w:val="24"/>
          <w:rPrChange w:id="1759" w:author="JY0225" w:date="2017-08-24T11:10:00Z">
            <w:rPr>
              <w:rFonts w:ascii="Times New Roman" w:hAnsi="Times New Roman" w:cs="Times New Roman" w:hint="eastAsia"/>
              <w:color w:val="000000" w:themeColor="text1"/>
              <w:spacing w:val="10"/>
              <w:sz w:val="24"/>
            </w:rPr>
          </w:rPrChange>
        </w:rPr>
        <w:t>云盘都支持全局的重复文件校验，为用户提供了“秒传”</w:t>
      </w:r>
      <w:r w:rsidR="00514019" w:rsidRPr="0034779C">
        <w:rPr>
          <w:rFonts w:asciiTheme="minorEastAsia" w:hAnsiTheme="minorEastAsia" w:cs="Times New Roman" w:hint="eastAsia"/>
          <w:color w:val="000000" w:themeColor="text1"/>
          <w:spacing w:val="10"/>
          <w:sz w:val="24"/>
          <w:szCs w:val="24"/>
          <w:rPrChange w:id="1760" w:author="JY0225" w:date="2017-08-24T11:10:00Z">
            <w:rPr>
              <w:rFonts w:ascii="Times New Roman" w:hAnsi="Times New Roman" w:cs="Times New Roman" w:hint="eastAsia"/>
              <w:color w:val="000000" w:themeColor="text1"/>
              <w:spacing w:val="10"/>
              <w:sz w:val="24"/>
            </w:rPr>
          </w:rPrChange>
        </w:rPr>
        <w:t>这项</w:t>
      </w:r>
      <w:r w:rsidR="00A412CC" w:rsidRPr="0034779C">
        <w:rPr>
          <w:rFonts w:asciiTheme="minorEastAsia" w:hAnsiTheme="minorEastAsia" w:cs="Times New Roman" w:hint="eastAsia"/>
          <w:color w:val="000000" w:themeColor="text1"/>
          <w:spacing w:val="10"/>
          <w:sz w:val="24"/>
          <w:szCs w:val="24"/>
          <w:rPrChange w:id="1761" w:author="JY0225" w:date="2017-08-24T11:10:00Z">
            <w:rPr>
              <w:rFonts w:ascii="Times New Roman" w:hAnsi="Times New Roman" w:cs="Times New Roman" w:hint="eastAsia"/>
              <w:color w:val="000000" w:themeColor="text1"/>
              <w:spacing w:val="10"/>
              <w:sz w:val="24"/>
            </w:rPr>
          </w:rPrChange>
        </w:rPr>
        <w:t>功能</w:t>
      </w:r>
      <w:r w:rsidR="00636312" w:rsidRPr="0034779C">
        <w:rPr>
          <w:rFonts w:asciiTheme="minorEastAsia" w:hAnsiTheme="minorEastAsia" w:cs="Times New Roman" w:hint="eastAsia"/>
          <w:color w:val="000000" w:themeColor="text1"/>
          <w:spacing w:val="10"/>
          <w:sz w:val="24"/>
          <w:szCs w:val="24"/>
          <w:rPrChange w:id="1762" w:author="JY0225" w:date="2017-08-24T11:10:00Z">
            <w:rPr>
              <w:rFonts w:ascii="Times New Roman" w:hAnsi="Times New Roman" w:cs="Times New Roman" w:hint="eastAsia"/>
              <w:color w:val="000000" w:themeColor="text1"/>
              <w:spacing w:val="10"/>
              <w:sz w:val="24"/>
            </w:rPr>
          </w:rPrChange>
        </w:rPr>
        <w:t>。</w:t>
      </w:r>
      <w:r w:rsidR="00605F11" w:rsidRPr="0034779C">
        <w:rPr>
          <w:rFonts w:asciiTheme="minorEastAsia" w:hAnsiTheme="minorEastAsia" w:cs="Times New Roman" w:hint="eastAsia"/>
          <w:color w:val="000000" w:themeColor="text1"/>
          <w:spacing w:val="10"/>
          <w:sz w:val="24"/>
          <w:szCs w:val="24"/>
          <w:rPrChange w:id="1763" w:author="JY0225" w:date="2017-08-24T11:10:00Z">
            <w:rPr>
              <w:rFonts w:ascii="Times New Roman" w:hAnsi="Times New Roman" w:cs="Times New Roman" w:hint="eastAsia"/>
              <w:color w:val="000000" w:themeColor="text1"/>
              <w:spacing w:val="10"/>
              <w:sz w:val="24"/>
            </w:rPr>
          </w:rPrChange>
        </w:rPr>
        <w:t>Dropbox</w:t>
      </w:r>
      <w:r w:rsidR="00341574" w:rsidRPr="0034779C">
        <w:rPr>
          <w:rFonts w:asciiTheme="minorEastAsia" w:hAnsiTheme="minorEastAsia" w:cs="Times New Roman" w:hint="eastAsia"/>
          <w:color w:val="000000" w:themeColor="text1"/>
          <w:spacing w:val="10"/>
          <w:sz w:val="24"/>
          <w:szCs w:val="24"/>
          <w:rPrChange w:id="1764" w:author="JY0225" w:date="2017-08-24T11:10:00Z">
            <w:rPr>
              <w:rFonts w:ascii="Times New Roman" w:hAnsi="Times New Roman" w:cs="Times New Roman" w:hint="eastAsia"/>
              <w:color w:val="000000" w:themeColor="text1"/>
              <w:spacing w:val="10"/>
              <w:sz w:val="24"/>
            </w:rPr>
          </w:rPrChange>
        </w:rPr>
        <w:t>采取的</w:t>
      </w:r>
      <w:r w:rsidR="00B81D41" w:rsidRPr="0034779C">
        <w:rPr>
          <w:rFonts w:asciiTheme="minorEastAsia" w:hAnsiTheme="minorEastAsia" w:cs="Times New Roman" w:hint="eastAsia"/>
          <w:color w:val="000000" w:themeColor="text1"/>
          <w:spacing w:val="10"/>
          <w:sz w:val="24"/>
          <w:szCs w:val="24"/>
          <w:rPrChange w:id="1765" w:author="JY0225" w:date="2017-08-24T11:10:00Z">
            <w:rPr>
              <w:rFonts w:ascii="Times New Roman" w:hAnsi="Times New Roman" w:cs="Times New Roman" w:hint="eastAsia"/>
              <w:color w:val="000000" w:themeColor="text1"/>
              <w:spacing w:val="10"/>
              <w:sz w:val="24"/>
            </w:rPr>
          </w:rPrChange>
        </w:rPr>
        <w:t>是一种相对折中的</w:t>
      </w:r>
      <w:r w:rsidR="00341574" w:rsidRPr="0034779C">
        <w:rPr>
          <w:rFonts w:asciiTheme="minorEastAsia" w:hAnsiTheme="minorEastAsia" w:cs="Times New Roman" w:hint="eastAsia"/>
          <w:color w:val="000000" w:themeColor="text1"/>
          <w:spacing w:val="10"/>
          <w:sz w:val="24"/>
          <w:szCs w:val="24"/>
          <w:rPrChange w:id="1766" w:author="JY0225" w:date="2017-08-24T11:10:00Z">
            <w:rPr>
              <w:rFonts w:ascii="Times New Roman" w:hAnsi="Times New Roman" w:cs="Times New Roman" w:hint="eastAsia"/>
              <w:color w:val="000000" w:themeColor="text1"/>
              <w:spacing w:val="10"/>
              <w:sz w:val="24"/>
            </w:rPr>
          </w:rPrChange>
        </w:rPr>
        <w:t>方式</w:t>
      </w:r>
      <w:r w:rsidR="00696A52" w:rsidRPr="0034779C">
        <w:rPr>
          <w:rFonts w:asciiTheme="minorEastAsia" w:hAnsiTheme="minorEastAsia" w:cs="Times New Roman" w:hint="eastAsia"/>
          <w:color w:val="000000" w:themeColor="text1"/>
          <w:spacing w:val="10"/>
          <w:sz w:val="24"/>
          <w:szCs w:val="24"/>
          <w:rPrChange w:id="1767" w:author="JY0225" w:date="2017-08-24T11:10:00Z">
            <w:rPr>
              <w:rFonts w:ascii="Times New Roman" w:hAnsi="Times New Roman" w:cs="Times New Roman" w:hint="eastAsia"/>
              <w:color w:val="000000" w:themeColor="text1"/>
              <w:spacing w:val="10"/>
              <w:sz w:val="24"/>
            </w:rPr>
          </w:rPrChange>
        </w:rPr>
        <w:t>，</w:t>
      </w:r>
      <w:r w:rsidR="009D37F5" w:rsidRPr="0034779C">
        <w:rPr>
          <w:rFonts w:asciiTheme="minorEastAsia" w:hAnsiTheme="minorEastAsia" w:cs="Times New Roman" w:hint="eastAsia"/>
          <w:color w:val="000000" w:themeColor="text1"/>
          <w:spacing w:val="10"/>
          <w:sz w:val="24"/>
          <w:szCs w:val="24"/>
          <w:rPrChange w:id="1768" w:author="JY0225" w:date="2017-08-24T11:10:00Z">
            <w:rPr>
              <w:rFonts w:ascii="Times New Roman" w:hAnsi="Times New Roman" w:cs="Times New Roman" w:hint="eastAsia"/>
              <w:color w:val="000000" w:themeColor="text1"/>
              <w:spacing w:val="10"/>
              <w:sz w:val="24"/>
            </w:rPr>
          </w:rPrChange>
        </w:rPr>
        <w:t>它不会在全局</w:t>
      </w:r>
      <w:r w:rsidR="003658AF" w:rsidRPr="0034779C">
        <w:rPr>
          <w:rFonts w:asciiTheme="minorEastAsia" w:hAnsiTheme="minorEastAsia" w:cs="Times New Roman" w:hint="eastAsia"/>
          <w:color w:val="000000" w:themeColor="text1"/>
          <w:spacing w:val="10"/>
          <w:sz w:val="24"/>
          <w:szCs w:val="24"/>
          <w:rPrChange w:id="1769" w:author="JY0225" w:date="2017-08-24T11:10:00Z">
            <w:rPr>
              <w:rFonts w:ascii="Times New Roman" w:hAnsi="Times New Roman" w:cs="Times New Roman" w:hint="eastAsia"/>
              <w:color w:val="000000" w:themeColor="text1"/>
              <w:spacing w:val="10"/>
              <w:sz w:val="24"/>
            </w:rPr>
          </w:rPrChange>
        </w:rPr>
        <w:t>文件系统中</w:t>
      </w:r>
      <w:r w:rsidR="009D37F5" w:rsidRPr="0034779C">
        <w:rPr>
          <w:rFonts w:asciiTheme="minorEastAsia" w:hAnsiTheme="minorEastAsia" w:cs="Times New Roman" w:hint="eastAsia"/>
          <w:color w:val="000000" w:themeColor="text1"/>
          <w:spacing w:val="10"/>
          <w:sz w:val="24"/>
          <w:szCs w:val="24"/>
          <w:rPrChange w:id="1770" w:author="JY0225" w:date="2017-08-24T11:10:00Z">
            <w:rPr>
              <w:rFonts w:ascii="Times New Roman" w:hAnsi="Times New Roman" w:cs="Times New Roman" w:hint="eastAsia"/>
              <w:color w:val="000000" w:themeColor="text1"/>
              <w:spacing w:val="10"/>
              <w:sz w:val="24"/>
            </w:rPr>
          </w:rPrChange>
        </w:rPr>
        <w:t>校验该文件是否存在，只针对单一用户进行去重处理，</w:t>
      </w:r>
      <w:r w:rsidR="00881D1F" w:rsidRPr="0034779C">
        <w:rPr>
          <w:rFonts w:asciiTheme="minorEastAsia" w:hAnsiTheme="minorEastAsia" w:cs="Times New Roman" w:hint="eastAsia"/>
          <w:color w:val="000000" w:themeColor="text1"/>
          <w:spacing w:val="10"/>
          <w:sz w:val="24"/>
          <w:szCs w:val="24"/>
          <w:rPrChange w:id="1771" w:author="JY0225" w:date="2017-08-24T11:10:00Z">
            <w:rPr>
              <w:rFonts w:ascii="Times New Roman" w:hAnsi="Times New Roman" w:cs="Times New Roman" w:hint="eastAsia"/>
              <w:color w:val="000000" w:themeColor="text1"/>
              <w:spacing w:val="10"/>
              <w:sz w:val="24"/>
            </w:rPr>
          </w:rPrChange>
        </w:rPr>
        <w:t>这样能</w:t>
      </w:r>
      <w:r w:rsidR="0072781F" w:rsidRPr="0034779C">
        <w:rPr>
          <w:rFonts w:asciiTheme="minorEastAsia" w:hAnsiTheme="minorEastAsia" w:cs="Times New Roman" w:hint="eastAsia"/>
          <w:color w:val="000000" w:themeColor="text1"/>
          <w:spacing w:val="10"/>
          <w:sz w:val="24"/>
          <w:szCs w:val="24"/>
          <w:rPrChange w:id="1772" w:author="JY0225" w:date="2017-08-24T11:10:00Z">
            <w:rPr>
              <w:rFonts w:ascii="Times New Roman" w:hAnsi="Times New Roman" w:cs="Times New Roman" w:hint="eastAsia"/>
              <w:color w:val="000000" w:themeColor="text1"/>
              <w:spacing w:val="10"/>
              <w:sz w:val="24"/>
            </w:rPr>
          </w:rPrChange>
        </w:rPr>
        <w:t>在</w:t>
      </w:r>
      <w:r w:rsidR="00881D1F" w:rsidRPr="0034779C">
        <w:rPr>
          <w:rFonts w:asciiTheme="minorEastAsia" w:hAnsiTheme="minorEastAsia" w:cs="Times New Roman" w:hint="eastAsia"/>
          <w:color w:val="000000" w:themeColor="text1"/>
          <w:spacing w:val="10"/>
          <w:sz w:val="24"/>
          <w:szCs w:val="24"/>
          <w:rPrChange w:id="1773" w:author="JY0225" w:date="2017-08-24T11:10:00Z">
            <w:rPr>
              <w:rFonts w:ascii="Times New Roman" w:hAnsi="Times New Roman" w:cs="Times New Roman" w:hint="eastAsia"/>
              <w:color w:val="000000" w:themeColor="text1"/>
              <w:spacing w:val="10"/>
              <w:sz w:val="24"/>
            </w:rPr>
          </w:rPrChange>
        </w:rPr>
        <w:t>很大</w:t>
      </w:r>
      <w:r w:rsidR="009B03A1" w:rsidRPr="0034779C">
        <w:rPr>
          <w:rFonts w:asciiTheme="minorEastAsia" w:hAnsiTheme="minorEastAsia" w:cs="Times New Roman" w:hint="eastAsia"/>
          <w:color w:val="000000" w:themeColor="text1"/>
          <w:spacing w:val="10"/>
          <w:sz w:val="24"/>
          <w:szCs w:val="24"/>
          <w:rPrChange w:id="1774" w:author="JY0225" w:date="2017-08-24T11:10:00Z">
            <w:rPr>
              <w:rFonts w:ascii="Times New Roman" w:hAnsi="Times New Roman" w:cs="Times New Roman" w:hint="eastAsia"/>
              <w:color w:val="000000" w:themeColor="text1"/>
              <w:spacing w:val="10"/>
              <w:sz w:val="24"/>
            </w:rPr>
          </w:rPrChange>
        </w:rPr>
        <w:t>程度上</w:t>
      </w:r>
      <w:r w:rsidR="00BB05CE" w:rsidRPr="0034779C">
        <w:rPr>
          <w:rFonts w:asciiTheme="minorEastAsia" w:hAnsiTheme="minorEastAsia" w:cs="Times New Roman" w:hint="eastAsia"/>
          <w:color w:val="000000" w:themeColor="text1"/>
          <w:spacing w:val="10"/>
          <w:sz w:val="24"/>
          <w:szCs w:val="24"/>
          <w:rPrChange w:id="1775" w:author="JY0225" w:date="2017-08-24T11:10:00Z">
            <w:rPr>
              <w:rFonts w:ascii="Times New Roman" w:hAnsi="Times New Roman" w:cs="Times New Roman" w:hint="eastAsia"/>
              <w:color w:val="000000" w:themeColor="text1"/>
              <w:spacing w:val="10"/>
              <w:sz w:val="24"/>
            </w:rPr>
          </w:rPrChange>
        </w:rPr>
        <w:t>地</w:t>
      </w:r>
      <w:r w:rsidR="00290921" w:rsidRPr="0034779C">
        <w:rPr>
          <w:rFonts w:asciiTheme="minorEastAsia" w:hAnsiTheme="minorEastAsia" w:cs="Times New Roman" w:hint="eastAsia"/>
          <w:color w:val="000000" w:themeColor="text1"/>
          <w:spacing w:val="10"/>
          <w:sz w:val="24"/>
          <w:szCs w:val="24"/>
          <w:rPrChange w:id="1776" w:author="JY0225" w:date="2017-08-24T11:10:00Z">
            <w:rPr>
              <w:rFonts w:ascii="Times New Roman" w:hAnsi="Times New Roman" w:cs="Times New Roman" w:hint="eastAsia"/>
              <w:color w:val="000000" w:themeColor="text1"/>
              <w:spacing w:val="10"/>
              <w:sz w:val="24"/>
            </w:rPr>
          </w:rPrChange>
        </w:rPr>
        <w:t>减少由去重而导致的数据安全问题</w:t>
      </w:r>
      <w:r w:rsidR="006A1318" w:rsidRPr="0034779C">
        <w:rPr>
          <w:rFonts w:asciiTheme="minorEastAsia" w:hAnsiTheme="minorEastAsia" w:cs="Times New Roman" w:hint="eastAsia"/>
          <w:color w:val="000000" w:themeColor="text1"/>
          <w:spacing w:val="10"/>
          <w:sz w:val="24"/>
          <w:szCs w:val="24"/>
          <w:rPrChange w:id="1777" w:author="JY0225" w:date="2017-08-24T11:10:00Z">
            <w:rPr>
              <w:rFonts w:ascii="Times New Roman" w:hAnsi="Times New Roman" w:cs="Times New Roman" w:hint="eastAsia"/>
              <w:color w:val="000000" w:themeColor="text1"/>
              <w:spacing w:val="10"/>
              <w:sz w:val="24"/>
            </w:rPr>
          </w:rPrChange>
        </w:rPr>
        <w:t>，</w:t>
      </w:r>
      <w:r w:rsidR="00290921" w:rsidRPr="0034779C">
        <w:rPr>
          <w:rFonts w:asciiTheme="minorEastAsia" w:hAnsiTheme="minorEastAsia" w:cs="Times New Roman" w:hint="eastAsia"/>
          <w:color w:val="000000" w:themeColor="text1"/>
          <w:spacing w:val="10"/>
          <w:sz w:val="24"/>
          <w:szCs w:val="24"/>
          <w:rPrChange w:id="1778" w:author="JY0225" w:date="2017-08-24T11:10:00Z">
            <w:rPr>
              <w:rFonts w:ascii="Times New Roman" w:hAnsi="Times New Roman" w:cs="Times New Roman" w:hint="eastAsia"/>
              <w:color w:val="000000" w:themeColor="text1"/>
              <w:spacing w:val="10"/>
              <w:sz w:val="24"/>
            </w:rPr>
          </w:rPrChange>
        </w:rPr>
        <w:t>如侧信道攻击</w:t>
      </w:r>
      <w:r w:rsidR="004A545D" w:rsidRPr="0034779C">
        <w:rPr>
          <w:rFonts w:asciiTheme="minorEastAsia" w:hAnsiTheme="minorEastAsia"/>
          <w:color w:val="000000" w:themeColor="text1"/>
          <w:sz w:val="24"/>
          <w:szCs w:val="24"/>
          <w:vertAlign w:val="superscript"/>
          <w:rPrChange w:id="1779" w:author="JY0225" w:date="2017-08-24T11:10:00Z">
            <w:rPr>
              <w:color w:val="000000" w:themeColor="text1"/>
              <w:vertAlign w:val="superscript"/>
            </w:rPr>
          </w:rPrChange>
        </w:rPr>
        <w:fldChar w:fldCharType="begin"/>
      </w:r>
      <w:r w:rsidR="004A545D" w:rsidRPr="0034779C">
        <w:rPr>
          <w:rFonts w:asciiTheme="minorEastAsia" w:hAnsiTheme="minorEastAsia"/>
          <w:color w:val="000000" w:themeColor="text1"/>
          <w:sz w:val="24"/>
          <w:szCs w:val="24"/>
          <w:vertAlign w:val="superscript"/>
          <w:rPrChange w:id="1780" w:author="JY0225" w:date="2017-08-24T11:10:00Z">
            <w:rPr>
              <w:color w:val="000000" w:themeColor="text1"/>
              <w:vertAlign w:val="superscript"/>
            </w:rPr>
          </w:rPrChange>
        </w:rPr>
        <w:instrText xml:space="preserve"> REF _Ref489793232 \r \h </w:instrText>
      </w:r>
      <w:r w:rsidR="004A545D" w:rsidRPr="0034779C">
        <w:rPr>
          <w:rFonts w:asciiTheme="minorEastAsia" w:hAnsiTheme="minorEastAsia"/>
          <w:color w:val="000000" w:themeColor="text1"/>
          <w:sz w:val="24"/>
          <w:szCs w:val="24"/>
          <w:vertAlign w:val="superscript"/>
          <w:rPrChange w:id="1781" w:author="JY0225" w:date="2017-08-24T11:10:00Z">
            <w:rPr>
              <w:color w:val="000000" w:themeColor="text1"/>
              <w:vertAlign w:val="superscript"/>
            </w:rPr>
          </w:rPrChange>
        </w:rPr>
      </w:r>
      <w:r w:rsidR="0034779C" w:rsidRPr="0034779C">
        <w:rPr>
          <w:rFonts w:asciiTheme="minorEastAsia" w:hAnsiTheme="minorEastAsia"/>
          <w:color w:val="000000" w:themeColor="text1"/>
          <w:sz w:val="24"/>
          <w:szCs w:val="24"/>
          <w:vertAlign w:val="superscript"/>
          <w:rPrChange w:id="1782" w:author="JY0225" w:date="2017-08-24T11:10:00Z">
            <w:rPr>
              <w:color w:val="000000" w:themeColor="text1"/>
              <w:sz w:val="24"/>
              <w:szCs w:val="24"/>
              <w:vertAlign w:val="superscript"/>
            </w:rPr>
          </w:rPrChange>
        </w:rPr>
        <w:instrText xml:space="preserve"> \* MERGEFORMAT </w:instrText>
      </w:r>
      <w:r w:rsidR="004A545D" w:rsidRPr="0034779C">
        <w:rPr>
          <w:rFonts w:asciiTheme="minorEastAsia" w:hAnsiTheme="minorEastAsia"/>
          <w:color w:val="000000" w:themeColor="text1"/>
          <w:sz w:val="24"/>
          <w:szCs w:val="24"/>
          <w:vertAlign w:val="superscript"/>
          <w:rPrChange w:id="1783" w:author="JY0225" w:date="2017-08-24T11:10:00Z">
            <w:rPr>
              <w:color w:val="000000" w:themeColor="text1"/>
              <w:vertAlign w:val="superscript"/>
            </w:rPr>
          </w:rPrChange>
        </w:rPr>
        <w:fldChar w:fldCharType="separate"/>
      </w:r>
      <w:r w:rsidR="008E2759" w:rsidRPr="0034779C">
        <w:rPr>
          <w:rFonts w:asciiTheme="minorEastAsia" w:hAnsiTheme="minorEastAsia"/>
          <w:color w:val="000000" w:themeColor="text1"/>
          <w:sz w:val="24"/>
          <w:szCs w:val="24"/>
          <w:vertAlign w:val="superscript"/>
          <w:rPrChange w:id="1784" w:author="JY0225" w:date="2017-08-24T11:10:00Z">
            <w:rPr>
              <w:color w:val="000000" w:themeColor="text1"/>
              <w:vertAlign w:val="superscript"/>
            </w:rPr>
          </w:rPrChange>
        </w:rPr>
        <w:t>[19]</w:t>
      </w:r>
      <w:r w:rsidR="004A545D" w:rsidRPr="0034779C">
        <w:rPr>
          <w:rFonts w:asciiTheme="minorEastAsia" w:hAnsiTheme="minorEastAsia"/>
          <w:color w:val="000000" w:themeColor="text1"/>
          <w:sz w:val="24"/>
          <w:szCs w:val="24"/>
          <w:vertAlign w:val="superscript"/>
          <w:rPrChange w:id="1785" w:author="JY0225" w:date="2017-08-24T11:10:00Z">
            <w:rPr>
              <w:color w:val="000000" w:themeColor="text1"/>
              <w:vertAlign w:val="superscript"/>
            </w:rPr>
          </w:rPrChange>
        </w:rPr>
        <w:fldChar w:fldCharType="end"/>
      </w:r>
      <w:r w:rsidR="00D835BF" w:rsidRPr="0034779C">
        <w:rPr>
          <w:rFonts w:asciiTheme="minorEastAsia" w:hAnsiTheme="minorEastAsia" w:cs="Times New Roman" w:hint="eastAsia"/>
          <w:color w:val="000000" w:themeColor="text1"/>
          <w:spacing w:val="10"/>
          <w:sz w:val="24"/>
          <w:szCs w:val="24"/>
          <w:rPrChange w:id="1786" w:author="JY0225" w:date="2017-08-24T11:10:00Z">
            <w:rPr>
              <w:rFonts w:ascii="Times New Roman" w:hAnsi="Times New Roman" w:cs="Times New Roman" w:hint="eastAsia"/>
              <w:color w:val="000000" w:themeColor="text1"/>
              <w:spacing w:val="10"/>
              <w:sz w:val="24"/>
            </w:rPr>
          </w:rPrChange>
        </w:rPr>
        <w:t>。</w:t>
      </w:r>
      <w:r w:rsidR="00E91D9F" w:rsidRPr="0034779C">
        <w:rPr>
          <w:rFonts w:asciiTheme="minorEastAsia" w:hAnsiTheme="minorEastAsia" w:cs="Times New Roman"/>
          <w:color w:val="000000" w:themeColor="text1"/>
          <w:spacing w:val="10"/>
          <w:sz w:val="24"/>
          <w:szCs w:val="24"/>
          <w:rPrChange w:id="1787" w:author="JY0225" w:date="2017-08-24T11:10:00Z">
            <w:rPr>
              <w:rFonts w:ascii="Times New Roman" w:hAnsi="Times New Roman" w:cs="Times New Roman"/>
              <w:color w:val="000000" w:themeColor="text1"/>
              <w:spacing w:val="10"/>
              <w:sz w:val="24"/>
            </w:rPr>
          </w:rPrChange>
        </w:rPr>
        <w:t>Google Drive</w:t>
      </w:r>
      <w:r w:rsidR="00DC2A12" w:rsidRPr="0034779C">
        <w:rPr>
          <w:rFonts w:asciiTheme="minorEastAsia" w:hAnsiTheme="minorEastAsia" w:cs="Times New Roman" w:hint="eastAsia"/>
          <w:color w:val="000000" w:themeColor="text1"/>
          <w:spacing w:val="10"/>
          <w:sz w:val="24"/>
          <w:szCs w:val="24"/>
          <w:rPrChange w:id="1788" w:author="JY0225" w:date="2017-08-24T11:10:00Z">
            <w:rPr>
              <w:rFonts w:ascii="Times New Roman" w:hAnsi="Times New Roman" w:cs="Times New Roman" w:hint="eastAsia"/>
              <w:color w:val="000000" w:themeColor="text1"/>
              <w:spacing w:val="10"/>
              <w:sz w:val="24"/>
            </w:rPr>
          </w:rPrChange>
        </w:rPr>
        <w:t>对待“秒传技术”极其谨慎，尽</w:t>
      </w:r>
      <w:r w:rsidR="00DC2A12" w:rsidRPr="0034779C">
        <w:rPr>
          <w:rFonts w:asciiTheme="minorEastAsia" w:hAnsiTheme="minorEastAsia" w:cs="Times New Roman" w:hint="eastAsia"/>
          <w:color w:val="000000" w:themeColor="text1"/>
          <w:spacing w:val="10"/>
          <w:sz w:val="24"/>
          <w:szCs w:val="24"/>
          <w:rPrChange w:id="1789" w:author="JY0225" w:date="2017-08-24T11:10:00Z">
            <w:rPr>
              <w:rFonts w:ascii="Times New Roman" w:hAnsi="Times New Roman" w:cs="Times New Roman" w:hint="eastAsia"/>
              <w:color w:val="000000" w:themeColor="text1"/>
              <w:spacing w:val="10"/>
              <w:sz w:val="24"/>
            </w:rPr>
          </w:rPrChange>
        </w:rPr>
        <w:lastRenderedPageBreak/>
        <w:t>管这样做能够大幅度地</w:t>
      </w:r>
      <w:r w:rsidR="00E91D9F" w:rsidRPr="0034779C">
        <w:rPr>
          <w:rFonts w:asciiTheme="minorEastAsia" w:hAnsiTheme="minorEastAsia" w:cs="Times New Roman" w:hint="eastAsia"/>
          <w:color w:val="000000" w:themeColor="text1"/>
          <w:spacing w:val="10"/>
          <w:sz w:val="24"/>
          <w:szCs w:val="24"/>
          <w:rPrChange w:id="1790" w:author="JY0225" w:date="2017-08-24T11:10:00Z">
            <w:rPr>
              <w:rFonts w:ascii="Times New Roman" w:hAnsi="Times New Roman" w:cs="Times New Roman" w:hint="eastAsia"/>
              <w:color w:val="000000" w:themeColor="text1"/>
              <w:spacing w:val="10"/>
              <w:sz w:val="24"/>
            </w:rPr>
          </w:rPrChange>
        </w:rPr>
        <w:t>提升上传的效率，但出于安全性方面的考虑，</w:t>
      </w:r>
      <w:r w:rsidR="00E91D9F" w:rsidRPr="0034779C">
        <w:rPr>
          <w:rFonts w:asciiTheme="minorEastAsia" w:hAnsiTheme="minorEastAsia" w:cs="Times New Roman"/>
          <w:color w:val="000000" w:themeColor="text1"/>
          <w:spacing w:val="10"/>
          <w:sz w:val="24"/>
          <w:szCs w:val="24"/>
          <w:rPrChange w:id="1791" w:author="JY0225" w:date="2017-08-24T11:10:00Z">
            <w:rPr>
              <w:rFonts w:ascii="Times New Roman" w:hAnsi="Times New Roman" w:cs="Times New Roman"/>
              <w:color w:val="000000" w:themeColor="text1"/>
              <w:spacing w:val="10"/>
              <w:sz w:val="24"/>
            </w:rPr>
          </w:rPrChange>
        </w:rPr>
        <w:t>Google Drive</w:t>
      </w:r>
      <w:r w:rsidR="00E91D9F" w:rsidRPr="0034779C">
        <w:rPr>
          <w:rFonts w:asciiTheme="minorEastAsia" w:hAnsiTheme="minorEastAsia" w:cs="Times New Roman" w:hint="eastAsia"/>
          <w:color w:val="000000" w:themeColor="text1"/>
          <w:spacing w:val="10"/>
          <w:sz w:val="24"/>
          <w:szCs w:val="24"/>
          <w:rPrChange w:id="1792" w:author="JY0225" w:date="2017-08-24T11:10:00Z">
            <w:rPr>
              <w:rFonts w:ascii="Times New Roman" w:hAnsi="Times New Roman" w:cs="Times New Roman" w:hint="eastAsia"/>
              <w:color w:val="000000" w:themeColor="text1"/>
              <w:spacing w:val="10"/>
              <w:sz w:val="24"/>
            </w:rPr>
          </w:rPrChange>
        </w:rPr>
        <w:t>未在云盘中使用该技术。</w:t>
      </w:r>
    </w:p>
    <w:p w14:paraId="30B34919" w14:textId="0C1CE7FF" w:rsidR="00E959FB" w:rsidRPr="0034779C" w:rsidRDefault="003821C1" w:rsidP="007527DE">
      <w:pPr>
        <w:spacing w:line="400" w:lineRule="exact"/>
        <w:ind w:firstLine="420"/>
        <w:rPr>
          <w:rFonts w:asciiTheme="minorEastAsia" w:hAnsiTheme="minorEastAsia" w:cs="Times New Roman"/>
          <w:color w:val="000000" w:themeColor="text1"/>
          <w:spacing w:val="10"/>
          <w:sz w:val="24"/>
          <w:szCs w:val="24"/>
          <w:rPrChange w:id="1793" w:author="JY0225" w:date="2017-08-24T11:10:00Z">
            <w:rPr>
              <w:rFonts w:ascii="Times New Roman" w:hAnsi="Times New Roman" w:cs="Times New Roman"/>
              <w:color w:val="000000" w:themeColor="text1"/>
              <w:spacing w:val="10"/>
              <w:sz w:val="24"/>
            </w:rPr>
          </w:rPrChange>
        </w:rPr>
      </w:pPr>
      <w:r w:rsidRPr="0034779C">
        <w:rPr>
          <w:rFonts w:asciiTheme="minorEastAsia" w:hAnsiTheme="minorEastAsia" w:cs="Times New Roman" w:hint="eastAsia"/>
          <w:color w:val="000000" w:themeColor="text1"/>
          <w:spacing w:val="10"/>
          <w:sz w:val="24"/>
          <w:szCs w:val="24"/>
          <w:rPrChange w:id="1794" w:author="JY0225" w:date="2017-08-24T11:10:00Z">
            <w:rPr>
              <w:rFonts w:ascii="Times New Roman" w:hAnsi="Times New Roman" w:cs="Times New Roman" w:hint="eastAsia"/>
              <w:color w:val="000000" w:themeColor="text1"/>
              <w:spacing w:val="10"/>
              <w:sz w:val="24"/>
            </w:rPr>
          </w:rPrChange>
        </w:rPr>
        <w:t>同时，</w:t>
      </w:r>
      <w:r w:rsidR="00840362" w:rsidRPr="0034779C">
        <w:rPr>
          <w:rFonts w:asciiTheme="minorEastAsia" w:hAnsiTheme="minorEastAsia" w:cs="Times New Roman" w:hint="eastAsia"/>
          <w:color w:val="000000" w:themeColor="text1"/>
          <w:spacing w:val="10"/>
          <w:sz w:val="24"/>
          <w:szCs w:val="24"/>
          <w:rPrChange w:id="1795" w:author="JY0225" w:date="2017-08-24T11:10:00Z">
            <w:rPr>
              <w:rFonts w:ascii="Times New Roman" w:hAnsi="Times New Roman" w:cs="Times New Roman" w:hint="eastAsia"/>
              <w:color w:val="000000" w:themeColor="text1"/>
              <w:spacing w:val="10"/>
              <w:sz w:val="24"/>
            </w:rPr>
          </w:rPrChange>
        </w:rPr>
        <w:t>这些成熟的云</w:t>
      </w:r>
      <w:r w:rsidR="00476838" w:rsidRPr="0034779C">
        <w:rPr>
          <w:rFonts w:asciiTheme="minorEastAsia" w:hAnsiTheme="minorEastAsia" w:cs="Times New Roman" w:hint="eastAsia"/>
          <w:color w:val="000000" w:themeColor="text1"/>
          <w:spacing w:val="10"/>
          <w:sz w:val="24"/>
          <w:szCs w:val="24"/>
          <w:rPrChange w:id="1796" w:author="JY0225" w:date="2017-08-24T11:10:00Z">
            <w:rPr>
              <w:rFonts w:ascii="Times New Roman" w:hAnsi="Times New Roman" w:cs="Times New Roman" w:hint="eastAsia"/>
              <w:color w:val="000000" w:themeColor="text1"/>
              <w:spacing w:val="10"/>
              <w:sz w:val="24"/>
            </w:rPr>
          </w:rPrChange>
        </w:rPr>
        <w:t>备份</w:t>
      </w:r>
      <w:r w:rsidR="005C14A3" w:rsidRPr="0034779C">
        <w:rPr>
          <w:rFonts w:asciiTheme="minorEastAsia" w:hAnsiTheme="minorEastAsia" w:cs="Times New Roman" w:hint="eastAsia"/>
          <w:color w:val="000000" w:themeColor="text1"/>
          <w:spacing w:val="10"/>
          <w:sz w:val="24"/>
          <w:szCs w:val="24"/>
          <w:rPrChange w:id="1797" w:author="JY0225" w:date="2017-08-24T11:10:00Z">
            <w:rPr>
              <w:rFonts w:ascii="Times New Roman" w:hAnsi="Times New Roman" w:cs="Times New Roman" w:hint="eastAsia"/>
              <w:color w:val="000000" w:themeColor="text1"/>
              <w:spacing w:val="10"/>
              <w:sz w:val="24"/>
            </w:rPr>
          </w:rPrChange>
        </w:rPr>
        <w:t>供</w:t>
      </w:r>
      <w:r w:rsidR="00840362" w:rsidRPr="0034779C">
        <w:rPr>
          <w:rFonts w:asciiTheme="minorEastAsia" w:hAnsiTheme="minorEastAsia" w:cs="Times New Roman" w:hint="eastAsia"/>
          <w:color w:val="000000" w:themeColor="text1"/>
          <w:spacing w:val="10"/>
          <w:sz w:val="24"/>
          <w:szCs w:val="24"/>
          <w:rPrChange w:id="1798" w:author="JY0225" w:date="2017-08-24T11:10:00Z">
            <w:rPr>
              <w:rFonts w:ascii="Times New Roman" w:hAnsi="Times New Roman" w:cs="Times New Roman" w:hint="eastAsia"/>
              <w:color w:val="000000" w:themeColor="text1"/>
              <w:spacing w:val="10"/>
              <w:sz w:val="24"/>
            </w:rPr>
          </w:rPrChange>
        </w:rPr>
        <w:t>应商都会针对主流的操作系统和平台</w:t>
      </w:r>
      <w:r w:rsidR="00090B00" w:rsidRPr="0034779C">
        <w:rPr>
          <w:rFonts w:asciiTheme="minorEastAsia" w:hAnsiTheme="minorEastAsia" w:cs="Times New Roman" w:hint="eastAsia"/>
          <w:color w:val="000000" w:themeColor="text1"/>
          <w:spacing w:val="10"/>
          <w:sz w:val="24"/>
          <w:szCs w:val="24"/>
          <w:rPrChange w:id="1799" w:author="JY0225" w:date="2017-08-24T11:10:00Z">
            <w:rPr>
              <w:rFonts w:ascii="Times New Roman" w:hAnsi="Times New Roman" w:cs="Times New Roman" w:hint="eastAsia"/>
              <w:color w:val="000000" w:themeColor="text1"/>
              <w:spacing w:val="10"/>
              <w:sz w:val="24"/>
            </w:rPr>
          </w:rPrChange>
        </w:rPr>
        <w:t>，</w:t>
      </w:r>
      <w:commentRangeStart w:id="1800"/>
      <w:r w:rsidR="00090B00" w:rsidRPr="0034779C">
        <w:rPr>
          <w:rFonts w:asciiTheme="minorEastAsia" w:hAnsiTheme="minorEastAsia" w:cs="Times New Roman" w:hint="eastAsia"/>
          <w:color w:val="000000" w:themeColor="text1"/>
          <w:spacing w:val="10"/>
          <w:sz w:val="24"/>
          <w:szCs w:val="24"/>
          <w:rPrChange w:id="1801" w:author="JY0225" w:date="2017-08-24T11:10:00Z">
            <w:rPr>
              <w:rFonts w:ascii="Times New Roman" w:hAnsi="Times New Roman" w:cs="Times New Roman" w:hint="eastAsia"/>
              <w:color w:val="000000" w:themeColor="text1"/>
              <w:spacing w:val="10"/>
              <w:sz w:val="24"/>
            </w:rPr>
          </w:rPrChange>
        </w:rPr>
        <w:t>提供不同类型的客户端</w:t>
      </w:r>
      <w:commentRangeEnd w:id="1800"/>
      <w:r w:rsidR="00C41A56" w:rsidRPr="0034779C">
        <w:rPr>
          <w:rStyle w:val="af2"/>
          <w:rFonts w:asciiTheme="minorEastAsia" w:hAnsiTheme="minorEastAsia" w:cs="Times New Roman"/>
          <w:color w:val="000000" w:themeColor="text1"/>
          <w:sz w:val="24"/>
          <w:szCs w:val="24"/>
          <w:rPrChange w:id="1802" w:author="JY0225" w:date="2017-08-24T11:10:00Z">
            <w:rPr>
              <w:rStyle w:val="af2"/>
              <w:rFonts w:ascii="Calibri" w:eastAsia="宋体" w:hAnsi="Calibri" w:cs="Times New Roman"/>
              <w:color w:val="000000" w:themeColor="text1"/>
            </w:rPr>
          </w:rPrChange>
        </w:rPr>
        <w:commentReference w:id="1800"/>
      </w:r>
      <w:r w:rsidR="00090B00" w:rsidRPr="0034779C">
        <w:rPr>
          <w:rFonts w:asciiTheme="minorEastAsia" w:hAnsiTheme="minorEastAsia" w:cs="Times New Roman" w:hint="eastAsia"/>
          <w:color w:val="000000" w:themeColor="text1"/>
          <w:spacing w:val="10"/>
          <w:sz w:val="24"/>
          <w:szCs w:val="24"/>
          <w:rPrChange w:id="1803" w:author="JY0225" w:date="2017-08-24T11:10:00Z">
            <w:rPr>
              <w:rFonts w:ascii="Times New Roman" w:hAnsi="Times New Roman" w:cs="Times New Roman" w:hint="eastAsia"/>
              <w:color w:val="000000" w:themeColor="text1"/>
              <w:spacing w:val="10"/>
              <w:sz w:val="24"/>
            </w:rPr>
          </w:rPrChange>
        </w:rPr>
        <w:t>，这样使得用户可以跨平台地使用云</w:t>
      </w:r>
      <w:r w:rsidR="00476838" w:rsidRPr="0034779C">
        <w:rPr>
          <w:rFonts w:asciiTheme="minorEastAsia" w:hAnsiTheme="minorEastAsia" w:cs="Times New Roman" w:hint="eastAsia"/>
          <w:color w:val="000000" w:themeColor="text1"/>
          <w:spacing w:val="10"/>
          <w:sz w:val="24"/>
          <w:szCs w:val="24"/>
          <w:rPrChange w:id="1804" w:author="JY0225" w:date="2017-08-24T11:10:00Z">
            <w:rPr>
              <w:rFonts w:ascii="Times New Roman" w:hAnsi="Times New Roman" w:cs="Times New Roman" w:hint="eastAsia"/>
              <w:color w:val="000000" w:themeColor="text1"/>
              <w:spacing w:val="10"/>
              <w:sz w:val="24"/>
            </w:rPr>
          </w:rPrChange>
        </w:rPr>
        <w:t>备份</w:t>
      </w:r>
      <w:r w:rsidR="00090B00" w:rsidRPr="0034779C">
        <w:rPr>
          <w:rFonts w:asciiTheme="minorEastAsia" w:hAnsiTheme="minorEastAsia" w:cs="Times New Roman" w:hint="eastAsia"/>
          <w:color w:val="000000" w:themeColor="text1"/>
          <w:spacing w:val="10"/>
          <w:sz w:val="24"/>
          <w:szCs w:val="24"/>
          <w:rPrChange w:id="1805" w:author="JY0225" w:date="2017-08-24T11:10:00Z">
            <w:rPr>
              <w:rFonts w:ascii="Times New Roman" w:hAnsi="Times New Roman" w:cs="Times New Roman" w:hint="eastAsia"/>
              <w:color w:val="000000" w:themeColor="text1"/>
              <w:spacing w:val="10"/>
              <w:sz w:val="24"/>
            </w:rPr>
          </w:rPrChange>
        </w:rPr>
        <w:t>服务。</w:t>
      </w:r>
      <w:r w:rsidR="008F355E" w:rsidRPr="0034779C">
        <w:rPr>
          <w:rFonts w:asciiTheme="minorEastAsia" w:hAnsiTheme="minorEastAsia" w:cs="Times New Roman" w:hint="eastAsia"/>
          <w:color w:val="000000" w:themeColor="text1"/>
          <w:spacing w:val="10"/>
          <w:sz w:val="24"/>
          <w:szCs w:val="24"/>
          <w:rPrChange w:id="1806" w:author="JY0225" w:date="2017-08-24T11:10:00Z">
            <w:rPr>
              <w:rFonts w:ascii="Times New Roman" w:hAnsi="Times New Roman" w:cs="Times New Roman" w:hint="eastAsia"/>
              <w:color w:val="000000" w:themeColor="text1"/>
              <w:spacing w:val="10"/>
              <w:sz w:val="24"/>
            </w:rPr>
          </w:rPrChange>
        </w:rPr>
        <w:t>常见的平台有</w:t>
      </w:r>
      <w:r w:rsidR="008F355E" w:rsidRPr="0034779C">
        <w:rPr>
          <w:rFonts w:asciiTheme="minorEastAsia" w:hAnsiTheme="minorEastAsia" w:cs="Times New Roman" w:hint="eastAsia"/>
          <w:color w:val="000000" w:themeColor="text1"/>
          <w:spacing w:val="10"/>
          <w:sz w:val="24"/>
          <w:szCs w:val="24"/>
          <w:rPrChange w:id="1807" w:author="JY0225" w:date="2017-08-24T11:10:00Z">
            <w:rPr>
              <w:rFonts w:ascii="Times New Roman" w:hAnsi="Times New Roman" w:cs="Times New Roman" w:hint="eastAsia"/>
              <w:color w:val="000000" w:themeColor="text1"/>
              <w:spacing w:val="10"/>
              <w:sz w:val="24"/>
            </w:rPr>
          </w:rPrChange>
        </w:rPr>
        <w:t>Windows</w:t>
      </w:r>
      <w:r w:rsidR="008F355E" w:rsidRPr="0034779C">
        <w:rPr>
          <w:rFonts w:asciiTheme="minorEastAsia" w:hAnsiTheme="minorEastAsia" w:cs="Times New Roman" w:hint="eastAsia"/>
          <w:color w:val="000000" w:themeColor="text1"/>
          <w:spacing w:val="10"/>
          <w:sz w:val="24"/>
          <w:szCs w:val="24"/>
          <w:rPrChange w:id="1808" w:author="JY0225" w:date="2017-08-24T11:10:00Z">
            <w:rPr>
              <w:rFonts w:ascii="Times New Roman" w:hAnsi="Times New Roman" w:cs="Times New Roman" w:hint="eastAsia"/>
              <w:color w:val="000000" w:themeColor="text1"/>
              <w:spacing w:val="10"/>
              <w:sz w:val="24"/>
            </w:rPr>
          </w:rPrChange>
        </w:rPr>
        <w:t>、</w:t>
      </w:r>
      <w:r w:rsidR="008F355E" w:rsidRPr="0034779C">
        <w:rPr>
          <w:rFonts w:asciiTheme="minorEastAsia" w:hAnsiTheme="minorEastAsia" w:cs="Times New Roman" w:hint="eastAsia"/>
          <w:color w:val="000000" w:themeColor="text1"/>
          <w:spacing w:val="10"/>
          <w:sz w:val="24"/>
          <w:szCs w:val="24"/>
          <w:rPrChange w:id="1809" w:author="JY0225" w:date="2017-08-24T11:10:00Z">
            <w:rPr>
              <w:rFonts w:ascii="Times New Roman" w:hAnsi="Times New Roman" w:cs="Times New Roman" w:hint="eastAsia"/>
              <w:color w:val="000000" w:themeColor="text1"/>
              <w:spacing w:val="10"/>
              <w:sz w:val="24"/>
            </w:rPr>
          </w:rPrChange>
        </w:rPr>
        <w:t>Mac</w:t>
      </w:r>
      <w:r w:rsidR="008F355E" w:rsidRPr="0034779C">
        <w:rPr>
          <w:rFonts w:asciiTheme="minorEastAsia" w:hAnsiTheme="minorEastAsia" w:cs="Times New Roman" w:hint="eastAsia"/>
          <w:color w:val="000000" w:themeColor="text1"/>
          <w:spacing w:val="10"/>
          <w:sz w:val="24"/>
          <w:szCs w:val="24"/>
          <w:rPrChange w:id="1810" w:author="JY0225" w:date="2017-08-24T11:10:00Z">
            <w:rPr>
              <w:rFonts w:ascii="Times New Roman" w:hAnsi="Times New Roman" w:cs="Times New Roman" w:hint="eastAsia"/>
              <w:color w:val="000000" w:themeColor="text1"/>
              <w:spacing w:val="10"/>
              <w:sz w:val="24"/>
            </w:rPr>
          </w:rPrChange>
        </w:rPr>
        <w:t>、</w:t>
      </w:r>
      <w:r w:rsidR="008F355E" w:rsidRPr="0034779C">
        <w:rPr>
          <w:rFonts w:asciiTheme="minorEastAsia" w:hAnsiTheme="minorEastAsia" w:cs="Times New Roman" w:hint="eastAsia"/>
          <w:color w:val="000000" w:themeColor="text1"/>
          <w:spacing w:val="10"/>
          <w:sz w:val="24"/>
          <w:szCs w:val="24"/>
          <w:rPrChange w:id="1811" w:author="JY0225" w:date="2017-08-24T11:10:00Z">
            <w:rPr>
              <w:rFonts w:ascii="Times New Roman" w:hAnsi="Times New Roman" w:cs="Times New Roman" w:hint="eastAsia"/>
              <w:color w:val="000000" w:themeColor="text1"/>
              <w:spacing w:val="10"/>
              <w:sz w:val="24"/>
            </w:rPr>
          </w:rPrChange>
        </w:rPr>
        <w:t>Android</w:t>
      </w:r>
      <w:r w:rsidR="008F355E" w:rsidRPr="0034779C">
        <w:rPr>
          <w:rFonts w:asciiTheme="minorEastAsia" w:hAnsiTheme="minorEastAsia" w:cs="Times New Roman" w:hint="eastAsia"/>
          <w:color w:val="000000" w:themeColor="text1"/>
          <w:spacing w:val="10"/>
          <w:sz w:val="24"/>
          <w:szCs w:val="24"/>
          <w:rPrChange w:id="1812" w:author="JY0225" w:date="2017-08-24T11:10:00Z">
            <w:rPr>
              <w:rFonts w:ascii="Times New Roman" w:hAnsi="Times New Roman" w:cs="Times New Roman" w:hint="eastAsia"/>
              <w:color w:val="000000" w:themeColor="text1"/>
              <w:spacing w:val="10"/>
              <w:sz w:val="24"/>
            </w:rPr>
          </w:rPrChange>
        </w:rPr>
        <w:t>、</w:t>
      </w:r>
      <w:r w:rsidR="008F355E" w:rsidRPr="0034779C">
        <w:rPr>
          <w:rFonts w:asciiTheme="minorEastAsia" w:hAnsiTheme="minorEastAsia" w:cs="Times New Roman" w:hint="eastAsia"/>
          <w:color w:val="000000" w:themeColor="text1"/>
          <w:spacing w:val="10"/>
          <w:sz w:val="24"/>
          <w:szCs w:val="24"/>
          <w:rPrChange w:id="1813" w:author="JY0225" w:date="2017-08-24T11:10:00Z">
            <w:rPr>
              <w:rFonts w:ascii="Times New Roman" w:hAnsi="Times New Roman" w:cs="Times New Roman" w:hint="eastAsia"/>
              <w:color w:val="000000" w:themeColor="text1"/>
              <w:spacing w:val="10"/>
              <w:sz w:val="24"/>
            </w:rPr>
          </w:rPrChange>
        </w:rPr>
        <w:t>iPhone</w:t>
      </w:r>
      <w:r w:rsidR="008F355E" w:rsidRPr="0034779C">
        <w:rPr>
          <w:rFonts w:asciiTheme="minorEastAsia" w:hAnsiTheme="minorEastAsia" w:cs="Times New Roman" w:hint="eastAsia"/>
          <w:color w:val="000000" w:themeColor="text1"/>
          <w:spacing w:val="10"/>
          <w:sz w:val="24"/>
          <w:szCs w:val="24"/>
          <w:rPrChange w:id="1814" w:author="JY0225" w:date="2017-08-24T11:10:00Z">
            <w:rPr>
              <w:rFonts w:ascii="Times New Roman" w:hAnsi="Times New Roman" w:cs="Times New Roman" w:hint="eastAsia"/>
              <w:color w:val="000000" w:themeColor="text1"/>
              <w:spacing w:val="10"/>
              <w:sz w:val="24"/>
            </w:rPr>
          </w:rPrChange>
        </w:rPr>
        <w:t>、</w:t>
      </w:r>
      <w:r w:rsidR="008F355E" w:rsidRPr="0034779C">
        <w:rPr>
          <w:rFonts w:asciiTheme="minorEastAsia" w:hAnsiTheme="minorEastAsia" w:cs="Times New Roman" w:hint="eastAsia"/>
          <w:color w:val="000000" w:themeColor="text1"/>
          <w:spacing w:val="10"/>
          <w:sz w:val="24"/>
          <w:szCs w:val="24"/>
          <w:rPrChange w:id="1815" w:author="JY0225" w:date="2017-08-24T11:10:00Z">
            <w:rPr>
              <w:rFonts w:ascii="Times New Roman" w:hAnsi="Times New Roman" w:cs="Times New Roman" w:hint="eastAsia"/>
              <w:color w:val="000000" w:themeColor="text1"/>
              <w:spacing w:val="10"/>
              <w:sz w:val="24"/>
            </w:rPr>
          </w:rPrChange>
        </w:rPr>
        <w:t>Web</w:t>
      </w:r>
      <w:r w:rsidR="008F355E" w:rsidRPr="0034779C">
        <w:rPr>
          <w:rFonts w:asciiTheme="minorEastAsia" w:hAnsiTheme="minorEastAsia" w:cs="Times New Roman" w:hint="eastAsia"/>
          <w:color w:val="000000" w:themeColor="text1"/>
          <w:spacing w:val="10"/>
          <w:sz w:val="24"/>
          <w:szCs w:val="24"/>
          <w:rPrChange w:id="1816" w:author="JY0225" w:date="2017-08-24T11:10:00Z">
            <w:rPr>
              <w:rFonts w:ascii="Times New Roman" w:hAnsi="Times New Roman" w:cs="Times New Roman" w:hint="eastAsia"/>
              <w:color w:val="000000" w:themeColor="text1"/>
              <w:spacing w:val="10"/>
              <w:sz w:val="24"/>
            </w:rPr>
          </w:rPrChange>
        </w:rPr>
        <w:t>，</w:t>
      </w:r>
      <w:r w:rsidR="00E04455" w:rsidRPr="0034779C">
        <w:rPr>
          <w:rFonts w:asciiTheme="minorEastAsia" w:hAnsiTheme="minorEastAsia" w:cs="Times New Roman" w:hint="eastAsia"/>
          <w:color w:val="000000" w:themeColor="text1"/>
          <w:spacing w:val="10"/>
          <w:sz w:val="24"/>
          <w:szCs w:val="24"/>
          <w:rPrChange w:id="1817" w:author="JY0225" w:date="2017-08-24T11:10:00Z">
            <w:rPr>
              <w:rFonts w:ascii="Times New Roman" w:hAnsi="Times New Roman" w:cs="Times New Roman" w:hint="eastAsia"/>
              <w:color w:val="000000" w:themeColor="text1"/>
              <w:spacing w:val="10"/>
              <w:sz w:val="24"/>
            </w:rPr>
          </w:rPrChange>
        </w:rPr>
        <w:t>以上四个</w:t>
      </w:r>
      <w:r w:rsidR="008F355E" w:rsidRPr="0034779C">
        <w:rPr>
          <w:rFonts w:asciiTheme="minorEastAsia" w:hAnsiTheme="minorEastAsia" w:cs="Times New Roman" w:hint="eastAsia"/>
          <w:color w:val="000000" w:themeColor="text1"/>
          <w:spacing w:val="10"/>
          <w:sz w:val="24"/>
          <w:szCs w:val="24"/>
          <w:rPrChange w:id="1818" w:author="JY0225" w:date="2017-08-24T11:10:00Z">
            <w:rPr>
              <w:rFonts w:ascii="Times New Roman" w:hAnsi="Times New Roman" w:cs="Times New Roman" w:hint="eastAsia"/>
              <w:color w:val="000000" w:themeColor="text1"/>
              <w:spacing w:val="10"/>
              <w:sz w:val="24"/>
            </w:rPr>
          </w:rPrChange>
        </w:rPr>
        <w:t>云</w:t>
      </w:r>
      <w:r w:rsidR="00476838" w:rsidRPr="0034779C">
        <w:rPr>
          <w:rFonts w:asciiTheme="minorEastAsia" w:hAnsiTheme="minorEastAsia" w:cs="Times New Roman" w:hint="eastAsia"/>
          <w:color w:val="000000" w:themeColor="text1"/>
          <w:spacing w:val="10"/>
          <w:sz w:val="24"/>
          <w:szCs w:val="24"/>
          <w:rPrChange w:id="1819" w:author="JY0225" w:date="2017-08-24T11:10:00Z">
            <w:rPr>
              <w:rFonts w:ascii="Times New Roman" w:hAnsi="Times New Roman" w:cs="Times New Roman" w:hint="eastAsia"/>
              <w:color w:val="000000" w:themeColor="text1"/>
              <w:spacing w:val="10"/>
              <w:sz w:val="24"/>
            </w:rPr>
          </w:rPrChange>
        </w:rPr>
        <w:t>备份</w:t>
      </w:r>
      <w:r w:rsidR="008F355E" w:rsidRPr="0034779C">
        <w:rPr>
          <w:rFonts w:asciiTheme="minorEastAsia" w:hAnsiTheme="minorEastAsia" w:cs="Times New Roman" w:hint="eastAsia"/>
          <w:color w:val="000000" w:themeColor="text1"/>
          <w:spacing w:val="10"/>
          <w:sz w:val="24"/>
          <w:szCs w:val="24"/>
          <w:rPrChange w:id="1820" w:author="JY0225" w:date="2017-08-24T11:10:00Z">
            <w:rPr>
              <w:rFonts w:ascii="Times New Roman" w:hAnsi="Times New Roman" w:cs="Times New Roman" w:hint="eastAsia"/>
              <w:color w:val="000000" w:themeColor="text1"/>
              <w:spacing w:val="10"/>
              <w:sz w:val="24"/>
            </w:rPr>
          </w:rPrChange>
        </w:rPr>
        <w:t>供应商都</w:t>
      </w:r>
      <w:r w:rsidR="00D971A7" w:rsidRPr="0034779C">
        <w:rPr>
          <w:rFonts w:asciiTheme="minorEastAsia" w:hAnsiTheme="minorEastAsia" w:cs="Times New Roman" w:hint="eastAsia"/>
          <w:color w:val="000000" w:themeColor="text1"/>
          <w:spacing w:val="10"/>
          <w:sz w:val="24"/>
          <w:szCs w:val="24"/>
          <w:rPrChange w:id="1821" w:author="JY0225" w:date="2017-08-24T11:10:00Z">
            <w:rPr>
              <w:rFonts w:ascii="Times New Roman" w:hAnsi="Times New Roman" w:cs="Times New Roman" w:hint="eastAsia"/>
              <w:color w:val="000000" w:themeColor="text1"/>
              <w:spacing w:val="10"/>
              <w:sz w:val="24"/>
            </w:rPr>
          </w:rPrChange>
        </w:rPr>
        <w:t>提供了这些平台的客户端，</w:t>
      </w:r>
      <w:r w:rsidR="00F23B9D" w:rsidRPr="0034779C">
        <w:rPr>
          <w:rFonts w:asciiTheme="minorEastAsia" w:hAnsiTheme="minorEastAsia" w:cs="Times New Roman" w:hint="eastAsia"/>
          <w:color w:val="000000" w:themeColor="text1"/>
          <w:spacing w:val="10"/>
          <w:sz w:val="24"/>
          <w:szCs w:val="24"/>
          <w:rPrChange w:id="1822" w:author="JY0225" w:date="2017-08-24T11:10:00Z">
            <w:rPr>
              <w:rFonts w:ascii="Times New Roman" w:hAnsi="Times New Roman" w:cs="Times New Roman" w:hint="eastAsia"/>
              <w:color w:val="000000" w:themeColor="text1"/>
              <w:spacing w:val="10"/>
              <w:sz w:val="24"/>
            </w:rPr>
          </w:rPrChange>
        </w:rPr>
        <w:t>其中百度云盘还支持</w:t>
      </w:r>
      <w:r w:rsidR="00F23B9D" w:rsidRPr="0034779C">
        <w:rPr>
          <w:rFonts w:asciiTheme="minorEastAsia" w:hAnsiTheme="minorEastAsia" w:cs="Times New Roman" w:hint="eastAsia"/>
          <w:color w:val="000000" w:themeColor="text1"/>
          <w:spacing w:val="10"/>
          <w:sz w:val="24"/>
          <w:szCs w:val="24"/>
          <w:rPrChange w:id="1823" w:author="JY0225" w:date="2017-08-24T11:10:00Z">
            <w:rPr>
              <w:rFonts w:ascii="Times New Roman" w:hAnsi="Times New Roman" w:cs="Times New Roman" w:hint="eastAsia"/>
              <w:color w:val="000000" w:themeColor="text1"/>
              <w:spacing w:val="10"/>
              <w:sz w:val="24"/>
            </w:rPr>
          </w:rPrChange>
        </w:rPr>
        <w:t>Windows</w:t>
      </w:r>
      <w:r w:rsidR="00F23B9D" w:rsidRPr="0034779C">
        <w:rPr>
          <w:rFonts w:asciiTheme="minorEastAsia" w:hAnsiTheme="minorEastAsia" w:cs="Times New Roman"/>
          <w:color w:val="000000" w:themeColor="text1"/>
          <w:spacing w:val="10"/>
          <w:sz w:val="24"/>
          <w:szCs w:val="24"/>
          <w:rPrChange w:id="1824" w:author="JY0225" w:date="2017-08-24T11:10:00Z">
            <w:rPr>
              <w:rFonts w:ascii="Times New Roman" w:hAnsi="Times New Roman" w:cs="Times New Roman"/>
              <w:color w:val="000000" w:themeColor="text1"/>
              <w:spacing w:val="10"/>
              <w:sz w:val="24"/>
            </w:rPr>
          </w:rPrChange>
        </w:rPr>
        <w:t xml:space="preserve"> Phone</w:t>
      </w:r>
      <w:r w:rsidR="00F23B9D" w:rsidRPr="0034779C">
        <w:rPr>
          <w:rFonts w:asciiTheme="minorEastAsia" w:hAnsiTheme="minorEastAsia" w:cs="Times New Roman" w:hint="eastAsia"/>
          <w:color w:val="000000" w:themeColor="text1"/>
          <w:spacing w:val="10"/>
          <w:sz w:val="24"/>
          <w:szCs w:val="24"/>
          <w:rPrChange w:id="1825" w:author="JY0225" w:date="2017-08-24T11:10:00Z">
            <w:rPr>
              <w:rFonts w:ascii="Times New Roman" w:hAnsi="Times New Roman" w:cs="Times New Roman" w:hint="eastAsia"/>
              <w:color w:val="000000" w:themeColor="text1"/>
              <w:spacing w:val="10"/>
              <w:sz w:val="24"/>
            </w:rPr>
          </w:rPrChange>
        </w:rPr>
        <w:t>，</w:t>
      </w:r>
      <w:r w:rsidR="00F23B9D" w:rsidRPr="0034779C">
        <w:rPr>
          <w:rFonts w:asciiTheme="minorEastAsia" w:hAnsiTheme="minorEastAsia" w:cs="Times New Roman"/>
          <w:color w:val="000000" w:themeColor="text1"/>
          <w:spacing w:val="10"/>
          <w:sz w:val="24"/>
          <w:szCs w:val="24"/>
          <w:rPrChange w:id="1826" w:author="JY0225" w:date="2017-08-24T11:10:00Z">
            <w:rPr>
              <w:rFonts w:ascii="Times New Roman" w:hAnsi="Times New Roman" w:cs="Times New Roman"/>
              <w:color w:val="000000" w:themeColor="text1"/>
              <w:spacing w:val="10"/>
              <w:sz w:val="24"/>
            </w:rPr>
          </w:rPrChange>
        </w:rPr>
        <w:t>Dropbox</w:t>
      </w:r>
      <w:r w:rsidR="00F23B9D" w:rsidRPr="0034779C">
        <w:rPr>
          <w:rFonts w:asciiTheme="minorEastAsia" w:hAnsiTheme="minorEastAsia" w:cs="Times New Roman"/>
          <w:color w:val="000000" w:themeColor="text1"/>
          <w:spacing w:val="10"/>
          <w:sz w:val="24"/>
          <w:szCs w:val="24"/>
          <w:rPrChange w:id="1827" w:author="JY0225" w:date="2017-08-24T11:10:00Z">
            <w:rPr>
              <w:rFonts w:ascii="Times New Roman" w:hAnsi="Times New Roman" w:cs="Times New Roman"/>
              <w:color w:val="000000" w:themeColor="text1"/>
              <w:spacing w:val="10"/>
              <w:sz w:val="24"/>
            </w:rPr>
          </w:rPrChange>
        </w:rPr>
        <w:t>是唯一</w:t>
      </w:r>
      <w:r w:rsidR="00F23B9D" w:rsidRPr="0034779C">
        <w:rPr>
          <w:rFonts w:asciiTheme="minorEastAsia" w:hAnsiTheme="minorEastAsia" w:cs="Times New Roman" w:hint="eastAsia"/>
          <w:color w:val="000000" w:themeColor="text1"/>
          <w:spacing w:val="10"/>
          <w:sz w:val="24"/>
          <w:szCs w:val="24"/>
          <w:rPrChange w:id="1828" w:author="JY0225" w:date="2017-08-24T11:10:00Z">
            <w:rPr>
              <w:rFonts w:ascii="Times New Roman" w:hAnsi="Times New Roman" w:cs="Times New Roman" w:hint="eastAsia"/>
              <w:color w:val="000000" w:themeColor="text1"/>
              <w:spacing w:val="10"/>
              <w:sz w:val="24"/>
            </w:rPr>
          </w:rPrChange>
        </w:rPr>
        <w:t>支持</w:t>
      </w:r>
      <w:r w:rsidR="00F23B9D" w:rsidRPr="0034779C">
        <w:rPr>
          <w:rFonts w:asciiTheme="minorEastAsia" w:hAnsiTheme="minorEastAsia" w:cs="Times New Roman" w:hint="eastAsia"/>
          <w:color w:val="000000" w:themeColor="text1"/>
          <w:spacing w:val="10"/>
          <w:sz w:val="24"/>
          <w:szCs w:val="24"/>
          <w:rPrChange w:id="1829" w:author="JY0225" w:date="2017-08-24T11:10:00Z">
            <w:rPr>
              <w:rFonts w:ascii="Times New Roman" w:hAnsi="Times New Roman" w:cs="Times New Roman" w:hint="eastAsia"/>
              <w:color w:val="000000" w:themeColor="text1"/>
              <w:spacing w:val="10"/>
              <w:sz w:val="24"/>
            </w:rPr>
          </w:rPrChange>
        </w:rPr>
        <w:t>Linux</w:t>
      </w:r>
      <w:r w:rsidR="00F23B9D" w:rsidRPr="0034779C">
        <w:rPr>
          <w:rFonts w:asciiTheme="minorEastAsia" w:hAnsiTheme="minorEastAsia" w:cs="Times New Roman" w:hint="eastAsia"/>
          <w:color w:val="000000" w:themeColor="text1"/>
          <w:spacing w:val="10"/>
          <w:sz w:val="24"/>
          <w:szCs w:val="24"/>
          <w:rPrChange w:id="1830" w:author="JY0225" w:date="2017-08-24T11:10:00Z">
            <w:rPr>
              <w:rFonts w:ascii="Times New Roman" w:hAnsi="Times New Roman" w:cs="Times New Roman" w:hint="eastAsia"/>
              <w:color w:val="000000" w:themeColor="text1"/>
              <w:spacing w:val="10"/>
              <w:sz w:val="24"/>
            </w:rPr>
          </w:rPrChange>
        </w:rPr>
        <w:t>和</w:t>
      </w:r>
      <w:r w:rsidR="00F23B9D" w:rsidRPr="0034779C">
        <w:rPr>
          <w:rFonts w:asciiTheme="minorEastAsia" w:hAnsiTheme="minorEastAsia" w:cs="Times New Roman" w:hint="eastAsia"/>
          <w:color w:val="000000" w:themeColor="text1"/>
          <w:spacing w:val="10"/>
          <w:sz w:val="24"/>
          <w:szCs w:val="24"/>
          <w:rPrChange w:id="1831" w:author="JY0225" w:date="2017-08-24T11:10:00Z">
            <w:rPr>
              <w:rFonts w:ascii="Times New Roman" w:hAnsi="Times New Roman" w:cs="Times New Roman" w:hint="eastAsia"/>
              <w:color w:val="000000" w:themeColor="text1"/>
              <w:spacing w:val="10"/>
              <w:sz w:val="24"/>
            </w:rPr>
          </w:rPrChange>
        </w:rPr>
        <w:t>BlackBerry</w:t>
      </w:r>
      <w:r w:rsidR="00F23B9D" w:rsidRPr="0034779C">
        <w:rPr>
          <w:rFonts w:asciiTheme="minorEastAsia" w:hAnsiTheme="minorEastAsia" w:cs="Times New Roman" w:hint="eastAsia"/>
          <w:color w:val="000000" w:themeColor="text1"/>
          <w:spacing w:val="10"/>
          <w:sz w:val="24"/>
          <w:szCs w:val="24"/>
          <w:rPrChange w:id="1832" w:author="JY0225" w:date="2017-08-24T11:10:00Z">
            <w:rPr>
              <w:rFonts w:ascii="Times New Roman" w:hAnsi="Times New Roman" w:cs="Times New Roman" w:hint="eastAsia"/>
              <w:color w:val="000000" w:themeColor="text1"/>
              <w:spacing w:val="10"/>
              <w:sz w:val="24"/>
            </w:rPr>
          </w:rPrChange>
        </w:rPr>
        <w:t>智能手机的平台</w:t>
      </w:r>
      <w:r w:rsidR="000D6924" w:rsidRPr="0034779C">
        <w:rPr>
          <w:rFonts w:asciiTheme="minorEastAsia" w:hAnsiTheme="minorEastAsia"/>
          <w:color w:val="000000" w:themeColor="text1"/>
          <w:sz w:val="24"/>
          <w:szCs w:val="24"/>
          <w:vertAlign w:val="superscript"/>
          <w:rPrChange w:id="1833" w:author="JY0225" w:date="2017-08-24T11:10:00Z">
            <w:rPr>
              <w:color w:val="000000" w:themeColor="text1"/>
              <w:vertAlign w:val="superscript"/>
            </w:rPr>
          </w:rPrChange>
        </w:rPr>
        <w:fldChar w:fldCharType="begin"/>
      </w:r>
      <w:r w:rsidR="000D6924" w:rsidRPr="0034779C">
        <w:rPr>
          <w:rFonts w:asciiTheme="minorEastAsia" w:hAnsiTheme="minorEastAsia"/>
          <w:color w:val="000000" w:themeColor="text1"/>
          <w:sz w:val="24"/>
          <w:szCs w:val="24"/>
          <w:vertAlign w:val="superscript"/>
          <w:rPrChange w:id="1834" w:author="JY0225" w:date="2017-08-24T11:10:00Z">
            <w:rPr>
              <w:color w:val="000000" w:themeColor="text1"/>
              <w:vertAlign w:val="superscript"/>
            </w:rPr>
          </w:rPrChange>
        </w:rPr>
        <w:instrText xml:space="preserve"> REF _Ref489793334 \r \h </w:instrText>
      </w:r>
      <w:r w:rsidR="000D6924" w:rsidRPr="0034779C">
        <w:rPr>
          <w:rFonts w:asciiTheme="minorEastAsia" w:hAnsiTheme="minorEastAsia"/>
          <w:color w:val="000000" w:themeColor="text1"/>
          <w:sz w:val="24"/>
          <w:szCs w:val="24"/>
          <w:vertAlign w:val="superscript"/>
          <w:rPrChange w:id="1835" w:author="JY0225" w:date="2017-08-24T11:10:00Z">
            <w:rPr>
              <w:color w:val="000000" w:themeColor="text1"/>
              <w:vertAlign w:val="superscript"/>
            </w:rPr>
          </w:rPrChange>
        </w:rPr>
      </w:r>
      <w:r w:rsidR="0034779C" w:rsidRPr="0034779C">
        <w:rPr>
          <w:rFonts w:asciiTheme="minorEastAsia" w:hAnsiTheme="minorEastAsia"/>
          <w:color w:val="000000" w:themeColor="text1"/>
          <w:sz w:val="24"/>
          <w:szCs w:val="24"/>
          <w:vertAlign w:val="superscript"/>
          <w:rPrChange w:id="1836" w:author="JY0225" w:date="2017-08-24T11:10:00Z">
            <w:rPr>
              <w:color w:val="000000" w:themeColor="text1"/>
              <w:sz w:val="24"/>
              <w:szCs w:val="24"/>
              <w:vertAlign w:val="superscript"/>
            </w:rPr>
          </w:rPrChange>
        </w:rPr>
        <w:instrText xml:space="preserve"> \* MERGEFORMAT </w:instrText>
      </w:r>
      <w:r w:rsidR="000D6924" w:rsidRPr="0034779C">
        <w:rPr>
          <w:rFonts w:asciiTheme="minorEastAsia" w:hAnsiTheme="minorEastAsia"/>
          <w:color w:val="000000" w:themeColor="text1"/>
          <w:sz w:val="24"/>
          <w:szCs w:val="24"/>
          <w:vertAlign w:val="superscript"/>
          <w:rPrChange w:id="1837" w:author="JY0225" w:date="2017-08-24T11:10:00Z">
            <w:rPr>
              <w:color w:val="000000" w:themeColor="text1"/>
              <w:vertAlign w:val="superscript"/>
            </w:rPr>
          </w:rPrChange>
        </w:rPr>
        <w:fldChar w:fldCharType="separate"/>
      </w:r>
      <w:r w:rsidR="008E2759" w:rsidRPr="0034779C">
        <w:rPr>
          <w:rFonts w:asciiTheme="minorEastAsia" w:hAnsiTheme="minorEastAsia"/>
          <w:color w:val="000000" w:themeColor="text1"/>
          <w:sz w:val="24"/>
          <w:szCs w:val="24"/>
          <w:vertAlign w:val="superscript"/>
          <w:rPrChange w:id="1838" w:author="JY0225" w:date="2017-08-24T11:10:00Z">
            <w:rPr>
              <w:color w:val="000000" w:themeColor="text1"/>
              <w:vertAlign w:val="superscript"/>
            </w:rPr>
          </w:rPrChange>
        </w:rPr>
        <w:t>[20]</w:t>
      </w:r>
      <w:r w:rsidR="000D6924" w:rsidRPr="0034779C">
        <w:rPr>
          <w:rFonts w:asciiTheme="minorEastAsia" w:hAnsiTheme="minorEastAsia"/>
          <w:color w:val="000000" w:themeColor="text1"/>
          <w:sz w:val="24"/>
          <w:szCs w:val="24"/>
          <w:vertAlign w:val="superscript"/>
          <w:rPrChange w:id="1839" w:author="JY0225" w:date="2017-08-24T11:10:00Z">
            <w:rPr>
              <w:color w:val="000000" w:themeColor="text1"/>
              <w:vertAlign w:val="superscript"/>
            </w:rPr>
          </w:rPrChange>
        </w:rPr>
        <w:fldChar w:fldCharType="end"/>
      </w:r>
      <w:r w:rsidR="00F23B9D" w:rsidRPr="0034779C">
        <w:rPr>
          <w:rFonts w:asciiTheme="minorEastAsia" w:hAnsiTheme="minorEastAsia" w:cs="Times New Roman" w:hint="eastAsia"/>
          <w:color w:val="000000" w:themeColor="text1"/>
          <w:spacing w:val="10"/>
          <w:sz w:val="24"/>
          <w:szCs w:val="24"/>
          <w:rPrChange w:id="1840" w:author="JY0225" w:date="2017-08-24T11:10:00Z">
            <w:rPr>
              <w:rFonts w:ascii="Times New Roman" w:hAnsi="Times New Roman" w:cs="Times New Roman" w:hint="eastAsia"/>
              <w:color w:val="000000" w:themeColor="text1"/>
              <w:spacing w:val="10"/>
              <w:sz w:val="24"/>
            </w:rPr>
          </w:rPrChange>
        </w:rPr>
        <w:t>。</w:t>
      </w:r>
    </w:p>
    <w:p w14:paraId="20115EA5" w14:textId="488A13B1" w:rsidR="00DC3BB6" w:rsidRPr="0034779C" w:rsidRDefault="0060033A" w:rsidP="001C008D">
      <w:pPr>
        <w:spacing w:line="400" w:lineRule="exact"/>
        <w:ind w:firstLine="420"/>
        <w:rPr>
          <w:rFonts w:asciiTheme="minorEastAsia" w:hAnsiTheme="minorEastAsia" w:cs="Times New Roman"/>
          <w:spacing w:val="10"/>
          <w:sz w:val="24"/>
          <w:szCs w:val="24"/>
          <w:rPrChange w:id="1841" w:author="JY0225" w:date="2017-08-24T11:10:00Z">
            <w:rPr>
              <w:rFonts w:ascii="Times New Roman" w:hAnsi="Times New Roman" w:cs="Times New Roman"/>
              <w:spacing w:val="10"/>
              <w:sz w:val="24"/>
            </w:rPr>
          </w:rPrChange>
        </w:rPr>
      </w:pPr>
      <w:r w:rsidRPr="0034779C">
        <w:rPr>
          <w:rFonts w:asciiTheme="minorEastAsia" w:hAnsiTheme="minorEastAsia" w:cs="Times New Roman" w:hint="eastAsia"/>
          <w:spacing w:val="10"/>
          <w:sz w:val="24"/>
          <w:szCs w:val="24"/>
          <w:rPrChange w:id="1842" w:author="JY0225" w:date="2017-08-24T11:10:00Z">
            <w:rPr>
              <w:rFonts w:ascii="Times New Roman" w:hAnsi="Times New Roman" w:cs="Times New Roman" w:hint="eastAsia"/>
              <w:spacing w:val="10"/>
              <w:sz w:val="24"/>
            </w:rPr>
          </w:rPrChange>
        </w:rPr>
        <w:t>尽管这些</w:t>
      </w:r>
      <w:r w:rsidR="00DC3BB6" w:rsidRPr="0034779C">
        <w:rPr>
          <w:rFonts w:asciiTheme="minorEastAsia" w:hAnsiTheme="minorEastAsia" w:cs="Times New Roman" w:hint="eastAsia"/>
          <w:spacing w:val="10"/>
          <w:sz w:val="24"/>
          <w:szCs w:val="24"/>
          <w:rPrChange w:id="1843" w:author="JY0225" w:date="2017-08-24T11:10:00Z">
            <w:rPr>
              <w:rFonts w:ascii="Times New Roman" w:hAnsi="Times New Roman" w:cs="Times New Roman" w:hint="eastAsia"/>
              <w:spacing w:val="10"/>
              <w:sz w:val="24"/>
            </w:rPr>
          </w:rPrChange>
        </w:rPr>
        <w:t>云备份</w:t>
      </w:r>
      <w:r w:rsidR="003D0018" w:rsidRPr="0034779C">
        <w:rPr>
          <w:rFonts w:asciiTheme="minorEastAsia" w:hAnsiTheme="minorEastAsia" w:cs="Times New Roman" w:hint="eastAsia"/>
          <w:spacing w:val="10"/>
          <w:sz w:val="24"/>
          <w:szCs w:val="24"/>
          <w:rPrChange w:id="1844" w:author="JY0225" w:date="2017-08-24T11:10:00Z">
            <w:rPr>
              <w:rFonts w:ascii="Times New Roman" w:hAnsi="Times New Roman" w:cs="Times New Roman" w:hint="eastAsia"/>
              <w:spacing w:val="10"/>
              <w:sz w:val="24"/>
            </w:rPr>
          </w:rPrChange>
        </w:rPr>
        <w:t>服务产品在市场上取得了很大的成功，但是</w:t>
      </w:r>
      <w:r w:rsidR="00DC3BB6" w:rsidRPr="0034779C">
        <w:rPr>
          <w:rFonts w:asciiTheme="minorEastAsia" w:hAnsiTheme="minorEastAsia" w:cs="Times New Roman" w:hint="eastAsia"/>
          <w:spacing w:val="10"/>
          <w:sz w:val="24"/>
          <w:szCs w:val="24"/>
          <w:rPrChange w:id="1845" w:author="JY0225" w:date="2017-08-24T11:10:00Z">
            <w:rPr>
              <w:rFonts w:ascii="Times New Roman" w:hAnsi="Times New Roman" w:cs="Times New Roman" w:hint="eastAsia"/>
              <w:spacing w:val="10"/>
              <w:sz w:val="24"/>
            </w:rPr>
          </w:rPrChange>
        </w:rPr>
        <w:t>仍存在一些问题。在功能上以上四大云备份服务平台存在一些不足，都没有提供本地缓存的功能，也就是说它们只做到了服务器端的去重，当服务器中存在用户待上传的文件时，可以通过在服务器端拷贝文件的方式实现“秒传”功能。然而重复地从服务器端下载同</w:t>
      </w:r>
      <w:r w:rsidR="00827EC4" w:rsidRPr="0034779C">
        <w:rPr>
          <w:rFonts w:asciiTheme="minorEastAsia" w:hAnsiTheme="minorEastAsia" w:cs="Times New Roman" w:hint="eastAsia"/>
          <w:spacing w:val="10"/>
          <w:sz w:val="24"/>
          <w:szCs w:val="24"/>
          <w:rPrChange w:id="1846" w:author="JY0225" w:date="2017-08-24T11:10:00Z">
            <w:rPr>
              <w:rFonts w:ascii="Times New Roman" w:hAnsi="Times New Roman" w:cs="Times New Roman" w:hint="eastAsia"/>
              <w:spacing w:val="10"/>
              <w:sz w:val="24"/>
            </w:rPr>
          </w:rPrChange>
        </w:rPr>
        <w:t>一文件也是一种常见的用户行为，如果在本地备份用户下载的文件，</w:t>
      </w:r>
      <w:r w:rsidR="00DC3BB6" w:rsidRPr="0034779C">
        <w:rPr>
          <w:rFonts w:asciiTheme="minorEastAsia" w:hAnsiTheme="minorEastAsia" w:cs="Times New Roman" w:hint="eastAsia"/>
          <w:spacing w:val="10"/>
          <w:sz w:val="24"/>
          <w:szCs w:val="24"/>
          <w:rPrChange w:id="1847" w:author="JY0225" w:date="2017-08-24T11:10:00Z">
            <w:rPr>
              <w:rFonts w:ascii="Times New Roman" w:hAnsi="Times New Roman" w:cs="Times New Roman" w:hint="eastAsia"/>
              <w:spacing w:val="10"/>
              <w:sz w:val="24"/>
            </w:rPr>
          </w:rPrChange>
        </w:rPr>
        <w:t>也可以</w:t>
      </w:r>
      <w:r w:rsidR="00DC3BB6" w:rsidRPr="0034779C">
        <w:rPr>
          <w:rFonts w:asciiTheme="minorEastAsia" w:hAnsiTheme="minorEastAsia" w:cs="Times New Roman"/>
          <w:spacing w:val="10"/>
          <w:sz w:val="24"/>
          <w:szCs w:val="24"/>
          <w:rPrChange w:id="1848" w:author="JY0225" w:date="2017-08-24T11:10:00Z">
            <w:rPr>
              <w:rFonts w:ascii="Times New Roman" w:hAnsi="Times New Roman" w:cs="Times New Roman"/>
              <w:spacing w:val="10"/>
              <w:sz w:val="24"/>
            </w:rPr>
          </w:rPrChange>
        </w:rPr>
        <w:t>利用本地缓存技术</w:t>
      </w:r>
      <w:r w:rsidR="00DC3BB6" w:rsidRPr="0034779C">
        <w:rPr>
          <w:rFonts w:asciiTheme="minorEastAsia" w:hAnsiTheme="minorEastAsia" w:cs="Times New Roman" w:hint="eastAsia"/>
          <w:spacing w:val="10"/>
          <w:sz w:val="24"/>
          <w:szCs w:val="24"/>
          <w:rPrChange w:id="1849" w:author="JY0225" w:date="2017-08-24T11:10:00Z">
            <w:rPr>
              <w:rFonts w:ascii="Times New Roman" w:hAnsi="Times New Roman" w:cs="Times New Roman" w:hint="eastAsia"/>
              <w:spacing w:val="10"/>
              <w:sz w:val="24"/>
            </w:rPr>
          </w:rPrChange>
        </w:rPr>
        <w:t>，</w:t>
      </w:r>
      <w:r w:rsidR="00DC3BB6" w:rsidRPr="0034779C">
        <w:rPr>
          <w:rFonts w:asciiTheme="minorEastAsia" w:hAnsiTheme="minorEastAsia" w:cs="Times New Roman"/>
          <w:spacing w:val="10"/>
          <w:sz w:val="24"/>
          <w:szCs w:val="24"/>
          <w:rPrChange w:id="1850" w:author="JY0225" w:date="2017-08-24T11:10:00Z">
            <w:rPr>
              <w:rFonts w:ascii="Times New Roman" w:hAnsi="Times New Roman" w:cs="Times New Roman"/>
              <w:spacing w:val="10"/>
              <w:sz w:val="24"/>
            </w:rPr>
          </w:rPrChange>
        </w:rPr>
        <w:t>节省下载时所需的网络带宽</w:t>
      </w:r>
      <w:r w:rsidR="00DC3BB6" w:rsidRPr="0034779C">
        <w:rPr>
          <w:rFonts w:asciiTheme="minorEastAsia" w:hAnsiTheme="minorEastAsia" w:cs="Times New Roman" w:hint="eastAsia"/>
          <w:spacing w:val="10"/>
          <w:sz w:val="24"/>
          <w:szCs w:val="24"/>
          <w:rPrChange w:id="1851" w:author="JY0225" w:date="2017-08-24T11:10:00Z">
            <w:rPr>
              <w:rFonts w:ascii="Times New Roman" w:hAnsi="Times New Roman" w:cs="Times New Roman" w:hint="eastAsia"/>
              <w:spacing w:val="10"/>
              <w:sz w:val="24"/>
            </w:rPr>
          </w:rPrChange>
        </w:rPr>
        <w:t>，</w:t>
      </w:r>
      <w:r w:rsidR="00DC3BB6" w:rsidRPr="0034779C">
        <w:rPr>
          <w:rFonts w:asciiTheme="minorEastAsia" w:hAnsiTheme="minorEastAsia" w:cs="Times New Roman"/>
          <w:spacing w:val="10"/>
          <w:sz w:val="24"/>
          <w:szCs w:val="24"/>
          <w:rPrChange w:id="1852" w:author="JY0225" w:date="2017-08-24T11:10:00Z">
            <w:rPr>
              <w:rFonts w:ascii="Times New Roman" w:hAnsi="Times New Roman" w:cs="Times New Roman"/>
              <w:spacing w:val="10"/>
              <w:sz w:val="24"/>
            </w:rPr>
          </w:rPrChange>
        </w:rPr>
        <w:t>从而实现快速下载功能</w:t>
      </w:r>
      <w:r w:rsidR="00DC3BB6" w:rsidRPr="0034779C">
        <w:rPr>
          <w:rFonts w:asciiTheme="minorEastAsia" w:hAnsiTheme="minorEastAsia" w:cs="Times New Roman" w:hint="eastAsia"/>
          <w:spacing w:val="10"/>
          <w:sz w:val="24"/>
          <w:szCs w:val="24"/>
          <w:rPrChange w:id="1853" w:author="JY0225" w:date="2017-08-24T11:10:00Z">
            <w:rPr>
              <w:rFonts w:ascii="Times New Roman" w:hAnsi="Times New Roman" w:cs="Times New Roman" w:hint="eastAsia"/>
              <w:spacing w:val="10"/>
              <w:sz w:val="24"/>
            </w:rPr>
          </w:rPrChange>
        </w:rPr>
        <w:t>。</w:t>
      </w:r>
      <w:r w:rsidR="001C008D" w:rsidRPr="0034779C">
        <w:rPr>
          <w:rFonts w:asciiTheme="minorEastAsia" w:hAnsiTheme="minorEastAsia" w:cs="Times New Roman" w:hint="eastAsia"/>
          <w:spacing w:val="10"/>
          <w:sz w:val="24"/>
          <w:szCs w:val="24"/>
          <w:rPrChange w:id="1854" w:author="JY0225" w:date="2017-08-24T11:10:00Z">
            <w:rPr>
              <w:rFonts w:ascii="Times New Roman" w:hAnsi="Times New Roman" w:cs="Times New Roman" w:hint="eastAsia"/>
              <w:spacing w:val="10"/>
              <w:sz w:val="24"/>
            </w:rPr>
          </w:rPrChange>
        </w:rPr>
        <w:t>此外，以上的云备份服务商都没有提供插件形式的客户端，这种类型的客户端使用十分方便，更加轻量级，同时还支持用户将网页上浏览的任何形式的资源</w:t>
      </w:r>
      <w:ins w:id="1855" w:author="JY0225" w:date="2017-08-14T12:31:00Z">
        <w:r w:rsidR="007830F2" w:rsidRPr="0034779C">
          <w:rPr>
            <w:rFonts w:asciiTheme="minorEastAsia" w:hAnsiTheme="minorEastAsia" w:cs="Times New Roman" w:hint="eastAsia"/>
            <w:spacing w:val="10"/>
            <w:sz w:val="24"/>
            <w:szCs w:val="24"/>
            <w:rPrChange w:id="1856" w:author="JY0225" w:date="2017-08-24T11:10:00Z">
              <w:rPr>
                <w:rFonts w:ascii="Times New Roman" w:hAnsi="Times New Roman" w:cs="Times New Roman" w:hint="eastAsia"/>
                <w:spacing w:val="10"/>
                <w:sz w:val="24"/>
              </w:rPr>
            </w:rPrChange>
          </w:rPr>
          <w:t>同步</w:t>
        </w:r>
      </w:ins>
      <w:del w:id="1857" w:author="JY0225" w:date="2017-08-14T12:31:00Z">
        <w:r w:rsidR="001C008D" w:rsidRPr="0034779C" w:rsidDel="007830F2">
          <w:rPr>
            <w:rFonts w:asciiTheme="minorEastAsia" w:hAnsiTheme="minorEastAsia" w:cs="Times New Roman" w:hint="eastAsia"/>
            <w:spacing w:val="10"/>
            <w:sz w:val="24"/>
            <w:szCs w:val="24"/>
            <w:rPrChange w:id="1858" w:author="JY0225" w:date="2017-08-24T11:10:00Z">
              <w:rPr>
                <w:rFonts w:ascii="Times New Roman" w:hAnsi="Times New Roman" w:cs="Times New Roman" w:hint="eastAsia"/>
                <w:spacing w:val="10"/>
                <w:sz w:val="24"/>
              </w:rPr>
            </w:rPrChange>
          </w:rPr>
          <w:delText>随时</w:delText>
        </w:r>
      </w:del>
      <w:r w:rsidR="001C008D" w:rsidRPr="0034779C">
        <w:rPr>
          <w:rFonts w:asciiTheme="minorEastAsia" w:hAnsiTheme="minorEastAsia" w:cs="Times New Roman" w:hint="eastAsia"/>
          <w:spacing w:val="10"/>
          <w:sz w:val="24"/>
          <w:szCs w:val="24"/>
          <w:rPrChange w:id="1859" w:author="JY0225" w:date="2017-08-24T11:10:00Z">
            <w:rPr>
              <w:rFonts w:ascii="Times New Roman" w:hAnsi="Times New Roman" w:cs="Times New Roman" w:hint="eastAsia"/>
              <w:spacing w:val="10"/>
              <w:sz w:val="24"/>
            </w:rPr>
          </w:rPrChange>
        </w:rPr>
        <w:t>上传到服务器。</w:t>
      </w:r>
      <w:r w:rsidR="00DC3BB6" w:rsidRPr="0034779C">
        <w:rPr>
          <w:rFonts w:asciiTheme="minorEastAsia" w:hAnsiTheme="minorEastAsia" w:cs="Times New Roman" w:hint="eastAsia"/>
          <w:spacing w:val="10"/>
          <w:sz w:val="24"/>
          <w:szCs w:val="24"/>
          <w:rPrChange w:id="1860" w:author="JY0225" w:date="2017-08-24T11:10:00Z">
            <w:rPr>
              <w:rFonts w:ascii="Times New Roman" w:hAnsi="Times New Roman" w:cs="Times New Roman" w:hint="eastAsia"/>
              <w:spacing w:val="10"/>
              <w:sz w:val="24"/>
            </w:rPr>
          </w:rPrChange>
        </w:rPr>
        <w:t>在安全性上，成熟云备份平台也存在一些漏洞，有些漏洞被黑客利用后对用户利益造成了严重的损伤，如百度云</w:t>
      </w:r>
      <w:r w:rsidR="00DC3BB6" w:rsidRPr="0034779C">
        <w:rPr>
          <w:rFonts w:asciiTheme="minorEastAsia" w:hAnsiTheme="minorEastAsia" w:cs="Times New Roman" w:hint="eastAsia"/>
          <w:spacing w:val="10"/>
          <w:sz w:val="24"/>
          <w:szCs w:val="24"/>
          <w:rPrChange w:id="1861" w:author="JY0225" w:date="2017-08-24T11:10:00Z">
            <w:rPr>
              <w:rFonts w:ascii="Times New Roman" w:hAnsi="Times New Roman" w:cs="Times New Roman" w:hint="eastAsia"/>
              <w:spacing w:val="10"/>
              <w:sz w:val="24"/>
            </w:rPr>
          </w:rPrChange>
        </w:rPr>
        <w:t>SDK虫洞漏洞</w:t>
      </w:r>
      <w:r w:rsidR="00DC3BB6" w:rsidRPr="0034779C">
        <w:rPr>
          <w:rStyle w:val="affff8"/>
          <w:rFonts w:asciiTheme="minorEastAsia" w:hAnsiTheme="minorEastAsia" w:cs="Times New Roman"/>
          <w:spacing w:val="10"/>
          <w:sz w:val="24"/>
          <w:szCs w:val="24"/>
          <w:rPrChange w:id="1862" w:author="JY0225" w:date="2017-08-24T11:10:00Z">
            <w:rPr>
              <w:rStyle w:val="affff8"/>
              <w:rFonts w:ascii="Times New Roman" w:hAnsi="Times New Roman" w:cs="Times New Roman"/>
              <w:spacing w:val="10"/>
              <w:sz w:val="24"/>
            </w:rPr>
          </w:rPrChange>
        </w:rPr>
        <w:footnoteReference w:id="3"/>
      </w:r>
      <w:r w:rsidR="00DC3BB6" w:rsidRPr="0034779C">
        <w:rPr>
          <w:rFonts w:asciiTheme="minorEastAsia" w:hAnsiTheme="minorEastAsia" w:cs="Times New Roman" w:hint="eastAsia"/>
          <w:spacing w:val="10"/>
          <w:sz w:val="24"/>
          <w:szCs w:val="24"/>
          <w:rPrChange w:id="1863" w:author="JY0225" w:date="2017-08-24T11:10:00Z">
            <w:rPr>
              <w:rFonts w:ascii="Times New Roman" w:hAnsi="Times New Roman" w:cs="Times New Roman" w:hint="eastAsia"/>
              <w:spacing w:val="10"/>
              <w:sz w:val="24"/>
            </w:rPr>
          </w:rPrChange>
        </w:rPr>
        <w:t xml:space="preserve"> </w:t>
      </w:r>
      <w:r w:rsidR="00DC3BB6" w:rsidRPr="0034779C">
        <w:rPr>
          <w:rFonts w:asciiTheme="minorEastAsia" w:hAnsiTheme="minorEastAsia" w:cs="Times New Roman" w:hint="eastAsia"/>
          <w:spacing w:val="10"/>
          <w:sz w:val="24"/>
          <w:szCs w:val="24"/>
          <w:rPrChange w:id="1864" w:author="JY0225" w:date="2017-08-24T11:10:00Z">
            <w:rPr>
              <w:rFonts w:ascii="Times New Roman" w:hAnsi="Times New Roman" w:cs="Times New Roman" w:hint="eastAsia"/>
              <w:spacing w:val="10"/>
              <w:sz w:val="24"/>
            </w:rPr>
          </w:rPrChange>
        </w:rPr>
        <w:t>，安装了百度云的</w:t>
      </w:r>
      <w:r w:rsidR="00DC3BB6" w:rsidRPr="0034779C">
        <w:rPr>
          <w:rFonts w:asciiTheme="minorEastAsia" w:hAnsiTheme="minorEastAsia" w:cs="Times New Roman" w:hint="eastAsia"/>
          <w:spacing w:val="10"/>
          <w:sz w:val="24"/>
          <w:szCs w:val="24"/>
          <w:rPrChange w:id="1865" w:author="JY0225" w:date="2017-08-24T11:10:00Z">
            <w:rPr>
              <w:rFonts w:ascii="Times New Roman" w:hAnsi="Times New Roman" w:cs="Times New Roman" w:hint="eastAsia"/>
              <w:spacing w:val="10"/>
              <w:sz w:val="24"/>
            </w:rPr>
          </w:rPrChange>
        </w:rPr>
        <w:t>Android</w:t>
      </w:r>
      <w:r w:rsidR="00DC3BB6" w:rsidRPr="0034779C">
        <w:rPr>
          <w:rFonts w:asciiTheme="minorEastAsia" w:hAnsiTheme="minorEastAsia" w:cs="Times New Roman" w:hint="eastAsia"/>
          <w:spacing w:val="10"/>
          <w:sz w:val="24"/>
          <w:szCs w:val="24"/>
          <w:rPrChange w:id="1866" w:author="JY0225" w:date="2017-08-24T11:10:00Z">
            <w:rPr>
              <w:rFonts w:ascii="Times New Roman" w:hAnsi="Times New Roman" w:cs="Times New Roman" w:hint="eastAsia"/>
              <w:spacing w:val="10"/>
              <w:sz w:val="24"/>
            </w:rPr>
          </w:rPrChange>
        </w:rPr>
        <w:t>手机遭到攻击后能被黑客任意操作。再如</w:t>
      </w:r>
      <w:r w:rsidR="00DC3BB6" w:rsidRPr="0034779C">
        <w:rPr>
          <w:rFonts w:asciiTheme="minorEastAsia" w:hAnsiTheme="minorEastAsia" w:cs="Times New Roman" w:hint="eastAsia"/>
          <w:spacing w:val="10"/>
          <w:sz w:val="24"/>
          <w:szCs w:val="24"/>
          <w:rPrChange w:id="1867" w:author="JY0225" w:date="2017-08-24T11:10:00Z">
            <w:rPr>
              <w:rFonts w:ascii="Times New Roman" w:hAnsi="Times New Roman" w:cs="Times New Roman" w:hint="eastAsia"/>
              <w:spacing w:val="10"/>
              <w:sz w:val="24"/>
            </w:rPr>
          </w:rPrChange>
        </w:rPr>
        <w:t>Dropbox</w:t>
      </w:r>
      <w:r w:rsidR="00DC3BB6" w:rsidRPr="0034779C">
        <w:rPr>
          <w:rFonts w:asciiTheme="minorEastAsia" w:hAnsiTheme="minorEastAsia" w:cs="Times New Roman"/>
          <w:spacing w:val="10"/>
          <w:sz w:val="24"/>
          <w:szCs w:val="24"/>
          <w:rPrChange w:id="1868" w:author="JY0225" w:date="2017-08-24T11:10:00Z">
            <w:rPr>
              <w:rFonts w:ascii="Times New Roman" w:hAnsi="Times New Roman" w:cs="Times New Roman"/>
              <w:spacing w:val="10"/>
              <w:sz w:val="24"/>
            </w:rPr>
          </w:rPrChange>
        </w:rPr>
        <w:t xml:space="preserve"> CVE-2014-8889的漏洞</w:t>
      </w:r>
      <w:r w:rsidR="00DC3BB6" w:rsidRPr="0034779C">
        <w:rPr>
          <w:rStyle w:val="affff8"/>
          <w:rFonts w:asciiTheme="minorEastAsia" w:hAnsiTheme="minorEastAsia" w:cs="Times New Roman"/>
          <w:spacing w:val="10"/>
          <w:sz w:val="24"/>
          <w:szCs w:val="24"/>
          <w:rPrChange w:id="1869" w:author="JY0225" w:date="2017-08-24T11:10:00Z">
            <w:rPr>
              <w:rStyle w:val="affff8"/>
              <w:rFonts w:ascii="Times New Roman" w:hAnsi="Times New Roman" w:cs="Times New Roman"/>
              <w:spacing w:val="10"/>
              <w:sz w:val="24"/>
            </w:rPr>
          </w:rPrChange>
        </w:rPr>
        <w:footnoteReference w:id="4"/>
      </w:r>
      <w:r w:rsidR="00DC3BB6" w:rsidRPr="0034779C">
        <w:rPr>
          <w:rFonts w:asciiTheme="minorEastAsia" w:hAnsiTheme="minorEastAsia" w:cs="Times New Roman" w:hint="eastAsia"/>
          <w:spacing w:val="10"/>
          <w:sz w:val="24"/>
          <w:szCs w:val="24"/>
          <w:rPrChange w:id="1870" w:author="JY0225" w:date="2017-08-24T11:10:00Z">
            <w:rPr>
              <w:rFonts w:ascii="Times New Roman" w:hAnsi="Times New Roman" w:cs="Times New Roman" w:hint="eastAsia"/>
              <w:spacing w:val="10"/>
              <w:sz w:val="24"/>
            </w:rPr>
          </w:rPrChange>
        </w:rPr>
        <w:t>，攻击者利用该漏洞可未经用户同意直接把应用程序和</w:t>
      </w:r>
      <w:r w:rsidR="00DC3BB6" w:rsidRPr="0034779C">
        <w:rPr>
          <w:rFonts w:asciiTheme="minorEastAsia" w:hAnsiTheme="minorEastAsia" w:cs="Times New Roman" w:hint="eastAsia"/>
          <w:spacing w:val="10"/>
          <w:sz w:val="24"/>
          <w:szCs w:val="24"/>
          <w:rPrChange w:id="1871" w:author="JY0225" w:date="2017-08-24T11:10:00Z">
            <w:rPr>
              <w:rFonts w:ascii="Times New Roman" w:hAnsi="Times New Roman" w:cs="Times New Roman" w:hint="eastAsia"/>
              <w:spacing w:val="10"/>
              <w:sz w:val="24"/>
            </w:rPr>
          </w:rPrChange>
        </w:rPr>
        <w:t>Dropbox</w:t>
      </w:r>
      <w:r w:rsidR="00DC3BB6" w:rsidRPr="0034779C">
        <w:rPr>
          <w:rFonts w:asciiTheme="minorEastAsia" w:hAnsiTheme="minorEastAsia" w:cs="Times New Roman" w:hint="eastAsia"/>
          <w:spacing w:val="10"/>
          <w:sz w:val="24"/>
          <w:szCs w:val="24"/>
          <w:rPrChange w:id="1872" w:author="JY0225" w:date="2017-08-24T11:10:00Z">
            <w:rPr>
              <w:rFonts w:ascii="Times New Roman" w:hAnsi="Times New Roman" w:cs="Times New Roman" w:hint="eastAsia"/>
              <w:spacing w:val="10"/>
              <w:sz w:val="24"/>
            </w:rPr>
          </w:rPrChange>
        </w:rPr>
        <w:t>账户连接。只要用户安装的应用程序使用了含有漏洞的</w:t>
      </w:r>
      <w:r w:rsidR="00DC3BB6" w:rsidRPr="0034779C">
        <w:rPr>
          <w:rFonts w:asciiTheme="minorEastAsia" w:hAnsiTheme="minorEastAsia" w:cs="Times New Roman" w:hint="eastAsia"/>
          <w:spacing w:val="10"/>
          <w:sz w:val="24"/>
          <w:szCs w:val="24"/>
          <w:rPrChange w:id="1873" w:author="JY0225" w:date="2017-08-24T11:10:00Z">
            <w:rPr>
              <w:rFonts w:ascii="Times New Roman" w:hAnsi="Times New Roman" w:cs="Times New Roman" w:hint="eastAsia"/>
              <w:spacing w:val="10"/>
              <w:sz w:val="24"/>
            </w:rPr>
          </w:rPrChange>
        </w:rPr>
        <w:t>Dropbox SDK</w:t>
      </w:r>
      <w:r w:rsidR="00DC3BB6" w:rsidRPr="0034779C">
        <w:rPr>
          <w:rFonts w:asciiTheme="minorEastAsia" w:hAnsiTheme="minorEastAsia" w:cs="Times New Roman" w:hint="eastAsia"/>
          <w:spacing w:val="10"/>
          <w:sz w:val="24"/>
          <w:szCs w:val="24"/>
          <w:rPrChange w:id="1874" w:author="JY0225" w:date="2017-08-24T11:10:00Z">
            <w:rPr>
              <w:rFonts w:ascii="Times New Roman" w:hAnsi="Times New Roman" w:cs="Times New Roman" w:hint="eastAsia"/>
              <w:spacing w:val="10"/>
              <w:sz w:val="24"/>
            </w:rPr>
          </w:rPrChange>
        </w:rPr>
        <w:t>，则其敏感信息就可能被攻击者窃取。</w:t>
      </w:r>
    </w:p>
    <w:p w14:paraId="2443670D" w14:textId="27E7164B" w:rsidR="008A6FE3" w:rsidRPr="008A6FE3" w:rsidRDefault="002E3864" w:rsidP="00CC3C4C">
      <w:pPr>
        <w:pStyle w:val="21"/>
        <w:spacing w:line="240" w:lineRule="auto"/>
      </w:pPr>
      <w:bookmarkStart w:id="1875" w:name="_Toc491335220"/>
      <w:r w:rsidRPr="00B87EE1">
        <w:t xml:space="preserve">1.2 </w:t>
      </w:r>
      <w:bookmarkEnd w:id="1269"/>
      <w:bookmarkEnd w:id="1270"/>
      <w:bookmarkEnd w:id="1271"/>
      <w:r w:rsidR="00C06BEE">
        <w:rPr>
          <w:rFonts w:hint="eastAsia"/>
        </w:rPr>
        <w:t>研究内容及意义</w:t>
      </w:r>
      <w:bookmarkEnd w:id="1875"/>
    </w:p>
    <w:p w14:paraId="73DEA187" w14:textId="73842C90" w:rsidR="008E66D8" w:rsidRPr="0034779C" w:rsidRDefault="001D3873" w:rsidP="00A078AB">
      <w:pPr>
        <w:spacing w:line="400" w:lineRule="exact"/>
        <w:ind w:firstLine="420"/>
        <w:rPr>
          <w:rFonts w:asciiTheme="minorEastAsia" w:hAnsiTheme="minorEastAsia" w:cs="Times New Roman"/>
          <w:spacing w:val="10"/>
          <w:sz w:val="24"/>
          <w:rPrChange w:id="1876" w:author="JY0225" w:date="2017-08-24T11:10:00Z">
            <w:rPr>
              <w:rFonts w:ascii="Times New Roman" w:hAnsi="Times New Roman" w:cs="Times New Roman"/>
              <w:spacing w:val="10"/>
              <w:sz w:val="24"/>
            </w:rPr>
          </w:rPrChange>
        </w:rPr>
      </w:pPr>
      <w:r w:rsidRPr="0034779C">
        <w:rPr>
          <w:rFonts w:asciiTheme="minorEastAsia" w:hAnsiTheme="minorEastAsia" w:cs="Times New Roman" w:hint="eastAsia"/>
          <w:spacing w:val="10"/>
          <w:sz w:val="24"/>
          <w:rPrChange w:id="1877" w:author="JY0225" w:date="2017-08-24T11:10:00Z">
            <w:rPr>
              <w:rFonts w:ascii="Times New Roman" w:hAnsi="Times New Roman" w:cs="Times New Roman" w:hint="eastAsia"/>
              <w:spacing w:val="10"/>
              <w:sz w:val="24"/>
            </w:rPr>
          </w:rPrChange>
        </w:rPr>
        <w:t>由国家“核高基”科技重大专项自主研制的云</w:t>
      </w:r>
      <w:r w:rsidR="00476838" w:rsidRPr="0034779C">
        <w:rPr>
          <w:rFonts w:asciiTheme="minorEastAsia" w:hAnsiTheme="minorEastAsia" w:cs="Times New Roman" w:hint="eastAsia"/>
          <w:spacing w:val="10"/>
          <w:sz w:val="24"/>
          <w:rPrChange w:id="1878" w:author="JY0225" w:date="2017-08-24T11:10:00Z">
            <w:rPr>
              <w:rFonts w:ascii="Times New Roman" w:hAnsi="Times New Roman" w:cs="Times New Roman" w:hint="eastAsia"/>
              <w:spacing w:val="10"/>
              <w:sz w:val="24"/>
            </w:rPr>
          </w:rPrChange>
        </w:rPr>
        <w:t>备份</w:t>
      </w:r>
      <w:r w:rsidRPr="0034779C">
        <w:rPr>
          <w:rFonts w:asciiTheme="minorEastAsia" w:hAnsiTheme="minorEastAsia" w:cs="Times New Roman" w:hint="eastAsia"/>
          <w:spacing w:val="10"/>
          <w:sz w:val="24"/>
          <w:rPrChange w:id="1879" w:author="JY0225" w:date="2017-08-24T11:10:00Z">
            <w:rPr>
              <w:rFonts w:ascii="Times New Roman" w:hAnsi="Times New Roman" w:cs="Times New Roman" w:hint="eastAsia"/>
              <w:spacing w:val="10"/>
              <w:sz w:val="24"/>
            </w:rPr>
          </w:rPrChange>
        </w:rPr>
        <w:t>服务平台</w:t>
      </w:r>
      <w:r w:rsidR="00144DC7" w:rsidRPr="0034779C">
        <w:rPr>
          <w:rFonts w:asciiTheme="minorEastAsia" w:hAnsiTheme="minorEastAsia" w:cs="Times New Roman" w:hint="eastAsia"/>
          <w:spacing w:val="10"/>
          <w:sz w:val="24"/>
          <w:rPrChange w:id="1880" w:author="JY0225" w:date="2017-08-24T11:10:00Z">
            <w:rPr>
              <w:rFonts w:ascii="Times New Roman" w:hAnsi="Times New Roman" w:cs="Times New Roman" w:hint="eastAsia"/>
              <w:spacing w:val="10"/>
              <w:sz w:val="24"/>
            </w:rPr>
          </w:rPrChange>
        </w:rPr>
        <w:t>以中间件作为服务器与客户端之间通信的桥梁，实现了数据传输、数据压缩、数据加密以及安全会话等基本功能，有效地分离了客户端云备份工具与基础设施之间的绑定</w:t>
      </w:r>
      <w:r w:rsidR="00D26CF8" w:rsidRPr="0034779C">
        <w:rPr>
          <w:rFonts w:asciiTheme="minorEastAsia" w:hAnsiTheme="minorEastAsia" w:cs="Times New Roman" w:hint="eastAsia"/>
          <w:spacing w:val="10"/>
          <w:sz w:val="24"/>
          <w:rPrChange w:id="1881" w:author="JY0225" w:date="2017-08-24T11:10:00Z">
            <w:rPr>
              <w:rFonts w:ascii="Times New Roman" w:hAnsi="Times New Roman" w:cs="Times New Roman" w:hint="eastAsia"/>
              <w:spacing w:val="10"/>
              <w:sz w:val="24"/>
            </w:rPr>
          </w:rPrChange>
        </w:rPr>
        <w:t>。</w:t>
      </w:r>
      <w:r w:rsidR="00D30616" w:rsidRPr="0034779C">
        <w:rPr>
          <w:rFonts w:asciiTheme="minorEastAsia" w:hAnsiTheme="minorEastAsia" w:cs="Times New Roman" w:hint="eastAsia"/>
          <w:spacing w:val="10"/>
          <w:sz w:val="24"/>
          <w:rPrChange w:id="1882" w:author="JY0225" w:date="2017-08-24T11:10:00Z">
            <w:rPr>
              <w:rFonts w:ascii="Times New Roman" w:hAnsi="Times New Roman" w:cs="Times New Roman" w:hint="eastAsia"/>
              <w:spacing w:val="10"/>
              <w:sz w:val="24"/>
            </w:rPr>
          </w:rPrChange>
        </w:rPr>
        <w:t>然而，这些基础的功能</w:t>
      </w:r>
      <w:ins w:id="1883" w:author="JY0225" w:date="2017-08-14T12:31:00Z">
        <w:r w:rsidR="008621A3" w:rsidRPr="0034779C">
          <w:rPr>
            <w:rFonts w:asciiTheme="minorEastAsia" w:hAnsiTheme="minorEastAsia" w:cs="Times New Roman" w:hint="eastAsia"/>
            <w:spacing w:val="10"/>
            <w:sz w:val="24"/>
            <w:rPrChange w:id="1884" w:author="JY0225" w:date="2017-08-24T11:10:00Z">
              <w:rPr>
                <w:rFonts w:ascii="Times New Roman" w:hAnsi="Times New Roman" w:cs="Times New Roman" w:hint="eastAsia"/>
                <w:spacing w:val="10"/>
                <w:sz w:val="24"/>
              </w:rPr>
            </w:rPrChange>
          </w:rPr>
          <w:t>还</w:t>
        </w:r>
      </w:ins>
      <w:del w:id="1885" w:author="JY0225" w:date="2017-08-14T12:31:00Z">
        <w:r w:rsidR="00D30616" w:rsidRPr="0034779C" w:rsidDel="008621A3">
          <w:rPr>
            <w:rFonts w:asciiTheme="minorEastAsia" w:hAnsiTheme="minorEastAsia" w:cs="Times New Roman" w:hint="eastAsia"/>
            <w:spacing w:val="10"/>
            <w:sz w:val="24"/>
            <w:rPrChange w:id="1886" w:author="JY0225" w:date="2017-08-24T11:10:00Z">
              <w:rPr>
                <w:rFonts w:ascii="Times New Roman" w:hAnsi="Times New Roman" w:cs="Times New Roman" w:hint="eastAsia"/>
                <w:spacing w:val="10"/>
                <w:sz w:val="24"/>
              </w:rPr>
            </w:rPrChange>
          </w:rPr>
          <w:delText>已经</w:delText>
        </w:r>
      </w:del>
      <w:r w:rsidR="00D30616" w:rsidRPr="0034779C">
        <w:rPr>
          <w:rFonts w:asciiTheme="minorEastAsia" w:hAnsiTheme="minorEastAsia" w:cs="Times New Roman" w:hint="eastAsia"/>
          <w:spacing w:val="10"/>
          <w:sz w:val="24"/>
          <w:rPrChange w:id="1887" w:author="JY0225" w:date="2017-08-24T11:10:00Z">
            <w:rPr>
              <w:rFonts w:ascii="Times New Roman" w:hAnsi="Times New Roman" w:cs="Times New Roman" w:hint="eastAsia"/>
              <w:spacing w:val="10"/>
              <w:sz w:val="24"/>
            </w:rPr>
          </w:rPrChange>
        </w:rPr>
        <w:t>无法满足当前云备份行业的需求</w:t>
      </w:r>
      <w:r w:rsidR="00DA53A9" w:rsidRPr="0034779C">
        <w:rPr>
          <w:rFonts w:asciiTheme="minorEastAsia" w:hAnsiTheme="minorEastAsia" w:cs="Times New Roman" w:hint="eastAsia"/>
          <w:spacing w:val="10"/>
          <w:sz w:val="24"/>
          <w:rPrChange w:id="1888" w:author="JY0225" w:date="2017-08-24T11:10:00Z">
            <w:rPr>
              <w:rFonts w:ascii="Times New Roman" w:hAnsi="Times New Roman" w:cs="Times New Roman" w:hint="eastAsia"/>
              <w:spacing w:val="10"/>
              <w:sz w:val="24"/>
            </w:rPr>
          </w:rPrChange>
        </w:rPr>
        <w:t>。</w:t>
      </w:r>
      <w:r w:rsidR="00D26CF8" w:rsidRPr="0034779C">
        <w:rPr>
          <w:rFonts w:asciiTheme="minorEastAsia" w:hAnsiTheme="minorEastAsia" w:cs="Times New Roman"/>
          <w:spacing w:val="10"/>
          <w:sz w:val="24"/>
          <w:rPrChange w:id="1889" w:author="JY0225" w:date="2017-08-24T11:10:00Z">
            <w:rPr>
              <w:rFonts w:ascii="Times New Roman" w:hAnsi="Times New Roman" w:cs="Times New Roman"/>
              <w:spacing w:val="10"/>
              <w:sz w:val="24"/>
            </w:rPr>
          </w:rPrChange>
        </w:rPr>
        <w:t>云备份关键技术作为产品的核心竞争力</w:t>
      </w:r>
      <w:r w:rsidR="00D26CF8" w:rsidRPr="0034779C">
        <w:rPr>
          <w:rFonts w:asciiTheme="minorEastAsia" w:hAnsiTheme="minorEastAsia" w:cs="Times New Roman" w:hint="eastAsia"/>
          <w:spacing w:val="10"/>
          <w:sz w:val="24"/>
          <w:rPrChange w:id="1890" w:author="JY0225" w:date="2017-08-24T11:10:00Z">
            <w:rPr>
              <w:rFonts w:ascii="Times New Roman" w:hAnsi="Times New Roman" w:cs="Times New Roman" w:hint="eastAsia"/>
              <w:spacing w:val="10"/>
              <w:sz w:val="24"/>
            </w:rPr>
          </w:rPrChange>
        </w:rPr>
        <w:t>，</w:t>
      </w:r>
      <w:r w:rsidR="00D26CF8" w:rsidRPr="0034779C">
        <w:rPr>
          <w:rFonts w:asciiTheme="minorEastAsia" w:hAnsiTheme="minorEastAsia" w:cs="Times New Roman"/>
          <w:spacing w:val="10"/>
          <w:sz w:val="24"/>
          <w:rPrChange w:id="1891" w:author="JY0225" w:date="2017-08-24T11:10:00Z">
            <w:rPr>
              <w:rFonts w:ascii="Times New Roman" w:hAnsi="Times New Roman" w:cs="Times New Roman"/>
              <w:spacing w:val="10"/>
              <w:sz w:val="24"/>
            </w:rPr>
          </w:rPrChange>
        </w:rPr>
        <w:t>已成为了各大供应商的研究的重点</w:t>
      </w:r>
      <w:r w:rsidR="00D21E05" w:rsidRPr="0034779C">
        <w:rPr>
          <w:rFonts w:asciiTheme="minorEastAsia" w:hAnsiTheme="minorEastAsia" w:cs="Times New Roman" w:hint="eastAsia"/>
          <w:spacing w:val="10"/>
          <w:sz w:val="24"/>
          <w:rPrChange w:id="1892" w:author="JY0225" w:date="2017-08-24T11:10:00Z">
            <w:rPr>
              <w:rFonts w:ascii="Times New Roman" w:hAnsi="Times New Roman" w:cs="Times New Roman" w:hint="eastAsia"/>
              <w:spacing w:val="10"/>
              <w:sz w:val="24"/>
            </w:rPr>
          </w:rPrChange>
        </w:rPr>
        <w:t>，</w:t>
      </w:r>
      <w:r w:rsidR="00E1521A" w:rsidRPr="0034779C">
        <w:rPr>
          <w:rFonts w:asciiTheme="minorEastAsia" w:hAnsiTheme="minorEastAsia" w:cs="Times New Roman" w:hint="eastAsia"/>
          <w:spacing w:val="10"/>
          <w:sz w:val="24"/>
          <w:rPrChange w:id="1893" w:author="JY0225" w:date="2017-08-24T11:10:00Z">
            <w:rPr>
              <w:rFonts w:ascii="Times New Roman" w:hAnsi="Times New Roman" w:cs="Times New Roman" w:hint="eastAsia"/>
              <w:spacing w:val="10"/>
              <w:sz w:val="24"/>
            </w:rPr>
          </w:rPrChange>
        </w:rPr>
        <w:t>而各</w:t>
      </w:r>
      <w:r w:rsidR="001F0FE9" w:rsidRPr="0034779C">
        <w:rPr>
          <w:rFonts w:asciiTheme="minorEastAsia" w:hAnsiTheme="minorEastAsia" w:cs="Times New Roman" w:hint="eastAsia"/>
          <w:spacing w:val="10"/>
          <w:sz w:val="24"/>
          <w:rPrChange w:id="1894" w:author="JY0225" w:date="2017-08-24T11:10:00Z">
            <w:rPr>
              <w:rFonts w:ascii="Times New Roman" w:hAnsi="Times New Roman" w:cs="Times New Roman" w:hint="eastAsia"/>
              <w:spacing w:val="10"/>
              <w:sz w:val="24"/>
            </w:rPr>
          </w:rPrChange>
        </w:rPr>
        <w:t>大云</w:t>
      </w:r>
      <w:r w:rsidR="00476838" w:rsidRPr="0034779C">
        <w:rPr>
          <w:rFonts w:asciiTheme="minorEastAsia" w:hAnsiTheme="minorEastAsia" w:cs="Times New Roman" w:hint="eastAsia"/>
          <w:spacing w:val="10"/>
          <w:sz w:val="24"/>
          <w:rPrChange w:id="1895" w:author="JY0225" w:date="2017-08-24T11:10:00Z">
            <w:rPr>
              <w:rFonts w:ascii="Times New Roman" w:hAnsi="Times New Roman" w:cs="Times New Roman" w:hint="eastAsia"/>
              <w:spacing w:val="10"/>
              <w:sz w:val="24"/>
            </w:rPr>
          </w:rPrChange>
        </w:rPr>
        <w:t>备份</w:t>
      </w:r>
      <w:r w:rsidR="001F0FE9" w:rsidRPr="0034779C">
        <w:rPr>
          <w:rFonts w:asciiTheme="minorEastAsia" w:hAnsiTheme="minorEastAsia" w:cs="Times New Roman" w:hint="eastAsia"/>
          <w:spacing w:val="10"/>
          <w:sz w:val="24"/>
          <w:rPrChange w:id="1896" w:author="JY0225" w:date="2017-08-24T11:10:00Z">
            <w:rPr>
              <w:rFonts w:ascii="Times New Roman" w:hAnsi="Times New Roman" w:cs="Times New Roman" w:hint="eastAsia"/>
              <w:spacing w:val="10"/>
              <w:sz w:val="24"/>
            </w:rPr>
          </w:rPrChange>
        </w:rPr>
        <w:t>服务器平台的</w:t>
      </w:r>
      <w:r w:rsidR="00943525" w:rsidRPr="0034779C">
        <w:rPr>
          <w:rFonts w:asciiTheme="minorEastAsia" w:hAnsiTheme="minorEastAsia" w:cs="Times New Roman" w:hint="eastAsia"/>
          <w:spacing w:val="10"/>
          <w:sz w:val="24"/>
          <w:rPrChange w:id="1897" w:author="JY0225" w:date="2017-08-24T11:10:00Z">
            <w:rPr>
              <w:rFonts w:ascii="Times New Roman" w:hAnsi="Times New Roman" w:cs="Times New Roman" w:hint="eastAsia"/>
              <w:spacing w:val="10"/>
              <w:sz w:val="24"/>
            </w:rPr>
          </w:rPrChange>
        </w:rPr>
        <w:t>关键技术</w:t>
      </w:r>
      <w:r w:rsidR="001F0FE9" w:rsidRPr="0034779C">
        <w:rPr>
          <w:rFonts w:asciiTheme="minorEastAsia" w:hAnsiTheme="minorEastAsia" w:cs="Times New Roman" w:hint="eastAsia"/>
          <w:spacing w:val="10"/>
          <w:sz w:val="24"/>
          <w:rPrChange w:id="1898" w:author="JY0225" w:date="2017-08-24T11:10:00Z">
            <w:rPr>
              <w:rFonts w:ascii="Times New Roman" w:hAnsi="Times New Roman" w:cs="Times New Roman" w:hint="eastAsia"/>
              <w:spacing w:val="10"/>
              <w:sz w:val="24"/>
            </w:rPr>
          </w:rPrChange>
        </w:rPr>
        <w:t>都是不对外公开的，因此只能</w:t>
      </w:r>
      <w:r w:rsidR="00AB31D8" w:rsidRPr="0034779C">
        <w:rPr>
          <w:rFonts w:asciiTheme="minorEastAsia" w:hAnsiTheme="minorEastAsia" w:cs="Times New Roman" w:hint="eastAsia"/>
          <w:spacing w:val="10"/>
          <w:sz w:val="24"/>
          <w:rPrChange w:id="1899" w:author="JY0225" w:date="2017-08-24T11:10:00Z">
            <w:rPr>
              <w:rFonts w:ascii="Times New Roman" w:hAnsi="Times New Roman" w:cs="Times New Roman" w:hint="eastAsia"/>
              <w:spacing w:val="10"/>
              <w:sz w:val="24"/>
            </w:rPr>
          </w:rPrChange>
        </w:rPr>
        <w:t>通过</w:t>
      </w:r>
      <w:r w:rsidR="0009664F" w:rsidRPr="0034779C">
        <w:rPr>
          <w:rFonts w:asciiTheme="minorEastAsia" w:hAnsiTheme="minorEastAsia" w:cs="Times New Roman" w:hint="eastAsia"/>
          <w:spacing w:val="10"/>
          <w:sz w:val="24"/>
          <w:rPrChange w:id="1900" w:author="JY0225" w:date="2017-08-24T11:10:00Z">
            <w:rPr>
              <w:rFonts w:ascii="Times New Roman" w:hAnsi="Times New Roman" w:cs="Times New Roman" w:hint="eastAsia"/>
              <w:spacing w:val="10"/>
              <w:sz w:val="24"/>
            </w:rPr>
          </w:rPrChange>
        </w:rPr>
        <w:t>对</w:t>
      </w:r>
      <w:r w:rsidR="00E05DB3" w:rsidRPr="0034779C">
        <w:rPr>
          <w:rFonts w:asciiTheme="minorEastAsia" w:hAnsiTheme="minorEastAsia" w:cs="Times New Roman" w:hint="eastAsia"/>
          <w:spacing w:val="10"/>
          <w:sz w:val="24"/>
          <w:rPrChange w:id="1901" w:author="JY0225" w:date="2017-08-24T11:10:00Z">
            <w:rPr>
              <w:rFonts w:ascii="Times New Roman" w:hAnsi="Times New Roman" w:cs="Times New Roman" w:hint="eastAsia"/>
              <w:spacing w:val="10"/>
              <w:sz w:val="24"/>
            </w:rPr>
          </w:rPrChange>
        </w:rPr>
        <w:t>现有</w:t>
      </w:r>
      <w:r w:rsidR="00612F8E" w:rsidRPr="0034779C">
        <w:rPr>
          <w:rFonts w:asciiTheme="minorEastAsia" w:hAnsiTheme="minorEastAsia" w:cs="Times New Roman" w:hint="eastAsia"/>
          <w:spacing w:val="10"/>
          <w:sz w:val="24"/>
          <w:rPrChange w:id="1902" w:author="JY0225" w:date="2017-08-24T11:10:00Z">
            <w:rPr>
              <w:rFonts w:ascii="Times New Roman" w:hAnsi="Times New Roman" w:cs="Times New Roman" w:hint="eastAsia"/>
              <w:spacing w:val="10"/>
              <w:sz w:val="24"/>
            </w:rPr>
          </w:rPrChange>
        </w:rPr>
        <w:t>的</w:t>
      </w:r>
      <w:r w:rsidR="0009664F" w:rsidRPr="0034779C">
        <w:rPr>
          <w:rFonts w:asciiTheme="minorEastAsia" w:hAnsiTheme="minorEastAsia" w:cs="Times New Roman" w:hint="eastAsia"/>
          <w:spacing w:val="10"/>
          <w:sz w:val="24"/>
          <w:rPrChange w:id="1903" w:author="JY0225" w:date="2017-08-24T11:10:00Z">
            <w:rPr>
              <w:rFonts w:ascii="Times New Roman" w:hAnsi="Times New Roman" w:cs="Times New Roman" w:hint="eastAsia"/>
              <w:spacing w:val="10"/>
              <w:sz w:val="24"/>
            </w:rPr>
          </w:rPrChange>
        </w:rPr>
        <w:t>中间件系统</w:t>
      </w:r>
      <w:r w:rsidR="00BF6461" w:rsidRPr="0034779C">
        <w:rPr>
          <w:rFonts w:asciiTheme="minorEastAsia" w:hAnsiTheme="minorEastAsia" w:cs="Times New Roman" w:hint="eastAsia"/>
          <w:spacing w:val="10"/>
          <w:sz w:val="24"/>
          <w:rPrChange w:id="1904" w:author="JY0225" w:date="2017-08-24T11:10:00Z">
            <w:rPr>
              <w:rFonts w:ascii="Times New Roman" w:hAnsi="Times New Roman" w:cs="Times New Roman" w:hint="eastAsia"/>
              <w:spacing w:val="10"/>
              <w:sz w:val="24"/>
            </w:rPr>
          </w:rPrChange>
        </w:rPr>
        <w:t>进行</w:t>
      </w:r>
      <w:r w:rsidR="0009664F" w:rsidRPr="0034779C">
        <w:rPr>
          <w:rFonts w:asciiTheme="minorEastAsia" w:hAnsiTheme="minorEastAsia" w:cs="Times New Roman" w:hint="eastAsia"/>
          <w:spacing w:val="10"/>
          <w:sz w:val="24"/>
          <w:rPrChange w:id="1905" w:author="JY0225" w:date="2017-08-24T11:10:00Z">
            <w:rPr>
              <w:rFonts w:ascii="Times New Roman" w:hAnsi="Times New Roman" w:cs="Times New Roman" w:hint="eastAsia"/>
              <w:spacing w:val="10"/>
              <w:sz w:val="24"/>
            </w:rPr>
          </w:rPrChange>
        </w:rPr>
        <w:t>全面分析，</w:t>
      </w:r>
      <w:r w:rsidR="001F0FE9" w:rsidRPr="0034779C">
        <w:rPr>
          <w:rFonts w:asciiTheme="minorEastAsia" w:hAnsiTheme="minorEastAsia" w:cs="Times New Roman" w:hint="eastAsia"/>
          <w:spacing w:val="10"/>
          <w:sz w:val="24"/>
          <w:rPrChange w:id="1906" w:author="JY0225" w:date="2017-08-24T11:10:00Z">
            <w:rPr>
              <w:rFonts w:ascii="Times New Roman" w:hAnsi="Times New Roman" w:cs="Times New Roman" w:hint="eastAsia"/>
              <w:spacing w:val="10"/>
              <w:sz w:val="24"/>
            </w:rPr>
          </w:rPrChange>
        </w:rPr>
        <w:t>同时借鉴业内成熟产品的技术特点</w:t>
      </w:r>
      <w:r w:rsidR="001A42F0" w:rsidRPr="0034779C">
        <w:rPr>
          <w:rFonts w:asciiTheme="minorEastAsia" w:hAnsiTheme="minorEastAsia" w:cs="Times New Roman" w:hint="eastAsia"/>
          <w:spacing w:val="10"/>
          <w:sz w:val="24"/>
          <w:rPrChange w:id="1907" w:author="JY0225" w:date="2017-08-24T11:10:00Z">
            <w:rPr>
              <w:rFonts w:ascii="Times New Roman" w:hAnsi="Times New Roman" w:cs="Times New Roman" w:hint="eastAsia"/>
              <w:spacing w:val="10"/>
              <w:sz w:val="24"/>
            </w:rPr>
          </w:rPrChange>
        </w:rPr>
        <w:t>，</w:t>
      </w:r>
      <w:r w:rsidR="00587634" w:rsidRPr="0034779C">
        <w:rPr>
          <w:rFonts w:asciiTheme="minorEastAsia" w:hAnsiTheme="minorEastAsia" w:cs="Times New Roman" w:hint="eastAsia"/>
          <w:spacing w:val="10"/>
          <w:sz w:val="24"/>
          <w:rPrChange w:id="1908" w:author="JY0225" w:date="2017-08-24T11:10:00Z">
            <w:rPr>
              <w:rFonts w:ascii="Times New Roman" w:hAnsi="Times New Roman" w:cs="Times New Roman" w:hint="eastAsia"/>
              <w:spacing w:val="10"/>
              <w:sz w:val="24"/>
            </w:rPr>
          </w:rPrChange>
        </w:rPr>
        <w:t>对</w:t>
      </w:r>
      <w:r w:rsidR="00DC0C8E" w:rsidRPr="0034779C">
        <w:rPr>
          <w:rFonts w:asciiTheme="minorEastAsia" w:hAnsiTheme="minorEastAsia" w:cs="Times New Roman" w:hint="eastAsia"/>
          <w:spacing w:val="10"/>
          <w:sz w:val="24"/>
          <w:rPrChange w:id="1909" w:author="JY0225" w:date="2017-08-24T11:10:00Z">
            <w:rPr>
              <w:rFonts w:ascii="Times New Roman" w:hAnsi="Times New Roman" w:cs="Times New Roman" w:hint="eastAsia"/>
              <w:spacing w:val="10"/>
              <w:sz w:val="24"/>
            </w:rPr>
          </w:rPrChange>
        </w:rPr>
        <w:t>中间件的关键技术</w:t>
      </w:r>
      <w:r w:rsidR="00D54DD6" w:rsidRPr="0034779C">
        <w:rPr>
          <w:rFonts w:asciiTheme="minorEastAsia" w:hAnsiTheme="minorEastAsia" w:cs="Times New Roman" w:hint="eastAsia"/>
          <w:spacing w:val="10"/>
          <w:sz w:val="24"/>
          <w:rPrChange w:id="1910" w:author="JY0225" w:date="2017-08-24T11:10:00Z">
            <w:rPr>
              <w:rFonts w:ascii="Times New Roman" w:hAnsi="Times New Roman" w:cs="Times New Roman" w:hint="eastAsia"/>
              <w:spacing w:val="10"/>
              <w:sz w:val="24"/>
            </w:rPr>
          </w:rPrChange>
        </w:rPr>
        <w:t>进行自主研发，以符合当前云</w:t>
      </w:r>
      <w:r w:rsidR="00476838" w:rsidRPr="0034779C">
        <w:rPr>
          <w:rFonts w:asciiTheme="minorEastAsia" w:hAnsiTheme="minorEastAsia" w:cs="Times New Roman" w:hint="eastAsia"/>
          <w:spacing w:val="10"/>
          <w:sz w:val="24"/>
          <w:rPrChange w:id="1911" w:author="JY0225" w:date="2017-08-24T11:10:00Z">
            <w:rPr>
              <w:rFonts w:ascii="Times New Roman" w:hAnsi="Times New Roman" w:cs="Times New Roman" w:hint="eastAsia"/>
              <w:spacing w:val="10"/>
              <w:sz w:val="24"/>
            </w:rPr>
          </w:rPrChange>
        </w:rPr>
        <w:t>备份</w:t>
      </w:r>
      <w:r w:rsidR="00D54DD6" w:rsidRPr="0034779C">
        <w:rPr>
          <w:rFonts w:asciiTheme="minorEastAsia" w:hAnsiTheme="minorEastAsia" w:cs="Times New Roman" w:hint="eastAsia"/>
          <w:spacing w:val="10"/>
          <w:sz w:val="24"/>
          <w:rPrChange w:id="1912" w:author="JY0225" w:date="2017-08-24T11:10:00Z">
            <w:rPr>
              <w:rFonts w:ascii="Times New Roman" w:hAnsi="Times New Roman" w:cs="Times New Roman" w:hint="eastAsia"/>
              <w:spacing w:val="10"/>
              <w:sz w:val="24"/>
            </w:rPr>
          </w:rPrChange>
        </w:rPr>
        <w:t>行业的发展趋势</w:t>
      </w:r>
      <w:r w:rsidR="00B447F7" w:rsidRPr="0034779C">
        <w:rPr>
          <w:rFonts w:asciiTheme="minorEastAsia" w:hAnsiTheme="minorEastAsia" w:cs="Times New Roman" w:hint="eastAsia"/>
          <w:spacing w:val="10"/>
          <w:sz w:val="24"/>
          <w:rPrChange w:id="1913" w:author="JY0225" w:date="2017-08-24T11:10:00Z">
            <w:rPr>
              <w:rFonts w:ascii="Times New Roman" w:hAnsi="Times New Roman" w:cs="Times New Roman" w:hint="eastAsia"/>
              <w:spacing w:val="10"/>
              <w:sz w:val="24"/>
            </w:rPr>
          </w:rPrChange>
        </w:rPr>
        <w:t>。</w:t>
      </w:r>
    </w:p>
    <w:p w14:paraId="6BE8AAA4" w14:textId="787A89E6" w:rsidR="00122638" w:rsidRPr="0034779C" w:rsidRDefault="008F1CE4" w:rsidP="00AB69B6">
      <w:pPr>
        <w:spacing w:line="400" w:lineRule="exact"/>
        <w:ind w:firstLine="420"/>
        <w:rPr>
          <w:rFonts w:asciiTheme="minorEastAsia" w:hAnsiTheme="minorEastAsia" w:cs="Times New Roman"/>
          <w:spacing w:val="10"/>
          <w:sz w:val="24"/>
          <w:rPrChange w:id="1914" w:author="JY0225" w:date="2017-08-24T11:10:00Z">
            <w:rPr>
              <w:rFonts w:ascii="Times New Roman" w:hAnsi="Times New Roman" w:cs="Times New Roman"/>
              <w:spacing w:val="10"/>
              <w:sz w:val="24"/>
            </w:rPr>
          </w:rPrChange>
        </w:rPr>
      </w:pPr>
      <w:r w:rsidRPr="0034779C">
        <w:rPr>
          <w:rFonts w:asciiTheme="minorEastAsia" w:hAnsiTheme="minorEastAsia" w:cs="Times New Roman"/>
          <w:spacing w:val="10"/>
          <w:sz w:val="24"/>
          <w:rPrChange w:id="1915" w:author="JY0225" w:date="2017-08-24T11:10:00Z">
            <w:rPr>
              <w:rFonts w:ascii="Times New Roman" w:hAnsi="Times New Roman" w:cs="Times New Roman"/>
              <w:spacing w:val="10"/>
              <w:sz w:val="24"/>
            </w:rPr>
          </w:rPrChange>
        </w:rPr>
        <w:lastRenderedPageBreak/>
        <w:t>同时</w:t>
      </w:r>
      <w:r w:rsidRPr="0034779C">
        <w:rPr>
          <w:rFonts w:asciiTheme="minorEastAsia" w:hAnsiTheme="minorEastAsia" w:cs="Times New Roman" w:hint="eastAsia"/>
          <w:spacing w:val="10"/>
          <w:sz w:val="24"/>
          <w:rPrChange w:id="1916" w:author="JY0225" w:date="2017-08-24T11:10:00Z">
            <w:rPr>
              <w:rFonts w:ascii="Times New Roman" w:hAnsi="Times New Roman" w:cs="Times New Roman" w:hint="eastAsia"/>
              <w:spacing w:val="10"/>
              <w:sz w:val="24"/>
            </w:rPr>
          </w:rPrChange>
        </w:rPr>
        <w:t>，</w:t>
      </w:r>
      <w:r w:rsidRPr="0034779C">
        <w:rPr>
          <w:rFonts w:asciiTheme="minorEastAsia" w:hAnsiTheme="minorEastAsia" w:cs="Times New Roman"/>
          <w:spacing w:val="10"/>
          <w:sz w:val="24"/>
          <w:rPrChange w:id="1917" w:author="JY0225" w:date="2017-08-24T11:10:00Z">
            <w:rPr>
              <w:rFonts w:ascii="Times New Roman" w:hAnsi="Times New Roman" w:cs="Times New Roman"/>
              <w:spacing w:val="10"/>
              <w:sz w:val="24"/>
            </w:rPr>
          </w:rPrChange>
        </w:rPr>
        <w:t>成熟的云备份产品在功能上和和安全性上都存在一定的不足</w:t>
      </w:r>
      <w:r w:rsidRPr="0034779C">
        <w:rPr>
          <w:rFonts w:asciiTheme="minorEastAsia" w:hAnsiTheme="minorEastAsia" w:cs="Times New Roman" w:hint="eastAsia"/>
          <w:spacing w:val="10"/>
          <w:sz w:val="24"/>
          <w:rPrChange w:id="1918" w:author="JY0225" w:date="2017-08-24T11:10:00Z">
            <w:rPr>
              <w:rFonts w:ascii="Times New Roman" w:hAnsi="Times New Roman" w:cs="Times New Roman" w:hint="eastAsia"/>
              <w:spacing w:val="10"/>
              <w:sz w:val="24"/>
            </w:rPr>
          </w:rPrChange>
        </w:rPr>
        <w:t>，</w:t>
      </w:r>
      <w:r w:rsidR="007D6950" w:rsidRPr="0034779C">
        <w:rPr>
          <w:rFonts w:asciiTheme="minorEastAsia" w:hAnsiTheme="minorEastAsia" w:cs="Times New Roman" w:hint="eastAsia"/>
          <w:spacing w:val="10"/>
          <w:sz w:val="24"/>
          <w:rPrChange w:id="1919" w:author="JY0225" w:date="2017-08-24T11:10:00Z">
            <w:rPr>
              <w:rFonts w:ascii="Times New Roman" w:hAnsi="Times New Roman" w:cs="Times New Roman" w:hint="eastAsia"/>
              <w:spacing w:val="10"/>
              <w:sz w:val="24"/>
            </w:rPr>
          </w:rPrChange>
        </w:rPr>
        <w:t>原有的中间件系统也存在类似的问题，因此</w:t>
      </w:r>
      <w:r w:rsidRPr="0034779C">
        <w:rPr>
          <w:rFonts w:asciiTheme="minorEastAsia" w:hAnsiTheme="minorEastAsia" w:cs="Times New Roman"/>
          <w:spacing w:val="10"/>
          <w:sz w:val="24"/>
          <w:rPrChange w:id="1920" w:author="JY0225" w:date="2017-08-24T11:10:00Z">
            <w:rPr>
              <w:rFonts w:ascii="Times New Roman" w:hAnsi="Times New Roman" w:cs="Times New Roman"/>
              <w:spacing w:val="10"/>
              <w:sz w:val="24"/>
            </w:rPr>
          </w:rPrChange>
        </w:rPr>
        <w:t>需要对现有的中间件系统进行全面</w:t>
      </w:r>
      <w:r w:rsidR="00353FB6" w:rsidRPr="0034779C">
        <w:rPr>
          <w:rFonts w:asciiTheme="minorEastAsia" w:hAnsiTheme="minorEastAsia" w:cs="Times New Roman"/>
          <w:spacing w:val="10"/>
          <w:sz w:val="24"/>
          <w:rPrChange w:id="1921" w:author="JY0225" w:date="2017-08-24T11:10:00Z">
            <w:rPr>
              <w:rFonts w:ascii="Times New Roman" w:hAnsi="Times New Roman" w:cs="Times New Roman"/>
              <w:spacing w:val="10"/>
              <w:sz w:val="24"/>
            </w:rPr>
          </w:rPrChange>
        </w:rPr>
        <w:t>的</w:t>
      </w:r>
      <w:r w:rsidRPr="0034779C">
        <w:rPr>
          <w:rFonts w:asciiTheme="minorEastAsia" w:hAnsiTheme="minorEastAsia" w:cs="Times New Roman"/>
          <w:spacing w:val="10"/>
          <w:sz w:val="24"/>
          <w:rPrChange w:id="1922" w:author="JY0225" w:date="2017-08-24T11:10:00Z">
            <w:rPr>
              <w:rFonts w:ascii="Times New Roman" w:hAnsi="Times New Roman" w:cs="Times New Roman"/>
              <w:spacing w:val="10"/>
              <w:sz w:val="24"/>
            </w:rPr>
          </w:rPrChange>
        </w:rPr>
        <w:t>分析</w:t>
      </w:r>
      <w:r w:rsidR="00353FB6" w:rsidRPr="0034779C">
        <w:rPr>
          <w:rFonts w:asciiTheme="minorEastAsia" w:hAnsiTheme="minorEastAsia" w:cs="Times New Roman"/>
          <w:spacing w:val="10"/>
          <w:sz w:val="24"/>
          <w:rPrChange w:id="1923" w:author="JY0225" w:date="2017-08-24T11:10:00Z">
            <w:rPr>
              <w:rFonts w:ascii="Times New Roman" w:hAnsi="Times New Roman" w:cs="Times New Roman"/>
              <w:spacing w:val="10"/>
              <w:sz w:val="24"/>
            </w:rPr>
          </w:rPrChange>
        </w:rPr>
        <w:t>和优化</w:t>
      </w:r>
      <w:r w:rsidRPr="0034779C">
        <w:rPr>
          <w:rFonts w:asciiTheme="minorEastAsia" w:hAnsiTheme="minorEastAsia" w:cs="Times New Roman" w:hint="eastAsia"/>
          <w:spacing w:val="10"/>
          <w:sz w:val="24"/>
          <w:rPrChange w:id="1924" w:author="JY0225" w:date="2017-08-24T11:10:00Z">
            <w:rPr>
              <w:rFonts w:ascii="Times New Roman" w:hAnsi="Times New Roman" w:cs="Times New Roman" w:hint="eastAsia"/>
              <w:spacing w:val="10"/>
              <w:sz w:val="24"/>
            </w:rPr>
          </w:rPrChange>
        </w:rPr>
        <w:t>，</w:t>
      </w:r>
      <w:r w:rsidR="00581747" w:rsidRPr="0034779C">
        <w:rPr>
          <w:rFonts w:asciiTheme="minorEastAsia" w:hAnsiTheme="minorEastAsia" w:cs="Times New Roman" w:hint="eastAsia"/>
          <w:spacing w:val="10"/>
          <w:sz w:val="24"/>
          <w:rPrChange w:id="1925" w:author="JY0225" w:date="2017-08-24T11:10:00Z">
            <w:rPr>
              <w:rFonts w:ascii="Times New Roman" w:hAnsi="Times New Roman" w:cs="Times New Roman" w:hint="eastAsia"/>
              <w:spacing w:val="10"/>
              <w:sz w:val="24"/>
            </w:rPr>
          </w:rPrChange>
        </w:rPr>
        <w:t>在功能上进行扩展，丰富中间件</w:t>
      </w:r>
      <w:r w:rsidR="00B1533B" w:rsidRPr="0034779C">
        <w:rPr>
          <w:rFonts w:asciiTheme="minorEastAsia" w:hAnsiTheme="minorEastAsia" w:cs="Times New Roman" w:hint="eastAsia"/>
          <w:spacing w:val="10"/>
          <w:sz w:val="24"/>
          <w:rPrChange w:id="1926" w:author="JY0225" w:date="2017-08-24T11:10:00Z">
            <w:rPr>
              <w:rFonts w:ascii="Times New Roman" w:hAnsi="Times New Roman" w:cs="Times New Roman" w:hint="eastAsia"/>
              <w:spacing w:val="10"/>
              <w:sz w:val="24"/>
            </w:rPr>
          </w:rPrChange>
        </w:rPr>
        <w:t>系统</w:t>
      </w:r>
      <w:r w:rsidR="00581747" w:rsidRPr="0034779C">
        <w:rPr>
          <w:rFonts w:asciiTheme="minorEastAsia" w:hAnsiTheme="minorEastAsia" w:cs="Times New Roman" w:hint="eastAsia"/>
          <w:spacing w:val="10"/>
          <w:sz w:val="24"/>
          <w:rPrChange w:id="1927" w:author="JY0225" w:date="2017-08-24T11:10:00Z">
            <w:rPr>
              <w:rFonts w:ascii="Times New Roman" w:hAnsi="Times New Roman" w:cs="Times New Roman" w:hint="eastAsia"/>
              <w:spacing w:val="10"/>
              <w:sz w:val="24"/>
            </w:rPr>
          </w:rPrChange>
        </w:rPr>
        <w:t>的功能特性，以更好地满足用户的需求。</w:t>
      </w:r>
      <w:r w:rsidR="00817740" w:rsidRPr="0034779C">
        <w:rPr>
          <w:rFonts w:asciiTheme="minorEastAsia" w:hAnsiTheme="minorEastAsia" w:cs="Times New Roman" w:hint="eastAsia"/>
          <w:spacing w:val="10"/>
          <w:sz w:val="24"/>
          <w:rPrChange w:id="1928" w:author="JY0225" w:date="2017-08-24T11:10:00Z">
            <w:rPr>
              <w:rFonts w:ascii="Times New Roman" w:hAnsi="Times New Roman" w:cs="Times New Roman" w:hint="eastAsia"/>
              <w:spacing w:val="10"/>
              <w:sz w:val="24"/>
            </w:rPr>
          </w:rPrChange>
        </w:rPr>
        <w:t>另外，通过</w:t>
      </w:r>
      <w:r w:rsidR="00F9087C" w:rsidRPr="0034779C">
        <w:rPr>
          <w:rFonts w:asciiTheme="minorEastAsia" w:hAnsiTheme="minorEastAsia" w:cs="Times New Roman" w:hint="eastAsia"/>
          <w:spacing w:val="10"/>
          <w:sz w:val="24"/>
          <w:rPrChange w:id="1929" w:author="JY0225" w:date="2017-08-24T11:10:00Z">
            <w:rPr>
              <w:rFonts w:ascii="Times New Roman" w:hAnsi="Times New Roman" w:cs="Times New Roman" w:hint="eastAsia"/>
              <w:spacing w:val="10"/>
              <w:sz w:val="24"/>
            </w:rPr>
          </w:rPrChange>
        </w:rPr>
        <w:t>对现有中间件系统的源码进行重构，提高系统的安全性和鲁棒性。</w:t>
      </w:r>
    </w:p>
    <w:p w14:paraId="3EE7BDF1" w14:textId="57E73689" w:rsidR="00D96D61" w:rsidRPr="0034779C" w:rsidRDefault="00815DF3" w:rsidP="00AB69B6">
      <w:pPr>
        <w:spacing w:line="400" w:lineRule="exact"/>
        <w:ind w:firstLine="420"/>
        <w:rPr>
          <w:rFonts w:asciiTheme="minorEastAsia" w:hAnsiTheme="minorEastAsia" w:cs="Times New Roman"/>
          <w:spacing w:val="10"/>
          <w:sz w:val="24"/>
          <w:rPrChange w:id="1930" w:author="JY0225" w:date="2017-08-24T11:10:00Z">
            <w:rPr>
              <w:rFonts w:ascii="Times New Roman" w:hAnsi="Times New Roman" w:cs="Times New Roman"/>
              <w:spacing w:val="10"/>
              <w:sz w:val="24"/>
            </w:rPr>
          </w:rPrChange>
        </w:rPr>
      </w:pPr>
      <w:r w:rsidRPr="0034779C">
        <w:rPr>
          <w:rFonts w:asciiTheme="minorEastAsia" w:hAnsiTheme="minorEastAsia" w:cs="Times New Roman" w:hint="eastAsia"/>
          <w:spacing w:val="10"/>
          <w:sz w:val="24"/>
          <w:rPrChange w:id="1931" w:author="JY0225" w:date="2017-08-24T11:10:00Z">
            <w:rPr>
              <w:rFonts w:ascii="Times New Roman" w:hAnsi="Times New Roman" w:cs="Times New Roman" w:hint="eastAsia"/>
              <w:spacing w:val="10"/>
              <w:sz w:val="24"/>
            </w:rPr>
          </w:rPrChange>
        </w:rPr>
        <w:t>本文的</w:t>
      </w:r>
      <w:r w:rsidR="00F84322" w:rsidRPr="0034779C">
        <w:rPr>
          <w:rFonts w:asciiTheme="minorEastAsia" w:hAnsiTheme="minorEastAsia" w:cs="Times New Roman" w:hint="eastAsia"/>
          <w:spacing w:val="10"/>
          <w:sz w:val="24"/>
          <w:rPrChange w:id="1932" w:author="JY0225" w:date="2017-08-24T11:10:00Z">
            <w:rPr>
              <w:rFonts w:ascii="Times New Roman" w:hAnsi="Times New Roman" w:cs="Times New Roman" w:hint="eastAsia"/>
              <w:spacing w:val="10"/>
              <w:sz w:val="24"/>
            </w:rPr>
          </w:rPrChange>
        </w:rPr>
        <w:t>主要</w:t>
      </w:r>
      <w:r w:rsidRPr="0034779C">
        <w:rPr>
          <w:rFonts w:asciiTheme="minorEastAsia" w:hAnsiTheme="minorEastAsia" w:cs="Times New Roman" w:hint="eastAsia"/>
          <w:spacing w:val="10"/>
          <w:sz w:val="24"/>
          <w:rPrChange w:id="1933" w:author="JY0225" w:date="2017-08-24T11:10:00Z">
            <w:rPr>
              <w:rFonts w:ascii="Times New Roman" w:hAnsi="Times New Roman" w:cs="Times New Roman" w:hint="eastAsia"/>
              <w:spacing w:val="10"/>
              <w:sz w:val="24"/>
            </w:rPr>
          </w:rPrChange>
        </w:rPr>
        <w:t>研究内容如下：</w:t>
      </w:r>
    </w:p>
    <w:p w14:paraId="7C0970B1" w14:textId="101FC8E5" w:rsidR="000402A7" w:rsidRPr="0034779C" w:rsidDel="00B26535" w:rsidRDefault="003B296E" w:rsidP="009379E6">
      <w:pPr>
        <w:numPr>
          <w:ilvl w:val="0"/>
          <w:numId w:val="18"/>
        </w:numPr>
        <w:spacing w:line="400" w:lineRule="exact"/>
        <w:rPr>
          <w:ins w:id="1934" w:author="微软用户" w:date="2017-08-20T10:09:00Z"/>
          <w:del w:id="1935" w:author="JY0225" w:date="2017-08-24T10:46:00Z"/>
          <w:rFonts w:asciiTheme="minorEastAsia" w:hAnsiTheme="minorEastAsia"/>
          <w:color w:val="000000" w:themeColor="text1"/>
          <w:sz w:val="24"/>
          <w:szCs w:val="24"/>
          <w:rPrChange w:id="1936" w:author="JY0225" w:date="2017-08-24T11:10:00Z">
            <w:rPr>
              <w:ins w:id="1937" w:author="微软用户" w:date="2017-08-20T10:09:00Z"/>
              <w:del w:id="1938" w:author="JY0225" w:date="2017-08-24T10:46:00Z"/>
              <w:rFonts w:ascii="Times New Roman" w:hAnsi="Times New Roman" w:cs="Times New Roman"/>
              <w:spacing w:val="10"/>
            </w:rPr>
          </w:rPrChange>
        </w:rPr>
        <w:pPrChange w:id="1939" w:author="JY0225" w:date="2017-08-24T10:46:00Z">
          <w:pPr>
            <w:pStyle w:val="Default"/>
            <w:numPr>
              <w:numId w:val="12"/>
            </w:numPr>
            <w:spacing w:line="400" w:lineRule="exact"/>
            <w:ind w:left="1140" w:hanging="720"/>
          </w:pPr>
        </w:pPrChange>
      </w:pPr>
      <w:ins w:id="1940" w:author="微软用户" w:date="2017-08-20T11:18:00Z">
        <w:del w:id="1941" w:author="JY0225" w:date="2017-08-24T10:46:00Z">
          <w:r w:rsidRPr="0034779C" w:rsidDel="00211BF5">
            <w:rPr>
              <w:rFonts w:asciiTheme="minorEastAsia" w:hAnsiTheme="minorEastAsia"/>
              <w:color w:val="000000" w:themeColor="text1"/>
              <w:sz w:val="24"/>
              <w:szCs w:val="24"/>
              <w:rPrChange w:id="1942" w:author="JY0225" w:date="2017-08-24T11:10:00Z">
                <w:rPr>
                  <w:rFonts w:ascii="Times New Roman" w:hAnsi="Times New Roman" w:cs="Times New Roman"/>
                  <w:spacing w:val="10"/>
                </w:rPr>
              </w:rPrChange>
            </w:rPr>
            <w:delText xml:space="preserve">1. </w:delText>
          </w:r>
        </w:del>
      </w:ins>
      <w:ins w:id="1943" w:author="微软用户" w:date="2017-08-20T10:05:00Z">
        <w:del w:id="1944" w:author="微软用户" w:date="2017-08-20T11:18:00Z">
          <w:r w:rsidR="00A41E84" w:rsidRPr="0034779C" w:rsidDel="003B296E">
            <w:rPr>
              <w:rFonts w:asciiTheme="minorEastAsia" w:hAnsiTheme="minorEastAsia"/>
              <w:color w:val="000000" w:themeColor="text1"/>
              <w:sz w:val="24"/>
              <w:szCs w:val="24"/>
              <w:rPrChange w:id="1945" w:author="JY0225" w:date="2017-08-24T11:10:00Z">
                <w:rPr/>
              </w:rPrChange>
            </w:rPr>
            <w:delText></w:delText>
          </w:r>
          <w:r w:rsidR="00A41E84" w:rsidRPr="0034779C" w:rsidDel="003B296E">
            <w:rPr>
              <w:rFonts w:asciiTheme="minorEastAsia" w:hAnsiTheme="minorEastAsia"/>
              <w:color w:val="000000" w:themeColor="text1"/>
              <w:sz w:val="24"/>
              <w:szCs w:val="24"/>
              <w:rPrChange w:id="1946" w:author="JY0225" w:date="2017-08-24T11:10:00Z">
                <w:rPr/>
              </w:rPrChange>
            </w:rPr>
            <w:delText></w:delText>
          </w:r>
          <w:r w:rsidR="00A41E84" w:rsidRPr="0034779C" w:rsidDel="003B296E">
            <w:rPr>
              <w:rFonts w:asciiTheme="minorEastAsia" w:hAnsiTheme="minorEastAsia"/>
              <w:color w:val="000000" w:themeColor="text1"/>
              <w:sz w:val="24"/>
              <w:szCs w:val="24"/>
              <w:rPrChange w:id="1947" w:author="JY0225" w:date="2017-08-24T11:10:00Z">
                <w:rPr/>
              </w:rPrChange>
            </w:rPr>
            <w:delText></w:delText>
          </w:r>
        </w:del>
      </w:ins>
      <w:r w:rsidR="001D47BE" w:rsidRPr="0034779C">
        <w:rPr>
          <w:rFonts w:asciiTheme="minorEastAsia" w:hAnsiTheme="minorEastAsia" w:hint="eastAsia"/>
          <w:color w:val="000000" w:themeColor="text1"/>
          <w:sz w:val="24"/>
          <w:szCs w:val="24"/>
          <w:rPrChange w:id="1948" w:author="JY0225" w:date="2017-08-24T11:10:00Z">
            <w:rPr/>
          </w:rPrChange>
        </w:rPr>
        <w:t>持久会话</w:t>
      </w:r>
      <w:r w:rsidR="00876293" w:rsidRPr="0034779C">
        <w:rPr>
          <w:rFonts w:asciiTheme="minorEastAsia" w:hAnsiTheme="minorEastAsia" w:hint="eastAsia"/>
          <w:color w:val="000000" w:themeColor="text1"/>
          <w:sz w:val="24"/>
          <w:szCs w:val="24"/>
          <w:rPrChange w:id="1949" w:author="JY0225" w:date="2017-08-24T11:10:00Z">
            <w:rPr/>
          </w:rPrChange>
        </w:rPr>
        <w:t>管理：</w:t>
      </w:r>
      <w:r w:rsidR="0040112B" w:rsidRPr="0034779C">
        <w:rPr>
          <w:rFonts w:asciiTheme="minorEastAsia" w:hAnsiTheme="minorEastAsia" w:hint="eastAsia"/>
          <w:color w:val="000000" w:themeColor="text1"/>
          <w:sz w:val="24"/>
          <w:szCs w:val="24"/>
          <w:rPrChange w:id="1950" w:author="JY0225" w:date="2017-08-24T11:10:00Z">
            <w:rPr/>
          </w:rPrChange>
        </w:rPr>
        <w:t>云</w:t>
      </w:r>
      <w:r w:rsidR="00476838" w:rsidRPr="0034779C">
        <w:rPr>
          <w:rFonts w:asciiTheme="minorEastAsia" w:hAnsiTheme="minorEastAsia" w:hint="eastAsia"/>
          <w:color w:val="000000" w:themeColor="text1"/>
          <w:sz w:val="24"/>
          <w:szCs w:val="24"/>
          <w:rPrChange w:id="1951" w:author="JY0225" w:date="2017-08-24T11:10:00Z">
            <w:rPr/>
          </w:rPrChange>
        </w:rPr>
        <w:t>备份</w:t>
      </w:r>
      <w:r w:rsidR="00582425" w:rsidRPr="0034779C">
        <w:rPr>
          <w:rFonts w:asciiTheme="minorEastAsia" w:hAnsiTheme="minorEastAsia" w:hint="eastAsia"/>
          <w:color w:val="000000" w:themeColor="text1"/>
          <w:sz w:val="24"/>
          <w:szCs w:val="24"/>
          <w:rPrChange w:id="1952" w:author="JY0225" w:date="2017-08-24T11:10:00Z">
            <w:rPr/>
          </w:rPrChange>
        </w:rPr>
        <w:t>中间件在客户端和服务器之间工作，多个客</w:t>
      </w:r>
    </w:p>
    <w:p w14:paraId="3BB608E6" w14:textId="5029856F" w:rsidR="00876293" w:rsidRPr="0034779C" w:rsidRDefault="00582425" w:rsidP="009379E6">
      <w:pPr>
        <w:numPr>
          <w:ilvl w:val="0"/>
          <w:numId w:val="18"/>
        </w:numPr>
        <w:spacing w:line="400" w:lineRule="exact"/>
        <w:rPr>
          <w:rFonts w:asciiTheme="minorEastAsia" w:hAnsiTheme="minorEastAsia"/>
          <w:color w:val="000000" w:themeColor="text1"/>
          <w:sz w:val="24"/>
          <w:szCs w:val="24"/>
          <w:rPrChange w:id="1953" w:author="JY0225" w:date="2017-08-24T11:10:00Z">
            <w:rPr>
              <w:sz w:val="23"/>
              <w:szCs w:val="23"/>
            </w:rPr>
          </w:rPrChange>
        </w:rPr>
        <w:pPrChange w:id="1954" w:author="JY0225" w:date="2017-08-24T10:46:00Z">
          <w:pPr>
            <w:spacing w:line="400" w:lineRule="exact"/>
          </w:pPr>
        </w:pPrChange>
      </w:pPr>
      <w:r w:rsidRPr="0034779C">
        <w:rPr>
          <w:rFonts w:asciiTheme="minorEastAsia" w:hAnsiTheme="minorEastAsia" w:hint="eastAsia"/>
          <w:color w:val="000000" w:themeColor="text1"/>
          <w:sz w:val="24"/>
          <w:szCs w:val="24"/>
          <w:rPrChange w:id="1955" w:author="JY0225" w:date="2017-08-24T11:10:00Z">
            <w:rPr>
              <w:rFonts w:hint="eastAsia"/>
            </w:rPr>
          </w:rPrChange>
        </w:rPr>
        <w:t>户端的命令通过中间件提交给服务器。</w:t>
      </w:r>
      <w:r w:rsidR="0098799E" w:rsidRPr="0034779C">
        <w:rPr>
          <w:rFonts w:asciiTheme="minorEastAsia" w:hAnsiTheme="minorEastAsia" w:hint="eastAsia"/>
          <w:color w:val="000000" w:themeColor="text1"/>
          <w:sz w:val="24"/>
          <w:szCs w:val="24"/>
          <w:rPrChange w:id="1956" w:author="JY0225" w:date="2017-08-24T11:10:00Z">
            <w:rPr>
              <w:rFonts w:hint="eastAsia"/>
            </w:rPr>
          </w:rPrChange>
        </w:rPr>
        <w:t>用户的命令会以会话的形式保存在中间件，当中间件</w:t>
      </w:r>
      <w:r w:rsidR="00411C76" w:rsidRPr="0034779C">
        <w:rPr>
          <w:rFonts w:asciiTheme="minorEastAsia" w:hAnsiTheme="minorEastAsia" w:hint="eastAsia"/>
          <w:color w:val="000000" w:themeColor="text1"/>
          <w:sz w:val="24"/>
          <w:szCs w:val="24"/>
          <w:rPrChange w:id="1957" w:author="JY0225" w:date="2017-08-24T11:10:00Z">
            <w:rPr>
              <w:rFonts w:hint="eastAsia"/>
            </w:rPr>
          </w:rPrChange>
        </w:rPr>
        <w:t>系统</w:t>
      </w:r>
      <w:r w:rsidR="0098799E" w:rsidRPr="0034779C">
        <w:rPr>
          <w:rFonts w:asciiTheme="minorEastAsia" w:hAnsiTheme="minorEastAsia" w:hint="eastAsia"/>
          <w:color w:val="000000" w:themeColor="text1"/>
          <w:sz w:val="24"/>
          <w:szCs w:val="24"/>
          <w:rPrChange w:id="1958" w:author="JY0225" w:date="2017-08-24T11:10:00Z">
            <w:rPr>
              <w:rFonts w:hint="eastAsia"/>
            </w:rPr>
          </w:rPrChange>
        </w:rPr>
        <w:t>出现异常时（如网络中断、中间件死机</w:t>
      </w:r>
      <w:r w:rsidR="009713D6" w:rsidRPr="0034779C">
        <w:rPr>
          <w:rFonts w:asciiTheme="minorEastAsia" w:hAnsiTheme="minorEastAsia" w:hint="eastAsia"/>
          <w:color w:val="000000" w:themeColor="text1"/>
          <w:sz w:val="24"/>
          <w:szCs w:val="24"/>
          <w:rPrChange w:id="1959" w:author="JY0225" w:date="2017-08-24T11:10:00Z">
            <w:rPr>
              <w:rFonts w:hint="eastAsia"/>
            </w:rPr>
          </w:rPrChange>
        </w:rPr>
        <w:t>），会在</w:t>
      </w:r>
      <w:r w:rsidR="0098799E" w:rsidRPr="0034779C">
        <w:rPr>
          <w:rFonts w:asciiTheme="minorEastAsia" w:hAnsiTheme="minorEastAsia" w:hint="eastAsia"/>
          <w:color w:val="000000" w:themeColor="text1"/>
          <w:sz w:val="24"/>
          <w:szCs w:val="24"/>
          <w:rPrChange w:id="1960" w:author="JY0225" w:date="2017-08-24T11:10:00Z">
            <w:rPr>
              <w:rFonts w:hint="eastAsia"/>
            </w:rPr>
          </w:rPrChange>
        </w:rPr>
        <w:t>下次重启中间件时自动恢复执行未完成的会话</w:t>
      </w:r>
      <w:ins w:id="1961" w:author="JY0225" w:date="2017-08-24T10:47:00Z">
        <w:r w:rsidR="007265D4" w:rsidRPr="0034779C">
          <w:rPr>
            <w:rFonts w:asciiTheme="minorEastAsia" w:hAnsiTheme="minorEastAsia" w:hint="eastAsia"/>
            <w:color w:val="000000" w:themeColor="text1"/>
            <w:sz w:val="24"/>
            <w:szCs w:val="24"/>
            <w:rPrChange w:id="1962" w:author="JY0225" w:date="2017-08-24T11:10:00Z">
              <w:rPr>
                <w:rFonts w:hint="eastAsia"/>
                <w:color w:val="000000" w:themeColor="text1"/>
                <w:sz w:val="24"/>
                <w:szCs w:val="24"/>
              </w:rPr>
            </w:rPrChange>
          </w:rPr>
          <w:t>。</w:t>
        </w:r>
      </w:ins>
      <w:del w:id="1963" w:author="JY0225" w:date="2017-08-24T10:47:00Z">
        <w:r w:rsidR="0098799E" w:rsidRPr="0034779C" w:rsidDel="007265D4">
          <w:rPr>
            <w:rFonts w:asciiTheme="minorEastAsia" w:hAnsiTheme="minorEastAsia" w:hint="eastAsia"/>
            <w:color w:val="000000" w:themeColor="text1"/>
            <w:sz w:val="24"/>
            <w:szCs w:val="24"/>
            <w:rPrChange w:id="1964" w:author="JY0225" w:date="2017-08-24T11:10:00Z">
              <w:rPr>
                <w:rFonts w:hint="eastAsia"/>
              </w:rPr>
            </w:rPrChange>
          </w:rPr>
          <w:delText>。</w:delText>
        </w:r>
      </w:del>
      <w:r w:rsidR="00B15A7A" w:rsidRPr="0034779C">
        <w:rPr>
          <w:rFonts w:asciiTheme="minorEastAsia" w:hAnsiTheme="minorEastAsia" w:hint="eastAsia"/>
          <w:color w:val="000000" w:themeColor="text1"/>
          <w:sz w:val="24"/>
          <w:szCs w:val="24"/>
          <w:rPrChange w:id="1965" w:author="JY0225" w:date="2017-08-24T11:10:00Z">
            <w:rPr>
              <w:rFonts w:hint="eastAsia"/>
            </w:rPr>
          </w:rPrChange>
        </w:rPr>
        <w:t>此外</w:t>
      </w:r>
      <w:r w:rsidR="00411C76" w:rsidRPr="0034779C">
        <w:rPr>
          <w:rFonts w:asciiTheme="minorEastAsia" w:hAnsiTheme="minorEastAsia" w:hint="eastAsia"/>
          <w:color w:val="000000" w:themeColor="text1"/>
          <w:sz w:val="24"/>
          <w:szCs w:val="24"/>
          <w:rPrChange w:id="1966" w:author="JY0225" w:date="2017-08-24T11:10:00Z">
            <w:rPr>
              <w:rFonts w:hint="eastAsia"/>
            </w:rPr>
          </w:rPrChange>
        </w:rPr>
        <w:t>，</w:t>
      </w:r>
      <w:r w:rsidR="00E35669" w:rsidRPr="0034779C">
        <w:rPr>
          <w:rFonts w:asciiTheme="minorEastAsia" w:hAnsiTheme="minorEastAsia" w:hint="eastAsia"/>
          <w:color w:val="000000" w:themeColor="text1"/>
          <w:sz w:val="24"/>
          <w:szCs w:val="24"/>
          <w:rPrChange w:id="1967" w:author="JY0225" w:date="2017-08-24T11:10:00Z">
            <w:rPr>
              <w:rFonts w:hint="eastAsia"/>
            </w:rPr>
          </w:rPrChange>
        </w:rPr>
        <w:t>对</w:t>
      </w:r>
      <w:r w:rsidR="00B140A3" w:rsidRPr="0034779C">
        <w:rPr>
          <w:rFonts w:asciiTheme="minorEastAsia" w:hAnsiTheme="minorEastAsia" w:hint="eastAsia"/>
          <w:color w:val="000000" w:themeColor="text1"/>
          <w:sz w:val="24"/>
          <w:szCs w:val="24"/>
          <w:rPrChange w:id="1968" w:author="JY0225" w:date="2017-08-24T11:10:00Z">
            <w:rPr>
              <w:rFonts w:hint="eastAsia"/>
            </w:rPr>
          </w:rPrChange>
        </w:rPr>
        <w:t>会话信息</w:t>
      </w:r>
      <w:r w:rsidR="003B2FBA" w:rsidRPr="0034779C">
        <w:rPr>
          <w:rFonts w:asciiTheme="minorEastAsia" w:hAnsiTheme="minorEastAsia" w:hint="eastAsia"/>
          <w:color w:val="000000" w:themeColor="text1"/>
          <w:sz w:val="24"/>
          <w:szCs w:val="24"/>
          <w:rPrChange w:id="1969" w:author="JY0225" w:date="2017-08-24T11:10:00Z">
            <w:rPr>
              <w:rFonts w:hint="eastAsia"/>
            </w:rPr>
          </w:rPrChange>
        </w:rPr>
        <w:t>进行</w:t>
      </w:r>
      <w:r w:rsidR="00E35669" w:rsidRPr="0034779C">
        <w:rPr>
          <w:rFonts w:asciiTheme="minorEastAsia" w:hAnsiTheme="minorEastAsia" w:hint="eastAsia"/>
          <w:color w:val="000000" w:themeColor="text1"/>
          <w:sz w:val="24"/>
          <w:szCs w:val="24"/>
          <w:rPrChange w:id="1970" w:author="JY0225" w:date="2017-08-24T11:10:00Z">
            <w:rPr>
              <w:rFonts w:hint="eastAsia"/>
            </w:rPr>
          </w:rPrChange>
        </w:rPr>
        <w:t>了</w:t>
      </w:r>
      <w:r w:rsidR="003B2FBA" w:rsidRPr="0034779C">
        <w:rPr>
          <w:rFonts w:asciiTheme="minorEastAsia" w:hAnsiTheme="minorEastAsia" w:hint="eastAsia"/>
          <w:color w:val="000000" w:themeColor="text1"/>
          <w:sz w:val="24"/>
          <w:szCs w:val="24"/>
          <w:rPrChange w:id="1971" w:author="JY0225" w:date="2017-08-24T11:10:00Z">
            <w:rPr>
              <w:rFonts w:hint="eastAsia"/>
            </w:rPr>
          </w:rPrChange>
        </w:rPr>
        <w:t>物理隔离</w:t>
      </w:r>
      <w:r w:rsidR="00682FF3" w:rsidRPr="0034779C">
        <w:rPr>
          <w:rFonts w:asciiTheme="minorEastAsia" w:hAnsiTheme="minorEastAsia"/>
          <w:color w:val="000000" w:themeColor="text1"/>
          <w:sz w:val="24"/>
          <w:szCs w:val="24"/>
          <w:vertAlign w:val="superscript"/>
          <w:rPrChange w:id="1972" w:author="JY0225" w:date="2017-08-24T11:10:00Z">
            <w:rPr>
              <w:vertAlign w:val="superscript"/>
            </w:rPr>
          </w:rPrChange>
        </w:rPr>
        <w:fldChar w:fldCharType="begin"/>
      </w:r>
      <w:r w:rsidR="00682FF3" w:rsidRPr="0034779C">
        <w:rPr>
          <w:rFonts w:asciiTheme="minorEastAsia" w:hAnsiTheme="minorEastAsia"/>
          <w:color w:val="000000" w:themeColor="text1"/>
          <w:sz w:val="24"/>
          <w:szCs w:val="24"/>
          <w:vertAlign w:val="superscript"/>
          <w:rPrChange w:id="1973" w:author="JY0225" w:date="2017-08-24T11:10:00Z">
            <w:rPr>
              <w:vertAlign w:val="superscript"/>
            </w:rPr>
          </w:rPrChange>
        </w:rPr>
        <w:instrText xml:space="preserve"> </w:instrText>
      </w:r>
      <w:r w:rsidR="00682FF3" w:rsidRPr="0034779C">
        <w:rPr>
          <w:rFonts w:asciiTheme="minorEastAsia" w:hAnsiTheme="minorEastAsia" w:hint="eastAsia"/>
          <w:color w:val="000000" w:themeColor="text1"/>
          <w:sz w:val="24"/>
          <w:szCs w:val="24"/>
          <w:vertAlign w:val="superscript"/>
          <w:rPrChange w:id="1974" w:author="JY0225" w:date="2017-08-24T11:10:00Z">
            <w:rPr>
              <w:rFonts w:hint="eastAsia"/>
              <w:vertAlign w:val="superscript"/>
            </w:rPr>
          </w:rPrChange>
        </w:rPr>
        <w:instrText>REF _Ref489793642 \r \h</w:instrText>
      </w:r>
      <w:r w:rsidR="00682FF3" w:rsidRPr="0034779C">
        <w:rPr>
          <w:rFonts w:asciiTheme="minorEastAsia" w:hAnsiTheme="minorEastAsia"/>
          <w:color w:val="000000" w:themeColor="text1"/>
          <w:sz w:val="24"/>
          <w:szCs w:val="24"/>
          <w:vertAlign w:val="superscript"/>
          <w:rPrChange w:id="1975" w:author="JY0225" w:date="2017-08-24T11:10:00Z">
            <w:rPr>
              <w:vertAlign w:val="superscript"/>
            </w:rPr>
          </w:rPrChange>
        </w:rPr>
        <w:instrText xml:space="preserve">  \* MERGEFORMAT </w:instrText>
      </w:r>
      <w:r w:rsidR="00682FF3" w:rsidRPr="0034779C">
        <w:rPr>
          <w:rFonts w:asciiTheme="minorEastAsia" w:hAnsiTheme="minorEastAsia"/>
          <w:color w:val="000000" w:themeColor="text1"/>
          <w:sz w:val="24"/>
          <w:szCs w:val="24"/>
          <w:vertAlign w:val="superscript"/>
          <w:rPrChange w:id="1976" w:author="JY0225" w:date="2017-08-24T11:10:00Z">
            <w:rPr>
              <w:vertAlign w:val="superscript"/>
            </w:rPr>
          </w:rPrChange>
        </w:rPr>
      </w:r>
      <w:r w:rsidR="00682FF3" w:rsidRPr="0034779C">
        <w:rPr>
          <w:rFonts w:asciiTheme="minorEastAsia" w:hAnsiTheme="minorEastAsia"/>
          <w:color w:val="000000" w:themeColor="text1"/>
          <w:sz w:val="24"/>
          <w:szCs w:val="24"/>
          <w:vertAlign w:val="superscript"/>
          <w:rPrChange w:id="1977" w:author="JY0225" w:date="2017-08-24T11:10:00Z">
            <w:rPr>
              <w:vertAlign w:val="superscript"/>
            </w:rPr>
          </w:rPrChange>
        </w:rPr>
        <w:fldChar w:fldCharType="separate"/>
      </w:r>
      <w:r w:rsidR="008E2759" w:rsidRPr="0034779C">
        <w:rPr>
          <w:rFonts w:asciiTheme="minorEastAsia" w:hAnsiTheme="minorEastAsia"/>
          <w:color w:val="000000" w:themeColor="text1"/>
          <w:sz w:val="24"/>
          <w:szCs w:val="24"/>
          <w:vertAlign w:val="superscript"/>
          <w:rPrChange w:id="1978" w:author="JY0225" w:date="2017-08-24T11:10:00Z">
            <w:rPr>
              <w:vertAlign w:val="superscript"/>
            </w:rPr>
          </w:rPrChange>
        </w:rPr>
        <w:t>[21]</w:t>
      </w:r>
      <w:r w:rsidR="00682FF3" w:rsidRPr="0034779C">
        <w:rPr>
          <w:rFonts w:asciiTheme="minorEastAsia" w:hAnsiTheme="minorEastAsia"/>
          <w:color w:val="000000" w:themeColor="text1"/>
          <w:sz w:val="24"/>
          <w:szCs w:val="24"/>
          <w:vertAlign w:val="superscript"/>
          <w:rPrChange w:id="1979" w:author="JY0225" w:date="2017-08-24T11:10:00Z">
            <w:rPr>
              <w:vertAlign w:val="superscript"/>
            </w:rPr>
          </w:rPrChange>
        </w:rPr>
        <w:fldChar w:fldCharType="end"/>
      </w:r>
      <w:r w:rsidR="003B2FBA" w:rsidRPr="0034779C">
        <w:rPr>
          <w:rFonts w:asciiTheme="minorEastAsia" w:hAnsiTheme="minorEastAsia" w:hint="eastAsia"/>
          <w:color w:val="000000" w:themeColor="text1"/>
          <w:sz w:val="24"/>
          <w:szCs w:val="24"/>
          <w:rPrChange w:id="1980" w:author="JY0225" w:date="2017-08-24T11:10:00Z">
            <w:rPr>
              <w:rFonts w:hint="eastAsia"/>
            </w:rPr>
          </w:rPrChange>
        </w:rPr>
        <w:t>，并且以加密的</w:t>
      </w:r>
      <w:r w:rsidR="00921F85" w:rsidRPr="0034779C">
        <w:rPr>
          <w:rFonts w:asciiTheme="minorEastAsia" w:hAnsiTheme="minorEastAsia" w:hint="eastAsia"/>
          <w:color w:val="000000" w:themeColor="text1"/>
          <w:sz w:val="24"/>
          <w:szCs w:val="24"/>
          <w:rPrChange w:id="1981" w:author="JY0225" w:date="2017-08-24T11:10:00Z">
            <w:rPr>
              <w:rFonts w:hint="eastAsia"/>
            </w:rPr>
          </w:rPrChange>
        </w:rPr>
        <w:t>形式</w:t>
      </w:r>
      <w:r w:rsidR="00476838" w:rsidRPr="0034779C">
        <w:rPr>
          <w:rFonts w:asciiTheme="minorEastAsia" w:hAnsiTheme="minorEastAsia" w:hint="eastAsia"/>
          <w:color w:val="000000" w:themeColor="text1"/>
          <w:sz w:val="24"/>
          <w:szCs w:val="24"/>
          <w:rPrChange w:id="1982" w:author="JY0225" w:date="2017-08-24T11:10:00Z">
            <w:rPr>
              <w:rFonts w:hint="eastAsia"/>
            </w:rPr>
          </w:rPrChange>
        </w:rPr>
        <w:t>备份</w:t>
      </w:r>
      <w:r w:rsidR="00921F85" w:rsidRPr="0034779C">
        <w:rPr>
          <w:rFonts w:asciiTheme="minorEastAsia" w:hAnsiTheme="minorEastAsia" w:hint="eastAsia"/>
          <w:color w:val="000000" w:themeColor="text1"/>
          <w:sz w:val="24"/>
          <w:szCs w:val="24"/>
          <w:rPrChange w:id="1983" w:author="JY0225" w:date="2017-08-24T11:10:00Z">
            <w:rPr>
              <w:rFonts w:hint="eastAsia"/>
            </w:rPr>
          </w:rPrChange>
        </w:rPr>
        <w:t>在数据库中</w:t>
      </w:r>
      <w:r w:rsidR="00B15A7A" w:rsidRPr="0034779C">
        <w:rPr>
          <w:rFonts w:asciiTheme="minorEastAsia" w:hAnsiTheme="minorEastAsia" w:hint="eastAsia"/>
          <w:color w:val="000000" w:themeColor="text1"/>
          <w:sz w:val="24"/>
          <w:szCs w:val="24"/>
          <w:rPrChange w:id="1984" w:author="JY0225" w:date="2017-08-24T11:10:00Z">
            <w:rPr>
              <w:rFonts w:hint="eastAsia"/>
            </w:rPr>
          </w:rPrChange>
        </w:rPr>
        <w:t>，以提高用户信息的安全性</w:t>
      </w:r>
      <w:r w:rsidR="00921F85" w:rsidRPr="0034779C">
        <w:rPr>
          <w:rFonts w:asciiTheme="minorEastAsia" w:hAnsiTheme="minorEastAsia" w:hint="eastAsia"/>
          <w:color w:val="000000" w:themeColor="text1"/>
          <w:sz w:val="24"/>
          <w:szCs w:val="24"/>
          <w:rPrChange w:id="1985" w:author="JY0225" w:date="2017-08-24T11:10:00Z">
            <w:rPr>
              <w:rFonts w:hint="eastAsia"/>
            </w:rPr>
          </w:rPrChange>
        </w:rPr>
        <w:t>。</w:t>
      </w:r>
    </w:p>
    <w:p w14:paraId="328AF723" w14:textId="77777777" w:rsidR="008A4776" w:rsidRPr="0034779C" w:rsidDel="00BE637B" w:rsidRDefault="00A41E84" w:rsidP="00BE637B">
      <w:pPr>
        <w:numPr>
          <w:ilvl w:val="0"/>
          <w:numId w:val="18"/>
        </w:numPr>
        <w:spacing w:line="400" w:lineRule="exact"/>
        <w:rPr>
          <w:ins w:id="1986" w:author="微软用户" w:date="2017-08-20T10:09:00Z"/>
          <w:del w:id="1987" w:author="JY0225" w:date="2017-08-24T10:49:00Z"/>
          <w:rFonts w:asciiTheme="minorEastAsia" w:hAnsiTheme="minorEastAsia"/>
          <w:color w:val="000000" w:themeColor="text1"/>
          <w:sz w:val="24"/>
          <w:szCs w:val="24"/>
          <w:rPrChange w:id="1988" w:author="JY0225" w:date="2017-08-24T11:10:00Z">
            <w:rPr>
              <w:ins w:id="1989" w:author="微软用户" w:date="2017-08-20T10:09:00Z"/>
              <w:del w:id="1990" w:author="JY0225" w:date="2017-08-24T10:49:00Z"/>
              <w:rFonts w:ascii="Times New Roman" w:hAnsi="Times New Roman" w:cs="Times New Roman"/>
              <w:spacing w:val="10"/>
              <w:sz w:val="24"/>
            </w:rPr>
          </w:rPrChange>
        </w:rPr>
        <w:pPrChange w:id="1991" w:author="JY0225" w:date="2017-08-24T10:49:00Z">
          <w:pPr>
            <w:pStyle w:val="a5"/>
            <w:numPr>
              <w:numId w:val="12"/>
            </w:numPr>
            <w:spacing w:line="400" w:lineRule="exact"/>
            <w:ind w:left="1140" w:firstLineChars="0" w:hanging="720"/>
          </w:pPr>
        </w:pPrChange>
      </w:pPr>
      <w:ins w:id="1992" w:author="微软用户" w:date="2017-08-20T10:07:00Z">
        <w:del w:id="1993" w:author="JY0225" w:date="2017-08-24T10:50:00Z">
          <w:r w:rsidRPr="0034779C" w:rsidDel="004D1DB4">
            <w:rPr>
              <w:rFonts w:asciiTheme="minorEastAsia" w:hAnsiTheme="minorEastAsia" w:hint="eastAsia"/>
              <w:color w:val="000000" w:themeColor="text1"/>
              <w:sz w:val="24"/>
              <w:szCs w:val="24"/>
              <w:rPrChange w:id="1994" w:author="JY0225" w:date="2017-08-24T11:10:00Z">
                <w:rPr>
                  <w:rFonts w:ascii="Times New Roman" w:hAnsi="Times New Roman" w:cs="Times New Roman" w:hint="eastAsia"/>
                  <w:spacing w:val="10"/>
                  <w:sz w:val="24"/>
                </w:rPr>
              </w:rPrChange>
            </w:rPr>
            <w:delText xml:space="preserve">2. </w:delText>
          </w:r>
        </w:del>
      </w:ins>
      <w:r w:rsidR="00C06733" w:rsidRPr="0034779C">
        <w:rPr>
          <w:rFonts w:asciiTheme="minorEastAsia" w:hAnsiTheme="minorEastAsia" w:hint="eastAsia"/>
          <w:color w:val="000000" w:themeColor="text1"/>
          <w:sz w:val="24"/>
          <w:szCs w:val="24"/>
          <w:rPrChange w:id="1995" w:author="JY0225" w:date="2017-08-24T11:10:00Z">
            <w:rPr>
              <w:rFonts w:hint="eastAsia"/>
            </w:rPr>
          </w:rPrChange>
        </w:rPr>
        <w:t>大文件上传：</w:t>
      </w:r>
      <w:r w:rsidR="006835FF" w:rsidRPr="0034779C">
        <w:rPr>
          <w:rFonts w:asciiTheme="minorEastAsia" w:hAnsiTheme="minorEastAsia" w:hint="eastAsia"/>
          <w:color w:val="000000" w:themeColor="text1"/>
          <w:sz w:val="24"/>
          <w:szCs w:val="24"/>
          <w:rPrChange w:id="1996" w:author="JY0225" w:date="2017-08-24T11:10:00Z">
            <w:rPr>
              <w:rFonts w:hint="eastAsia"/>
            </w:rPr>
          </w:rPrChange>
        </w:rPr>
        <w:t>利用服务器提供的高级功能，实现</w:t>
      </w:r>
      <w:r w:rsidR="0032561D" w:rsidRPr="0034779C">
        <w:rPr>
          <w:rFonts w:asciiTheme="minorEastAsia" w:hAnsiTheme="minorEastAsia" w:hint="eastAsia"/>
          <w:color w:val="000000" w:themeColor="text1"/>
          <w:sz w:val="24"/>
          <w:szCs w:val="24"/>
          <w:rPrChange w:id="1997" w:author="JY0225" w:date="2017-08-24T11:10:00Z">
            <w:rPr>
              <w:rFonts w:hint="eastAsia"/>
            </w:rPr>
          </w:rPrChange>
        </w:rPr>
        <w:t>了</w:t>
      </w:r>
      <w:r w:rsidR="00C06733" w:rsidRPr="0034779C">
        <w:rPr>
          <w:rFonts w:asciiTheme="minorEastAsia" w:hAnsiTheme="minorEastAsia" w:hint="eastAsia"/>
          <w:color w:val="000000" w:themeColor="text1"/>
          <w:sz w:val="24"/>
          <w:szCs w:val="24"/>
          <w:rPrChange w:id="1998" w:author="JY0225" w:date="2017-08-24T11:10:00Z">
            <w:rPr>
              <w:rFonts w:hint="eastAsia"/>
            </w:rPr>
          </w:rPrChange>
        </w:rPr>
        <w:t>大文件分块上传</w:t>
      </w:r>
    </w:p>
    <w:p w14:paraId="51804621" w14:textId="7F12CB10" w:rsidR="00C06733" w:rsidRPr="0034779C" w:rsidRDefault="00C06733" w:rsidP="00BE637B">
      <w:pPr>
        <w:numPr>
          <w:ilvl w:val="0"/>
          <w:numId w:val="18"/>
        </w:numPr>
        <w:spacing w:line="400" w:lineRule="exact"/>
        <w:rPr>
          <w:rFonts w:asciiTheme="minorEastAsia" w:hAnsiTheme="minorEastAsia"/>
          <w:color w:val="000000" w:themeColor="text1"/>
          <w:sz w:val="24"/>
          <w:szCs w:val="24"/>
          <w:rPrChange w:id="1999" w:author="JY0225" w:date="2017-08-24T11:10:00Z">
            <w:rPr/>
          </w:rPrChange>
        </w:rPr>
        <w:pPrChange w:id="2000" w:author="JY0225" w:date="2017-08-24T10:49:00Z">
          <w:pPr>
            <w:pStyle w:val="a5"/>
            <w:numPr>
              <w:numId w:val="12"/>
            </w:numPr>
            <w:spacing w:line="400" w:lineRule="exact"/>
            <w:ind w:left="1140" w:firstLineChars="0" w:hanging="720"/>
          </w:pPr>
        </w:pPrChange>
      </w:pPr>
      <w:r w:rsidRPr="0034779C">
        <w:rPr>
          <w:rFonts w:asciiTheme="minorEastAsia" w:hAnsiTheme="minorEastAsia" w:hint="eastAsia"/>
          <w:color w:val="000000" w:themeColor="text1"/>
          <w:sz w:val="24"/>
          <w:szCs w:val="24"/>
          <w:rPrChange w:id="2001" w:author="JY0225" w:date="2017-08-24T11:10:00Z">
            <w:rPr>
              <w:rFonts w:hint="eastAsia"/>
            </w:rPr>
          </w:rPrChange>
        </w:rPr>
        <w:t>功</w:t>
      </w:r>
      <w:ins w:id="2002" w:author="JY0225" w:date="2017-08-24T10:49:00Z">
        <w:r w:rsidR="00BE637B" w:rsidRPr="0034779C">
          <w:rPr>
            <w:rFonts w:asciiTheme="minorEastAsia" w:hAnsiTheme="minorEastAsia" w:hint="eastAsia"/>
            <w:color w:val="000000" w:themeColor="text1"/>
            <w:sz w:val="24"/>
            <w:szCs w:val="24"/>
            <w:rPrChange w:id="2003" w:author="JY0225" w:date="2017-08-24T11:10:00Z">
              <w:rPr>
                <w:rFonts w:hint="eastAsia"/>
                <w:color w:val="000000" w:themeColor="text1"/>
                <w:sz w:val="24"/>
                <w:szCs w:val="24"/>
              </w:rPr>
            </w:rPrChange>
          </w:rPr>
          <w:t>能</w:t>
        </w:r>
      </w:ins>
      <w:del w:id="2004" w:author="微软用户" w:date="2017-08-20T10:06:00Z">
        <w:r w:rsidRPr="0034779C" w:rsidDel="00A41E84">
          <w:rPr>
            <w:rFonts w:asciiTheme="minorEastAsia" w:hAnsiTheme="minorEastAsia" w:hint="eastAsia"/>
            <w:color w:val="000000" w:themeColor="text1"/>
            <w:sz w:val="24"/>
            <w:szCs w:val="24"/>
            <w:rPrChange w:id="2005" w:author="JY0225" w:date="2017-08-24T11:10:00Z">
              <w:rPr>
                <w:rFonts w:hint="eastAsia"/>
              </w:rPr>
            </w:rPrChange>
          </w:rPr>
          <w:delText>能</w:delText>
        </w:r>
      </w:del>
      <w:r w:rsidRPr="0034779C">
        <w:rPr>
          <w:rFonts w:asciiTheme="minorEastAsia" w:hAnsiTheme="minorEastAsia" w:hint="eastAsia"/>
          <w:color w:val="000000" w:themeColor="text1"/>
          <w:sz w:val="24"/>
          <w:szCs w:val="24"/>
          <w:rPrChange w:id="2006" w:author="JY0225" w:date="2017-08-24T11:10:00Z">
            <w:rPr>
              <w:rFonts w:hint="eastAsia"/>
            </w:rPr>
          </w:rPrChange>
        </w:rPr>
        <w:t>，在受到网络</w:t>
      </w:r>
      <w:r w:rsidR="001821F6" w:rsidRPr="0034779C">
        <w:rPr>
          <w:rFonts w:asciiTheme="minorEastAsia" w:hAnsiTheme="minorEastAsia" w:hint="eastAsia"/>
          <w:color w:val="000000" w:themeColor="text1"/>
          <w:sz w:val="24"/>
          <w:szCs w:val="24"/>
          <w:rPrChange w:id="2007" w:author="JY0225" w:date="2017-08-24T11:10:00Z">
            <w:rPr>
              <w:rFonts w:hint="eastAsia"/>
            </w:rPr>
          </w:rPrChange>
        </w:rPr>
        <w:t>状况受到</w:t>
      </w:r>
      <w:r w:rsidRPr="0034779C">
        <w:rPr>
          <w:rFonts w:asciiTheme="minorEastAsia" w:hAnsiTheme="minorEastAsia" w:hint="eastAsia"/>
          <w:color w:val="000000" w:themeColor="text1"/>
          <w:sz w:val="24"/>
          <w:szCs w:val="24"/>
          <w:rPrChange w:id="2008" w:author="JY0225" w:date="2017-08-24T11:10:00Z">
            <w:rPr>
              <w:rFonts w:hint="eastAsia"/>
            </w:rPr>
          </w:rPrChange>
        </w:rPr>
        <w:t>影响的情况下，</w:t>
      </w:r>
      <w:r w:rsidR="00175CB3" w:rsidRPr="0034779C">
        <w:rPr>
          <w:rFonts w:asciiTheme="minorEastAsia" w:hAnsiTheme="minorEastAsia" w:hint="eastAsia"/>
          <w:color w:val="000000" w:themeColor="text1"/>
          <w:sz w:val="24"/>
          <w:szCs w:val="24"/>
          <w:rPrChange w:id="2009" w:author="JY0225" w:date="2017-08-24T11:10:00Z">
            <w:rPr>
              <w:rFonts w:hint="eastAsia"/>
            </w:rPr>
          </w:rPrChange>
        </w:rPr>
        <w:t>若文件上传中断</w:t>
      </w:r>
      <w:r w:rsidR="000C5AC0" w:rsidRPr="0034779C">
        <w:rPr>
          <w:rFonts w:asciiTheme="minorEastAsia" w:hAnsiTheme="minorEastAsia" w:hint="eastAsia"/>
          <w:color w:val="000000" w:themeColor="text1"/>
          <w:sz w:val="24"/>
          <w:szCs w:val="24"/>
          <w:rPrChange w:id="2010" w:author="JY0225" w:date="2017-08-24T11:10:00Z">
            <w:rPr>
              <w:rFonts w:hint="eastAsia"/>
            </w:rPr>
          </w:rPrChange>
        </w:rPr>
        <w:t>，</w:t>
      </w:r>
      <w:r w:rsidR="00DB0556" w:rsidRPr="0034779C">
        <w:rPr>
          <w:rFonts w:asciiTheme="minorEastAsia" w:hAnsiTheme="minorEastAsia" w:hint="eastAsia"/>
          <w:color w:val="000000" w:themeColor="text1"/>
          <w:sz w:val="24"/>
          <w:szCs w:val="24"/>
          <w:rPrChange w:id="2011" w:author="JY0225" w:date="2017-08-24T11:10:00Z">
            <w:rPr>
              <w:rFonts w:hint="eastAsia"/>
            </w:rPr>
          </w:rPrChange>
        </w:rPr>
        <w:t>会自动启用</w:t>
      </w:r>
      <w:r w:rsidRPr="0034779C">
        <w:rPr>
          <w:rFonts w:asciiTheme="minorEastAsia" w:hAnsiTheme="minorEastAsia" w:hint="eastAsia"/>
          <w:color w:val="000000" w:themeColor="text1"/>
          <w:sz w:val="24"/>
          <w:szCs w:val="24"/>
          <w:rPrChange w:id="2012" w:author="JY0225" w:date="2017-08-24T11:10:00Z">
            <w:rPr>
              <w:rFonts w:hint="eastAsia"/>
            </w:rPr>
          </w:rPrChange>
        </w:rPr>
        <w:t>断点续传功能</w:t>
      </w:r>
      <w:r w:rsidR="00614159" w:rsidRPr="0034779C">
        <w:rPr>
          <w:rFonts w:asciiTheme="minorEastAsia" w:hAnsiTheme="minorEastAsia" w:hint="eastAsia"/>
          <w:color w:val="000000" w:themeColor="text1"/>
          <w:sz w:val="24"/>
          <w:szCs w:val="24"/>
          <w:rPrChange w:id="2013" w:author="JY0225" w:date="2017-08-24T11:10:00Z">
            <w:rPr>
              <w:rFonts w:hint="eastAsia"/>
            </w:rPr>
          </w:rPrChange>
        </w:rPr>
        <w:t>，</w:t>
      </w:r>
      <w:r w:rsidR="00B84A4F" w:rsidRPr="0034779C">
        <w:rPr>
          <w:rFonts w:asciiTheme="minorEastAsia" w:hAnsiTheme="minorEastAsia" w:hint="eastAsia"/>
          <w:color w:val="000000" w:themeColor="text1"/>
          <w:sz w:val="24"/>
          <w:szCs w:val="24"/>
          <w:rPrChange w:id="2014" w:author="JY0225" w:date="2017-08-24T11:10:00Z">
            <w:rPr>
              <w:rFonts w:hint="eastAsia"/>
            </w:rPr>
          </w:rPrChange>
        </w:rPr>
        <w:t>避免数据</w:t>
      </w:r>
      <w:r w:rsidRPr="0034779C">
        <w:rPr>
          <w:rFonts w:asciiTheme="minorEastAsia" w:hAnsiTheme="minorEastAsia" w:hint="eastAsia"/>
          <w:color w:val="000000" w:themeColor="text1"/>
          <w:sz w:val="24"/>
          <w:szCs w:val="24"/>
          <w:rPrChange w:id="2015" w:author="JY0225" w:date="2017-08-24T11:10:00Z">
            <w:rPr>
              <w:rFonts w:hint="eastAsia"/>
            </w:rPr>
          </w:rPrChange>
        </w:rPr>
        <w:t>重传。</w:t>
      </w:r>
    </w:p>
    <w:p w14:paraId="00584A51" w14:textId="77777777" w:rsidR="00F91428" w:rsidRPr="0034779C" w:rsidDel="004F2A4F" w:rsidRDefault="00A41E84" w:rsidP="004F2A4F">
      <w:pPr>
        <w:numPr>
          <w:ilvl w:val="0"/>
          <w:numId w:val="18"/>
        </w:numPr>
        <w:spacing w:line="400" w:lineRule="exact"/>
        <w:rPr>
          <w:ins w:id="2016" w:author="微软用户" w:date="2017-08-20T10:10:00Z"/>
          <w:del w:id="2017" w:author="JY0225" w:date="2017-08-24T10:50:00Z"/>
          <w:rFonts w:asciiTheme="minorEastAsia" w:hAnsiTheme="minorEastAsia"/>
          <w:color w:val="000000" w:themeColor="text1"/>
          <w:sz w:val="24"/>
          <w:szCs w:val="24"/>
          <w:rPrChange w:id="2018" w:author="JY0225" w:date="2017-08-24T11:10:00Z">
            <w:rPr>
              <w:ins w:id="2019" w:author="微软用户" w:date="2017-08-20T10:10:00Z"/>
              <w:del w:id="2020" w:author="JY0225" w:date="2017-08-24T10:50:00Z"/>
              <w:rFonts w:ascii="Times New Roman" w:hAnsi="Times New Roman" w:cs="Times New Roman"/>
              <w:spacing w:val="10"/>
              <w:sz w:val="24"/>
            </w:rPr>
          </w:rPrChange>
        </w:rPr>
        <w:pPrChange w:id="2021" w:author="JY0225" w:date="2017-08-24T10:50:00Z">
          <w:pPr>
            <w:pStyle w:val="a5"/>
            <w:numPr>
              <w:numId w:val="12"/>
            </w:numPr>
            <w:spacing w:line="400" w:lineRule="exact"/>
            <w:ind w:left="1140" w:firstLineChars="0" w:hanging="720"/>
          </w:pPr>
        </w:pPrChange>
      </w:pPr>
      <w:ins w:id="2022" w:author="微软用户" w:date="2017-08-20T10:07:00Z">
        <w:del w:id="2023" w:author="JY0225" w:date="2017-08-24T10:50:00Z">
          <w:r w:rsidRPr="0034779C" w:rsidDel="0020414D">
            <w:rPr>
              <w:rFonts w:asciiTheme="minorEastAsia" w:hAnsiTheme="minorEastAsia"/>
              <w:color w:val="000000" w:themeColor="text1"/>
              <w:sz w:val="24"/>
              <w:szCs w:val="24"/>
              <w:rPrChange w:id="2024" w:author="JY0225" w:date="2017-08-24T11:10:00Z">
                <w:rPr/>
              </w:rPrChange>
            </w:rPr>
            <w:delText xml:space="preserve">3. </w:delText>
          </w:r>
        </w:del>
      </w:ins>
      <w:r w:rsidR="001A782A" w:rsidRPr="0034779C">
        <w:rPr>
          <w:rFonts w:asciiTheme="minorEastAsia" w:hAnsiTheme="minorEastAsia" w:hint="eastAsia"/>
          <w:color w:val="000000" w:themeColor="text1"/>
          <w:sz w:val="24"/>
          <w:szCs w:val="24"/>
          <w:rPrChange w:id="2025" w:author="JY0225" w:date="2017-08-24T11:10:00Z">
            <w:rPr>
              <w:rFonts w:hint="eastAsia"/>
            </w:rPr>
          </w:rPrChange>
        </w:rPr>
        <w:t>本地缓存：利用现代计算机普遍较大的</w:t>
      </w:r>
      <w:r w:rsidR="00476838" w:rsidRPr="0034779C">
        <w:rPr>
          <w:rFonts w:asciiTheme="minorEastAsia" w:hAnsiTheme="minorEastAsia" w:hint="eastAsia"/>
          <w:color w:val="000000" w:themeColor="text1"/>
          <w:sz w:val="24"/>
          <w:szCs w:val="24"/>
          <w:rPrChange w:id="2026" w:author="JY0225" w:date="2017-08-24T11:10:00Z">
            <w:rPr>
              <w:rFonts w:hint="eastAsia"/>
            </w:rPr>
          </w:rPrChange>
        </w:rPr>
        <w:t>备份</w:t>
      </w:r>
      <w:r w:rsidR="001A782A" w:rsidRPr="0034779C">
        <w:rPr>
          <w:rFonts w:asciiTheme="minorEastAsia" w:hAnsiTheme="minorEastAsia" w:hint="eastAsia"/>
          <w:color w:val="000000" w:themeColor="text1"/>
          <w:sz w:val="24"/>
          <w:szCs w:val="24"/>
          <w:rPrChange w:id="2027" w:author="JY0225" w:date="2017-08-24T11:10:00Z">
            <w:rPr>
              <w:rFonts w:hint="eastAsia"/>
            </w:rPr>
          </w:rPrChange>
        </w:rPr>
        <w:t>空间以及高性能的计算</w:t>
      </w:r>
    </w:p>
    <w:p w14:paraId="410F5361" w14:textId="5627B4B4" w:rsidR="001A782A" w:rsidRPr="0034779C" w:rsidRDefault="001A782A" w:rsidP="004F2A4F">
      <w:pPr>
        <w:numPr>
          <w:ilvl w:val="0"/>
          <w:numId w:val="18"/>
        </w:numPr>
        <w:spacing w:line="400" w:lineRule="exact"/>
        <w:rPr>
          <w:rFonts w:asciiTheme="minorEastAsia" w:hAnsiTheme="minorEastAsia"/>
          <w:color w:val="000000" w:themeColor="text1"/>
          <w:sz w:val="24"/>
          <w:szCs w:val="24"/>
          <w:rPrChange w:id="2028" w:author="JY0225" w:date="2017-08-24T11:10:00Z">
            <w:rPr/>
          </w:rPrChange>
        </w:rPr>
        <w:pPrChange w:id="2029" w:author="JY0225" w:date="2017-08-24T10:50:00Z">
          <w:pPr>
            <w:pStyle w:val="a5"/>
            <w:numPr>
              <w:numId w:val="12"/>
            </w:numPr>
            <w:spacing w:line="400" w:lineRule="exact"/>
            <w:ind w:left="1140" w:firstLineChars="0" w:hanging="720"/>
          </w:pPr>
        </w:pPrChange>
      </w:pPr>
      <w:r w:rsidRPr="0034779C">
        <w:rPr>
          <w:rFonts w:asciiTheme="minorEastAsia" w:hAnsiTheme="minorEastAsia" w:hint="eastAsia"/>
          <w:color w:val="000000" w:themeColor="text1"/>
          <w:sz w:val="24"/>
          <w:szCs w:val="24"/>
          <w:rPrChange w:id="2030" w:author="JY0225" w:date="2017-08-24T11:10:00Z">
            <w:rPr>
              <w:rFonts w:hint="eastAsia"/>
            </w:rPr>
          </w:rPrChange>
        </w:rPr>
        <w:t>能力，实现</w:t>
      </w:r>
      <w:r w:rsidR="00E74C76" w:rsidRPr="0034779C">
        <w:rPr>
          <w:rFonts w:asciiTheme="minorEastAsia" w:hAnsiTheme="minorEastAsia" w:hint="eastAsia"/>
          <w:color w:val="000000" w:themeColor="text1"/>
          <w:sz w:val="24"/>
          <w:szCs w:val="24"/>
          <w:rPrChange w:id="2031" w:author="JY0225" w:date="2017-08-24T11:10:00Z">
            <w:rPr>
              <w:rFonts w:hint="eastAsia"/>
            </w:rPr>
          </w:rPrChange>
        </w:rPr>
        <w:t>了</w:t>
      </w:r>
      <w:r w:rsidRPr="0034779C">
        <w:rPr>
          <w:rFonts w:asciiTheme="minorEastAsia" w:hAnsiTheme="minorEastAsia" w:hint="eastAsia"/>
          <w:color w:val="000000" w:themeColor="text1"/>
          <w:sz w:val="24"/>
          <w:szCs w:val="24"/>
          <w:rPrChange w:id="2032" w:author="JY0225" w:date="2017-08-24T11:10:00Z">
            <w:rPr>
              <w:rFonts w:hint="eastAsia"/>
            </w:rPr>
          </w:rPrChange>
        </w:rPr>
        <w:t>本地缓存管理，进一步减少了系统</w:t>
      </w:r>
      <w:r w:rsidRPr="0034779C">
        <w:rPr>
          <w:rFonts w:asciiTheme="minorEastAsia" w:hAnsiTheme="minorEastAsia"/>
          <w:color w:val="000000" w:themeColor="text1"/>
          <w:sz w:val="24"/>
          <w:szCs w:val="24"/>
          <w:rPrChange w:id="2033" w:author="JY0225" w:date="2017-08-24T11:10:00Z">
            <w:rPr/>
          </w:rPrChange>
        </w:rPr>
        <w:t>I/O</w:t>
      </w:r>
      <w:r w:rsidRPr="0034779C">
        <w:rPr>
          <w:rFonts w:asciiTheme="minorEastAsia" w:hAnsiTheme="minorEastAsia" w:hint="eastAsia"/>
          <w:color w:val="000000" w:themeColor="text1"/>
          <w:sz w:val="24"/>
          <w:szCs w:val="24"/>
          <w:rPrChange w:id="2034" w:author="JY0225" w:date="2017-08-24T11:10:00Z">
            <w:rPr>
              <w:rFonts w:hint="eastAsia"/>
            </w:rPr>
          </w:rPrChange>
        </w:rPr>
        <w:t>操作，提高了中间件性能。</w:t>
      </w:r>
      <w:r w:rsidR="007020C5" w:rsidRPr="0034779C">
        <w:rPr>
          <w:rFonts w:asciiTheme="minorEastAsia" w:hAnsiTheme="minorEastAsia" w:hint="eastAsia"/>
          <w:color w:val="000000" w:themeColor="text1"/>
          <w:sz w:val="24"/>
          <w:szCs w:val="24"/>
          <w:rPrChange w:id="2035" w:author="JY0225" w:date="2017-08-24T11:10:00Z">
            <w:rPr>
              <w:rFonts w:hint="eastAsia"/>
            </w:rPr>
          </w:rPrChange>
        </w:rPr>
        <w:t>同时，</w:t>
      </w:r>
      <w:r w:rsidR="00AF1FAE" w:rsidRPr="0034779C">
        <w:rPr>
          <w:rFonts w:asciiTheme="minorEastAsia" w:hAnsiTheme="minorEastAsia" w:hint="eastAsia"/>
          <w:color w:val="000000" w:themeColor="text1"/>
          <w:sz w:val="24"/>
          <w:szCs w:val="24"/>
          <w:rPrChange w:id="2036" w:author="JY0225" w:date="2017-08-24T11:10:00Z">
            <w:rPr>
              <w:rFonts w:hint="eastAsia"/>
            </w:rPr>
          </w:rPrChange>
        </w:rPr>
        <w:t>利用服务器提供的</w:t>
      </w:r>
      <w:r w:rsidR="003A3FFF" w:rsidRPr="0034779C">
        <w:rPr>
          <w:rFonts w:asciiTheme="minorEastAsia" w:hAnsiTheme="minorEastAsia" w:hint="eastAsia"/>
          <w:color w:val="000000" w:themeColor="text1"/>
          <w:sz w:val="24"/>
          <w:szCs w:val="24"/>
          <w:rPrChange w:id="2037" w:author="JY0225" w:date="2017-08-24T11:10:00Z">
            <w:rPr>
              <w:rFonts w:hint="eastAsia"/>
            </w:rPr>
          </w:rPrChange>
        </w:rPr>
        <w:t>个人</w:t>
      </w:r>
      <w:r w:rsidR="00476838" w:rsidRPr="0034779C">
        <w:rPr>
          <w:rFonts w:asciiTheme="minorEastAsia" w:hAnsiTheme="minorEastAsia" w:hint="eastAsia"/>
          <w:color w:val="000000" w:themeColor="text1"/>
          <w:sz w:val="24"/>
          <w:szCs w:val="24"/>
          <w:rPrChange w:id="2038" w:author="JY0225" w:date="2017-08-24T11:10:00Z">
            <w:rPr>
              <w:rFonts w:hint="eastAsia"/>
            </w:rPr>
          </w:rPrChange>
        </w:rPr>
        <w:t>备份</w:t>
      </w:r>
      <w:r w:rsidR="00F253FF" w:rsidRPr="0034779C">
        <w:rPr>
          <w:rFonts w:asciiTheme="minorEastAsia" w:hAnsiTheme="minorEastAsia" w:hint="eastAsia"/>
          <w:color w:val="000000" w:themeColor="text1"/>
          <w:sz w:val="24"/>
          <w:szCs w:val="24"/>
          <w:rPrChange w:id="2039" w:author="JY0225" w:date="2017-08-24T11:10:00Z">
            <w:rPr>
              <w:rFonts w:hint="eastAsia"/>
            </w:rPr>
          </w:rPrChange>
        </w:rPr>
        <w:t>在</w:t>
      </w:r>
      <w:r w:rsidR="00DD69B5" w:rsidRPr="0034779C">
        <w:rPr>
          <w:rFonts w:asciiTheme="minorEastAsia" w:hAnsiTheme="minorEastAsia" w:hint="eastAsia"/>
          <w:color w:val="000000" w:themeColor="text1"/>
          <w:sz w:val="24"/>
          <w:szCs w:val="24"/>
          <w:rPrChange w:id="2040" w:author="JY0225" w:date="2017-08-24T11:10:00Z">
            <w:rPr>
              <w:rFonts w:hint="eastAsia"/>
            </w:rPr>
          </w:rPrChange>
        </w:rPr>
        <w:t>云端</w:t>
      </w:r>
      <w:r w:rsidR="002E5632" w:rsidRPr="0034779C">
        <w:rPr>
          <w:rFonts w:asciiTheme="minorEastAsia" w:hAnsiTheme="minorEastAsia" w:hint="eastAsia"/>
          <w:color w:val="000000" w:themeColor="text1"/>
          <w:sz w:val="24"/>
          <w:szCs w:val="24"/>
          <w:rPrChange w:id="2041" w:author="JY0225" w:date="2017-08-24T11:10:00Z">
            <w:rPr>
              <w:rFonts w:hint="eastAsia"/>
            </w:rPr>
          </w:rPrChange>
        </w:rPr>
        <w:t>的</w:t>
      </w:r>
      <w:r w:rsidR="003A3FFF" w:rsidRPr="0034779C">
        <w:rPr>
          <w:rFonts w:asciiTheme="minorEastAsia" w:hAnsiTheme="minorEastAsia" w:hint="eastAsia"/>
          <w:color w:val="000000" w:themeColor="text1"/>
          <w:sz w:val="24"/>
          <w:szCs w:val="24"/>
          <w:rPrChange w:id="2042" w:author="JY0225" w:date="2017-08-24T11:10:00Z">
            <w:rPr>
              <w:rFonts w:hint="eastAsia"/>
            </w:rPr>
          </w:rPrChange>
        </w:rPr>
        <w:t>数据信息</w:t>
      </w:r>
      <w:r w:rsidR="00AF1FAE" w:rsidRPr="0034779C">
        <w:rPr>
          <w:rFonts w:asciiTheme="minorEastAsia" w:hAnsiTheme="minorEastAsia" w:hint="eastAsia"/>
          <w:color w:val="000000" w:themeColor="text1"/>
          <w:sz w:val="24"/>
          <w:szCs w:val="24"/>
          <w:rPrChange w:id="2043" w:author="JY0225" w:date="2017-08-24T11:10:00Z">
            <w:rPr>
              <w:rFonts w:hint="eastAsia"/>
            </w:rPr>
          </w:rPrChange>
        </w:rPr>
        <w:t>，实现</w:t>
      </w:r>
      <w:r w:rsidR="00B77C9D" w:rsidRPr="0034779C">
        <w:rPr>
          <w:rFonts w:asciiTheme="minorEastAsia" w:hAnsiTheme="minorEastAsia" w:hint="eastAsia"/>
          <w:color w:val="000000" w:themeColor="text1"/>
          <w:sz w:val="24"/>
          <w:szCs w:val="24"/>
          <w:rPrChange w:id="2044" w:author="JY0225" w:date="2017-08-24T11:10:00Z">
            <w:rPr>
              <w:rFonts w:hint="eastAsia"/>
            </w:rPr>
          </w:rPrChange>
        </w:rPr>
        <w:t>了</w:t>
      </w:r>
      <w:r w:rsidR="000A335A" w:rsidRPr="0034779C">
        <w:rPr>
          <w:rFonts w:asciiTheme="minorEastAsia" w:hAnsiTheme="minorEastAsia" w:hint="eastAsia"/>
          <w:color w:val="000000" w:themeColor="text1"/>
          <w:sz w:val="24"/>
          <w:szCs w:val="24"/>
          <w:rPrChange w:id="2045" w:author="JY0225" w:date="2017-08-24T11:10:00Z">
            <w:rPr>
              <w:rFonts w:hint="eastAsia"/>
            </w:rPr>
          </w:rPrChange>
        </w:rPr>
        <w:t>针对单一用户的“秒传</w:t>
      </w:r>
      <w:r w:rsidR="00AF1FAE" w:rsidRPr="0034779C">
        <w:rPr>
          <w:rFonts w:asciiTheme="minorEastAsia" w:hAnsiTheme="minorEastAsia" w:hint="eastAsia"/>
          <w:color w:val="000000" w:themeColor="text1"/>
          <w:sz w:val="24"/>
          <w:szCs w:val="24"/>
          <w:rPrChange w:id="2046" w:author="JY0225" w:date="2017-08-24T11:10:00Z">
            <w:rPr>
              <w:rFonts w:hint="eastAsia"/>
            </w:rPr>
          </w:rPrChange>
        </w:rPr>
        <w:t>”</w:t>
      </w:r>
      <w:r w:rsidR="000A335A" w:rsidRPr="0034779C">
        <w:rPr>
          <w:rFonts w:asciiTheme="minorEastAsia" w:hAnsiTheme="minorEastAsia" w:hint="eastAsia"/>
          <w:color w:val="000000" w:themeColor="text1"/>
          <w:sz w:val="24"/>
          <w:szCs w:val="24"/>
          <w:rPrChange w:id="2047" w:author="JY0225" w:date="2017-08-24T11:10:00Z">
            <w:rPr>
              <w:rFonts w:hint="eastAsia"/>
            </w:rPr>
          </w:rPrChange>
        </w:rPr>
        <w:t>功能</w:t>
      </w:r>
      <w:r w:rsidR="00AF1FAE" w:rsidRPr="0034779C">
        <w:rPr>
          <w:rFonts w:asciiTheme="minorEastAsia" w:hAnsiTheme="minorEastAsia" w:hint="eastAsia"/>
          <w:color w:val="000000" w:themeColor="text1"/>
          <w:sz w:val="24"/>
          <w:szCs w:val="24"/>
          <w:rPrChange w:id="2048" w:author="JY0225" w:date="2017-08-24T11:10:00Z">
            <w:rPr>
              <w:rFonts w:hint="eastAsia"/>
            </w:rPr>
          </w:rPrChange>
        </w:rPr>
        <w:t>。</w:t>
      </w:r>
    </w:p>
    <w:p w14:paraId="18F60AAB" w14:textId="77777777" w:rsidR="00EA10DD" w:rsidRPr="0034779C" w:rsidDel="005B0A10" w:rsidRDefault="00A41E84" w:rsidP="005B0A10">
      <w:pPr>
        <w:numPr>
          <w:ilvl w:val="0"/>
          <w:numId w:val="18"/>
        </w:numPr>
        <w:spacing w:line="400" w:lineRule="exact"/>
        <w:rPr>
          <w:ins w:id="2049" w:author="微软用户" w:date="2017-08-20T10:10:00Z"/>
          <w:del w:id="2050" w:author="JY0225" w:date="2017-08-24T10:51:00Z"/>
          <w:rFonts w:asciiTheme="minorEastAsia" w:hAnsiTheme="minorEastAsia"/>
          <w:color w:val="000000" w:themeColor="text1"/>
          <w:sz w:val="24"/>
          <w:szCs w:val="24"/>
          <w:rPrChange w:id="2051" w:author="JY0225" w:date="2017-08-24T11:10:00Z">
            <w:rPr>
              <w:ins w:id="2052" w:author="微软用户" w:date="2017-08-20T10:10:00Z"/>
              <w:del w:id="2053" w:author="JY0225" w:date="2017-08-24T10:51:00Z"/>
              <w:sz w:val="24"/>
              <w:szCs w:val="24"/>
            </w:rPr>
          </w:rPrChange>
        </w:rPr>
        <w:pPrChange w:id="2054" w:author="JY0225" w:date="2017-08-24T10:50:00Z">
          <w:pPr>
            <w:pStyle w:val="a5"/>
            <w:numPr>
              <w:numId w:val="12"/>
            </w:numPr>
            <w:spacing w:line="400" w:lineRule="exact"/>
            <w:ind w:left="1140" w:firstLineChars="0" w:hanging="720"/>
          </w:pPr>
        </w:pPrChange>
      </w:pPr>
      <w:ins w:id="2055" w:author="微软用户" w:date="2017-08-20T10:09:00Z">
        <w:del w:id="2056" w:author="JY0225" w:date="2017-08-24T10:51:00Z">
          <w:r w:rsidRPr="0034779C" w:rsidDel="000D6605">
            <w:rPr>
              <w:rFonts w:asciiTheme="minorEastAsia" w:hAnsiTheme="minorEastAsia" w:hint="eastAsia"/>
              <w:color w:val="000000" w:themeColor="text1"/>
              <w:sz w:val="24"/>
              <w:szCs w:val="24"/>
              <w:rPrChange w:id="2057" w:author="JY0225" w:date="2017-08-24T11:10:00Z">
                <w:rPr>
                  <w:rFonts w:hint="eastAsia"/>
                  <w:sz w:val="24"/>
                  <w:szCs w:val="24"/>
                </w:rPr>
              </w:rPrChange>
            </w:rPr>
            <w:delText xml:space="preserve">4. </w:delText>
          </w:r>
        </w:del>
      </w:ins>
      <w:r w:rsidR="00016F32" w:rsidRPr="0034779C">
        <w:rPr>
          <w:rFonts w:asciiTheme="minorEastAsia" w:hAnsiTheme="minorEastAsia" w:hint="eastAsia"/>
          <w:color w:val="000000" w:themeColor="text1"/>
          <w:sz w:val="24"/>
          <w:szCs w:val="24"/>
          <w:rPrChange w:id="2058" w:author="JY0225" w:date="2017-08-24T11:10:00Z">
            <w:rPr>
              <w:rFonts w:hint="eastAsia"/>
            </w:rPr>
          </w:rPrChange>
        </w:rPr>
        <w:t>多应用适配：</w:t>
      </w:r>
      <w:r w:rsidR="00E4327E" w:rsidRPr="0034779C">
        <w:rPr>
          <w:rFonts w:asciiTheme="minorEastAsia" w:hAnsiTheme="minorEastAsia" w:hint="eastAsia"/>
          <w:color w:val="000000" w:themeColor="text1"/>
          <w:sz w:val="24"/>
          <w:szCs w:val="24"/>
          <w:rPrChange w:id="2059" w:author="JY0225" w:date="2017-08-24T11:10:00Z">
            <w:rPr>
              <w:rFonts w:hint="eastAsia"/>
            </w:rPr>
          </w:rPrChange>
        </w:rPr>
        <w:t>现有</w:t>
      </w:r>
      <w:r w:rsidR="007669AA" w:rsidRPr="0034779C">
        <w:rPr>
          <w:rFonts w:asciiTheme="minorEastAsia" w:hAnsiTheme="minorEastAsia" w:hint="eastAsia"/>
          <w:color w:val="000000" w:themeColor="text1"/>
          <w:sz w:val="24"/>
          <w:szCs w:val="24"/>
          <w:rPrChange w:id="2060" w:author="JY0225" w:date="2017-08-24T11:10:00Z">
            <w:rPr>
              <w:rFonts w:hint="eastAsia"/>
            </w:rPr>
          </w:rPrChange>
        </w:rPr>
        <w:t>的中间件系统只支持单一的</w:t>
      </w:r>
      <w:r w:rsidR="007669AA" w:rsidRPr="0034779C">
        <w:rPr>
          <w:rFonts w:asciiTheme="minorEastAsia" w:hAnsiTheme="minorEastAsia"/>
          <w:color w:val="000000" w:themeColor="text1"/>
          <w:sz w:val="24"/>
          <w:szCs w:val="24"/>
          <w:rPrChange w:id="2061" w:author="JY0225" w:date="2017-08-24T11:10:00Z">
            <w:rPr/>
          </w:rPrChange>
        </w:rPr>
        <w:t>CLI</w:t>
      </w:r>
      <w:r w:rsidR="007669AA" w:rsidRPr="0034779C">
        <w:rPr>
          <w:rFonts w:asciiTheme="minorEastAsia" w:hAnsiTheme="minorEastAsia" w:hint="eastAsia"/>
          <w:color w:val="000000" w:themeColor="text1"/>
          <w:sz w:val="24"/>
          <w:szCs w:val="24"/>
          <w:rPrChange w:id="2062" w:author="JY0225" w:date="2017-08-24T11:10:00Z">
            <w:rPr>
              <w:rFonts w:hint="eastAsia"/>
            </w:rPr>
          </w:rPrChange>
        </w:rPr>
        <w:t>客户端，</w:t>
      </w:r>
      <w:r w:rsidR="003A758E" w:rsidRPr="0034779C">
        <w:rPr>
          <w:rFonts w:asciiTheme="minorEastAsia" w:hAnsiTheme="minorEastAsia" w:hint="eastAsia"/>
          <w:color w:val="000000" w:themeColor="text1"/>
          <w:sz w:val="24"/>
          <w:szCs w:val="24"/>
          <w:rPrChange w:id="2063" w:author="JY0225" w:date="2017-08-24T11:10:00Z">
            <w:rPr>
              <w:rFonts w:hint="eastAsia"/>
            </w:rPr>
          </w:rPrChange>
        </w:rPr>
        <w:t>为</w:t>
      </w:r>
      <w:r w:rsidR="003B00C8" w:rsidRPr="0034779C">
        <w:rPr>
          <w:rFonts w:asciiTheme="minorEastAsia" w:hAnsiTheme="minorEastAsia" w:hint="eastAsia"/>
          <w:color w:val="000000" w:themeColor="text1"/>
          <w:sz w:val="24"/>
          <w:szCs w:val="24"/>
          <w:rPrChange w:id="2064" w:author="JY0225" w:date="2017-08-24T11:10:00Z">
            <w:rPr>
              <w:rFonts w:hint="eastAsia"/>
            </w:rPr>
          </w:rPrChange>
        </w:rPr>
        <w:t>实现</w:t>
      </w:r>
      <w:r w:rsidR="00016F32" w:rsidRPr="0034779C">
        <w:rPr>
          <w:rFonts w:asciiTheme="minorEastAsia" w:hAnsiTheme="minorEastAsia" w:hint="eastAsia"/>
          <w:color w:val="000000" w:themeColor="text1"/>
          <w:sz w:val="24"/>
          <w:szCs w:val="24"/>
          <w:rPrChange w:id="2065" w:author="JY0225" w:date="2017-08-24T11:10:00Z">
            <w:rPr>
              <w:rFonts w:hint="eastAsia"/>
            </w:rPr>
          </w:rPrChange>
        </w:rPr>
        <w:t>对不同</w:t>
      </w:r>
    </w:p>
    <w:p w14:paraId="03FE7F97" w14:textId="3203EF4E" w:rsidR="00016F32" w:rsidRPr="0034779C" w:rsidRDefault="00016F32" w:rsidP="005B0A10">
      <w:pPr>
        <w:numPr>
          <w:ilvl w:val="0"/>
          <w:numId w:val="18"/>
        </w:numPr>
        <w:spacing w:line="400" w:lineRule="exact"/>
        <w:rPr>
          <w:rFonts w:asciiTheme="minorEastAsia" w:hAnsiTheme="minorEastAsia"/>
          <w:sz w:val="24"/>
          <w:szCs w:val="24"/>
          <w:rPrChange w:id="2066" w:author="JY0225" w:date="2017-08-24T11:10:00Z">
            <w:rPr/>
          </w:rPrChange>
        </w:rPr>
        <w:pPrChange w:id="2067" w:author="微软用户" w:date="2017-08-20T10:10:00Z">
          <w:pPr>
            <w:pStyle w:val="a5"/>
            <w:numPr>
              <w:numId w:val="12"/>
            </w:numPr>
            <w:spacing w:line="400" w:lineRule="exact"/>
            <w:ind w:left="1140" w:firstLineChars="0" w:hanging="720"/>
          </w:pPr>
        </w:pPrChange>
      </w:pPr>
      <w:r w:rsidRPr="0034779C">
        <w:rPr>
          <w:rFonts w:asciiTheme="minorEastAsia" w:hAnsiTheme="minorEastAsia" w:hint="eastAsia"/>
          <w:sz w:val="24"/>
          <w:szCs w:val="24"/>
          <w:rPrChange w:id="2068" w:author="JY0225" w:date="2017-08-24T11:10:00Z">
            <w:rPr>
              <w:rFonts w:hint="eastAsia"/>
            </w:rPr>
          </w:rPrChange>
        </w:rPr>
        <w:t>客户端请求的适配</w:t>
      </w:r>
      <w:r w:rsidR="00ED4E9C" w:rsidRPr="0034779C">
        <w:rPr>
          <w:rFonts w:asciiTheme="minorEastAsia" w:hAnsiTheme="minorEastAsia" w:hint="eastAsia"/>
          <w:sz w:val="24"/>
          <w:szCs w:val="24"/>
          <w:rPrChange w:id="2069" w:author="JY0225" w:date="2017-08-24T11:10:00Z">
            <w:rPr>
              <w:rFonts w:hint="eastAsia"/>
            </w:rPr>
          </w:rPrChange>
        </w:rPr>
        <w:t>，支持更多的客户端类型</w:t>
      </w:r>
      <w:r w:rsidR="00A60C8D" w:rsidRPr="0034779C">
        <w:rPr>
          <w:rFonts w:asciiTheme="minorEastAsia" w:hAnsiTheme="minorEastAsia" w:hint="eastAsia"/>
          <w:sz w:val="24"/>
          <w:szCs w:val="24"/>
          <w:rPrChange w:id="2070" w:author="JY0225" w:date="2017-08-24T11:10:00Z">
            <w:rPr>
              <w:rFonts w:hint="eastAsia"/>
            </w:rPr>
          </w:rPrChange>
        </w:rPr>
        <w:t>，对系统的跨平台性做了优化</w:t>
      </w:r>
      <w:r w:rsidRPr="0034779C">
        <w:rPr>
          <w:rFonts w:asciiTheme="minorEastAsia" w:hAnsiTheme="minorEastAsia" w:hint="eastAsia"/>
          <w:sz w:val="24"/>
          <w:szCs w:val="24"/>
          <w:rPrChange w:id="2071" w:author="JY0225" w:date="2017-08-24T11:10:00Z">
            <w:rPr>
              <w:rFonts w:hint="eastAsia"/>
            </w:rPr>
          </w:rPrChange>
        </w:rPr>
        <w:t>。</w:t>
      </w:r>
      <w:r w:rsidR="00861A66" w:rsidRPr="0034779C">
        <w:rPr>
          <w:rFonts w:asciiTheme="minorEastAsia" w:hAnsiTheme="minorEastAsia" w:hint="eastAsia"/>
          <w:sz w:val="24"/>
          <w:szCs w:val="24"/>
          <w:rPrChange w:id="2072" w:author="JY0225" w:date="2017-08-24T11:10:00Z">
            <w:rPr>
              <w:rFonts w:hint="eastAsia"/>
            </w:rPr>
          </w:rPrChange>
        </w:rPr>
        <w:t>此外</w:t>
      </w:r>
      <w:r w:rsidR="00EC54D4" w:rsidRPr="0034779C">
        <w:rPr>
          <w:rFonts w:asciiTheme="minorEastAsia" w:hAnsiTheme="minorEastAsia" w:hint="eastAsia"/>
          <w:sz w:val="24"/>
          <w:szCs w:val="24"/>
          <w:rPrChange w:id="2073" w:author="JY0225" w:date="2017-08-24T11:10:00Z">
            <w:rPr>
              <w:rFonts w:hint="eastAsia"/>
            </w:rPr>
          </w:rPrChange>
        </w:rPr>
        <w:t>，</w:t>
      </w:r>
      <w:r w:rsidR="00C115C8" w:rsidRPr="0034779C">
        <w:rPr>
          <w:rFonts w:asciiTheme="minorEastAsia" w:hAnsiTheme="minorEastAsia" w:hint="eastAsia"/>
          <w:sz w:val="24"/>
          <w:szCs w:val="24"/>
          <w:rPrChange w:id="2074" w:author="JY0225" w:date="2017-08-24T11:10:00Z">
            <w:rPr>
              <w:rFonts w:hint="eastAsia"/>
            </w:rPr>
          </w:rPrChange>
        </w:rPr>
        <w:t>开发</w:t>
      </w:r>
      <w:r w:rsidR="00085B69" w:rsidRPr="0034779C">
        <w:rPr>
          <w:rFonts w:asciiTheme="minorEastAsia" w:hAnsiTheme="minorEastAsia" w:hint="eastAsia"/>
          <w:sz w:val="24"/>
          <w:szCs w:val="24"/>
          <w:rPrChange w:id="2075" w:author="JY0225" w:date="2017-08-24T11:10:00Z">
            <w:rPr>
              <w:rFonts w:hint="eastAsia"/>
            </w:rPr>
          </w:rPrChange>
        </w:rPr>
        <w:t>了</w:t>
      </w:r>
      <w:r w:rsidR="00EC54D4" w:rsidRPr="0034779C">
        <w:rPr>
          <w:rFonts w:asciiTheme="minorEastAsia" w:hAnsiTheme="minorEastAsia" w:hint="eastAsia"/>
          <w:sz w:val="24"/>
          <w:szCs w:val="24"/>
          <w:rPrChange w:id="2076" w:author="JY0225" w:date="2017-08-24T11:10:00Z">
            <w:rPr>
              <w:rFonts w:hint="eastAsia"/>
            </w:rPr>
          </w:rPrChange>
        </w:rPr>
        <w:t>一款基于</w:t>
      </w:r>
      <w:r w:rsidR="006707F9" w:rsidRPr="0034779C">
        <w:rPr>
          <w:rFonts w:asciiTheme="minorEastAsia" w:hAnsiTheme="minorEastAsia"/>
          <w:sz w:val="24"/>
          <w:szCs w:val="24"/>
          <w:rPrChange w:id="2077" w:author="JY0225" w:date="2017-08-24T11:10:00Z">
            <w:rPr/>
          </w:rPrChange>
        </w:rPr>
        <w:t>Firefox</w:t>
      </w:r>
      <w:r w:rsidR="00EC54D4" w:rsidRPr="0034779C">
        <w:rPr>
          <w:rFonts w:asciiTheme="minorEastAsia" w:hAnsiTheme="minorEastAsia" w:hint="eastAsia"/>
          <w:sz w:val="24"/>
          <w:szCs w:val="24"/>
          <w:rPrChange w:id="2078" w:author="JY0225" w:date="2017-08-24T11:10:00Z">
            <w:rPr>
              <w:rFonts w:hint="eastAsia"/>
            </w:rPr>
          </w:rPrChange>
        </w:rPr>
        <w:t>浏览器的</w:t>
      </w:r>
      <w:r w:rsidR="002E5718" w:rsidRPr="0034779C">
        <w:rPr>
          <w:rFonts w:asciiTheme="minorEastAsia" w:hAnsiTheme="minorEastAsia" w:hint="eastAsia"/>
          <w:sz w:val="24"/>
          <w:szCs w:val="24"/>
          <w:rPrChange w:id="2079" w:author="JY0225" w:date="2017-08-24T11:10:00Z">
            <w:rPr>
              <w:rFonts w:hint="eastAsia"/>
            </w:rPr>
          </w:rPrChange>
        </w:rPr>
        <w:t>扩展</w:t>
      </w:r>
      <w:r w:rsidR="00EC54D4" w:rsidRPr="0034779C">
        <w:rPr>
          <w:rFonts w:asciiTheme="minorEastAsia" w:hAnsiTheme="minorEastAsia" w:hint="eastAsia"/>
          <w:sz w:val="24"/>
          <w:szCs w:val="24"/>
          <w:rPrChange w:id="2080" w:author="JY0225" w:date="2017-08-24T11:10:00Z">
            <w:rPr>
              <w:rFonts w:hint="eastAsia"/>
            </w:rPr>
          </w:rPrChange>
        </w:rPr>
        <w:t>，用户可以利用</w:t>
      </w:r>
      <w:r w:rsidR="002E5718" w:rsidRPr="0034779C">
        <w:rPr>
          <w:rFonts w:asciiTheme="minorEastAsia" w:hAnsiTheme="minorEastAsia" w:hint="eastAsia"/>
          <w:sz w:val="24"/>
          <w:szCs w:val="24"/>
          <w:rPrChange w:id="2081" w:author="JY0225" w:date="2017-08-24T11:10:00Z">
            <w:rPr>
              <w:rFonts w:hint="eastAsia"/>
            </w:rPr>
          </w:rPrChange>
        </w:rPr>
        <w:t>扩展</w:t>
      </w:r>
      <w:r w:rsidR="00EC54D4" w:rsidRPr="0034779C">
        <w:rPr>
          <w:rFonts w:asciiTheme="minorEastAsia" w:hAnsiTheme="minorEastAsia" w:hint="eastAsia"/>
          <w:sz w:val="24"/>
          <w:szCs w:val="24"/>
          <w:rPrChange w:id="2082" w:author="JY0225" w:date="2017-08-24T11:10:00Z">
            <w:rPr>
              <w:rFonts w:hint="eastAsia"/>
            </w:rPr>
          </w:rPrChange>
        </w:rPr>
        <w:t>使用云</w:t>
      </w:r>
      <w:r w:rsidR="00476838" w:rsidRPr="0034779C">
        <w:rPr>
          <w:rFonts w:asciiTheme="minorEastAsia" w:hAnsiTheme="minorEastAsia" w:hint="eastAsia"/>
          <w:sz w:val="24"/>
          <w:szCs w:val="24"/>
          <w:rPrChange w:id="2083" w:author="JY0225" w:date="2017-08-24T11:10:00Z">
            <w:rPr>
              <w:rFonts w:hint="eastAsia"/>
            </w:rPr>
          </w:rPrChange>
        </w:rPr>
        <w:t>备份</w:t>
      </w:r>
      <w:r w:rsidR="00EC54D4" w:rsidRPr="0034779C">
        <w:rPr>
          <w:rFonts w:asciiTheme="minorEastAsia" w:hAnsiTheme="minorEastAsia" w:hint="eastAsia"/>
          <w:sz w:val="24"/>
          <w:szCs w:val="24"/>
          <w:rPrChange w:id="2084" w:author="JY0225" w:date="2017-08-24T11:10:00Z">
            <w:rPr>
              <w:rFonts w:hint="eastAsia"/>
            </w:rPr>
          </w:rPrChange>
        </w:rPr>
        <w:t>服务</w:t>
      </w:r>
      <w:r w:rsidR="005C14A3" w:rsidRPr="0034779C">
        <w:rPr>
          <w:rFonts w:asciiTheme="minorEastAsia" w:hAnsiTheme="minorEastAsia" w:hint="eastAsia"/>
          <w:sz w:val="24"/>
          <w:szCs w:val="24"/>
          <w:rPrChange w:id="2085" w:author="JY0225" w:date="2017-08-24T11:10:00Z">
            <w:rPr>
              <w:rFonts w:hint="eastAsia"/>
            </w:rPr>
          </w:rPrChange>
        </w:rPr>
        <w:t>，并提供了</w:t>
      </w:r>
      <w:r w:rsidR="007846F5" w:rsidRPr="0034779C">
        <w:rPr>
          <w:rFonts w:asciiTheme="minorEastAsia" w:hAnsiTheme="minorEastAsia"/>
          <w:sz w:val="24"/>
          <w:szCs w:val="24"/>
          <w:rPrChange w:id="2086" w:author="JY0225" w:date="2017-08-24T11:10:00Z">
            <w:rPr/>
          </w:rPrChange>
        </w:rPr>
        <w:t>Java</w:t>
      </w:r>
      <w:r w:rsidR="007846F5" w:rsidRPr="0034779C">
        <w:rPr>
          <w:rFonts w:asciiTheme="minorEastAsia" w:hAnsiTheme="minorEastAsia" w:hint="eastAsia"/>
          <w:sz w:val="24"/>
          <w:szCs w:val="24"/>
          <w:rPrChange w:id="2087" w:author="JY0225" w:date="2017-08-24T11:10:00Z">
            <w:rPr>
              <w:rFonts w:hint="eastAsia"/>
            </w:rPr>
          </w:rPrChange>
        </w:rPr>
        <w:t>平台</w:t>
      </w:r>
      <w:r w:rsidR="00836BF3" w:rsidRPr="0034779C">
        <w:rPr>
          <w:rFonts w:asciiTheme="minorEastAsia" w:hAnsiTheme="minorEastAsia" w:hint="eastAsia"/>
          <w:sz w:val="24"/>
          <w:szCs w:val="24"/>
          <w:rPrChange w:id="2088" w:author="JY0225" w:date="2017-08-24T11:10:00Z">
            <w:rPr>
              <w:rFonts w:hint="eastAsia"/>
            </w:rPr>
          </w:rPrChange>
        </w:rPr>
        <w:t>的</w:t>
      </w:r>
      <w:r w:rsidR="007846F5" w:rsidRPr="0034779C">
        <w:rPr>
          <w:rFonts w:asciiTheme="minorEastAsia" w:hAnsiTheme="minorEastAsia" w:hint="eastAsia"/>
          <w:sz w:val="24"/>
          <w:szCs w:val="24"/>
          <w:rPrChange w:id="2089" w:author="JY0225" w:date="2017-08-24T11:10:00Z">
            <w:rPr>
              <w:rFonts w:hint="eastAsia"/>
            </w:rPr>
          </w:rPrChange>
        </w:rPr>
        <w:t>软件开发包（</w:t>
      </w:r>
      <w:r w:rsidR="007846F5" w:rsidRPr="0034779C">
        <w:rPr>
          <w:rFonts w:asciiTheme="minorEastAsia" w:hAnsiTheme="minorEastAsia"/>
          <w:sz w:val="24"/>
          <w:szCs w:val="24"/>
          <w:rPrChange w:id="2090" w:author="JY0225" w:date="2017-08-24T11:10:00Z">
            <w:rPr/>
          </w:rPrChange>
        </w:rPr>
        <w:t>SDK</w:t>
      </w:r>
      <w:r w:rsidR="007846F5" w:rsidRPr="0034779C">
        <w:rPr>
          <w:rFonts w:asciiTheme="minorEastAsia" w:hAnsiTheme="minorEastAsia" w:hint="eastAsia"/>
          <w:sz w:val="24"/>
          <w:szCs w:val="24"/>
          <w:rPrChange w:id="2091" w:author="JY0225" w:date="2017-08-24T11:10:00Z">
            <w:rPr>
              <w:rFonts w:hint="eastAsia"/>
            </w:rPr>
          </w:rPrChange>
        </w:rPr>
        <w:t>）</w:t>
      </w:r>
      <w:r w:rsidR="009D4C79" w:rsidRPr="0034779C">
        <w:rPr>
          <w:rStyle w:val="affff8"/>
          <w:rFonts w:asciiTheme="minorEastAsia" w:hAnsiTheme="minorEastAsia" w:cs="Times New Roman"/>
          <w:spacing w:val="10"/>
          <w:sz w:val="24"/>
          <w:szCs w:val="24"/>
          <w:rPrChange w:id="2092" w:author="JY0225" w:date="2017-08-24T11:10:00Z">
            <w:rPr>
              <w:rStyle w:val="affff8"/>
              <w:rFonts w:ascii="Times New Roman" w:hAnsi="Times New Roman" w:cs="Times New Roman"/>
              <w:spacing w:val="10"/>
              <w:sz w:val="24"/>
              <w:szCs w:val="24"/>
            </w:rPr>
          </w:rPrChange>
        </w:rPr>
        <w:footnoteReference w:id="5"/>
      </w:r>
      <w:r w:rsidR="007846F5" w:rsidRPr="0034779C">
        <w:rPr>
          <w:rFonts w:asciiTheme="minorEastAsia" w:hAnsiTheme="minorEastAsia" w:hint="eastAsia"/>
          <w:sz w:val="24"/>
          <w:szCs w:val="24"/>
          <w:rPrChange w:id="2093" w:author="JY0225" w:date="2017-08-24T11:10:00Z">
            <w:rPr>
              <w:rFonts w:hint="eastAsia"/>
            </w:rPr>
          </w:rPrChange>
        </w:rPr>
        <w:t>，</w:t>
      </w:r>
      <w:r w:rsidR="007846F5" w:rsidRPr="0034779C">
        <w:rPr>
          <w:rFonts w:asciiTheme="minorEastAsia" w:hAnsiTheme="minorEastAsia"/>
          <w:sz w:val="24"/>
          <w:szCs w:val="24"/>
          <w:rPrChange w:id="2094" w:author="JY0225" w:date="2017-08-24T11:10:00Z">
            <w:rPr/>
          </w:rPrChange>
        </w:rPr>
        <w:t>Java</w:t>
      </w:r>
      <w:r w:rsidR="007846F5" w:rsidRPr="0034779C">
        <w:rPr>
          <w:rFonts w:asciiTheme="minorEastAsia" w:hAnsiTheme="minorEastAsia" w:hint="eastAsia"/>
          <w:sz w:val="24"/>
          <w:szCs w:val="24"/>
          <w:rPrChange w:id="2095" w:author="JY0225" w:date="2017-08-24T11:10:00Z">
            <w:rPr>
              <w:rFonts w:hint="eastAsia"/>
            </w:rPr>
          </w:rPrChange>
        </w:rPr>
        <w:t>开发者可以利用</w:t>
      </w:r>
      <w:r w:rsidR="0098390A" w:rsidRPr="0034779C">
        <w:rPr>
          <w:rFonts w:asciiTheme="minorEastAsia" w:hAnsiTheme="minorEastAsia" w:hint="eastAsia"/>
          <w:sz w:val="24"/>
          <w:szCs w:val="24"/>
          <w:rPrChange w:id="2096" w:author="JY0225" w:date="2017-08-24T11:10:00Z">
            <w:rPr>
              <w:rFonts w:hint="eastAsia"/>
            </w:rPr>
          </w:rPrChange>
        </w:rPr>
        <w:t>该开发包提供的应用接口</w:t>
      </w:r>
      <w:r w:rsidR="0098390A" w:rsidRPr="0034779C">
        <w:rPr>
          <w:rFonts w:asciiTheme="minorEastAsia" w:hAnsiTheme="minorEastAsia"/>
          <w:sz w:val="24"/>
          <w:szCs w:val="24"/>
          <w:rPrChange w:id="2097" w:author="JY0225" w:date="2017-08-24T11:10:00Z">
            <w:rPr/>
          </w:rPrChange>
        </w:rPr>
        <w:t>API</w:t>
      </w:r>
      <w:r w:rsidR="00166AF1" w:rsidRPr="0034779C">
        <w:rPr>
          <w:rFonts w:asciiTheme="minorEastAsia" w:hAnsiTheme="minorEastAsia" w:hint="eastAsia"/>
          <w:sz w:val="24"/>
          <w:szCs w:val="24"/>
          <w:rPrChange w:id="2098" w:author="JY0225" w:date="2017-08-24T11:10:00Z">
            <w:rPr>
              <w:rFonts w:hint="eastAsia"/>
            </w:rPr>
          </w:rPrChange>
        </w:rPr>
        <w:t>来</w:t>
      </w:r>
      <w:r w:rsidR="007A5DAE" w:rsidRPr="0034779C">
        <w:rPr>
          <w:rFonts w:asciiTheme="minorEastAsia" w:hAnsiTheme="minorEastAsia" w:hint="eastAsia"/>
          <w:sz w:val="24"/>
          <w:szCs w:val="24"/>
          <w:rPrChange w:id="2099" w:author="JY0225" w:date="2017-08-24T11:10:00Z">
            <w:rPr>
              <w:rFonts w:hint="eastAsia"/>
            </w:rPr>
          </w:rPrChange>
        </w:rPr>
        <w:t>集成</w:t>
      </w:r>
      <w:r w:rsidR="00586372" w:rsidRPr="0034779C">
        <w:rPr>
          <w:rFonts w:asciiTheme="minorEastAsia" w:hAnsiTheme="minorEastAsia" w:hint="eastAsia"/>
          <w:sz w:val="24"/>
          <w:szCs w:val="24"/>
          <w:rPrChange w:id="2100" w:author="JY0225" w:date="2017-08-24T11:10:00Z">
            <w:rPr>
              <w:rFonts w:hint="eastAsia"/>
            </w:rPr>
          </w:rPrChange>
        </w:rPr>
        <w:t>该</w:t>
      </w:r>
      <w:r w:rsidR="003E267A" w:rsidRPr="0034779C">
        <w:rPr>
          <w:rFonts w:asciiTheme="minorEastAsia" w:hAnsiTheme="minorEastAsia" w:hint="eastAsia"/>
          <w:sz w:val="24"/>
          <w:szCs w:val="24"/>
          <w:rPrChange w:id="2101" w:author="JY0225" w:date="2017-08-24T11:10:00Z">
            <w:rPr>
              <w:rFonts w:hint="eastAsia"/>
            </w:rPr>
          </w:rPrChange>
        </w:rPr>
        <w:t>款</w:t>
      </w:r>
      <w:r w:rsidR="00A93F1C" w:rsidRPr="0034779C">
        <w:rPr>
          <w:rFonts w:asciiTheme="minorEastAsia" w:hAnsiTheme="minorEastAsia" w:hint="eastAsia"/>
          <w:sz w:val="24"/>
          <w:szCs w:val="24"/>
          <w:rPrChange w:id="2102" w:author="JY0225" w:date="2017-08-24T11:10:00Z">
            <w:rPr>
              <w:rFonts w:hint="eastAsia"/>
            </w:rPr>
          </w:rPrChange>
        </w:rPr>
        <w:t>云</w:t>
      </w:r>
      <w:r w:rsidR="00476838" w:rsidRPr="0034779C">
        <w:rPr>
          <w:rFonts w:asciiTheme="minorEastAsia" w:hAnsiTheme="minorEastAsia" w:hint="eastAsia"/>
          <w:sz w:val="24"/>
          <w:szCs w:val="24"/>
          <w:rPrChange w:id="2103" w:author="JY0225" w:date="2017-08-24T11:10:00Z">
            <w:rPr>
              <w:rFonts w:hint="eastAsia"/>
            </w:rPr>
          </w:rPrChange>
        </w:rPr>
        <w:t>备份</w:t>
      </w:r>
      <w:r w:rsidR="00821773" w:rsidRPr="0034779C">
        <w:rPr>
          <w:rFonts w:asciiTheme="minorEastAsia" w:hAnsiTheme="minorEastAsia" w:hint="eastAsia"/>
          <w:sz w:val="24"/>
          <w:szCs w:val="24"/>
          <w:rPrChange w:id="2104" w:author="JY0225" w:date="2017-08-24T11:10:00Z">
            <w:rPr>
              <w:rFonts w:hint="eastAsia"/>
            </w:rPr>
          </w:rPrChange>
        </w:rPr>
        <w:t>服务</w:t>
      </w:r>
      <w:r w:rsidR="009F1FA9" w:rsidRPr="0034779C">
        <w:rPr>
          <w:rFonts w:asciiTheme="minorEastAsia" w:hAnsiTheme="minorEastAsia" w:hint="eastAsia"/>
          <w:sz w:val="24"/>
          <w:szCs w:val="24"/>
          <w:rPrChange w:id="2105" w:author="JY0225" w:date="2017-08-24T11:10:00Z">
            <w:rPr>
              <w:rFonts w:hint="eastAsia"/>
            </w:rPr>
          </w:rPrChange>
        </w:rPr>
        <w:t>。</w:t>
      </w:r>
    </w:p>
    <w:p w14:paraId="5571850B" w14:textId="1D0378BC" w:rsidR="002E3864" w:rsidRDefault="002E3864" w:rsidP="00BE5E25">
      <w:pPr>
        <w:pStyle w:val="21"/>
        <w:spacing w:line="240" w:lineRule="auto"/>
      </w:pPr>
      <w:bookmarkStart w:id="2106" w:name="_Toc420959835"/>
      <w:bookmarkStart w:id="2107" w:name="_Toc421026899"/>
      <w:bookmarkStart w:id="2108" w:name="_Toc421230571"/>
      <w:bookmarkStart w:id="2109" w:name="_Toc491335221"/>
      <w:r w:rsidRPr="00B87EE1">
        <w:t xml:space="preserve">1.3 </w:t>
      </w:r>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r w:rsidR="005779BA">
        <w:rPr>
          <w:rFonts w:hint="eastAsia"/>
        </w:rPr>
        <w:t>论文</w:t>
      </w:r>
      <w:r w:rsidR="00BE5E25">
        <w:rPr>
          <w:rFonts w:hint="eastAsia"/>
        </w:rPr>
        <w:t>的</w:t>
      </w:r>
      <w:r w:rsidRPr="00B87EE1">
        <w:t>组织</w:t>
      </w:r>
      <w:bookmarkEnd w:id="2106"/>
      <w:bookmarkEnd w:id="2107"/>
      <w:bookmarkEnd w:id="2108"/>
      <w:bookmarkEnd w:id="2109"/>
    </w:p>
    <w:p w14:paraId="7F09D1E1" w14:textId="62B5A3C6" w:rsidR="00355673" w:rsidRPr="00C22046" w:rsidRDefault="001F3E1E" w:rsidP="00C22046">
      <w:pPr>
        <w:spacing w:line="400" w:lineRule="exact"/>
        <w:rPr>
          <w:rFonts w:ascii="Times New Roman" w:hAnsi="Times New Roman" w:cs="Times New Roman"/>
          <w:spacing w:val="10"/>
          <w:kern w:val="0"/>
          <w:sz w:val="24"/>
          <w:szCs w:val="20"/>
        </w:rPr>
      </w:pPr>
      <w:r>
        <w:tab/>
      </w:r>
      <w:r w:rsidRPr="00904F7D">
        <w:rPr>
          <w:rFonts w:ascii="Times New Roman" w:hAnsi="Times New Roman" w:cs="Times New Roman"/>
          <w:spacing w:val="10"/>
          <w:kern w:val="0"/>
          <w:sz w:val="24"/>
          <w:szCs w:val="20"/>
        </w:rPr>
        <w:t>本文将</w:t>
      </w:r>
      <w:r w:rsidR="001043FC" w:rsidRPr="00904F7D">
        <w:rPr>
          <w:rFonts w:ascii="Times New Roman" w:hAnsi="Times New Roman" w:cs="Times New Roman" w:hint="eastAsia"/>
          <w:spacing w:val="10"/>
          <w:kern w:val="0"/>
          <w:sz w:val="24"/>
          <w:szCs w:val="20"/>
        </w:rPr>
        <w:t>分</w:t>
      </w:r>
      <w:r w:rsidR="00524133">
        <w:rPr>
          <w:rFonts w:ascii="Times New Roman" w:hAnsi="Times New Roman" w:cs="Times New Roman" w:hint="eastAsia"/>
          <w:spacing w:val="10"/>
          <w:kern w:val="0"/>
          <w:sz w:val="24"/>
          <w:szCs w:val="20"/>
        </w:rPr>
        <w:t>七</w:t>
      </w:r>
      <w:r w:rsidRPr="00904F7D">
        <w:rPr>
          <w:rFonts w:ascii="Times New Roman" w:hAnsi="Times New Roman" w:cs="Times New Roman"/>
          <w:spacing w:val="10"/>
          <w:kern w:val="0"/>
          <w:sz w:val="24"/>
          <w:szCs w:val="20"/>
        </w:rPr>
        <w:t>个章节对论文进行阐述</w:t>
      </w:r>
      <w:r w:rsidRPr="00904F7D">
        <w:rPr>
          <w:rFonts w:ascii="Times New Roman" w:hAnsi="Times New Roman" w:cs="Times New Roman" w:hint="eastAsia"/>
          <w:spacing w:val="10"/>
          <w:kern w:val="0"/>
          <w:sz w:val="24"/>
          <w:szCs w:val="20"/>
        </w:rPr>
        <w:t>。</w:t>
      </w:r>
      <w:r w:rsidR="00E527D8">
        <w:rPr>
          <w:rFonts w:ascii="Times New Roman" w:hAnsi="Times New Roman" w:cs="Times New Roman" w:hint="eastAsia"/>
          <w:spacing w:val="10"/>
          <w:kern w:val="0"/>
          <w:sz w:val="24"/>
          <w:szCs w:val="20"/>
        </w:rPr>
        <w:t>第一章介绍本文研究内容的背景以及相</w:t>
      </w:r>
      <w:r w:rsidR="00451851">
        <w:rPr>
          <w:rFonts w:ascii="Times New Roman" w:hAnsi="Times New Roman" w:cs="Times New Roman" w:hint="eastAsia"/>
          <w:spacing w:val="10"/>
          <w:kern w:val="0"/>
          <w:sz w:val="24"/>
          <w:szCs w:val="20"/>
        </w:rPr>
        <w:t>关的研究工作。第二章介绍本文在研究和实现过程中使用到的核心技术</w:t>
      </w:r>
      <w:r w:rsidR="00E527D8">
        <w:rPr>
          <w:rFonts w:ascii="Times New Roman" w:hAnsi="Times New Roman" w:cs="Times New Roman" w:hint="eastAsia"/>
          <w:spacing w:val="10"/>
          <w:kern w:val="0"/>
          <w:sz w:val="24"/>
          <w:szCs w:val="20"/>
        </w:rPr>
        <w:t>。</w:t>
      </w:r>
      <w:r w:rsidR="004F70FC">
        <w:rPr>
          <w:rFonts w:ascii="Times New Roman" w:hAnsi="Times New Roman" w:cs="Times New Roman" w:hint="eastAsia"/>
          <w:spacing w:val="10"/>
          <w:kern w:val="0"/>
          <w:sz w:val="24"/>
          <w:szCs w:val="20"/>
        </w:rPr>
        <w:t>第三</w:t>
      </w:r>
      <w:r w:rsidR="006F6E91">
        <w:rPr>
          <w:rFonts w:ascii="Times New Roman" w:hAnsi="Times New Roman" w:cs="Times New Roman" w:hint="eastAsia"/>
          <w:spacing w:val="10"/>
          <w:kern w:val="0"/>
          <w:sz w:val="24"/>
          <w:szCs w:val="20"/>
        </w:rPr>
        <w:t>章将分析</w:t>
      </w:r>
      <w:r w:rsidR="00E4327E">
        <w:rPr>
          <w:rFonts w:ascii="Times New Roman" w:hAnsi="Times New Roman" w:cs="Times New Roman" w:hint="eastAsia"/>
          <w:spacing w:val="10"/>
          <w:kern w:val="0"/>
          <w:sz w:val="24"/>
          <w:szCs w:val="20"/>
        </w:rPr>
        <w:t>现有</w:t>
      </w:r>
      <w:r w:rsidR="00CB3FC0">
        <w:rPr>
          <w:rFonts w:ascii="Times New Roman" w:hAnsi="Times New Roman" w:cs="Times New Roman" w:hint="eastAsia"/>
          <w:spacing w:val="10"/>
          <w:kern w:val="0"/>
          <w:sz w:val="24"/>
          <w:szCs w:val="20"/>
        </w:rPr>
        <w:t>云备份中间件的不足，指出本文需研究和实现的内容。</w:t>
      </w:r>
      <w:r w:rsidR="000C3D09">
        <w:rPr>
          <w:rFonts w:ascii="Times New Roman" w:hAnsi="Times New Roman" w:cs="Times New Roman" w:hint="eastAsia"/>
          <w:spacing w:val="10"/>
          <w:kern w:val="0"/>
          <w:sz w:val="24"/>
          <w:szCs w:val="20"/>
        </w:rPr>
        <w:t>第四</w:t>
      </w:r>
      <w:r w:rsidR="009B60B3">
        <w:rPr>
          <w:rFonts w:ascii="Times New Roman" w:hAnsi="Times New Roman" w:cs="Times New Roman" w:hint="eastAsia"/>
          <w:spacing w:val="10"/>
          <w:kern w:val="0"/>
          <w:sz w:val="24"/>
          <w:szCs w:val="20"/>
        </w:rPr>
        <w:t>章</w:t>
      </w:r>
      <w:r w:rsidR="001A0011">
        <w:rPr>
          <w:rFonts w:ascii="Times New Roman" w:hAnsi="Times New Roman" w:cs="Times New Roman" w:hint="eastAsia"/>
          <w:spacing w:val="10"/>
          <w:kern w:val="0"/>
          <w:sz w:val="24"/>
          <w:szCs w:val="20"/>
        </w:rPr>
        <w:t>详细</w:t>
      </w:r>
      <w:r w:rsidR="009B60B3">
        <w:rPr>
          <w:rFonts w:ascii="Times New Roman" w:hAnsi="Times New Roman" w:cs="Times New Roman" w:hint="eastAsia"/>
          <w:spacing w:val="10"/>
          <w:kern w:val="0"/>
          <w:sz w:val="24"/>
          <w:szCs w:val="20"/>
        </w:rPr>
        <w:t>阐述云备份中间件系统的整体设计，包括优化后的系统框架、类图设计、流程设计以及接口设计。</w:t>
      </w:r>
      <w:r w:rsidR="001C0D7D">
        <w:rPr>
          <w:rFonts w:ascii="Times New Roman" w:hAnsi="Times New Roman" w:cs="Times New Roman" w:hint="eastAsia"/>
          <w:spacing w:val="10"/>
          <w:kern w:val="0"/>
          <w:sz w:val="24"/>
          <w:szCs w:val="20"/>
        </w:rPr>
        <w:t>第五</w:t>
      </w:r>
      <w:r w:rsidR="00B27AF4">
        <w:rPr>
          <w:rFonts w:ascii="Times New Roman" w:hAnsi="Times New Roman" w:cs="Times New Roman" w:hint="eastAsia"/>
          <w:spacing w:val="10"/>
          <w:kern w:val="0"/>
          <w:sz w:val="24"/>
          <w:szCs w:val="20"/>
        </w:rPr>
        <w:t>章介绍云备份中间件实现的细节。</w:t>
      </w:r>
      <w:r w:rsidR="003374DE">
        <w:rPr>
          <w:rFonts w:ascii="Times New Roman" w:hAnsi="Times New Roman" w:cs="Times New Roman" w:hint="eastAsia"/>
          <w:spacing w:val="10"/>
          <w:kern w:val="0"/>
          <w:sz w:val="24"/>
          <w:szCs w:val="20"/>
        </w:rPr>
        <w:t>第六</w:t>
      </w:r>
      <w:r w:rsidR="0070431B">
        <w:rPr>
          <w:rFonts w:ascii="Times New Roman" w:hAnsi="Times New Roman" w:cs="Times New Roman" w:hint="eastAsia"/>
          <w:spacing w:val="10"/>
          <w:kern w:val="0"/>
          <w:sz w:val="24"/>
          <w:szCs w:val="20"/>
        </w:rPr>
        <w:t>章将对</w:t>
      </w:r>
      <w:r w:rsidR="009A000D">
        <w:rPr>
          <w:rFonts w:ascii="Times New Roman" w:hAnsi="Times New Roman" w:cs="Times New Roman" w:hint="eastAsia"/>
          <w:spacing w:val="10"/>
          <w:kern w:val="0"/>
          <w:sz w:val="24"/>
          <w:szCs w:val="20"/>
        </w:rPr>
        <w:t>云备份中间件优化后的结果进行评估，以实际的测试结果作为评估的标准。</w:t>
      </w:r>
      <w:r w:rsidR="00BE1836">
        <w:rPr>
          <w:rFonts w:ascii="Times New Roman" w:hAnsi="Times New Roman" w:cs="Times New Roman" w:hint="eastAsia"/>
          <w:spacing w:val="10"/>
          <w:kern w:val="0"/>
          <w:sz w:val="24"/>
          <w:szCs w:val="20"/>
        </w:rPr>
        <w:t>第七</w:t>
      </w:r>
      <w:r w:rsidR="009F2F6A">
        <w:rPr>
          <w:rFonts w:ascii="Times New Roman" w:hAnsi="Times New Roman" w:cs="Times New Roman" w:hint="eastAsia"/>
          <w:spacing w:val="10"/>
          <w:kern w:val="0"/>
          <w:sz w:val="24"/>
          <w:szCs w:val="20"/>
        </w:rPr>
        <w:t>章对全文进行总结，并对未来进行展望。</w:t>
      </w:r>
      <w:bookmarkStart w:id="2110" w:name="_Toc73467579"/>
      <w:bookmarkStart w:id="2111" w:name="_Toc73467705"/>
      <w:bookmarkStart w:id="2112" w:name="_Toc73467990"/>
      <w:bookmarkStart w:id="2113" w:name="_Toc73468293"/>
      <w:bookmarkStart w:id="2114" w:name="_Toc73468453"/>
      <w:bookmarkStart w:id="2115" w:name="_Toc73468521"/>
      <w:bookmarkStart w:id="2116" w:name="_Toc73468567"/>
      <w:bookmarkStart w:id="2117" w:name="_Toc73951033"/>
      <w:bookmarkStart w:id="2118" w:name="_Toc74024500"/>
      <w:bookmarkStart w:id="2119" w:name="_Toc74025354"/>
      <w:bookmarkStart w:id="2120" w:name="_Toc74025650"/>
      <w:bookmarkStart w:id="2121" w:name="_Toc74025761"/>
      <w:bookmarkStart w:id="2122" w:name="_Toc74025806"/>
      <w:bookmarkStart w:id="2123" w:name="_Toc74025851"/>
      <w:bookmarkStart w:id="2124" w:name="_Toc74025997"/>
      <w:bookmarkStart w:id="2125" w:name="_Toc74030264"/>
      <w:bookmarkStart w:id="2126" w:name="_Toc420959836"/>
      <w:bookmarkStart w:id="2127" w:name="_Toc421026900"/>
      <w:bookmarkStart w:id="2128" w:name="_Toc421230572"/>
      <w:r w:rsidR="00C22046">
        <w:rPr>
          <w:rFonts w:ascii="Times New Roman" w:hAnsi="Times New Roman" w:cs="Times New Roman"/>
          <w:spacing w:val="10"/>
          <w:kern w:val="0"/>
          <w:sz w:val="24"/>
          <w:szCs w:val="20"/>
        </w:rPr>
        <w:br w:type="page"/>
      </w:r>
    </w:p>
    <w:p w14:paraId="36C5B19B" w14:textId="77777777" w:rsidR="002E3864" w:rsidRDefault="002E3864" w:rsidP="00B87EE1">
      <w:pPr>
        <w:pStyle w:val="1"/>
        <w:rPr>
          <w:ins w:id="2129" w:author="微软用户" w:date="2017-08-19T19:24:00Z"/>
          <w:rStyle w:val="1CharChar"/>
          <w:rFonts w:ascii="Times New Roman" w:eastAsiaTheme="minorEastAsia" w:hAnsi="Times New Roman" w:cs="Times New Roman"/>
          <w:b/>
          <w:bCs/>
          <w:spacing w:val="0"/>
          <w:sz w:val="44"/>
          <w:szCs w:val="44"/>
        </w:rPr>
      </w:pPr>
      <w:bookmarkStart w:id="2130" w:name="_Toc491335222"/>
      <w:r w:rsidRPr="00B87EE1">
        <w:rPr>
          <w:rStyle w:val="1CharChar"/>
          <w:rFonts w:ascii="Times New Roman" w:eastAsiaTheme="minorEastAsia" w:hAnsi="Times New Roman" w:cs="Times New Roman"/>
          <w:b/>
          <w:bCs/>
          <w:spacing w:val="0"/>
          <w:sz w:val="44"/>
          <w:szCs w:val="44"/>
        </w:rPr>
        <w:lastRenderedPageBreak/>
        <w:t>第</w:t>
      </w:r>
      <w:r w:rsidR="001D3E87" w:rsidRPr="00B87EE1">
        <w:rPr>
          <w:rFonts w:ascii="Times New Roman" w:hAnsi="Times New Roman" w:cs="Times New Roman"/>
        </w:rPr>
        <w:t>二</w:t>
      </w:r>
      <w:r w:rsidRPr="00B87EE1">
        <w:rPr>
          <w:rStyle w:val="1CharChar"/>
          <w:rFonts w:ascii="Times New Roman" w:eastAsiaTheme="minorEastAsia" w:hAnsi="Times New Roman" w:cs="Times New Roman"/>
          <w:b/>
          <w:bCs/>
          <w:spacing w:val="0"/>
          <w:sz w:val="44"/>
          <w:szCs w:val="44"/>
        </w:rPr>
        <w:t>章</w:t>
      </w:r>
      <w:r w:rsidRPr="00B87EE1">
        <w:rPr>
          <w:rStyle w:val="1CharChar"/>
          <w:rFonts w:ascii="Times New Roman" w:eastAsiaTheme="minorEastAsia" w:hAnsi="Times New Roman" w:cs="Times New Roman"/>
          <w:b/>
          <w:bCs/>
          <w:spacing w:val="0"/>
          <w:sz w:val="44"/>
          <w:szCs w:val="44"/>
        </w:rPr>
        <w:t xml:space="preserve"> </w:t>
      </w:r>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r w:rsidR="00243159">
        <w:rPr>
          <w:rStyle w:val="1CharChar"/>
          <w:rFonts w:ascii="Times New Roman" w:eastAsiaTheme="minorEastAsia" w:hAnsi="Times New Roman" w:cs="Times New Roman" w:hint="eastAsia"/>
          <w:b/>
          <w:bCs/>
          <w:spacing w:val="0"/>
          <w:sz w:val="44"/>
          <w:szCs w:val="44"/>
        </w:rPr>
        <w:t>核心</w:t>
      </w:r>
      <w:r w:rsidRPr="00B87EE1">
        <w:rPr>
          <w:rStyle w:val="1CharChar"/>
          <w:rFonts w:ascii="Times New Roman" w:eastAsiaTheme="minorEastAsia" w:hAnsi="Times New Roman" w:cs="Times New Roman"/>
          <w:b/>
          <w:bCs/>
          <w:spacing w:val="0"/>
          <w:sz w:val="44"/>
          <w:szCs w:val="44"/>
        </w:rPr>
        <w:t>技术</w:t>
      </w:r>
      <w:bookmarkEnd w:id="2126"/>
      <w:bookmarkEnd w:id="2127"/>
      <w:bookmarkEnd w:id="2128"/>
      <w:bookmarkEnd w:id="2130"/>
    </w:p>
    <w:p w14:paraId="78A1D6F4" w14:textId="57815D4B" w:rsidR="00A82152" w:rsidRDefault="001F51CD">
      <w:pPr>
        <w:pStyle w:val="21"/>
        <w:spacing w:line="240" w:lineRule="auto"/>
        <w:rPr>
          <w:ins w:id="2131" w:author="微软用户" w:date="2017-08-20T10:32:00Z"/>
        </w:rPr>
        <w:pPrChange w:id="2132" w:author="微软用户" w:date="2017-08-20T10:32:00Z">
          <w:pPr/>
        </w:pPrChange>
      </w:pPr>
      <w:bookmarkStart w:id="2133" w:name="_Toc491335223"/>
      <w:ins w:id="2134" w:author="微软用户" w:date="2017-08-19T19:24:00Z">
        <w:r>
          <w:t>2.1</w:t>
        </w:r>
        <w:r w:rsidRPr="00B87EE1">
          <w:t xml:space="preserve"> </w:t>
        </w:r>
        <w:r>
          <w:t>云备份</w:t>
        </w:r>
      </w:ins>
      <w:ins w:id="2135" w:author="微软用户" w:date="2017-08-20T12:08:00Z">
        <w:r w:rsidR="00801EA7">
          <w:t>与中间件</w:t>
        </w:r>
      </w:ins>
      <w:bookmarkEnd w:id="2133"/>
    </w:p>
    <w:p w14:paraId="4C98E692" w14:textId="77777777" w:rsidR="00A82152" w:rsidRDefault="000307EC">
      <w:pPr>
        <w:spacing w:line="400" w:lineRule="exact"/>
        <w:rPr>
          <w:ins w:id="2136" w:author="微软用户" w:date="2017-08-20T10:32:00Z"/>
          <w:spacing w:val="10"/>
          <w:sz w:val="24"/>
        </w:rPr>
        <w:pPrChange w:id="2137" w:author="微软用户" w:date="2017-08-19T19:33:00Z">
          <w:pPr>
            <w:pStyle w:val="21"/>
            <w:spacing w:line="240" w:lineRule="auto"/>
          </w:pPr>
        </w:pPrChange>
      </w:pPr>
      <w:ins w:id="2138" w:author="微软用户" w:date="2017-08-19T19:28:00Z">
        <w:r w:rsidRPr="000307EC">
          <w:rPr>
            <w:rFonts w:ascii="Times New Roman" w:hAnsi="Times New Roman" w:cs="Times New Roman"/>
            <w:spacing w:val="10"/>
            <w:sz w:val="24"/>
            <w:rPrChange w:id="2139" w:author="微软用户" w:date="2017-08-19T19:30:00Z">
              <w:rPr/>
            </w:rPrChange>
          </w:rPr>
          <w:tab/>
        </w:r>
      </w:ins>
      <w:ins w:id="2140" w:author="微软用户" w:date="2017-08-19T19:30:00Z">
        <w:r w:rsidRPr="000307EC">
          <w:rPr>
            <w:rFonts w:ascii="Times New Roman" w:hAnsi="Times New Roman" w:cs="Times New Roman" w:hint="eastAsia"/>
            <w:spacing w:val="10"/>
            <w:sz w:val="24"/>
            <w:rPrChange w:id="2141" w:author="微软用户" w:date="2017-08-19T19:30:00Z">
              <w:rPr>
                <w:rFonts w:hint="eastAsia"/>
              </w:rPr>
            </w:rPrChange>
          </w:rPr>
          <w:t>云备份指的是</w:t>
        </w:r>
      </w:ins>
      <w:ins w:id="2142" w:author="微软用户" w:date="2017-08-19T19:31:00Z">
        <w:r>
          <w:rPr>
            <w:rFonts w:ascii="Times New Roman" w:hAnsi="Times New Roman" w:cs="Times New Roman"/>
            <w:spacing w:val="10"/>
            <w:sz w:val="24"/>
          </w:rPr>
          <w:t>将个人</w:t>
        </w:r>
      </w:ins>
      <w:ins w:id="2143" w:author="微软用户" w:date="2017-08-19T19:38:00Z">
        <w:r w:rsidR="00A31456">
          <w:rPr>
            <w:rFonts w:ascii="Times New Roman" w:hAnsi="Times New Roman" w:cs="Times New Roman"/>
            <w:spacing w:val="10"/>
            <w:sz w:val="24"/>
          </w:rPr>
          <w:t>或</w:t>
        </w:r>
      </w:ins>
      <w:ins w:id="2144" w:author="微软用户" w:date="2017-08-19T19:32:00Z">
        <w:r>
          <w:rPr>
            <w:rFonts w:ascii="Times New Roman" w:hAnsi="Times New Roman" w:cs="Times New Roman"/>
            <w:spacing w:val="10"/>
            <w:sz w:val="24"/>
          </w:rPr>
          <w:t>数据通过云存储的方式</w:t>
        </w:r>
      </w:ins>
      <w:ins w:id="2145" w:author="微软用户" w:date="2017-08-19T19:33:00Z">
        <w:r>
          <w:rPr>
            <w:rFonts w:ascii="Times New Roman" w:hAnsi="Times New Roman" w:cs="Times New Roman"/>
            <w:spacing w:val="10"/>
            <w:sz w:val="24"/>
          </w:rPr>
          <w:t>备份</w:t>
        </w:r>
      </w:ins>
      <w:ins w:id="2146" w:author="微软用户" w:date="2017-08-19T19:32:00Z">
        <w:r>
          <w:rPr>
            <w:rFonts w:ascii="Times New Roman" w:hAnsi="Times New Roman" w:cs="Times New Roman"/>
            <w:spacing w:val="10"/>
            <w:sz w:val="24"/>
          </w:rPr>
          <w:t>在云端服务器上</w:t>
        </w:r>
        <w:r>
          <w:rPr>
            <w:rFonts w:ascii="Times New Roman" w:hAnsi="Times New Roman" w:cs="Times New Roman" w:hint="eastAsia"/>
            <w:spacing w:val="10"/>
            <w:sz w:val="24"/>
          </w:rPr>
          <w:t>，</w:t>
        </w:r>
      </w:ins>
    </w:p>
    <w:p w14:paraId="752E194D" w14:textId="77777777" w:rsidR="00D57535" w:rsidRDefault="0030214D">
      <w:pPr>
        <w:spacing w:line="400" w:lineRule="exact"/>
        <w:rPr>
          <w:ins w:id="2147" w:author="微软用户" w:date="2017-08-20T12:08:00Z"/>
          <w:spacing w:val="10"/>
          <w:sz w:val="24"/>
        </w:rPr>
        <w:pPrChange w:id="2148" w:author="微软用户" w:date="2017-08-19T19:33:00Z">
          <w:pPr>
            <w:pStyle w:val="21"/>
            <w:spacing w:line="240" w:lineRule="auto"/>
          </w:pPr>
        </w:pPrChange>
      </w:pPr>
      <w:ins w:id="2149" w:author="微软用户" w:date="2017-08-19T19:32:00Z">
        <w:r>
          <w:rPr>
            <w:rFonts w:ascii="Times New Roman" w:hAnsi="Times New Roman" w:cs="Times New Roman"/>
            <w:spacing w:val="10"/>
            <w:sz w:val="24"/>
          </w:rPr>
          <w:t>相较于传统的数据</w:t>
        </w:r>
      </w:ins>
      <w:ins w:id="2150" w:author="微软用户" w:date="2017-08-20T10:34:00Z">
        <w:r>
          <w:rPr>
            <w:rFonts w:ascii="Times New Roman" w:hAnsi="Times New Roman" w:cs="Times New Roman"/>
            <w:spacing w:val="10"/>
            <w:sz w:val="24"/>
          </w:rPr>
          <w:t>备份</w:t>
        </w:r>
      </w:ins>
      <w:ins w:id="2151" w:author="微软用户" w:date="2017-08-19T19:32:00Z">
        <w:r w:rsidR="000307EC">
          <w:rPr>
            <w:rFonts w:ascii="Times New Roman" w:hAnsi="Times New Roman" w:cs="Times New Roman"/>
            <w:spacing w:val="10"/>
            <w:sz w:val="24"/>
          </w:rPr>
          <w:t>方式</w:t>
        </w:r>
        <w:r w:rsidR="000307EC">
          <w:rPr>
            <w:rFonts w:ascii="Times New Roman" w:hAnsi="Times New Roman" w:cs="Times New Roman" w:hint="eastAsia"/>
            <w:spacing w:val="10"/>
            <w:sz w:val="24"/>
          </w:rPr>
          <w:t>，</w:t>
        </w:r>
      </w:ins>
      <w:ins w:id="2152" w:author="微软用户" w:date="2017-08-20T10:34:00Z">
        <w:r>
          <w:rPr>
            <w:rFonts w:ascii="Times New Roman" w:hAnsi="Times New Roman" w:cs="Times New Roman" w:hint="eastAsia"/>
            <w:spacing w:val="10"/>
            <w:sz w:val="24"/>
          </w:rPr>
          <w:t>计算机云备份技术具备优势为</w:t>
        </w:r>
      </w:ins>
      <w:ins w:id="2153" w:author="微软用户" w:date="2017-08-20T10:35:00Z">
        <w:r>
          <w:rPr>
            <w:rFonts w:ascii="Times New Roman" w:hAnsi="Times New Roman" w:cs="Times New Roman" w:hint="eastAsia"/>
            <w:spacing w:val="10"/>
            <w:sz w:val="24"/>
          </w:rPr>
          <w:t>数据信息备份更加安全、支持平台数据共享、提供大量的存储空间。</w:t>
        </w:r>
      </w:ins>
    </w:p>
    <w:p w14:paraId="459C7010" w14:textId="6C35CA6F" w:rsidR="00D57535" w:rsidRPr="00D57535" w:rsidRDefault="00D57535">
      <w:pPr>
        <w:pStyle w:val="31"/>
        <w:rPr>
          <w:ins w:id="2154" w:author="微软用户" w:date="2017-08-20T12:08:00Z"/>
          <w:rPrChange w:id="2155" w:author="微软用户" w:date="2017-08-20T12:09:00Z">
            <w:rPr>
              <w:ins w:id="2156" w:author="微软用户" w:date="2017-08-20T12:08:00Z"/>
              <w:spacing w:val="10"/>
              <w:sz w:val="24"/>
            </w:rPr>
          </w:rPrChange>
        </w:rPr>
        <w:pPrChange w:id="2157" w:author="微软用户" w:date="2017-08-20T12:09:00Z">
          <w:pPr>
            <w:pStyle w:val="21"/>
            <w:spacing w:line="240" w:lineRule="auto"/>
          </w:pPr>
        </w:pPrChange>
      </w:pPr>
      <w:bookmarkStart w:id="2158" w:name="_Toc491335224"/>
      <w:ins w:id="2159" w:author="微软用户" w:date="2017-08-20T12:09:00Z">
        <w:r>
          <w:t>2.1</w:t>
        </w:r>
        <w:r w:rsidRPr="006637A1">
          <w:t xml:space="preserve">.1 </w:t>
        </w:r>
        <w:r w:rsidR="001C16D1">
          <w:rPr>
            <w:rFonts w:hint="eastAsia"/>
          </w:rPr>
          <w:t>云备份特</w:t>
        </w:r>
        <w:r w:rsidR="00A95700">
          <w:rPr>
            <w:rFonts w:hint="eastAsia"/>
          </w:rPr>
          <w:t>点</w:t>
        </w:r>
      </w:ins>
      <w:bookmarkEnd w:id="2158"/>
    </w:p>
    <w:p w14:paraId="7C8802D0" w14:textId="048D8E65" w:rsidR="00947F3C" w:rsidRPr="0034779C" w:rsidRDefault="0054484A">
      <w:pPr>
        <w:spacing w:line="400" w:lineRule="exact"/>
        <w:ind w:firstLine="420"/>
        <w:rPr>
          <w:ins w:id="2160" w:author="微软用户" w:date="2017-08-20T10:38:00Z"/>
          <w:rFonts w:asciiTheme="minorEastAsia" w:hAnsiTheme="minorEastAsia"/>
          <w:spacing w:val="10"/>
          <w:sz w:val="24"/>
          <w:szCs w:val="24"/>
          <w:rPrChange w:id="2161" w:author="JY0225" w:date="2017-08-24T11:10:00Z">
            <w:rPr>
              <w:ins w:id="2162" w:author="微软用户" w:date="2017-08-20T10:38:00Z"/>
              <w:spacing w:val="10"/>
              <w:sz w:val="24"/>
            </w:rPr>
          </w:rPrChange>
        </w:rPr>
        <w:pPrChange w:id="2163" w:author="微软用户" w:date="2017-08-20T12:08:00Z">
          <w:pPr>
            <w:pStyle w:val="21"/>
            <w:spacing w:line="240" w:lineRule="auto"/>
          </w:pPr>
        </w:pPrChange>
      </w:pPr>
      <w:ins w:id="2164" w:author="微软用户" w:date="2017-08-20T10:35:00Z">
        <w:r w:rsidRPr="0034779C">
          <w:rPr>
            <w:rFonts w:asciiTheme="minorEastAsia" w:hAnsiTheme="minorEastAsia" w:cs="Times New Roman" w:hint="eastAsia"/>
            <w:spacing w:val="10"/>
            <w:sz w:val="24"/>
            <w:szCs w:val="24"/>
            <w:rPrChange w:id="2165" w:author="JY0225" w:date="2017-08-24T11:10:00Z">
              <w:rPr>
                <w:rFonts w:hint="eastAsia"/>
                <w:spacing w:val="10"/>
                <w:sz w:val="24"/>
              </w:rPr>
            </w:rPrChange>
          </w:rPr>
          <w:t>利用云备份</w:t>
        </w:r>
      </w:ins>
      <w:ins w:id="2166" w:author="微软用户" w:date="2017-08-20T10:36:00Z">
        <w:r w:rsidRPr="0034779C">
          <w:rPr>
            <w:rFonts w:asciiTheme="minorEastAsia" w:hAnsiTheme="minorEastAsia" w:cs="Times New Roman" w:hint="eastAsia"/>
            <w:spacing w:val="10"/>
            <w:sz w:val="24"/>
            <w:szCs w:val="24"/>
            <w:rPrChange w:id="2167" w:author="JY0225" w:date="2017-08-24T11:10:00Z">
              <w:rPr>
                <w:rFonts w:hint="eastAsia"/>
                <w:spacing w:val="10"/>
                <w:sz w:val="24"/>
              </w:rPr>
            </w:rPrChange>
          </w:rPr>
          <w:t>技术可以突破传统数据备份方式在时间和空间上的局限性，让数据传输</w:t>
        </w:r>
        <w:r w:rsidR="004A2098" w:rsidRPr="0034779C">
          <w:rPr>
            <w:rFonts w:asciiTheme="minorEastAsia" w:hAnsiTheme="minorEastAsia" w:cs="Times New Roman" w:hint="eastAsia"/>
            <w:spacing w:val="10"/>
            <w:sz w:val="24"/>
            <w:szCs w:val="24"/>
            <w:rPrChange w:id="2168" w:author="JY0225" w:date="2017-08-24T11:10:00Z">
              <w:rPr>
                <w:rFonts w:hint="eastAsia"/>
                <w:spacing w:val="10"/>
                <w:sz w:val="24"/>
              </w:rPr>
            </w:rPrChange>
          </w:rPr>
          <w:t>更</w:t>
        </w:r>
      </w:ins>
      <w:ins w:id="2169" w:author="微软用户" w:date="2017-08-20T10:37:00Z">
        <w:r w:rsidR="004A2098" w:rsidRPr="0034779C">
          <w:rPr>
            <w:rFonts w:asciiTheme="minorEastAsia" w:hAnsiTheme="minorEastAsia" w:cs="Times New Roman" w:hint="eastAsia"/>
            <w:spacing w:val="10"/>
            <w:sz w:val="24"/>
            <w:szCs w:val="24"/>
            <w:rPrChange w:id="2170" w:author="JY0225" w:date="2017-08-24T11:10:00Z">
              <w:rPr>
                <w:rFonts w:hint="eastAsia"/>
                <w:spacing w:val="10"/>
                <w:sz w:val="24"/>
              </w:rPr>
            </w:rPrChange>
          </w:rPr>
          <w:t>加</w:t>
        </w:r>
      </w:ins>
      <w:ins w:id="2171" w:author="微软用户" w:date="2017-08-20T10:36:00Z">
        <w:r w:rsidRPr="0034779C">
          <w:rPr>
            <w:rFonts w:asciiTheme="minorEastAsia" w:hAnsiTheme="minorEastAsia" w:cs="Times New Roman" w:hint="eastAsia"/>
            <w:spacing w:val="10"/>
            <w:sz w:val="24"/>
            <w:szCs w:val="24"/>
            <w:rPrChange w:id="2172" w:author="JY0225" w:date="2017-08-24T11:10:00Z">
              <w:rPr>
                <w:rFonts w:hint="eastAsia"/>
                <w:spacing w:val="10"/>
                <w:sz w:val="24"/>
              </w:rPr>
            </w:rPrChange>
          </w:rPr>
          <w:t>便捷、安全、可靠。</w:t>
        </w:r>
      </w:ins>
      <w:ins w:id="2173" w:author="微软用户" w:date="2017-08-20T10:37:00Z">
        <w:r w:rsidR="00B005DF" w:rsidRPr="0034779C">
          <w:rPr>
            <w:rFonts w:asciiTheme="minorEastAsia" w:hAnsiTheme="minorEastAsia" w:cs="Times New Roman"/>
            <w:spacing w:val="10"/>
            <w:sz w:val="24"/>
            <w:szCs w:val="24"/>
            <w:rPrChange w:id="2174" w:author="JY0225" w:date="2017-08-24T11:10:00Z">
              <w:rPr>
                <w:spacing w:val="10"/>
                <w:sz w:val="24"/>
              </w:rPr>
            </w:rPrChange>
          </w:rPr>
          <w:t>云备份</w:t>
        </w:r>
      </w:ins>
      <w:ins w:id="2175" w:author="微软用户" w:date="2017-08-20T11:02:00Z">
        <w:r w:rsidR="00987B6D" w:rsidRPr="0034779C">
          <w:rPr>
            <w:rFonts w:asciiTheme="minorEastAsia" w:hAnsiTheme="minorEastAsia" w:cs="Times New Roman"/>
            <w:spacing w:val="10"/>
            <w:sz w:val="24"/>
            <w:szCs w:val="24"/>
            <w:rPrChange w:id="2176" w:author="JY0225" w:date="2017-08-24T11:10:00Z">
              <w:rPr>
                <w:spacing w:val="10"/>
                <w:sz w:val="24"/>
              </w:rPr>
            </w:rPrChange>
          </w:rPr>
          <w:t>的主要</w:t>
        </w:r>
      </w:ins>
      <w:ins w:id="2177" w:author="微软用户" w:date="2017-08-20T10:37:00Z">
        <w:r w:rsidR="00B005DF" w:rsidRPr="0034779C">
          <w:rPr>
            <w:rFonts w:asciiTheme="minorEastAsia" w:hAnsiTheme="minorEastAsia" w:cs="Times New Roman"/>
            <w:spacing w:val="10"/>
            <w:sz w:val="24"/>
            <w:szCs w:val="24"/>
            <w:rPrChange w:id="2178" w:author="JY0225" w:date="2017-08-24T11:10:00Z">
              <w:rPr>
                <w:spacing w:val="10"/>
                <w:sz w:val="24"/>
              </w:rPr>
            </w:rPrChange>
          </w:rPr>
          <w:t>技术的技术特性</w:t>
        </w:r>
        <w:r w:rsidR="00D71DBB" w:rsidRPr="0034779C">
          <w:rPr>
            <w:rFonts w:asciiTheme="minorEastAsia" w:hAnsiTheme="minorEastAsia" w:cs="Times New Roman"/>
            <w:spacing w:val="10"/>
            <w:sz w:val="24"/>
            <w:szCs w:val="24"/>
            <w:rPrChange w:id="2179" w:author="JY0225" w:date="2017-08-24T11:10:00Z">
              <w:rPr>
                <w:spacing w:val="10"/>
                <w:sz w:val="24"/>
              </w:rPr>
            </w:rPrChange>
          </w:rPr>
          <w:t>如下</w:t>
        </w:r>
      </w:ins>
      <w:ins w:id="2180" w:author="微软用户" w:date="2017-08-20T10:38:00Z">
        <w:r w:rsidR="007D5830" w:rsidRPr="0034779C">
          <w:rPr>
            <w:rFonts w:asciiTheme="minorEastAsia" w:hAnsiTheme="minorEastAsia" w:cs="Times New Roman" w:hint="eastAsia"/>
            <w:spacing w:val="10"/>
            <w:sz w:val="24"/>
            <w:szCs w:val="24"/>
            <w:rPrChange w:id="2181" w:author="JY0225" w:date="2017-08-24T11:10:00Z">
              <w:rPr>
                <w:rFonts w:hint="eastAsia"/>
                <w:spacing w:val="10"/>
                <w:sz w:val="24"/>
              </w:rPr>
            </w:rPrChange>
          </w:rPr>
          <w:t>：</w:t>
        </w:r>
      </w:ins>
    </w:p>
    <w:p w14:paraId="72DBB560" w14:textId="1F84D64C" w:rsidR="007D5830" w:rsidRPr="0034779C" w:rsidRDefault="007D5830" w:rsidP="0034779C">
      <w:pPr>
        <w:numPr>
          <w:ilvl w:val="0"/>
          <w:numId w:val="18"/>
        </w:numPr>
        <w:spacing w:line="400" w:lineRule="exact"/>
        <w:rPr>
          <w:ins w:id="2182" w:author="微软用户" w:date="2017-08-20T10:36:00Z"/>
          <w:rFonts w:asciiTheme="minorEastAsia" w:hAnsiTheme="minorEastAsia"/>
          <w:color w:val="000000" w:themeColor="text1"/>
          <w:sz w:val="24"/>
          <w:szCs w:val="24"/>
          <w:rPrChange w:id="2183" w:author="JY0225" w:date="2017-08-24T11:10:00Z">
            <w:rPr>
              <w:ins w:id="2184" w:author="微软用户" w:date="2017-08-20T10:36:00Z"/>
              <w:spacing w:val="10"/>
              <w:sz w:val="24"/>
            </w:rPr>
          </w:rPrChange>
        </w:rPr>
        <w:pPrChange w:id="2185" w:author="JY0225" w:date="2017-08-24T11:10:00Z">
          <w:pPr>
            <w:pStyle w:val="21"/>
            <w:spacing w:line="240" w:lineRule="auto"/>
          </w:pPr>
        </w:pPrChange>
      </w:pPr>
      <w:ins w:id="2186" w:author="微软用户" w:date="2017-08-20T10:38:00Z">
        <w:del w:id="2187" w:author="JY0225" w:date="2017-08-24T11:11:00Z">
          <w:r w:rsidRPr="0034779C" w:rsidDel="0034779C">
            <w:rPr>
              <w:rFonts w:asciiTheme="minorEastAsia" w:hAnsiTheme="minorEastAsia"/>
              <w:color w:val="000000" w:themeColor="text1"/>
              <w:sz w:val="24"/>
              <w:szCs w:val="24"/>
              <w:rPrChange w:id="2188" w:author="JY0225" w:date="2017-08-24T11:10:00Z">
                <w:rPr>
                  <w:spacing w:val="10"/>
                  <w:sz w:val="24"/>
                </w:rPr>
              </w:rPrChange>
            </w:rPr>
            <w:tab/>
          </w:r>
        </w:del>
      </w:ins>
      <w:ins w:id="2189" w:author="微软用户" w:date="2017-08-20T10:40:00Z">
        <w:del w:id="2190" w:author="JY0225" w:date="2017-08-24T11:11:00Z">
          <w:r w:rsidR="00A13376" w:rsidRPr="0034779C" w:rsidDel="0034779C">
            <w:rPr>
              <w:rFonts w:asciiTheme="minorEastAsia" w:hAnsiTheme="minorEastAsia"/>
              <w:color w:val="000000" w:themeColor="text1"/>
              <w:sz w:val="24"/>
              <w:szCs w:val="24"/>
              <w:rPrChange w:id="2191" w:author="JY0225" w:date="2017-08-24T11:10:00Z">
                <w:rPr>
                  <w:spacing w:val="10"/>
                  <w:sz w:val="24"/>
                </w:rPr>
              </w:rPrChange>
            </w:rPr>
            <w:delText xml:space="preserve">1. </w:delText>
          </w:r>
        </w:del>
        <w:r w:rsidR="00EC6744" w:rsidRPr="0034779C">
          <w:rPr>
            <w:rFonts w:asciiTheme="minorEastAsia" w:hAnsiTheme="minorEastAsia" w:hint="eastAsia"/>
            <w:color w:val="000000" w:themeColor="text1"/>
            <w:sz w:val="24"/>
            <w:szCs w:val="24"/>
            <w:rPrChange w:id="2192" w:author="JY0225" w:date="2017-08-24T11:10:00Z">
              <w:rPr>
                <w:rFonts w:hint="eastAsia"/>
                <w:spacing w:val="10"/>
                <w:sz w:val="24"/>
              </w:rPr>
            </w:rPrChange>
          </w:rPr>
          <w:t>可</w:t>
        </w:r>
      </w:ins>
      <w:ins w:id="2193" w:author="微软用户" w:date="2017-08-20T10:41:00Z">
        <w:r w:rsidR="00EC6744" w:rsidRPr="0034779C">
          <w:rPr>
            <w:rFonts w:asciiTheme="minorEastAsia" w:hAnsiTheme="minorEastAsia" w:hint="eastAsia"/>
            <w:color w:val="000000" w:themeColor="text1"/>
            <w:sz w:val="24"/>
            <w:szCs w:val="24"/>
            <w:rPrChange w:id="2194" w:author="JY0225" w:date="2017-08-24T11:10:00Z">
              <w:rPr>
                <w:rFonts w:hint="eastAsia"/>
                <w:spacing w:val="10"/>
                <w:sz w:val="24"/>
              </w:rPr>
            </w:rPrChange>
          </w:rPr>
          <w:t>节约成本</w:t>
        </w:r>
      </w:ins>
      <w:ins w:id="2195" w:author="微软用户" w:date="2017-08-20T10:40:00Z">
        <w:r w:rsidR="008D70A7" w:rsidRPr="0034779C">
          <w:rPr>
            <w:rFonts w:asciiTheme="minorEastAsia" w:hAnsiTheme="minorEastAsia" w:hint="eastAsia"/>
            <w:color w:val="000000" w:themeColor="text1"/>
            <w:sz w:val="24"/>
            <w:szCs w:val="24"/>
            <w:rPrChange w:id="2196" w:author="JY0225" w:date="2017-08-24T11:10:00Z">
              <w:rPr>
                <w:rFonts w:hint="eastAsia"/>
                <w:spacing w:val="10"/>
                <w:sz w:val="24"/>
              </w:rPr>
            </w:rPrChange>
          </w:rPr>
          <w:t>：</w:t>
        </w:r>
      </w:ins>
      <w:ins w:id="2197" w:author="微软用户" w:date="2017-08-20T10:41:00Z">
        <w:r w:rsidR="005E7061" w:rsidRPr="0034779C">
          <w:rPr>
            <w:rFonts w:asciiTheme="minorEastAsia" w:hAnsiTheme="minorEastAsia" w:hint="eastAsia"/>
            <w:color w:val="000000" w:themeColor="text1"/>
            <w:sz w:val="24"/>
            <w:szCs w:val="24"/>
            <w:rPrChange w:id="2198" w:author="JY0225" w:date="2017-08-24T11:10:00Z">
              <w:rPr>
                <w:rFonts w:hint="eastAsia"/>
                <w:spacing w:val="10"/>
                <w:sz w:val="24"/>
              </w:rPr>
            </w:rPrChange>
          </w:rPr>
          <w:t>个人或</w:t>
        </w:r>
        <w:r w:rsidR="004354D5" w:rsidRPr="0034779C">
          <w:rPr>
            <w:rFonts w:asciiTheme="minorEastAsia" w:hAnsiTheme="minorEastAsia" w:hint="eastAsia"/>
            <w:color w:val="000000" w:themeColor="text1"/>
            <w:sz w:val="24"/>
            <w:szCs w:val="24"/>
            <w:rPrChange w:id="2199" w:author="JY0225" w:date="2017-08-24T11:10:00Z">
              <w:rPr>
                <w:rFonts w:hint="eastAsia"/>
                <w:spacing w:val="10"/>
                <w:sz w:val="24"/>
              </w:rPr>
            </w:rPrChange>
          </w:rPr>
          <w:t>企业使用云备份后，可以依靠第三方云提供商</w:t>
        </w:r>
      </w:ins>
      <w:ins w:id="2200" w:author="微软用户" w:date="2017-08-20T10:43:00Z">
        <w:r w:rsidR="000F200C" w:rsidRPr="0034779C">
          <w:rPr>
            <w:rFonts w:asciiTheme="minorEastAsia" w:hAnsiTheme="minorEastAsia" w:hint="eastAsia"/>
            <w:color w:val="000000" w:themeColor="text1"/>
            <w:sz w:val="24"/>
            <w:szCs w:val="24"/>
            <w:rPrChange w:id="2201" w:author="JY0225" w:date="2017-08-24T11:10:00Z">
              <w:rPr>
                <w:rFonts w:hint="eastAsia"/>
                <w:spacing w:val="10"/>
                <w:sz w:val="24"/>
              </w:rPr>
            </w:rPrChange>
          </w:rPr>
          <w:t>海量</w:t>
        </w:r>
        <w:r w:rsidR="004354D5" w:rsidRPr="0034779C">
          <w:rPr>
            <w:rFonts w:asciiTheme="minorEastAsia" w:hAnsiTheme="minorEastAsia" w:hint="eastAsia"/>
            <w:color w:val="000000" w:themeColor="text1"/>
            <w:sz w:val="24"/>
            <w:szCs w:val="24"/>
            <w:rPrChange w:id="2202" w:author="JY0225" w:date="2017-08-24T11:10:00Z">
              <w:rPr>
                <w:rFonts w:hint="eastAsia"/>
                <w:spacing w:val="10"/>
                <w:sz w:val="24"/>
              </w:rPr>
            </w:rPrChange>
          </w:rPr>
          <w:t>的</w:t>
        </w:r>
      </w:ins>
      <w:ins w:id="2203" w:author="微软用户" w:date="2017-08-20T10:44:00Z">
        <w:r w:rsidR="000F200C" w:rsidRPr="0034779C">
          <w:rPr>
            <w:rFonts w:asciiTheme="minorEastAsia" w:hAnsiTheme="minorEastAsia" w:hint="eastAsia"/>
            <w:color w:val="000000" w:themeColor="text1"/>
            <w:sz w:val="24"/>
            <w:szCs w:val="24"/>
            <w:rPrChange w:id="2204" w:author="JY0225" w:date="2017-08-24T11:10:00Z">
              <w:rPr>
                <w:rFonts w:hint="eastAsia"/>
                <w:spacing w:val="10"/>
                <w:sz w:val="24"/>
              </w:rPr>
            </w:rPrChange>
          </w:rPr>
          <w:t>存储</w:t>
        </w:r>
      </w:ins>
      <w:ins w:id="2205" w:author="微软用户" w:date="2017-08-20T10:41:00Z">
        <w:r w:rsidR="005E7061" w:rsidRPr="0034779C">
          <w:rPr>
            <w:rFonts w:asciiTheme="minorEastAsia" w:hAnsiTheme="minorEastAsia" w:hint="eastAsia"/>
            <w:color w:val="000000" w:themeColor="text1"/>
            <w:sz w:val="24"/>
            <w:szCs w:val="24"/>
            <w:rPrChange w:id="2206" w:author="JY0225" w:date="2017-08-24T11:10:00Z">
              <w:rPr>
                <w:rFonts w:hint="eastAsia"/>
                <w:spacing w:val="10"/>
                <w:sz w:val="24"/>
              </w:rPr>
            </w:rPrChange>
          </w:rPr>
          <w:t>能力，而不需担心</w:t>
        </w:r>
      </w:ins>
      <w:ins w:id="2207" w:author="微软用户" w:date="2017-08-20T10:42:00Z">
        <w:r w:rsidR="00AF2797" w:rsidRPr="0034779C">
          <w:rPr>
            <w:rFonts w:asciiTheme="minorEastAsia" w:hAnsiTheme="minorEastAsia" w:hint="eastAsia"/>
            <w:color w:val="000000" w:themeColor="text1"/>
            <w:sz w:val="24"/>
            <w:szCs w:val="24"/>
            <w:rPrChange w:id="2208" w:author="JY0225" w:date="2017-08-24T11:10:00Z">
              <w:rPr>
                <w:rFonts w:hint="eastAsia"/>
                <w:spacing w:val="10"/>
                <w:sz w:val="24"/>
              </w:rPr>
            </w:rPrChange>
          </w:rPr>
          <w:t>数据</w:t>
        </w:r>
        <w:r w:rsidR="00FB6A6C" w:rsidRPr="0034779C">
          <w:rPr>
            <w:rFonts w:asciiTheme="minorEastAsia" w:hAnsiTheme="minorEastAsia" w:hint="eastAsia"/>
            <w:color w:val="000000" w:themeColor="text1"/>
            <w:sz w:val="24"/>
            <w:szCs w:val="24"/>
            <w:rPrChange w:id="2209" w:author="JY0225" w:date="2017-08-24T11:10:00Z">
              <w:rPr>
                <w:rFonts w:hint="eastAsia"/>
                <w:spacing w:val="10"/>
                <w:sz w:val="24"/>
              </w:rPr>
            </w:rPrChange>
          </w:rPr>
          <w:t>备份</w:t>
        </w:r>
      </w:ins>
      <w:ins w:id="2210" w:author="微软用户" w:date="2017-08-20T10:43:00Z">
        <w:r w:rsidR="00FB6A6C" w:rsidRPr="0034779C">
          <w:rPr>
            <w:rFonts w:asciiTheme="minorEastAsia" w:hAnsiTheme="minorEastAsia" w:hint="eastAsia"/>
            <w:color w:val="000000" w:themeColor="text1"/>
            <w:sz w:val="24"/>
            <w:szCs w:val="24"/>
            <w:rPrChange w:id="2211" w:author="JY0225" w:date="2017-08-24T11:10:00Z">
              <w:rPr>
                <w:rFonts w:hint="eastAsia"/>
                <w:spacing w:val="10"/>
                <w:sz w:val="24"/>
              </w:rPr>
            </w:rPrChange>
          </w:rPr>
          <w:t>过程中产生</w:t>
        </w:r>
      </w:ins>
      <w:ins w:id="2212" w:author="微软用户" w:date="2017-08-20T10:42:00Z">
        <w:r w:rsidR="00351C9D" w:rsidRPr="0034779C">
          <w:rPr>
            <w:rFonts w:asciiTheme="minorEastAsia" w:hAnsiTheme="minorEastAsia" w:hint="eastAsia"/>
            <w:color w:val="000000" w:themeColor="text1"/>
            <w:sz w:val="24"/>
            <w:szCs w:val="24"/>
            <w:rPrChange w:id="2213" w:author="JY0225" w:date="2017-08-24T11:10:00Z">
              <w:rPr>
                <w:rFonts w:hint="eastAsia"/>
                <w:spacing w:val="10"/>
                <w:sz w:val="24"/>
              </w:rPr>
            </w:rPrChange>
          </w:rPr>
          <w:t>的采购和实施</w:t>
        </w:r>
      </w:ins>
      <w:ins w:id="2214" w:author="微软用户" w:date="2017-08-20T10:41:00Z">
        <w:r w:rsidR="00D33F39" w:rsidRPr="0034779C">
          <w:rPr>
            <w:rFonts w:asciiTheme="minorEastAsia" w:hAnsiTheme="minorEastAsia" w:hint="eastAsia"/>
            <w:color w:val="000000" w:themeColor="text1"/>
            <w:sz w:val="24"/>
            <w:szCs w:val="24"/>
            <w:rPrChange w:id="2215" w:author="JY0225" w:date="2017-08-24T11:10:00Z">
              <w:rPr>
                <w:rFonts w:hint="eastAsia"/>
                <w:spacing w:val="10"/>
                <w:sz w:val="24"/>
              </w:rPr>
            </w:rPrChange>
          </w:rPr>
          <w:t>投资问题</w:t>
        </w:r>
      </w:ins>
      <w:ins w:id="2216" w:author="微软用户" w:date="2017-08-20T10:43:00Z">
        <w:r w:rsidR="00D33F39" w:rsidRPr="0034779C">
          <w:rPr>
            <w:rFonts w:asciiTheme="minorEastAsia" w:hAnsiTheme="minorEastAsia" w:hint="eastAsia"/>
            <w:color w:val="000000" w:themeColor="text1"/>
            <w:sz w:val="24"/>
            <w:szCs w:val="24"/>
            <w:rPrChange w:id="2217" w:author="JY0225" w:date="2017-08-24T11:10:00Z">
              <w:rPr>
                <w:rFonts w:hint="eastAsia"/>
                <w:spacing w:val="10"/>
                <w:sz w:val="24"/>
              </w:rPr>
            </w:rPrChange>
          </w:rPr>
          <w:t>，可以</w:t>
        </w:r>
      </w:ins>
      <w:ins w:id="2218" w:author="微软用户" w:date="2017-08-20T10:39:00Z">
        <w:r w:rsidR="009C402D" w:rsidRPr="0034779C">
          <w:rPr>
            <w:rFonts w:asciiTheme="minorEastAsia" w:hAnsiTheme="minorEastAsia" w:hint="eastAsia"/>
            <w:color w:val="000000" w:themeColor="text1"/>
            <w:sz w:val="24"/>
            <w:szCs w:val="24"/>
            <w:rPrChange w:id="2219" w:author="JY0225" w:date="2017-08-24T11:10:00Z">
              <w:rPr>
                <w:rFonts w:hint="eastAsia"/>
                <w:spacing w:val="10"/>
                <w:sz w:val="24"/>
              </w:rPr>
            </w:rPrChange>
          </w:rPr>
          <w:t>降低运作成本、提升生产</w:t>
        </w:r>
        <w:r w:rsidR="001E0B31" w:rsidRPr="0034779C">
          <w:rPr>
            <w:rFonts w:asciiTheme="minorEastAsia" w:hAnsiTheme="minorEastAsia" w:hint="eastAsia"/>
            <w:color w:val="000000" w:themeColor="text1"/>
            <w:sz w:val="24"/>
            <w:szCs w:val="24"/>
            <w:rPrChange w:id="2220" w:author="JY0225" w:date="2017-08-24T11:10:00Z">
              <w:rPr>
                <w:rFonts w:hint="eastAsia"/>
                <w:spacing w:val="10"/>
                <w:sz w:val="24"/>
              </w:rPr>
            </w:rPrChange>
          </w:rPr>
          <w:t>效率</w:t>
        </w:r>
        <w:r w:rsidR="009C402D" w:rsidRPr="0034779C">
          <w:rPr>
            <w:rFonts w:asciiTheme="minorEastAsia" w:hAnsiTheme="minorEastAsia" w:hint="eastAsia"/>
            <w:color w:val="000000" w:themeColor="text1"/>
            <w:sz w:val="24"/>
            <w:szCs w:val="24"/>
            <w:rPrChange w:id="2221" w:author="JY0225" w:date="2017-08-24T11:10:00Z">
              <w:rPr>
                <w:rFonts w:hint="eastAsia"/>
                <w:spacing w:val="10"/>
                <w:sz w:val="24"/>
              </w:rPr>
            </w:rPrChange>
          </w:rPr>
          <w:t>。</w:t>
        </w:r>
      </w:ins>
    </w:p>
    <w:p w14:paraId="197501D6" w14:textId="063845FC" w:rsidR="000307EC" w:rsidRPr="000D4FED" w:rsidDel="00E76ED3" w:rsidRDefault="00700C23" w:rsidP="000D4FED">
      <w:pPr>
        <w:numPr>
          <w:ilvl w:val="0"/>
          <w:numId w:val="18"/>
        </w:numPr>
        <w:spacing w:line="400" w:lineRule="exact"/>
        <w:rPr>
          <w:ins w:id="2222" w:author="微软用户" w:date="2017-08-19T19:53:00Z"/>
          <w:del w:id="2223" w:author="微软用户" w:date="2017-08-20T10:48:00Z"/>
          <w:rFonts w:asciiTheme="minorEastAsia" w:hAnsiTheme="minorEastAsia"/>
          <w:color w:val="000000" w:themeColor="text1"/>
          <w:sz w:val="24"/>
          <w:szCs w:val="24"/>
          <w:rPrChange w:id="2224" w:author="JY0225" w:date="2017-08-24T11:11:00Z">
            <w:rPr>
              <w:ins w:id="2225" w:author="微软用户" w:date="2017-08-19T19:53:00Z"/>
              <w:del w:id="2226" w:author="微软用户" w:date="2017-08-20T10:48:00Z"/>
              <w:spacing w:val="10"/>
              <w:sz w:val="24"/>
            </w:rPr>
          </w:rPrChange>
        </w:rPr>
        <w:pPrChange w:id="2227" w:author="JY0225" w:date="2017-08-24T11:11:00Z">
          <w:pPr>
            <w:pStyle w:val="21"/>
            <w:spacing w:line="240" w:lineRule="auto"/>
          </w:pPr>
        </w:pPrChange>
      </w:pPr>
      <w:ins w:id="2228" w:author="微软用户" w:date="2017-08-20T10:45:00Z">
        <w:del w:id="2229" w:author="JY0225" w:date="2017-08-24T11:11:00Z">
          <w:r w:rsidRPr="000D4FED" w:rsidDel="000D4FED">
            <w:rPr>
              <w:rFonts w:asciiTheme="minorEastAsia" w:hAnsiTheme="minorEastAsia"/>
              <w:color w:val="000000" w:themeColor="text1"/>
              <w:sz w:val="24"/>
              <w:szCs w:val="24"/>
              <w:rPrChange w:id="2230" w:author="JY0225" w:date="2017-08-24T11:11:00Z">
                <w:rPr>
                  <w:spacing w:val="10"/>
                  <w:sz w:val="24"/>
                </w:rPr>
              </w:rPrChange>
            </w:rPr>
            <w:tab/>
          </w:r>
          <w:r w:rsidR="00F441B0" w:rsidRPr="000D4FED" w:rsidDel="000D4FED">
            <w:rPr>
              <w:rFonts w:asciiTheme="minorEastAsia" w:hAnsiTheme="minorEastAsia"/>
              <w:color w:val="000000" w:themeColor="text1"/>
              <w:sz w:val="24"/>
              <w:szCs w:val="24"/>
              <w:rPrChange w:id="2231" w:author="JY0225" w:date="2017-08-24T11:11:00Z">
                <w:rPr>
                  <w:spacing w:val="10"/>
                  <w:sz w:val="24"/>
                </w:rPr>
              </w:rPrChange>
            </w:rPr>
            <w:delText xml:space="preserve">2. </w:delText>
          </w:r>
        </w:del>
      </w:ins>
      <w:ins w:id="2232" w:author="微软用户" w:date="2017-08-20T10:47:00Z">
        <w:r w:rsidR="00566FC8" w:rsidRPr="000D4FED">
          <w:rPr>
            <w:rFonts w:asciiTheme="minorEastAsia" w:hAnsiTheme="minorEastAsia" w:hint="eastAsia"/>
            <w:color w:val="000000" w:themeColor="text1"/>
            <w:sz w:val="24"/>
            <w:szCs w:val="24"/>
            <w:rPrChange w:id="2233" w:author="JY0225" w:date="2017-08-24T11:11:00Z">
              <w:rPr>
                <w:rFonts w:hint="eastAsia"/>
                <w:spacing w:val="10"/>
                <w:sz w:val="24"/>
              </w:rPr>
            </w:rPrChange>
          </w:rPr>
          <w:t>高效可靠：</w:t>
        </w:r>
      </w:ins>
      <w:ins w:id="2234" w:author="微软用户" w:date="2017-08-20T10:48:00Z">
        <w:r w:rsidR="00E76ED3" w:rsidRPr="000D4FED">
          <w:rPr>
            <w:rFonts w:asciiTheme="minorEastAsia" w:hAnsiTheme="minorEastAsia" w:hint="eastAsia"/>
            <w:color w:val="000000" w:themeColor="text1"/>
            <w:sz w:val="24"/>
            <w:szCs w:val="24"/>
            <w:rPrChange w:id="2235" w:author="JY0225" w:date="2017-08-24T11:11:00Z">
              <w:rPr>
                <w:rFonts w:hint="eastAsia"/>
                <w:spacing w:val="10"/>
                <w:sz w:val="24"/>
              </w:rPr>
            </w:rPrChange>
          </w:rPr>
          <w:t>在现行的计算机云备份数据库中</w:t>
        </w:r>
      </w:ins>
      <w:ins w:id="2236" w:author="微软用户" w:date="2017-08-20T10:54:00Z">
        <w:r w:rsidR="000111EB" w:rsidRPr="000D4FED">
          <w:rPr>
            <w:rFonts w:asciiTheme="minorEastAsia" w:hAnsiTheme="minorEastAsia" w:hint="eastAsia"/>
            <w:color w:val="000000" w:themeColor="text1"/>
            <w:sz w:val="24"/>
            <w:szCs w:val="24"/>
            <w:rPrChange w:id="2237" w:author="JY0225" w:date="2017-08-24T11:11:00Z">
              <w:rPr>
                <w:rFonts w:hint="eastAsia"/>
                <w:spacing w:val="10"/>
                <w:sz w:val="24"/>
              </w:rPr>
            </w:rPrChange>
          </w:rPr>
          <w:t>，</w:t>
        </w:r>
      </w:ins>
      <w:ins w:id="2238" w:author="微软用户" w:date="2017-08-20T10:48:00Z">
        <w:r w:rsidR="00E76ED3" w:rsidRPr="000D4FED">
          <w:rPr>
            <w:rFonts w:asciiTheme="minorEastAsia" w:hAnsiTheme="minorEastAsia" w:hint="eastAsia"/>
            <w:color w:val="000000" w:themeColor="text1"/>
            <w:sz w:val="24"/>
            <w:szCs w:val="24"/>
            <w:rPrChange w:id="2239" w:author="JY0225" w:date="2017-08-24T11:11:00Z">
              <w:rPr>
                <w:rFonts w:hint="eastAsia"/>
                <w:spacing w:val="10"/>
                <w:sz w:val="24"/>
              </w:rPr>
            </w:rPrChange>
          </w:rPr>
          <w:t>主要是利用较为先进的存储技术</w:t>
        </w:r>
        <w:r w:rsidR="00E76ED3" w:rsidRPr="000D4FED">
          <w:rPr>
            <w:rFonts w:asciiTheme="minorEastAsia" w:hAnsiTheme="minorEastAsia" w:hint="eastAsia"/>
            <w:color w:val="000000" w:themeColor="text1"/>
            <w:sz w:val="24"/>
            <w:szCs w:val="24"/>
            <w:rPrChange w:id="2240" w:author="JY0225" w:date="2017-08-24T11:11:00Z">
              <w:rPr>
                <w:rFonts w:hint="eastAsia"/>
                <w:spacing w:val="10"/>
                <w:sz w:val="24"/>
              </w:rPr>
            </w:rPrChange>
          </w:rPr>
          <w:t xml:space="preserve">, </w:t>
        </w:r>
        <w:r w:rsidR="00E76ED3" w:rsidRPr="000D4FED">
          <w:rPr>
            <w:rFonts w:asciiTheme="minorEastAsia" w:hAnsiTheme="minorEastAsia" w:hint="eastAsia"/>
            <w:color w:val="000000" w:themeColor="text1"/>
            <w:sz w:val="24"/>
            <w:szCs w:val="24"/>
            <w:rPrChange w:id="2241" w:author="JY0225" w:date="2017-08-24T11:11:00Z">
              <w:rPr>
                <w:rFonts w:hint="eastAsia"/>
                <w:spacing w:val="10"/>
                <w:sz w:val="24"/>
              </w:rPr>
            </w:rPrChange>
          </w:rPr>
          <w:t>其中主要包括磁盘的备份、压缩、加密、存储虚拟化等重要数据保护功能。利用计算机云备份技术可以有效提升数据信息的安全性</w:t>
        </w:r>
      </w:ins>
      <w:ins w:id="2242" w:author="微软用户" w:date="2017-08-20T10:54:00Z">
        <w:r w:rsidR="000111EB" w:rsidRPr="000D4FED">
          <w:rPr>
            <w:rFonts w:asciiTheme="minorEastAsia" w:hAnsiTheme="minorEastAsia" w:hint="eastAsia"/>
            <w:color w:val="000000" w:themeColor="text1"/>
            <w:sz w:val="24"/>
            <w:szCs w:val="24"/>
            <w:rPrChange w:id="2243" w:author="JY0225" w:date="2017-08-24T11:11:00Z">
              <w:rPr>
                <w:rFonts w:hint="eastAsia"/>
                <w:spacing w:val="10"/>
                <w:sz w:val="24"/>
              </w:rPr>
            </w:rPrChange>
          </w:rPr>
          <w:t>，</w:t>
        </w:r>
      </w:ins>
      <w:ins w:id="2244" w:author="微软用户" w:date="2017-08-20T10:48:00Z">
        <w:r w:rsidR="00E76ED3" w:rsidRPr="000D4FED">
          <w:rPr>
            <w:rFonts w:asciiTheme="minorEastAsia" w:hAnsiTheme="minorEastAsia" w:hint="eastAsia"/>
            <w:color w:val="000000" w:themeColor="text1"/>
            <w:sz w:val="24"/>
            <w:szCs w:val="24"/>
            <w:rPrChange w:id="2245" w:author="JY0225" w:date="2017-08-24T11:11:00Z">
              <w:rPr>
                <w:rFonts w:hint="eastAsia"/>
                <w:spacing w:val="10"/>
                <w:sz w:val="24"/>
              </w:rPr>
            </w:rPrChange>
          </w:rPr>
          <w:t>同时还能提升其效率</w:t>
        </w:r>
      </w:ins>
      <w:ins w:id="2246" w:author="微软用户" w:date="2017-08-20T10:49:00Z">
        <w:r w:rsidR="007A5868" w:rsidRPr="000D4FED">
          <w:rPr>
            <w:rFonts w:asciiTheme="minorEastAsia" w:hAnsiTheme="minorEastAsia" w:hint="eastAsia"/>
            <w:color w:val="000000" w:themeColor="text1"/>
            <w:sz w:val="24"/>
            <w:szCs w:val="24"/>
            <w:rPrChange w:id="2247" w:author="JY0225" w:date="2017-08-24T11:11:00Z">
              <w:rPr>
                <w:rFonts w:hint="eastAsia"/>
                <w:spacing w:val="10"/>
                <w:sz w:val="24"/>
              </w:rPr>
            </w:rPrChange>
          </w:rPr>
          <w:t>与可靠性。</w:t>
        </w:r>
      </w:ins>
      <w:ins w:id="2248" w:author="微软用户" w:date="2017-08-20T10:36:00Z">
        <w:del w:id="2249" w:author="微软用户" w:date="2017-08-20T10:45:00Z">
          <w:r w:rsidR="00947F3C" w:rsidRPr="000D4FED" w:rsidDel="00700C23">
            <w:rPr>
              <w:rFonts w:asciiTheme="minorEastAsia" w:hAnsiTheme="minorEastAsia"/>
              <w:color w:val="000000" w:themeColor="text1"/>
              <w:sz w:val="24"/>
              <w:szCs w:val="24"/>
              <w:rPrChange w:id="2250" w:author="JY0225" w:date="2017-08-24T11:11:00Z">
                <w:rPr>
                  <w:spacing w:val="10"/>
                  <w:sz w:val="24"/>
                </w:rPr>
              </w:rPrChange>
            </w:rPr>
            <w:tab/>
          </w:r>
        </w:del>
      </w:ins>
      <w:ins w:id="2251" w:author="微软用户" w:date="2017-08-20T10:34:00Z">
        <w:del w:id="2252" w:author="微软用户" w:date="2017-08-20T10:45:00Z">
          <w:r w:rsidR="0030214D" w:rsidRPr="000D4FED" w:rsidDel="00700C23">
            <w:rPr>
              <w:rFonts w:asciiTheme="minorEastAsia" w:hAnsiTheme="minorEastAsia"/>
              <w:color w:val="000000" w:themeColor="text1"/>
              <w:sz w:val="24"/>
              <w:szCs w:val="24"/>
              <w:rPrChange w:id="2253" w:author="JY0225" w:date="2017-08-24T11:11:00Z">
                <w:rPr>
                  <w:spacing w:val="10"/>
                  <w:sz w:val="24"/>
                </w:rPr>
              </w:rPrChange>
            </w:rPr>
            <w:delText xml:space="preserve"> </w:delText>
          </w:r>
        </w:del>
      </w:ins>
    </w:p>
    <w:p w14:paraId="67B1449D" w14:textId="0065D14C" w:rsidR="00793D22" w:rsidRPr="000D4FED" w:rsidDel="00E76ED3" w:rsidRDefault="0003391F" w:rsidP="000D4FED">
      <w:pPr>
        <w:pStyle w:val="31"/>
        <w:numPr>
          <w:ilvl w:val="0"/>
          <w:numId w:val="18"/>
        </w:numPr>
        <w:rPr>
          <w:ins w:id="2254" w:author="微软用户" w:date="2017-08-20T10:20:00Z"/>
          <w:del w:id="2255" w:author="微软用户" w:date="2017-08-20T10:48:00Z"/>
          <w:rFonts w:asciiTheme="minorEastAsia" w:hAnsiTheme="minorEastAsia"/>
          <w:color w:val="000000" w:themeColor="text1"/>
          <w:sz w:val="24"/>
          <w:szCs w:val="24"/>
          <w:rPrChange w:id="2256" w:author="JY0225" w:date="2017-08-24T11:11:00Z">
            <w:rPr>
              <w:ins w:id="2257" w:author="微软用户" w:date="2017-08-20T10:20:00Z"/>
              <w:del w:id="2258" w:author="微软用户" w:date="2017-08-20T10:48:00Z"/>
            </w:rPr>
          </w:rPrChange>
        </w:rPr>
        <w:pPrChange w:id="2259" w:author="JY0225" w:date="2017-08-24T11:11:00Z">
          <w:pPr>
            <w:pStyle w:val="31"/>
          </w:pPr>
        </w:pPrChange>
      </w:pPr>
      <w:bookmarkStart w:id="2260" w:name="_Toc420959848"/>
      <w:bookmarkStart w:id="2261" w:name="_Toc421026912"/>
      <w:bookmarkStart w:id="2262" w:name="_Toc421230580"/>
      <w:bookmarkStart w:id="2263" w:name="_Toc433381261"/>
      <w:ins w:id="2264" w:author="微软用户" w:date="2017-08-20T10:20:00Z">
        <w:del w:id="2265" w:author="微软用户" w:date="2017-08-20T10:48:00Z">
          <w:r w:rsidRPr="000D4FED" w:rsidDel="00E76ED3">
            <w:rPr>
              <w:rFonts w:asciiTheme="minorEastAsia" w:hAnsiTheme="minorEastAsia"/>
              <w:color w:val="000000" w:themeColor="text1"/>
              <w:sz w:val="24"/>
              <w:szCs w:val="24"/>
              <w:rPrChange w:id="2266" w:author="JY0225" w:date="2017-08-24T11:11:00Z">
                <w:rPr/>
              </w:rPrChange>
            </w:rPr>
            <w:delText>2.1.1</w:delText>
          </w:r>
          <w:r w:rsidR="00793D22" w:rsidRPr="000D4FED" w:rsidDel="00E76ED3">
            <w:rPr>
              <w:rFonts w:asciiTheme="minorEastAsia" w:hAnsiTheme="minorEastAsia"/>
              <w:color w:val="000000" w:themeColor="text1"/>
              <w:sz w:val="24"/>
              <w:szCs w:val="24"/>
              <w:rPrChange w:id="2267" w:author="JY0225" w:date="2017-08-24T11:11:00Z">
                <w:rPr/>
              </w:rPrChange>
            </w:rPr>
            <w:delText xml:space="preserve"> </w:delText>
          </w:r>
          <w:bookmarkEnd w:id="2260"/>
          <w:bookmarkEnd w:id="2261"/>
          <w:bookmarkEnd w:id="2262"/>
          <w:bookmarkEnd w:id="2263"/>
          <w:r w:rsidR="00A6762E" w:rsidRPr="000D4FED" w:rsidDel="00E76ED3">
            <w:rPr>
              <w:rFonts w:asciiTheme="minorEastAsia" w:hAnsiTheme="minorEastAsia"/>
              <w:color w:val="000000" w:themeColor="text1"/>
              <w:sz w:val="24"/>
              <w:szCs w:val="24"/>
              <w:rPrChange w:id="2268" w:author="JY0225" w:date="2017-08-24T11:11:00Z">
                <w:rPr/>
              </w:rPrChange>
            </w:rPr>
            <w:delText>云备份技术</w:delText>
          </w:r>
          <w:r w:rsidR="003F5B8B" w:rsidRPr="000D4FED" w:rsidDel="00E76ED3">
            <w:rPr>
              <w:rFonts w:asciiTheme="minorEastAsia" w:hAnsiTheme="minorEastAsia"/>
              <w:color w:val="000000" w:themeColor="text1"/>
              <w:sz w:val="24"/>
              <w:szCs w:val="24"/>
              <w:rPrChange w:id="2269" w:author="JY0225" w:date="2017-08-24T11:11:00Z">
                <w:rPr/>
              </w:rPrChange>
            </w:rPr>
            <w:delText>特点</w:delText>
          </w:r>
          <w:r w:rsidR="00A6762E" w:rsidRPr="000D4FED" w:rsidDel="00E76ED3">
            <w:rPr>
              <w:rFonts w:asciiTheme="minorEastAsia" w:hAnsiTheme="minorEastAsia"/>
              <w:color w:val="000000" w:themeColor="text1"/>
              <w:sz w:val="24"/>
              <w:szCs w:val="24"/>
              <w:rPrChange w:id="2270" w:author="JY0225" w:date="2017-08-24T11:11:00Z">
                <w:rPr/>
              </w:rPrChange>
            </w:rPr>
            <w:delText xml:space="preserve"> </w:delText>
          </w:r>
        </w:del>
      </w:ins>
    </w:p>
    <w:p w14:paraId="6D622842" w14:textId="6C745C8D" w:rsidR="00663FB9" w:rsidRPr="000D4FED" w:rsidRDefault="009A1A91" w:rsidP="000D4FED">
      <w:pPr>
        <w:numPr>
          <w:ilvl w:val="0"/>
          <w:numId w:val="18"/>
        </w:numPr>
        <w:spacing w:line="400" w:lineRule="exact"/>
        <w:rPr>
          <w:ins w:id="2271" w:author="微软用户" w:date="2017-08-19T19:24:00Z"/>
          <w:rFonts w:asciiTheme="minorEastAsia" w:hAnsiTheme="minorEastAsia"/>
          <w:color w:val="000000" w:themeColor="text1"/>
          <w:sz w:val="24"/>
          <w:szCs w:val="24"/>
          <w:rPrChange w:id="2272" w:author="JY0225" w:date="2017-08-24T11:11:00Z">
            <w:rPr>
              <w:ins w:id="2273" w:author="微软用户" w:date="2017-08-19T19:24:00Z"/>
            </w:rPr>
          </w:rPrChange>
        </w:rPr>
        <w:pPrChange w:id="2274" w:author="JY0225" w:date="2017-08-24T11:11:00Z">
          <w:pPr>
            <w:pStyle w:val="21"/>
            <w:spacing w:line="240" w:lineRule="auto"/>
          </w:pPr>
        </w:pPrChange>
      </w:pPr>
      <w:ins w:id="2275" w:author="微软用户" w:date="2017-08-20T10:21:00Z">
        <w:r w:rsidRPr="000D4FED">
          <w:rPr>
            <w:rFonts w:asciiTheme="minorEastAsia" w:hAnsiTheme="minorEastAsia"/>
            <w:color w:val="000000" w:themeColor="text1"/>
            <w:sz w:val="24"/>
            <w:szCs w:val="24"/>
            <w:rPrChange w:id="2276" w:author="JY0225" w:date="2017-08-24T11:11:00Z">
              <w:rPr>
                <w:spacing w:val="10"/>
                <w:sz w:val="24"/>
              </w:rPr>
            </w:rPrChange>
          </w:rPr>
          <w:tab/>
        </w:r>
      </w:ins>
    </w:p>
    <w:p w14:paraId="2030C299" w14:textId="05AA1390" w:rsidR="001F51CD" w:rsidRPr="005C4754" w:rsidRDefault="00BE0596" w:rsidP="005C4754">
      <w:pPr>
        <w:numPr>
          <w:ilvl w:val="0"/>
          <w:numId w:val="18"/>
        </w:numPr>
        <w:spacing w:line="400" w:lineRule="exact"/>
        <w:rPr>
          <w:ins w:id="2277" w:author="微软用户" w:date="2017-08-20T10:56:00Z"/>
          <w:rFonts w:asciiTheme="minorEastAsia" w:hAnsiTheme="minorEastAsia"/>
          <w:color w:val="000000" w:themeColor="text1"/>
          <w:sz w:val="24"/>
          <w:szCs w:val="24"/>
          <w:rPrChange w:id="2278" w:author="JY0225" w:date="2017-08-24T11:11:00Z">
            <w:rPr>
              <w:ins w:id="2279" w:author="微软用户" w:date="2017-08-20T10:56:00Z"/>
              <w:spacing w:val="10"/>
              <w:sz w:val="24"/>
            </w:rPr>
          </w:rPrChange>
        </w:rPr>
        <w:pPrChange w:id="2280" w:author="JY0225" w:date="2017-08-24T11:11:00Z">
          <w:pPr>
            <w:pStyle w:val="1"/>
          </w:pPr>
        </w:pPrChange>
      </w:pPr>
      <w:ins w:id="2281" w:author="微软用户" w:date="2017-08-20T10:49:00Z">
        <w:del w:id="2282" w:author="JY0225" w:date="2017-08-24T11:11:00Z">
          <w:r w:rsidRPr="005C4754" w:rsidDel="005C4754">
            <w:rPr>
              <w:rFonts w:asciiTheme="minorEastAsia" w:hAnsiTheme="minorEastAsia"/>
              <w:color w:val="000000" w:themeColor="text1"/>
              <w:sz w:val="24"/>
              <w:szCs w:val="24"/>
              <w:rPrChange w:id="2283" w:author="JY0225" w:date="2017-08-24T11:11:00Z">
                <w:rPr>
                  <w:b w:val="0"/>
                  <w:bCs w:val="0"/>
                </w:rPr>
              </w:rPrChange>
            </w:rPr>
            <w:tab/>
          </w:r>
          <w:r w:rsidR="00DE60A4" w:rsidRPr="005C4754" w:rsidDel="005C4754">
            <w:rPr>
              <w:rFonts w:asciiTheme="minorEastAsia" w:hAnsiTheme="minorEastAsia"/>
              <w:color w:val="000000" w:themeColor="text1"/>
              <w:sz w:val="24"/>
              <w:szCs w:val="24"/>
              <w:rPrChange w:id="2284" w:author="JY0225" w:date="2017-08-24T11:11:00Z">
                <w:rPr>
                  <w:spacing w:val="10"/>
                  <w:sz w:val="24"/>
                </w:rPr>
              </w:rPrChange>
            </w:rPr>
            <w:delText xml:space="preserve">3. </w:delText>
          </w:r>
        </w:del>
      </w:ins>
      <w:ins w:id="2285" w:author="微软用户" w:date="2017-08-20T10:50:00Z">
        <w:r w:rsidR="00CF5252" w:rsidRPr="005C4754">
          <w:rPr>
            <w:rFonts w:asciiTheme="minorEastAsia" w:hAnsiTheme="minorEastAsia" w:hint="eastAsia"/>
            <w:color w:val="000000" w:themeColor="text1"/>
            <w:sz w:val="24"/>
            <w:szCs w:val="24"/>
            <w:rPrChange w:id="2286" w:author="JY0225" w:date="2017-08-24T11:11:00Z">
              <w:rPr>
                <w:rFonts w:hint="eastAsia"/>
                <w:b w:val="0"/>
                <w:bCs w:val="0"/>
              </w:rPr>
            </w:rPrChange>
          </w:rPr>
          <w:t>高容灾性：</w:t>
        </w:r>
      </w:ins>
      <w:ins w:id="2287" w:author="微软用户" w:date="2017-08-20T10:53:00Z">
        <w:r w:rsidR="008F21E6" w:rsidRPr="005C4754">
          <w:rPr>
            <w:rFonts w:asciiTheme="minorEastAsia" w:hAnsiTheme="minorEastAsia" w:hint="eastAsia"/>
            <w:color w:val="000000" w:themeColor="text1"/>
            <w:sz w:val="24"/>
            <w:szCs w:val="24"/>
            <w:rPrChange w:id="2288" w:author="JY0225" w:date="2017-08-24T11:11:00Z">
              <w:rPr>
                <w:rFonts w:hint="eastAsia"/>
                <w:spacing w:val="10"/>
                <w:sz w:val="24"/>
              </w:rPr>
            </w:rPrChange>
          </w:rPr>
          <w:t>传统的</w:t>
        </w:r>
        <w:r w:rsidR="002F0ABC" w:rsidRPr="005C4754">
          <w:rPr>
            <w:rFonts w:asciiTheme="minorEastAsia" w:hAnsiTheme="minorEastAsia" w:hint="eastAsia"/>
            <w:color w:val="000000" w:themeColor="text1"/>
            <w:sz w:val="24"/>
            <w:szCs w:val="24"/>
            <w:rPrChange w:id="2289" w:author="JY0225" w:date="2017-08-24T11:11:00Z">
              <w:rPr>
                <w:rFonts w:hint="eastAsia"/>
                <w:spacing w:val="10"/>
                <w:sz w:val="24"/>
              </w:rPr>
            </w:rPrChange>
          </w:rPr>
          <w:t>数据</w:t>
        </w:r>
      </w:ins>
      <w:ins w:id="2290" w:author="微软用户" w:date="2017-08-20T10:51:00Z">
        <w:r w:rsidR="008F21E6" w:rsidRPr="005C4754">
          <w:rPr>
            <w:rFonts w:asciiTheme="minorEastAsia" w:hAnsiTheme="minorEastAsia" w:hint="eastAsia"/>
            <w:color w:val="000000" w:themeColor="text1"/>
            <w:sz w:val="24"/>
            <w:szCs w:val="24"/>
            <w:rPrChange w:id="2291" w:author="JY0225" w:date="2017-08-24T11:11:00Z">
              <w:rPr>
                <w:rFonts w:hint="eastAsia"/>
                <w:b w:val="0"/>
                <w:bCs w:val="0"/>
              </w:rPr>
            </w:rPrChange>
          </w:rPr>
          <w:t>恢复方式主要是从磁盘开始将数据恢复</w:t>
        </w:r>
        <w:r w:rsidR="008F21E6" w:rsidRPr="005C4754">
          <w:rPr>
            <w:rFonts w:asciiTheme="minorEastAsia" w:hAnsiTheme="minorEastAsia"/>
            <w:color w:val="000000" w:themeColor="text1"/>
            <w:sz w:val="24"/>
            <w:szCs w:val="24"/>
            <w:rPrChange w:id="2292" w:author="JY0225" w:date="2017-08-24T11:11:00Z">
              <w:rPr>
                <w:b w:val="0"/>
                <w:bCs w:val="0"/>
              </w:rPr>
            </w:rPrChange>
          </w:rPr>
          <w:t xml:space="preserve">, </w:t>
        </w:r>
        <w:r w:rsidR="008F21E6" w:rsidRPr="005C4754">
          <w:rPr>
            <w:rFonts w:asciiTheme="minorEastAsia" w:hAnsiTheme="minorEastAsia" w:hint="eastAsia"/>
            <w:color w:val="000000" w:themeColor="text1"/>
            <w:sz w:val="24"/>
            <w:szCs w:val="24"/>
            <w:rPrChange w:id="2293" w:author="JY0225" w:date="2017-08-24T11:11:00Z">
              <w:rPr>
                <w:rFonts w:hint="eastAsia"/>
                <w:b w:val="0"/>
                <w:bCs w:val="0"/>
              </w:rPr>
            </w:rPrChange>
          </w:rPr>
          <w:t>因此</w:t>
        </w:r>
        <w:r w:rsidR="008F21E6" w:rsidRPr="005C4754">
          <w:rPr>
            <w:rFonts w:asciiTheme="minorEastAsia" w:hAnsiTheme="minorEastAsia"/>
            <w:color w:val="000000" w:themeColor="text1"/>
            <w:sz w:val="24"/>
            <w:szCs w:val="24"/>
            <w:rPrChange w:id="2294" w:author="JY0225" w:date="2017-08-24T11:11:00Z">
              <w:rPr>
                <w:b w:val="0"/>
                <w:bCs w:val="0"/>
              </w:rPr>
            </w:rPrChange>
          </w:rPr>
          <w:t xml:space="preserve">, </w:t>
        </w:r>
        <w:r w:rsidR="008F21E6" w:rsidRPr="005C4754">
          <w:rPr>
            <w:rFonts w:asciiTheme="minorEastAsia" w:hAnsiTheme="minorEastAsia" w:hint="eastAsia"/>
            <w:color w:val="000000" w:themeColor="text1"/>
            <w:sz w:val="24"/>
            <w:szCs w:val="24"/>
            <w:rPrChange w:id="2295" w:author="JY0225" w:date="2017-08-24T11:11:00Z">
              <w:rPr>
                <w:rFonts w:hint="eastAsia"/>
                <w:b w:val="0"/>
                <w:bCs w:val="0"/>
              </w:rPr>
            </w:rPrChange>
          </w:rPr>
          <w:t>如果发生数据丢失的情况</w:t>
        </w:r>
      </w:ins>
      <w:ins w:id="2296" w:author="微软用户" w:date="2017-08-20T10:54:00Z">
        <w:r w:rsidR="00E40A2A" w:rsidRPr="005C4754">
          <w:rPr>
            <w:rFonts w:asciiTheme="minorEastAsia" w:hAnsiTheme="minorEastAsia" w:hint="eastAsia"/>
            <w:color w:val="000000" w:themeColor="text1"/>
            <w:sz w:val="24"/>
            <w:szCs w:val="24"/>
            <w:rPrChange w:id="2297" w:author="JY0225" w:date="2017-08-24T11:11:00Z">
              <w:rPr>
                <w:rFonts w:hint="eastAsia"/>
                <w:spacing w:val="10"/>
                <w:sz w:val="24"/>
              </w:rPr>
            </w:rPrChange>
          </w:rPr>
          <w:t>，</w:t>
        </w:r>
      </w:ins>
      <w:ins w:id="2298" w:author="微软用户" w:date="2017-08-20T10:51:00Z">
        <w:r w:rsidR="008F21E6" w:rsidRPr="005C4754">
          <w:rPr>
            <w:rFonts w:asciiTheme="minorEastAsia" w:hAnsiTheme="minorEastAsia" w:hint="eastAsia"/>
            <w:color w:val="000000" w:themeColor="text1"/>
            <w:sz w:val="24"/>
            <w:szCs w:val="24"/>
            <w:rPrChange w:id="2299" w:author="JY0225" w:date="2017-08-24T11:11:00Z">
              <w:rPr>
                <w:rFonts w:hint="eastAsia"/>
                <w:b w:val="0"/>
                <w:bCs w:val="0"/>
              </w:rPr>
            </w:rPrChange>
          </w:rPr>
          <w:t>技术管理人员便需要找到磁盘</w:t>
        </w:r>
      </w:ins>
      <w:ins w:id="2300" w:author="微软用户" w:date="2017-08-20T10:54:00Z">
        <w:r w:rsidR="00CB1412" w:rsidRPr="005C4754">
          <w:rPr>
            <w:rFonts w:asciiTheme="minorEastAsia" w:hAnsiTheme="minorEastAsia" w:hint="eastAsia"/>
            <w:color w:val="000000" w:themeColor="text1"/>
            <w:sz w:val="24"/>
            <w:szCs w:val="24"/>
            <w:rPrChange w:id="2301" w:author="JY0225" w:date="2017-08-24T11:11:00Z">
              <w:rPr>
                <w:rFonts w:hint="eastAsia"/>
                <w:spacing w:val="10"/>
                <w:sz w:val="24"/>
              </w:rPr>
            </w:rPrChange>
          </w:rPr>
          <w:t>，</w:t>
        </w:r>
      </w:ins>
      <w:ins w:id="2302" w:author="微软用户" w:date="2017-08-20T10:51:00Z">
        <w:r w:rsidR="008F21E6" w:rsidRPr="005C4754">
          <w:rPr>
            <w:rFonts w:asciiTheme="minorEastAsia" w:hAnsiTheme="minorEastAsia" w:hint="eastAsia"/>
            <w:color w:val="000000" w:themeColor="text1"/>
            <w:sz w:val="24"/>
            <w:szCs w:val="24"/>
            <w:rPrChange w:id="2303" w:author="JY0225" w:date="2017-08-24T11:11:00Z">
              <w:rPr>
                <w:rFonts w:hint="eastAsia"/>
                <w:b w:val="0"/>
                <w:bCs w:val="0"/>
              </w:rPr>
            </w:rPrChange>
          </w:rPr>
          <w:t>将其在计算机上加载</w:t>
        </w:r>
      </w:ins>
      <w:ins w:id="2304" w:author="微软用户" w:date="2017-08-20T10:54:00Z">
        <w:r w:rsidR="002B4A04" w:rsidRPr="005C4754">
          <w:rPr>
            <w:rFonts w:asciiTheme="minorEastAsia" w:hAnsiTheme="minorEastAsia" w:hint="eastAsia"/>
            <w:color w:val="000000" w:themeColor="text1"/>
            <w:sz w:val="24"/>
            <w:szCs w:val="24"/>
            <w:rPrChange w:id="2305" w:author="JY0225" w:date="2017-08-24T11:11:00Z">
              <w:rPr>
                <w:rFonts w:hint="eastAsia"/>
                <w:spacing w:val="10"/>
                <w:sz w:val="24"/>
              </w:rPr>
            </w:rPrChange>
          </w:rPr>
          <w:t>，</w:t>
        </w:r>
      </w:ins>
      <w:ins w:id="2306" w:author="微软用户" w:date="2017-08-20T10:51:00Z">
        <w:r w:rsidR="008F21E6" w:rsidRPr="005C4754">
          <w:rPr>
            <w:rFonts w:asciiTheme="minorEastAsia" w:hAnsiTheme="minorEastAsia" w:hint="eastAsia"/>
            <w:color w:val="000000" w:themeColor="text1"/>
            <w:sz w:val="24"/>
            <w:szCs w:val="24"/>
            <w:rPrChange w:id="2307" w:author="JY0225" w:date="2017-08-24T11:11:00Z">
              <w:rPr>
                <w:rFonts w:hint="eastAsia"/>
                <w:b w:val="0"/>
                <w:bCs w:val="0"/>
              </w:rPr>
            </w:rPrChange>
          </w:rPr>
          <w:t>根据加载所显示的数据位置便可对信息数据进行恢复。</w:t>
        </w:r>
      </w:ins>
      <w:ins w:id="2308" w:author="微软用户" w:date="2017-08-20T10:53:00Z">
        <w:r w:rsidR="00F94AE3" w:rsidRPr="005C4754">
          <w:rPr>
            <w:rFonts w:asciiTheme="minorEastAsia" w:hAnsiTheme="minorEastAsia" w:hint="eastAsia"/>
            <w:color w:val="000000" w:themeColor="text1"/>
            <w:sz w:val="24"/>
            <w:szCs w:val="24"/>
            <w:rPrChange w:id="2309" w:author="JY0225" w:date="2017-08-24T11:11:00Z">
              <w:rPr>
                <w:rFonts w:hint="eastAsia"/>
                <w:spacing w:val="10"/>
                <w:sz w:val="24"/>
              </w:rPr>
            </w:rPrChange>
          </w:rPr>
          <w:t>一旦磁盘出现不可逆的故障，则</w:t>
        </w:r>
      </w:ins>
      <w:ins w:id="2310" w:author="微软用户" w:date="2017-08-20T10:54:00Z">
        <w:r w:rsidR="00F94AE3" w:rsidRPr="005C4754">
          <w:rPr>
            <w:rFonts w:asciiTheme="minorEastAsia" w:hAnsiTheme="minorEastAsia" w:hint="eastAsia"/>
            <w:color w:val="000000" w:themeColor="text1"/>
            <w:sz w:val="24"/>
            <w:szCs w:val="24"/>
            <w:rPrChange w:id="2311" w:author="JY0225" w:date="2017-08-24T11:11:00Z">
              <w:rPr>
                <w:rFonts w:hint="eastAsia"/>
                <w:spacing w:val="10"/>
                <w:sz w:val="24"/>
              </w:rPr>
            </w:rPrChange>
          </w:rPr>
          <w:t>会造成数据永久丢失。</w:t>
        </w:r>
      </w:ins>
      <w:ins w:id="2312" w:author="微软用户" w:date="2017-08-20T10:55:00Z">
        <w:r w:rsidR="00231D87" w:rsidRPr="005C4754">
          <w:rPr>
            <w:rFonts w:asciiTheme="minorEastAsia" w:hAnsiTheme="minorEastAsia" w:hint="eastAsia"/>
            <w:color w:val="000000" w:themeColor="text1"/>
            <w:sz w:val="24"/>
            <w:szCs w:val="24"/>
            <w:rPrChange w:id="2313" w:author="JY0225" w:date="2017-08-24T11:11:00Z">
              <w:rPr>
                <w:rFonts w:hint="eastAsia"/>
                <w:spacing w:val="10"/>
                <w:sz w:val="24"/>
              </w:rPr>
            </w:rPrChange>
          </w:rPr>
          <w:t>而从云中恢复数据要快得多，</w:t>
        </w:r>
      </w:ins>
      <w:ins w:id="2314" w:author="微软用户" w:date="2017-08-20T10:56:00Z">
        <w:r w:rsidR="00491D4C" w:rsidRPr="005C4754">
          <w:rPr>
            <w:rFonts w:asciiTheme="minorEastAsia" w:hAnsiTheme="minorEastAsia" w:hint="eastAsia"/>
            <w:color w:val="000000" w:themeColor="text1"/>
            <w:sz w:val="24"/>
            <w:szCs w:val="24"/>
            <w:rPrChange w:id="2315" w:author="JY0225" w:date="2017-08-24T11:11:00Z">
              <w:rPr>
                <w:rFonts w:hint="eastAsia"/>
                <w:spacing w:val="10"/>
                <w:sz w:val="24"/>
              </w:rPr>
            </w:rPrChange>
          </w:rPr>
          <w:t>云端服务器存有数据的备份，</w:t>
        </w:r>
      </w:ins>
      <w:ins w:id="2316" w:author="微软用户" w:date="2017-08-20T10:55:00Z">
        <w:r w:rsidR="005D794B" w:rsidRPr="005C4754">
          <w:rPr>
            <w:rFonts w:asciiTheme="minorEastAsia" w:hAnsiTheme="minorEastAsia" w:hint="eastAsia"/>
            <w:color w:val="000000" w:themeColor="text1"/>
            <w:sz w:val="24"/>
            <w:szCs w:val="24"/>
            <w:rPrChange w:id="2317" w:author="JY0225" w:date="2017-08-24T11:11:00Z">
              <w:rPr>
                <w:rFonts w:hint="eastAsia"/>
                <w:spacing w:val="10"/>
                <w:sz w:val="24"/>
              </w:rPr>
            </w:rPrChange>
          </w:rPr>
          <w:t>它不需要从磁带存放点运送磁带，</w:t>
        </w:r>
      </w:ins>
      <w:ins w:id="2318" w:author="微软用户" w:date="2017-08-20T10:56:00Z">
        <w:r w:rsidR="008D3FA1" w:rsidRPr="005C4754">
          <w:rPr>
            <w:rFonts w:asciiTheme="minorEastAsia" w:hAnsiTheme="minorEastAsia" w:hint="eastAsia"/>
            <w:color w:val="000000" w:themeColor="text1"/>
            <w:sz w:val="24"/>
            <w:szCs w:val="24"/>
            <w:rPrChange w:id="2319" w:author="JY0225" w:date="2017-08-24T11:11:00Z">
              <w:rPr>
                <w:rFonts w:hint="eastAsia"/>
                <w:spacing w:val="10"/>
                <w:sz w:val="24"/>
              </w:rPr>
            </w:rPrChange>
          </w:rPr>
          <w:t>而是</w:t>
        </w:r>
      </w:ins>
      <w:ins w:id="2320" w:author="微软用户" w:date="2017-08-20T10:55:00Z">
        <w:r w:rsidR="005D794B" w:rsidRPr="005C4754">
          <w:rPr>
            <w:rFonts w:asciiTheme="minorEastAsia" w:hAnsiTheme="minorEastAsia" w:hint="eastAsia"/>
            <w:color w:val="000000" w:themeColor="text1"/>
            <w:sz w:val="24"/>
            <w:szCs w:val="24"/>
            <w:rPrChange w:id="2321" w:author="JY0225" w:date="2017-08-24T11:11:00Z">
              <w:rPr>
                <w:rFonts w:hint="eastAsia"/>
                <w:spacing w:val="10"/>
                <w:sz w:val="24"/>
              </w:rPr>
            </w:rPrChange>
          </w:rPr>
          <w:t>通过网络</w:t>
        </w:r>
        <w:r w:rsidR="008D3FA1" w:rsidRPr="005C4754">
          <w:rPr>
            <w:rFonts w:asciiTheme="minorEastAsia" w:hAnsiTheme="minorEastAsia" w:hint="eastAsia"/>
            <w:color w:val="000000" w:themeColor="text1"/>
            <w:sz w:val="24"/>
            <w:szCs w:val="24"/>
            <w:rPrChange w:id="2322" w:author="JY0225" w:date="2017-08-24T11:11:00Z">
              <w:rPr>
                <w:rFonts w:hint="eastAsia"/>
                <w:spacing w:val="10"/>
                <w:sz w:val="24"/>
              </w:rPr>
            </w:rPrChange>
          </w:rPr>
          <w:t>进行</w:t>
        </w:r>
      </w:ins>
      <w:ins w:id="2323" w:author="微软用户" w:date="2017-08-20T10:56:00Z">
        <w:r w:rsidR="008D3FA1" w:rsidRPr="005C4754">
          <w:rPr>
            <w:rFonts w:asciiTheme="minorEastAsia" w:hAnsiTheme="minorEastAsia" w:hint="eastAsia"/>
            <w:color w:val="000000" w:themeColor="text1"/>
            <w:sz w:val="24"/>
            <w:szCs w:val="24"/>
            <w:rPrChange w:id="2324" w:author="JY0225" w:date="2017-08-24T11:11:00Z">
              <w:rPr>
                <w:rFonts w:hint="eastAsia"/>
                <w:spacing w:val="10"/>
                <w:sz w:val="24"/>
              </w:rPr>
            </w:rPrChange>
          </w:rPr>
          <w:t>数据恢复</w:t>
        </w:r>
      </w:ins>
      <w:ins w:id="2325" w:author="微软用户" w:date="2017-08-20T10:55:00Z">
        <w:r w:rsidR="005D794B" w:rsidRPr="005C4754">
          <w:rPr>
            <w:rFonts w:asciiTheme="minorEastAsia" w:hAnsiTheme="minorEastAsia" w:hint="eastAsia"/>
            <w:color w:val="000000" w:themeColor="text1"/>
            <w:sz w:val="24"/>
            <w:szCs w:val="24"/>
            <w:rPrChange w:id="2326" w:author="JY0225" w:date="2017-08-24T11:11:00Z">
              <w:rPr>
                <w:rFonts w:hint="eastAsia"/>
                <w:spacing w:val="10"/>
                <w:sz w:val="24"/>
              </w:rPr>
            </w:rPrChange>
          </w:rPr>
          <w:t>，节省时间并无需建设本地磁带设备。</w:t>
        </w:r>
      </w:ins>
    </w:p>
    <w:p w14:paraId="60F35DB9" w14:textId="41CDA605" w:rsidR="006C0501" w:rsidRPr="00426EAC" w:rsidRDefault="006C0501" w:rsidP="006C0501">
      <w:pPr>
        <w:pStyle w:val="31"/>
        <w:rPr>
          <w:ins w:id="2327" w:author="微软用户" w:date="2017-08-20T12:09:00Z"/>
        </w:rPr>
      </w:pPr>
      <w:bookmarkStart w:id="2328" w:name="_Toc491335225"/>
      <w:ins w:id="2329" w:author="微软用户" w:date="2017-08-20T12:09:00Z">
        <w:r>
          <w:t>2.1</w:t>
        </w:r>
        <w:r w:rsidR="00CF2765">
          <w:t>.2</w:t>
        </w:r>
        <w:r w:rsidRPr="006637A1">
          <w:t xml:space="preserve"> </w:t>
        </w:r>
        <w:r w:rsidR="002B0295">
          <w:t>云备份</w:t>
        </w:r>
        <w:r w:rsidR="001A724B">
          <w:rPr>
            <w:rFonts w:hint="eastAsia"/>
          </w:rPr>
          <w:t>中间件</w:t>
        </w:r>
        <w:bookmarkEnd w:id="2328"/>
      </w:ins>
    </w:p>
    <w:p w14:paraId="467B4465" w14:textId="32782B73" w:rsidR="008D7A08" w:rsidRPr="006A6E37" w:rsidRDefault="00C8796E">
      <w:pPr>
        <w:spacing w:line="400" w:lineRule="exact"/>
        <w:rPr>
          <w:ins w:id="2330" w:author="微软用户" w:date="2017-08-20T12:22:00Z"/>
          <w:rFonts w:asciiTheme="minorEastAsia" w:hAnsiTheme="minorEastAsia"/>
          <w:spacing w:val="10"/>
          <w:sz w:val="24"/>
          <w:rPrChange w:id="2331" w:author="JY0225" w:date="2017-08-24T11:11:00Z">
            <w:rPr>
              <w:ins w:id="2332" w:author="微软用户" w:date="2017-08-20T12:22:00Z"/>
              <w:spacing w:val="10"/>
              <w:sz w:val="24"/>
            </w:rPr>
          </w:rPrChange>
        </w:rPr>
        <w:pPrChange w:id="2333" w:author="微软用户" w:date="2017-08-20T10:52:00Z">
          <w:pPr>
            <w:pStyle w:val="1"/>
          </w:pPr>
        </w:pPrChange>
      </w:pPr>
      <w:ins w:id="2334" w:author="微软用户" w:date="2017-08-20T11:12:00Z">
        <w:r>
          <w:rPr>
            <w:spacing w:val="10"/>
            <w:sz w:val="24"/>
          </w:rPr>
          <w:tab/>
        </w:r>
      </w:ins>
      <w:ins w:id="2335" w:author="微软用户" w:date="2017-08-20T12:15:00Z">
        <w:r w:rsidR="008D7A08" w:rsidRPr="006A6E37">
          <w:rPr>
            <w:rFonts w:asciiTheme="minorEastAsia" w:hAnsiTheme="minorEastAsia"/>
            <w:spacing w:val="10"/>
            <w:sz w:val="24"/>
            <w:rPrChange w:id="2336" w:author="JY0225" w:date="2017-08-24T11:11:00Z">
              <w:rPr>
                <w:spacing w:val="10"/>
                <w:sz w:val="24"/>
              </w:rPr>
            </w:rPrChange>
          </w:rPr>
          <w:t>云备份中间件是一种独立</w:t>
        </w:r>
      </w:ins>
      <w:ins w:id="2337" w:author="微软用户" w:date="2017-08-20T12:21:00Z">
        <w:r w:rsidR="00F05147" w:rsidRPr="006A6E37">
          <w:rPr>
            <w:rFonts w:asciiTheme="minorEastAsia" w:hAnsiTheme="minorEastAsia"/>
            <w:spacing w:val="10"/>
            <w:sz w:val="24"/>
            <w:rPrChange w:id="2338" w:author="JY0225" w:date="2017-08-24T11:11:00Z">
              <w:rPr>
                <w:spacing w:val="10"/>
                <w:sz w:val="24"/>
              </w:rPr>
            </w:rPrChange>
          </w:rPr>
          <w:t>于</w:t>
        </w:r>
      </w:ins>
      <w:ins w:id="2339" w:author="微软用户" w:date="2017-08-20T12:15:00Z">
        <w:r w:rsidR="008D7A08" w:rsidRPr="006A6E37">
          <w:rPr>
            <w:rFonts w:asciiTheme="minorEastAsia" w:hAnsiTheme="minorEastAsia"/>
            <w:spacing w:val="10"/>
            <w:sz w:val="24"/>
            <w:rPrChange w:id="2340" w:author="JY0225" w:date="2017-08-24T11:11:00Z">
              <w:rPr>
                <w:spacing w:val="10"/>
                <w:sz w:val="24"/>
              </w:rPr>
            </w:rPrChange>
          </w:rPr>
          <w:t>云服务器与客户端的系统组件</w:t>
        </w:r>
        <w:r w:rsidR="008D7A08" w:rsidRPr="006A6E37">
          <w:rPr>
            <w:rFonts w:asciiTheme="minorEastAsia" w:hAnsiTheme="minorEastAsia" w:hint="eastAsia"/>
            <w:spacing w:val="10"/>
            <w:sz w:val="24"/>
            <w:rPrChange w:id="2341" w:author="JY0225" w:date="2017-08-24T11:11:00Z">
              <w:rPr>
                <w:rFonts w:hint="eastAsia"/>
                <w:spacing w:val="10"/>
                <w:sz w:val="24"/>
              </w:rPr>
            </w:rPrChange>
          </w:rPr>
          <w:t>，</w:t>
        </w:r>
        <w:r w:rsidR="008D7A08" w:rsidRPr="006A6E37">
          <w:rPr>
            <w:rFonts w:asciiTheme="minorEastAsia" w:hAnsiTheme="minorEastAsia"/>
            <w:spacing w:val="10"/>
            <w:sz w:val="24"/>
            <w:rPrChange w:id="2342" w:author="JY0225" w:date="2017-08-24T11:11:00Z">
              <w:rPr>
                <w:spacing w:val="10"/>
                <w:sz w:val="24"/>
              </w:rPr>
            </w:rPrChange>
          </w:rPr>
          <w:t>位于客户机与服务器之间</w:t>
        </w:r>
        <w:r w:rsidR="008D7A08" w:rsidRPr="006A6E37">
          <w:rPr>
            <w:rFonts w:asciiTheme="minorEastAsia" w:hAnsiTheme="minorEastAsia" w:hint="eastAsia"/>
            <w:spacing w:val="10"/>
            <w:sz w:val="24"/>
            <w:rPrChange w:id="2343" w:author="JY0225" w:date="2017-08-24T11:11:00Z">
              <w:rPr>
                <w:rFonts w:hint="eastAsia"/>
                <w:spacing w:val="10"/>
                <w:sz w:val="24"/>
              </w:rPr>
            </w:rPrChange>
          </w:rPr>
          <w:t>，</w:t>
        </w:r>
      </w:ins>
      <w:ins w:id="2344" w:author="微软用户" w:date="2017-08-20T12:16:00Z">
        <w:r w:rsidR="008D7A08" w:rsidRPr="006A6E37">
          <w:rPr>
            <w:rFonts w:asciiTheme="minorEastAsia" w:hAnsiTheme="minorEastAsia"/>
            <w:spacing w:val="10"/>
            <w:sz w:val="24"/>
            <w:rPrChange w:id="2345" w:author="JY0225" w:date="2017-08-24T11:11:00Z">
              <w:rPr>
                <w:spacing w:val="10"/>
                <w:sz w:val="24"/>
              </w:rPr>
            </w:rPrChange>
          </w:rPr>
          <w:t>管理计算机资源与网络通信</w:t>
        </w:r>
        <w:r w:rsidR="008D7A08" w:rsidRPr="006A6E37">
          <w:rPr>
            <w:rFonts w:asciiTheme="minorEastAsia" w:hAnsiTheme="minorEastAsia" w:hint="eastAsia"/>
            <w:spacing w:val="10"/>
            <w:sz w:val="24"/>
            <w:rPrChange w:id="2346" w:author="JY0225" w:date="2017-08-24T11:11:00Z">
              <w:rPr>
                <w:rFonts w:hint="eastAsia"/>
                <w:spacing w:val="10"/>
                <w:sz w:val="24"/>
              </w:rPr>
            </w:rPrChange>
          </w:rPr>
          <w:t>。</w:t>
        </w:r>
        <w:r w:rsidR="0091764E" w:rsidRPr="006A6E37">
          <w:rPr>
            <w:rFonts w:asciiTheme="minorEastAsia" w:hAnsiTheme="minorEastAsia" w:hint="eastAsia"/>
            <w:spacing w:val="10"/>
            <w:sz w:val="24"/>
            <w:rPrChange w:id="2347" w:author="JY0225" w:date="2017-08-24T11:11:00Z">
              <w:rPr>
                <w:rFonts w:hint="eastAsia"/>
                <w:spacing w:val="10"/>
                <w:sz w:val="24"/>
              </w:rPr>
            </w:rPrChange>
          </w:rPr>
          <w:t>通过中间件技术，</w:t>
        </w:r>
      </w:ins>
      <w:ins w:id="2348" w:author="微软用户" w:date="2017-08-20T12:18:00Z">
        <w:r w:rsidR="00C90B29" w:rsidRPr="006A6E37">
          <w:rPr>
            <w:rFonts w:asciiTheme="minorEastAsia" w:hAnsiTheme="minorEastAsia" w:hint="eastAsia"/>
            <w:spacing w:val="10"/>
            <w:sz w:val="24"/>
            <w:rPrChange w:id="2349" w:author="JY0225" w:date="2017-08-24T11:11:00Z">
              <w:rPr>
                <w:rFonts w:hint="eastAsia"/>
                <w:spacing w:val="10"/>
                <w:sz w:val="24"/>
              </w:rPr>
            </w:rPrChange>
          </w:rPr>
          <w:t>即便不同的应用之间存在差异，</w:t>
        </w:r>
        <w:r w:rsidR="007C2378" w:rsidRPr="006A6E37">
          <w:rPr>
            <w:rFonts w:asciiTheme="minorEastAsia" w:hAnsiTheme="minorEastAsia" w:hint="eastAsia"/>
            <w:spacing w:val="10"/>
            <w:sz w:val="24"/>
            <w:rPrChange w:id="2350" w:author="JY0225" w:date="2017-08-24T11:11:00Z">
              <w:rPr>
                <w:rFonts w:hint="eastAsia"/>
                <w:spacing w:val="10"/>
                <w:sz w:val="24"/>
              </w:rPr>
            </w:rPrChange>
          </w:rPr>
          <w:t>如接口差异、操作系统差异，</w:t>
        </w:r>
        <w:r w:rsidR="00C90B29" w:rsidRPr="006A6E37">
          <w:rPr>
            <w:rFonts w:asciiTheme="minorEastAsia" w:hAnsiTheme="minorEastAsia" w:hint="eastAsia"/>
            <w:spacing w:val="10"/>
            <w:sz w:val="24"/>
            <w:rPrChange w:id="2351" w:author="JY0225" w:date="2017-08-24T11:11:00Z">
              <w:rPr>
                <w:rFonts w:hint="eastAsia"/>
                <w:spacing w:val="10"/>
                <w:sz w:val="24"/>
              </w:rPr>
            </w:rPrChange>
          </w:rPr>
          <w:t>仍可</w:t>
        </w:r>
      </w:ins>
      <w:ins w:id="2352" w:author="微软用户" w:date="2017-08-20T12:16:00Z">
        <w:r w:rsidR="0091764E" w:rsidRPr="006A6E37">
          <w:rPr>
            <w:rFonts w:asciiTheme="minorEastAsia" w:hAnsiTheme="minorEastAsia" w:hint="eastAsia"/>
            <w:spacing w:val="10"/>
            <w:sz w:val="24"/>
            <w:rPrChange w:id="2353" w:author="JY0225" w:date="2017-08-24T11:11:00Z">
              <w:rPr>
                <w:rFonts w:hint="eastAsia"/>
                <w:spacing w:val="10"/>
                <w:sz w:val="24"/>
              </w:rPr>
            </w:rPrChange>
          </w:rPr>
          <w:t>实现与云备份</w:t>
        </w:r>
      </w:ins>
      <w:ins w:id="2354" w:author="微软用户" w:date="2017-08-20T12:17:00Z">
        <w:r w:rsidR="0091764E" w:rsidRPr="006A6E37">
          <w:rPr>
            <w:rFonts w:asciiTheme="minorEastAsia" w:hAnsiTheme="minorEastAsia" w:hint="eastAsia"/>
            <w:spacing w:val="10"/>
            <w:sz w:val="24"/>
            <w:rPrChange w:id="2355" w:author="JY0225" w:date="2017-08-24T11:11:00Z">
              <w:rPr>
                <w:rFonts w:hint="eastAsia"/>
                <w:spacing w:val="10"/>
                <w:sz w:val="24"/>
              </w:rPr>
            </w:rPrChange>
          </w:rPr>
          <w:t>服务器之间的通信与资源共享，</w:t>
        </w:r>
      </w:ins>
      <w:ins w:id="2356" w:author="微软用户" w:date="2017-08-20T12:19:00Z">
        <w:r w:rsidR="001B1756" w:rsidRPr="006A6E37">
          <w:rPr>
            <w:rFonts w:asciiTheme="minorEastAsia" w:hAnsiTheme="minorEastAsia" w:hint="eastAsia"/>
            <w:spacing w:val="10"/>
            <w:sz w:val="24"/>
            <w:rPrChange w:id="2357" w:author="JY0225" w:date="2017-08-24T11:11:00Z">
              <w:rPr>
                <w:rFonts w:hint="eastAsia"/>
                <w:spacing w:val="10"/>
                <w:sz w:val="24"/>
              </w:rPr>
            </w:rPrChange>
          </w:rPr>
          <w:t>实现系统的跨平台、跨</w:t>
        </w:r>
      </w:ins>
      <w:ins w:id="2358" w:author="微软用户" w:date="2017-08-20T12:20:00Z">
        <w:r w:rsidR="001B1756" w:rsidRPr="006A6E37">
          <w:rPr>
            <w:rFonts w:asciiTheme="minorEastAsia" w:hAnsiTheme="minorEastAsia" w:hint="eastAsia"/>
            <w:spacing w:val="10"/>
            <w:sz w:val="24"/>
            <w:rPrChange w:id="2359" w:author="JY0225" w:date="2017-08-24T11:11:00Z">
              <w:rPr>
                <w:rFonts w:hint="eastAsia"/>
                <w:spacing w:val="10"/>
                <w:sz w:val="24"/>
              </w:rPr>
            </w:rPrChange>
          </w:rPr>
          <w:t>网络、跨硬件特性。</w:t>
        </w:r>
        <w:r w:rsidR="006155DC" w:rsidRPr="006A6E37">
          <w:rPr>
            <w:rFonts w:asciiTheme="minorEastAsia" w:hAnsiTheme="minorEastAsia" w:hint="eastAsia"/>
            <w:spacing w:val="10"/>
            <w:sz w:val="24"/>
            <w:rPrChange w:id="2360" w:author="JY0225" w:date="2017-08-24T11:11:00Z">
              <w:rPr>
                <w:rFonts w:hint="eastAsia"/>
                <w:spacing w:val="10"/>
                <w:sz w:val="24"/>
              </w:rPr>
            </w:rPrChange>
          </w:rPr>
          <w:t>在云备份服务平台中，中间件扮演着重要的角色，</w:t>
        </w:r>
      </w:ins>
      <w:ins w:id="2361" w:author="微软用户" w:date="2017-08-20T12:21:00Z">
        <w:r w:rsidR="006155DC" w:rsidRPr="006A6E37">
          <w:rPr>
            <w:rFonts w:asciiTheme="minorEastAsia" w:hAnsiTheme="minorEastAsia" w:hint="eastAsia"/>
            <w:spacing w:val="10"/>
            <w:sz w:val="24"/>
            <w:rPrChange w:id="2362" w:author="JY0225" w:date="2017-08-24T11:11:00Z">
              <w:rPr>
                <w:rFonts w:hint="eastAsia"/>
                <w:spacing w:val="10"/>
                <w:sz w:val="24"/>
              </w:rPr>
            </w:rPrChange>
          </w:rPr>
          <w:t>能够显著地降低系统开发和维护成本，同时提升系统的稳定性。</w:t>
        </w:r>
      </w:ins>
    </w:p>
    <w:p w14:paraId="707CB50D" w14:textId="282EC46E" w:rsidR="003F0347" w:rsidRPr="006A6E37" w:rsidRDefault="003F0347">
      <w:pPr>
        <w:spacing w:line="400" w:lineRule="exact"/>
        <w:rPr>
          <w:ins w:id="2363" w:author="微软用户" w:date="2017-08-20T12:23:00Z"/>
          <w:rFonts w:asciiTheme="minorEastAsia" w:hAnsiTheme="minorEastAsia"/>
          <w:spacing w:val="10"/>
          <w:sz w:val="24"/>
          <w:rPrChange w:id="2364" w:author="JY0225" w:date="2017-08-24T11:11:00Z">
            <w:rPr>
              <w:ins w:id="2365" w:author="微软用户" w:date="2017-08-20T12:23:00Z"/>
              <w:spacing w:val="10"/>
              <w:sz w:val="24"/>
            </w:rPr>
          </w:rPrChange>
        </w:rPr>
        <w:pPrChange w:id="2366" w:author="微软用户" w:date="2017-08-20T10:52:00Z">
          <w:pPr>
            <w:pStyle w:val="1"/>
          </w:pPr>
        </w:pPrChange>
      </w:pPr>
      <w:ins w:id="2367" w:author="微软用户" w:date="2017-08-20T12:22:00Z">
        <w:r w:rsidRPr="006A6E37">
          <w:rPr>
            <w:rFonts w:asciiTheme="minorEastAsia" w:hAnsiTheme="minorEastAsia"/>
            <w:spacing w:val="10"/>
            <w:sz w:val="24"/>
            <w:rPrChange w:id="2368" w:author="JY0225" w:date="2017-08-24T11:11:00Z">
              <w:rPr>
                <w:spacing w:val="10"/>
                <w:sz w:val="24"/>
              </w:rPr>
            </w:rPrChange>
          </w:rPr>
          <w:tab/>
        </w:r>
        <w:r w:rsidR="00501FE5" w:rsidRPr="006A6E37">
          <w:rPr>
            <w:rFonts w:asciiTheme="minorEastAsia" w:hAnsiTheme="minorEastAsia"/>
            <w:spacing w:val="10"/>
            <w:sz w:val="24"/>
            <w:rPrChange w:id="2369" w:author="JY0225" w:date="2017-08-24T11:11:00Z">
              <w:rPr>
                <w:spacing w:val="10"/>
                <w:sz w:val="24"/>
              </w:rPr>
            </w:rPrChange>
          </w:rPr>
          <w:t>云备份中间件的系统模型如</w:t>
        </w:r>
      </w:ins>
      <w:ins w:id="2370" w:author="微软用户" w:date="2017-08-20T12:29:00Z">
        <w:r w:rsidR="00E707AB" w:rsidRPr="006A6E37">
          <w:rPr>
            <w:rFonts w:asciiTheme="minorEastAsia" w:hAnsiTheme="minorEastAsia"/>
            <w:spacing w:val="10"/>
            <w:sz w:val="24"/>
            <w:rPrChange w:id="2371" w:author="JY0225" w:date="2017-08-24T11:11:00Z">
              <w:rPr>
                <w:spacing w:val="10"/>
                <w:sz w:val="24"/>
              </w:rPr>
            </w:rPrChange>
          </w:rPr>
          <w:t>图</w:t>
        </w:r>
        <w:r w:rsidR="00E707AB" w:rsidRPr="006A6E37">
          <w:rPr>
            <w:rFonts w:asciiTheme="minorEastAsia" w:hAnsiTheme="minorEastAsia" w:hint="eastAsia"/>
            <w:spacing w:val="10"/>
            <w:sz w:val="24"/>
            <w:rPrChange w:id="2372" w:author="JY0225" w:date="2017-08-24T11:11:00Z">
              <w:rPr>
                <w:rFonts w:hint="eastAsia"/>
                <w:spacing w:val="10"/>
                <w:sz w:val="24"/>
              </w:rPr>
            </w:rPrChange>
          </w:rPr>
          <w:t>2-1</w:t>
        </w:r>
      </w:ins>
      <w:ins w:id="2373" w:author="微软用户" w:date="2017-08-20T12:22:00Z">
        <w:r w:rsidR="00501FE5" w:rsidRPr="006A6E37">
          <w:rPr>
            <w:rFonts w:asciiTheme="minorEastAsia" w:hAnsiTheme="minorEastAsia"/>
            <w:spacing w:val="10"/>
            <w:sz w:val="24"/>
            <w:rPrChange w:id="2374" w:author="JY0225" w:date="2017-08-24T11:11:00Z">
              <w:rPr>
                <w:spacing w:val="10"/>
                <w:sz w:val="24"/>
              </w:rPr>
            </w:rPrChange>
          </w:rPr>
          <w:t>所示</w:t>
        </w:r>
        <w:r w:rsidR="00501FE5" w:rsidRPr="006A6E37">
          <w:rPr>
            <w:rFonts w:asciiTheme="minorEastAsia" w:hAnsiTheme="minorEastAsia" w:hint="eastAsia"/>
            <w:spacing w:val="10"/>
            <w:sz w:val="24"/>
            <w:rPrChange w:id="2375" w:author="JY0225" w:date="2017-08-24T11:11:00Z">
              <w:rPr>
                <w:rFonts w:hint="eastAsia"/>
                <w:spacing w:val="10"/>
                <w:sz w:val="24"/>
              </w:rPr>
            </w:rPrChange>
          </w:rPr>
          <w:t>：</w:t>
        </w:r>
      </w:ins>
    </w:p>
    <w:p w14:paraId="5B0D5825" w14:textId="6D8A7EDA" w:rsidR="00501FE5" w:rsidRPr="006E3AA8" w:rsidRDefault="00084C1D">
      <w:pPr>
        <w:jc w:val="center"/>
        <w:rPr>
          <w:ins w:id="2376" w:author="微软用户" w:date="2017-08-20T12:29:00Z"/>
          <w:rFonts w:ascii="Times New Roman" w:hAnsi="Times New Roman" w:cs="Times New Roman"/>
          <w:spacing w:val="10"/>
          <w:sz w:val="24"/>
          <w:rPrChange w:id="2377" w:author="微软用户" w:date="2017-08-20T12:30:00Z">
            <w:rPr>
              <w:ins w:id="2378" w:author="微软用户" w:date="2017-08-20T12:29:00Z"/>
            </w:rPr>
          </w:rPrChange>
        </w:rPr>
        <w:pPrChange w:id="2379" w:author="微软用户" w:date="2017-08-20T12:29:00Z">
          <w:pPr>
            <w:pStyle w:val="1"/>
          </w:pPr>
        </w:pPrChange>
      </w:pPr>
      <w:ins w:id="2380" w:author="微软用户" w:date="2017-08-20T12:29:00Z">
        <w:r w:rsidRPr="006E3AA8">
          <w:rPr>
            <w:rFonts w:ascii="Times New Roman" w:hAnsi="Times New Roman" w:cs="Times New Roman"/>
            <w:spacing w:val="10"/>
            <w:sz w:val="24"/>
            <w:rPrChange w:id="2381" w:author="微软用户" w:date="2017-08-20T12:30:00Z">
              <w:rPr>
                <w:rFonts w:ascii="Times New Roman" w:hAnsi="Times New Roman" w:cs="Times New Roman"/>
                <w:spacing w:val="10"/>
                <w:sz w:val="24"/>
              </w:rPr>
            </w:rPrChange>
          </w:rPr>
          <w:object w:dxaOrig="4590" w:dyaOrig="5535" w14:anchorId="54C2D6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5pt;height:200.1pt" o:ole="">
              <v:imagedata r:id="rId20" o:title=""/>
            </v:shape>
            <o:OLEObject Type="Embed" ProgID="Visio.Drawing.15" ShapeID="_x0000_i1025" DrawAspect="Content" ObjectID="_1565082757" r:id="rId21"/>
          </w:object>
        </w:r>
      </w:ins>
    </w:p>
    <w:p w14:paraId="797CE804" w14:textId="3985B5ED" w:rsidR="007E74BF" w:rsidRDefault="007E74BF">
      <w:pPr>
        <w:spacing w:line="400" w:lineRule="exact"/>
        <w:jc w:val="center"/>
        <w:rPr>
          <w:ins w:id="2382" w:author="微软用户" w:date="2017-08-20T12:30:00Z"/>
          <w:rFonts w:ascii="Times New Roman" w:hAnsi="Times New Roman" w:cs="Times New Roman"/>
          <w:spacing w:val="10"/>
          <w:sz w:val="24"/>
        </w:rPr>
        <w:pPrChange w:id="2383" w:author="微软用户" w:date="2017-08-20T12:30:00Z">
          <w:pPr>
            <w:pStyle w:val="1"/>
          </w:pPr>
        </w:pPrChange>
      </w:pPr>
      <w:ins w:id="2384" w:author="微软用户" w:date="2017-08-20T12:29:00Z">
        <w:r w:rsidRPr="006E3AA8">
          <w:rPr>
            <w:rFonts w:ascii="Times New Roman" w:hAnsi="Times New Roman" w:cs="Times New Roman" w:hint="eastAsia"/>
            <w:spacing w:val="10"/>
            <w:sz w:val="24"/>
            <w:rPrChange w:id="2385" w:author="微软用户" w:date="2017-08-20T12:30:00Z">
              <w:rPr>
                <w:rFonts w:hint="eastAsia"/>
                <w:b w:val="0"/>
                <w:bCs w:val="0"/>
                <w:spacing w:val="10"/>
                <w:sz w:val="24"/>
              </w:rPr>
            </w:rPrChange>
          </w:rPr>
          <w:t>图</w:t>
        </w:r>
        <w:r w:rsidRPr="006E3AA8">
          <w:rPr>
            <w:rFonts w:ascii="Times New Roman" w:hAnsi="Times New Roman" w:cs="Times New Roman"/>
            <w:spacing w:val="10"/>
            <w:sz w:val="24"/>
            <w:rPrChange w:id="2386" w:author="微软用户" w:date="2017-08-20T12:30:00Z">
              <w:rPr>
                <w:b w:val="0"/>
                <w:bCs w:val="0"/>
                <w:spacing w:val="10"/>
                <w:sz w:val="24"/>
              </w:rPr>
            </w:rPrChange>
          </w:rPr>
          <w:t xml:space="preserve">2-1 </w:t>
        </w:r>
        <w:r w:rsidRPr="006E3AA8">
          <w:rPr>
            <w:rFonts w:ascii="Times New Roman" w:hAnsi="Times New Roman" w:cs="Times New Roman" w:hint="eastAsia"/>
            <w:spacing w:val="10"/>
            <w:sz w:val="24"/>
            <w:rPrChange w:id="2387" w:author="微软用户" w:date="2017-08-20T12:30:00Z">
              <w:rPr>
                <w:rFonts w:hint="eastAsia"/>
                <w:b w:val="0"/>
                <w:bCs w:val="0"/>
                <w:spacing w:val="10"/>
                <w:sz w:val="24"/>
              </w:rPr>
            </w:rPrChange>
          </w:rPr>
          <w:t>云备份中间件</w:t>
        </w:r>
      </w:ins>
      <w:ins w:id="2388" w:author="微软用户" w:date="2017-08-20T12:30:00Z">
        <w:r w:rsidRPr="006E3AA8">
          <w:rPr>
            <w:rFonts w:ascii="Times New Roman" w:hAnsi="Times New Roman" w:cs="Times New Roman" w:hint="eastAsia"/>
            <w:spacing w:val="10"/>
            <w:sz w:val="24"/>
            <w:rPrChange w:id="2389" w:author="微软用户" w:date="2017-08-20T12:30:00Z">
              <w:rPr>
                <w:rFonts w:hint="eastAsia"/>
                <w:b w:val="0"/>
                <w:bCs w:val="0"/>
                <w:spacing w:val="10"/>
                <w:sz w:val="24"/>
              </w:rPr>
            </w:rPrChange>
          </w:rPr>
          <w:t>系统模型</w:t>
        </w:r>
      </w:ins>
    </w:p>
    <w:p w14:paraId="28ECA61C" w14:textId="631D6167" w:rsidR="006E3AA8" w:rsidRPr="006A6E37" w:rsidRDefault="00873725">
      <w:pPr>
        <w:spacing w:line="400" w:lineRule="exact"/>
        <w:ind w:firstLine="420"/>
        <w:rPr>
          <w:ins w:id="2390" w:author="微软用户" w:date="2017-08-20T12:15:00Z"/>
          <w:rFonts w:asciiTheme="minorEastAsia" w:hAnsiTheme="minorEastAsia" w:cs="Times New Roman"/>
          <w:spacing w:val="10"/>
          <w:sz w:val="24"/>
          <w:rPrChange w:id="2391" w:author="JY0225" w:date="2017-08-24T11:12:00Z">
            <w:rPr>
              <w:ins w:id="2392" w:author="微软用户" w:date="2017-08-20T12:15:00Z"/>
            </w:rPr>
          </w:rPrChange>
        </w:rPr>
        <w:pPrChange w:id="2393" w:author="微软用户" w:date="2017-08-20T12:49:00Z">
          <w:pPr>
            <w:pStyle w:val="1"/>
          </w:pPr>
        </w:pPrChange>
      </w:pPr>
      <w:ins w:id="2394" w:author="微软用户" w:date="2017-08-20T12:49:00Z">
        <w:r w:rsidRPr="006A6E37">
          <w:rPr>
            <w:rFonts w:asciiTheme="minorEastAsia" w:hAnsiTheme="minorEastAsia" w:cs="Times New Roman"/>
            <w:spacing w:val="10"/>
            <w:sz w:val="24"/>
            <w:rPrChange w:id="2395" w:author="JY0225" w:date="2017-08-24T11:12:00Z">
              <w:rPr>
                <w:rFonts w:ascii="Times New Roman" w:hAnsi="Times New Roman" w:cs="Times New Roman"/>
                <w:spacing w:val="10"/>
                <w:sz w:val="24"/>
              </w:rPr>
            </w:rPrChange>
          </w:rPr>
          <w:t>由图</w:t>
        </w:r>
        <w:r w:rsidRPr="006A6E37">
          <w:rPr>
            <w:rFonts w:asciiTheme="minorEastAsia" w:hAnsiTheme="minorEastAsia" w:cs="Times New Roman" w:hint="eastAsia"/>
            <w:spacing w:val="10"/>
            <w:sz w:val="24"/>
            <w:rPrChange w:id="2396" w:author="JY0225" w:date="2017-08-24T11:12:00Z">
              <w:rPr>
                <w:rFonts w:ascii="Times New Roman" w:hAnsi="Times New Roman" w:cs="Times New Roman" w:hint="eastAsia"/>
                <w:spacing w:val="10"/>
                <w:sz w:val="24"/>
              </w:rPr>
            </w:rPrChange>
          </w:rPr>
          <w:t>2-1</w:t>
        </w:r>
        <w:r w:rsidRPr="006A6E37">
          <w:rPr>
            <w:rFonts w:asciiTheme="minorEastAsia" w:hAnsiTheme="minorEastAsia" w:cs="Times New Roman" w:hint="eastAsia"/>
            <w:spacing w:val="10"/>
            <w:sz w:val="24"/>
            <w:rPrChange w:id="2397" w:author="JY0225" w:date="2017-08-24T11:12:00Z">
              <w:rPr>
                <w:rFonts w:ascii="Times New Roman" w:hAnsi="Times New Roman" w:cs="Times New Roman" w:hint="eastAsia"/>
                <w:spacing w:val="10"/>
                <w:sz w:val="24"/>
              </w:rPr>
            </w:rPrChange>
          </w:rPr>
          <w:t>可知，</w:t>
        </w:r>
      </w:ins>
      <w:ins w:id="2398" w:author="微软用户" w:date="2017-08-20T12:50:00Z">
        <w:r w:rsidR="00456179" w:rsidRPr="006A6E37">
          <w:rPr>
            <w:rFonts w:asciiTheme="minorEastAsia" w:hAnsiTheme="minorEastAsia" w:cs="Times New Roman" w:hint="eastAsia"/>
            <w:spacing w:val="10"/>
            <w:sz w:val="24"/>
            <w:rPrChange w:id="2399" w:author="JY0225" w:date="2017-08-24T11:12:00Z">
              <w:rPr>
                <w:rFonts w:ascii="Times New Roman" w:hAnsi="Times New Roman" w:cs="Times New Roman" w:hint="eastAsia"/>
                <w:spacing w:val="10"/>
                <w:sz w:val="24"/>
              </w:rPr>
            </w:rPrChange>
          </w:rPr>
          <w:t>中间</w:t>
        </w:r>
        <w:r w:rsidR="00084C1D" w:rsidRPr="006A6E37">
          <w:rPr>
            <w:rFonts w:asciiTheme="minorEastAsia" w:hAnsiTheme="minorEastAsia" w:cs="Times New Roman" w:hint="eastAsia"/>
            <w:spacing w:val="10"/>
            <w:sz w:val="24"/>
            <w:rPrChange w:id="2400" w:author="JY0225" w:date="2017-08-24T11:12:00Z">
              <w:rPr>
                <w:rFonts w:ascii="Times New Roman" w:hAnsi="Times New Roman" w:cs="Times New Roman" w:hint="eastAsia"/>
                <w:spacing w:val="10"/>
                <w:sz w:val="24"/>
              </w:rPr>
            </w:rPrChange>
          </w:rPr>
          <w:t>件处于云备份与</w:t>
        </w:r>
      </w:ins>
      <w:ins w:id="2401" w:author="微软用户" w:date="2017-08-20T12:51:00Z">
        <w:r w:rsidR="00084C1D" w:rsidRPr="006A6E37">
          <w:rPr>
            <w:rFonts w:asciiTheme="minorEastAsia" w:hAnsiTheme="minorEastAsia" w:cs="Times New Roman" w:hint="eastAsia"/>
            <w:spacing w:val="10"/>
            <w:sz w:val="24"/>
            <w:rPrChange w:id="2402" w:author="JY0225" w:date="2017-08-24T11:12:00Z">
              <w:rPr>
                <w:rFonts w:ascii="Times New Roman" w:hAnsi="Times New Roman" w:cs="Times New Roman" w:hint="eastAsia"/>
                <w:spacing w:val="10"/>
                <w:sz w:val="24"/>
              </w:rPr>
            </w:rPrChange>
          </w:rPr>
          <w:t>客户端应用之间，充当两者之间的“桥梁”作用</w:t>
        </w:r>
        <w:r w:rsidR="00583732" w:rsidRPr="006A6E37">
          <w:rPr>
            <w:rFonts w:asciiTheme="minorEastAsia" w:hAnsiTheme="minorEastAsia" w:cs="Times New Roman" w:hint="eastAsia"/>
            <w:spacing w:val="10"/>
            <w:sz w:val="24"/>
            <w:rPrChange w:id="2403" w:author="JY0225" w:date="2017-08-24T11:12:00Z">
              <w:rPr>
                <w:rFonts w:ascii="Times New Roman" w:hAnsi="Times New Roman" w:cs="Times New Roman" w:hint="eastAsia"/>
                <w:spacing w:val="10"/>
                <w:sz w:val="24"/>
              </w:rPr>
            </w:rPrChange>
          </w:rPr>
          <w:t>，通过适配来自不同应用的请求</w:t>
        </w:r>
      </w:ins>
      <w:ins w:id="2404" w:author="微软用户" w:date="2017-08-20T12:52:00Z">
        <w:r w:rsidR="00583732" w:rsidRPr="006A6E37">
          <w:rPr>
            <w:rFonts w:asciiTheme="minorEastAsia" w:hAnsiTheme="minorEastAsia" w:cs="Times New Roman" w:hint="eastAsia"/>
            <w:spacing w:val="10"/>
            <w:sz w:val="24"/>
            <w:rPrChange w:id="2405" w:author="JY0225" w:date="2017-08-24T11:12:00Z">
              <w:rPr>
                <w:rFonts w:ascii="Times New Roman" w:hAnsi="Times New Roman" w:cs="Times New Roman" w:hint="eastAsia"/>
                <w:spacing w:val="10"/>
                <w:sz w:val="24"/>
              </w:rPr>
            </w:rPrChange>
          </w:rPr>
          <w:t>，转化为云备份服务器可识别的标准形式，同时调用服务器提供的应用层接口，</w:t>
        </w:r>
      </w:ins>
      <w:ins w:id="2406" w:author="微软用户" w:date="2017-08-20T12:53:00Z">
        <w:r w:rsidR="000E0D22" w:rsidRPr="006A6E37">
          <w:rPr>
            <w:rFonts w:asciiTheme="minorEastAsia" w:hAnsiTheme="minorEastAsia" w:cs="Times New Roman" w:hint="eastAsia"/>
            <w:spacing w:val="10"/>
            <w:sz w:val="24"/>
            <w:rPrChange w:id="2407" w:author="JY0225" w:date="2017-08-24T11:12:00Z">
              <w:rPr>
                <w:rFonts w:ascii="Times New Roman" w:hAnsi="Times New Roman" w:cs="Times New Roman" w:hint="eastAsia"/>
                <w:spacing w:val="10"/>
                <w:sz w:val="24"/>
              </w:rPr>
            </w:rPrChange>
          </w:rPr>
          <w:t>实现多种应用与服务器之间的通信。</w:t>
        </w:r>
      </w:ins>
    </w:p>
    <w:p w14:paraId="3F9EDC84" w14:textId="2EC821A0" w:rsidR="001E33EA" w:rsidRPr="008F21E6" w:rsidDel="00837E8A" w:rsidRDefault="001E33EA">
      <w:pPr>
        <w:spacing w:line="400" w:lineRule="exact"/>
        <w:ind w:firstLine="420"/>
        <w:rPr>
          <w:del w:id="2408" w:author="微软用户" w:date="2017-08-20T12:22:00Z"/>
          <w:spacing w:val="10"/>
          <w:sz w:val="24"/>
          <w:rPrChange w:id="2409" w:author="微软用户" w:date="2017-08-20T10:51:00Z">
            <w:rPr>
              <w:del w:id="2410" w:author="微软用户" w:date="2017-08-20T12:22:00Z"/>
              <w:rStyle w:val="1CharChar"/>
              <w:rFonts w:ascii="Times New Roman" w:eastAsiaTheme="minorEastAsia" w:hAnsi="Times New Roman" w:cs="Times New Roman"/>
              <w:b/>
              <w:bCs/>
              <w:spacing w:val="0"/>
              <w:sz w:val="44"/>
              <w:szCs w:val="44"/>
            </w:rPr>
          </w:rPrChange>
        </w:rPr>
        <w:pPrChange w:id="2411" w:author="微软用户" w:date="2017-08-20T12:14:00Z">
          <w:pPr>
            <w:pStyle w:val="1"/>
          </w:pPr>
        </w:pPrChange>
      </w:pPr>
    </w:p>
    <w:p w14:paraId="593B4D5E" w14:textId="7767A653" w:rsidR="006C1A48" w:rsidRPr="006C1A48" w:rsidRDefault="005C6FFF">
      <w:pPr>
        <w:pStyle w:val="21"/>
        <w:spacing w:line="240" w:lineRule="auto"/>
        <w:pPrChange w:id="2412" w:author="微软用户" w:date="2017-08-18T22:48:00Z">
          <w:pPr>
            <w:pStyle w:val="21"/>
          </w:pPr>
        </w:pPrChange>
      </w:pPr>
      <w:bookmarkStart w:id="2413" w:name="_Toc420959849"/>
      <w:bookmarkStart w:id="2414" w:name="_Toc421026913"/>
      <w:bookmarkStart w:id="2415" w:name="_Toc421230581"/>
      <w:bookmarkStart w:id="2416" w:name="_Toc491335226"/>
      <w:r>
        <w:t>2</w:t>
      </w:r>
      <w:r w:rsidR="00593FA9">
        <w:t>.</w:t>
      </w:r>
      <w:ins w:id="2417" w:author="微软用户" w:date="2017-08-20T11:03:00Z">
        <w:r w:rsidR="00BB296E">
          <w:t>3</w:t>
        </w:r>
      </w:ins>
      <w:ins w:id="2418" w:author="微软用户" w:date="2017-08-20T10:26:00Z">
        <w:del w:id="2419" w:author="微软用户" w:date="2017-08-20T11:03:00Z">
          <w:r w:rsidR="0068457B" w:rsidDel="00BB296E">
            <w:delText>2</w:delText>
          </w:r>
        </w:del>
      </w:ins>
      <w:del w:id="2420" w:author="微软用户" w:date="2017-08-20T10:26:00Z">
        <w:r w:rsidR="00593FA9" w:rsidDel="0068457B">
          <w:delText>1</w:delText>
        </w:r>
      </w:del>
      <w:r w:rsidR="002E3864" w:rsidRPr="00B87EE1">
        <w:t xml:space="preserve"> </w:t>
      </w:r>
      <w:bookmarkEnd w:id="2413"/>
      <w:bookmarkEnd w:id="2414"/>
      <w:bookmarkEnd w:id="2415"/>
      <w:r w:rsidR="003A2F2B">
        <w:t>SQLite</w:t>
      </w:r>
      <w:bookmarkEnd w:id="2416"/>
    </w:p>
    <w:p w14:paraId="5313E29E" w14:textId="1578951E" w:rsidR="001A0E6F" w:rsidRPr="006A6E37" w:rsidRDefault="00810FFB" w:rsidP="00EF14FD">
      <w:pPr>
        <w:spacing w:line="400" w:lineRule="exact"/>
        <w:ind w:firstLine="420"/>
        <w:rPr>
          <w:rFonts w:asciiTheme="minorEastAsia" w:hAnsiTheme="minorEastAsia" w:cs="Times New Roman"/>
          <w:spacing w:val="10"/>
          <w:sz w:val="24"/>
          <w:szCs w:val="24"/>
          <w:rPrChange w:id="2421" w:author="JY0225" w:date="2017-08-24T11:12:00Z">
            <w:rPr>
              <w:rFonts w:ascii="Times New Roman" w:hAnsi="Times New Roman" w:cs="Times New Roman"/>
              <w:spacing w:val="10"/>
              <w:sz w:val="24"/>
            </w:rPr>
          </w:rPrChange>
        </w:rPr>
      </w:pPr>
      <w:r w:rsidRPr="006A6E37">
        <w:rPr>
          <w:rFonts w:asciiTheme="minorEastAsia" w:hAnsiTheme="minorEastAsia" w:cs="Times New Roman" w:hint="eastAsia"/>
          <w:spacing w:val="10"/>
          <w:sz w:val="24"/>
          <w:szCs w:val="24"/>
          <w:rPrChange w:id="2422" w:author="JY0225" w:date="2017-08-24T11:12:00Z">
            <w:rPr>
              <w:rFonts w:ascii="Times New Roman" w:hAnsi="Times New Roman" w:cs="Times New Roman" w:hint="eastAsia"/>
              <w:spacing w:val="10"/>
              <w:sz w:val="24"/>
            </w:rPr>
          </w:rPrChange>
        </w:rPr>
        <w:t>SQLite</w:t>
      </w:r>
      <w:r w:rsidRPr="006A6E37">
        <w:rPr>
          <w:rFonts w:asciiTheme="minorEastAsia" w:hAnsiTheme="minorEastAsia" w:cs="Times New Roman" w:hint="eastAsia"/>
          <w:spacing w:val="10"/>
          <w:sz w:val="24"/>
          <w:szCs w:val="24"/>
          <w:rPrChange w:id="2423" w:author="JY0225" w:date="2017-08-24T11:12:00Z">
            <w:rPr>
              <w:rFonts w:ascii="Times New Roman" w:hAnsi="Times New Roman" w:cs="Times New Roman" w:hint="eastAsia"/>
              <w:spacing w:val="10"/>
              <w:sz w:val="24"/>
            </w:rPr>
          </w:rPrChange>
        </w:rPr>
        <w:t>是</w:t>
      </w:r>
      <w:r w:rsidRPr="006A6E37">
        <w:rPr>
          <w:rFonts w:asciiTheme="minorEastAsia" w:hAnsiTheme="minorEastAsia" w:cs="Times New Roman" w:hint="eastAsia"/>
          <w:spacing w:val="10"/>
          <w:sz w:val="24"/>
          <w:szCs w:val="24"/>
          <w:rPrChange w:id="2424" w:author="JY0225" w:date="2017-08-24T11:12:00Z">
            <w:rPr>
              <w:rFonts w:ascii="Times New Roman" w:hAnsi="Times New Roman" w:cs="Times New Roman" w:hint="eastAsia"/>
              <w:spacing w:val="10"/>
              <w:sz w:val="24"/>
            </w:rPr>
          </w:rPrChange>
        </w:rPr>
        <w:t>D.Richard Hipp</w:t>
      </w:r>
      <w:r w:rsidRPr="006A6E37">
        <w:rPr>
          <w:rFonts w:asciiTheme="minorEastAsia" w:hAnsiTheme="minorEastAsia" w:cs="Times New Roman" w:hint="eastAsia"/>
          <w:spacing w:val="10"/>
          <w:sz w:val="24"/>
          <w:szCs w:val="24"/>
          <w:rPrChange w:id="2425" w:author="JY0225" w:date="2017-08-24T11:12:00Z">
            <w:rPr>
              <w:rFonts w:ascii="Times New Roman" w:hAnsi="Times New Roman" w:cs="Times New Roman" w:hint="eastAsia"/>
              <w:spacing w:val="10"/>
              <w:sz w:val="24"/>
            </w:rPr>
          </w:rPrChange>
        </w:rPr>
        <w:t>用</w:t>
      </w:r>
      <w:r w:rsidRPr="006A6E37">
        <w:rPr>
          <w:rFonts w:asciiTheme="minorEastAsia" w:hAnsiTheme="minorEastAsia" w:cs="Times New Roman" w:hint="eastAsia"/>
          <w:spacing w:val="10"/>
          <w:sz w:val="24"/>
          <w:szCs w:val="24"/>
          <w:rPrChange w:id="2426" w:author="JY0225" w:date="2017-08-24T11:12:00Z">
            <w:rPr>
              <w:rFonts w:ascii="Times New Roman" w:hAnsi="Times New Roman" w:cs="Times New Roman" w:hint="eastAsia"/>
              <w:spacing w:val="10"/>
              <w:sz w:val="24"/>
            </w:rPr>
          </w:rPrChange>
        </w:rPr>
        <w:t>C</w:t>
      </w:r>
      <w:r w:rsidRPr="006A6E37">
        <w:rPr>
          <w:rFonts w:asciiTheme="minorEastAsia" w:hAnsiTheme="minorEastAsia" w:cs="Times New Roman" w:hint="eastAsia"/>
          <w:spacing w:val="10"/>
          <w:sz w:val="24"/>
          <w:szCs w:val="24"/>
          <w:rPrChange w:id="2427" w:author="JY0225" w:date="2017-08-24T11:12:00Z">
            <w:rPr>
              <w:rFonts w:ascii="Times New Roman" w:hAnsi="Times New Roman" w:cs="Times New Roman" w:hint="eastAsia"/>
              <w:spacing w:val="10"/>
              <w:sz w:val="24"/>
            </w:rPr>
          </w:rPrChange>
        </w:rPr>
        <w:t>语言编写的开源嵌入式数据库</w:t>
      </w:r>
      <w:r w:rsidRPr="006A6E37">
        <w:rPr>
          <w:rFonts w:asciiTheme="minorEastAsia" w:hAnsiTheme="minorEastAsia" w:cs="Times New Roman" w:hint="eastAsia"/>
          <w:color w:val="000000" w:themeColor="text1"/>
          <w:spacing w:val="10"/>
          <w:sz w:val="24"/>
          <w:szCs w:val="24"/>
          <w:rPrChange w:id="2428" w:author="JY0225" w:date="2017-08-24T11:12:00Z">
            <w:rPr>
              <w:rFonts w:ascii="Times New Roman" w:hAnsi="Times New Roman" w:cs="Times New Roman" w:hint="eastAsia"/>
              <w:color w:val="000000" w:themeColor="text1"/>
              <w:spacing w:val="10"/>
              <w:sz w:val="24"/>
            </w:rPr>
          </w:rPrChange>
        </w:rPr>
        <w:t>引擎</w:t>
      </w:r>
      <w:r w:rsidRPr="006A6E37">
        <w:rPr>
          <w:rFonts w:asciiTheme="minorEastAsia" w:hAnsiTheme="minorEastAsia" w:cs="Times New Roman" w:hint="eastAsia"/>
          <w:spacing w:val="10"/>
          <w:sz w:val="24"/>
          <w:szCs w:val="24"/>
          <w:rPrChange w:id="2429" w:author="JY0225" w:date="2017-08-24T11:12:00Z">
            <w:rPr>
              <w:rFonts w:ascii="Times New Roman" w:hAnsi="Times New Roman" w:cs="Times New Roman" w:hint="eastAsia"/>
              <w:spacing w:val="10"/>
              <w:sz w:val="24"/>
            </w:rPr>
          </w:rPrChange>
        </w:rPr>
        <w:t>。它</w:t>
      </w:r>
      <w:r w:rsidR="00907087" w:rsidRPr="006A6E37">
        <w:rPr>
          <w:rFonts w:asciiTheme="minorEastAsia" w:hAnsiTheme="minorEastAsia" w:cs="Times New Roman" w:hint="eastAsia"/>
          <w:spacing w:val="10"/>
          <w:sz w:val="24"/>
          <w:szCs w:val="24"/>
          <w:rPrChange w:id="2430" w:author="JY0225" w:date="2017-08-24T11:12:00Z">
            <w:rPr>
              <w:rFonts w:ascii="Times New Roman" w:hAnsi="Times New Roman" w:cs="Times New Roman" w:hint="eastAsia"/>
              <w:spacing w:val="10"/>
              <w:sz w:val="24"/>
            </w:rPr>
          </w:rPrChange>
        </w:rPr>
        <w:t>是一款</w:t>
      </w:r>
      <w:r w:rsidR="006A0A2F" w:rsidRPr="006A6E37">
        <w:rPr>
          <w:rFonts w:asciiTheme="minorEastAsia" w:hAnsiTheme="minorEastAsia" w:cs="Times New Roman" w:hint="eastAsia"/>
          <w:spacing w:val="10"/>
          <w:sz w:val="24"/>
          <w:szCs w:val="24"/>
          <w:rPrChange w:id="2431" w:author="JY0225" w:date="2017-08-24T11:12:00Z">
            <w:rPr>
              <w:rFonts w:ascii="Times New Roman" w:hAnsi="Times New Roman" w:cs="Times New Roman" w:hint="eastAsia"/>
              <w:spacing w:val="10"/>
              <w:sz w:val="24"/>
            </w:rPr>
          </w:rPrChange>
        </w:rPr>
        <w:t>轻量级的关系型</w:t>
      </w:r>
      <w:r w:rsidR="00907087" w:rsidRPr="006A6E37">
        <w:rPr>
          <w:rFonts w:asciiTheme="minorEastAsia" w:hAnsiTheme="minorEastAsia" w:cs="Times New Roman" w:hint="eastAsia"/>
          <w:spacing w:val="10"/>
          <w:sz w:val="24"/>
          <w:szCs w:val="24"/>
          <w:rPrChange w:id="2432" w:author="JY0225" w:date="2017-08-24T11:12:00Z">
            <w:rPr>
              <w:rFonts w:ascii="Times New Roman" w:hAnsi="Times New Roman" w:cs="Times New Roman" w:hint="eastAsia"/>
              <w:spacing w:val="10"/>
              <w:sz w:val="24"/>
            </w:rPr>
          </w:rPrChange>
        </w:rPr>
        <w:t>数据库，</w:t>
      </w:r>
      <w:r w:rsidR="00171F30" w:rsidRPr="006A6E37">
        <w:rPr>
          <w:rFonts w:asciiTheme="minorEastAsia" w:hAnsiTheme="minorEastAsia" w:cs="Times New Roman" w:hint="eastAsia"/>
          <w:spacing w:val="10"/>
          <w:sz w:val="24"/>
          <w:szCs w:val="24"/>
          <w:rPrChange w:id="2433" w:author="JY0225" w:date="2017-08-24T11:12:00Z">
            <w:rPr>
              <w:rFonts w:ascii="Times New Roman" w:hAnsi="Times New Roman" w:cs="Times New Roman" w:hint="eastAsia"/>
              <w:spacing w:val="10"/>
              <w:sz w:val="24"/>
            </w:rPr>
          </w:rPrChange>
        </w:rPr>
        <w:t>绝大多数</w:t>
      </w:r>
      <w:r w:rsidR="00273317" w:rsidRPr="006A6E37">
        <w:rPr>
          <w:rFonts w:asciiTheme="minorEastAsia" w:hAnsiTheme="minorEastAsia" w:cs="Times New Roman" w:hint="eastAsia"/>
          <w:spacing w:val="10"/>
          <w:sz w:val="24"/>
          <w:szCs w:val="24"/>
          <w:rPrChange w:id="2434" w:author="JY0225" w:date="2017-08-24T11:12:00Z">
            <w:rPr>
              <w:rFonts w:ascii="Times New Roman" w:hAnsi="Times New Roman" w:cs="Times New Roman" w:hint="eastAsia"/>
              <w:spacing w:val="10"/>
              <w:sz w:val="24"/>
            </w:rPr>
          </w:rPrChange>
        </w:rPr>
        <w:t>主流</w:t>
      </w:r>
      <w:r w:rsidR="00171F30" w:rsidRPr="006A6E37">
        <w:rPr>
          <w:rFonts w:asciiTheme="minorEastAsia" w:hAnsiTheme="minorEastAsia" w:cs="Times New Roman" w:hint="eastAsia"/>
          <w:spacing w:val="10"/>
          <w:sz w:val="24"/>
          <w:szCs w:val="24"/>
          <w:rPrChange w:id="2435" w:author="JY0225" w:date="2017-08-24T11:12:00Z">
            <w:rPr>
              <w:rFonts w:ascii="Times New Roman" w:hAnsi="Times New Roman" w:cs="Times New Roman" w:hint="eastAsia"/>
              <w:spacing w:val="10"/>
              <w:sz w:val="24"/>
            </w:rPr>
          </w:rPrChange>
        </w:rPr>
        <w:t>的</w:t>
      </w:r>
      <w:r w:rsidR="0075341D" w:rsidRPr="006A6E37">
        <w:rPr>
          <w:rFonts w:asciiTheme="minorEastAsia" w:hAnsiTheme="minorEastAsia" w:cs="Times New Roman" w:hint="eastAsia"/>
          <w:spacing w:val="10"/>
          <w:sz w:val="24"/>
          <w:szCs w:val="24"/>
          <w:rPrChange w:id="2436" w:author="JY0225" w:date="2017-08-24T11:12:00Z">
            <w:rPr>
              <w:rFonts w:ascii="Times New Roman" w:hAnsi="Times New Roman" w:cs="Times New Roman" w:hint="eastAsia"/>
              <w:spacing w:val="10"/>
              <w:sz w:val="24"/>
            </w:rPr>
          </w:rPrChange>
        </w:rPr>
        <w:t>操作系统上都能够运行</w:t>
      </w:r>
      <w:r w:rsidR="0075341D" w:rsidRPr="006A6E37">
        <w:rPr>
          <w:rFonts w:asciiTheme="minorEastAsia" w:hAnsiTheme="minorEastAsia" w:cs="Times New Roman" w:hint="eastAsia"/>
          <w:spacing w:val="10"/>
          <w:sz w:val="24"/>
          <w:szCs w:val="24"/>
          <w:rPrChange w:id="2437" w:author="JY0225" w:date="2017-08-24T11:12:00Z">
            <w:rPr>
              <w:rFonts w:ascii="Times New Roman" w:hAnsi="Times New Roman" w:cs="Times New Roman" w:hint="eastAsia"/>
              <w:spacing w:val="10"/>
              <w:sz w:val="24"/>
            </w:rPr>
          </w:rPrChange>
        </w:rPr>
        <w:t>SQLite</w:t>
      </w:r>
      <w:r w:rsidR="00AD47F0" w:rsidRPr="006A6E37">
        <w:rPr>
          <w:rFonts w:asciiTheme="minorEastAsia" w:hAnsiTheme="minorEastAsia" w:cs="Times New Roman" w:hint="eastAsia"/>
          <w:spacing w:val="10"/>
          <w:sz w:val="24"/>
          <w:szCs w:val="24"/>
          <w:rPrChange w:id="2438" w:author="JY0225" w:date="2017-08-24T11:12:00Z">
            <w:rPr>
              <w:rFonts w:ascii="Times New Roman" w:hAnsi="Times New Roman" w:cs="Times New Roman" w:hint="eastAsia"/>
              <w:spacing w:val="10"/>
              <w:sz w:val="24"/>
            </w:rPr>
          </w:rPrChange>
        </w:rPr>
        <w:t>，同时</w:t>
      </w:r>
      <w:r w:rsidR="006572A2" w:rsidRPr="006A6E37">
        <w:rPr>
          <w:rFonts w:asciiTheme="minorEastAsia" w:hAnsiTheme="minorEastAsia" w:cs="Times New Roman" w:hint="eastAsia"/>
          <w:spacing w:val="10"/>
          <w:sz w:val="24"/>
          <w:szCs w:val="24"/>
          <w:rPrChange w:id="2439" w:author="JY0225" w:date="2017-08-24T11:12:00Z">
            <w:rPr>
              <w:rFonts w:ascii="Times New Roman" w:hAnsi="Times New Roman" w:cs="Times New Roman" w:hint="eastAsia"/>
              <w:spacing w:val="10"/>
              <w:sz w:val="24"/>
            </w:rPr>
          </w:rPrChange>
        </w:rPr>
        <w:t>它</w:t>
      </w:r>
      <w:r w:rsidR="00AD47F0" w:rsidRPr="006A6E37">
        <w:rPr>
          <w:rFonts w:asciiTheme="minorEastAsia" w:hAnsiTheme="minorEastAsia" w:cs="Times New Roman" w:hint="eastAsia"/>
          <w:spacing w:val="10"/>
          <w:sz w:val="24"/>
          <w:szCs w:val="24"/>
          <w:rPrChange w:id="2440" w:author="JY0225" w:date="2017-08-24T11:12:00Z">
            <w:rPr>
              <w:rFonts w:ascii="Times New Roman" w:hAnsi="Times New Roman" w:cs="Times New Roman" w:hint="eastAsia"/>
              <w:spacing w:val="10"/>
              <w:sz w:val="24"/>
            </w:rPr>
          </w:rPrChange>
        </w:rPr>
        <w:t>为大多数编程语言，如</w:t>
      </w:r>
      <w:r w:rsidR="00AD47F0" w:rsidRPr="006A6E37">
        <w:rPr>
          <w:rFonts w:asciiTheme="minorEastAsia" w:hAnsiTheme="minorEastAsia" w:cs="Times New Roman" w:hint="eastAsia"/>
          <w:spacing w:val="10"/>
          <w:sz w:val="24"/>
          <w:szCs w:val="24"/>
          <w:rPrChange w:id="2441" w:author="JY0225" w:date="2017-08-24T11:12:00Z">
            <w:rPr>
              <w:rFonts w:ascii="Times New Roman" w:hAnsi="Times New Roman" w:cs="Times New Roman" w:hint="eastAsia"/>
              <w:spacing w:val="10"/>
              <w:sz w:val="24"/>
            </w:rPr>
          </w:rPrChange>
        </w:rPr>
        <w:t>C#</w:t>
      </w:r>
      <w:r w:rsidR="00AD47F0" w:rsidRPr="006A6E37">
        <w:rPr>
          <w:rFonts w:asciiTheme="minorEastAsia" w:hAnsiTheme="minorEastAsia" w:cs="Times New Roman" w:hint="eastAsia"/>
          <w:spacing w:val="10"/>
          <w:sz w:val="24"/>
          <w:szCs w:val="24"/>
          <w:rPrChange w:id="2442" w:author="JY0225" w:date="2017-08-24T11:12:00Z">
            <w:rPr>
              <w:rFonts w:ascii="Times New Roman" w:hAnsi="Times New Roman" w:cs="Times New Roman" w:hint="eastAsia"/>
              <w:spacing w:val="10"/>
              <w:sz w:val="24"/>
            </w:rPr>
          </w:rPrChange>
        </w:rPr>
        <w:t>、</w:t>
      </w:r>
      <w:r w:rsidR="00AD47F0" w:rsidRPr="006A6E37">
        <w:rPr>
          <w:rFonts w:asciiTheme="minorEastAsia" w:hAnsiTheme="minorEastAsia" w:cs="Times New Roman" w:hint="eastAsia"/>
          <w:spacing w:val="10"/>
          <w:sz w:val="24"/>
          <w:szCs w:val="24"/>
          <w:rPrChange w:id="2443" w:author="JY0225" w:date="2017-08-24T11:12:00Z">
            <w:rPr>
              <w:rFonts w:ascii="Times New Roman" w:hAnsi="Times New Roman" w:cs="Times New Roman" w:hint="eastAsia"/>
              <w:spacing w:val="10"/>
              <w:sz w:val="24"/>
            </w:rPr>
          </w:rPrChange>
        </w:rPr>
        <w:t>PHP</w:t>
      </w:r>
      <w:r w:rsidR="00AD47F0" w:rsidRPr="006A6E37">
        <w:rPr>
          <w:rFonts w:asciiTheme="minorEastAsia" w:hAnsiTheme="minorEastAsia" w:cs="Times New Roman" w:hint="eastAsia"/>
          <w:spacing w:val="10"/>
          <w:sz w:val="24"/>
          <w:szCs w:val="24"/>
          <w:rPrChange w:id="2444" w:author="JY0225" w:date="2017-08-24T11:12:00Z">
            <w:rPr>
              <w:rFonts w:ascii="Times New Roman" w:hAnsi="Times New Roman" w:cs="Times New Roman" w:hint="eastAsia"/>
              <w:spacing w:val="10"/>
              <w:sz w:val="24"/>
            </w:rPr>
          </w:rPrChange>
        </w:rPr>
        <w:t>、</w:t>
      </w:r>
      <w:r w:rsidR="00AD47F0" w:rsidRPr="006A6E37">
        <w:rPr>
          <w:rFonts w:asciiTheme="minorEastAsia" w:hAnsiTheme="minorEastAsia" w:cs="Times New Roman" w:hint="eastAsia"/>
          <w:spacing w:val="10"/>
          <w:sz w:val="24"/>
          <w:szCs w:val="24"/>
          <w:rPrChange w:id="2445" w:author="JY0225" w:date="2017-08-24T11:12:00Z">
            <w:rPr>
              <w:rFonts w:ascii="Times New Roman" w:hAnsi="Times New Roman" w:cs="Times New Roman" w:hint="eastAsia"/>
              <w:spacing w:val="10"/>
              <w:sz w:val="24"/>
            </w:rPr>
          </w:rPrChange>
        </w:rPr>
        <w:t>Java</w:t>
      </w:r>
      <w:r w:rsidR="00AD47F0" w:rsidRPr="006A6E37">
        <w:rPr>
          <w:rFonts w:asciiTheme="minorEastAsia" w:hAnsiTheme="minorEastAsia" w:cs="Times New Roman" w:hint="eastAsia"/>
          <w:spacing w:val="10"/>
          <w:sz w:val="24"/>
          <w:szCs w:val="24"/>
          <w:rPrChange w:id="2446" w:author="JY0225" w:date="2017-08-24T11:12:00Z">
            <w:rPr>
              <w:rFonts w:ascii="Times New Roman" w:hAnsi="Times New Roman" w:cs="Times New Roman" w:hint="eastAsia"/>
              <w:spacing w:val="10"/>
              <w:sz w:val="24"/>
            </w:rPr>
          </w:rPrChange>
        </w:rPr>
        <w:t>等提供了编程接口</w:t>
      </w:r>
      <w:r w:rsidR="000921ED" w:rsidRPr="006A6E37">
        <w:rPr>
          <w:rFonts w:asciiTheme="minorEastAsia" w:hAnsiTheme="minorEastAsia" w:cs="Times New Roman" w:hint="eastAsia"/>
          <w:spacing w:val="10"/>
          <w:sz w:val="24"/>
          <w:szCs w:val="24"/>
          <w:rPrChange w:id="2447" w:author="JY0225" w:date="2017-08-24T11:12:00Z">
            <w:rPr>
              <w:rFonts w:ascii="Times New Roman" w:hAnsi="Times New Roman" w:cs="Times New Roman" w:hint="eastAsia"/>
              <w:spacing w:val="10"/>
              <w:sz w:val="24"/>
            </w:rPr>
          </w:rPrChange>
        </w:rPr>
        <w:t>。</w:t>
      </w:r>
      <w:r w:rsidR="00E76DC4" w:rsidRPr="006A6E37">
        <w:rPr>
          <w:rFonts w:asciiTheme="minorEastAsia" w:hAnsiTheme="minorEastAsia" w:cs="Times New Roman" w:hint="eastAsia"/>
          <w:spacing w:val="10"/>
          <w:sz w:val="24"/>
          <w:szCs w:val="24"/>
          <w:rPrChange w:id="2448" w:author="JY0225" w:date="2017-08-24T11:12:00Z">
            <w:rPr>
              <w:rFonts w:ascii="Times New Roman" w:hAnsi="Times New Roman" w:cs="Times New Roman" w:hint="eastAsia"/>
              <w:spacing w:val="10"/>
              <w:sz w:val="24"/>
            </w:rPr>
          </w:rPrChange>
        </w:rPr>
        <w:t>此外，</w:t>
      </w:r>
      <w:r w:rsidR="00990293" w:rsidRPr="006A6E37">
        <w:rPr>
          <w:rFonts w:asciiTheme="minorEastAsia" w:hAnsiTheme="minorEastAsia" w:cs="Times New Roman" w:hint="eastAsia"/>
          <w:spacing w:val="10"/>
          <w:sz w:val="24"/>
          <w:szCs w:val="24"/>
          <w:rPrChange w:id="2449" w:author="JY0225" w:date="2017-08-24T11:12:00Z">
            <w:rPr>
              <w:rFonts w:ascii="Times New Roman" w:hAnsi="Times New Roman" w:cs="Times New Roman" w:hint="eastAsia"/>
              <w:spacing w:val="10"/>
              <w:sz w:val="24"/>
            </w:rPr>
          </w:rPrChange>
        </w:rPr>
        <w:t>它</w:t>
      </w:r>
      <w:r w:rsidR="001A349E" w:rsidRPr="006A6E37">
        <w:rPr>
          <w:rFonts w:asciiTheme="minorEastAsia" w:hAnsiTheme="minorEastAsia" w:cs="Times New Roman" w:hint="eastAsia"/>
          <w:spacing w:val="10"/>
          <w:sz w:val="24"/>
          <w:szCs w:val="24"/>
          <w:rPrChange w:id="2450" w:author="JY0225" w:date="2017-08-24T11:12:00Z">
            <w:rPr>
              <w:rFonts w:ascii="Times New Roman" w:hAnsi="Times New Roman" w:cs="Times New Roman" w:hint="eastAsia"/>
              <w:spacing w:val="10"/>
              <w:sz w:val="24"/>
            </w:rPr>
          </w:rPrChange>
        </w:rPr>
        <w:t>还</w:t>
      </w:r>
      <w:r w:rsidRPr="006A6E37">
        <w:rPr>
          <w:rFonts w:asciiTheme="minorEastAsia" w:hAnsiTheme="minorEastAsia" w:cs="Times New Roman" w:hint="eastAsia"/>
          <w:spacing w:val="10"/>
          <w:sz w:val="24"/>
          <w:szCs w:val="24"/>
          <w:rPrChange w:id="2451" w:author="JY0225" w:date="2017-08-24T11:12:00Z">
            <w:rPr>
              <w:rFonts w:ascii="Times New Roman" w:hAnsi="Times New Roman" w:cs="Times New Roman" w:hint="eastAsia"/>
              <w:spacing w:val="10"/>
              <w:sz w:val="24"/>
            </w:rPr>
          </w:rPrChange>
        </w:rPr>
        <w:t>支持大多数的</w:t>
      </w:r>
      <w:r w:rsidRPr="006A6E37">
        <w:rPr>
          <w:rFonts w:asciiTheme="minorEastAsia" w:hAnsiTheme="minorEastAsia" w:cs="Times New Roman" w:hint="eastAsia"/>
          <w:spacing w:val="10"/>
          <w:sz w:val="24"/>
          <w:szCs w:val="24"/>
          <w:rPrChange w:id="2452" w:author="JY0225" w:date="2017-08-24T11:12:00Z">
            <w:rPr>
              <w:rFonts w:ascii="Times New Roman" w:hAnsi="Times New Roman" w:cs="Times New Roman" w:hint="eastAsia"/>
              <w:spacing w:val="10"/>
              <w:sz w:val="24"/>
            </w:rPr>
          </w:rPrChange>
        </w:rPr>
        <w:t>SQL92</w:t>
      </w:r>
      <w:r w:rsidR="00D03475" w:rsidRPr="006A6E37">
        <w:rPr>
          <w:rFonts w:asciiTheme="minorEastAsia" w:hAnsiTheme="minorEastAsia" w:cs="Times New Roman" w:hint="eastAsia"/>
          <w:spacing w:val="10"/>
          <w:sz w:val="24"/>
          <w:szCs w:val="24"/>
          <w:rPrChange w:id="2453" w:author="JY0225" w:date="2017-08-24T11:12:00Z">
            <w:rPr>
              <w:rFonts w:ascii="Times New Roman" w:hAnsi="Times New Roman" w:cs="Times New Roman" w:hint="eastAsia"/>
              <w:spacing w:val="10"/>
              <w:sz w:val="24"/>
            </w:rPr>
          </w:rPrChange>
        </w:rPr>
        <w:t>标准</w:t>
      </w:r>
      <w:r w:rsidR="0005364A" w:rsidRPr="006A6E37">
        <w:rPr>
          <w:rFonts w:asciiTheme="minorEastAsia" w:hAnsiTheme="minorEastAsia" w:cs="Times New Roman" w:hint="eastAsia"/>
          <w:spacing w:val="10"/>
          <w:sz w:val="24"/>
          <w:szCs w:val="24"/>
          <w:rPrChange w:id="2454" w:author="JY0225" w:date="2017-08-24T11:12:00Z">
            <w:rPr>
              <w:rFonts w:ascii="Times New Roman" w:hAnsi="Times New Roman" w:cs="Times New Roman" w:hint="eastAsia"/>
              <w:spacing w:val="10"/>
              <w:sz w:val="24"/>
            </w:rPr>
          </w:rPrChange>
        </w:rPr>
        <w:t>，且源代码不受版权限制</w:t>
      </w:r>
      <w:r w:rsidR="00B83A72" w:rsidRPr="006A6E37">
        <w:rPr>
          <w:rFonts w:asciiTheme="minorEastAsia" w:hAnsiTheme="minorEastAsia"/>
          <w:color w:val="000000" w:themeColor="text1"/>
          <w:sz w:val="24"/>
          <w:szCs w:val="24"/>
          <w:vertAlign w:val="superscript"/>
          <w:rPrChange w:id="2455" w:author="JY0225" w:date="2017-08-24T11:12:00Z">
            <w:rPr>
              <w:color w:val="000000" w:themeColor="text1"/>
              <w:vertAlign w:val="superscript"/>
            </w:rPr>
          </w:rPrChange>
        </w:rPr>
        <w:fldChar w:fldCharType="begin"/>
      </w:r>
      <w:r w:rsidR="00B83A72" w:rsidRPr="006A6E37">
        <w:rPr>
          <w:rFonts w:asciiTheme="minorEastAsia" w:hAnsiTheme="minorEastAsia"/>
          <w:color w:val="000000" w:themeColor="text1"/>
          <w:sz w:val="24"/>
          <w:szCs w:val="24"/>
          <w:vertAlign w:val="superscript"/>
          <w:rPrChange w:id="2456" w:author="JY0225" w:date="2017-08-24T11:12:00Z">
            <w:rPr>
              <w:color w:val="000000" w:themeColor="text1"/>
              <w:vertAlign w:val="superscript"/>
            </w:rPr>
          </w:rPrChange>
        </w:rPr>
        <w:instrText xml:space="preserve"> REF _Ref489793797 \r \h </w:instrText>
      </w:r>
      <w:r w:rsidR="00B83A72" w:rsidRPr="006A6E37">
        <w:rPr>
          <w:rFonts w:asciiTheme="minorEastAsia" w:hAnsiTheme="minorEastAsia"/>
          <w:color w:val="000000" w:themeColor="text1"/>
          <w:sz w:val="24"/>
          <w:szCs w:val="24"/>
          <w:vertAlign w:val="superscript"/>
          <w:rPrChange w:id="2457" w:author="JY0225" w:date="2017-08-24T11:12:00Z">
            <w:rPr>
              <w:color w:val="000000" w:themeColor="text1"/>
              <w:vertAlign w:val="superscript"/>
            </w:rPr>
          </w:rPrChange>
        </w:rPr>
      </w:r>
      <w:r w:rsidR="006A6E37" w:rsidRPr="006A6E37">
        <w:rPr>
          <w:rFonts w:asciiTheme="minorEastAsia" w:hAnsiTheme="minorEastAsia"/>
          <w:color w:val="000000" w:themeColor="text1"/>
          <w:sz w:val="24"/>
          <w:szCs w:val="24"/>
          <w:vertAlign w:val="superscript"/>
          <w:rPrChange w:id="2458" w:author="JY0225" w:date="2017-08-24T11:12:00Z">
            <w:rPr>
              <w:color w:val="000000" w:themeColor="text1"/>
              <w:sz w:val="24"/>
              <w:szCs w:val="24"/>
              <w:vertAlign w:val="superscript"/>
            </w:rPr>
          </w:rPrChange>
        </w:rPr>
        <w:instrText xml:space="preserve"> \* MERGEFORMAT </w:instrText>
      </w:r>
      <w:r w:rsidR="00B83A72" w:rsidRPr="006A6E37">
        <w:rPr>
          <w:rFonts w:asciiTheme="minorEastAsia" w:hAnsiTheme="minorEastAsia"/>
          <w:color w:val="000000" w:themeColor="text1"/>
          <w:sz w:val="24"/>
          <w:szCs w:val="24"/>
          <w:vertAlign w:val="superscript"/>
          <w:rPrChange w:id="2459" w:author="JY0225" w:date="2017-08-24T11:12:00Z">
            <w:rPr>
              <w:color w:val="000000" w:themeColor="text1"/>
              <w:vertAlign w:val="superscript"/>
            </w:rPr>
          </w:rPrChange>
        </w:rPr>
        <w:fldChar w:fldCharType="separate"/>
      </w:r>
      <w:r w:rsidR="008E2759" w:rsidRPr="006A6E37">
        <w:rPr>
          <w:rFonts w:asciiTheme="minorEastAsia" w:hAnsiTheme="minorEastAsia"/>
          <w:color w:val="000000" w:themeColor="text1"/>
          <w:sz w:val="24"/>
          <w:szCs w:val="24"/>
          <w:vertAlign w:val="superscript"/>
          <w:rPrChange w:id="2460" w:author="JY0225" w:date="2017-08-24T11:12:00Z">
            <w:rPr>
              <w:color w:val="000000" w:themeColor="text1"/>
              <w:vertAlign w:val="superscript"/>
            </w:rPr>
          </w:rPrChange>
        </w:rPr>
        <w:t>[22]</w:t>
      </w:r>
      <w:r w:rsidR="00B83A72" w:rsidRPr="006A6E37">
        <w:rPr>
          <w:rFonts w:asciiTheme="minorEastAsia" w:hAnsiTheme="minorEastAsia"/>
          <w:color w:val="000000" w:themeColor="text1"/>
          <w:sz w:val="24"/>
          <w:szCs w:val="24"/>
          <w:vertAlign w:val="superscript"/>
          <w:rPrChange w:id="2461" w:author="JY0225" w:date="2017-08-24T11:12:00Z">
            <w:rPr>
              <w:color w:val="000000" w:themeColor="text1"/>
              <w:vertAlign w:val="superscript"/>
            </w:rPr>
          </w:rPrChange>
        </w:rPr>
        <w:fldChar w:fldCharType="end"/>
      </w:r>
      <w:r w:rsidR="00D03475" w:rsidRPr="006A6E37">
        <w:rPr>
          <w:rFonts w:asciiTheme="minorEastAsia" w:hAnsiTheme="minorEastAsia" w:cs="Times New Roman" w:hint="eastAsia"/>
          <w:spacing w:val="10"/>
          <w:sz w:val="24"/>
          <w:szCs w:val="24"/>
          <w:rPrChange w:id="2462" w:author="JY0225" w:date="2017-08-24T11:12:00Z">
            <w:rPr>
              <w:rFonts w:ascii="Times New Roman" w:hAnsi="Times New Roman" w:cs="Times New Roman" w:hint="eastAsia"/>
              <w:spacing w:val="10"/>
              <w:sz w:val="24"/>
            </w:rPr>
          </w:rPrChange>
        </w:rPr>
        <w:t>。</w:t>
      </w:r>
      <w:r w:rsidR="00A80132" w:rsidRPr="006A6E37">
        <w:rPr>
          <w:rFonts w:asciiTheme="minorEastAsia" w:hAnsiTheme="minorEastAsia" w:cs="Times New Roman" w:hint="eastAsia"/>
          <w:spacing w:val="10"/>
          <w:sz w:val="24"/>
          <w:szCs w:val="24"/>
          <w:rPrChange w:id="2463" w:author="JY0225" w:date="2017-08-24T11:12:00Z">
            <w:rPr>
              <w:rFonts w:ascii="Times New Roman" w:hAnsi="Times New Roman" w:cs="Times New Roman" w:hint="eastAsia"/>
              <w:spacing w:val="10"/>
              <w:sz w:val="24"/>
            </w:rPr>
          </w:rPrChange>
        </w:rPr>
        <w:t>目前，</w:t>
      </w:r>
      <w:r w:rsidR="008E6A04" w:rsidRPr="006A6E37">
        <w:rPr>
          <w:rFonts w:asciiTheme="minorEastAsia" w:hAnsiTheme="minorEastAsia" w:cs="Times New Roman" w:hint="eastAsia"/>
          <w:spacing w:val="10"/>
          <w:sz w:val="24"/>
          <w:szCs w:val="24"/>
          <w:rPrChange w:id="2464" w:author="JY0225" w:date="2017-08-24T11:12:00Z">
            <w:rPr>
              <w:rFonts w:ascii="Times New Roman" w:hAnsi="Times New Roman" w:cs="Times New Roman" w:hint="eastAsia"/>
              <w:spacing w:val="10"/>
              <w:sz w:val="24"/>
            </w:rPr>
          </w:rPrChange>
        </w:rPr>
        <w:t>由于其占用的内存低、性能</w:t>
      </w:r>
      <w:r w:rsidR="001A0E6F" w:rsidRPr="006A6E37">
        <w:rPr>
          <w:rFonts w:asciiTheme="minorEastAsia" w:hAnsiTheme="minorEastAsia" w:cs="Times New Roman" w:hint="eastAsia"/>
          <w:spacing w:val="10"/>
          <w:sz w:val="24"/>
          <w:szCs w:val="24"/>
          <w:rPrChange w:id="2465" w:author="JY0225" w:date="2017-08-24T11:12:00Z">
            <w:rPr>
              <w:rFonts w:ascii="Times New Roman" w:hAnsi="Times New Roman" w:cs="Times New Roman" w:hint="eastAsia"/>
              <w:spacing w:val="10"/>
              <w:sz w:val="24"/>
            </w:rPr>
          </w:rPrChange>
        </w:rPr>
        <w:t>较</w:t>
      </w:r>
      <w:r w:rsidR="008E6A04" w:rsidRPr="006A6E37">
        <w:rPr>
          <w:rFonts w:asciiTheme="minorEastAsia" w:hAnsiTheme="minorEastAsia" w:cs="Times New Roman" w:hint="eastAsia"/>
          <w:spacing w:val="10"/>
          <w:sz w:val="24"/>
          <w:szCs w:val="24"/>
          <w:rPrChange w:id="2466" w:author="JY0225" w:date="2017-08-24T11:12:00Z">
            <w:rPr>
              <w:rFonts w:ascii="Times New Roman" w:hAnsi="Times New Roman" w:cs="Times New Roman" w:hint="eastAsia"/>
              <w:spacing w:val="10"/>
              <w:sz w:val="24"/>
            </w:rPr>
          </w:rPrChange>
        </w:rPr>
        <w:t>好以及零成本管理</w:t>
      </w:r>
      <w:r w:rsidR="00641B8C" w:rsidRPr="006A6E37">
        <w:rPr>
          <w:rFonts w:asciiTheme="minorEastAsia" w:hAnsiTheme="minorEastAsia" w:cs="Times New Roman" w:hint="eastAsia"/>
          <w:spacing w:val="10"/>
          <w:sz w:val="24"/>
          <w:szCs w:val="24"/>
          <w:rPrChange w:id="2467" w:author="JY0225" w:date="2017-08-24T11:12:00Z">
            <w:rPr>
              <w:rFonts w:ascii="Times New Roman" w:hAnsi="Times New Roman" w:cs="Times New Roman" w:hint="eastAsia"/>
              <w:spacing w:val="10"/>
              <w:sz w:val="24"/>
            </w:rPr>
          </w:rPrChange>
        </w:rPr>
        <w:t>的特点，</w:t>
      </w:r>
      <w:r w:rsidR="004951A9" w:rsidRPr="006A6E37">
        <w:rPr>
          <w:rFonts w:asciiTheme="minorEastAsia" w:hAnsiTheme="minorEastAsia" w:cs="Times New Roman" w:hint="eastAsia"/>
          <w:spacing w:val="10"/>
          <w:sz w:val="24"/>
          <w:szCs w:val="24"/>
          <w:rPrChange w:id="2468" w:author="JY0225" w:date="2017-08-24T11:12:00Z">
            <w:rPr>
              <w:rFonts w:ascii="Times New Roman" w:hAnsi="Times New Roman" w:cs="Times New Roman" w:hint="eastAsia"/>
              <w:spacing w:val="10"/>
              <w:sz w:val="24"/>
            </w:rPr>
          </w:rPrChange>
        </w:rPr>
        <w:t>被广泛地应用于嵌入式应用的开发中，</w:t>
      </w:r>
      <w:r w:rsidR="001A0E6F" w:rsidRPr="006A6E37">
        <w:rPr>
          <w:rFonts w:asciiTheme="minorEastAsia" w:hAnsiTheme="minorEastAsia" w:cs="Times New Roman" w:hint="eastAsia"/>
          <w:spacing w:val="10"/>
          <w:sz w:val="24"/>
          <w:szCs w:val="24"/>
          <w:rPrChange w:id="2469" w:author="JY0225" w:date="2017-08-24T11:12:00Z">
            <w:rPr>
              <w:rFonts w:ascii="Times New Roman" w:hAnsi="Times New Roman" w:cs="Times New Roman" w:hint="eastAsia"/>
              <w:spacing w:val="10"/>
              <w:sz w:val="24"/>
            </w:rPr>
          </w:rPrChange>
        </w:rPr>
        <w:t>像</w:t>
      </w:r>
      <w:r w:rsidR="001A0E6F" w:rsidRPr="006A6E37">
        <w:rPr>
          <w:rFonts w:asciiTheme="minorEastAsia" w:hAnsiTheme="minorEastAsia" w:cs="Times New Roman" w:hint="eastAsia"/>
          <w:spacing w:val="10"/>
          <w:sz w:val="24"/>
          <w:szCs w:val="24"/>
          <w:rPrChange w:id="2470" w:author="JY0225" w:date="2017-08-24T11:12:00Z">
            <w:rPr>
              <w:rFonts w:ascii="Times New Roman" w:hAnsi="Times New Roman" w:cs="Times New Roman" w:hint="eastAsia"/>
              <w:spacing w:val="10"/>
              <w:sz w:val="24"/>
            </w:rPr>
          </w:rPrChange>
        </w:rPr>
        <w:t>Android</w:t>
      </w:r>
      <w:r w:rsidR="001A0E6F" w:rsidRPr="006A6E37">
        <w:rPr>
          <w:rFonts w:asciiTheme="minorEastAsia" w:hAnsiTheme="minorEastAsia" w:cs="Times New Roman" w:hint="eastAsia"/>
          <w:spacing w:val="10"/>
          <w:sz w:val="24"/>
          <w:szCs w:val="24"/>
          <w:rPrChange w:id="2471" w:author="JY0225" w:date="2017-08-24T11:12:00Z">
            <w:rPr>
              <w:rFonts w:ascii="Times New Roman" w:hAnsi="Times New Roman" w:cs="Times New Roman" w:hint="eastAsia"/>
              <w:spacing w:val="10"/>
              <w:sz w:val="24"/>
            </w:rPr>
          </w:rPrChange>
        </w:rPr>
        <w:t>、</w:t>
      </w:r>
      <w:r w:rsidR="001262CE" w:rsidRPr="006A6E37">
        <w:rPr>
          <w:rFonts w:asciiTheme="minorEastAsia" w:hAnsiTheme="minorEastAsia" w:cs="Times New Roman" w:hint="eastAsia"/>
          <w:spacing w:val="10"/>
          <w:sz w:val="24"/>
          <w:szCs w:val="24"/>
          <w:rPrChange w:id="2472" w:author="JY0225" w:date="2017-08-24T11:12:00Z">
            <w:rPr>
              <w:rFonts w:ascii="Times New Roman" w:hAnsi="Times New Roman" w:cs="Times New Roman" w:hint="eastAsia"/>
              <w:spacing w:val="10"/>
              <w:sz w:val="24"/>
            </w:rPr>
          </w:rPrChange>
        </w:rPr>
        <w:t>i</w:t>
      </w:r>
      <w:r w:rsidR="001A0E6F" w:rsidRPr="006A6E37">
        <w:rPr>
          <w:rFonts w:asciiTheme="minorEastAsia" w:hAnsiTheme="minorEastAsia" w:cs="Times New Roman" w:hint="eastAsia"/>
          <w:spacing w:val="10"/>
          <w:sz w:val="24"/>
          <w:szCs w:val="24"/>
          <w:rPrChange w:id="2473" w:author="JY0225" w:date="2017-08-24T11:12:00Z">
            <w:rPr>
              <w:rFonts w:ascii="Times New Roman" w:hAnsi="Times New Roman" w:cs="Times New Roman" w:hint="eastAsia"/>
              <w:spacing w:val="10"/>
              <w:sz w:val="24"/>
            </w:rPr>
          </w:rPrChange>
        </w:rPr>
        <w:t>OS</w:t>
      </w:r>
      <w:r w:rsidR="001A0E6F" w:rsidRPr="006A6E37">
        <w:rPr>
          <w:rFonts w:asciiTheme="minorEastAsia" w:hAnsiTheme="minorEastAsia" w:cs="Times New Roman" w:hint="eastAsia"/>
          <w:spacing w:val="10"/>
          <w:sz w:val="24"/>
          <w:szCs w:val="24"/>
          <w:rPrChange w:id="2474" w:author="JY0225" w:date="2017-08-24T11:12:00Z">
            <w:rPr>
              <w:rFonts w:ascii="Times New Roman" w:hAnsi="Times New Roman" w:cs="Times New Roman" w:hint="eastAsia"/>
              <w:spacing w:val="10"/>
              <w:sz w:val="24"/>
            </w:rPr>
          </w:rPrChange>
        </w:rPr>
        <w:t>等平台都为开发人员提供了内置</w:t>
      </w:r>
      <w:r w:rsidR="001A0E6F" w:rsidRPr="006A6E37">
        <w:rPr>
          <w:rFonts w:asciiTheme="minorEastAsia" w:hAnsiTheme="minorEastAsia" w:cs="Times New Roman" w:hint="eastAsia"/>
          <w:spacing w:val="10"/>
          <w:sz w:val="24"/>
          <w:szCs w:val="24"/>
          <w:rPrChange w:id="2475" w:author="JY0225" w:date="2017-08-24T11:12:00Z">
            <w:rPr>
              <w:rFonts w:ascii="Times New Roman" w:hAnsi="Times New Roman" w:cs="Times New Roman" w:hint="eastAsia"/>
              <w:spacing w:val="10"/>
              <w:sz w:val="24"/>
            </w:rPr>
          </w:rPrChange>
        </w:rPr>
        <w:t>SQLite</w:t>
      </w:r>
      <w:r w:rsidR="001A0E6F" w:rsidRPr="006A6E37">
        <w:rPr>
          <w:rFonts w:asciiTheme="minorEastAsia" w:hAnsiTheme="minorEastAsia" w:cs="Times New Roman" w:hint="eastAsia"/>
          <w:spacing w:val="10"/>
          <w:sz w:val="24"/>
          <w:szCs w:val="24"/>
          <w:rPrChange w:id="2476" w:author="JY0225" w:date="2017-08-24T11:12:00Z">
            <w:rPr>
              <w:rFonts w:ascii="Times New Roman" w:hAnsi="Times New Roman" w:cs="Times New Roman" w:hint="eastAsia"/>
              <w:spacing w:val="10"/>
              <w:sz w:val="24"/>
            </w:rPr>
          </w:rPrChange>
        </w:rPr>
        <w:t>数据库</w:t>
      </w:r>
      <w:r w:rsidR="000F7D9D" w:rsidRPr="006A6E37">
        <w:rPr>
          <w:rFonts w:asciiTheme="minorEastAsia" w:hAnsiTheme="minorEastAsia"/>
          <w:color w:val="000000" w:themeColor="text1"/>
          <w:sz w:val="24"/>
          <w:szCs w:val="24"/>
          <w:vertAlign w:val="superscript"/>
          <w:rPrChange w:id="2477" w:author="JY0225" w:date="2017-08-24T11:12:00Z">
            <w:rPr>
              <w:color w:val="000000" w:themeColor="text1"/>
              <w:vertAlign w:val="superscript"/>
            </w:rPr>
          </w:rPrChange>
        </w:rPr>
        <w:fldChar w:fldCharType="begin"/>
      </w:r>
      <w:r w:rsidR="000F7D9D" w:rsidRPr="006A6E37">
        <w:rPr>
          <w:rFonts w:asciiTheme="minorEastAsia" w:hAnsiTheme="minorEastAsia"/>
          <w:color w:val="000000" w:themeColor="text1"/>
          <w:sz w:val="24"/>
          <w:szCs w:val="24"/>
          <w:vertAlign w:val="superscript"/>
          <w:rPrChange w:id="2478" w:author="JY0225" w:date="2017-08-24T11:12:00Z">
            <w:rPr>
              <w:color w:val="000000" w:themeColor="text1"/>
              <w:vertAlign w:val="superscript"/>
            </w:rPr>
          </w:rPrChange>
        </w:rPr>
        <w:instrText xml:space="preserve"> REF _Ref489793853 \r \h </w:instrText>
      </w:r>
      <w:r w:rsidR="000F7D9D" w:rsidRPr="006A6E37">
        <w:rPr>
          <w:rFonts w:asciiTheme="minorEastAsia" w:hAnsiTheme="minorEastAsia"/>
          <w:color w:val="000000" w:themeColor="text1"/>
          <w:sz w:val="24"/>
          <w:szCs w:val="24"/>
          <w:vertAlign w:val="superscript"/>
          <w:rPrChange w:id="2479" w:author="JY0225" w:date="2017-08-24T11:12:00Z">
            <w:rPr>
              <w:color w:val="000000" w:themeColor="text1"/>
              <w:vertAlign w:val="superscript"/>
            </w:rPr>
          </w:rPrChange>
        </w:rPr>
      </w:r>
      <w:r w:rsidR="006A6E37" w:rsidRPr="006A6E37">
        <w:rPr>
          <w:rFonts w:asciiTheme="minorEastAsia" w:hAnsiTheme="minorEastAsia"/>
          <w:color w:val="000000" w:themeColor="text1"/>
          <w:sz w:val="24"/>
          <w:szCs w:val="24"/>
          <w:vertAlign w:val="superscript"/>
          <w:rPrChange w:id="2480" w:author="JY0225" w:date="2017-08-24T11:12:00Z">
            <w:rPr>
              <w:color w:val="000000" w:themeColor="text1"/>
              <w:sz w:val="24"/>
              <w:szCs w:val="24"/>
              <w:vertAlign w:val="superscript"/>
            </w:rPr>
          </w:rPrChange>
        </w:rPr>
        <w:instrText xml:space="preserve"> \* MERGEFORMAT </w:instrText>
      </w:r>
      <w:r w:rsidR="000F7D9D" w:rsidRPr="006A6E37">
        <w:rPr>
          <w:rFonts w:asciiTheme="minorEastAsia" w:hAnsiTheme="minorEastAsia"/>
          <w:color w:val="000000" w:themeColor="text1"/>
          <w:sz w:val="24"/>
          <w:szCs w:val="24"/>
          <w:vertAlign w:val="superscript"/>
          <w:rPrChange w:id="2481" w:author="JY0225" w:date="2017-08-24T11:12:00Z">
            <w:rPr>
              <w:color w:val="000000" w:themeColor="text1"/>
              <w:vertAlign w:val="superscript"/>
            </w:rPr>
          </w:rPrChange>
        </w:rPr>
        <w:fldChar w:fldCharType="separate"/>
      </w:r>
      <w:r w:rsidR="008E2759" w:rsidRPr="006A6E37">
        <w:rPr>
          <w:rFonts w:asciiTheme="minorEastAsia" w:hAnsiTheme="minorEastAsia"/>
          <w:color w:val="000000" w:themeColor="text1"/>
          <w:sz w:val="24"/>
          <w:szCs w:val="24"/>
          <w:vertAlign w:val="superscript"/>
          <w:rPrChange w:id="2482" w:author="JY0225" w:date="2017-08-24T11:12:00Z">
            <w:rPr>
              <w:color w:val="000000" w:themeColor="text1"/>
              <w:vertAlign w:val="superscript"/>
            </w:rPr>
          </w:rPrChange>
        </w:rPr>
        <w:t>[23]</w:t>
      </w:r>
      <w:r w:rsidR="000F7D9D" w:rsidRPr="006A6E37">
        <w:rPr>
          <w:rFonts w:asciiTheme="minorEastAsia" w:hAnsiTheme="minorEastAsia"/>
          <w:color w:val="000000" w:themeColor="text1"/>
          <w:sz w:val="24"/>
          <w:szCs w:val="24"/>
          <w:vertAlign w:val="superscript"/>
          <w:rPrChange w:id="2483" w:author="JY0225" w:date="2017-08-24T11:12:00Z">
            <w:rPr>
              <w:color w:val="000000" w:themeColor="text1"/>
              <w:vertAlign w:val="superscript"/>
            </w:rPr>
          </w:rPrChange>
        </w:rPr>
        <w:fldChar w:fldCharType="end"/>
      </w:r>
      <w:r w:rsidR="000F7D9D" w:rsidRPr="006A6E37">
        <w:rPr>
          <w:rFonts w:asciiTheme="minorEastAsia" w:hAnsiTheme="minorEastAsia"/>
          <w:color w:val="000000" w:themeColor="text1"/>
          <w:sz w:val="24"/>
          <w:szCs w:val="24"/>
          <w:vertAlign w:val="superscript"/>
          <w:rPrChange w:id="2484" w:author="JY0225" w:date="2017-08-24T11:12:00Z">
            <w:rPr>
              <w:color w:val="000000" w:themeColor="text1"/>
              <w:vertAlign w:val="superscript"/>
            </w:rPr>
          </w:rPrChange>
        </w:rPr>
        <w:fldChar w:fldCharType="begin"/>
      </w:r>
      <w:r w:rsidR="000F7D9D" w:rsidRPr="006A6E37">
        <w:rPr>
          <w:rFonts w:asciiTheme="minorEastAsia" w:hAnsiTheme="minorEastAsia"/>
          <w:color w:val="000000" w:themeColor="text1"/>
          <w:sz w:val="24"/>
          <w:szCs w:val="24"/>
          <w:vertAlign w:val="superscript"/>
          <w:rPrChange w:id="2485" w:author="JY0225" w:date="2017-08-24T11:12:00Z">
            <w:rPr>
              <w:color w:val="000000" w:themeColor="text1"/>
              <w:vertAlign w:val="superscript"/>
            </w:rPr>
          </w:rPrChange>
        </w:rPr>
        <w:instrText xml:space="preserve"> REF _Ref489793856 \r \h </w:instrText>
      </w:r>
      <w:r w:rsidR="000F7D9D" w:rsidRPr="006A6E37">
        <w:rPr>
          <w:rFonts w:asciiTheme="minorEastAsia" w:hAnsiTheme="minorEastAsia"/>
          <w:color w:val="000000" w:themeColor="text1"/>
          <w:sz w:val="24"/>
          <w:szCs w:val="24"/>
          <w:vertAlign w:val="superscript"/>
          <w:rPrChange w:id="2486" w:author="JY0225" w:date="2017-08-24T11:12:00Z">
            <w:rPr>
              <w:color w:val="000000" w:themeColor="text1"/>
              <w:vertAlign w:val="superscript"/>
            </w:rPr>
          </w:rPrChange>
        </w:rPr>
      </w:r>
      <w:r w:rsidR="006A6E37" w:rsidRPr="006A6E37">
        <w:rPr>
          <w:rFonts w:asciiTheme="minorEastAsia" w:hAnsiTheme="minorEastAsia"/>
          <w:color w:val="000000" w:themeColor="text1"/>
          <w:sz w:val="24"/>
          <w:szCs w:val="24"/>
          <w:vertAlign w:val="superscript"/>
          <w:rPrChange w:id="2487" w:author="JY0225" w:date="2017-08-24T11:12:00Z">
            <w:rPr>
              <w:color w:val="000000" w:themeColor="text1"/>
              <w:sz w:val="24"/>
              <w:szCs w:val="24"/>
              <w:vertAlign w:val="superscript"/>
            </w:rPr>
          </w:rPrChange>
        </w:rPr>
        <w:instrText xml:space="preserve"> \* MERGEFORMAT </w:instrText>
      </w:r>
      <w:r w:rsidR="000F7D9D" w:rsidRPr="006A6E37">
        <w:rPr>
          <w:rFonts w:asciiTheme="minorEastAsia" w:hAnsiTheme="minorEastAsia"/>
          <w:color w:val="000000" w:themeColor="text1"/>
          <w:sz w:val="24"/>
          <w:szCs w:val="24"/>
          <w:vertAlign w:val="superscript"/>
          <w:rPrChange w:id="2488" w:author="JY0225" w:date="2017-08-24T11:12:00Z">
            <w:rPr>
              <w:color w:val="000000" w:themeColor="text1"/>
              <w:vertAlign w:val="superscript"/>
            </w:rPr>
          </w:rPrChange>
        </w:rPr>
        <w:fldChar w:fldCharType="separate"/>
      </w:r>
      <w:r w:rsidR="008E2759" w:rsidRPr="006A6E37">
        <w:rPr>
          <w:rFonts w:asciiTheme="minorEastAsia" w:hAnsiTheme="minorEastAsia"/>
          <w:color w:val="000000" w:themeColor="text1"/>
          <w:sz w:val="24"/>
          <w:szCs w:val="24"/>
          <w:vertAlign w:val="superscript"/>
          <w:rPrChange w:id="2489" w:author="JY0225" w:date="2017-08-24T11:12:00Z">
            <w:rPr>
              <w:color w:val="000000" w:themeColor="text1"/>
              <w:vertAlign w:val="superscript"/>
            </w:rPr>
          </w:rPrChange>
        </w:rPr>
        <w:t>[24]</w:t>
      </w:r>
      <w:r w:rsidR="000F7D9D" w:rsidRPr="006A6E37">
        <w:rPr>
          <w:rFonts w:asciiTheme="minorEastAsia" w:hAnsiTheme="minorEastAsia"/>
          <w:color w:val="000000" w:themeColor="text1"/>
          <w:sz w:val="24"/>
          <w:szCs w:val="24"/>
          <w:vertAlign w:val="superscript"/>
          <w:rPrChange w:id="2490" w:author="JY0225" w:date="2017-08-24T11:12:00Z">
            <w:rPr>
              <w:color w:val="000000" w:themeColor="text1"/>
              <w:vertAlign w:val="superscript"/>
            </w:rPr>
          </w:rPrChange>
        </w:rPr>
        <w:fldChar w:fldCharType="end"/>
      </w:r>
      <w:r w:rsidR="001A0E6F" w:rsidRPr="006A6E37">
        <w:rPr>
          <w:rFonts w:asciiTheme="minorEastAsia" w:hAnsiTheme="minorEastAsia" w:cs="Times New Roman" w:hint="eastAsia"/>
          <w:spacing w:val="10"/>
          <w:sz w:val="24"/>
          <w:szCs w:val="24"/>
          <w:rPrChange w:id="2491" w:author="JY0225" w:date="2017-08-24T11:12:00Z">
            <w:rPr>
              <w:rFonts w:ascii="Times New Roman" w:hAnsi="Times New Roman" w:cs="Times New Roman" w:hint="eastAsia"/>
              <w:spacing w:val="10"/>
              <w:sz w:val="24"/>
            </w:rPr>
          </w:rPrChange>
        </w:rPr>
        <w:t>。</w:t>
      </w:r>
    </w:p>
    <w:p w14:paraId="3CE9AE93" w14:textId="134063D2" w:rsidR="00C3162C" w:rsidRPr="006A6E37" w:rsidRDefault="00C3162C" w:rsidP="00C3162C">
      <w:pPr>
        <w:spacing w:line="400" w:lineRule="exact"/>
        <w:rPr>
          <w:rFonts w:asciiTheme="minorEastAsia" w:hAnsiTheme="minorEastAsia" w:cs="Times New Roman"/>
          <w:spacing w:val="10"/>
          <w:sz w:val="24"/>
          <w:szCs w:val="24"/>
          <w:rPrChange w:id="2492" w:author="JY0225" w:date="2017-08-24T11:12:00Z">
            <w:rPr>
              <w:rFonts w:ascii="Times New Roman" w:hAnsi="Times New Roman" w:cs="Times New Roman"/>
              <w:spacing w:val="10"/>
              <w:sz w:val="24"/>
            </w:rPr>
          </w:rPrChange>
        </w:rPr>
      </w:pPr>
      <w:r w:rsidRPr="006A6E37">
        <w:rPr>
          <w:rFonts w:asciiTheme="minorEastAsia" w:hAnsiTheme="minorEastAsia"/>
          <w:noProof/>
          <w:sz w:val="24"/>
          <w:szCs w:val="24"/>
          <w:rPrChange w:id="2493" w:author="JY0225" w:date="2017-08-24T11:12:00Z">
            <w:rPr>
              <w:noProof/>
              <w:szCs w:val="24"/>
            </w:rPr>
          </w:rPrChange>
        </w:rPr>
        <w:tab/>
      </w:r>
      <w:r w:rsidR="00D4671E" w:rsidRPr="006A6E37">
        <w:rPr>
          <w:rFonts w:asciiTheme="minorEastAsia" w:hAnsiTheme="minorEastAsia" w:cs="Times New Roman" w:hint="eastAsia"/>
          <w:spacing w:val="10"/>
          <w:sz w:val="24"/>
          <w:szCs w:val="24"/>
          <w:rPrChange w:id="2494" w:author="JY0225" w:date="2017-08-24T11:12:00Z">
            <w:rPr>
              <w:rFonts w:ascii="Times New Roman" w:hAnsi="Times New Roman" w:cs="Times New Roman" w:hint="eastAsia"/>
              <w:spacing w:val="10"/>
              <w:sz w:val="24"/>
            </w:rPr>
          </w:rPrChange>
        </w:rPr>
        <w:t>在</w:t>
      </w:r>
      <w:r w:rsidR="00EA2B58" w:rsidRPr="006A6E37">
        <w:rPr>
          <w:rFonts w:asciiTheme="minorEastAsia" w:hAnsiTheme="minorEastAsia" w:cs="Times New Roman" w:hint="eastAsia"/>
          <w:spacing w:val="10"/>
          <w:sz w:val="24"/>
          <w:szCs w:val="24"/>
          <w:rPrChange w:id="2495" w:author="JY0225" w:date="2017-08-24T11:12:00Z">
            <w:rPr>
              <w:rFonts w:ascii="Times New Roman" w:hAnsi="Times New Roman" w:cs="Times New Roman" w:hint="eastAsia"/>
              <w:spacing w:val="10"/>
              <w:sz w:val="24"/>
            </w:rPr>
          </w:rPrChange>
        </w:rPr>
        <w:t>存储</w:t>
      </w:r>
      <w:r w:rsidR="00D4671E" w:rsidRPr="006A6E37">
        <w:rPr>
          <w:rFonts w:asciiTheme="minorEastAsia" w:hAnsiTheme="minorEastAsia" w:cs="Times New Roman" w:hint="eastAsia"/>
          <w:spacing w:val="10"/>
          <w:sz w:val="24"/>
          <w:szCs w:val="24"/>
          <w:rPrChange w:id="2496" w:author="JY0225" w:date="2017-08-24T11:12:00Z">
            <w:rPr>
              <w:rFonts w:ascii="Times New Roman" w:hAnsi="Times New Roman" w:cs="Times New Roman" w:hint="eastAsia"/>
              <w:spacing w:val="10"/>
              <w:sz w:val="24"/>
            </w:rPr>
          </w:rPrChange>
        </w:rPr>
        <w:t>容量方面，</w:t>
      </w:r>
      <w:r w:rsidRPr="006A6E37">
        <w:rPr>
          <w:rFonts w:asciiTheme="minorEastAsia" w:hAnsiTheme="minorEastAsia" w:cs="Times New Roman" w:hint="eastAsia"/>
          <w:spacing w:val="10"/>
          <w:sz w:val="24"/>
          <w:szCs w:val="24"/>
          <w:rPrChange w:id="2497" w:author="JY0225" w:date="2017-08-24T11:12:00Z">
            <w:rPr>
              <w:rFonts w:ascii="Times New Roman" w:hAnsi="Times New Roman" w:cs="Times New Roman" w:hint="eastAsia"/>
              <w:spacing w:val="10"/>
              <w:sz w:val="24"/>
            </w:rPr>
          </w:rPrChange>
        </w:rPr>
        <w:t>SQLite</w:t>
      </w:r>
      <w:r w:rsidR="00D4671E" w:rsidRPr="006A6E37">
        <w:rPr>
          <w:rFonts w:asciiTheme="minorEastAsia" w:hAnsiTheme="minorEastAsia" w:cs="Times New Roman" w:hint="eastAsia"/>
          <w:spacing w:val="10"/>
          <w:sz w:val="24"/>
          <w:szCs w:val="24"/>
          <w:rPrChange w:id="2498" w:author="JY0225" w:date="2017-08-24T11:12:00Z">
            <w:rPr>
              <w:rFonts w:ascii="Times New Roman" w:hAnsi="Times New Roman" w:cs="Times New Roman" w:hint="eastAsia"/>
              <w:spacing w:val="10"/>
              <w:sz w:val="24"/>
            </w:rPr>
          </w:rPrChange>
        </w:rPr>
        <w:t>虽然是一款轻量级的数据库，</w:t>
      </w:r>
      <w:r w:rsidR="006C7A76" w:rsidRPr="006A6E37">
        <w:rPr>
          <w:rFonts w:asciiTheme="minorEastAsia" w:hAnsiTheme="minorEastAsia" w:cs="Times New Roman" w:hint="eastAsia"/>
          <w:spacing w:val="10"/>
          <w:sz w:val="24"/>
          <w:szCs w:val="24"/>
          <w:rPrChange w:id="2499" w:author="JY0225" w:date="2017-08-24T11:12:00Z">
            <w:rPr>
              <w:rFonts w:ascii="Times New Roman" w:hAnsi="Times New Roman" w:cs="Times New Roman" w:hint="eastAsia"/>
              <w:spacing w:val="10"/>
              <w:sz w:val="24"/>
            </w:rPr>
          </w:rPrChange>
        </w:rPr>
        <w:t>但是最高可</w:t>
      </w:r>
      <w:r w:rsidR="00F12847" w:rsidRPr="006A6E37">
        <w:rPr>
          <w:rFonts w:asciiTheme="minorEastAsia" w:hAnsiTheme="minorEastAsia" w:cs="Times New Roman" w:hint="eastAsia"/>
          <w:spacing w:val="10"/>
          <w:sz w:val="24"/>
          <w:szCs w:val="24"/>
          <w:rPrChange w:id="2500" w:author="JY0225" w:date="2017-08-24T11:12:00Z">
            <w:rPr>
              <w:rFonts w:ascii="Times New Roman" w:hAnsi="Times New Roman" w:cs="Times New Roman" w:hint="eastAsia"/>
              <w:spacing w:val="10"/>
              <w:sz w:val="24"/>
            </w:rPr>
          </w:rPrChange>
        </w:rPr>
        <w:t>支持</w:t>
      </w:r>
      <w:r w:rsidR="004A2C44" w:rsidRPr="006A6E37">
        <w:rPr>
          <w:rFonts w:asciiTheme="minorEastAsia" w:hAnsiTheme="minorEastAsia" w:cs="Times New Roman" w:hint="eastAsia"/>
          <w:spacing w:val="10"/>
          <w:sz w:val="24"/>
          <w:szCs w:val="24"/>
          <w:rPrChange w:id="2501" w:author="JY0225" w:date="2017-08-24T11:12:00Z">
            <w:rPr>
              <w:rFonts w:ascii="Times New Roman" w:hAnsi="Times New Roman" w:cs="Times New Roman" w:hint="eastAsia"/>
              <w:spacing w:val="10"/>
              <w:sz w:val="24"/>
            </w:rPr>
          </w:rPrChange>
        </w:rPr>
        <w:t>高达</w:t>
      </w:r>
      <w:r w:rsidRPr="006A6E37">
        <w:rPr>
          <w:rFonts w:asciiTheme="minorEastAsia" w:hAnsiTheme="minorEastAsia" w:cs="Times New Roman" w:hint="eastAsia"/>
          <w:spacing w:val="10"/>
          <w:sz w:val="24"/>
          <w:szCs w:val="24"/>
          <w:rPrChange w:id="2502" w:author="JY0225" w:date="2017-08-24T11:12:00Z">
            <w:rPr>
              <w:rFonts w:ascii="Times New Roman" w:hAnsi="Times New Roman" w:cs="Times New Roman" w:hint="eastAsia"/>
              <w:spacing w:val="10"/>
              <w:sz w:val="24"/>
            </w:rPr>
          </w:rPrChange>
        </w:rPr>
        <w:t>2TB</w:t>
      </w:r>
      <w:r w:rsidR="008236A2" w:rsidRPr="006A6E37">
        <w:rPr>
          <w:rFonts w:asciiTheme="minorEastAsia" w:hAnsiTheme="minorEastAsia" w:cs="Times New Roman" w:hint="eastAsia"/>
          <w:spacing w:val="10"/>
          <w:sz w:val="24"/>
          <w:szCs w:val="24"/>
          <w:rPrChange w:id="2503" w:author="JY0225" w:date="2017-08-24T11:12:00Z">
            <w:rPr>
              <w:rFonts w:ascii="Times New Roman" w:hAnsi="Times New Roman" w:cs="Times New Roman" w:hint="eastAsia"/>
              <w:spacing w:val="10"/>
              <w:sz w:val="24"/>
            </w:rPr>
          </w:rPrChange>
        </w:rPr>
        <w:t>大小的数据</w:t>
      </w:r>
      <w:r w:rsidR="00476838" w:rsidRPr="006A6E37">
        <w:rPr>
          <w:rFonts w:asciiTheme="minorEastAsia" w:hAnsiTheme="minorEastAsia" w:cs="Times New Roman" w:hint="eastAsia"/>
          <w:spacing w:val="10"/>
          <w:sz w:val="24"/>
          <w:szCs w:val="24"/>
          <w:rPrChange w:id="2504" w:author="JY0225" w:date="2017-08-24T11:12:00Z">
            <w:rPr>
              <w:rFonts w:ascii="Times New Roman" w:hAnsi="Times New Roman" w:cs="Times New Roman" w:hint="eastAsia"/>
              <w:spacing w:val="10"/>
              <w:sz w:val="24"/>
            </w:rPr>
          </w:rPrChange>
        </w:rPr>
        <w:t>备份</w:t>
      </w:r>
      <w:r w:rsidRPr="006A6E37">
        <w:rPr>
          <w:rFonts w:asciiTheme="minorEastAsia" w:hAnsiTheme="minorEastAsia" w:cs="Times New Roman" w:hint="eastAsia"/>
          <w:spacing w:val="10"/>
          <w:sz w:val="24"/>
          <w:szCs w:val="24"/>
          <w:rPrChange w:id="2505" w:author="JY0225" w:date="2017-08-24T11:12:00Z">
            <w:rPr>
              <w:rFonts w:ascii="Times New Roman" w:hAnsi="Times New Roman" w:cs="Times New Roman" w:hint="eastAsia"/>
              <w:spacing w:val="10"/>
              <w:sz w:val="24"/>
            </w:rPr>
          </w:rPrChange>
        </w:rPr>
        <w:t>，</w:t>
      </w:r>
      <w:r w:rsidR="000655EE" w:rsidRPr="006A6E37">
        <w:rPr>
          <w:rFonts w:asciiTheme="minorEastAsia" w:hAnsiTheme="minorEastAsia" w:cs="Times New Roman" w:hint="eastAsia"/>
          <w:spacing w:val="10"/>
          <w:sz w:val="24"/>
          <w:szCs w:val="24"/>
          <w:rPrChange w:id="2506" w:author="JY0225" w:date="2017-08-24T11:12:00Z">
            <w:rPr>
              <w:rFonts w:ascii="Times New Roman" w:hAnsi="Times New Roman" w:cs="Times New Roman" w:hint="eastAsia"/>
              <w:spacing w:val="10"/>
              <w:sz w:val="24"/>
            </w:rPr>
          </w:rPrChange>
        </w:rPr>
        <w:t>并且</w:t>
      </w:r>
      <w:r w:rsidRPr="006A6E37">
        <w:rPr>
          <w:rFonts w:asciiTheme="minorEastAsia" w:hAnsiTheme="minorEastAsia" w:cs="Times New Roman" w:hint="eastAsia"/>
          <w:spacing w:val="10"/>
          <w:sz w:val="24"/>
          <w:szCs w:val="24"/>
          <w:rPrChange w:id="2507" w:author="JY0225" w:date="2017-08-24T11:12:00Z">
            <w:rPr>
              <w:rFonts w:ascii="Times New Roman" w:hAnsi="Times New Roman" w:cs="Times New Roman" w:hint="eastAsia"/>
              <w:spacing w:val="10"/>
              <w:sz w:val="24"/>
            </w:rPr>
          </w:rPrChange>
        </w:rPr>
        <w:t>每个数据库都是以单个文件的形式存在</w:t>
      </w:r>
      <w:r w:rsidR="002D5D50" w:rsidRPr="006A6E37">
        <w:rPr>
          <w:rFonts w:asciiTheme="minorEastAsia" w:hAnsiTheme="minorEastAsia" w:cs="Times New Roman" w:hint="eastAsia"/>
          <w:spacing w:val="10"/>
          <w:sz w:val="24"/>
          <w:szCs w:val="24"/>
          <w:rPrChange w:id="2508" w:author="JY0225" w:date="2017-08-24T11:12:00Z">
            <w:rPr>
              <w:rFonts w:ascii="Times New Roman" w:hAnsi="Times New Roman" w:cs="Times New Roman" w:hint="eastAsia"/>
              <w:spacing w:val="10"/>
              <w:sz w:val="24"/>
            </w:rPr>
          </w:rPrChange>
        </w:rPr>
        <w:t>的</w:t>
      </w:r>
      <w:r w:rsidR="00A14D5F" w:rsidRPr="006A6E37">
        <w:rPr>
          <w:rFonts w:asciiTheme="minorEastAsia" w:hAnsiTheme="minorEastAsia" w:cs="Times New Roman" w:hint="eastAsia"/>
          <w:spacing w:val="10"/>
          <w:sz w:val="24"/>
          <w:szCs w:val="24"/>
          <w:rPrChange w:id="2509" w:author="JY0225" w:date="2017-08-24T11:12:00Z">
            <w:rPr>
              <w:rFonts w:ascii="Times New Roman" w:hAnsi="Times New Roman" w:cs="Times New Roman" w:hint="eastAsia"/>
              <w:spacing w:val="10"/>
              <w:sz w:val="24"/>
            </w:rPr>
          </w:rPrChange>
        </w:rPr>
        <w:t>，</w:t>
      </w:r>
      <w:r w:rsidRPr="006A6E37">
        <w:rPr>
          <w:rFonts w:asciiTheme="minorEastAsia" w:hAnsiTheme="minorEastAsia" w:cs="Times New Roman" w:hint="eastAsia"/>
          <w:spacing w:val="10"/>
          <w:sz w:val="24"/>
          <w:szCs w:val="24"/>
          <w:rPrChange w:id="2510" w:author="JY0225" w:date="2017-08-24T11:12:00Z">
            <w:rPr>
              <w:rFonts w:ascii="Times New Roman" w:hAnsi="Times New Roman" w:cs="Times New Roman" w:hint="eastAsia"/>
              <w:spacing w:val="10"/>
              <w:sz w:val="24"/>
            </w:rPr>
          </w:rPrChange>
        </w:rPr>
        <w:t>数据都是以</w:t>
      </w:r>
      <w:r w:rsidRPr="006A6E37">
        <w:rPr>
          <w:rFonts w:asciiTheme="minorEastAsia" w:hAnsiTheme="minorEastAsia" w:cs="Times New Roman" w:hint="eastAsia"/>
          <w:spacing w:val="10"/>
          <w:sz w:val="24"/>
          <w:szCs w:val="24"/>
          <w:rPrChange w:id="2511" w:author="JY0225" w:date="2017-08-24T11:12:00Z">
            <w:rPr>
              <w:rFonts w:ascii="Times New Roman" w:hAnsi="Times New Roman" w:cs="Times New Roman" w:hint="eastAsia"/>
              <w:spacing w:val="10"/>
              <w:sz w:val="24"/>
            </w:rPr>
          </w:rPrChange>
        </w:rPr>
        <w:t>B-Tree</w:t>
      </w:r>
      <w:r w:rsidRPr="006A6E37">
        <w:rPr>
          <w:rFonts w:asciiTheme="minorEastAsia" w:hAnsiTheme="minorEastAsia" w:cs="Times New Roman" w:hint="eastAsia"/>
          <w:spacing w:val="10"/>
          <w:sz w:val="24"/>
          <w:szCs w:val="24"/>
          <w:rPrChange w:id="2512" w:author="JY0225" w:date="2017-08-24T11:12:00Z">
            <w:rPr>
              <w:rFonts w:ascii="Times New Roman" w:hAnsi="Times New Roman" w:cs="Times New Roman" w:hint="eastAsia"/>
              <w:spacing w:val="10"/>
              <w:sz w:val="24"/>
            </w:rPr>
          </w:rPrChange>
        </w:rPr>
        <w:t>的数据结构形式</w:t>
      </w:r>
      <w:r w:rsidR="00476838" w:rsidRPr="006A6E37">
        <w:rPr>
          <w:rFonts w:asciiTheme="minorEastAsia" w:hAnsiTheme="minorEastAsia" w:cs="Times New Roman" w:hint="eastAsia"/>
          <w:spacing w:val="10"/>
          <w:sz w:val="24"/>
          <w:szCs w:val="24"/>
          <w:rPrChange w:id="2513" w:author="JY0225" w:date="2017-08-24T11:12:00Z">
            <w:rPr>
              <w:rFonts w:ascii="Times New Roman" w:hAnsi="Times New Roman" w:cs="Times New Roman" w:hint="eastAsia"/>
              <w:spacing w:val="10"/>
              <w:sz w:val="24"/>
            </w:rPr>
          </w:rPrChange>
        </w:rPr>
        <w:t>备份</w:t>
      </w:r>
      <w:r w:rsidRPr="006A6E37">
        <w:rPr>
          <w:rFonts w:asciiTheme="minorEastAsia" w:hAnsiTheme="minorEastAsia" w:cs="Times New Roman" w:hint="eastAsia"/>
          <w:spacing w:val="10"/>
          <w:sz w:val="24"/>
          <w:szCs w:val="24"/>
          <w:rPrChange w:id="2514" w:author="JY0225" w:date="2017-08-24T11:12:00Z">
            <w:rPr>
              <w:rFonts w:ascii="Times New Roman" w:hAnsi="Times New Roman" w:cs="Times New Roman" w:hint="eastAsia"/>
              <w:spacing w:val="10"/>
              <w:sz w:val="24"/>
            </w:rPr>
          </w:rPrChange>
        </w:rPr>
        <w:t>在磁盘上。</w:t>
      </w:r>
    </w:p>
    <w:p w14:paraId="6BDB1BCF" w14:textId="77777777" w:rsidR="00C3162C" w:rsidRPr="006A6E37" w:rsidRDefault="00C3162C" w:rsidP="00C3162C">
      <w:pPr>
        <w:spacing w:line="400" w:lineRule="exact"/>
        <w:ind w:firstLine="420"/>
        <w:rPr>
          <w:rFonts w:asciiTheme="minorEastAsia" w:hAnsiTheme="minorEastAsia" w:cs="Times New Roman"/>
          <w:spacing w:val="10"/>
          <w:sz w:val="24"/>
          <w:szCs w:val="24"/>
          <w:rPrChange w:id="2515" w:author="JY0225" w:date="2017-08-24T11:12:00Z">
            <w:rPr>
              <w:rFonts w:ascii="Times New Roman" w:hAnsi="Times New Roman" w:cs="Times New Roman"/>
              <w:spacing w:val="10"/>
              <w:sz w:val="24"/>
            </w:rPr>
          </w:rPrChange>
        </w:rPr>
      </w:pPr>
      <w:r w:rsidRPr="006A6E37">
        <w:rPr>
          <w:rFonts w:asciiTheme="minorEastAsia" w:hAnsiTheme="minorEastAsia" w:cs="Times New Roman" w:hint="eastAsia"/>
          <w:spacing w:val="10"/>
          <w:sz w:val="24"/>
          <w:szCs w:val="24"/>
          <w:rPrChange w:id="2516" w:author="JY0225" w:date="2017-08-24T11:12:00Z">
            <w:rPr>
              <w:rFonts w:ascii="Times New Roman" w:hAnsi="Times New Roman" w:cs="Times New Roman" w:hint="eastAsia"/>
              <w:spacing w:val="10"/>
              <w:sz w:val="24"/>
            </w:rPr>
          </w:rPrChange>
        </w:rPr>
        <w:t>在事务处理方面，</w:t>
      </w:r>
      <w:r w:rsidRPr="006A6E37">
        <w:rPr>
          <w:rFonts w:asciiTheme="minorEastAsia" w:hAnsiTheme="minorEastAsia" w:cs="Times New Roman" w:hint="eastAsia"/>
          <w:spacing w:val="10"/>
          <w:sz w:val="24"/>
          <w:szCs w:val="24"/>
          <w:rPrChange w:id="2517" w:author="JY0225" w:date="2017-08-24T11:12:00Z">
            <w:rPr>
              <w:rFonts w:ascii="Times New Roman" w:hAnsi="Times New Roman" w:cs="Times New Roman" w:hint="eastAsia"/>
              <w:spacing w:val="10"/>
              <w:sz w:val="24"/>
            </w:rPr>
          </w:rPrChange>
        </w:rPr>
        <w:t>SQLite</w:t>
      </w:r>
      <w:r w:rsidR="009F5B5C" w:rsidRPr="006A6E37">
        <w:rPr>
          <w:rFonts w:asciiTheme="minorEastAsia" w:hAnsiTheme="minorEastAsia" w:cs="Times New Roman" w:hint="eastAsia"/>
          <w:spacing w:val="10"/>
          <w:sz w:val="24"/>
          <w:szCs w:val="24"/>
          <w:rPrChange w:id="2518" w:author="JY0225" w:date="2017-08-24T11:12:00Z">
            <w:rPr>
              <w:rFonts w:ascii="Times New Roman" w:hAnsi="Times New Roman" w:cs="Times New Roman" w:hint="eastAsia"/>
              <w:spacing w:val="10"/>
              <w:sz w:val="24"/>
            </w:rPr>
          </w:rPrChange>
        </w:rPr>
        <w:t>支持</w:t>
      </w:r>
      <w:r w:rsidR="005B769F" w:rsidRPr="006A6E37">
        <w:rPr>
          <w:rFonts w:asciiTheme="minorEastAsia" w:hAnsiTheme="minorEastAsia" w:cs="Times New Roman" w:hint="eastAsia"/>
          <w:spacing w:val="10"/>
          <w:sz w:val="24"/>
          <w:szCs w:val="24"/>
          <w:rPrChange w:id="2519" w:author="JY0225" w:date="2017-08-24T11:12:00Z">
            <w:rPr>
              <w:rFonts w:ascii="Times New Roman" w:hAnsi="Times New Roman" w:cs="Times New Roman" w:hint="eastAsia"/>
              <w:spacing w:val="10"/>
              <w:sz w:val="24"/>
            </w:rPr>
          </w:rPrChange>
        </w:rPr>
        <w:t>多个进程可以</w:t>
      </w:r>
      <w:r w:rsidR="001A0C1E" w:rsidRPr="006A6E37">
        <w:rPr>
          <w:rFonts w:asciiTheme="minorEastAsia" w:hAnsiTheme="minorEastAsia" w:cs="Times New Roman" w:hint="eastAsia"/>
          <w:spacing w:val="10"/>
          <w:sz w:val="24"/>
          <w:szCs w:val="24"/>
          <w:rPrChange w:id="2520" w:author="JY0225" w:date="2017-08-24T11:12:00Z">
            <w:rPr>
              <w:rFonts w:ascii="Times New Roman" w:hAnsi="Times New Roman" w:cs="Times New Roman" w:hint="eastAsia"/>
              <w:spacing w:val="10"/>
              <w:sz w:val="24"/>
            </w:rPr>
          </w:rPrChange>
        </w:rPr>
        <w:t>同时读取同一个数据</w:t>
      </w:r>
      <w:r w:rsidR="005B769F" w:rsidRPr="006A6E37">
        <w:rPr>
          <w:rFonts w:asciiTheme="minorEastAsia" w:hAnsiTheme="minorEastAsia" w:cs="Times New Roman" w:hint="eastAsia"/>
          <w:spacing w:val="10"/>
          <w:sz w:val="24"/>
          <w:szCs w:val="24"/>
          <w:rPrChange w:id="2521" w:author="JY0225" w:date="2017-08-24T11:12:00Z">
            <w:rPr>
              <w:rFonts w:ascii="Times New Roman" w:hAnsi="Times New Roman" w:cs="Times New Roman" w:hint="eastAsia"/>
              <w:spacing w:val="10"/>
              <w:sz w:val="24"/>
            </w:rPr>
          </w:rPrChange>
        </w:rPr>
        <w:t>，</w:t>
      </w:r>
      <w:r w:rsidR="00EF3594" w:rsidRPr="006A6E37">
        <w:rPr>
          <w:rFonts w:asciiTheme="minorEastAsia" w:hAnsiTheme="minorEastAsia" w:cs="Times New Roman" w:hint="eastAsia"/>
          <w:spacing w:val="10"/>
          <w:sz w:val="24"/>
          <w:szCs w:val="24"/>
          <w:rPrChange w:id="2522" w:author="JY0225" w:date="2017-08-24T11:12:00Z">
            <w:rPr>
              <w:rFonts w:ascii="Times New Roman" w:hAnsi="Times New Roman" w:cs="Times New Roman" w:hint="eastAsia"/>
              <w:spacing w:val="10"/>
              <w:sz w:val="24"/>
            </w:rPr>
          </w:rPrChange>
        </w:rPr>
        <w:t>但只有一个进程可以执行写操作</w:t>
      </w:r>
      <w:r w:rsidR="005B769F" w:rsidRPr="006A6E37">
        <w:rPr>
          <w:rFonts w:asciiTheme="minorEastAsia" w:hAnsiTheme="minorEastAsia" w:cs="Times New Roman" w:hint="eastAsia"/>
          <w:spacing w:val="10"/>
          <w:sz w:val="24"/>
          <w:szCs w:val="24"/>
          <w:rPrChange w:id="2523" w:author="JY0225" w:date="2017-08-24T11:12:00Z">
            <w:rPr>
              <w:rFonts w:ascii="Times New Roman" w:hAnsi="Times New Roman" w:cs="Times New Roman" w:hint="eastAsia"/>
              <w:spacing w:val="10"/>
              <w:sz w:val="24"/>
            </w:rPr>
          </w:rPrChange>
        </w:rPr>
        <w:t>。</w:t>
      </w:r>
      <w:r w:rsidRPr="006A6E37">
        <w:rPr>
          <w:rFonts w:asciiTheme="minorEastAsia" w:hAnsiTheme="minorEastAsia" w:cs="Times New Roman" w:hint="eastAsia"/>
          <w:spacing w:val="10"/>
          <w:sz w:val="24"/>
          <w:szCs w:val="24"/>
          <w:rPrChange w:id="2524" w:author="JY0225" w:date="2017-08-24T11:12:00Z">
            <w:rPr>
              <w:rFonts w:ascii="Times New Roman" w:hAnsi="Times New Roman" w:cs="Times New Roman" w:hint="eastAsia"/>
              <w:spacing w:val="10"/>
              <w:sz w:val="24"/>
            </w:rPr>
          </w:rPrChange>
        </w:rPr>
        <w:t>通过数据库级上的独占性和共享锁</w:t>
      </w:r>
      <w:r w:rsidR="00201835" w:rsidRPr="006A6E37">
        <w:rPr>
          <w:rFonts w:asciiTheme="minorEastAsia" w:hAnsiTheme="minorEastAsia" w:cs="Times New Roman" w:hint="eastAsia"/>
          <w:spacing w:val="10"/>
          <w:sz w:val="24"/>
          <w:szCs w:val="24"/>
          <w:rPrChange w:id="2525" w:author="JY0225" w:date="2017-08-24T11:12:00Z">
            <w:rPr>
              <w:rFonts w:ascii="Times New Roman" w:hAnsi="Times New Roman" w:cs="Times New Roman" w:hint="eastAsia"/>
              <w:spacing w:val="10"/>
              <w:sz w:val="24"/>
            </w:rPr>
          </w:rPrChange>
        </w:rPr>
        <w:t>机制</w:t>
      </w:r>
      <w:r w:rsidR="004918C8" w:rsidRPr="006A6E37">
        <w:rPr>
          <w:rFonts w:asciiTheme="minorEastAsia" w:hAnsiTheme="minorEastAsia" w:cs="Times New Roman" w:hint="eastAsia"/>
          <w:spacing w:val="10"/>
          <w:sz w:val="24"/>
          <w:szCs w:val="24"/>
          <w:rPrChange w:id="2526" w:author="JY0225" w:date="2017-08-24T11:12:00Z">
            <w:rPr>
              <w:rFonts w:ascii="Times New Roman" w:hAnsi="Times New Roman" w:cs="Times New Roman" w:hint="eastAsia"/>
              <w:spacing w:val="10"/>
              <w:sz w:val="24"/>
            </w:rPr>
          </w:rPrChange>
        </w:rPr>
        <w:t>，</w:t>
      </w:r>
      <w:r w:rsidR="00201835" w:rsidRPr="006A6E37">
        <w:rPr>
          <w:rFonts w:asciiTheme="minorEastAsia" w:hAnsiTheme="minorEastAsia" w:cs="Times New Roman" w:hint="eastAsia"/>
          <w:spacing w:val="10"/>
          <w:sz w:val="24"/>
          <w:szCs w:val="24"/>
          <w:rPrChange w:id="2527" w:author="JY0225" w:date="2017-08-24T11:12:00Z">
            <w:rPr>
              <w:rFonts w:ascii="Times New Roman" w:hAnsi="Times New Roman" w:cs="Times New Roman" w:hint="eastAsia"/>
              <w:spacing w:val="10"/>
              <w:sz w:val="24"/>
            </w:rPr>
          </w:rPrChange>
        </w:rPr>
        <w:t>使得</w:t>
      </w:r>
      <w:r w:rsidR="002C0716" w:rsidRPr="006A6E37">
        <w:rPr>
          <w:rFonts w:asciiTheme="minorEastAsia" w:hAnsiTheme="minorEastAsia" w:cs="Times New Roman" w:hint="eastAsia"/>
          <w:spacing w:val="10"/>
          <w:sz w:val="24"/>
          <w:szCs w:val="24"/>
          <w:rPrChange w:id="2528" w:author="JY0225" w:date="2017-08-24T11:12:00Z">
            <w:rPr>
              <w:rFonts w:ascii="Times New Roman" w:hAnsi="Times New Roman" w:cs="Times New Roman" w:hint="eastAsia"/>
              <w:spacing w:val="10"/>
              <w:sz w:val="24"/>
            </w:rPr>
          </w:rPrChange>
        </w:rPr>
        <w:t>某个进程或线程想要往数据库写入数据之前</w:t>
      </w:r>
      <w:r w:rsidRPr="006A6E37">
        <w:rPr>
          <w:rFonts w:asciiTheme="minorEastAsia" w:hAnsiTheme="minorEastAsia" w:cs="Times New Roman" w:hint="eastAsia"/>
          <w:spacing w:val="10"/>
          <w:sz w:val="24"/>
          <w:szCs w:val="24"/>
          <w:rPrChange w:id="2529" w:author="JY0225" w:date="2017-08-24T11:12:00Z">
            <w:rPr>
              <w:rFonts w:ascii="Times New Roman" w:hAnsi="Times New Roman" w:cs="Times New Roman" w:hint="eastAsia"/>
              <w:spacing w:val="10"/>
              <w:sz w:val="24"/>
            </w:rPr>
          </w:rPrChange>
        </w:rPr>
        <w:t>，必须获得独占锁</w:t>
      </w:r>
      <w:r w:rsidR="00D07DC4" w:rsidRPr="006A6E37">
        <w:rPr>
          <w:rFonts w:asciiTheme="minorEastAsia" w:hAnsiTheme="minorEastAsia" w:cs="Times New Roman" w:hint="eastAsia"/>
          <w:spacing w:val="10"/>
          <w:sz w:val="24"/>
          <w:szCs w:val="24"/>
          <w:rPrChange w:id="2530" w:author="JY0225" w:date="2017-08-24T11:12:00Z">
            <w:rPr>
              <w:rFonts w:ascii="Times New Roman" w:hAnsi="Times New Roman" w:cs="Times New Roman" w:hint="eastAsia"/>
              <w:spacing w:val="10"/>
              <w:sz w:val="24"/>
            </w:rPr>
          </w:rPrChange>
        </w:rPr>
        <w:t>，而其他进程则无法执行写操作</w:t>
      </w:r>
      <w:r w:rsidRPr="006A6E37">
        <w:rPr>
          <w:rFonts w:asciiTheme="minorEastAsia" w:hAnsiTheme="minorEastAsia" w:cs="Times New Roman" w:hint="eastAsia"/>
          <w:spacing w:val="10"/>
          <w:sz w:val="24"/>
          <w:szCs w:val="24"/>
          <w:rPrChange w:id="2531" w:author="JY0225" w:date="2017-08-24T11:12:00Z">
            <w:rPr>
              <w:rFonts w:ascii="Times New Roman" w:hAnsi="Times New Roman" w:cs="Times New Roman" w:hint="eastAsia"/>
              <w:spacing w:val="10"/>
              <w:sz w:val="24"/>
            </w:rPr>
          </w:rPrChange>
        </w:rPr>
        <w:t>。</w:t>
      </w:r>
    </w:p>
    <w:p w14:paraId="4FC6CF4E" w14:textId="77777777" w:rsidR="00273317" w:rsidRPr="006A6E37" w:rsidRDefault="00374DAD" w:rsidP="00CA3DC2">
      <w:pPr>
        <w:spacing w:line="400" w:lineRule="exact"/>
        <w:ind w:firstLine="420"/>
        <w:rPr>
          <w:rFonts w:asciiTheme="minorEastAsia" w:hAnsiTheme="minorEastAsia" w:cs="Times New Roman"/>
          <w:spacing w:val="10"/>
          <w:sz w:val="24"/>
          <w:szCs w:val="24"/>
          <w:rPrChange w:id="2532" w:author="JY0225" w:date="2017-08-24T11:12:00Z">
            <w:rPr>
              <w:rFonts w:ascii="Times New Roman" w:hAnsi="Times New Roman" w:cs="Times New Roman"/>
              <w:spacing w:val="10"/>
              <w:sz w:val="24"/>
            </w:rPr>
          </w:rPrChange>
        </w:rPr>
      </w:pPr>
      <w:r w:rsidRPr="006A6E37">
        <w:rPr>
          <w:rFonts w:asciiTheme="minorEastAsia" w:hAnsiTheme="minorEastAsia" w:cs="Times New Roman" w:hint="eastAsia"/>
          <w:spacing w:val="10"/>
          <w:sz w:val="24"/>
          <w:szCs w:val="24"/>
          <w:rPrChange w:id="2533" w:author="JY0225" w:date="2017-08-24T11:12:00Z">
            <w:rPr>
              <w:rFonts w:ascii="Times New Roman" w:hAnsi="Times New Roman" w:cs="Times New Roman" w:hint="eastAsia"/>
              <w:spacing w:val="10"/>
              <w:sz w:val="24"/>
            </w:rPr>
          </w:rPrChange>
        </w:rPr>
        <w:t>在数据类型方面，</w:t>
      </w:r>
      <w:r w:rsidR="00E21F11" w:rsidRPr="006A6E37">
        <w:rPr>
          <w:rFonts w:asciiTheme="minorEastAsia" w:hAnsiTheme="minorEastAsia" w:cs="Times New Roman" w:hint="eastAsia"/>
          <w:spacing w:val="10"/>
          <w:sz w:val="24"/>
          <w:szCs w:val="24"/>
          <w:rPrChange w:id="2534" w:author="JY0225" w:date="2017-08-24T11:12:00Z">
            <w:rPr>
              <w:rFonts w:ascii="Times New Roman" w:hAnsi="Times New Roman" w:cs="Times New Roman" w:hint="eastAsia"/>
              <w:spacing w:val="10"/>
              <w:sz w:val="24"/>
            </w:rPr>
          </w:rPrChange>
        </w:rPr>
        <w:t>SQLite</w:t>
      </w:r>
      <w:r w:rsidR="00E21F11" w:rsidRPr="006A6E37">
        <w:rPr>
          <w:rFonts w:asciiTheme="minorEastAsia" w:hAnsiTheme="minorEastAsia" w:cs="Times New Roman" w:hint="eastAsia"/>
          <w:spacing w:val="10"/>
          <w:sz w:val="24"/>
          <w:szCs w:val="24"/>
          <w:rPrChange w:id="2535" w:author="JY0225" w:date="2017-08-24T11:12:00Z">
            <w:rPr>
              <w:rFonts w:ascii="Times New Roman" w:hAnsi="Times New Roman" w:cs="Times New Roman" w:hint="eastAsia"/>
              <w:spacing w:val="10"/>
              <w:sz w:val="24"/>
            </w:rPr>
          </w:rPrChange>
        </w:rPr>
        <w:t>支持</w:t>
      </w:r>
      <w:r w:rsidR="00E21F11" w:rsidRPr="006A6E37">
        <w:rPr>
          <w:rFonts w:asciiTheme="minorEastAsia" w:hAnsiTheme="minorEastAsia" w:cs="Times New Roman" w:hint="eastAsia"/>
          <w:spacing w:val="10"/>
          <w:sz w:val="24"/>
          <w:szCs w:val="24"/>
          <w:rPrChange w:id="2536" w:author="JY0225" w:date="2017-08-24T11:12:00Z">
            <w:rPr>
              <w:rFonts w:ascii="Times New Roman" w:hAnsi="Times New Roman" w:cs="Times New Roman" w:hint="eastAsia"/>
              <w:spacing w:val="10"/>
              <w:sz w:val="24"/>
            </w:rPr>
          </w:rPrChange>
        </w:rPr>
        <w:t>NULL</w:t>
      </w:r>
      <w:r w:rsidR="00E21F11" w:rsidRPr="006A6E37">
        <w:rPr>
          <w:rFonts w:asciiTheme="minorEastAsia" w:hAnsiTheme="minorEastAsia" w:cs="Times New Roman" w:hint="eastAsia"/>
          <w:spacing w:val="10"/>
          <w:sz w:val="24"/>
          <w:szCs w:val="24"/>
          <w:rPrChange w:id="2537" w:author="JY0225" w:date="2017-08-24T11:12:00Z">
            <w:rPr>
              <w:rFonts w:ascii="Times New Roman" w:hAnsi="Times New Roman" w:cs="Times New Roman" w:hint="eastAsia"/>
              <w:spacing w:val="10"/>
              <w:sz w:val="24"/>
            </w:rPr>
          </w:rPrChange>
        </w:rPr>
        <w:t>、</w:t>
      </w:r>
      <w:r w:rsidR="00E21F11" w:rsidRPr="006A6E37">
        <w:rPr>
          <w:rFonts w:asciiTheme="minorEastAsia" w:hAnsiTheme="minorEastAsia" w:cs="Times New Roman" w:hint="eastAsia"/>
          <w:spacing w:val="10"/>
          <w:sz w:val="24"/>
          <w:szCs w:val="24"/>
          <w:rPrChange w:id="2538" w:author="JY0225" w:date="2017-08-24T11:12:00Z">
            <w:rPr>
              <w:rFonts w:ascii="Times New Roman" w:hAnsi="Times New Roman" w:cs="Times New Roman" w:hint="eastAsia"/>
              <w:spacing w:val="10"/>
              <w:sz w:val="24"/>
            </w:rPr>
          </w:rPrChange>
        </w:rPr>
        <w:t>INTEGER</w:t>
      </w:r>
      <w:r w:rsidR="00E21F11" w:rsidRPr="006A6E37">
        <w:rPr>
          <w:rFonts w:asciiTheme="minorEastAsia" w:hAnsiTheme="minorEastAsia" w:cs="Times New Roman" w:hint="eastAsia"/>
          <w:spacing w:val="10"/>
          <w:sz w:val="24"/>
          <w:szCs w:val="24"/>
          <w:rPrChange w:id="2539" w:author="JY0225" w:date="2017-08-24T11:12:00Z">
            <w:rPr>
              <w:rFonts w:ascii="Times New Roman" w:hAnsi="Times New Roman" w:cs="Times New Roman" w:hint="eastAsia"/>
              <w:spacing w:val="10"/>
              <w:sz w:val="24"/>
            </w:rPr>
          </w:rPrChange>
        </w:rPr>
        <w:t>、</w:t>
      </w:r>
      <w:r w:rsidR="00E21F11" w:rsidRPr="006A6E37">
        <w:rPr>
          <w:rFonts w:asciiTheme="minorEastAsia" w:hAnsiTheme="minorEastAsia" w:cs="Times New Roman" w:hint="eastAsia"/>
          <w:spacing w:val="10"/>
          <w:sz w:val="24"/>
          <w:szCs w:val="24"/>
          <w:rPrChange w:id="2540" w:author="JY0225" w:date="2017-08-24T11:12:00Z">
            <w:rPr>
              <w:rFonts w:ascii="Times New Roman" w:hAnsi="Times New Roman" w:cs="Times New Roman" w:hint="eastAsia"/>
              <w:spacing w:val="10"/>
              <w:sz w:val="24"/>
            </w:rPr>
          </w:rPrChange>
        </w:rPr>
        <w:t>REAL</w:t>
      </w:r>
      <w:r w:rsidR="00E21F11" w:rsidRPr="006A6E37">
        <w:rPr>
          <w:rFonts w:asciiTheme="minorEastAsia" w:hAnsiTheme="minorEastAsia" w:cs="Times New Roman" w:hint="eastAsia"/>
          <w:spacing w:val="10"/>
          <w:sz w:val="24"/>
          <w:szCs w:val="24"/>
          <w:rPrChange w:id="2541" w:author="JY0225" w:date="2017-08-24T11:12:00Z">
            <w:rPr>
              <w:rFonts w:ascii="Times New Roman" w:hAnsi="Times New Roman" w:cs="Times New Roman" w:hint="eastAsia"/>
              <w:spacing w:val="10"/>
              <w:sz w:val="24"/>
            </w:rPr>
          </w:rPrChange>
        </w:rPr>
        <w:t>、</w:t>
      </w:r>
      <w:r w:rsidR="00E21F11" w:rsidRPr="006A6E37">
        <w:rPr>
          <w:rFonts w:asciiTheme="minorEastAsia" w:hAnsiTheme="minorEastAsia" w:cs="Times New Roman" w:hint="eastAsia"/>
          <w:spacing w:val="10"/>
          <w:sz w:val="24"/>
          <w:szCs w:val="24"/>
          <w:rPrChange w:id="2542" w:author="JY0225" w:date="2017-08-24T11:12:00Z">
            <w:rPr>
              <w:rFonts w:ascii="Times New Roman" w:hAnsi="Times New Roman" w:cs="Times New Roman" w:hint="eastAsia"/>
              <w:spacing w:val="10"/>
              <w:sz w:val="24"/>
            </w:rPr>
          </w:rPrChange>
        </w:rPr>
        <w:t>TEXT</w:t>
      </w:r>
      <w:r w:rsidR="00E21F11" w:rsidRPr="006A6E37">
        <w:rPr>
          <w:rFonts w:asciiTheme="minorEastAsia" w:hAnsiTheme="minorEastAsia" w:cs="Times New Roman" w:hint="eastAsia"/>
          <w:spacing w:val="10"/>
          <w:sz w:val="24"/>
          <w:szCs w:val="24"/>
          <w:rPrChange w:id="2543" w:author="JY0225" w:date="2017-08-24T11:12:00Z">
            <w:rPr>
              <w:rFonts w:ascii="Times New Roman" w:hAnsi="Times New Roman" w:cs="Times New Roman" w:hint="eastAsia"/>
              <w:spacing w:val="10"/>
              <w:sz w:val="24"/>
            </w:rPr>
          </w:rPrChange>
        </w:rPr>
        <w:t>和</w:t>
      </w:r>
      <w:r w:rsidR="00E21F11" w:rsidRPr="006A6E37">
        <w:rPr>
          <w:rFonts w:asciiTheme="minorEastAsia" w:hAnsiTheme="minorEastAsia" w:cs="Times New Roman" w:hint="eastAsia"/>
          <w:spacing w:val="10"/>
          <w:sz w:val="24"/>
          <w:szCs w:val="24"/>
          <w:rPrChange w:id="2544" w:author="JY0225" w:date="2017-08-24T11:12:00Z">
            <w:rPr>
              <w:rFonts w:ascii="Times New Roman" w:hAnsi="Times New Roman" w:cs="Times New Roman" w:hint="eastAsia"/>
              <w:spacing w:val="10"/>
              <w:sz w:val="24"/>
            </w:rPr>
          </w:rPrChange>
        </w:rPr>
        <w:t>BLOB</w:t>
      </w:r>
      <w:r w:rsidR="00E21F11" w:rsidRPr="006A6E37">
        <w:rPr>
          <w:rFonts w:asciiTheme="minorEastAsia" w:hAnsiTheme="minorEastAsia" w:cs="Times New Roman" w:hint="eastAsia"/>
          <w:spacing w:val="10"/>
          <w:sz w:val="24"/>
          <w:szCs w:val="24"/>
          <w:rPrChange w:id="2545" w:author="JY0225" w:date="2017-08-24T11:12:00Z">
            <w:rPr>
              <w:rFonts w:ascii="Times New Roman" w:hAnsi="Times New Roman" w:cs="Times New Roman" w:hint="eastAsia"/>
              <w:spacing w:val="10"/>
              <w:sz w:val="24"/>
            </w:rPr>
          </w:rPrChange>
        </w:rPr>
        <w:t>数据类型，分别代表空值、整型值、浮点值、字符串文本、二进制对象</w:t>
      </w:r>
      <w:r w:rsidR="00594D81" w:rsidRPr="006A6E37">
        <w:rPr>
          <w:rFonts w:asciiTheme="minorEastAsia" w:hAnsiTheme="minorEastAsia" w:cs="Times New Roman" w:hint="eastAsia"/>
          <w:spacing w:val="10"/>
          <w:sz w:val="24"/>
          <w:szCs w:val="24"/>
          <w:rPrChange w:id="2546" w:author="JY0225" w:date="2017-08-24T11:12:00Z">
            <w:rPr>
              <w:rFonts w:ascii="Times New Roman" w:hAnsi="Times New Roman" w:cs="Times New Roman" w:hint="eastAsia"/>
              <w:spacing w:val="10"/>
              <w:sz w:val="24"/>
            </w:rPr>
          </w:rPrChange>
        </w:rPr>
        <w:t>。同时，</w:t>
      </w:r>
      <w:r w:rsidR="0092731C" w:rsidRPr="006A6E37">
        <w:rPr>
          <w:rFonts w:asciiTheme="minorEastAsia" w:hAnsiTheme="minorEastAsia" w:cs="Times New Roman" w:hint="eastAsia"/>
          <w:spacing w:val="10"/>
          <w:sz w:val="24"/>
          <w:szCs w:val="24"/>
          <w:rPrChange w:id="2547" w:author="JY0225" w:date="2017-08-24T11:12:00Z">
            <w:rPr>
              <w:rFonts w:ascii="Times New Roman" w:hAnsi="Times New Roman" w:cs="Times New Roman" w:hint="eastAsia"/>
              <w:spacing w:val="10"/>
              <w:sz w:val="24"/>
            </w:rPr>
          </w:rPrChange>
        </w:rPr>
        <w:t>SQLite</w:t>
      </w:r>
      <w:r w:rsidR="00C3162C" w:rsidRPr="006A6E37">
        <w:rPr>
          <w:rFonts w:asciiTheme="minorEastAsia" w:hAnsiTheme="minorEastAsia" w:cs="Times New Roman" w:hint="eastAsia"/>
          <w:spacing w:val="10"/>
          <w:sz w:val="24"/>
          <w:szCs w:val="24"/>
          <w:rPrChange w:id="2548" w:author="JY0225" w:date="2017-08-24T11:12:00Z">
            <w:rPr>
              <w:rFonts w:ascii="Times New Roman" w:hAnsi="Times New Roman" w:cs="Times New Roman" w:hint="eastAsia"/>
              <w:spacing w:val="10"/>
              <w:sz w:val="24"/>
            </w:rPr>
          </w:rPrChange>
        </w:rPr>
        <w:t>采用动态数据类型</w:t>
      </w:r>
      <w:r w:rsidR="00567587" w:rsidRPr="006A6E37">
        <w:rPr>
          <w:rFonts w:asciiTheme="minorEastAsia" w:hAnsiTheme="minorEastAsia" w:cs="Times New Roman" w:hint="eastAsia"/>
          <w:spacing w:val="10"/>
          <w:sz w:val="24"/>
          <w:szCs w:val="24"/>
          <w:rPrChange w:id="2549" w:author="JY0225" w:date="2017-08-24T11:12:00Z">
            <w:rPr>
              <w:rFonts w:ascii="Times New Roman" w:hAnsi="Times New Roman" w:cs="Times New Roman" w:hint="eastAsia"/>
              <w:spacing w:val="10"/>
              <w:sz w:val="24"/>
            </w:rPr>
          </w:rPrChange>
        </w:rPr>
        <w:t>的机制</w:t>
      </w:r>
      <w:r w:rsidR="00C3162C" w:rsidRPr="006A6E37">
        <w:rPr>
          <w:rFonts w:asciiTheme="minorEastAsia" w:hAnsiTheme="minorEastAsia" w:cs="Times New Roman" w:hint="eastAsia"/>
          <w:spacing w:val="10"/>
          <w:sz w:val="24"/>
          <w:szCs w:val="24"/>
          <w:rPrChange w:id="2550" w:author="JY0225" w:date="2017-08-24T11:12:00Z">
            <w:rPr>
              <w:rFonts w:ascii="Times New Roman" w:hAnsi="Times New Roman" w:cs="Times New Roman" w:hint="eastAsia"/>
              <w:spacing w:val="10"/>
              <w:sz w:val="24"/>
            </w:rPr>
          </w:rPrChange>
        </w:rPr>
        <w:t>，当某个值插入到数据库时，</w:t>
      </w:r>
      <w:r w:rsidR="00B473ED" w:rsidRPr="006A6E37">
        <w:rPr>
          <w:rFonts w:asciiTheme="minorEastAsia" w:hAnsiTheme="minorEastAsia" w:cs="Times New Roman" w:hint="eastAsia"/>
          <w:spacing w:val="10"/>
          <w:sz w:val="24"/>
          <w:szCs w:val="24"/>
          <w:rPrChange w:id="2551" w:author="JY0225" w:date="2017-08-24T11:12:00Z">
            <w:rPr>
              <w:rFonts w:ascii="Times New Roman" w:hAnsi="Times New Roman" w:cs="Times New Roman" w:hint="eastAsia"/>
              <w:spacing w:val="10"/>
              <w:sz w:val="24"/>
            </w:rPr>
          </w:rPrChange>
        </w:rPr>
        <w:t>首先会</w:t>
      </w:r>
      <w:r w:rsidR="00B473ED" w:rsidRPr="006A6E37">
        <w:rPr>
          <w:rFonts w:asciiTheme="minorEastAsia" w:hAnsiTheme="minorEastAsia" w:cs="Times New Roman" w:hint="eastAsia"/>
          <w:spacing w:val="10"/>
          <w:sz w:val="24"/>
          <w:szCs w:val="24"/>
          <w:rPrChange w:id="2552" w:author="JY0225" w:date="2017-08-24T11:12:00Z">
            <w:rPr>
              <w:rFonts w:ascii="Times New Roman" w:hAnsi="Times New Roman" w:cs="Times New Roman" w:hint="eastAsia"/>
              <w:spacing w:val="10"/>
              <w:sz w:val="24"/>
            </w:rPr>
          </w:rPrChange>
        </w:rPr>
        <w:lastRenderedPageBreak/>
        <w:t>对它的类型进行检验</w:t>
      </w:r>
      <w:r w:rsidR="00C3162C" w:rsidRPr="006A6E37">
        <w:rPr>
          <w:rFonts w:asciiTheme="minorEastAsia" w:hAnsiTheme="minorEastAsia" w:cs="Times New Roman" w:hint="eastAsia"/>
          <w:spacing w:val="10"/>
          <w:sz w:val="24"/>
          <w:szCs w:val="24"/>
          <w:rPrChange w:id="2553" w:author="JY0225" w:date="2017-08-24T11:12:00Z">
            <w:rPr>
              <w:rFonts w:ascii="Times New Roman" w:hAnsi="Times New Roman" w:cs="Times New Roman" w:hint="eastAsia"/>
              <w:spacing w:val="10"/>
              <w:sz w:val="24"/>
            </w:rPr>
          </w:rPrChange>
        </w:rPr>
        <w:t>，如果该类型与关联的列不匹配，</w:t>
      </w:r>
      <w:r w:rsidR="00C3162C" w:rsidRPr="006A6E37">
        <w:rPr>
          <w:rFonts w:asciiTheme="minorEastAsia" w:hAnsiTheme="minorEastAsia" w:cs="Times New Roman" w:hint="eastAsia"/>
          <w:spacing w:val="10"/>
          <w:sz w:val="24"/>
          <w:szCs w:val="24"/>
          <w:rPrChange w:id="2554" w:author="JY0225" w:date="2017-08-24T11:12:00Z">
            <w:rPr>
              <w:rFonts w:ascii="Times New Roman" w:hAnsi="Times New Roman" w:cs="Times New Roman" w:hint="eastAsia"/>
              <w:spacing w:val="10"/>
              <w:sz w:val="24"/>
            </w:rPr>
          </w:rPrChange>
        </w:rPr>
        <w:t>SQLite</w:t>
      </w:r>
      <w:r w:rsidR="00C3162C" w:rsidRPr="006A6E37">
        <w:rPr>
          <w:rFonts w:asciiTheme="minorEastAsia" w:hAnsiTheme="minorEastAsia" w:cs="Times New Roman" w:hint="eastAsia"/>
          <w:spacing w:val="10"/>
          <w:sz w:val="24"/>
          <w:szCs w:val="24"/>
          <w:rPrChange w:id="2555" w:author="JY0225" w:date="2017-08-24T11:12:00Z">
            <w:rPr>
              <w:rFonts w:ascii="Times New Roman" w:hAnsi="Times New Roman" w:cs="Times New Roman" w:hint="eastAsia"/>
              <w:spacing w:val="10"/>
              <w:sz w:val="24"/>
            </w:rPr>
          </w:rPrChange>
        </w:rPr>
        <w:t>则会尝试将</w:t>
      </w:r>
      <w:r w:rsidR="004231D4" w:rsidRPr="006A6E37">
        <w:rPr>
          <w:rFonts w:asciiTheme="minorEastAsia" w:hAnsiTheme="minorEastAsia" w:cs="Times New Roman" w:hint="eastAsia"/>
          <w:spacing w:val="10"/>
          <w:sz w:val="24"/>
          <w:szCs w:val="24"/>
          <w:rPrChange w:id="2556" w:author="JY0225" w:date="2017-08-24T11:12:00Z">
            <w:rPr>
              <w:rFonts w:ascii="Times New Roman" w:hAnsi="Times New Roman" w:cs="Times New Roman" w:hint="eastAsia"/>
              <w:spacing w:val="10"/>
              <w:sz w:val="24"/>
            </w:rPr>
          </w:rPrChange>
        </w:rPr>
        <w:t>其自动转换为对应列的类型</w:t>
      </w:r>
      <w:r w:rsidR="00461FFE" w:rsidRPr="006A6E37">
        <w:rPr>
          <w:rFonts w:asciiTheme="minorEastAsia" w:hAnsiTheme="minorEastAsia" w:cs="Times New Roman" w:hint="eastAsia"/>
          <w:spacing w:val="10"/>
          <w:sz w:val="24"/>
          <w:szCs w:val="24"/>
          <w:rPrChange w:id="2557" w:author="JY0225" w:date="2017-08-24T11:12:00Z">
            <w:rPr>
              <w:rFonts w:ascii="Times New Roman" w:hAnsi="Times New Roman" w:cs="Times New Roman" w:hint="eastAsia"/>
              <w:spacing w:val="10"/>
              <w:sz w:val="24"/>
            </w:rPr>
          </w:rPrChange>
        </w:rPr>
        <w:t>，如果不能转换，则</w:t>
      </w:r>
      <w:r w:rsidR="00027EC0" w:rsidRPr="006A6E37">
        <w:rPr>
          <w:rFonts w:asciiTheme="minorEastAsia" w:hAnsiTheme="minorEastAsia" w:cs="Times New Roman" w:hint="eastAsia"/>
          <w:spacing w:val="10"/>
          <w:sz w:val="24"/>
          <w:szCs w:val="24"/>
          <w:rPrChange w:id="2558" w:author="JY0225" w:date="2017-08-24T11:12:00Z">
            <w:rPr>
              <w:rFonts w:ascii="Times New Roman" w:hAnsi="Times New Roman" w:cs="Times New Roman" w:hint="eastAsia"/>
              <w:spacing w:val="10"/>
              <w:sz w:val="24"/>
            </w:rPr>
          </w:rPrChange>
        </w:rPr>
        <w:t>将</w:t>
      </w:r>
      <w:r w:rsidR="00461FFE" w:rsidRPr="006A6E37">
        <w:rPr>
          <w:rFonts w:asciiTheme="minorEastAsia" w:hAnsiTheme="minorEastAsia" w:cs="Times New Roman" w:hint="eastAsia"/>
          <w:spacing w:val="10"/>
          <w:sz w:val="24"/>
          <w:szCs w:val="24"/>
          <w:rPrChange w:id="2559" w:author="JY0225" w:date="2017-08-24T11:12:00Z">
            <w:rPr>
              <w:rFonts w:ascii="Times New Roman" w:hAnsi="Times New Roman" w:cs="Times New Roman" w:hint="eastAsia"/>
              <w:spacing w:val="10"/>
              <w:sz w:val="24"/>
            </w:rPr>
          </w:rPrChange>
        </w:rPr>
        <w:t>该值将作为本身的类型</w:t>
      </w:r>
      <w:r w:rsidR="00DB5DD3" w:rsidRPr="006A6E37">
        <w:rPr>
          <w:rFonts w:asciiTheme="minorEastAsia" w:hAnsiTheme="minorEastAsia" w:cs="Times New Roman" w:hint="eastAsia"/>
          <w:spacing w:val="10"/>
          <w:sz w:val="24"/>
          <w:szCs w:val="24"/>
          <w:rPrChange w:id="2560" w:author="JY0225" w:date="2017-08-24T11:12:00Z">
            <w:rPr>
              <w:rFonts w:ascii="Times New Roman" w:hAnsi="Times New Roman" w:cs="Times New Roman" w:hint="eastAsia"/>
              <w:spacing w:val="10"/>
              <w:sz w:val="24"/>
            </w:rPr>
          </w:rPrChange>
        </w:rPr>
        <w:t>。</w:t>
      </w:r>
    </w:p>
    <w:p w14:paraId="190BCDF6" w14:textId="2597339F" w:rsidR="00840C1E" w:rsidRDefault="00B37925">
      <w:pPr>
        <w:pStyle w:val="21"/>
        <w:spacing w:line="240" w:lineRule="auto"/>
        <w:pPrChange w:id="2561" w:author="微软用户" w:date="2017-08-18T22:48:00Z">
          <w:pPr>
            <w:pStyle w:val="21"/>
          </w:pPr>
        </w:pPrChange>
      </w:pPr>
      <w:bookmarkStart w:id="2562" w:name="_Toc491335227"/>
      <w:r>
        <w:t>2.</w:t>
      </w:r>
      <w:ins w:id="2563" w:author="微软用户" w:date="2017-08-20T11:03:00Z">
        <w:r w:rsidR="00F36868">
          <w:t>4</w:t>
        </w:r>
      </w:ins>
      <w:ins w:id="2564" w:author="微软用户" w:date="2017-08-20T10:26:00Z">
        <w:del w:id="2565" w:author="微软用户" w:date="2017-08-20T11:03:00Z">
          <w:r w:rsidR="00A10178" w:rsidDel="00F36868">
            <w:delText>3</w:delText>
          </w:r>
        </w:del>
      </w:ins>
      <w:del w:id="2566" w:author="微软用户" w:date="2017-08-20T10:26:00Z">
        <w:r w:rsidDel="00A10178">
          <w:delText>2</w:delText>
        </w:r>
      </w:del>
      <w:r w:rsidR="00840C1E" w:rsidRPr="00B87EE1">
        <w:t xml:space="preserve"> </w:t>
      </w:r>
      <w:r w:rsidR="00530BF7">
        <w:t>断点续传</w:t>
      </w:r>
      <w:bookmarkEnd w:id="2562"/>
    </w:p>
    <w:p w14:paraId="74E91C0C" w14:textId="76EC3352" w:rsidR="00874743" w:rsidRPr="006A6E37" w:rsidRDefault="00246719" w:rsidP="00042FB1">
      <w:pPr>
        <w:spacing w:line="400" w:lineRule="exact"/>
        <w:ind w:firstLine="420"/>
        <w:rPr>
          <w:rFonts w:asciiTheme="minorEastAsia" w:hAnsiTheme="minorEastAsia" w:cs="Times New Roman"/>
          <w:spacing w:val="10"/>
          <w:sz w:val="24"/>
          <w:szCs w:val="24"/>
          <w:rPrChange w:id="2567" w:author="JY0225" w:date="2017-08-24T11:12:00Z">
            <w:rPr>
              <w:rFonts w:ascii="Times New Roman" w:hAnsi="Times New Roman" w:cs="Times New Roman"/>
              <w:spacing w:val="10"/>
              <w:sz w:val="24"/>
            </w:rPr>
          </w:rPrChange>
        </w:rPr>
      </w:pPr>
      <w:r w:rsidRPr="006A6E37">
        <w:rPr>
          <w:rFonts w:asciiTheme="minorEastAsia" w:hAnsiTheme="minorEastAsia" w:cs="Times New Roman" w:hint="eastAsia"/>
          <w:spacing w:val="10"/>
          <w:sz w:val="24"/>
          <w:szCs w:val="24"/>
          <w:rPrChange w:id="2568" w:author="JY0225" w:date="2017-08-24T11:12:00Z">
            <w:rPr>
              <w:rFonts w:ascii="Times New Roman" w:hAnsi="Times New Roman" w:cs="Times New Roman" w:hint="eastAsia"/>
              <w:spacing w:val="10"/>
              <w:sz w:val="24"/>
            </w:rPr>
          </w:rPrChange>
        </w:rPr>
        <w:t>断点续传技术</w:t>
      </w:r>
      <w:r w:rsidR="005A575E" w:rsidRPr="006A6E37">
        <w:rPr>
          <w:rFonts w:asciiTheme="minorEastAsia" w:hAnsiTheme="minorEastAsia" w:cs="Times New Roman" w:hint="eastAsia"/>
          <w:spacing w:val="10"/>
          <w:sz w:val="24"/>
          <w:szCs w:val="24"/>
          <w:rPrChange w:id="2569" w:author="JY0225" w:date="2017-08-24T11:12:00Z">
            <w:rPr>
              <w:rFonts w:ascii="Times New Roman" w:hAnsi="Times New Roman" w:cs="Times New Roman" w:hint="eastAsia"/>
              <w:spacing w:val="10"/>
              <w:sz w:val="24"/>
            </w:rPr>
          </w:rPrChange>
        </w:rPr>
        <w:t>是一种结合本地</w:t>
      </w:r>
      <w:r w:rsidR="00476838" w:rsidRPr="006A6E37">
        <w:rPr>
          <w:rFonts w:asciiTheme="minorEastAsia" w:hAnsiTheme="minorEastAsia" w:cs="Times New Roman" w:hint="eastAsia"/>
          <w:spacing w:val="10"/>
          <w:sz w:val="24"/>
          <w:szCs w:val="24"/>
          <w:rPrChange w:id="2570" w:author="JY0225" w:date="2017-08-24T11:12:00Z">
            <w:rPr>
              <w:rFonts w:ascii="Times New Roman" w:hAnsi="Times New Roman" w:cs="Times New Roman" w:hint="eastAsia"/>
              <w:spacing w:val="10"/>
              <w:sz w:val="24"/>
            </w:rPr>
          </w:rPrChange>
        </w:rPr>
        <w:t>备份</w:t>
      </w:r>
      <w:r w:rsidR="005A575E" w:rsidRPr="006A6E37">
        <w:rPr>
          <w:rFonts w:asciiTheme="minorEastAsia" w:hAnsiTheme="minorEastAsia" w:cs="Times New Roman" w:hint="eastAsia"/>
          <w:spacing w:val="10"/>
          <w:sz w:val="24"/>
          <w:szCs w:val="24"/>
          <w:rPrChange w:id="2571" w:author="JY0225" w:date="2017-08-24T11:12:00Z">
            <w:rPr>
              <w:rFonts w:ascii="Times New Roman" w:hAnsi="Times New Roman" w:cs="Times New Roman" w:hint="eastAsia"/>
              <w:spacing w:val="10"/>
              <w:sz w:val="24"/>
            </w:rPr>
          </w:rPrChange>
        </w:rPr>
        <w:t>和网络</w:t>
      </w:r>
      <w:r w:rsidR="00476838" w:rsidRPr="006A6E37">
        <w:rPr>
          <w:rFonts w:asciiTheme="minorEastAsia" w:hAnsiTheme="minorEastAsia" w:cs="Times New Roman" w:hint="eastAsia"/>
          <w:spacing w:val="10"/>
          <w:sz w:val="24"/>
          <w:szCs w:val="24"/>
          <w:rPrChange w:id="2572" w:author="JY0225" w:date="2017-08-24T11:12:00Z">
            <w:rPr>
              <w:rFonts w:ascii="Times New Roman" w:hAnsi="Times New Roman" w:cs="Times New Roman" w:hint="eastAsia"/>
              <w:spacing w:val="10"/>
              <w:sz w:val="24"/>
            </w:rPr>
          </w:rPrChange>
        </w:rPr>
        <w:t>备份</w:t>
      </w:r>
      <w:r w:rsidR="005A575E" w:rsidRPr="006A6E37">
        <w:rPr>
          <w:rFonts w:asciiTheme="minorEastAsia" w:hAnsiTheme="minorEastAsia" w:cs="Times New Roman" w:hint="eastAsia"/>
          <w:spacing w:val="10"/>
          <w:sz w:val="24"/>
          <w:szCs w:val="24"/>
          <w:rPrChange w:id="2573" w:author="JY0225" w:date="2017-08-24T11:12:00Z">
            <w:rPr>
              <w:rFonts w:ascii="Times New Roman" w:hAnsi="Times New Roman" w:cs="Times New Roman" w:hint="eastAsia"/>
              <w:spacing w:val="10"/>
              <w:sz w:val="24"/>
            </w:rPr>
          </w:rPrChange>
        </w:rPr>
        <w:t>的技术，主要用来解决网络失效时的数据</w:t>
      </w:r>
      <w:r w:rsidR="007219AE" w:rsidRPr="006A6E37">
        <w:rPr>
          <w:rFonts w:asciiTheme="minorEastAsia" w:hAnsiTheme="minorEastAsia" w:cs="Times New Roman" w:hint="eastAsia"/>
          <w:spacing w:val="10"/>
          <w:sz w:val="24"/>
          <w:szCs w:val="24"/>
          <w:rPrChange w:id="2574" w:author="JY0225" w:date="2017-08-24T11:12:00Z">
            <w:rPr>
              <w:rFonts w:ascii="Times New Roman" w:hAnsi="Times New Roman" w:cs="Times New Roman" w:hint="eastAsia"/>
              <w:spacing w:val="10"/>
              <w:sz w:val="24"/>
            </w:rPr>
          </w:rPrChange>
        </w:rPr>
        <w:t>丢失问题</w:t>
      </w:r>
      <w:r w:rsidR="005469E3" w:rsidRPr="006A6E37">
        <w:rPr>
          <w:rFonts w:asciiTheme="minorEastAsia" w:hAnsiTheme="minorEastAsia"/>
          <w:color w:val="000000" w:themeColor="text1"/>
          <w:sz w:val="24"/>
          <w:szCs w:val="24"/>
          <w:vertAlign w:val="superscript"/>
          <w:rPrChange w:id="2575" w:author="JY0225" w:date="2017-08-24T11:12:00Z">
            <w:rPr>
              <w:color w:val="000000" w:themeColor="text1"/>
              <w:vertAlign w:val="superscript"/>
            </w:rPr>
          </w:rPrChange>
        </w:rPr>
        <w:fldChar w:fldCharType="begin"/>
      </w:r>
      <w:r w:rsidR="005469E3" w:rsidRPr="006A6E37">
        <w:rPr>
          <w:rFonts w:asciiTheme="minorEastAsia" w:hAnsiTheme="minorEastAsia"/>
          <w:color w:val="000000" w:themeColor="text1"/>
          <w:sz w:val="24"/>
          <w:szCs w:val="24"/>
          <w:vertAlign w:val="superscript"/>
          <w:rPrChange w:id="2576" w:author="JY0225" w:date="2017-08-24T11:12:00Z">
            <w:rPr>
              <w:color w:val="000000" w:themeColor="text1"/>
              <w:vertAlign w:val="superscript"/>
            </w:rPr>
          </w:rPrChange>
        </w:rPr>
        <w:instrText xml:space="preserve"> REF _Ref489793033 \r \h </w:instrText>
      </w:r>
      <w:r w:rsidR="005469E3" w:rsidRPr="006A6E37">
        <w:rPr>
          <w:rFonts w:asciiTheme="minorEastAsia" w:hAnsiTheme="minorEastAsia"/>
          <w:color w:val="000000" w:themeColor="text1"/>
          <w:sz w:val="24"/>
          <w:szCs w:val="24"/>
          <w:vertAlign w:val="superscript"/>
          <w:rPrChange w:id="2577" w:author="JY0225" w:date="2017-08-24T11:12:00Z">
            <w:rPr>
              <w:color w:val="000000" w:themeColor="text1"/>
              <w:vertAlign w:val="superscript"/>
            </w:rPr>
          </w:rPrChange>
        </w:rPr>
      </w:r>
      <w:r w:rsidR="006A6E37" w:rsidRPr="006A6E37">
        <w:rPr>
          <w:rFonts w:asciiTheme="minorEastAsia" w:hAnsiTheme="minorEastAsia"/>
          <w:color w:val="000000" w:themeColor="text1"/>
          <w:sz w:val="24"/>
          <w:szCs w:val="24"/>
          <w:vertAlign w:val="superscript"/>
          <w:rPrChange w:id="2578" w:author="JY0225" w:date="2017-08-24T11:12:00Z">
            <w:rPr>
              <w:color w:val="000000" w:themeColor="text1"/>
              <w:sz w:val="24"/>
              <w:szCs w:val="24"/>
              <w:vertAlign w:val="superscript"/>
            </w:rPr>
          </w:rPrChange>
        </w:rPr>
        <w:instrText xml:space="preserve"> \* MERGEFORMAT </w:instrText>
      </w:r>
      <w:r w:rsidR="005469E3" w:rsidRPr="006A6E37">
        <w:rPr>
          <w:rFonts w:asciiTheme="minorEastAsia" w:hAnsiTheme="minorEastAsia"/>
          <w:color w:val="000000" w:themeColor="text1"/>
          <w:sz w:val="24"/>
          <w:szCs w:val="24"/>
          <w:vertAlign w:val="superscript"/>
          <w:rPrChange w:id="2579" w:author="JY0225" w:date="2017-08-24T11:12:00Z">
            <w:rPr>
              <w:color w:val="000000" w:themeColor="text1"/>
              <w:vertAlign w:val="superscript"/>
            </w:rPr>
          </w:rPrChange>
        </w:rPr>
        <w:fldChar w:fldCharType="separate"/>
      </w:r>
      <w:r w:rsidR="008E2759" w:rsidRPr="006A6E37">
        <w:rPr>
          <w:rFonts w:asciiTheme="minorEastAsia" w:hAnsiTheme="minorEastAsia"/>
          <w:color w:val="000000" w:themeColor="text1"/>
          <w:sz w:val="24"/>
          <w:szCs w:val="24"/>
          <w:vertAlign w:val="superscript"/>
          <w:rPrChange w:id="2580" w:author="JY0225" w:date="2017-08-24T11:12:00Z">
            <w:rPr>
              <w:color w:val="000000" w:themeColor="text1"/>
              <w:vertAlign w:val="superscript"/>
            </w:rPr>
          </w:rPrChange>
        </w:rPr>
        <w:t>[13]</w:t>
      </w:r>
      <w:r w:rsidR="005469E3" w:rsidRPr="006A6E37">
        <w:rPr>
          <w:rFonts w:asciiTheme="minorEastAsia" w:hAnsiTheme="minorEastAsia"/>
          <w:color w:val="000000" w:themeColor="text1"/>
          <w:sz w:val="24"/>
          <w:szCs w:val="24"/>
          <w:vertAlign w:val="superscript"/>
          <w:rPrChange w:id="2581" w:author="JY0225" w:date="2017-08-24T11:12:00Z">
            <w:rPr>
              <w:color w:val="000000" w:themeColor="text1"/>
              <w:vertAlign w:val="superscript"/>
            </w:rPr>
          </w:rPrChange>
        </w:rPr>
        <w:fldChar w:fldCharType="end"/>
      </w:r>
      <w:r w:rsidR="007219AE" w:rsidRPr="006A6E37">
        <w:rPr>
          <w:rFonts w:asciiTheme="minorEastAsia" w:hAnsiTheme="minorEastAsia" w:cs="Times New Roman" w:hint="eastAsia"/>
          <w:spacing w:val="10"/>
          <w:sz w:val="24"/>
          <w:szCs w:val="24"/>
          <w:rPrChange w:id="2582" w:author="JY0225" w:date="2017-08-24T11:12:00Z">
            <w:rPr>
              <w:rFonts w:ascii="Times New Roman" w:hAnsi="Times New Roman" w:cs="Times New Roman" w:hint="eastAsia"/>
              <w:spacing w:val="10"/>
              <w:sz w:val="24"/>
            </w:rPr>
          </w:rPrChange>
        </w:rPr>
        <w:t>。</w:t>
      </w:r>
      <w:r w:rsidR="00C768AD" w:rsidRPr="006A6E37">
        <w:rPr>
          <w:rFonts w:asciiTheme="minorEastAsia" w:hAnsiTheme="minorEastAsia" w:cs="Times New Roman" w:hint="eastAsia"/>
          <w:spacing w:val="10"/>
          <w:sz w:val="24"/>
          <w:szCs w:val="24"/>
          <w:rPrChange w:id="2583" w:author="JY0225" w:date="2017-08-24T11:12:00Z">
            <w:rPr>
              <w:rFonts w:ascii="Times New Roman" w:hAnsi="Times New Roman" w:cs="Times New Roman" w:hint="eastAsia"/>
              <w:spacing w:val="10"/>
              <w:sz w:val="24"/>
            </w:rPr>
          </w:rPrChange>
        </w:rPr>
        <w:t>具体来说</w:t>
      </w:r>
      <w:r w:rsidR="00EA3D65" w:rsidRPr="006A6E37">
        <w:rPr>
          <w:rFonts w:asciiTheme="minorEastAsia" w:hAnsiTheme="minorEastAsia" w:cs="Times New Roman"/>
          <w:spacing w:val="10"/>
          <w:sz w:val="24"/>
          <w:szCs w:val="24"/>
          <w:rPrChange w:id="2584" w:author="JY0225" w:date="2017-08-24T11:12:00Z">
            <w:rPr>
              <w:rFonts w:ascii="Times New Roman" w:hAnsi="Times New Roman" w:cs="Times New Roman"/>
              <w:spacing w:val="10"/>
              <w:sz w:val="24"/>
            </w:rPr>
          </w:rPrChange>
        </w:rPr>
        <w:t>是在上传</w:t>
      </w:r>
      <w:r w:rsidR="001D5506" w:rsidRPr="006A6E37">
        <w:rPr>
          <w:rFonts w:asciiTheme="minorEastAsia" w:hAnsiTheme="minorEastAsia" w:cs="Times New Roman" w:hint="eastAsia"/>
          <w:spacing w:val="10"/>
          <w:sz w:val="24"/>
          <w:szCs w:val="24"/>
          <w:rPrChange w:id="2585" w:author="JY0225" w:date="2017-08-24T11:12:00Z">
            <w:rPr>
              <w:rFonts w:ascii="Times New Roman" w:hAnsi="Times New Roman" w:cs="Times New Roman" w:hint="eastAsia"/>
              <w:spacing w:val="10"/>
              <w:sz w:val="24"/>
            </w:rPr>
          </w:rPrChange>
        </w:rPr>
        <w:t>文件</w:t>
      </w:r>
      <w:r w:rsidR="00EA3D65" w:rsidRPr="006A6E37">
        <w:rPr>
          <w:rFonts w:asciiTheme="minorEastAsia" w:hAnsiTheme="minorEastAsia" w:cs="Times New Roman"/>
          <w:spacing w:val="10"/>
          <w:sz w:val="24"/>
          <w:szCs w:val="24"/>
          <w:rPrChange w:id="2586" w:author="JY0225" w:date="2017-08-24T11:12:00Z">
            <w:rPr>
              <w:rFonts w:ascii="Times New Roman" w:hAnsi="Times New Roman" w:cs="Times New Roman"/>
              <w:spacing w:val="10"/>
              <w:sz w:val="24"/>
            </w:rPr>
          </w:rPrChange>
        </w:rPr>
        <w:t>时，将文件以</w:t>
      </w:r>
      <w:r w:rsidR="00B54215" w:rsidRPr="006A6E37">
        <w:rPr>
          <w:rFonts w:asciiTheme="minorEastAsia" w:hAnsiTheme="minorEastAsia" w:cs="Times New Roman"/>
          <w:spacing w:val="10"/>
          <w:sz w:val="24"/>
          <w:szCs w:val="24"/>
          <w:rPrChange w:id="2587" w:author="JY0225" w:date="2017-08-24T11:12:00Z">
            <w:rPr>
              <w:rFonts w:ascii="Times New Roman" w:hAnsi="Times New Roman" w:cs="Times New Roman"/>
              <w:spacing w:val="10"/>
              <w:sz w:val="24"/>
            </w:rPr>
          </w:rPrChange>
        </w:rPr>
        <w:t>固定的大小</w:t>
      </w:r>
      <w:r w:rsidR="00B54215" w:rsidRPr="006A6E37">
        <w:rPr>
          <w:rFonts w:asciiTheme="minorEastAsia" w:hAnsiTheme="minorEastAsia" w:cs="Times New Roman" w:hint="eastAsia"/>
          <w:spacing w:val="10"/>
          <w:sz w:val="24"/>
          <w:szCs w:val="24"/>
          <w:rPrChange w:id="2588" w:author="JY0225" w:date="2017-08-24T11:12:00Z">
            <w:rPr>
              <w:rFonts w:ascii="Times New Roman" w:hAnsi="Times New Roman" w:cs="Times New Roman" w:hint="eastAsia"/>
              <w:spacing w:val="10"/>
              <w:sz w:val="24"/>
            </w:rPr>
          </w:rPrChange>
        </w:rPr>
        <w:t>，</w:t>
      </w:r>
      <w:r w:rsidR="000A6ADB" w:rsidRPr="006A6E37">
        <w:rPr>
          <w:rFonts w:asciiTheme="minorEastAsia" w:hAnsiTheme="minorEastAsia" w:cs="Times New Roman"/>
          <w:spacing w:val="10"/>
          <w:sz w:val="24"/>
          <w:szCs w:val="24"/>
          <w:rPrChange w:id="2589" w:author="JY0225" w:date="2017-08-24T11:12:00Z">
            <w:rPr>
              <w:rFonts w:ascii="Times New Roman" w:hAnsi="Times New Roman" w:cs="Times New Roman"/>
              <w:spacing w:val="10"/>
              <w:sz w:val="24"/>
            </w:rPr>
          </w:rPrChange>
        </w:rPr>
        <w:t>划分为若干</w:t>
      </w:r>
      <w:r w:rsidR="002C0B87" w:rsidRPr="006A6E37">
        <w:rPr>
          <w:rFonts w:asciiTheme="minorEastAsia" w:hAnsiTheme="minorEastAsia" w:cs="Times New Roman"/>
          <w:spacing w:val="10"/>
          <w:sz w:val="24"/>
          <w:szCs w:val="24"/>
          <w:rPrChange w:id="2590" w:author="JY0225" w:date="2017-08-24T11:12:00Z">
            <w:rPr>
              <w:rFonts w:ascii="Times New Roman" w:hAnsi="Times New Roman" w:cs="Times New Roman"/>
              <w:spacing w:val="10"/>
              <w:sz w:val="24"/>
            </w:rPr>
          </w:rPrChange>
        </w:rPr>
        <w:t>部分，</w:t>
      </w:r>
      <w:r w:rsidR="004C6C13" w:rsidRPr="006A6E37">
        <w:rPr>
          <w:rFonts w:asciiTheme="minorEastAsia" w:hAnsiTheme="minorEastAsia" w:cs="Times New Roman"/>
          <w:spacing w:val="10"/>
          <w:sz w:val="24"/>
          <w:szCs w:val="24"/>
          <w:rPrChange w:id="2591" w:author="JY0225" w:date="2017-08-24T11:12:00Z">
            <w:rPr>
              <w:rFonts w:ascii="Times New Roman" w:hAnsi="Times New Roman" w:cs="Times New Roman"/>
              <w:spacing w:val="10"/>
              <w:sz w:val="24"/>
            </w:rPr>
          </w:rPrChange>
        </w:rPr>
        <w:t>或以固定长度的字节流的形式</w:t>
      </w:r>
      <w:r w:rsidR="002A1437" w:rsidRPr="006A6E37">
        <w:rPr>
          <w:rFonts w:asciiTheme="minorEastAsia" w:hAnsiTheme="minorEastAsia" w:cs="Times New Roman" w:hint="eastAsia"/>
          <w:spacing w:val="10"/>
          <w:sz w:val="24"/>
          <w:szCs w:val="24"/>
          <w:rPrChange w:id="2592" w:author="JY0225" w:date="2017-08-24T11:12:00Z">
            <w:rPr>
              <w:rFonts w:ascii="Times New Roman" w:hAnsi="Times New Roman" w:cs="Times New Roman" w:hint="eastAsia"/>
              <w:spacing w:val="10"/>
              <w:sz w:val="24"/>
            </w:rPr>
          </w:rPrChange>
        </w:rPr>
        <w:t>上</w:t>
      </w:r>
      <w:r w:rsidR="004C6C13" w:rsidRPr="006A6E37">
        <w:rPr>
          <w:rFonts w:asciiTheme="minorEastAsia" w:hAnsiTheme="minorEastAsia" w:cs="Times New Roman" w:hint="eastAsia"/>
          <w:spacing w:val="10"/>
          <w:sz w:val="24"/>
          <w:szCs w:val="24"/>
          <w:rPrChange w:id="2593" w:author="JY0225" w:date="2017-08-24T11:12:00Z">
            <w:rPr>
              <w:rFonts w:ascii="Times New Roman" w:hAnsi="Times New Roman" w:cs="Times New Roman" w:hint="eastAsia"/>
              <w:spacing w:val="10"/>
              <w:sz w:val="24"/>
            </w:rPr>
          </w:rPrChange>
        </w:rPr>
        <w:t>，</w:t>
      </w:r>
      <w:r w:rsidR="002A1437" w:rsidRPr="006A6E37">
        <w:rPr>
          <w:rFonts w:asciiTheme="minorEastAsia" w:hAnsiTheme="minorEastAsia" w:cs="Times New Roman" w:hint="eastAsia"/>
          <w:spacing w:val="10"/>
          <w:sz w:val="24"/>
          <w:szCs w:val="24"/>
          <w:rPrChange w:id="2594" w:author="JY0225" w:date="2017-08-24T11:12:00Z">
            <w:rPr>
              <w:rFonts w:ascii="Times New Roman" w:hAnsi="Times New Roman" w:cs="Times New Roman" w:hint="eastAsia"/>
              <w:spacing w:val="10"/>
              <w:sz w:val="24"/>
            </w:rPr>
          </w:rPrChange>
        </w:rPr>
        <w:t>对</w:t>
      </w:r>
      <w:r w:rsidR="002C0B87" w:rsidRPr="006A6E37">
        <w:rPr>
          <w:rFonts w:asciiTheme="minorEastAsia" w:hAnsiTheme="minorEastAsia" w:cs="Times New Roman"/>
          <w:spacing w:val="10"/>
          <w:sz w:val="24"/>
          <w:szCs w:val="24"/>
          <w:rPrChange w:id="2595" w:author="JY0225" w:date="2017-08-24T11:12:00Z">
            <w:rPr>
              <w:rFonts w:ascii="Times New Roman" w:hAnsi="Times New Roman" w:cs="Times New Roman"/>
              <w:spacing w:val="10"/>
              <w:sz w:val="24"/>
            </w:rPr>
          </w:rPrChange>
        </w:rPr>
        <w:t>每部分</w:t>
      </w:r>
      <w:r w:rsidR="00BC2C41" w:rsidRPr="006A6E37">
        <w:rPr>
          <w:rFonts w:asciiTheme="minorEastAsia" w:hAnsiTheme="minorEastAsia" w:cs="Times New Roman"/>
          <w:spacing w:val="10"/>
          <w:sz w:val="24"/>
          <w:szCs w:val="24"/>
          <w:rPrChange w:id="2596" w:author="JY0225" w:date="2017-08-24T11:12:00Z">
            <w:rPr>
              <w:rFonts w:ascii="Times New Roman" w:hAnsi="Times New Roman" w:cs="Times New Roman"/>
              <w:spacing w:val="10"/>
              <w:sz w:val="24"/>
            </w:rPr>
          </w:rPrChange>
        </w:rPr>
        <w:t>都</w:t>
      </w:r>
      <w:r w:rsidR="00EA77A7" w:rsidRPr="006A6E37">
        <w:rPr>
          <w:rFonts w:asciiTheme="minorEastAsia" w:hAnsiTheme="minorEastAsia" w:cs="Times New Roman"/>
          <w:spacing w:val="10"/>
          <w:sz w:val="24"/>
          <w:szCs w:val="24"/>
          <w:rPrChange w:id="2597" w:author="JY0225" w:date="2017-08-24T11:12:00Z">
            <w:rPr>
              <w:rFonts w:ascii="Times New Roman" w:hAnsi="Times New Roman" w:cs="Times New Roman"/>
              <w:spacing w:val="10"/>
              <w:sz w:val="24"/>
            </w:rPr>
          </w:rPrChange>
        </w:rPr>
        <w:t>单独</w:t>
      </w:r>
      <w:r w:rsidR="002C0B87" w:rsidRPr="006A6E37">
        <w:rPr>
          <w:rFonts w:asciiTheme="minorEastAsia" w:hAnsiTheme="minorEastAsia" w:cs="Times New Roman"/>
          <w:spacing w:val="10"/>
          <w:sz w:val="24"/>
          <w:szCs w:val="24"/>
          <w:rPrChange w:id="2598" w:author="JY0225" w:date="2017-08-24T11:12:00Z">
            <w:rPr>
              <w:rFonts w:ascii="Times New Roman" w:hAnsi="Times New Roman" w:cs="Times New Roman"/>
              <w:spacing w:val="10"/>
              <w:sz w:val="24"/>
            </w:rPr>
          </w:rPrChange>
        </w:rPr>
        <w:t>采用一个</w:t>
      </w:r>
      <w:r w:rsidR="00AE736A" w:rsidRPr="006A6E37">
        <w:rPr>
          <w:rFonts w:asciiTheme="minorEastAsia" w:hAnsiTheme="minorEastAsia"/>
          <w:sz w:val="24"/>
          <w:szCs w:val="24"/>
          <w:rPrChange w:id="2599" w:author="JY0225" w:date="2017-08-24T11:12:00Z">
            <w:rPr/>
          </w:rPrChange>
        </w:rPr>
        <w:fldChar w:fldCharType="begin"/>
      </w:r>
      <w:r w:rsidR="00AE736A" w:rsidRPr="006A6E37">
        <w:rPr>
          <w:rFonts w:asciiTheme="minorEastAsia" w:hAnsiTheme="minorEastAsia"/>
          <w:sz w:val="24"/>
          <w:szCs w:val="24"/>
          <w:rPrChange w:id="2600" w:author="JY0225" w:date="2017-08-24T11:12:00Z">
            <w:rPr/>
          </w:rPrChange>
        </w:rPr>
        <w:instrText xml:space="preserve"> HYPERLINK "https://baike.baidu.com/item/%E7%BA%BF%E7%A8%8B" \t "_blank" </w:instrText>
      </w:r>
      <w:r w:rsidR="00AE736A" w:rsidRPr="006A6E37">
        <w:rPr>
          <w:rFonts w:asciiTheme="minorEastAsia" w:hAnsiTheme="minorEastAsia"/>
          <w:sz w:val="24"/>
          <w:szCs w:val="24"/>
          <w:rPrChange w:id="2601" w:author="JY0225" w:date="2017-08-24T11:12:00Z">
            <w:rPr/>
          </w:rPrChange>
        </w:rPr>
        <w:fldChar w:fldCharType="separate"/>
      </w:r>
      <w:r w:rsidR="002C0B87" w:rsidRPr="006A6E37">
        <w:rPr>
          <w:rFonts w:asciiTheme="minorEastAsia" w:hAnsiTheme="minorEastAsia" w:cs="Times New Roman"/>
          <w:spacing w:val="10"/>
          <w:sz w:val="24"/>
          <w:szCs w:val="24"/>
          <w:rPrChange w:id="2602" w:author="JY0225" w:date="2017-08-24T11:12:00Z">
            <w:rPr>
              <w:rFonts w:ascii="Times New Roman" w:hAnsi="Times New Roman" w:cs="Times New Roman"/>
              <w:spacing w:val="10"/>
              <w:sz w:val="24"/>
            </w:rPr>
          </w:rPrChange>
        </w:rPr>
        <w:t>线程</w:t>
      </w:r>
      <w:r w:rsidR="00AE736A" w:rsidRPr="006A6E37">
        <w:rPr>
          <w:rFonts w:asciiTheme="minorEastAsia" w:hAnsiTheme="minorEastAsia" w:cs="Times New Roman"/>
          <w:spacing w:val="10"/>
          <w:sz w:val="24"/>
          <w:szCs w:val="24"/>
          <w:rPrChange w:id="2603" w:author="JY0225" w:date="2017-08-24T11:12:00Z">
            <w:rPr>
              <w:rFonts w:ascii="Times New Roman" w:hAnsi="Times New Roman" w:cs="Times New Roman"/>
              <w:spacing w:val="10"/>
              <w:sz w:val="24"/>
            </w:rPr>
          </w:rPrChange>
        </w:rPr>
        <w:fldChar w:fldCharType="end"/>
      </w:r>
      <w:r w:rsidR="008E5ED3" w:rsidRPr="006A6E37">
        <w:rPr>
          <w:rFonts w:asciiTheme="minorEastAsia" w:hAnsiTheme="minorEastAsia" w:cs="Times New Roman"/>
          <w:spacing w:val="10"/>
          <w:sz w:val="24"/>
          <w:szCs w:val="24"/>
          <w:rPrChange w:id="2604" w:author="JY0225" w:date="2017-08-24T11:12:00Z">
            <w:rPr>
              <w:rFonts w:ascii="Times New Roman" w:hAnsi="Times New Roman" w:cs="Times New Roman"/>
              <w:spacing w:val="10"/>
              <w:sz w:val="24"/>
            </w:rPr>
          </w:rPrChange>
        </w:rPr>
        <w:t>进行上传</w:t>
      </w:r>
      <w:r w:rsidR="00332BF4" w:rsidRPr="006A6E37">
        <w:rPr>
          <w:rFonts w:asciiTheme="minorEastAsia" w:hAnsiTheme="minorEastAsia" w:cs="Times New Roman" w:hint="eastAsia"/>
          <w:spacing w:val="10"/>
          <w:sz w:val="24"/>
          <w:szCs w:val="24"/>
          <w:rPrChange w:id="2605" w:author="JY0225" w:date="2017-08-24T11:12:00Z">
            <w:rPr>
              <w:rFonts w:ascii="Times New Roman" w:hAnsi="Times New Roman" w:cs="Times New Roman" w:hint="eastAsia"/>
              <w:spacing w:val="10"/>
              <w:sz w:val="24"/>
            </w:rPr>
          </w:rPrChange>
        </w:rPr>
        <w:t>。</w:t>
      </w:r>
      <w:r w:rsidR="00081182" w:rsidRPr="006A6E37">
        <w:rPr>
          <w:rFonts w:asciiTheme="minorEastAsia" w:hAnsiTheme="minorEastAsia" w:cs="Times New Roman" w:hint="eastAsia"/>
          <w:spacing w:val="10"/>
          <w:sz w:val="24"/>
          <w:szCs w:val="24"/>
          <w:rPrChange w:id="2606" w:author="JY0225" w:date="2017-08-24T11:12:00Z">
            <w:rPr>
              <w:rFonts w:ascii="Times New Roman" w:hAnsi="Times New Roman" w:cs="Times New Roman" w:hint="eastAsia"/>
              <w:spacing w:val="10"/>
              <w:sz w:val="24"/>
            </w:rPr>
          </w:rPrChange>
        </w:rPr>
        <w:t>服务器端监听数据传输请求</w:t>
      </w:r>
      <w:r w:rsidR="000E5D18" w:rsidRPr="006A6E37">
        <w:rPr>
          <w:rFonts w:asciiTheme="minorEastAsia" w:hAnsiTheme="minorEastAsia" w:cs="Times New Roman" w:hint="eastAsia"/>
          <w:spacing w:val="10"/>
          <w:sz w:val="24"/>
          <w:szCs w:val="24"/>
          <w:rPrChange w:id="2607" w:author="JY0225" w:date="2017-08-24T11:12:00Z">
            <w:rPr>
              <w:rFonts w:ascii="Times New Roman" w:hAnsi="Times New Roman" w:cs="Times New Roman" w:hint="eastAsia"/>
              <w:spacing w:val="10"/>
              <w:sz w:val="24"/>
            </w:rPr>
          </w:rPrChange>
        </w:rPr>
        <w:t>并</w:t>
      </w:r>
      <w:r w:rsidR="00081182" w:rsidRPr="006A6E37">
        <w:rPr>
          <w:rFonts w:asciiTheme="minorEastAsia" w:hAnsiTheme="minorEastAsia" w:cs="Times New Roman" w:hint="eastAsia"/>
          <w:spacing w:val="10"/>
          <w:sz w:val="24"/>
          <w:szCs w:val="24"/>
          <w:rPrChange w:id="2608" w:author="JY0225" w:date="2017-08-24T11:12:00Z">
            <w:rPr>
              <w:rFonts w:ascii="Times New Roman" w:hAnsi="Times New Roman" w:cs="Times New Roman" w:hint="eastAsia"/>
              <w:spacing w:val="10"/>
              <w:sz w:val="24"/>
            </w:rPr>
          </w:rPrChange>
        </w:rPr>
        <w:t>接收数据，记录数据传输进程。</w:t>
      </w:r>
      <w:r w:rsidR="0087720A" w:rsidRPr="006A6E37">
        <w:rPr>
          <w:rFonts w:asciiTheme="minorEastAsia" w:hAnsiTheme="minorEastAsia" w:cs="Times New Roman"/>
          <w:spacing w:val="10"/>
          <w:sz w:val="24"/>
          <w:szCs w:val="24"/>
          <w:rPrChange w:id="2609" w:author="JY0225" w:date="2017-08-24T11:12:00Z">
            <w:rPr>
              <w:rFonts w:ascii="Times New Roman" w:hAnsi="Times New Roman" w:cs="Times New Roman"/>
              <w:spacing w:val="10"/>
              <w:sz w:val="24"/>
            </w:rPr>
          </w:rPrChange>
        </w:rPr>
        <w:t>如</w:t>
      </w:r>
      <w:r w:rsidR="006D741F" w:rsidRPr="006A6E37">
        <w:rPr>
          <w:rFonts w:asciiTheme="minorEastAsia" w:hAnsiTheme="minorEastAsia" w:cs="Times New Roman" w:hint="eastAsia"/>
          <w:spacing w:val="10"/>
          <w:sz w:val="24"/>
          <w:szCs w:val="24"/>
          <w:rPrChange w:id="2610" w:author="JY0225" w:date="2017-08-24T11:12:00Z">
            <w:rPr>
              <w:rFonts w:ascii="Times New Roman" w:hAnsi="Times New Roman" w:cs="Times New Roman" w:hint="eastAsia"/>
              <w:spacing w:val="10"/>
              <w:sz w:val="24"/>
            </w:rPr>
          </w:rPrChange>
        </w:rPr>
        <w:t>果</w:t>
      </w:r>
      <w:r w:rsidR="0087720A" w:rsidRPr="006A6E37">
        <w:rPr>
          <w:rFonts w:asciiTheme="minorEastAsia" w:hAnsiTheme="minorEastAsia" w:cs="Times New Roman"/>
          <w:spacing w:val="10"/>
          <w:sz w:val="24"/>
          <w:szCs w:val="24"/>
          <w:rPrChange w:id="2611" w:author="JY0225" w:date="2017-08-24T11:12:00Z">
            <w:rPr>
              <w:rFonts w:ascii="Times New Roman" w:hAnsi="Times New Roman" w:cs="Times New Roman"/>
              <w:spacing w:val="10"/>
              <w:sz w:val="24"/>
            </w:rPr>
          </w:rPrChange>
        </w:rPr>
        <w:t>遇到</w:t>
      </w:r>
      <w:r w:rsidR="002C0B87" w:rsidRPr="006A6E37">
        <w:rPr>
          <w:rFonts w:asciiTheme="minorEastAsia" w:hAnsiTheme="minorEastAsia" w:cs="Times New Roman"/>
          <w:spacing w:val="10"/>
          <w:sz w:val="24"/>
          <w:szCs w:val="24"/>
          <w:rPrChange w:id="2612" w:author="JY0225" w:date="2017-08-24T11:12:00Z">
            <w:rPr>
              <w:rFonts w:ascii="Times New Roman" w:hAnsi="Times New Roman" w:cs="Times New Roman"/>
              <w:spacing w:val="10"/>
              <w:sz w:val="24"/>
            </w:rPr>
          </w:rPrChange>
        </w:rPr>
        <w:t>网络故障，</w:t>
      </w:r>
      <w:r w:rsidR="00D118E2" w:rsidRPr="006A6E37">
        <w:rPr>
          <w:rFonts w:asciiTheme="minorEastAsia" w:hAnsiTheme="minorEastAsia" w:cs="Times New Roman"/>
          <w:spacing w:val="10"/>
          <w:sz w:val="24"/>
          <w:szCs w:val="24"/>
          <w:rPrChange w:id="2613" w:author="JY0225" w:date="2017-08-24T11:12:00Z">
            <w:rPr>
              <w:rFonts w:ascii="Times New Roman" w:hAnsi="Times New Roman" w:cs="Times New Roman"/>
              <w:spacing w:val="10"/>
              <w:sz w:val="24"/>
            </w:rPr>
          </w:rPrChange>
        </w:rPr>
        <w:t>则可</w:t>
      </w:r>
      <w:r w:rsidR="00205C1D" w:rsidRPr="006A6E37">
        <w:rPr>
          <w:rFonts w:asciiTheme="minorEastAsia" w:hAnsiTheme="minorEastAsia" w:cs="Times New Roman" w:hint="eastAsia"/>
          <w:spacing w:val="10"/>
          <w:sz w:val="24"/>
          <w:szCs w:val="24"/>
          <w:rPrChange w:id="2614" w:author="JY0225" w:date="2017-08-24T11:12:00Z">
            <w:rPr>
              <w:rFonts w:ascii="Times New Roman" w:hAnsi="Times New Roman" w:cs="Times New Roman" w:hint="eastAsia"/>
              <w:spacing w:val="10"/>
              <w:sz w:val="24"/>
            </w:rPr>
          </w:rPrChange>
        </w:rPr>
        <w:t>通过捕获网络异常的形式，</w:t>
      </w:r>
      <w:r w:rsidR="00D118E2" w:rsidRPr="006A6E37">
        <w:rPr>
          <w:rFonts w:asciiTheme="minorEastAsia" w:hAnsiTheme="minorEastAsia" w:cs="Times New Roman"/>
          <w:spacing w:val="10"/>
          <w:sz w:val="24"/>
          <w:szCs w:val="24"/>
          <w:rPrChange w:id="2615" w:author="JY0225" w:date="2017-08-24T11:12:00Z">
            <w:rPr>
              <w:rFonts w:ascii="Times New Roman" w:hAnsi="Times New Roman" w:cs="Times New Roman"/>
              <w:spacing w:val="10"/>
              <w:sz w:val="24"/>
            </w:rPr>
          </w:rPrChange>
        </w:rPr>
        <w:t>将此时的断点</w:t>
      </w:r>
      <w:r w:rsidR="00734198" w:rsidRPr="006A6E37">
        <w:rPr>
          <w:rFonts w:asciiTheme="minorEastAsia" w:hAnsiTheme="minorEastAsia" w:cs="Times New Roman" w:hint="eastAsia"/>
          <w:spacing w:val="10"/>
          <w:sz w:val="24"/>
          <w:szCs w:val="24"/>
          <w:rPrChange w:id="2616" w:author="JY0225" w:date="2017-08-24T11:12:00Z">
            <w:rPr>
              <w:rFonts w:ascii="Times New Roman" w:hAnsi="Times New Roman" w:cs="Times New Roman" w:hint="eastAsia"/>
              <w:spacing w:val="10"/>
              <w:sz w:val="24"/>
            </w:rPr>
          </w:rPrChange>
        </w:rPr>
        <w:t>信息</w:t>
      </w:r>
      <w:r w:rsidR="00D118E2" w:rsidRPr="006A6E37">
        <w:rPr>
          <w:rFonts w:asciiTheme="minorEastAsia" w:hAnsiTheme="minorEastAsia" w:cs="Times New Roman"/>
          <w:spacing w:val="10"/>
          <w:sz w:val="24"/>
          <w:szCs w:val="24"/>
          <w:rPrChange w:id="2617" w:author="JY0225" w:date="2017-08-24T11:12:00Z">
            <w:rPr>
              <w:rFonts w:ascii="Times New Roman" w:hAnsi="Times New Roman" w:cs="Times New Roman"/>
              <w:spacing w:val="10"/>
              <w:sz w:val="24"/>
            </w:rPr>
          </w:rPrChange>
        </w:rPr>
        <w:t>记录到数据库中</w:t>
      </w:r>
      <w:r w:rsidR="00A57CA5" w:rsidRPr="006A6E37">
        <w:rPr>
          <w:rFonts w:asciiTheme="minorEastAsia" w:hAnsiTheme="minorEastAsia" w:cs="Times New Roman" w:hint="eastAsia"/>
          <w:spacing w:val="10"/>
          <w:sz w:val="24"/>
          <w:szCs w:val="24"/>
          <w:rPrChange w:id="2618" w:author="JY0225" w:date="2017-08-24T11:12:00Z">
            <w:rPr>
              <w:rFonts w:ascii="Times New Roman" w:hAnsi="Times New Roman" w:cs="Times New Roman" w:hint="eastAsia"/>
              <w:spacing w:val="10"/>
              <w:sz w:val="24"/>
            </w:rPr>
          </w:rPrChange>
        </w:rPr>
        <w:t>。</w:t>
      </w:r>
      <w:r w:rsidR="00AA3439" w:rsidRPr="006A6E37">
        <w:rPr>
          <w:rFonts w:asciiTheme="minorEastAsia" w:hAnsiTheme="minorEastAsia" w:cs="Times New Roman" w:hint="eastAsia"/>
          <w:spacing w:val="10"/>
          <w:sz w:val="24"/>
          <w:szCs w:val="24"/>
          <w:rPrChange w:id="2619" w:author="JY0225" w:date="2017-08-24T11:12:00Z">
            <w:rPr>
              <w:rFonts w:ascii="Times New Roman" w:hAnsi="Times New Roman" w:cs="Times New Roman" w:hint="eastAsia"/>
              <w:spacing w:val="10"/>
              <w:sz w:val="24"/>
            </w:rPr>
          </w:rPrChange>
        </w:rPr>
        <w:t>等待网络恢复正常后，</w:t>
      </w:r>
      <w:r w:rsidR="00F40130" w:rsidRPr="006A6E37">
        <w:rPr>
          <w:rFonts w:asciiTheme="minorEastAsia" w:hAnsiTheme="minorEastAsia" w:cs="Times New Roman"/>
          <w:spacing w:val="10"/>
          <w:sz w:val="24"/>
          <w:szCs w:val="24"/>
          <w:rPrChange w:id="2620" w:author="JY0225" w:date="2017-08-24T11:12:00Z">
            <w:rPr>
              <w:rFonts w:ascii="Times New Roman" w:hAnsi="Times New Roman" w:cs="Times New Roman"/>
              <w:spacing w:val="10"/>
              <w:sz w:val="24"/>
            </w:rPr>
          </w:rPrChange>
        </w:rPr>
        <w:t>根据断点所记录的</w:t>
      </w:r>
      <w:r w:rsidR="004C4C02" w:rsidRPr="006A6E37">
        <w:rPr>
          <w:rFonts w:asciiTheme="minorEastAsia" w:hAnsiTheme="minorEastAsia" w:cs="Times New Roman"/>
          <w:spacing w:val="10"/>
          <w:sz w:val="24"/>
          <w:szCs w:val="24"/>
          <w:rPrChange w:id="2621" w:author="JY0225" w:date="2017-08-24T11:12:00Z">
            <w:rPr>
              <w:rFonts w:ascii="Times New Roman" w:hAnsi="Times New Roman" w:cs="Times New Roman"/>
              <w:spacing w:val="10"/>
              <w:sz w:val="24"/>
            </w:rPr>
          </w:rPrChange>
        </w:rPr>
        <w:t>已</w:t>
      </w:r>
      <w:r w:rsidR="002C0B87" w:rsidRPr="006A6E37">
        <w:rPr>
          <w:rFonts w:asciiTheme="minorEastAsia" w:hAnsiTheme="minorEastAsia" w:cs="Times New Roman"/>
          <w:spacing w:val="10"/>
          <w:sz w:val="24"/>
          <w:szCs w:val="24"/>
          <w:rPrChange w:id="2622" w:author="JY0225" w:date="2017-08-24T11:12:00Z">
            <w:rPr>
              <w:rFonts w:ascii="Times New Roman" w:hAnsi="Times New Roman" w:cs="Times New Roman"/>
              <w:spacing w:val="10"/>
              <w:sz w:val="24"/>
            </w:rPr>
          </w:rPrChange>
        </w:rPr>
        <w:t>上传的</w:t>
      </w:r>
      <w:r w:rsidR="00773AE3" w:rsidRPr="006A6E37">
        <w:rPr>
          <w:rFonts w:asciiTheme="minorEastAsia" w:hAnsiTheme="minorEastAsia" w:cs="Times New Roman" w:hint="eastAsia"/>
          <w:spacing w:val="10"/>
          <w:sz w:val="24"/>
          <w:szCs w:val="24"/>
          <w:rPrChange w:id="2623" w:author="JY0225" w:date="2017-08-24T11:12:00Z">
            <w:rPr>
              <w:rFonts w:ascii="Times New Roman" w:hAnsi="Times New Roman" w:cs="Times New Roman" w:hint="eastAsia"/>
              <w:spacing w:val="10"/>
              <w:sz w:val="24"/>
            </w:rPr>
          </w:rPrChange>
        </w:rPr>
        <w:t>信息续传</w:t>
      </w:r>
      <w:r w:rsidR="002C0B87" w:rsidRPr="006A6E37">
        <w:rPr>
          <w:rFonts w:asciiTheme="minorEastAsia" w:hAnsiTheme="minorEastAsia" w:cs="Times New Roman"/>
          <w:spacing w:val="10"/>
          <w:sz w:val="24"/>
          <w:szCs w:val="24"/>
          <w:rPrChange w:id="2624" w:author="JY0225" w:date="2017-08-24T11:12:00Z">
            <w:rPr>
              <w:rFonts w:ascii="Times New Roman" w:hAnsi="Times New Roman" w:cs="Times New Roman"/>
              <w:spacing w:val="10"/>
              <w:sz w:val="24"/>
            </w:rPr>
          </w:rPrChange>
        </w:rPr>
        <w:t>。</w:t>
      </w:r>
      <w:r w:rsidR="00F40130" w:rsidRPr="006A6E37">
        <w:rPr>
          <w:rFonts w:asciiTheme="minorEastAsia" w:hAnsiTheme="minorEastAsia" w:cs="Times New Roman"/>
          <w:spacing w:val="10"/>
          <w:sz w:val="24"/>
          <w:szCs w:val="24"/>
          <w:rPrChange w:id="2625" w:author="JY0225" w:date="2017-08-24T11:12:00Z">
            <w:rPr>
              <w:rFonts w:ascii="Times New Roman" w:hAnsi="Times New Roman" w:cs="Times New Roman"/>
              <w:spacing w:val="10"/>
              <w:sz w:val="24"/>
            </w:rPr>
          </w:rPrChange>
        </w:rPr>
        <w:t>通过此项技术</w:t>
      </w:r>
      <w:r w:rsidR="00F40130" w:rsidRPr="006A6E37">
        <w:rPr>
          <w:rFonts w:asciiTheme="minorEastAsia" w:hAnsiTheme="minorEastAsia" w:cs="Times New Roman" w:hint="eastAsia"/>
          <w:spacing w:val="10"/>
          <w:sz w:val="24"/>
          <w:szCs w:val="24"/>
          <w:rPrChange w:id="2626" w:author="JY0225" w:date="2017-08-24T11:12:00Z">
            <w:rPr>
              <w:rFonts w:ascii="Times New Roman" w:hAnsi="Times New Roman" w:cs="Times New Roman" w:hint="eastAsia"/>
              <w:spacing w:val="10"/>
              <w:sz w:val="24"/>
            </w:rPr>
          </w:rPrChange>
        </w:rPr>
        <w:t>，</w:t>
      </w:r>
      <w:r w:rsidR="009B0164" w:rsidRPr="006A6E37">
        <w:rPr>
          <w:rFonts w:asciiTheme="minorEastAsia" w:hAnsiTheme="minorEastAsia" w:cs="Times New Roman"/>
          <w:spacing w:val="10"/>
          <w:sz w:val="24"/>
          <w:szCs w:val="24"/>
          <w:rPrChange w:id="2627" w:author="JY0225" w:date="2017-08-24T11:12:00Z">
            <w:rPr>
              <w:rFonts w:ascii="Times New Roman" w:hAnsi="Times New Roman" w:cs="Times New Roman"/>
              <w:spacing w:val="10"/>
              <w:sz w:val="24"/>
            </w:rPr>
          </w:rPrChange>
        </w:rPr>
        <w:t>可以帮助</w:t>
      </w:r>
      <w:r w:rsidR="002C0B87" w:rsidRPr="006A6E37">
        <w:rPr>
          <w:rFonts w:asciiTheme="minorEastAsia" w:hAnsiTheme="minorEastAsia" w:cs="Times New Roman"/>
          <w:spacing w:val="10"/>
          <w:sz w:val="24"/>
          <w:szCs w:val="24"/>
          <w:rPrChange w:id="2628" w:author="JY0225" w:date="2017-08-24T11:12:00Z">
            <w:rPr>
              <w:rFonts w:ascii="Times New Roman" w:hAnsi="Times New Roman" w:cs="Times New Roman"/>
              <w:spacing w:val="10"/>
              <w:sz w:val="24"/>
            </w:rPr>
          </w:rPrChange>
        </w:rPr>
        <w:t>用户</w:t>
      </w:r>
      <w:r w:rsidR="006D10C2" w:rsidRPr="006A6E37">
        <w:rPr>
          <w:rFonts w:asciiTheme="minorEastAsia" w:hAnsiTheme="minorEastAsia" w:cs="Times New Roman" w:hint="eastAsia"/>
          <w:spacing w:val="10"/>
          <w:sz w:val="24"/>
          <w:szCs w:val="24"/>
          <w:rPrChange w:id="2629" w:author="JY0225" w:date="2017-08-24T11:12:00Z">
            <w:rPr>
              <w:rFonts w:ascii="Times New Roman" w:hAnsi="Times New Roman" w:cs="Times New Roman" w:hint="eastAsia"/>
              <w:spacing w:val="10"/>
              <w:sz w:val="24"/>
            </w:rPr>
          </w:rPrChange>
        </w:rPr>
        <w:t>在遇到网络故障时，</w:t>
      </w:r>
      <w:r w:rsidR="002C0B87" w:rsidRPr="006A6E37">
        <w:rPr>
          <w:rFonts w:asciiTheme="minorEastAsia" w:hAnsiTheme="minorEastAsia" w:cs="Times New Roman"/>
          <w:spacing w:val="10"/>
          <w:sz w:val="24"/>
          <w:szCs w:val="24"/>
          <w:rPrChange w:id="2630" w:author="JY0225" w:date="2017-08-24T11:12:00Z">
            <w:rPr>
              <w:rFonts w:ascii="Times New Roman" w:hAnsi="Times New Roman" w:cs="Times New Roman"/>
              <w:spacing w:val="10"/>
              <w:sz w:val="24"/>
            </w:rPr>
          </w:rPrChange>
        </w:rPr>
        <w:t>节省</w:t>
      </w:r>
      <w:r w:rsidR="00240D7A" w:rsidRPr="006A6E37">
        <w:rPr>
          <w:rFonts w:asciiTheme="minorEastAsia" w:hAnsiTheme="minorEastAsia" w:cs="Times New Roman" w:hint="eastAsia"/>
          <w:spacing w:val="10"/>
          <w:sz w:val="24"/>
          <w:szCs w:val="24"/>
          <w:rPrChange w:id="2631" w:author="JY0225" w:date="2017-08-24T11:12:00Z">
            <w:rPr>
              <w:rFonts w:ascii="Times New Roman" w:hAnsi="Times New Roman" w:cs="Times New Roman" w:hint="eastAsia"/>
              <w:spacing w:val="10"/>
              <w:sz w:val="24"/>
            </w:rPr>
          </w:rPrChange>
        </w:rPr>
        <w:t>因重传而浪费的</w:t>
      </w:r>
      <w:r w:rsidR="00240D7A" w:rsidRPr="006A6E37">
        <w:rPr>
          <w:rFonts w:asciiTheme="minorEastAsia" w:hAnsiTheme="minorEastAsia" w:cs="Times New Roman"/>
          <w:spacing w:val="10"/>
          <w:sz w:val="24"/>
          <w:szCs w:val="24"/>
          <w:rPrChange w:id="2632" w:author="JY0225" w:date="2017-08-24T11:12:00Z">
            <w:rPr>
              <w:rFonts w:ascii="Times New Roman" w:hAnsi="Times New Roman" w:cs="Times New Roman"/>
              <w:spacing w:val="10"/>
              <w:sz w:val="24"/>
            </w:rPr>
          </w:rPrChange>
        </w:rPr>
        <w:t>大量</w:t>
      </w:r>
      <w:r w:rsidR="00C64014" w:rsidRPr="006A6E37">
        <w:rPr>
          <w:rFonts w:asciiTheme="minorEastAsia" w:hAnsiTheme="minorEastAsia" w:cs="Times New Roman"/>
          <w:spacing w:val="10"/>
          <w:sz w:val="24"/>
          <w:szCs w:val="24"/>
          <w:rPrChange w:id="2633" w:author="JY0225" w:date="2017-08-24T11:12:00Z">
            <w:rPr>
              <w:rFonts w:ascii="Times New Roman" w:hAnsi="Times New Roman" w:cs="Times New Roman"/>
              <w:spacing w:val="10"/>
              <w:sz w:val="24"/>
            </w:rPr>
          </w:rPrChange>
        </w:rPr>
        <w:t>时间，提升</w:t>
      </w:r>
      <w:r w:rsidR="003817BC" w:rsidRPr="006A6E37">
        <w:rPr>
          <w:rFonts w:asciiTheme="minorEastAsia" w:hAnsiTheme="minorEastAsia" w:cs="Times New Roman" w:hint="eastAsia"/>
          <w:spacing w:val="10"/>
          <w:sz w:val="24"/>
          <w:szCs w:val="24"/>
          <w:rPrChange w:id="2634" w:author="JY0225" w:date="2017-08-24T11:12:00Z">
            <w:rPr>
              <w:rFonts w:ascii="Times New Roman" w:hAnsi="Times New Roman" w:cs="Times New Roman" w:hint="eastAsia"/>
              <w:spacing w:val="10"/>
              <w:sz w:val="24"/>
            </w:rPr>
          </w:rPrChange>
        </w:rPr>
        <w:t>数据传输的</w:t>
      </w:r>
      <w:r w:rsidR="00C64014" w:rsidRPr="006A6E37">
        <w:rPr>
          <w:rFonts w:asciiTheme="minorEastAsia" w:hAnsiTheme="minorEastAsia" w:cs="Times New Roman"/>
          <w:spacing w:val="10"/>
          <w:sz w:val="24"/>
          <w:szCs w:val="24"/>
          <w:rPrChange w:id="2635" w:author="JY0225" w:date="2017-08-24T11:12:00Z">
            <w:rPr>
              <w:rFonts w:ascii="Times New Roman" w:hAnsi="Times New Roman" w:cs="Times New Roman"/>
              <w:spacing w:val="10"/>
              <w:sz w:val="24"/>
            </w:rPr>
          </w:rPrChange>
        </w:rPr>
        <w:t>效率</w:t>
      </w:r>
      <w:r w:rsidR="002C0B87" w:rsidRPr="006A6E37">
        <w:rPr>
          <w:rFonts w:asciiTheme="minorEastAsia" w:hAnsiTheme="minorEastAsia" w:cs="Times New Roman" w:hint="eastAsia"/>
          <w:spacing w:val="10"/>
          <w:sz w:val="24"/>
          <w:szCs w:val="24"/>
          <w:rPrChange w:id="2636" w:author="JY0225" w:date="2017-08-24T11:12:00Z">
            <w:rPr>
              <w:rFonts w:ascii="Times New Roman" w:hAnsi="Times New Roman" w:cs="Times New Roman" w:hint="eastAsia"/>
              <w:spacing w:val="10"/>
              <w:sz w:val="24"/>
            </w:rPr>
          </w:rPrChange>
        </w:rPr>
        <w:t>。</w:t>
      </w:r>
      <w:r w:rsidR="009D16D5" w:rsidRPr="006A6E37">
        <w:rPr>
          <w:rFonts w:asciiTheme="minorEastAsia" w:hAnsiTheme="minorEastAsia" w:cs="Times New Roman" w:hint="eastAsia"/>
          <w:spacing w:val="10"/>
          <w:sz w:val="24"/>
          <w:szCs w:val="24"/>
          <w:rPrChange w:id="2637" w:author="JY0225" w:date="2017-08-24T11:12:00Z">
            <w:rPr>
              <w:rFonts w:ascii="Times New Roman" w:hAnsi="Times New Roman" w:cs="Times New Roman" w:hint="eastAsia"/>
              <w:spacing w:val="10"/>
              <w:sz w:val="24"/>
            </w:rPr>
          </w:rPrChange>
        </w:rPr>
        <w:t>在云</w:t>
      </w:r>
      <w:r w:rsidR="00476838" w:rsidRPr="006A6E37">
        <w:rPr>
          <w:rFonts w:asciiTheme="minorEastAsia" w:hAnsiTheme="minorEastAsia" w:cs="Times New Roman" w:hint="eastAsia"/>
          <w:spacing w:val="10"/>
          <w:sz w:val="24"/>
          <w:szCs w:val="24"/>
          <w:rPrChange w:id="2638" w:author="JY0225" w:date="2017-08-24T11:12:00Z">
            <w:rPr>
              <w:rFonts w:ascii="Times New Roman" w:hAnsi="Times New Roman" w:cs="Times New Roman" w:hint="eastAsia"/>
              <w:spacing w:val="10"/>
              <w:sz w:val="24"/>
            </w:rPr>
          </w:rPrChange>
        </w:rPr>
        <w:t>备份</w:t>
      </w:r>
      <w:r w:rsidR="009D16D5" w:rsidRPr="006A6E37">
        <w:rPr>
          <w:rFonts w:asciiTheme="minorEastAsia" w:hAnsiTheme="minorEastAsia" w:cs="Times New Roman" w:hint="eastAsia"/>
          <w:spacing w:val="10"/>
          <w:sz w:val="24"/>
          <w:szCs w:val="24"/>
          <w:rPrChange w:id="2639" w:author="JY0225" w:date="2017-08-24T11:12:00Z">
            <w:rPr>
              <w:rFonts w:ascii="Times New Roman" w:hAnsi="Times New Roman" w:cs="Times New Roman" w:hint="eastAsia"/>
              <w:spacing w:val="10"/>
              <w:sz w:val="24"/>
            </w:rPr>
          </w:rPrChange>
        </w:rPr>
        <w:t>行业，网络作为重要的基础设施，通常会受到各种因素的影响，因此</w:t>
      </w:r>
      <w:r w:rsidR="003E0325" w:rsidRPr="006A6E37">
        <w:rPr>
          <w:rFonts w:asciiTheme="minorEastAsia" w:hAnsiTheme="minorEastAsia" w:cs="Times New Roman" w:hint="eastAsia"/>
          <w:spacing w:val="10"/>
          <w:sz w:val="24"/>
          <w:szCs w:val="24"/>
          <w:rPrChange w:id="2640" w:author="JY0225" w:date="2017-08-24T11:12:00Z">
            <w:rPr>
              <w:rFonts w:ascii="Times New Roman" w:hAnsi="Times New Roman" w:cs="Times New Roman" w:hint="eastAsia"/>
              <w:spacing w:val="10"/>
              <w:sz w:val="24"/>
            </w:rPr>
          </w:rPrChange>
        </w:rPr>
        <w:t>断点续传技术成为了提升数据传输性能</w:t>
      </w:r>
      <w:r w:rsidR="004D7711" w:rsidRPr="006A6E37">
        <w:rPr>
          <w:rFonts w:asciiTheme="minorEastAsia" w:hAnsiTheme="minorEastAsia" w:cs="Times New Roman" w:hint="eastAsia"/>
          <w:spacing w:val="10"/>
          <w:sz w:val="24"/>
          <w:szCs w:val="24"/>
          <w:rPrChange w:id="2641" w:author="JY0225" w:date="2017-08-24T11:12:00Z">
            <w:rPr>
              <w:rFonts w:ascii="Times New Roman" w:hAnsi="Times New Roman" w:cs="Times New Roman" w:hint="eastAsia"/>
              <w:spacing w:val="10"/>
              <w:sz w:val="24"/>
            </w:rPr>
          </w:rPrChange>
        </w:rPr>
        <w:t>必不可少的一个环节</w:t>
      </w:r>
      <w:r w:rsidR="00042FB1" w:rsidRPr="006A6E37">
        <w:rPr>
          <w:rFonts w:asciiTheme="minorEastAsia" w:hAnsiTheme="minorEastAsia" w:cs="Times New Roman" w:hint="eastAsia"/>
          <w:spacing w:val="10"/>
          <w:sz w:val="24"/>
          <w:szCs w:val="24"/>
          <w:rPrChange w:id="2642" w:author="JY0225" w:date="2017-08-24T11:12:00Z">
            <w:rPr>
              <w:rFonts w:ascii="Times New Roman" w:hAnsi="Times New Roman" w:cs="Times New Roman" w:hint="eastAsia"/>
              <w:spacing w:val="10"/>
              <w:sz w:val="24"/>
            </w:rPr>
          </w:rPrChange>
        </w:rPr>
        <w:t>。</w:t>
      </w:r>
    </w:p>
    <w:p w14:paraId="2DE5F5B7" w14:textId="77777777" w:rsidR="00CB25A7" w:rsidRPr="006A6E37" w:rsidRDefault="00EB3BF1" w:rsidP="002C17DD">
      <w:pPr>
        <w:spacing w:line="400" w:lineRule="exact"/>
        <w:ind w:firstLine="420"/>
        <w:rPr>
          <w:rFonts w:asciiTheme="minorEastAsia" w:hAnsiTheme="minorEastAsia" w:cs="Times New Roman"/>
          <w:spacing w:val="10"/>
          <w:sz w:val="24"/>
          <w:szCs w:val="24"/>
          <w:rPrChange w:id="2643" w:author="JY0225" w:date="2017-08-24T11:12:00Z">
            <w:rPr>
              <w:rFonts w:ascii="Times New Roman" w:hAnsi="Times New Roman" w:cs="Times New Roman"/>
              <w:spacing w:val="10"/>
              <w:sz w:val="24"/>
            </w:rPr>
          </w:rPrChange>
        </w:rPr>
      </w:pPr>
      <w:r w:rsidRPr="006A6E37">
        <w:rPr>
          <w:rFonts w:asciiTheme="minorEastAsia" w:hAnsiTheme="minorEastAsia" w:cs="Times New Roman" w:hint="eastAsia"/>
          <w:spacing w:val="10"/>
          <w:sz w:val="24"/>
          <w:szCs w:val="24"/>
          <w:rPrChange w:id="2644" w:author="JY0225" w:date="2017-08-24T11:12:00Z">
            <w:rPr>
              <w:rFonts w:ascii="Times New Roman" w:hAnsi="Times New Roman" w:cs="Times New Roman" w:hint="eastAsia"/>
              <w:spacing w:val="10"/>
              <w:sz w:val="24"/>
            </w:rPr>
          </w:rPrChange>
        </w:rPr>
        <w:t>断点续传是</w:t>
      </w:r>
      <w:r w:rsidRPr="006A6E37">
        <w:rPr>
          <w:rFonts w:asciiTheme="minorEastAsia" w:hAnsiTheme="minorEastAsia" w:cs="Times New Roman" w:hint="eastAsia"/>
          <w:spacing w:val="10"/>
          <w:sz w:val="24"/>
          <w:szCs w:val="24"/>
          <w:rPrChange w:id="2645" w:author="JY0225" w:date="2017-08-24T11:12:00Z">
            <w:rPr>
              <w:rFonts w:ascii="Times New Roman" w:hAnsi="Times New Roman" w:cs="Times New Roman" w:hint="eastAsia"/>
              <w:spacing w:val="10"/>
              <w:sz w:val="24"/>
            </w:rPr>
          </w:rPrChange>
        </w:rPr>
        <w:t>HTTP 1.1</w:t>
      </w:r>
      <w:r w:rsidRPr="006A6E37">
        <w:rPr>
          <w:rFonts w:asciiTheme="minorEastAsia" w:hAnsiTheme="minorEastAsia" w:cs="Times New Roman" w:hint="eastAsia"/>
          <w:spacing w:val="10"/>
          <w:sz w:val="24"/>
          <w:szCs w:val="24"/>
          <w:rPrChange w:id="2646" w:author="JY0225" w:date="2017-08-24T11:12:00Z">
            <w:rPr>
              <w:rFonts w:ascii="Times New Roman" w:hAnsi="Times New Roman" w:cs="Times New Roman" w:hint="eastAsia"/>
              <w:spacing w:val="10"/>
              <w:sz w:val="24"/>
            </w:rPr>
          </w:rPrChange>
        </w:rPr>
        <w:t>协议的一部分，</w:t>
      </w:r>
      <w:r w:rsidR="00A16998" w:rsidRPr="006A6E37">
        <w:rPr>
          <w:rFonts w:asciiTheme="minorEastAsia" w:hAnsiTheme="minorEastAsia" w:cs="Times New Roman" w:hint="eastAsia"/>
          <w:spacing w:val="10"/>
          <w:sz w:val="24"/>
          <w:szCs w:val="24"/>
          <w:rPrChange w:id="2647" w:author="JY0225" w:date="2017-08-24T11:12:00Z">
            <w:rPr>
              <w:rFonts w:ascii="Times New Roman" w:hAnsi="Times New Roman" w:cs="Times New Roman" w:hint="eastAsia"/>
              <w:spacing w:val="10"/>
              <w:sz w:val="24"/>
            </w:rPr>
          </w:rPrChange>
        </w:rPr>
        <w:t>只要利用了</w:t>
      </w:r>
      <w:r w:rsidR="00A16998" w:rsidRPr="006A6E37">
        <w:rPr>
          <w:rFonts w:asciiTheme="minorEastAsia" w:hAnsiTheme="minorEastAsia" w:cs="Times New Roman" w:hint="eastAsia"/>
          <w:spacing w:val="10"/>
          <w:sz w:val="24"/>
          <w:szCs w:val="24"/>
          <w:rPrChange w:id="2648" w:author="JY0225" w:date="2017-08-24T11:12:00Z">
            <w:rPr>
              <w:rFonts w:ascii="Times New Roman" w:hAnsi="Times New Roman" w:cs="Times New Roman" w:hint="eastAsia"/>
              <w:spacing w:val="10"/>
              <w:sz w:val="24"/>
            </w:rPr>
          </w:rPrChange>
        </w:rPr>
        <w:t>HTTP协议</w:t>
      </w:r>
      <w:r w:rsidR="00A16998" w:rsidRPr="006A6E37">
        <w:rPr>
          <w:rStyle w:val="affff8"/>
          <w:rFonts w:asciiTheme="minorEastAsia" w:hAnsiTheme="minorEastAsia" w:cs="Times New Roman"/>
          <w:spacing w:val="10"/>
          <w:sz w:val="24"/>
          <w:szCs w:val="24"/>
          <w:rPrChange w:id="2649" w:author="JY0225" w:date="2017-08-24T11:12:00Z">
            <w:rPr>
              <w:rStyle w:val="affff8"/>
              <w:rFonts w:ascii="Times New Roman" w:hAnsi="Times New Roman" w:cs="Times New Roman"/>
              <w:spacing w:val="10"/>
              <w:sz w:val="24"/>
            </w:rPr>
          </w:rPrChange>
        </w:rPr>
        <w:footnoteReference w:id="6"/>
      </w:r>
      <w:r w:rsidR="00A16998" w:rsidRPr="006A6E37">
        <w:rPr>
          <w:rFonts w:asciiTheme="minorEastAsia" w:hAnsiTheme="minorEastAsia" w:cs="Times New Roman" w:hint="eastAsia"/>
          <w:spacing w:val="10"/>
          <w:sz w:val="24"/>
          <w:szCs w:val="24"/>
          <w:rPrChange w:id="2650" w:author="JY0225" w:date="2017-08-24T11:12:00Z">
            <w:rPr>
              <w:rFonts w:ascii="Times New Roman" w:hAnsi="Times New Roman" w:cs="Times New Roman" w:hint="eastAsia"/>
              <w:spacing w:val="10"/>
              <w:sz w:val="24"/>
            </w:rPr>
          </w:rPrChange>
        </w:rPr>
        <w:t>中的</w:t>
      </w:r>
      <w:r w:rsidR="000D0E1C" w:rsidRPr="006A6E37">
        <w:rPr>
          <w:rFonts w:asciiTheme="minorEastAsia" w:hAnsiTheme="minorEastAsia" w:cs="Times New Roman" w:hint="eastAsia"/>
          <w:spacing w:val="10"/>
          <w:sz w:val="24"/>
          <w:szCs w:val="24"/>
          <w:rPrChange w:id="2651" w:author="JY0225" w:date="2017-08-24T11:12:00Z">
            <w:rPr>
              <w:rFonts w:ascii="Times New Roman" w:hAnsi="Times New Roman" w:cs="Times New Roman" w:hint="eastAsia"/>
              <w:spacing w:val="10"/>
              <w:sz w:val="24"/>
            </w:rPr>
          </w:rPrChange>
        </w:rPr>
        <w:t>Range</w:t>
      </w:r>
      <w:r w:rsidR="000D0E1C" w:rsidRPr="006A6E37">
        <w:rPr>
          <w:rFonts w:asciiTheme="minorEastAsia" w:hAnsiTheme="minorEastAsia" w:cs="Times New Roman" w:hint="eastAsia"/>
          <w:spacing w:val="10"/>
          <w:sz w:val="24"/>
          <w:szCs w:val="24"/>
          <w:rPrChange w:id="2652" w:author="JY0225" w:date="2017-08-24T11:12:00Z">
            <w:rPr>
              <w:rFonts w:ascii="Times New Roman" w:hAnsi="Times New Roman" w:cs="Times New Roman" w:hint="eastAsia"/>
              <w:spacing w:val="10"/>
              <w:sz w:val="24"/>
            </w:rPr>
          </w:rPrChange>
        </w:rPr>
        <w:t>、</w:t>
      </w:r>
      <w:r w:rsidR="000D0E1C" w:rsidRPr="006A6E37">
        <w:rPr>
          <w:rFonts w:asciiTheme="minorEastAsia" w:hAnsiTheme="minorEastAsia" w:cs="Times New Roman"/>
          <w:spacing w:val="10"/>
          <w:sz w:val="24"/>
          <w:szCs w:val="24"/>
          <w:rPrChange w:id="2653" w:author="JY0225" w:date="2017-08-24T11:12:00Z">
            <w:rPr>
              <w:rFonts w:ascii="Times New Roman" w:hAnsi="Times New Roman" w:cs="Times New Roman"/>
              <w:spacing w:val="10"/>
              <w:sz w:val="24"/>
            </w:rPr>
          </w:rPrChange>
        </w:rPr>
        <w:t>Accept-Ranges</w:t>
      </w:r>
      <w:r w:rsidR="000D0E1C" w:rsidRPr="006A6E37">
        <w:rPr>
          <w:rFonts w:asciiTheme="minorEastAsia" w:hAnsiTheme="minorEastAsia" w:cs="Times New Roman" w:hint="eastAsia"/>
          <w:spacing w:val="10"/>
          <w:sz w:val="24"/>
          <w:szCs w:val="24"/>
          <w:rPrChange w:id="2654" w:author="JY0225" w:date="2017-08-24T11:12:00Z">
            <w:rPr>
              <w:rFonts w:ascii="Times New Roman" w:hAnsi="Times New Roman" w:cs="Times New Roman" w:hint="eastAsia"/>
              <w:spacing w:val="10"/>
              <w:sz w:val="24"/>
            </w:rPr>
          </w:rPrChange>
        </w:rPr>
        <w:t>以及</w:t>
      </w:r>
      <w:r w:rsidR="000D0E1C" w:rsidRPr="006A6E37">
        <w:rPr>
          <w:rFonts w:asciiTheme="minorEastAsia" w:hAnsiTheme="minorEastAsia" w:cs="Times New Roman"/>
          <w:spacing w:val="10"/>
          <w:sz w:val="24"/>
          <w:szCs w:val="24"/>
          <w:rPrChange w:id="2655" w:author="JY0225" w:date="2017-08-24T11:12:00Z">
            <w:rPr>
              <w:rFonts w:ascii="Times New Roman" w:hAnsi="Times New Roman" w:cs="Times New Roman"/>
              <w:spacing w:val="10"/>
              <w:sz w:val="24"/>
            </w:rPr>
          </w:rPrChange>
        </w:rPr>
        <w:t>Content-Ranges</w:t>
      </w:r>
      <w:r w:rsidR="00A16998" w:rsidRPr="006A6E37">
        <w:rPr>
          <w:rFonts w:asciiTheme="minorEastAsia" w:hAnsiTheme="minorEastAsia" w:cs="Times New Roman" w:hint="eastAsia"/>
          <w:spacing w:val="10"/>
          <w:sz w:val="24"/>
          <w:szCs w:val="24"/>
          <w:rPrChange w:id="2656" w:author="JY0225" w:date="2017-08-24T11:12:00Z">
            <w:rPr>
              <w:rFonts w:ascii="Times New Roman" w:hAnsi="Times New Roman" w:cs="Times New Roman" w:hint="eastAsia"/>
              <w:spacing w:val="10"/>
              <w:sz w:val="24"/>
            </w:rPr>
          </w:rPrChange>
        </w:rPr>
        <w:t>字段来和服务器端交互，就可以实现文件下载的断点续传</w:t>
      </w:r>
      <w:r w:rsidR="00165D12" w:rsidRPr="006A6E37">
        <w:rPr>
          <w:rFonts w:asciiTheme="minorEastAsia" w:hAnsiTheme="minorEastAsia" w:cs="Times New Roman" w:hint="eastAsia"/>
          <w:spacing w:val="10"/>
          <w:sz w:val="24"/>
          <w:szCs w:val="24"/>
          <w:rPrChange w:id="2657" w:author="JY0225" w:date="2017-08-24T11:12:00Z">
            <w:rPr>
              <w:rFonts w:ascii="Times New Roman" w:hAnsi="Times New Roman" w:cs="Times New Roman" w:hint="eastAsia"/>
              <w:spacing w:val="10"/>
              <w:sz w:val="24"/>
            </w:rPr>
          </w:rPrChange>
        </w:rPr>
        <w:t>。</w:t>
      </w:r>
    </w:p>
    <w:p w14:paraId="6A1042F9" w14:textId="77777777" w:rsidR="00BD7E86" w:rsidRPr="006A6E37" w:rsidRDefault="00BD7E86" w:rsidP="00B13B64">
      <w:pPr>
        <w:spacing w:line="400" w:lineRule="exact"/>
        <w:ind w:firstLine="420"/>
        <w:rPr>
          <w:rFonts w:asciiTheme="minorEastAsia" w:hAnsiTheme="minorEastAsia" w:cs="Times New Roman"/>
          <w:spacing w:val="10"/>
          <w:sz w:val="24"/>
          <w:szCs w:val="24"/>
          <w:rPrChange w:id="2658" w:author="JY0225" w:date="2017-08-24T11:12:00Z">
            <w:rPr>
              <w:rFonts w:ascii="Times New Roman" w:hAnsi="Times New Roman" w:cs="Times New Roman"/>
              <w:spacing w:val="10"/>
              <w:sz w:val="24"/>
            </w:rPr>
          </w:rPrChange>
        </w:rPr>
      </w:pPr>
      <w:r w:rsidRPr="006A6E37">
        <w:rPr>
          <w:rFonts w:asciiTheme="minorEastAsia" w:hAnsiTheme="minorEastAsia" w:cs="Times New Roman" w:hint="eastAsia"/>
          <w:spacing w:val="10"/>
          <w:sz w:val="24"/>
          <w:szCs w:val="24"/>
          <w:rPrChange w:id="2659" w:author="JY0225" w:date="2017-08-24T11:12:00Z">
            <w:rPr>
              <w:rFonts w:ascii="Times New Roman" w:hAnsi="Times New Roman" w:cs="Times New Roman" w:hint="eastAsia"/>
              <w:spacing w:val="10"/>
              <w:sz w:val="24"/>
            </w:rPr>
          </w:rPrChange>
        </w:rPr>
        <w:t>Range</w:t>
      </w:r>
      <w:r w:rsidR="0006341B" w:rsidRPr="006A6E37">
        <w:rPr>
          <w:rFonts w:asciiTheme="minorEastAsia" w:hAnsiTheme="minorEastAsia" w:cs="Times New Roman" w:hint="eastAsia"/>
          <w:spacing w:val="10"/>
          <w:sz w:val="24"/>
          <w:szCs w:val="24"/>
          <w:rPrChange w:id="2660" w:author="JY0225" w:date="2017-08-24T11:12:00Z">
            <w:rPr>
              <w:rFonts w:ascii="Times New Roman" w:hAnsi="Times New Roman" w:cs="Times New Roman" w:hint="eastAsia"/>
              <w:spacing w:val="10"/>
              <w:sz w:val="24"/>
            </w:rPr>
          </w:rPrChange>
        </w:rPr>
        <w:t>字段用户客户端到服务器的请求报文中，通过该字段可以指定</w:t>
      </w:r>
      <w:r w:rsidR="00863814" w:rsidRPr="006A6E37">
        <w:rPr>
          <w:rFonts w:asciiTheme="minorEastAsia" w:hAnsiTheme="minorEastAsia" w:cs="Times New Roman" w:hint="eastAsia"/>
          <w:spacing w:val="10"/>
          <w:sz w:val="24"/>
          <w:szCs w:val="24"/>
          <w:rPrChange w:id="2661" w:author="JY0225" w:date="2017-08-24T11:12:00Z">
            <w:rPr>
              <w:rFonts w:ascii="Times New Roman" w:hAnsi="Times New Roman" w:cs="Times New Roman" w:hint="eastAsia"/>
              <w:spacing w:val="10"/>
              <w:sz w:val="24"/>
            </w:rPr>
          </w:rPrChange>
        </w:rPr>
        <w:t>传输</w:t>
      </w:r>
      <w:r w:rsidR="0006341B" w:rsidRPr="006A6E37">
        <w:rPr>
          <w:rFonts w:asciiTheme="minorEastAsia" w:hAnsiTheme="minorEastAsia" w:cs="Times New Roman" w:hint="eastAsia"/>
          <w:spacing w:val="10"/>
          <w:sz w:val="24"/>
          <w:szCs w:val="24"/>
          <w:rPrChange w:id="2662" w:author="JY0225" w:date="2017-08-24T11:12:00Z">
            <w:rPr>
              <w:rFonts w:ascii="Times New Roman" w:hAnsi="Times New Roman" w:cs="Times New Roman" w:hint="eastAsia"/>
              <w:spacing w:val="10"/>
              <w:sz w:val="24"/>
            </w:rPr>
          </w:rPrChange>
        </w:rPr>
        <w:t>文件的某一段，</w:t>
      </w:r>
      <w:r w:rsidR="003559FE" w:rsidRPr="006A6E37">
        <w:rPr>
          <w:rFonts w:asciiTheme="minorEastAsia" w:hAnsiTheme="minorEastAsia" w:cs="Times New Roman" w:hint="eastAsia"/>
          <w:spacing w:val="10"/>
          <w:sz w:val="24"/>
          <w:szCs w:val="24"/>
          <w:rPrChange w:id="2663" w:author="JY0225" w:date="2017-08-24T11:12:00Z">
            <w:rPr>
              <w:rFonts w:ascii="Times New Roman" w:hAnsi="Times New Roman" w:cs="Times New Roman" w:hint="eastAsia"/>
              <w:spacing w:val="10"/>
              <w:sz w:val="24"/>
            </w:rPr>
          </w:rPrChange>
        </w:rPr>
        <w:t>典型</w:t>
      </w:r>
      <w:r w:rsidR="0006341B" w:rsidRPr="006A6E37">
        <w:rPr>
          <w:rFonts w:asciiTheme="minorEastAsia" w:hAnsiTheme="minorEastAsia" w:cs="Times New Roman" w:hint="eastAsia"/>
          <w:spacing w:val="10"/>
          <w:sz w:val="24"/>
          <w:szCs w:val="24"/>
          <w:rPrChange w:id="2664" w:author="JY0225" w:date="2017-08-24T11:12:00Z">
            <w:rPr>
              <w:rFonts w:ascii="Times New Roman" w:hAnsi="Times New Roman" w:cs="Times New Roman" w:hint="eastAsia"/>
              <w:spacing w:val="10"/>
              <w:sz w:val="24"/>
            </w:rPr>
          </w:rPrChange>
        </w:rPr>
        <w:t>格式如下：</w:t>
      </w:r>
    </w:p>
    <w:p w14:paraId="0CE62DF7" w14:textId="77777777" w:rsidR="00E449B3" w:rsidRPr="006A6E37" w:rsidRDefault="004C0D6D" w:rsidP="00E449B3">
      <w:pPr>
        <w:spacing w:line="400" w:lineRule="exact"/>
        <w:ind w:firstLine="420"/>
        <w:rPr>
          <w:rFonts w:asciiTheme="minorEastAsia" w:hAnsiTheme="minorEastAsia" w:cs="Times New Roman"/>
          <w:spacing w:val="10"/>
          <w:sz w:val="24"/>
          <w:szCs w:val="24"/>
          <w:rPrChange w:id="2665" w:author="JY0225" w:date="2017-08-24T11:12:00Z">
            <w:rPr>
              <w:rFonts w:ascii="Times New Roman" w:hAnsi="Times New Roman" w:cs="Times New Roman"/>
              <w:spacing w:val="10"/>
              <w:sz w:val="24"/>
            </w:rPr>
          </w:rPrChange>
        </w:rPr>
      </w:pPr>
      <w:r w:rsidRPr="006A6E37">
        <w:rPr>
          <w:rFonts w:asciiTheme="minorEastAsia" w:hAnsiTheme="minorEastAsia" w:cs="Times New Roman"/>
          <w:spacing w:val="10"/>
          <w:sz w:val="24"/>
          <w:szCs w:val="24"/>
          <w:rPrChange w:id="2666" w:author="JY0225" w:date="2017-08-24T11:12:00Z">
            <w:rPr>
              <w:rFonts w:ascii="Times New Roman" w:hAnsi="Times New Roman" w:cs="Times New Roman"/>
              <w:spacing w:val="10"/>
              <w:sz w:val="24"/>
            </w:rPr>
          </w:rPrChange>
        </w:rPr>
        <w:t xml:space="preserve">Range : </w:t>
      </w:r>
      <w:r w:rsidR="00E449B3" w:rsidRPr="006A6E37">
        <w:rPr>
          <w:rFonts w:asciiTheme="minorEastAsia" w:hAnsiTheme="minorEastAsia" w:cs="Times New Roman" w:hint="eastAsia"/>
          <w:spacing w:val="10"/>
          <w:sz w:val="24"/>
          <w:szCs w:val="24"/>
          <w:rPrChange w:id="2667" w:author="JY0225" w:date="2017-08-24T11:12:00Z">
            <w:rPr>
              <w:rFonts w:ascii="Times New Roman" w:hAnsi="Times New Roman" w:cs="Times New Roman" w:hint="eastAsia"/>
              <w:spacing w:val="10"/>
              <w:sz w:val="24"/>
            </w:rPr>
          </w:rPrChange>
        </w:rPr>
        <w:t>bytes=0-</w:t>
      </w:r>
      <w:r w:rsidR="0055578E" w:rsidRPr="006A6E37">
        <w:rPr>
          <w:rFonts w:asciiTheme="minorEastAsia" w:hAnsiTheme="minorEastAsia" w:cs="Times New Roman"/>
          <w:spacing w:val="10"/>
          <w:sz w:val="24"/>
          <w:szCs w:val="24"/>
          <w:rPrChange w:id="2668" w:author="JY0225" w:date="2017-08-24T11:12:00Z">
            <w:rPr>
              <w:rFonts w:ascii="Times New Roman" w:hAnsi="Times New Roman" w:cs="Times New Roman"/>
              <w:spacing w:val="10"/>
              <w:sz w:val="24"/>
            </w:rPr>
          </w:rPrChange>
        </w:rPr>
        <w:t>1024</w:t>
      </w:r>
      <w:r w:rsidR="00E449B3" w:rsidRPr="006A6E37">
        <w:rPr>
          <w:rFonts w:asciiTheme="minorEastAsia" w:hAnsiTheme="minorEastAsia" w:cs="Times New Roman" w:hint="eastAsia"/>
          <w:spacing w:val="10"/>
          <w:sz w:val="24"/>
          <w:szCs w:val="24"/>
          <w:rPrChange w:id="2669" w:author="JY0225" w:date="2017-08-24T11:12:00Z">
            <w:rPr>
              <w:rFonts w:ascii="Times New Roman" w:hAnsi="Times New Roman" w:cs="Times New Roman" w:hint="eastAsia"/>
              <w:spacing w:val="10"/>
              <w:sz w:val="24"/>
            </w:rPr>
          </w:rPrChange>
        </w:rPr>
        <w:t xml:space="preserve"> </w:t>
      </w:r>
      <w:r w:rsidR="008A2718" w:rsidRPr="006A6E37">
        <w:rPr>
          <w:rFonts w:asciiTheme="minorEastAsia" w:hAnsiTheme="minorEastAsia" w:cs="Times New Roman"/>
          <w:spacing w:val="10"/>
          <w:sz w:val="24"/>
          <w:szCs w:val="24"/>
          <w:rPrChange w:id="2670" w:author="JY0225" w:date="2017-08-24T11:12:00Z">
            <w:rPr>
              <w:rFonts w:ascii="Times New Roman" w:hAnsi="Times New Roman" w:cs="Times New Roman"/>
              <w:spacing w:val="10"/>
              <w:sz w:val="24"/>
            </w:rPr>
          </w:rPrChange>
        </w:rPr>
        <w:t>//</w:t>
      </w:r>
      <w:r w:rsidR="00E449B3" w:rsidRPr="006A6E37">
        <w:rPr>
          <w:rFonts w:asciiTheme="minorEastAsia" w:hAnsiTheme="minorEastAsia" w:cs="Times New Roman" w:hint="eastAsia"/>
          <w:spacing w:val="10"/>
          <w:sz w:val="24"/>
          <w:szCs w:val="24"/>
          <w:rPrChange w:id="2671" w:author="JY0225" w:date="2017-08-24T11:12:00Z">
            <w:rPr>
              <w:rFonts w:ascii="Times New Roman" w:hAnsi="Times New Roman" w:cs="Times New Roman" w:hint="eastAsia"/>
              <w:spacing w:val="10"/>
              <w:sz w:val="24"/>
            </w:rPr>
          </w:rPrChange>
        </w:rPr>
        <w:t>第</w:t>
      </w:r>
      <w:r w:rsidR="008A2718" w:rsidRPr="006A6E37">
        <w:rPr>
          <w:rFonts w:asciiTheme="minorEastAsia" w:hAnsiTheme="minorEastAsia" w:cs="Times New Roman" w:hint="eastAsia"/>
          <w:spacing w:val="10"/>
          <w:sz w:val="24"/>
          <w:szCs w:val="24"/>
          <w:rPrChange w:id="2672" w:author="JY0225" w:date="2017-08-24T11:12:00Z">
            <w:rPr>
              <w:rFonts w:ascii="Times New Roman" w:hAnsi="Times New Roman" w:cs="Times New Roman" w:hint="eastAsia"/>
              <w:spacing w:val="10"/>
              <w:sz w:val="24"/>
            </w:rPr>
          </w:rPrChange>
        </w:rPr>
        <w:t>0-</w:t>
      </w:r>
      <w:r w:rsidR="008A2718" w:rsidRPr="006A6E37">
        <w:rPr>
          <w:rFonts w:asciiTheme="minorEastAsia" w:hAnsiTheme="minorEastAsia" w:cs="Times New Roman"/>
          <w:spacing w:val="10"/>
          <w:sz w:val="24"/>
          <w:szCs w:val="24"/>
          <w:rPrChange w:id="2673" w:author="JY0225" w:date="2017-08-24T11:12:00Z">
            <w:rPr>
              <w:rFonts w:ascii="Times New Roman" w:hAnsi="Times New Roman" w:cs="Times New Roman"/>
              <w:spacing w:val="10"/>
              <w:sz w:val="24"/>
            </w:rPr>
          </w:rPrChange>
        </w:rPr>
        <w:t>1024</w:t>
      </w:r>
      <w:r w:rsidR="008A2718" w:rsidRPr="006A6E37">
        <w:rPr>
          <w:rFonts w:asciiTheme="minorEastAsia" w:hAnsiTheme="minorEastAsia" w:cs="Times New Roman" w:hint="eastAsia"/>
          <w:spacing w:val="10"/>
          <w:sz w:val="24"/>
          <w:szCs w:val="24"/>
          <w:rPrChange w:id="2674" w:author="JY0225" w:date="2017-08-24T11:12:00Z">
            <w:rPr>
              <w:rFonts w:ascii="Times New Roman" w:hAnsi="Times New Roman" w:cs="Times New Roman" w:hint="eastAsia"/>
              <w:spacing w:val="10"/>
              <w:sz w:val="24"/>
            </w:rPr>
          </w:rPrChange>
        </w:rPr>
        <w:t>个</w:t>
      </w:r>
      <w:r w:rsidR="00E449B3" w:rsidRPr="006A6E37">
        <w:rPr>
          <w:rFonts w:asciiTheme="minorEastAsia" w:hAnsiTheme="minorEastAsia" w:cs="Times New Roman" w:hint="eastAsia"/>
          <w:spacing w:val="10"/>
          <w:sz w:val="24"/>
          <w:szCs w:val="24"/>
          <w:rPrChange w:id="2675" w:author="JY0225" w:date="2017-08-24T11:12:00Z">
            <w:rPr>
              <w:rFonts w:ascii="Times New Roman" w:hAnsi="Times New Roman" w:cs="Times New Roman" w:hint="eastAsia"/>
              <w:spacing w:val="10"/>
              <w:sz w:val="24"/>
            </w:rPr>
          </w:rPrChange>
        </w:rPr>
        <w:t>字节范围的内容</w:t>
      </w:r>
    </w:p>
    <w:p w14:paraId="757E1898" w14:textId="77777777" w:rsidR="00E449B3" w:rsidRPr="006A6E37" w:rsidRDefault="003559FE" w:rsidP="00E449B3">
      <w:pPr>
        <w:spacing w:line="400" w:lineRule="exact"/>
        <w:ind w:firstLine="420"/>
        <w:rPr>
          <w:rFonts w:asciiTheme="minorEastAsia" w:hAnsiTheme="minorEastAsia" w:cs="Times New Roman"/>
          <w:spacing w:val="10"/>
          <w:sz w:val="24"/>
          <w:szCs w:val="24"/>
          <w:rPrChange w:id="2676" w:author="JY0225" w:date="2017-08-24T11:12:00Z">
            <w:rPr>
              <w:rFonts w:ascii="Times New Roman" w:hAnsi="Times New Roman" w:cs="Times New Roman"/>
              <w:spacing w:val="10"/>
              <w:sz w:val="24"/>
            </w:rPr>
          </w:rPrChange>
        </w:rPr>
      </w:pPr>
      <w:r w:rsidRPr="006A6E37">
        <w:rPr>
          <w:rFonts w:asciiTheme="minorEastAsia" w:hAnsiTheme="minorEastAsia" w:cs="Times New Roman"/>
          <w:spacing w:val="10"/>
          <w:sz w:val="24"/>
          <w:szCs w:val="24"/>
          <w:rPrChange w:id="2677" w:author="JY0225" w:date="2017-08-24T11:12:00Z">
            <w:rPr>
              <w:rFonts w:ascii="Times New Roman" w:hAnsi="Times New Roman" w:cs="Times New Roman"/>
              <w:spacing w:val="10"/>
              <w:sz w:val="24"/>
            </w:rPr>
          </w:rPrChange>
        </w:rPr>
        <w:t>Accept-Ranges</w:t>
      </w:r>
      <w:r w:rsidRPr="006A6E37">
        <w:rPr>
          <w:rFonts w:asciiTheme="minorEastAsia" w:hAnsiTheme="minorEastAsia" w:cs="Times New Roman" w:hint="eastAsia"/>
          <w:spacing w:val="10"/>
          <w:sz w:val="24"/>
          <w:szCs w:val="24"/>
          <w:rPrChange w:id="2678" w:author="JY0225" w:date="2017-08-24T11:12:00Z">
            <w:rPr>
              <w:rFonts w:ascii="Times New Roman" w:hAnsi="Times New Roman" w:cs="Times New Roman" w:hint="eastAsia"/>
              <w:spacing w:val="10"/>
              <w:sz w:val="24"/>
            </w:rPr>
          </w:rPrChange>
        </w:rPr>
        <w:t>用于服务器端给客户端的应答，通过该字段可以获取服务器是否支持断点续传的信息，</w:t>
      </w:r>
      <w:r w:rsidR="00E449B3" w:rsidRPr="006A6E37">
        <w:rPr>
          <w:rFonts w:asciiTheme="minorEastAsia" w:hAnsiTheme="minorEastAsia" w:cs="Times New Roman" w:hint="eastAsia"/>
          <w:spacing w:val="10"/>
          <w:sz w:val="24"/>
          <w:szCs w:val="24"/>
          <w:rPrChange w:id="2679" w:author="JY0225" w:date="2017-08-24T11:12:00Z">
            <w:rPr>
              <w:rFonts w:ascii="Times New Roman" w:hAnsi="Times New Roman" w:cs="Times New Roman" w:hint="eastAsia"/>
              <w:spacing w:val="10"/>
              <w:sz w:val="24"/>
            </w:rPr>
          </w:rPrChange>
        </w:rPr>
        <w:t>典型格式如下：</w:t>
      </w:r>
    </w:p>
    <w:p w14:paraId="01828472" w14:textId="77777777" w:rsidR="00872E1E" w:rsidRPr="006A6E37" w:rsidRDefault="00872E1E" w:rsidP="00872E1E">
      <w:pPr>
        <w:spacing w:line="400" w:lineRule="exact"/>
        <w:ind w:firstLine="420"/>
        <w:rPr>
          <w:rFonts w:asciiTheme="minorEastAsia" w:hAnsiTheme="minorEastAsia" w:cs="Times New Roman"/>
          <w:spacing w:val="10"/>
          <w:sz w:val="24"/>
          <w:szCs w:val="24"/>
          <w:rPrChange w:id="2680" w:author="JY0225" w:date="2017-08-24T11:12:00Z">
            <w:rPr>
              <w:rFonts w:ascii="Times New Roman" w:hAnsi="Times New Roman" w:cs="Times New Roman"/>
              <w:spacing w:val="10"/>
              <w:sz w:val="24"/>
            </w:rPr>
          </w:rPrChange>
        </w:rPr>
      </w:pPr>
      <w:r w:rsidRPr="006A6E37">
        <w:rPr>
          <w:rFonts w:asciiTheme="minorEastAsia" w:hAnsiTheme="minorEastAsia" w:cs="Times New Roman" w:hint="eastAsia"/>
          <w:spacing w:val="10"/>
          <w:sz w:val="24"/>
          <w:szCs w:val="24"/>
          <w:rPrChange w:id="2681" w:author="JY0225" w:date="2017-08-24T11:12:00Z">
            <w:rPr>
              <w:rFonts w:ascii="Times New Roman" w:hAnsi="Times New Roman" w:cs="Times New Roman" w:hint="eastAsia"/>
              <w:spacing w:val="10"/>
              <w:sz w:val="24"/>
            </w:rPr>
          </w:rPrChange>
        </w:rPr>
        <w:t xml:space="preserve">Accept-Ranges: bytes  </w:t>
      </w:r>
      <w:r w:rsidR="00BE698E" w:rsidRPr="006A6E37">
        <w:rPr>
          <w:rFonts w:asciiTheme="minorEastAsia" w:hAnsiTheme="minorEastAsia" w:cs="Times New Roman"/>
          <w:spacing w:val="10"/>
          <w:sz w:val="24"/>
          <w:szCs w:val="24"/>
          <w:rPrChange w:id="2682" w:author="JY0225" w:date="2017-08-24T11:12:00Z">
            <w:rPr>
              <w:rFonts w:ascii="Times New Roman" w:hAnsi="Times New Roman" w:cs="Times New Roman"/>
              <w:spacing w:val="10"/>
              <w:sz w:val="24"/>
            </w:rPr>
          </w:rPrChange>
        </w:rPr>
        <w:t>//</w:t>
      </w:r>
      <w:r w:rsidRPr="006A6E37">
        <w:rPr>
          <w:rFonts w:asciiTheme="minorEastAsia" w:hAnsiTheme="minorEastAsia" w:cs="Times New Roman" w:hint="eastAsia"/>
          <w:spacing w:val="10"/>
          <w:sz w:val="24"/>
          <w:szCs w:val="24"/>
          <w:rPrChange w:id="2683" w:author="JY0225" w:date="2017-08-24T11:12:00Z">
            <w:rPr>
              <w:rFonts w:ascii="Times New Roman" w:hAnsi="Times New Roman" w:cs="Times New Roman" w:hint="eastAsia"/>
              <w:spacing w:val="10"/>
              <w:sz w:val="24"/>
            </w:rPr>
          </w:rPrChange>
        </w:rPr>
        <w:t>支持以</w:t>
      </w:r>
      <w:r w:rsidRPr="006A6E37">
        <w:rPr>
          <w:rFonts w:asciiTheme="minorEastAsia" w:hAnsiTheme="minorEastAsia" w:cs="Times New Roman" w:hint="eastAsia"/>
          <w:spacing w:val="10"/>
          <w:sz w:val="24"/>
          <w:szCs w:val="24"/>
          <w:rPrChange w:id="2684" w:author="JY0225" w:date="2017-08-24T11:12:00Z">
            <w:rPr>
              <w:rFonts w:ascii="Times New Roman" w:hAnsi="Times New Roman" w:cs="Times New Roman" w:hint="eastAsia"/>
              <w:spacing w:val="10"/>
              <w:sz w:val="24"/>
            </w:rPr>
          </w:rPrChange>
        </w:rPr>
        <w:t>bytes</w:t>
      </w:r>
      <w:r w:rsidRPr="006A6E37">
        <w:rPr>
          <w:rFonts w:asciiTheme="minorEastAsia" w:hAnsiTheme="minorEastAsia" w:cs="Times New Roman" w:hint="eastAsia"/>
          <w:spacing w:val="10"/>
          <w:sz w:val="24"/>
          <w:szCs w:val="24"/>
          <w:rPrChange w:id="2685" w:author="JY0225" w:date="2017-08-24T11:12:00Z">
            <w:rPr>
              <w:rFonts w:ascii="Times New Roman" w:hAnsi="Times New Roman" w:cs="Times New Roman" w:hint="eastAsia"/>
              <w:spacing w:val="10"/>
              <w:sz w:val="24"/>
            </w:rPr>
          </w:rPrChange>
        </w:rPr>
        <w:t>为单位进行传输。</w:t>
      </w:r>
    </w:p>
    <w:p w14:paraId="071FBB65" w14:textId="77777777" w:rsidR="00A272C8" w:rsidRPr="006A6E37" w:rsidRDefault="00872E1E" w:rsidP="00A272C8">
      <w:pPr>
        <w:spacing w:line="400" w:lineRule="exact"/>
        <w:ind w:firstLine="420"/>
        <w:rPr>
          <w:rFonts w:asciiTheme="minorEastAsia" w:hAnsiTheme="minorEastAsia" w:cs="Times New Roman"/>
          <w:spacing w:val="10"/>
          <w:sz w:val="24"/>
          <w:szCs w:val="24"/>
          <w:rPrChange w:id="2686" w:author="JY0225" w:date="2017-08-24T11:12:00Z">
            <w:rPr>
              <w:rFonts w:ascii="Times New Roman" w:hAnsi="Times New Roman" w:cs="Times New Roman"/>
              <w:spacing w:val="10"/>
              <w:sz w:val="24"/>
            </w:rPr>
          </w:rPrChange>
        </w:rPr>
      </w:pPr>
      <w:r w:rsidRPr="006A6E37">
        <w:rPr>
          <w:rFonts w:asciiTheme="minorEastAsia" w:hAnsiTheme="minorEastAsia" w:cs="Times New Roman" w:hint="eastAsia"/>
          <w:spacing w:val="10"/>
          <w:sz w:val="24"/>
          <w:szCs w:val="24"/>
          <w:rPrChange w:id="2687" w:author="JY0225" w:date="2017-08-24T11:12:00Z">
            <w:rPr>
              <w:rFonts w:ascii="Times New Roman" w:hAnsi="Times New Roman" w:cs="Times New Roman" w:hint="eastAsia"/>
              <w:spacing w:val="10"/>
              <w:sz w:val="24"/>
            </w:rPr>
          </w:rPrChange>
        </w:rPr>
        <w:t xml:space="preserve">Accept-Ranges: none  </w:t>
      </w:r>
      <w:r w:rsidR="00BE698E" w:rsidRPr="006A6E37">
        <w:rPr>
          <w:rFonts w:asciiTheme="minorEastAsia" w:hAnsiTheme="minorEastAsia" w:cs="Times New Roman"/>
          <w:spacing w:val="10"/>
          <w:sz w:val="24"/>
          <w:szCs w:val="24"/>
          <w:rPrChange w:id="2688" w:author="JY0225" w:date="2017-08-24T11:12:00Z">
            <w:rPr>
              <w:rFonts w:ascii="Times New Roman" w:hAnsi="Times New Roman" w:cs="Times New Roman"/>
              <w:spacing w:val="10"/>
              <w:sz w:val="24"/>
            </w:rPr>
          </w:rPrChange>
        </w:rPr>
        <w:t>//</w:t>
      </w:r>
      <w:r w:rsidRPr="006A6E37">
        <w:rPr>
          <w:rFonts w:asciiTheme="minorEastAsia" w:hAnsiTheme="minorEastAsia" w:cs="Times New Roman" w:hint="eastAsia"/>
          <w:spacing w:val="10"/>
          <w:sz w:val="24"/>
          <w:szCs w:val="24"/>
          <w:rPrChange w:id="2689" w:author="JY0225" w:date="2017-08-24T11:12:00Z">
            <w:rPr>
              <w:rFonts w:ascii="Times New Roman" w:hAnsi="Times New Roman" w:cs="Times New Roman" w:hint="eastAsia"/>
              <w:spacing w:val="10"/>
              <w:sz w:val="24"/>
            </w:rPr>
          </w:rPrChange>
        </w:rPr>
        <w:t>不支持</w:t>
      </w:r>
      <w:r w:rsidR="00A272C8" w:rsidRPr="006A6E37">
        <w:rPr>
          <w:rFonts w:asciiTheme="minorEastAsia" w:hAnsiTheme="minorEastAsia" w:cs="Times New Roman" w:hint="eastAsia"/>
          <w:spacing w:val="10"/>
          <w:sz w:val="24"/>
          <w:szCs w:val="24"/>
          <w:rPrChange w:id="2690" w:author="JY0225" w:date="2017-08-24T11:12:00Z">
            <w:rPr>
              <w:rFonts w:ascii="Times New Roman" w:hAnsi="Times New Roman" w:cs="Times New Roman" w:hint="eastAsia"/>
              <w:spacing w:val="10"/>
              <w:sz w:val="24"/>
            </w:rPr>
          </w:rPrChange>
        </w:rPr>
        <w:t>以</w:t>
      </w:r>
      <w:r w:rsidR="00A272C8" w:rsidRPr="006A6E37">
        <w:rPr>
          <w:rFonts w:asciiTheme="minorEastAsia" w:hAnsiTheme="minorEastAsia" w:cs="Times New Roman" w:hint="eastAsia"/>
          <w:spacing w:val="10"/>
          <w:sz w:val="24"/>
          <w:szCs w:val="24"/>
          <w:rPrChange w:id="2691" w:author="JY0225" w:date="2017-08-24T11:12:00Z">
            <w:rPr>
              <w:rFonts w:ascii="Times New Roman" w:hAnsi="Times New Roman" w:cs="Times New Roman" w:hint="eastAsia"/>
              <w:spacing w:val="10"/>
              <w:sz w:val="24"/>
            </w:rPr>
          </w:rPrChange>
        </w:rPr>
        <w:t>bytes</w:t>
      </w:r>
      <w:r w:rsidR="00A272C8" w:rsidRPr="006A6E37">
        <w:rPr>
          <w:rFonts w:asciiTheme="minorEastAsia" w:hAnsiTheme="minorEastAsia" w:cs="Times New Roman" w:hint="eastAsia"/>
          <w:spacing w:val="10"/>
          <w:sz w:val="24"/>
          <w:szCs w:val="24"/>
          <w:rPrChange w:id="2692" w:author="JY0225" w:date="2017-08-24T11:12:00Z">
            <w:rPr>
              <w:rFonts w:ascii="Times New Roman" w:hAnsi="Times New Roman" w:cs="Times New Roman" w:hint="eastAsia"/>
              <w:spacing w:val="10"/>
              <w:sz w:val="24"/>
            </w:rPr>
          </w:rPrChange>
        </w:rPr>
        <w:t>为单位进行传输。</w:t>
      </w:r>
    </w:p>
    <w:p w14:paraId="6764CB16" w14:textId="77777777" w:rsidR="00292827" w:rsidRPr="006A6E37" w:rsidRDefault="00AE7D29" w:rsidP="00872E1E">
      <w:pPr>
        <w:spacing w:line="400" w:lineRule="exact"/>
        <w:ind w:firstLine="420"/>
        <w:rPr>
          <w:rFonts w:asciiTheme="minorEastAsia" w:hAnsiTheme="minorEastAsia" w:cs="Times New Roman"/>
          <w:spacing w:val="10"/>
          <w:sz w:val="24"/>
          <w:szCs w:val="24"/>
          <w:rPrChange w:id="2693" w:author="JY0225" w:date="2017-08-24T11:12:00Z">
            <w:rPr>
              <w:rFonts w:ascii="Times New Roman" w:hAnsi="Times New Roman" w:cs="Times New Roman"/>
              <w:spacing w:val="10"/>
              <w:sz w:val="24"/>
            </w:rPr>
          </w:rPrChange>
        </w:rPr>
      </w:pPr>
      <w:r w:rsidRPr="006A6E37">
        <w:rPr>
          <w:rFonts w:asciiTheme="minorEastAsia" w:hAnsiTheme="minorEastAsia" w:cs="Times New Roman"/>
          <w:spacing w:val="10"/>
          <w:sz w:val="24"/>
          <w:szCs w:val="24"/>
          <w:rPrChange w:id="2694" w:author="JY0225" w:date="2017-08-24T11:12:00Z">
            <w:rPr>
              <w:rFonts w:ascii="Times New Roman" w:hAnsi="Times New Roman" w:cs="Times New Roman"/>
              <w:spacing w:val="10"/>
              <w:sz w:val="24"/>
            </w:rPr>
          </w:rPrChange>
        </w:rPr>
        <w:t>Content-Ranges</w:t>
      </w:r>
      <w:r w:rsidRPr="006A6E37">
        <w:rPr>
          <w:rFonts w:asciiTheme="minorEastAsia" w:hAnsiTheme="minorEastAsia" w:cs="Times New Roman" w:hint="eastAsia"/>
          <w:spacing w:val="10"/>
          <w:sz w:val="24"/>
          <w:szCs w:val="24"/>
          <w:rPrChange w:id="2695" w:author="JY0225" w:date="2017-08-24T11:12:00Z">
            <w:rPr>
              <w:rFonts w:ascii="Times New Roman" w:hAnsi="Times New Roman" w:cs="Times New Roman" w:hint="eastAsia"/>
              <w:spacing w:val="10"/>
              <w:sz w:val="24"/>
            </w:rPr>
          </w:rPrChange>
        </w:rPr>
        <w:t>用于服务器到客户端的应答，通过该字段可以获取传输的资源文件的具体范围以及资源的总大小，典型格式如下：</w:t>
      </w:r>
    </w:p>
    <w:p w14:paraId="20CFF594" w14:textId="77777777" w:rsidR="00286D56" w:rsidRPr="006A6E37" w:rsidRDefault="00C80625" w:rsidP="00BF3E97">
      <w:pPr>
        <w:spacing w:line="400" w:lineRule="exact"/>
        <w:ind w:firstLine="420"/>
        <w:rPr>
          <w:rFonts w:asciiTheme="minorEastAsia" w:hAnsiTheme="minorEastAsia" w:cs="Times New Roman"/>
          <w:spacing w:val="10"/>
          <w:sz w:val="24"/>
          <w:szCs w:val="24"/>
          <w:rPrChange w:id="2696" w:author="JY0225" w:date="2017-08-24T11:12:00Z">
            <w:rPr>
              <w:rFonts w:ascii="Times New Roman" w:hAnsi="Times New Roman" w:cs="Times New Roman"/>
              <w:spacing w:val="10"/>
              <w:sz w:val="24"/>
            </w:rPr>
          </w:rPrChange>
        </w:rPr>
      </w:pPr>
      <w:r w:rsidRPr="006A6E37">
        <w:rPr>
          <w:rFonts w:asciiTheme="minorEastAsia" w:hAnsiTheme="minorEastAsia" w:cs="Times New Roman"/>
          <w:spacing w:val="10"/>
          <w:sz w:val="24"/>
          <w:szCs w:val="24"/>
          <w:rPrChange w:id="2697" w:author="JY0225" w:date="2017-08-24T11:12:00Z">
            <w:rPr>
              <w:rFonts w:ascii="Times New Roman" w:hAnsi="Times New Roman" w:cs="Times New Roman"/>
              <w:spacing w:val="10"/>
              <w:sz w:val="24"/>
            </w:rPr>
          </w:rPrChange>
        </w:rPr>
        <w:t>Content-Ranges: bytes 0-1024/</w:t>
      </w:r>
      <w:r w:rsidR="00474A8E" w:rsidRPr="006A6E37">
        <w:rPr>
          <w:rFonts w:asciiTheme="minorEastAsia" w:hAnsiTheme="minorEastAsia" w:cs="Times New Roman"/>
          <w:spacing w:val="10"/>
          <w:sz w:val="24"/>
          <w:szCs w:val="24"/>
          <w:rPrChange w:id="2698" w:author="JY0225" w:date="2017-08-24T11:12:00Z">
            <w:rPr>
              <w:rFonts w:ascii="Times New Roman" w:hAnsi="Times New Roman" w:cs="Times New Roman"/>
              <w:spacing w:val="10"/>
              <w:sz w:val="24"/>
            </w:rPr>
          </w:rPrChange>
        </w:rPr>
        <w:t>56</w:t>
      </w:r>
      <w:r w:rsidR="00543322" w:rsidRPr="006A6E37">
        <w:rPr>
          <w:rFonts w:asciiTheme="minorEastAsia" w:hAnsiTheme="minorEastAsia" w:cs="Times New Roman"/>
          <w:spacing w:val="10"/>
          <w:sz w:val="24"/>
          <w:szCs w:val="24"/>
          <w:rPrChange w:id="2699" w:author="JY0225" w:date="2017-08-24T11:12:00Z">
            <w:rPr>
              <w:rFonts w:ascii="Times New Roman" w:hAnsi="Times New Roman" w:cs="Times New Roman"/>
              <w:spacing w:val="10"/>
              <w:sz w:val="24"/>
            </w:rPr>
          </w:rPrChange>
        </w:rPr>
        <w:t>45</w:t>
      </w:r>
      <w:r w:rsidR="00551521" w:rsidRPr="006A6E37">
        <w:rPr>
          <w:rFonts w:asciiTheme="minorEastAsia" w:hAnsiTheme="minorEastAsia" w:cs="Times New Roman"/>
          <w:spacing w:val="10"/>
          <w:sz w:val="24"/>
          <w:szCs w:val="24"/>
          <w:rPrChange w:id="2700" w:author="JY0225" w:date="2017-08-24T11:12:00Z">
            <w:rPr>
              <w:rFonts w:ascii="Times New Roman" w:hAnsi="Times New Roman" w:cs="Times New Roman"/>
              <w:spacing w:val="10"/>
              <w:sz w:val="24"/>
            </w:rPr>
          </w:rPrChange>
        </w:rPr>
        <w:t xml:space="preserve"> //</w:t>
      </w:r>
      <w:r w:rsidR="00551521" w:rsidRPr="006A6E37">
        <w:rPr>
          <w:rFonts w:asciiTheme="minorEastAsia" w:hAnsiTheme="minorEastAsia" w:cs="Times New Roman" w:hint="eastAsia"/>
          <w:spacing w:val="10"/>
          <w:sz w:val="24"/>
          <w:szCs w:val="24"/>
          <w:rPrChange w:id="2701" w:author="JY0225" w:date="2017-08-24T11:12:00Z">
            <w:rPr>
              <w:rFonts w:ascii="Times New Roman" w:hAnsi="Times New Roman" w:cs="Times New Roman" w:hint="eastAsia"/>
              <w:spacing w:val="10"/>
              <w:sz w:val="24"/>
            </w:rPr>
          </w:rPrChange>
        </w:rPr>
        <w:t>大小为</w:t>
      </w:r>
      <w:r w:rsidR="001A1C35" w:rsidRPr="006A6E37">
        <w:rPr>
          <w:rFonts w:asciiTheme="minorEastAsia" w:hAnsiTheme="minorEastAsia" w:cs="Times New Roman" w:hint="eastAsia"/>
          <w:spacing w:val="10"/>
          <w:sz w:val="24"/>
          <w:szCs w:val="24"/>
          <w:rPrChange w:id="2702" w:author="JY0225" w:date="2017-08-24T11:12:00Z">
            <w:rPr>
              <w:rFonts w:ascii="Times New Roman" w:hAnsi="Times New Roman" w:cs="Times New Roman" w:hint="eastAsia"/>
              <w:spacing w:val="10"/>
              <w:sz w:val="24"/>
            </w:rPr>
          </w:rPrChange>
        </w:rPr>
        <w:t>5645</w:t>
      </w:r>
      <w:r w:rsidR="00551521" w:rsidRPr="006A6E37">
        <w:rPr>
          <w:rFonts w:asciiTheme="minorEastAsia" w:hAnsiTheme="minorEastAsia" w:cs="Times New Roman" w:hint="eastAsia"/>
          <w:spacing w:val="10"/>
          <w:sz w:val="24"/>
          <w:szCs w:val="24"/>
          <w:rPrChange w:id="2703" w:author="JY0225" w:date="2017-08-24T11:12:00Z">
            <w:rPr>
              <w:rFonts w:ascii="Times New Roman" w:hAnsi="Times New Roman" w:cs="Times New Roman" w:hint="eastAsia"/>
              <w:spacing w:val="10"/>
              <w:sz w:val="24"/>
            </w:rPr>
          </w:rPrChange>
        </w:rPr>
        <w:t>字节的前</w:t>
      </w:r>
      <w:r w:rsidR="00551521" w:rsidRPr="006A6E37">
        <w:rPr>
          <w:rFonts w:asciiTheme="minorEastAsia" w:hAnsiTheme="minorEastAsia" w:cs="Times New Roman" w:hint="eastAsia"/>
          <w:spacing w:val="10"/>
          <w:sz w:val="24"/>
          <w:szCs w:val="24"/>
          <w:rPrChange w:id="2704" w:author="JY0225" w:date="2017-08-24T11:12:00Z">
            <w:rPr>
              <w:rFonts w:ascii="Times New Roman" w:hAnsi="Times New Roman" w:cs="Times New Roman" w:hint="eastAsia"/>
              <w:spacing w:val="10"/>
              <w:sz w:val="24"/>
            </w:rPr>
          </w:rPrChange>
        </w:rPr>
        <w:t>1024</w:t>
      </w:r>
      <w:r w:rsidR="00551521" w:rsidRPr="006A6E37">
        <w:rPr>
          <w:rFonts w:asciiTheme="minorEastAsia" w:hAnsiTheme="minorEastAsia" w:cs="Times New Roman" w:hint="eastAsia"/>
          <w:spacing w:val="10"/>
          <w:sz w:val="24"/>
          <w:szCs w:val="24"/>
          <w:rPrChange w:id="2705" w:author="JY0225" w:date="2017-08-24T11:12:00Z">
            <w:rPr>
              <w:rFonts w:ascii="Times New Roman" w:hAnsi="Times New Roman" w:cs="Times New Roman" w:hint="eastAsia"/>
              <w:spacing w:val="10"/>
              <w:sz w:val="24"/>
            </w:rPr>
          </w:rPrChange>
        </w:rPr>
        <w:t>字节</w:t>
      </w:r>
      <w:r w:rsidR="0036382C" w:rsidRPr="006A6E37">
        <w:rPr>
          <w:rFonts w:asciiTheme="minorEastAsia" w:hAnsiTheme="minorEastAsia" w:cs="Times New Roman" w:hint="eastAsia"/>
          <w:spacing w:val="10"/>
          <w:sz w:val="24"/>
          <w:szCs w:val="24"/>
          <w:rPrChange w:id="2706" w:author="JY0225" w:date="2017-08-24T11:12:00Z">
            <w:rPr>
              <w:rFonts w:ascii="Times New Roman" w:hAnsi="Times New Roman" w:cs="Times New Roman" w:hint="eastAsia"/>
              <w:spacing w:val="10"/>
              <w:sz w:val="24"/>
            </w:rPr>
          </w:rPrChange>
        </w:rPr>
        <w:t>。</w:t>
      </w:r>
    </w:p>
    <w:p w14:paraId="650D042F" w14:textId="77777777" w:rsidR="0066788E" w:rsidRPr="006A6E37" w:rsidRDefault="006C58B6" w:rsidP="00BF3E97">
      <w:pPr>
        <w:spacing w:line="400" w:lineRule="exact"/>
        <w:ind w:firstLine="420"/>
        <w:rPr>
          <w:rFonts w:asciiTheme="minorEastAsia" w:hAnsiTheme="minorEastAsia" w:cs="Times New Roman"/>
          <w:spacing w:val="10"/>
          <w:sz w:val="24"/>
          <w:szCs w:val="24"/>
          <w:rPrChange w:id="2707" w:author="JY0225" w:date="2017-08-24T11:12:00Z">
            <w:rPr>
              <w:rFonts w:ascii="Times New Roman" w:hAnsi="Times New Roman" w:cs="Times New Roman"/>
              <w:spacing w:val="10"/>
              <w:sz w:val="24"/>
            </w:rPr>
          </w:rPrChange>
        </w:rPr>
      </w:pPr>
      <w:r w:rsidRPr="006A6E37">
        <w:rPr>
          <w:rFonts w:asciiTheme="minorEastAsia" w:hAnsiTheme="minorEastAsia" w:cs="Times New Roman"/>
          <w:spacing w:val="10"/>
          <w:sz w:val="24"/>
          <w:szCs w:val="24"/>
          <w:rPrChange w:id="2708" w:author="JY0225" w:date="2017-08-24T11:12:00Z">
            <w:rPr>
              <w:rFonts w:ascii="Times New Roman" w:hAnsi="Times New Roman" w:cs="Times New Roman"/>
              <w:spacing w:val="10"/>
              <w:sz w:val="24"/>
            </w:rPr>
          </w:rPrChange>
        </w:rPr>
        <w:t>请求报文如</w:t>
      </w:r>
      <w:r w:rsidR="009C6CB3" w:rsidRPr="006A6E37">
        <w:rPr>
          <w:rFonts w:asciiTheme="minorEastAsia" w:hAnsiTheme="minorEastAsia" w:cs="Times New Roman" w:hint="eastAsia"/>
          <w:spacing w:val="10"/>
          <w:sz w:val="24"/>
          <w:szCs w:val="24"/>
          <w:rPrChange w:id="2709" w:author="JY0225" w:date="2017-08-24T11:12:00Z">
            <w:rPr>
              <w:rFonts w:ascii="Times New Roman" w:hAnsi="Times New Roman" w:cs="Times New Roman" w:hint="eastAsia"/>
              <w:spacing w:val="10"/>
              <w:sz w:val="24"/>
            </w:rPr>
          </w:rPrChange>
        </w:rPr>
        <w:t>下</w:t>
      </w:r>
      <w:r w:rsidR="0066788E" w:rsidRPr="006A6E37">
        <w:rPr>
          <w:rFonts w:asciiTheme="minorEastAsia" w:hAnsiTheme="minorEastAsia" w:cs="Times New Roman"/>
          <w:spacing w:val="10"/>
          <w:sz w:val="24"/>
          <w:szCs w:val="24"/>
          <w:rPrChange w:id="2710" w:author="JY0225" w:date="2017-08-24T11:12:00Z">
            <w:rPr>
              <w:rFonts w:ascii="Times New Roman" w:hAnsi="Times New Roman" w:cs="Times New Roman"/>
              <w:spacing w:val="10"/>
              <w:sz w:val="24"/>
            </w:rPr>
          </w:rPrChange>
        </w:rPr>
        <w:t>所示</w:t>
      </w:r>
      <w:r w:rsidR="0066788E" w:rsidRPr="006A6E37">
        <w:rPr>
          <w:rFonts w:asciiTheme="minorEastAsia" w:hAnsiTheme="minorEastAsia" w:cs="Times New Roman" w:hint="eastAsia"/>
          <w:spacing w:val="10"/>
          <w:sz w:val="24"/>
          <w:szCs w:val="24"/>
          <w:rPrChange w:id="2711" w:author="JY0225" w:date="2017-08-24T11:12:00Z">
            <w:rPr>
              <w:rFonts w:ascii="Times New Roman" w:hAnsi="Times New Roman" w:cs="Times New Roman" w:hint="eastAsia"/>
              <w:spacing w:val="10"/>
              <w:sz w:val="24"/>
            </w:rPr>
          </w:rPrChange>
        </w:rPr>
        <w:t>：</w:t>
      </w:r>
    </w:p>
    <w:tbl>
      <w:tblPr>
        <w:tblStyle w:val="ae"/>
        <w:tblW w:w="0" w:type="auto"/>
        <w:tblInd w:w="445" w:type="dxa"/>
        <w:tblLook w:val="04A0" w:firstRow="1" w:lastRow="0" w:firstColumn="1" w:lastColumn="0" w:noHBand="0" w:noVBand="1"/>
      </w:tblPr>
      <w:tblGrid>
        <w:gridCol w:w="7851"/>
      </w:tblGrid>
      <w:tr w:rsidR="0066788E" w:rsidRPr="006A6E37" w14:paraId="01875506" w14:textId="77777777" w:rsidTr="00B978E6">
        <w:tc>
          <w:tcPr>
            <w:tcW w:w="7851" w:type="dxa"/>
          </w:tcPr>
          <w:p w14:paraId="3F665B9C" w14:textId="77777777" w:rsidR="0066788E" w:rsidRPr="006A6E37" w:rsidRDefault="0066788E" w:rsidP="00EA238B">
            <w:pPr>
              <w:pStyle w:val="a7"/>
              <w:spacing w:line="400" w:lineRule="exact"/>
              <w:jc w:val="both"/>
              <w:rPr>
                <w:rFonts w:asciiTheme="minorEastAsia" w:eastAsiaTheme="minorEastAsia" w:hAnsiTheme="minorEastAsia"/>
                <w:szCs w:val="24"/>
                <w:rPrChange w:id="2712" w:author="JY0225" w:date="2017-08-24T11:12:00Z">
                  <w:rPr>
                    <w:rFonts w:eastAsiaTheme="minorEastAsia"/>
                  </w:rPr>
                </w:rPrChange>
              </w:rPr>
            </w:pPr>
            <w:r w:rsidRPr="006A6E37">
              <w:rPr>
                <w:rFonts w:asciiTheme="minorEastAsia" w:eastAsiaTheme="minorEastAsia" w:hAnsiTheme="minorEastAsia"/>
                <w:szCs w:val="24"/>
                <w:rPrChange w:id="2713" w:author="JY0225" w:date="2017-08-24T11:12:00Z">
                  <w:rPr>
                    <w:rFonts w:eastAsiaTheme="minorEastAsia"/>
                  </w:rPr>
                </w:rPrChange>
              </w:rPr>
              <w:t>GET /test.docx HTTP/1.1</w:t>
            </w:r>
          </w:p>
          <w:p w14:paraId="54D55606" w14:textId="77777777" w:rsidR="0066788E" w:rsidRPr="006A6E37" w:rsidRDefault="0066788E" w:rsidP="00EA238B">
            <w:pPr>
              <w:pStyle w:val="a7"/>
              <w:spacing w:line="400" w:lineRule="exact"/>
              <w:jc w:val="both"/>
              <w:rPr>
                <w:rFonts w:asciiTheme="minorEastAsia" w:eastAsiaTheme="minorEastAsia" w:hAnsiTheme="minorEastAsia"/>
                <w:szCs w:val="24"/>
                <w:rPrChange w:id="2714" w:author="JY0225" w:date="2017-08-24T11:12:00Z">
                  <w:rPr>
                    <w:rFonts w:eastAsiaTheme="minorEastAsia"/>
                  </w:rPr>
                </w:rPrChange>
              </w:rPr>
            </w:pPr>
            <w:r w:rsidRPr="006A6E37">
              <w:rPr>
                <w:rFonts w:asciiTheme="minorEastAsia" w:eastAsiaTheme="minorEastAsia" w:hAnsiTheme="minorEastAsia"/>
                <w:szCs w:val="24"/>
                <w:rPrChange w:id="2715" w:author="JY0225" w:date="2017-08-24T11:12:00Z">
                  <w:rPr>
                    <w:rFonts w:eastAsiaTheme="minorEastAsia"/>
                  </w:rPr>
                </w:rPrChange>
              </w:rPr>
              <w:t>Connection: close</w:t>
            </w:r>
          </w:p>
          <w:p w14:paraId="175202AB" w14:textId="77777777" w:rsidR="0066788E" w:rsidRPr="006A6E37" w:rsidRDefault="0066788E" w:rsidP="00EA238B">
            <w:pPr>
              <w:pStyle w:val="a7"/>
              <w:spacing w:line="400" w:lineRule="exact"/>
              <w:jc w:val="both"/>
              <w:rPr>
                <w:rFonts w:asciiTheme="minorEastAsia" w:eastAsiaTheme="minorEastAsia" w:hAnsiTheme="minorEastAsia"/>
                <w:szCs w:val="24"/>
                <w:rPrChange w:id="2716" w:author="JY0225" w:date="2017-08-24T11:12:00Z">
                  <w:rPr>
                    <w:rFonts w:eastAsiaTheme="minorEastAsia"/>
                  </w:rPr>
                </w:rPrChange>
              </w:rPr>
            </w:pPr>
            <w:r w:rsidRPr="006A6E37">
              <w:rPr>
                <w:rFonts w:asciiTheme="minorEastAsia" w:eastAsiaTheme="minorEastAsia" w:hAnsiTheme="minorEastAsia"/>
                <w:szCs w:val="24"/>
                <w:rPrChange w:id="2717" w:author="JY0225" w:date="2017-08-24T11:12:00Z">
                  <w:rPr>
                    <w:rFonts w:eastAsiaTheme="minorEastAsia"/>
                  </w:rPr>
                </w:rPrChange>
              </w:rPr>
              <w:t>Host: 10.131.1.63</w:t>
            </w:r>
          </w:p>
          <w:p w14:paraId="403D0F78" w14:textId="77777777" w:rsidR="0036469B" w:rsidRPr="006A6E37" w:rsidRDefault="0036469B" w:rsidP="00EA238B">
            <w:pPr>
              <w:pStyle w:val="a7"/>
              <w:spacing w:line="400" w:lineRule="exact"/>
              <w:jc w:val="both"/>
              <w:rPr>
                <w:rFonts w:asciiTheme="minorEastAsia" w:eastAsiaTheme="minorEastAsia" w:hAnsiTheme="minorEastAsia"/>
                <w:szCs w:val="24"/>
                <w:rPrChange w:id="2718" w:author="JY0225" w:date="2017-08-24T11:12:00Z">
                  <w:rPr>
                    <w:rFonts w:eastAsiaTheme="minorEastAsia"/>
                  </w:rPr>
                </w:rPrChange>
              </w:rPr>
            </w:pPr>
            <w:r w:rsidRPr="006A6E37">
              <w:rPr>
                <w:rFonts w:asciiTheme="minorEastAsia" w:eastAsiaTheme="minorEastAsia" w:hAnsiTheme="minorEastAsia"/>
                <w:szCs w:val="24"/>
                <w:rPrChange w:id="2719" w:author="JY0225" w:date="2017-08-24T11:12:00Z">
                  <w:rPr>
                    <w:rFonts w:eastAsiaTheme="minorEastAsia"/>
                  </w:rPr>
                </w:rPrChange>
              </w:rPr>
              <w:t>Range: bytes=0-1024</w:t>
            </w:r>
          </w:p>
        </w:tc>
      </w:tr>
    </w:tbl>
    <w:p w14:paraId="3FD58645" w14:textId="77777777" w:rsidR="00B978E6" w:rsidRPr="006A6E37" w:rsidRDefault="009357DE" w:rsidP="00B978E6">
      <w:pPr>
        <w:spacing w:line="400" w:lineRule="exact"/>
        <w:ind w:firstLine="420"/>
        <w:rPr>
          <w:rFonts w:asciiTheme="minorEastAsia" w:hAnsiTheme="minorEastAsia" w:cs="Times New Roman"/>
          <w:spacing w:val="10"/>
          <w:sz w:val="24"/>
          <w:szCs w:val="24"/>
          <w:rPrChange w:id="2720" w:author="JY0225" w:date="2017-08-24T11:12:00Z">
            <w:rPr>
              <w:rFonts w:ascii="Times New Roman" w:hAnsi="Times New Roman" w:cs="Times New Roman"/>
              <w:spacing w:val="10"/>
              <w:sz w:val="24"/>
            </w:rPr>
          </w:rPrChange>
        </w:rPr>
      </w:pPr>
      <w:r w:rsidRPr="006A6E37">
        <w:rPr>
          <w:rFonts w:asciiTheme="minorEastAsia" w:hAnsiTheme="minorEastAsia" w:cs="Times New Roman"/>
          <w:spacing w:val="10"/>
          <w:sz w:val="24"/>
          <w:szCs w:val="24"/>
          <w:rPrChange w:id="2721" w:author="JY0225" w:date="2017-08-24T11:12:00Z">
            <w:rPr>
              <w:rFonts w:ascii="Times New Roman" w:hAnsi="Times New Roman" w:cs="Times New Roman"/>
              <w:spacing w:val="10"/>
              <w:sz w:val="24"/>
            </w:rPr>
          </w:rPrChange>
        </w:rPr>
        <w:lastRenderedPageBreak/>
        <w:t>响应</w:t>
      </w:r>
      <w:r w:rsidR="00280FF4" w:rsidRPr="006A6E37">
        <w:rPr>
          <w:rFonts w:asciiTheme="minorEastAsia" w:hAnsiTheme="minorEastAsia" w:cs="Times New Roman"/>
          <w:spacing w:val="10"/>
          <w:sz w:val="24"/>
          <w:szCs w:val="24"/>
          <w:rPrChange w:id="2722" w:author="JY0225" w:date="2017-08-24T11:12:00Z">
            <w:rPr>
              <w:rFonts w:ascii="Times New Roman" w:hAnsi="Times New Roman" w:cs="Times New Roman"/>
              <w:spacing w:val="10"/>
              <w:sz w:val="24"/>
            </w:rPr>
          </w:rPrChange>
        </w:rPr>
        <w:t>报文如</w:t>
      </w:r>
      <w:r w:rsidR="009C6CB3" w:rsidRPr="006A6E37">
        <w:rPr>
          <w:rFonts w:asciiTheme="minorEastAsia" w:hAnsiTheme="minorEastAsia" w:cs="Times New Roman" w:hint="eastAsia"/>
          <w:spacing w:val="10"/>
          <w:sz w:val="24"/>
          <w:szCs w:val="24"/>
          <w:rPrChange w:id="2723" w:author="JY0225" w:date="2017-08-24T11:12:00Z">
            <w:rPr>
              <w:rFonts w:ascii="Times New Roman" w:hAnsi="Times New Roman" w:cs="Times New Roman" w:hint="eastAsia"/>
              <w:spacing w:val="10"/>
              <w:sz w:val="24"/>
            </w:rPr>
          </w:rPrChange>
        </w:rPr>
        <w:t>下</w:t>
      </w:r>
      <w:r w:rsidR="00B978E6" w:rsidRPr="006A6E37">
        <w:rPr>
          <w:rFonts w:asciiTheme="minorEastAsia" w:hAnsiTheme="minorEastAsia" w:cs="Times New Roman"/>
          <w:spacing w:val="10"/>
          <w:sz w:val="24"/>
          <w:szCs w:val="24"/>
          <w:rPrChange w:id="2724" w:author="JY0225" w:date="2017-08-24T11:12:00Z">
            <w:rPr>
              <w:rFonts w:ascii="Times New Roman" w:hAnsi="Times New Roman" w:cs="Times New Roman"/>
              <w:spacing w:val="10"/>
              <w:sz w:val="24"/>
            </w:rPr>
          </w:rPrChange>
        </w:rPr>
        <w:t>所示</w:t>
      </w:r>
      <w:r w:rsidR="00B978E6" w:rsidRPr="006A6E37">
        <w:rPr>
          <w:rFonts w:asciiTheme="minorEastAsia" w:hAnsiTheme="minorEastAsia" w:cs="Times New Roman" w:hint="eastAsia"/>
          <w:spacing w:val="10"/>
          <w:sz w:val="24"/>
          <w:szCs w:val="24"/>
          <w:rPrChange w:id="2725" w:author="JY0225" w:date="2017-08-24T11:12:00Z">
            <w:rPr>
              <w:rFonts w:ascii="Times New Roman" w:hAnsi="Times New Roman" w:cs="Times New Roman" w:hint="eastAsia"/>
              <w:spacing w:val="10"/>
              <w:sz w:val="24"/>
            </w:rPr>
          </w:rPrChange>
        </w:rPr>
        <w:t>：</w:t>
      </w:r>
    </w:p>
    <w:tbl>
      <w:tblPr>
        <w:tblStyle w:val="ae"/>
        <w:tblW w:w="0" w:type="auto"/>
        <w:tblInd w:w="445" w:type="dxa"/>
        <w:tblLook w:val="04A0" w:firstRow="1" w:lastRow="0" w:firstColumn="1" w:lastColumn="0" w:noHBand="0" w:noVBand="1"/>
      </w:tblPr>
      <w:tblGrid>
        <w:gridCol w:w="7851"/>
      </w:tblGrid>
      <w:tr w:rsidR="00B978E6" w:rsidRPr="006A6E37" w14:paraId="7F0EBDF2" w14:textId="77777777" w:rsidTr="0087084C">
        <w:tc>
          <w:tcPr>
            <w:tcW w:w="7851" w:type="dxa"/>
          </w:tcPr>
          <w:p w14:paraId="7D8CDCA8" w14:textId="77777777" w:rsidR="00B978E6" w:rsidRPr="006A6E37" w:rsidRDefault="00B978E6" w:rsidP="00EA238B">
            <w:pPr>
              <w:pStyle w:val="a7"/>
              <w:spacing w:line="400" w:lineRule="exact"/>
              <w:jc w:val="both"/>
              <w:rPr>
                <w:rFonts w:asciiTheme="minorEastAsia" w:eastAsiaTheme="minorEastAsia" w:hAnsiTheme="minorEastAsia"/>
                <w:szCs w:val="24"/>
                <w:rPrChange w:id="2726" w:author="JY0225" w:date="2017-08-24T11:12:00Z">
                  <w:rPr>
                    <w:rFonts w:eastAsiaTheme="minorEastAsia"/>
                  </w:rPr>
                </w:rPrChange>
              </w:rPr>
            </w:pPr>
            <w:r w:rsidRPr="006A6E37">
              <w:rPr>
                <w:rFonts w:asciiTheme="minorEastAsia" w:eastAsiaTheme="minorEastAsia" w:hAnsiTheme="minorEastAsia"/>
                <w:szCs w:val="24"/>
                <w:rPrChange w:id="2727" w:author="JY0225" w:date="2017-08-24T11:12:00Z">
                  <w:rPr>
                    <w:rFonts w:eastAsiaTheme="minorEastAsia"/>
                  </w:rPr>
                </w:rPrChange>
              </w:rPr>
              <w:t>HTTP/1.1</w:t>
            </w:r>
            <w:r w:rsidR="00EA238B" w:rsidRPr="006A6E37">
              <w:rPr>
                <w:rFonts w:asciiTheme="minorEastAsia" w:eastAsiaTheme="minorEastAsia" w:hAnsiTheme="minorEastAsia"/>
                <w:szCs w:val="24"/>
                <w:rPrChange w:id="2728" w:author="JY0225" w:date="2017-08-24T11:12:00Z">
                  <w:rPr>
                    <w:rFonts w:eastAsiaTheme="minorEastAsia"/>
                  </w:rPr>
                </w:rPrChange>
              </w:rPr>
              <w:t xml:space="preserve"> 200 OK</w:t>
            </w:r>
          </w:p>
          <w:p w14:paraId="1FFA0B4D" w14:textId="77777777" w:rsidR="00B978E6" w:rsidRPr="006A6E37" w:rsidRDefault="00EA238B" w:rsidP="00EA238B">
            <w:pPr>
              <w:pStyle w:val="a7"/>
              <w:spacing w:line="400" w:lineRule="exact"/>
              <w:jc w:val="both"/>
              <w:rPr>
                <w:rFonts w:asciiTheme="minorEastAsia" w:eastAsiaTheme="minorEastAsia" w:hAnsiTheme="minorEastAsia"/>
                <w:szCs w:val="24"/>
                <w:rPrChange w:id="2729" w:author="JY0225" w:date="2017-08-24T11:12:00Z">
                  <w:rPr>
                    <w:rFonts w:eastAsiaTheme="minorEastAsia"/>
                  </w:rPr>
                </w:rPrChange>
              </w:rPr>
            </w:pPr>
            <w:r w:rsidRPr="006A6E37">
              <w:rPr>
                <w:rFonts w:asciiTheme="minorEastAsia" w:eastAsiaTheme="minorEastAsia" w:hAnsiTheme="minorEastAsia"/>
                <w:szCs w:val="24"/>
                <w:rPrChange w:id="2730" w:author="JY0225" w:date="2017-08-24T11:12:00Z">
                  <w:rPr>
                    <w:rFonts w:eastAsiaTheme="minorEastAsia"/>
                  </w:rPr>
                </w:rPrChange>
              </w:rPr>
              <w:t>Content-Length</w:t>
            </w:r>
            <w:r w:rsidR="00B978E6" w:rsidRPr="006A6E37">
              <w:rPr>
                <w:rFonts w:asciiTheme="minorEastAsia" w:eastAsiaTheme="minorEastAsia" w:hAnsiTheme="minorEastAsia"/>
                <w:szCs w:val="24"/>
                <w:rPrChange w:id="2731" w:author="JY0225" w:date="2017-08-24T11:12:00Z">
                  <w:rPr>
                    <w:rFonts w:eastAsiaTheme="minorEastAsia"/>
                  </w:rPr>
                </w:rPrChange>
              </w:rPr>
              <w:t>:</w:t>
            </w:r>
            <w:r w:rsidRPr="006A6E37">
              <w:rPr>
                <w:rFonts w:asciiTheme="minorEastAsia" w:eastAsiaTheme="minorEastAsia" w:hAnsiTheme="minorEastAsia"/>
                <w:szCs w:val="24"/>
                <w:rPrChange w:id="2732" w:author="JY0225" w:date="2017-08-24T11:12:00Z">
                  <w:rPr>
                    <w:rFonts w:eastAsiaTheme="minorEastAsia"/>
                  </w:rPr>
                </w:rPrChange>
              </w:rPr>
              <w:t xml:space="preserve"> 256823</w:t>
            </w:r>
          </w:p>
          <w:p w14:paraId="56903C99" w14:textId="77777777" w:rsidR="00B978E6" w:rsidRPr="006A6E37" w:rsidRDefault="00EA238B" w:rsidP="00EA238B">
            <w:pPr>
              <w:pStyle w:val="a7"/>
              <w:spacing w:line="400" w:lineRule="exact"/>
              <w:jc w:val="both"/>
              <w:rPr>
                <w:rFonts w:asciiTheme="minorEastAsia" w:eastAsiaTheme="minorEastAsia" w:hAnsiTheme="minorEastAsia"/>
                <w:szCs w:val="24"/>
                <w:rPrChange w:id="2733" w:author="JY0225" w:date="2017-08-24T11:12:00Z">
                  <w:rPr>
                    <w:rFonts w:eastAsiaTheme="minorEastAsia"/>
                  </w:rPr>
                </w:rPrChange>
              </w:rPr>
            </w:pPr>
            <w:r w:rsidRPr="006A6E37">
              <w:rPr>
                <w:rFonts w:asciiTheme="minorEastAsia" w:eastAsiaTheme="minorEastAsia" w:hAnsiTheme="minorEastAsia"/>
                <w:szCs w:val="24"/>
                <w:rPrChange w:id="2734" w:author="JY0225" w:date="2017-08-24T11:12:00Z">
                  <w:rPr>
                    <w:rFonts w:eastAsiaTheme="minorEastAsia"/>
                  </w:rPr>
                </w:rPrChange>
              </w:rPr>
              <w:t>Content-Type</w:t>
            </w:r>
            <w:r w:rsidR="00B978E6" w:rsidRPr="006A6E37">
              <w:rPr>
                <w:rFonts w:asciiTheme="minorEastAsia" w:eastAsiaTheme="minorEastAsia" w:hAnsiTheme="minorEastAsia"/>
                <w:szCs w:val="24"/>
                <w:rPrChange w:id="2735" w:author="JY0225" w:date="2017-08-24T11:12:00Z">
                  <w:rPr>
                    <w:rFonts w:eastAsiaTheme="minorEastAsia"/>
                  </w:rPr>
                </w:rPrChange>
              </w:rPr>
              <w:t xml:space="preserve">: </w:t>
            </w:r>
            <w:r w:rsidRPr="006A6E37">
              <w:rPr>
                <w:rFonts w:asciiTheme="minorEastAsia" w:eastAsiaTheme="minorEastAsia" w:hAnsiTheme="minorEastAsia"/>
                <w:szCs w:val="24"/>
                <w:rPrChange w:id="2736" w:author="JY0225" w:date="2017-08-24T11:12:00Z">
                  <w:rPr>
                    <w:rFonts w:eastAsiaTheme="minorEastAsia"/>
                  </w:rPr>
                </w:rPrChange>
              </w:rPr>
              <w:t>text/html</w:t>
            </w:r>
          </w:p>
          <w:p w14:paraId="76719930" w14:textId="77777777" w:rsidR="00B978E6" w:rsidRPr="006A6E37" w:rsidRDefault="00EA238B" w:rsidP="00EA238B">
            <w:pPr>
              <w:pStyle w:val="a7"/>
              <w:spacing w:line="400" w:lineRule="exact"/>
              <w:jc w:val="both"/>
              <w:rPr>
                <w:rFonts w:asciiTheme="minorEastAsia" w:eastAsiaTheme="minorEastAsia" w:hAnsiTheme="minorEastAsia"/>
                <w:szCs w:val="24"/>
                <w:rPrChange w:id="2737" w:author="JY0225" w:date="2017-08-24T11:12:00Z">
                  <w:rPr>
                    <w:rFonts w:eastAsiaTheme="minorEastAsia"/>
                  </w:rPr>
                </w:rPrChange>
              </w:rPr>
            </w:pPr>
            <w:r w:rsidRPr="006A6E37">
              <w:rPr>
                <w:rFonts w:asciiTheme="minorEastAsia" w:eastAsiaTheme="minorEastAsia" w:hAnsiTheme="minorEastAsia"/>
                <w:szCs w:val="24"/>
                <w:rPrChange w:id="2738" w:author="JY0225" w:date="2017-08-24T11:12:00Z">
                  <w:rPr>
                    <w:rFonts w:eastAsiaTheme="minorEastAsia"/>
                  </w:rPr>
                </w:rPrChange>
              </w:rPr>
              <w:t>Content-Range</w:t>
            </w:r>
            <w:r w:rsidR="00B978E6" w:rsidRPr="006A6E37">
              <w:rPr>
                <w:rFonts w:asciiTheme="minorEastAsia" w:eastAsiaTheme="minorEastAsia" w:hAnsiTheme="minorEastAsia"/>
                <w:szCs w:val="24"/>
                <w:rPrChange w:id="2739" w:author="JY0225" w:date="2017-08-24T11:12:00Z">
                  <w:rPr>
                    <w:rFonts w:eastAsiaTheme="minorEastAsia"/>
                  </w:rPr>
                </w:rPrChange>
              </w:rPr>
              <w:t>: bytes</w:t>
            </w:r>
            <w:r w:rsidRPr="006A6E37">
              <w:rPr>
                <w:rFonts w:asciiTheme="minorEastAsia" w:eastAsiaTheme="minorEastAsia" w:hAnsiTheme="minorEastAsia"/>
                <w:szCs w:val="24"/>
                <w:rPrChange w:id="2740" w:author="JY0225" w:date="2017-08-24T11:12:00Z">
                  <w:rPr>
                    <w:rFonts w:eastAsiaTheme="minorEastAsia"/>
                  </w:rPr>
                </w:rPrChange>
              </w:rPr>
              <w:t xml:space="preserve"> </w:t>
            </w:r>
            <w:r w:rsidR="00B978E6" w:rsidRPr="006A6E37">
              <w:rPr>
                <w:rFonts w:asciiTheme="minorEastAsia" w:eastAsiaTheme="minorEastAsia" w:hAnsiTheme="minorEastAsia"/>
                <w:szCs w:val="24"/>
                <w:rPrChange w:id="2741" w:author="JY0225" w:date="2017-08-24T11:12:00Z">
                  <w:rPr>
                    <w:rFonts w:eastAsiaTheme="minorEastAsia"/>
                  </w:rPr>
                </w:rPrChange>
              </w:rPr>
              <w:t>0-1024</w:t>
            </w:r>
            <w:r w:rsidRPr="006A6E37">
              <w:rPr>
                <w:rFonts w:asciiTheme="minorEastAsia" w:eastAsiaTheme="minorEastAsia" w:hAnsiTheme="minorEastAsia"/>
                <w:szCs w:val="24"/>
                <w:rPrChange w:id="2742" w:author="JY0225" w:date="2017-08-24T11:12:00Z">
                  <w:rPr>
                    <w:rFonts w:eastAsiaTheme="minorEastAsia"/>
                  </w:rPr>
                </w:rPrChange>
              </w:rPr>
              <w:t>/256823</w:t>
            </w:r>
          </w:p>
        </w:tc>
      </w:tr>
    </w:tbl>
    <w:p w14:paraId="7399E253" w14:textId="77777777" w:rsidR="00A32027" w:rsidRPr="006A6E37" w:rsidRDefault="00305E04" w:rsidP="007126E8">
      <w:pPr>
        <w:spacing w:line="400" w:lineRule="exact"/>
        <w:rPr>
          <w:rFonts w:asciiTheme="minorEastAsia" w:hAnsiTheme="minorEastAsia" w:cs="Times New Roman"/>
          <w:spacing w:val="10"/>
          <w:sz w:val="24"/>
          <w:szCs w:val="24"/>
          <w:rPrChange w:id="2743" w:author="JY0225" w:date="2017-08-24T11:12:00Z">
            <w:rPr>
              <w:rFonts w:ascii="Times New Roman" w:hAnsi="Times New Roman" w:cs="Times New Roman"/>
              <w:spacing w:val="10"/>
              <w:sz w:val="24"/>
            </w:rPr>
          </w:rPrChange>
        </w:rPr>
      </w:pPr>
      <w:r w:rsidRPr="006A6E37">
        <w:rPr>
          <w:rFonts w:asciiTheme="minorEastAsia" w:hAnsiTheme="minorEastAsia" w:cs="Times New Roman"/>
          <w:spacing w:val="10"/>
          <w:sz w:val="24"/>
          <w:szCs w:val="24"/>
          <w:rPrChange w:id="2744" w:author="JY0225" w:date="2017-08-24T11:12:00Z">
            <w:rPr>
              <w:rFonts w:ascii="Times New Roman" w:hAnsi="Times New Roman" w:cs="Times New Roman"/>
              <w:spacing w:val="10"/>
              <w:sz w:val="24"/>
            </w:rPr>
          </w:rPrChange>
        </w:rPr>
        <w:tab/>
      </w:r>
      <w:r w:rsidR="00347BB7" w:rsidRPr="006A6E37">
        <w:rPr>
          <w:rFonts w:asciiTheme="minorEastAsia" w:hAnsiTheme="minorEastAsia" w:cs="Times New Roman"/>
          <w:spacing w:val="10"/>
          <w:sz w:val="24"/>
          <w:szCs w:val="24"/>
          <w:rPrChange w:id="2745" w:author="JY0225" w:date="2017-08-24T11:12:00Z">
            <w:rPr>
              <w:rFonts w:ascii="Times New Roman" w:hAnsi="Times New Roman" w:cs="Times New Roman"/>
              <w:spacing w:val="10"/>
              <w:sz w:val="24"/>
            </w:rPr>
          </w:rPrChange>
        </w:rPr>
        <w:t>在断点续传</w:t>
      </w:r>
      <w:r w:rsidR="00D011AE" w:rsidRPr="006A6E37">
        <w:rPr>
          <w:rFonts w:asciiTheme="minorEastAsia" w:hAnsiTheme="minorEastAsia" w:cs="Times New Roman"/>
          <w:spacing w:val="10"/>
          <w:sz w:val="24"/>
          <w:szCs w:val="24"/>
          <w:rPrChange w:id="2746" w:author="JY0225" w:date="2017-08-24T11:12:00Z">
            <w:rPr>
              <w:rFonts w:ascii="Times New Roman" w:hAnsi="Times New Roman" w:cs="Times New Roman"/>
              <w:spacing w:val="10"/>
              <w:sz w:val="24"/>
            </w:rPr>
          </w:rPrChange>
        </w:rPr>
        <w:t>过程</w:t>
      </w:r>
      <w:r w:rsidR="00347BB7" w:rsidRPr="006A6E37">
        <w:rPr>
          <w:rFonts w:asciiTheme="minorEastAsia" w:hAnsiTheme="minorEastAsia" w:cs="Times New Roman"/>
          <w:spacing w:val="10"/>
          <w:sz w:val="24"/>
          <w:szCs w:val="24"/>
          <w:rPrChange w:id="2747" w:author="JY0225" w:date="2017-08-24T11:12:00Z">
            <w:rPr>
              <w:rFonts w:ascii="Times New Roman" w:hAnsi="Times New Roman" w:cs="Times New Roman"/>
              <w:spacing w:val="10"/>
              <w:sz w:val="24"/>
            </w:rPr>
          </w:rPrChange>
        </w:rPr>
        <w:t>中</w:t>
      </w:r>
      <w:r w:rsidR="00347BB7" w:rsidRPr="006A6E37">
        <w:rPr>
          <w:rFonts w:asciiTheme="minorEastAsia" w:hAnsiTheme="minorEastAsia" w:cs="Times New Roman" w:hint="eastAsia"/>
          <w:spacing w:val="10"/>
          <w:sz w:val="24"/>
          <w:szCs w:val="24"/>
          <w:rPrChange w:id="2748" w:author="JY0225" w:date="2017-08-24T11:12:00Z">
            <w:rPr>
              <w:rFonts w:ascii="Times New Roman" w:hAnsi="Times New Roman" w:cs="Times New Roman" w:hint="eastAsia"/>
              <w:spacing w:val="10"/>
              <w:sz w:val="24"/>
            </w:rPr>
          </w:rPrChange>
        </w:rPr>
        <w:t>，</w:t>
      </w:r>
      <w:r w:rsidRPr="006A6E37">
        <w:rPr>
          <w:rFonts w:asciiTheme="minorEastAsia" w:hAnsiTheme="minorEastAsia" w:cs="Times New Roman"/>
          <w:spacing w:val="10"/>
          <w:sz w:val="24"/>
          <w:szCs w:val="24"/>
          <w:rPrChange w:id="2749" w:author="JY0225" w:date="2017-08-24T11:12:00Z">
            <w:rPr>
              <w:rFonts w:ascii="Times New Roman" w:hAnsi="Times New Roman" w:cs="Times New Roman"/>
              <w:spacing w:val="10"/>
              <w:sz w:val="24"/>
            </w:rPr>
          </w:rPrChange>
        </w:rPr>
        <w:t>首先需要</w:t>
      </w:r>
      <w:r w:rsidR="002E0207" w:rsidRPr="006A6E37">
        <w:rPr>
          <w:rFonts w:asciiTheme="minorEastAsia" w:hAnsiTheme="minorEastAsia" w:cs="Times New Roman"/>
          <w:spacing w:val="10"/>
          <w:sz w:val="24"/>
          <w:szCs w:val="24"/>
          <w:rPrChange w:id="2750" w:author="JY0225" w:date="2017-08-24T11:12:00Z">
            <w:rPr>
              <w:rFonts w:ascii="Times New Roman" w:hAnsi="Times New Roman" w:cs="Times New Roman"/>
              <w:spacing w:val="10"/>
              <w:sz w:val="24"/>
            </w:rPr>
          </w:rPrChange>
        </w:rPr>
        <w:t>将</w:t>
      </w:r>
      <w:r w:rsidRPr="006A6E37">
        <w:rPr>
          <w:rFonts w:asciiTheme="minorEastAsia" w:hAnsiTheme="minorEastAsia" w:cs="Times New Roman"/>
          <w:spacing w:val="10"/>
          <w:sz w:val="24"/>
          <w:szCs w:val="24"/>
          <w:rPrChange w:id="2751" w:author="JY0225" w:date="2017-08-24T11:12:00Z">
            <w:rPr>
              <w:rFonts w:ascii="Times New Roman" w:hAnsi="Times New Roman" w:cs="Times New Roman"/>
              <w:spacing w:val="10"/>
              <w:sz w:val="24"/>
            </w:rPr>
          </w:rPrChange>
        </w:rPr>
        <w:t>上传的文件拆分为固定大小的</w:t>
      </w:r>
      <w:r w:rsidR="00853557" w:rsidRPr="006A6E37">
        <w:rPr>
          <w:rFonts w:asciiTheme="minorEastAsia" w:hAnsiTheme="minorEastAsia" w:cs="Times New Roman" w:hint="eastAsia"/>
          <w:spacing w:val="10"/>
          <w:sz w:val="24"/>
          <w:szCs w:val="24"/>
          <w:rPrChange w:id="2752" w:author="JY0225" w:date="2017-08-24T11:12:00Z">
            <w:rPr>
              <w:rFonts w:ascii="Times New Roman" w:hAnsi="Times New Roman" w:cs="Times New Roman" w:hint="eastAsia"/>
              <w:spacing w:val="10"/>
              <w:sz w:val="24"/>
            </w:rPr>
          </w:rPrChange>
        </w:rPr>
        <w:t>部分</w:t>
      </w:r>
      <w:r w:rsidRPr="006A6E37">
        <w:rPr>
          <w:rFonts w:asciiTheme="minorEastAsia" w:hAnsiTheme="minorEastAsia" w:cs="Times New Roman" w:hint="eastAsia"/>
          <w:spacing w:val="10"/>
          <w:sz w:val="24"/>
          <w:szCs w:val="24"/>
          <w:rPrChange w:id="2753" w:author="JY0225" w:date="2017-08-24T11:12:00Z">
            <w:rPr>
              <w:rFonts w:ascii="Times New Roman" w:hAnsi="Times New Roman" w:cs="Times New Roman" w:hint="eastAsia"/>
              <w:spacing w:val="10"/>
              <w:sz w:val="24"/>
            </w:rPr>
          </w:rPrChange>
        </w:rPr>
        <w:t>，</w:t>
      </w:r>
      <w:r w:rsidR="007C1229" w:rsidRPr="006A6E37">
        <w:rPr>
          <w:rFonts w:asciiTheme="minorEastAsia" w:hAnsiTheme="minorEastAsia" w:cs="Times New Roman" w:hint="eastAsia"/>
          <w:spacing w:val="10"/>
          <w:sz w:val="24"/>
          <w:szCs w:val="24"/>
          <w:rPrChange w:id="2754" w:author="JY0225" w:date="2017-08-24T11:12:00Z">
            <w:rPr>
              <w:rFonts w:ascii="Times New Roman" w:hAnsi="Times New Roman" w:cs="Times New Roman" w:hint="eastAsia"/>
              <w:spacing w:val="10"/>
              <w:sz w:val="24"/>
            </w:rPr>
          </w:rPrChange>
        </w:rPr>
        <w:t>随后</w:t>
      </w:r>
      <w:r w:rsidR="00DA67DB" w:rsidRPr="006A6E37">
        <w:rPr>
          <w:rFonts w:asciiTheme="minorEastAsia" w:hAnsiTheme="minorEastAsia" w:cs="Times New Roman" w:hint="eastAsia"/>
          <w:spacing w:val="10"/>
          <w:sz w:val="24"/>
          <w:szCs w:val="24"/>
          <w:rPrChange w:id="2755" w:author="JY0225" w:date="2017-08-24T11:12:00Z">
            <w:rPr>
              <w:rFonts w:ascii="Times New Roman" w:hAnsi="Times New Roman" w:cs="Times New Roman" w:hint="eastAsia"/>
              <w:spacing w:val="10"/>
              <w:sz w:val="24"/>
            </w:rPr>
          </w:rPrChange>
        </w:rPr>
        <w:t>逐一</w:t>
      </w:r>
      <w:r w:rsidR="00E84A38" w:rsidRPr="006A6E37">
        <w:rPr>
          <w:rFonts w:asciiTheme="minorEastAsia" w:hAnsiTheme="minorEastAsia" w:cs="Times New Roman"/>
          <w:spacing w:val="10"/>
          <w:sz w:val="24"/>
          <w:szCs w:val="24"/>
          <w:rPrChange w:id="2756" w:author="JY0225" w:date="2017-08-24T11:12:00Z">
            <w:rPr>
              <w:rFonts w:ascii="Times New Roman" w:hAnsi="Times New Roman" w:cs="Times New Roman"/>
              <w:spacing w:val="10"/>
              <w:sz w:val="24"/>
            </w:rPr>
          </w:rPrChange>
        </w:rPr>
        <w:t>发送</w:t>
      </w:r>
      <w:r w:rsidR="00E84A38" w:rsidRPr="006A6E37">
        <w:rPr>
          <w:rFonts w:asciiTheme="minorEastAsia" w:hAnsiTheme="minorEastAsia" w:cs="Times New Roman"/>
          <w:spacing w:val="10"/>
          <w:sz w:val="24"/>
          <w:szCs w:val="24"/>
          <w:rPrChange w:id="2757" w:author="JY0225" w:date="2017-08-24T11:12:00Z">
            <w:rPr>
              <w:rFonts w:ascii="Times New Roman" w:hAnsi="Times New Roman" w:cs="Times New Roman"/>
              <w:spacing w:val="10"/>
              <w:sz w:val="24"/>
            </w:rPr>
          </w:rPrChange>
        </w:rPr>
        <w:t>PUT</w:t>
      </w:r>
      <w:r w:rsidR="00E84A38" w:rsidRPr="006A6E37">
        <w:rPr>
          <w:rFonts w:asciiTheme="minorEastAsia" w:hAnsiTheme="minorEastAsia" w:cs="Times New Roman"/>
          <w:spacing w:val="10"/>
          <w:sz w:val="24"/>
          <w:szCs w:val="24"/>
          <w:rPrChange w:id="2758" w:author="JY0225" w:date="2017-08-24T11:12:00Z">
            <w:rPr>
              <w:rFonts w:ascii="Times New Roman" w:hAnsi="Times New Roman" w:cs="Times New Roman"/>
              <w:spacing w:val="10"/>
              <w:sz w:val="24"/>
            </w:rPr>
          </w:rPrChange>
        </w:rPr>
        <w:t>请求到服务器</w:t>
      </w:r>
      <w:r w:rsidRPr="006A6E37">
        <w:rPr>
          <w:rFonts w:asciiTheme="minorEastAsia" w:hAnsiTheme="minorEastAsia" w:cs="Times New Roman" w:hint="eastAsia"/>
          <w:spacing w:val="10"/>
          <w:sz w:val="24"/>
          <w:szCs w:val="24"/>
          <w:rPrChange w:id="2759" w:author="JY0225" w:date="2017-08-24T11:12:00Z">
            <w:rPr>
              <w:rFonts w:ascii="Times New Roman" w:hAnsi="Times New Roman" w:cs="Times New Roman" w:hint="eastAsia"/>
              <w:spacing w:val="10"/>
              <w:sz w:val="24"/>
            </w:rPr>
          </w:rPrChange>
        </w:rPr>
        <w:t>。</w:t>
      </w:r>
      <w:r w:rsidR="007368B6" w:rsidRPr="006A6E37">
        <w:rPr>
          <w:rFonts w:asciiTheme="minorEastAsia" w:hAnsiTheme="minorEastAsia" w:cs="Times New Roman" w:hint="eastAsia"/>
          <w:spacing w:val="10"/>
          <w:sz w:val="24"/>
          <w:szCs w:val="24"/>
          <w:rPrChange w:id="2760" w:author="JY0225" w:date="2017-08-24T11:12:00Z">
            <w:rPr>
              <w:rFonts w:ascii="Times New Roman" w:hAnsi="Times New Roman" w:cs="Times New Roman" w:hint="eastAsia"/>
              <w:spacing w:val="10"/>
              <w:sz w:val="24"/>
            </w:rPr>
          </w:rPrChange>
        </w:rPr>
        <w:t>请求</w:t>
      </w:r>
      <w:r w:rsidR="00934418" w:rsidRPr="006A6E37">
        <w:rPr>
          <w:rFonts w:asciiTheme="minorEastAsia" w:hAnsiTheme="minorEastAsia" w:cs="Times New Roman" w:hint="eastAsia"/>
          <w:spacing w:val="10"/>
          <w:sz w:val="24"/>
          <w:szCs w:val="24"/>
          <w:rPrChange w:id="2761" w:author="JY0225" w:date="2017-08-24T11:12:00Z">
            <w:rPr>
              <w:rFonts w:ascii="Times New Roman" w:hAnsi="Times New Roman" w:cs="Times New Roman" w:hint="eastAsia"/>
              <w:spacing w:val="10"/>
              <w:sz w:val="24"/>
            </w:rPr>
          </w:rPrChange>
        </w:rPr>
        <w:t>报文</w:t>
      </w:r>
      <w:r w:rsidR="007368B6" w:rsidRPr="006A6E37">
        <w:rPr>
          <w:rFonts w:asciiTheme="minorEastAsia" w:hAnsiTheme="minorEastAsia" w:cs="Times New Roman" w:hint="eastAsia"/>
          <w:spacing w:val="10"/>
          <w:sz w:val="24"/>
          <w:szCs w:val="24"/>
          <w:rPrChange w:id="2762" w:author="JY0225" w:date="2017-08-24T11:12:00Z">
            <w:rPr>
              <w:rFonts w:ascii="Times New Roman" w:hAnsi="Times New Roman" w:cs="Times New Roman" w:hint="eastAsia"/>
              <w:spacing w:val="10"/>
              <w:sz w:val="24"/>
            </w:rPr>
          </w:rPrChange>
        </w:rPr>
        <w:t>中需要</w:t>
      </w:r>
      <w:r w:rsidR="007368B6" w:rsidRPr="006A6E37">
        <w:rPr>
          <w:rFonts w:asciiTheme="minorEastAsia" w:hAnsiTheme="minorEastAsia" w:cs="Times New Roman"/>
          <w:spacing w:val="10"/>
          <w:sz w:val="24"/>
          <w:szCs w:val="24"/>
          <w:rPrChange w:id="2763" w:author="JY0225" w:date="2017-08-24T11:12:00Z">
            <w:rPr>
              <w:rFonts w:ascii="Times New Roman" w:hAnsi="Times New Roman" w:cs="Times New Roman"/>
              <w:spacing w:val="10"/>
              <w:sz w:val="24"/>
            </w:rPr>
          </w:rPrChange>
        </w:rPr>
        <w:t>包含</w:t>
      </w:r>
      <w:r w:rsidR="00E618D5" w:rsidRPr="006A6E37">
        <w:rPr>
          <w:rFonts w:asciiTheme="minorEastAsia" w:hAnsiTheme="minorEastAsia" w:cs="Times New Roman"/>
          <w:spacing w:val="10"/>
          <w:sz w:val="24"/>
          <w:szCs w:val="24"/>
          <w:rPrChange w:id="2764" w:author="JY0225" w:date="2017-08-24T11:12:00Z">
            <w:rPr>
              <w:rFonts w:ascii="Times New Roman" w:hAnsi="Times New Roman" w:cs="Times New Roman"/>
              <w:spacing w:val="10"/>
              <w:sz w:val="24"/>
            </w:rPr>
          </w:rPrChange>
        </w:rPr>
        <w:t>Range</w:t>
      </w:r>
      <w:r w:rsidR="00CB4B0E" w:rsidRPr="006A6E37">
        <w:rPr>
          <w:rFonts w:asciiTheme="minorEastAsia" w:hAnsiTheme="minorEastAsia" w:cs="Times New Roman"/>
          <w:spacing w:val="10"/>
          <w:sz w:val="24"/>
          <w:szCs w:val="24"/>
          <w:rPrChange w:id="2765" w:author="JY0225" w:date="2017-08-24T11:12:00Z">
            <w:rPr>
              <w:rFonts w:ascii="Times New Roman" w:hAnsi="Times New Roman" w:cs="Times New Roman"/>
              <w:spacing w:val="10"/>
              <w:sz w:val="24"/>
            </w:rPr>
          </w:rPrChange>
        </w:rPr>
        <w:t>字段</w:t>
      </w:r>
      <w:r w:rsidR="00E47D20" w:rsidRPr="006A6E37">
        <w:rPr>
          <w:rFonts w:asciiTheme="minorEastAsia" w:hAnsiTheme="minorEastAsia" w:cs="Times New Roman" w:hint="eastAsia"/>
          <w:spacing w:val="10"/>
          <w:sz w:val="24"/>
          <w:szCs w:val="24"/>
          <w:rPrChange w:id="2766" w:author="JY0225" w:date="2017-08-24T11:12:00Z">
            <w:rPr>
              <w:rFonts w:ascii="Times New Roman" w:hAnsi="Times New Roman" w:cs="Times New Roman" w:hint="eastAsia"/>
              <w:spacing w:val="10"/>
              <w:sz w:val="24"/>
            </w:rPr>
          </w:rPrChange>
        </w:rPr>
        <w:t>，表示当前请求上传数据的字节范围</w:t>
      </w:r>
      <w:r w:rsidR="00CB4B0E" w:rsidRPr="006A6E37">
        <w:rPr>
          <w:rFonts w:asciiTheme="minorEastAsia" w:hAnsiTheme="minorEastAsia" w:cs="Times New Roman" w:hint="eastAsia"/>
          <w:spacing w:val="10"/>
          <w:sz w:val="24"/>
          <w:szCs w:val="24"/>
          <w:rPrChange w:id="2767" w:author="JY0225" w:date="2017-08-24T11:12:00Z">
            <w:rPr>
              <w:rFonts w:ascii="Times New Roman" w:hAnsi="Times New Roman" w:cs="Times New Roman" w:hint="eastAsia"/>
              <w:spacing w:val="10"/>
              <w:sz w:val="24"/>
            </w:rPr>
          </w:rPrChange>
        </w:rPr>
        <w:t>。</w:t>
      </w:r>
      <w:r w:rsidR="00426AF2" w:rsidRPr="006A6E37">
        <w:rPr>
          <w:rFonts w:asciiTheme="minorEastAsia" w:hAnsiTheme="minorEastAsia" w:cs="Times New Roman"/>
          <w:spacing w:val="10"/>
          <w:sz w:val="24"/>
          <w:szCs w:val="24"/>
          <w:rPrChange w:id="2768" w:author="JY0225" w:date="2017-08-24T11:12:00Z">
            <w:rPr>
              <w:rFonts w:ascii="Times New Roman" w:hAnsi="Times New Roman" w:cs="Times New Roman"/>
              <w:spacing w:val="10"/>
              <w:sz w:val="24"/>
            </w:rPr>
          </w:rPrChange>
        </w:rPr>
        <w:t>一旦发生</w:t>
      </w:r>
      <w:r w:rsidR="0003283F" w:rsidRPr="006A6E37">
        <w:rPr>
          <w:rFonts w:asciiTheme="minorEastAsia" w:hAnsiTheme="minorEastAsia" w:cs="Times New Roman"/>
          <w:spacing w:val="10"/>
          <w:sz w:val="24"/>
          <w:szCs w:val="24"/>
          <w:rPrChange w:id="2769" w:author="JY0225" w:date="2017-08-24T11:12:00Z">
            <w:rPr>
              <w:rFonts w:ascii="Times New Roman" w:hAnsi="Times New Roman" w:cs="Times New Roman"/>
              <w:spacing w:val="10"/>
              <w:sz w:val="24"/>
            </w:rPr>
          </w:rPrChange>
        </w:rPr>
        <w:t>网络</w:t>
      </w:r>
      <w:r w:rsidR="00426AF2" w:rsidRPr="006A6E37">
        <w:rPr>
          <w:rFonts w:asciiTheme="minorEastAsia" w:hAnsiTheme="minorEastAsia" w:cs="Times New Roman"/>
          <w:spacing w:val="10"/>
          <w:sz w:val="24"/>
          <w:szCs w:val="24"/>
          <w:rPrChange w:id="2770" w:author="JY0225" w:date="2017-08-24T11:12:00Z">
            <w:rPr>
              <w:rFonts w:ascii="Times New Roman" w:hAnsi="Times New Roman" w:cs="Times New Roman"/>
              <w:spacing w:val="10"/>
              <w:sz w:val="24"/>
            </w:rPr>
          </w:rPrChange>
        </w:rPr>
        <w:t>中断</w:t>
      </w:r>
      <w:r w:rsidR="00426AF2" w:rsidRPr="006A6E37">
        <w:rPr>
          <w:rFonts w:asciiTheme="minorEastAsia" w:hAnsiTheme="minorEastAsia" w:cs="Times New Roman" w:hint="eastAsia"/>
          <w:spacing w:val="10"/>
          <w:sz w:val="24"/>
          <w:szCs w:val="24"/>
          <w:rPrChange w:id="2771" w:author="JY0225" w:date="2017-08-24T11:12:00Z">
            <w:rPr>
              <w:rFonts w:ascii="Times New Roman" w:hAnsi="Times New Roman" w:cs="Times New Roman" w:hint="eastAsia"/>
              <w:spacing w:val="10"/>
              <w:sz w:val="24"/>
            </w:rPr>
          </w:rPrChange>
        </w:rPr>
        <w:t>，</w:t>
      </w:r>
      <w:r w:rsidR="00426AF2" w:rsidRPr="006A6E37">
        <w:rPr>
          <w:rFonts w:asciiTheme="minorEastAsia" w:hAnsiTheme="minorEastAsia" w:cs="Times New Roman"/>
          <w:spacing w:val="10"/>
          <w:sz w:val="24"/>
          <w:szCs w:val="24"/>
          <w:rPrChange w:id="2772" w:author="JY0225" w:date="2017-08-24T11:12:00Z">
            <w:rPr>
              <w:rFonts w:ascii="Times New Roman" w:hAnsi="Times New Roman" w:cs="Times New Roman"/>
              <w:spacing w:val="10"/>
              <w:sz w:val="24"/>
            </w:rPr>
          </w:rPrChange>
        </w:rPr>
        <w:t>下次连接时</w:t>
      </w:r>
      <w:r w:rsidR="00EB077F" w:rsidRPr="006A6E37">
        <w:rPr>
          <w:rFonts w:asciiTheme="minorEastAsia" w:hAnsiTheme="minorEastAsia" w:cs="Times New Roman"/>
          <w:spacing w:val="10"/>
          <w:sz w:val="24"/>
          <w:szCs w:val="24"/>
          <w:rPrChange w:id="2773" w:author="JY0225" w:date="2017-08-24T11:12:00Z">
            <w:rPr>
              <w:rFonts w:ascii="Times New Roman" w:hAnsi="Times New Roman" w:cs="Times New Roman"/>
              <w:spacing w:val="10"/>
              <w:sz w:val="24"/>
            </w:rPr>
          </w:rPrChange>
        </w:rPr>
        <w:t>首先发送一个</w:t>
      </w:r>
      <w:r w:rsidR="00F020C2" w:rsidRPr="006A6E37">
        <w:rPr>
          <w:rFonts w:asciiTheme="minorEastAsia" w:hAnsiTheme="minorEastAsia" w:cs="Times New Roman"/>
          <w:spacing w:val="10"/>
          <w:sz w:val="24"/>
          <w:szCs w:val="24"/>
          <w:rPrChange w:id="2774" w:author="JY0225" w:date="2017-08-24T11:12:00Z">
            <w:rPr>
              <w:rFonts w:ascii="Times New Roman" w:hAnsi="Times New Roman" w:cs="Times New Roman"/>
              <w:spacing w:val="10"/>
              <w:sz w:val="24"/>
            </w:rPr>
          </w:rPrChange>
        </w:rPr>
        <w:t>GET</w:t>
      </w:r>
      <w:r w:rsidR="00EB077F" w:rsidRPr="006A6E37">
        <w:rPr>
          <w:rFonts w:asciiTheme="minorEastAsia" w:hAnsiTheme="minorEastAsia" w:cs="Times New Roman"/>
          <w:spacing w:val="10"/>
          <w:sz w:val="24"/>
          <w:szCs w:val="24"/>
          <w:rPrChange w:id="2775" w:author="JY0225" w:date="2017-08-24T11:12:00Z">
            <w:rPr>
              <w:rFonts w:ascii="Times New Roman" w:hAnsi="Times New Roman" w:cs="Times New Roman"/>
              <w:spacing w:val="10"/>
              <w:sz w:val="24"/>
            </w:rPr>
          </w:rPrChange>
        </w:rPr>
        <w:t>请求到服务器</w:t>
      </w:r>
      <w:r w:rsidR="00EB077F" w:rsidRPr="006A6E37">
        <w:rPr>
          <w:rFonts w:asciiTheme="minorEastAsia" w:hAnsiTheme="minorEastAsia" w:cs="Times New Roman" w:hint="eastAsia"/>
          <w:spacing w:val="10"/>
          <w:sz w:val="24"/>
          <w:szCs w:val="24"/>
          <w:rPrChange w:id="2776" w:author="JY0225" w:date="2017-08-24T11:12:00Z">
            <w:rPr>
              <w:rFonts w:ascii="Times New Roman" w:hAnsi="Times New Roman" w:cs="Times New Roman" w:hint="eastAsia"/>
              <w:spacing w:val="10"/>
              <w:sz w:val="24"/>
            </w:rPr>
          </w:rPrChange>
        </w:rPr>
        <w:t>，</w:t>
      </w:r>
      <w:r w:rsidR="00EB077F" w:rsidRPr="006A6E37">
        <w:rPr>
          <w:rFonts w:asciiTheme="minorEastAsia" w:hAnsiTheme="minorEastAsia" w:cs="Times New Roman"/>
          <w:spacing w:val="10"/>
          <w:sz w:val="24"/>
          <w:szCs w:val="24"/>
          <w:rPrChange w:id="2777" w:author="JY0225" w:date="2017-08-24T11:12:00Z">
            <w:rPr>
              <w:rFonts w:ascii="Times New Roman" w:hAnsi="Times New Roman" w:cs="Times New Roman"/>
              <w:spacing w:val="10"/>
              <w:sz w:val="24"/>
            </w:rPr>
          </w:rPrChange>
        </w:rPr>
        <w:t>在请求的</w:t>
      </w:r>
      <w:r w:rsidR="00EB077F" w:rsidRPr="006A6E37">
        <w:rPr>
          <w:rFonts w:asciiTheme="minorEastAsia" w:hAnsiTheme="minorEastAsia" w:cs="Times New Roman"/>
          <w:spacing w:val="10"/>
          <w:sz w:val="24"/>
          <w:szCs w:val="24"/>
          <w:rPrChange w:id="2778" w:author="JY0225" w:date="2017-08-24T11:12:00Z">
            <w:rPr>
              <w:rFonts w:ascii="Times New Roman" w:hAnsi="Times New Roman" w:cs="Times New Roman"/>
              <w:spacing w:val="10"/>
              <w:sz w:val="24"/>
            </w:rPr>
          </w:rPrChange>
        </w:rPr>
        <w:t>header</w:t>
      </w:r>
      <w:r w:rsidR="00EB077F" w:rsidRPr="006A6E37">
        <w:rPr>
          <w:rFonts w:asciiTheme="minorEastAsia" w:hAnsiTheme="minorEastAsia" w:cs="Times New Roman"/>
          <w:spacing w:val="10"/>
          <w:sz w:val="24"/>
          <w:szCs w:val="24"/>
          <w:rPrChange w:id="2779" w:author="JY0225" w:date="2017-08-24T11:12:00Z">
            <w:rPr>
              <w:rFonts w:ascii="Times New Roman" w:hAnsi="Times New Roman" w:cs="Times New Roman"/>
              <w:spacing w:val="10"/>
              <w:sz w:val="24"/>
            </w:rPr>
          </w:rPrChange>
        </w:rPr>
        <w:t>中放一个</w:t>
      </w:r>
      <w:r w:rsidR="00EB077F" w:rsidRPr="006A6E37">
        <w:rPr>
          <w:rFonts w:asciiTheme="minorEastAsia" w:hAnsiTheme="minorEastAsia" w:cs="Times New Roman"/>
          <w:spacing w:val="10"/>
          <w:sz w:val="24"/>
          <w:szCs w:val="24"/>
          <w:rPrChange w:id="2780" w:author="JY0225" w:date="2017-08-24T11:12:00Z">
            <w:rPr>
              <w:rFonts w:ascii="Times New Roman" w:hAnsi="Times New Roman" w:cs="Times New Roman"/>
              <w:spacing w:val="10"/>
              <w:sz w:val="24"/>
            </w:rPr>
          </w:rPrChange>
        </w:rPr>
        <w:t>Content</w:t>
      </w:r>
      <w:r w:rsidR="00EB077F" w:rsidRPr="006A6E37">
        <w:rPr>
          <w:rFonts w:asciiTheme="minorEastAsia" w:hAnsiTheme="minorEastAsia" w:cs="Times New Roman" w:hint="eastAsia"/>
          <w:spacing w:val="10"/>
          <w:sz w:val="24"/>
          <w:szCs w:val="24"/>
          <w:rPrChange w:id="2781" w:author="JY0225" w:date="2017-08-24T11:12:00Z">
            <w:rPr>
              <w:rFonts w:ascii="Times New Roman" w:hAnsi="Times New Roman" w:cs="Times New Roman" w:hint="eastAsia"/>
              <w:spacing w:val="10"/>
              <w:sz w:val="24"/>
            </w:rPr>
          </w:rPrChange>
        </w:rPr>
        <w:t>-</w:t>
      </w:r>
      <w:r w:rsidR="00EB077F" w:rsidRPr="006A6E37">
        <w:rPr>
          <w:rFonts w:asciiTheme="minorEastAsia" w:hAnsiTheme="minorEastAsia" w:cs="Times New Roman"/>
          <w:spacing w:val="10"/>
          <w:sz w:val="24"/>
          <w:szCs w:val="24"/>
          <w:rPrChange w:id="2782" w:author="JY0225" w:date="2017-08-24T11:12:00Z">
            <w:rPr>
              <w:rFonts w:ascii="Times New Roman" w:hAnsi="Times New Roman" w:cs="Times New Roman"/>
              <w:spacing w:val="10"/>
              <w:sz w:val="24"/>
            </w:rPr>
          </w:rPrChange>
        </w:rPr>
        <w:t>Range</w:t>
      </w:r>
      <w:r w:rsidR="00EB077F" w:rsidRPr="006A6E37">
        <w:rPr>
          <w:rFonts w:asciiTheme="minorEastAsia" w:hAnsiTheme="minorEastAsia" w:cs="Times New Roman"/>
          <w:spacing w:val="10"/>
          <w:sz w:val="24"/>
          <w:szCs w:val="24"/>
          <w:rPrChange w:id="2783" w:author="JY0225" w:date="2017-08-24T11:12:00Z">
            <w:rPr>
              <w:rFonts w:ascii="Times New Roman" w:hAnsi="Times New Roman" w:cs="Times New Roman"/>
              <w:spacing w:val="10"/>
              <w:sz w:val="24"/>
            </w:rPr>
          </w:rPrChange>
        </w:rPr>
        <w:t>字段</w:t>
      </w:r>
      <w:r w:rsidR="00EB077F" w:rsidRPr="006A6E37">
        <w:rPr>
          <w:rFonts w:asciiTheme="minorEastAsia" w:hAnsiTheme="minorEastAsia" w:cs="Times New Roman" w:hint="eastAsia"/>
          <w:spacing w:val="10"/>
          <w:sz w:val="24"/>
          <w:szCs w:val="24"/>
          <w:rPrChange w:id="2784" w:author="JY0225" w:date="2017-08-24T11:12:00Z">
            <w:rPr>
              <w:rFonts w:ascii="Times New Roman" w:hAnsi="Times New Roman" w:cs="Times New Roman" w:hint="eastAsia"/>
              <w:spacing w:val="10"/>
              <w:sz w:val="24"/>
            </w:rPr>
          </w:rPrChange>
        </w:rPr>
        <w:t>，通过服务器返回的信息，</w:t>
      </w:r>
      <w:r w:rsidR="002504DA" w:rsidRPr="006A6E37">
        <w:rPr>
          <w:rFonts w:asciiTheme="minorEastAsia" w:hAnsiTheme="minorEastAsia" w:cs="Times New Roman" w:hint="eastAsia"/>
          <w:spacing w:val="10"/>
          <w:sz w:val="24"/>
          <w:szCs w:val="24"/>
          <w:rPrChange w:id="2785" w:author="JY0225" w:date="2017-08-24T11:12:00Z">
            <w:rPr>
              <w:rFonts w:ascii="Times New Roman" w:hAnsi="Times New Roman" w:cs="Times New Roman" w:hint="eastAsia"/>
              <w:spacing w:val="10"/>
              <w:sz w:val="24"/>
            </w:rPr>
          </w:rPrChange>
        </w:rPr>
        <w:t>从</w:t>
      </w:r>
      <w:r w:rsidR="004B7D98" w:rsidRPr="006A6E37">
        <w:rPr>
          <w:rFonts w:asciiTheme="minorEastAsia" w:hAnsiTheme="minorEastAsia" w:cs="Times New Roman" w:hint="eastAsia"/>
          <w:spacing w:val="10"/>
          <w:sz w:val="24"/>
          <w:szCs w:val="24"/>
          <w:rPrChange w:id="2786" w:author="JY0225" w:date="2017-08-24T11:12:00Z">
            <w:rPr>
              <w:rFonts w:ascii="Times New Roman" w:hAnsi="Times New Roman" w:cs="Times New Roman" w:hint="eastAsia"/>
              <w:spacing w:val="10"/>
              <w:sz w:val="24"/>
            </w:rPr>
          </w:rPrChange>
        </w:rPr>
        <w:t>Content-</w:t>
      </w:r>
      <w:r w:rsidR="00EB077F" w:rsidRPr="006A6E37">
        <w:rPr>
          <w:rFonts w:asciiTheme="minorEastAsia" w:hAnsiTheme="minorEastAsia" w:cs="Times New Roman" w:hint="eastAsia"/>
          <w:spacing w:val="10"/>
          <w:sz w:val="24"/>
          <w:szCs w:val="24"/>
          <w:rPrChange w:id="2787" w:author="JY0225" w:date="2017-08-24T11:12:00Z">
            <w:rPr>
              <w:rFonts w:ascii="Times New Roman" w:hAnsi="Times New Roman" w:cs="Times New Roman" w:hint="eastAsia"/>
              <w:spacing w:val="10"/>
              <w:sz w:val="24"/>
            </w:rPr>
          </w:rPrChange>
        </w:rPr>
        <w:t>Range</w:t>
      </w:r>
      <w:r w:rsidR="00EB077F" w:rsidRPr="006A6E37">
        <w:rPr>
          <w:rFonts w:asciiTheme="minorEastAsia" w:hAnsiTheme="minorEastAsia" w:cs="Times New Roman" w:hint="eastAsia"/>
          <w:spacing w:val="10"/>
          <w:sz w:val="24"/>
          <w:szCs w:val="24"/>
          <w:rPrChange w:id="2788" w:author="JY0225" w:date="2017-08-24T11:12:00Z">
            <w:rPr>
              <w:rFonts w:ascii="Times New Roman" w:hAnsi="Times New Roman" w:cs="Times New Roman" w:hint="eastAsia"/>
              <w:spacing w:val="10"/>
              <w:sz w:val="24"/>
            </w:rPr>
          </w:rPrChange>
        </w:rPr>
        <w:t>字段中获取已上传的字节数，之后</w:t>
      </w:r>
      <w:r w:rsidR="00851CC8" w:rsidRPr="006A6E37">
        <w:rPr>
          <w:rFonts w:asciiTheme="minorEastAsia" w:hAnsiTheme="minorEastAsia" w:cs="Times New Roman" w:hint="eastAsia"/>
          <w:spacing w:val="10"/>
          <w:sz w:val="24"/>
          <w:szCs w:val="24"/>
          <w:rPrChange w:id="2789" w:author="JY0225" w:date="2017-08-24T11:12:00Z">
            <w:rPr>
              <w:rFonts w:ascii="Times New Roman" w:hAnsi="Times New Roman" w:cs="Times New Roman" w:hint="eastAsia"/>
              <w:spacing w:val="10"/>
              <w:sz w:val="24"/>
            </w:rPr>
          </w:rPrChange>
        </w:rPr>
        <w:t>再</w:t>
      </w:r>
      <w:r w:rsidR="003C14C9" w:rsidRPr="006A6E37">
        <w:rPr>
          <w:rFonts w:asciiTheme="minorEastAsia" w:hAnsiTheme="minorEastAsia" w:cs="Times New Roman" w:hint="eastAsia"/>
          <w:spacing w:val="10"/>
          <w:sz w:val="24"/>
          <w:szCs w:val="24"/>
          <w:rPrChange w:id="2790" w:author="JY0225" w:date="2017-08-24T11:12:00Z">
            <w:rPr>
              <w:rFonts w:ascii="Times New Roman" w:hAnsi="Times New Roman" w:cs="Times New Roman" w:hint="eastAsia"/>
              <w:spacing w:val="10"/>
              <w:sz w:val="24"/>
            </w:rPr>
          </w:rPrChange>
        </w:rPr>
        <w:t>将</w:t>
      </w:r>
      <w:r w:rsidR="00950E11" w:rsidRPr="006A6E37">
        <w:rPr>
          <w:rFonts w:asciiTheme="minorEastAsia" w:hAnsiTheme="minorEastAsia" w:cs="Times New Roman" w:hint="eastAsia"/>
          <w:spacing w:val="10"/>
          <w:sz w:val="24"/>
          <w:szCs w:val="24"/>
          <w:rPrChange w:id="2791" w:author="JY0225" w:date="2017-08-24T11:12:00Z">
            <w:rPr>
              <w:rFonts w:ascii="Times New Roman" w:hAnsi="Times New Roman" w:cs="Times New Roman" w:hint="eastAsia"/>
              <w:spacing w:val="10"/>
              <w:sz w:val="24"/>
            </w:rPr>
          </w:rPrChange>
        </w:rPr>
        <w:t>剩余字节的上传至服务器</w:t>
      </w:r>
      <w:r w:rsidR="00EB077F" w:rsidRPr="006A6E37">
        <w:rPr>
          <w:rFonts w:asciiTheme="minorEastAsia" w:hAnsiTheme="minorEastAsia" w:cs="Times New Roman" w:hint="eastAsia"/>
          <w:spacing w:val="10"/>
          <w:sz w:val="24"/>
          <w:szCs w:val="24"/>
          <w:rPrChange w:id="2792" w:author="JY0225" w:date="2017-08-24T11:12:00Z">
            <w:rPr>
              <w:rFonts w:ascii="Times New Roman" w:hAnsi="Times New Roman" w:cs="Times New Roman" w:hint="eastAsia"/>
              <w:spacing w:val="10"/>
              <w:sz w:val="24"/>
            </w:rPr>
          </w:rPrChange>
        </w:rPr>
        <w:t>。</w:t>
      </w:r>
    </w:p>
    <w:p w14:paraId="718C7C44" w14:textId="6B174B27" w:rsidR="00E93C4C" w:rsidRDefault="00E93C4C">
      <w:pPr>
        <w:pStyle w:val="21"/>
        <w:spacing w:line="240" w:lineRule="auto"/>
        <w:pPrChange w:id="2793" w:author="微软用户" w:date="2017-08-18T22:48:00Z">
          <w:pPr>
            <w:pStyle w:val="21"/>
          </w:pPr>
        </w:pPrChange>
      </w:pPr>
      <w:bookmarkStart w:id="2794" w:name="_Toc491335228"/>
      <w:r>
        <w:t>2.</w:t>
      </w:r>
      <w:ins w:id="2795" w:author="微软用户" w:date="2017-08-20T11:03:00Z">
        <w:r w:rsidR="00FF6B2D">
          <w:t>5</w:t>
        </w:r>
      </w:ins>
      <w:ins w:id="2796" w:author="微软用户" w:date="2017-08-20T10:26:00Z">
        <w:del w:id="2797" w:author="微软用户" w:date="2017-08-20T11:03:00Z">
          <w:r w:rsidR="00A15958" w:rsidDel="00FF6B2D">
            <w:delText>4</w:delText>
          </w:r>
        </w:del>
      </w:ins>
      <w:del w:id="2798" w:author="微软用户" w:date="2017-08-20T10:26:00Z">
        <w:r w:rsidR="00F150B0" w:rsidDel="00A15958">
          <w:delText>3</w:delText>
        </w:r>
      </w:del>
      <w:r w:rsidRPr="00B87EE1">
        <w:t xml:space="preserve"> </w:t>
      </w:r>
      <w:r w:rsidR="00B15067">
        <w:t>WebSocket</w:t>
      </w:r>
      <w:bookmarkEnd w:id="2794"/>
      <w:r w:rsidR="002C17DD">
        <w:t xml:space="preserve"> </w:t>
      </w:r>
    </w:p>
    <w:p w14:paraId="35882F1F" w14:textId="65A26114" w:rsidR="0029494A" w:rsidRPr="001A0A27" w:rsidRDefault="0029494A" w:rsidP="00006190">
      <w:pPr>
        <w:spacing w:line="400" w:lineRule="exact"/>
        <w:ind w:firstLine="420"/>
        <w:rPr>
          <w:ins w:id="2799" w:author="JY0225" w:date="2017-08-22T21:19:00Z"/>
          <w:rFonts w:asciiTheme="minorEastAsia" w:hAnsiTheme="minorEastAsia" w:cs="Times New Roman"/>
          <w:spacing w:val="10"/>
          <w:sz w:val="24"/>
          <w:szCs w:val="24"/>
          <w:rPrChange w:id="2800" w:author="JY0225" w:date="2017-08-24T11:12:00Z">
            <w:rPr>
              <w:ins w:id="2801" w:author="JY0225" w:date="2017-08-22T21:19:00Z"/>
              <w:rFonts w:ascii="Times New Roman" w:hAnsi="Times New Roman" w:cs="Times New Roman"/>
              <w:spacing w:val="10"/>
              <w:sz w:val="24"/>
            </w:rPr>
          </w:rPrChange>
        </w:rPr>
      </w:pPr>
      <w:r w:rsidRPr="001A0A27">
        <w:rPr>
          <w:rFonts w:asciiTheme="minorEastAsia" w:hAnsiTheme="minorEastAsia" w:cs="Times New Roman" w:hint="eastAsia"/>
          <w:spacing w:val="10"/>
          <w:sz w:val="24"/>
          <w:szCs w:val="24"/>
          <w:rPrChange w:id="2802" w:author="JY0225" w:date="2017-08-24T11:12:00Z">
            <w:rPr>
              <w:rFonts w:ascii="Times New Roman" w:hAnsi="Times New Roman" w:cs="Times New Roman" w:hint="eastAsia"/>
              <w:spacing w:val="10"/>
              <w:sz w:val="24"/>
            </w:rPr>
          </w:rPrChange>
        </w:rPr>
        <w:t>WebSocket</w:t>
      </w:r>
      <w:r w:rsidR="00EF4164" w:rsidRPr="001A0A27">
        <w:rPr>
          <w:rFonts w:asciiTheme="minorEastAsia" w:hAnsiTheme="minorEastAsia" w:cs="Times New Roman" w:hint="eastAsia"/>
          <w:spacing w:val="10"/>
          <w:sz w:val="24"/>
          <w:szCs w:val="24"/>
          <w:rPrChange w:id="2803" w:author="JY0225" w:date="2017-08-24T11:12:00Z">
            <w:rPr>
              <w:rFonts w:ascii="Times New Roman" w:hAnsi="Times New Roman" w:cs="Times New Roman" w:hint="eastAsia"/>
              <w:spacing w:val="10"/>
              <w:sz w:val="24"/>
            </w:rPr>
          </w:rPrChange>
        </w:rPr>
        <w:t>主要</w:t>
      </w:r>
      <w:r w:rsidR="008B6754" w:rsidRPr="001A0A27">
        <w:rPr>
          <w:rFonts w:asciiTheme="minorEastAsia" w:hAnsiTheme="minorEastAsia" w:cs="Times New Roman" w:hint="eastAsia"/>
          <w:spacing w:val="10"/>
          <w:sz w:val="24"/>
          <w:szCs w:val="24"/>
          <w:rPrChange w:id="2804" w:author="JY0225" w:date="2017-08-24T11:12:00Z">
            <w:rPr>
              <w:rFonts w:ascii="Times New Roman" w:hAnsi="Times New Roman" w:cs="Times New Roman" w:hint="eastAsia"/>
              <w:spacing w:val="10"/>
              <w:sz w:val="24"/>
            </w:rPr>
          </w:rPrChange>
        </w:rPr>
        <w:t>用于</w:t>
      </w:r>
      <w:r w:rsidRPr="001A0A27">
        <w:rPr>
          <w:rFonts w:asciiTheme="minorEastAsia" w:hAnsiTheme="minorEastAsia" w:cs="Times New Roman" w:hint="eastAsia"/>
          <w:spacing w:val="10"/>
          <w:sz w:val="24"/>
          <w:szCs w:val="24"/>
          <w:rPrChange w:id="2805" w:author="JY0225" w:date="2017-08-24T11:12:00Z">
            <w:rPr>
              <w:rFonts w:ascii="Times New Roman" w:hAnsi="Times New Roman" w:cs="Times New Roman" w:hint="eastAsia"/>
              <w:spacing w:val="10"/>
              <w:sz w:val="24"/>
            </w:rPr>
          </w:rPrChange>
        </w:rPr>
        <w:t>Web</w:t>
      </w:r>
      <w:r w:rsidRPr="001A0A27">
        <w:rPr>
          <w:rFonts w:asciiTheme="minorEastAsia" w:hAnsiTheme="minorEastAsia" w:cs="Times New Roman" w:hint="eastAsia"/>
          <w:spacing w:val="10"/>
          <w:sz w:val="24"/>
          <w:szCs w:val="24"/>
          <w:rPrChange w:id="2806" w:author="JY0225" w:date="2017-08-24T11:12:00Z">
            <w:rPr>
              <w:rFonts w:ascii="Times New Roman" w:hAnsi="Times New Roman" w:cs="Times New Roman" w:hint="eastAsia"/>
              <w:spacing w:val="10"/>
              <w:sz w:val="24"/>
            </w:rPr>
          </w:rPrChange>
        </w:rPr>
        <w:t>浏览器和服务器之间进行</w:t>
      </w:r>
      <w:r w:rsidR="00126533" w:rsidRPr="001A0A27">
        <w:rPr>
          <w:rFonts w:asciiTheme="minorEastAsia" w:hAnsiTheme="minorEastAsia" w:cs="Times New Roman" w:hint="eastAsia"/>
          <w:spacing w:val="10"/>
          <w:sz w:val="24"/>
          <w:szCs w:val="24"/>
          <w:rPrChange w:id="2807" w:author="JY0225" w:date="2017-08-24T11:12:00Z">
            <w:rPr>
              <w:rFonts w:ascii="Times New Roman" w:hAnsi="Times New Roman" w:cs="Times New Roman" w:hint="eastAsia"/>
              <w:spacing w:val="10"/>
              <w:sz w:val="24"/>
            </w:rPr>
          </w:rPrChange>
        </w:rPr>
        <w:t>双向数据传输</w:t>
      </w:r>
      <w:r w:rsidR="00AD6453" w:rsidRPr="001A0A27">
        <w:rPr>
          <w:rFonts w:asciiTheme="minorEastAsia" w:hAnsiTheme="minorEastAsia" w:cs="Times New Roman" w:hint="eastAsia"/>
          <w:spacing w:val="10"/>
          <w:sz w:val="24"/>
          <w:szCs w:val="24"/>
          <w:rPrChange w:id="2808" w:author="JY0225" w:date="2017-08-24T11:12:00Z">
            <w:rPr>
              <w:rFonts w:ascii="Times New Roman" w:hAnsi="Times New Roman" w:cs="Times New Roman" w:hint="eastAsia"/>
              <w:spacing w:val="10"/>
              <w:sz w:val="24"/>
            </w:rPr>
          </w:rPrChange>
        </w:rPr>
        <w:t>，相较于</w:t>
      </w:r>
      <w:r w:rsidR="00AD6453" w:rsidRPr="001A0A27">
        <w:rPr>
          <w:rFonts w:asciiTheme="minorEastAsia" w:hAnsiTheme="minorEastAsia" w:cs="Times New Roman" w:hint="eastAsia"/>
          <w:spacing w:val="10"/>
          <w:sz w:val="24"/>
          <w:szCs w:val="24"/>
          <w:rPrChange w:id="2809" w:author="JY0225" w:date="2017-08-24T11:12:00Z">
            <w:rPr>
              <w:rFonts w:ascii="Times New Roman" w:hAnsi="Times New Roman" w:cs="Times New Roman" w:hint="eastAsia"/>
              <w:spacing w:val="10"/>
              <w:sz w:val="24"/>
            </w:rPr>
          </w:rPrChange>
        </w:rPr>
        <w:t>Ajax</w:t>
      </w:r>
      <w:r w:rsidR="00AD6453" w:rsidRPr="001A0A27">
        <w:rPr>
          <w:rFonts w:asciiTheme="minorEastAsia" w:hAnsiTheme="minorEastAsia" w:cs="Times New Roman" w:hint="eastAsia"/>
          <w:spacing w:val="10"/>
          <w:sz w:val="24"/>
          <w:szCs w:val="24"/>
          <w:rPrChange w:id="2810" w:author="JY0225" w:date="2017-08-24T11:12:00Z">
            <w:rPr>
              <w:rFonts w:ascii="Times New Roman" w:hAnsi="Times New Roman" w:cs="Times New Roman" w:hint="eastAsia"/>
              <w:spacing w:val="10"/>
              <w:sz w:val="24"/>
            </w:rPr>
          </w:rPrChange>
        </w:rPr>
        <w:t>技术需要客户端发起请求，</w:t>
      </w:r>
      <w:r w:rsidR="00AD6453" w:rsidRPr="001A0A27">
        <w:rPr>
          <w:rFonts w:asciiTheme="minorEastAsia" w:hAnsiTheme="minorEastAsia" w:cs="Times New Roman" w:hint="eastAsia"/>
          <w:spacing w:val="10"/>
          <w:sz w:val="24"/>
          <w:szCs w:val="24"/>
          <w:rPrChange w:id="2811" w:author="JY0225" w:date="2017-08-24T11:12:00Z">
            <w:rPr>
              <w:rFonts w:ascii="Times New Roman" w:hAnsi="Times New Roman" w:cs="Times New Roman" w:hint="eastAsia"/>
              <w:spacing w:val="10"/>
              <w:sz w:val="24"/>
            </w:rPr>
          </w:rPrChange>
        </w:rPr>
        <w:t>WebSocket</w:t>
      </w:r>
      <w:r w:rsidR="00AD6453" w:rsidRPr="001A0A27">
        <w:rPr>
          <w:rFonts w:asciiTheme="minorEastAsia" w:hAnsiTheme="minorEastAsia" w:cs="Times New Roman" w:hint="eastAsia"/>
          <w:spacing w:val="10"/>
          <w:sz w:val="24"/>
          <w:szCs w:val="24"/>
          <w:rPrChange w:id="2812" w:author="JY0225" w:date="2017-08-24T11:12:00Z">
            <w:rPr>
              <w:rFonts w:ascii="Times New Roman" w:hAnsi="Times New Roman" w:cs="Times New Roman" w:hint="eastAsia"/>
              <w:spacing w:val="10"/>
              <w:sz w:val="24"/>
            </w:rPr>
          </w:rPrChange>
        </w:rPr>
        <w:t>服务器和客户端可以彼此相互推送信息</w:t>
      </w:r>
      <w:r w:rsidR="009C725A" w:rsidRPr="001A0A27">
        <w:rPr>
          <w:rFonts w:asciiTheme="minorEastAsia" w:hAnsiTheme="minorEastAsia" w:cs="Times New Roman" w:hint="eastAsia"/>
          <w:spacing w:val="10"/>
          <w:sz w:val="24"/>
          <w:szCs w:val="24"/>
          <w:rPrChange w:id="2813" w:author="JY0225" w:date="2017-08-24T11:12:00Z">
            <w:rPr>
              <w:rFonts w:ascii="Times New Roman" w:hAnsi="Times New Roman" w:cs="Times New Roman" w:hint="eastAsia"/>
              <w:spacing w:val="10"/>
              <w:sz w:val="24"/>
            </w:rPr>
          </w:rPrChange>
        </w:rPr>
        <w:t>，建立持续的</w:t>
      </w:r>
      <w:r w:rsidR="0090334D" w:rsidRPr="001A0A27">
        <w:rPr>
          <w:rFonts w:asciiTheme="minorEastAsia" w:hAnsiTheme="minorEastAsia" w:cs="Times New Roman" w:hint="eastAsia"/>
          <w:spacing w:val="10"/>
          <w:sz w:val="24"/>
          <w:szCs w:val="24"/>
          <w:rPrChange w:id="2814" w:author="JY0225" w:date="2017-08-24T11:12:00Z">
            <w:rPr>
              <w:rFonts w:ascii="Times New Roman" w:hAnsi="Times New Roman" w:cs="Times New Roman" w:hint="eastAsia"/>
              <w:spacing w:val="10"/>
              <w:sz w:val="24"/>
            </w:rPr>
          </w:rPrChange>
        </w:rPr>
        <w:t>连接</w:t>
      </w:r>
      <w:r w:rsidRPr="001A0A27">
        <w:rPr>
          <w:rFonts w:asciiTheme="minorEastAsia" w:hAnsiTheme="minorEastAsia" w:cs="Times New Roman" w:hint="eastAsia"/>
          <w:spacing w:val="10"/>
          <w:sz w:val="24"/>
          <w:szCs w:val="24"/>
          <w:rPrChange w:id="2815" w:author="JY0225" w:date="2017-08-24T11:12:00Z">
            <w:rPr>
              <w:rFonts w:ascii="Times New Roman" w:hAnsi="Times New Roman" w:cs="Times New Roman" w:hint="eastAsia"/>
              <w:spacing w:val="10"/>
              <w:sz w:val="24"/>
            </w:rPr>
          </w:rPrChange>
        </w:rPr>
        <w:t>。</w:t>
      </w:r>
      <w:r w:rsidR="00D83CB4" w:rsidRPr="001A0A27">
        <w:rPr>
          <w:rFonts w:asciiTheme="minorEastAsia" w:hAnsiTheme="minorEastAsia" w:cs="Times New Roman" w:hint="eastAsia"/>
          <w:spacing w:val="10"/>
          <w:sz w:val="24"/>
          <w:szCs w:val="24"/>
          <w:rPrChange w:id="2816" w:author="JY0225" w:date="2017-08-24T11:12:00Z">
            <w:rPr>
              <w:rFonts w:ascii="Times New Roman" w:hAnsi="Times New Roman" w:cs="Times New Roman" w:hint="eastAsia"/>
              <w:spacing w:val="10"/>
              <w:sz w:val="24"/>
            </w:rPr>
          </w:rPrChange>
        </w:rPr>
        <w:t>其</w:t>
      </w:r>
      <w:r w:rsidRPr="001A0A27">
        <w:rPr>
          <w:rFonts w:asciiTheme="minorEastAsia" w:hAnsiTheme="minorEastAsia" w:cs="Times New Roman" w:hint="eastAsia"/>
          <w:spacing w:val="10"/>
          <w:sz w:val="24"/>
          <w:szCs w:val="24"/>
          <w:rPrChange w:id="2817" w:author="JY0225" w:date="2017-08-24T11:12:00Z">
            <w:rPr>
              <w:rFonts w:ascii="Times New Roman" w:hAnsi="Times New Roman" w:cs="Times New Roman" w:hint="eastAsia"/>
              <w:spacing w:val="10"/>
              <w:sz w:val="24"/>
            </w:rPr>
          </w:rPrChange>
        </w:rPr>
        <w:t>协议基于</w:t>
      </w:r>
      <w:r w:rsidRPr="001A0A27">
        <w:rPr>
          <w:rFonts w:asciiTheme="minorEastAsia" w:hAnsiTheme="minorEastAsia" w:cs="Times New Roman" w:hint="eastAsia"/>
          <w:spacing w:val="10"/>
          <w:sz w:val="24"/>
          <w:szCs w:val="24"/>
          <w:rPrChange w:id="2818" w:author="JY0225" w:date="2017-08-24T11:12:00Z">
            <w:rPr>
              <w:rFonts w:ascii="Times New Roman" w:hAnsi="Times New Roman" w:cs="Times New Roman" w:hint="eastAsia"/>
              <w:spacing w:val="10"/>
              <w:sz w:val="24"/>
            </w:rPr>
          </w:rPrChange>
        </w:rPr>
        <w:t>TCP</w:t>
      </w:r>
      <w:r w:rsidRPr="001A0A27">
        <w:rPr>
          <w:rFonts w:asciiTheme="minorEastAsia" w:hAnsiTheme="minorEastAsia" w:cs="Times New Roman" w:hint="eastAsia"/>
          <w:spacing w:val="10"/>
          <w:sz w:val="24"/>
          <w:szCs w:val="24"/>
          <w:rPrChange w:id="2819" w:author="JY0225" w:date="2017-08-24T11:12:00Z">
            <w:rPr>
              <w:rFonts w:ascii="Times New Roman" w:hAnsi="Times New Roman" w:cs="Times New Roman" w:hint="eastAsia"/>
              <w:spacing w:val="10"/>
              <w:sz w:val="24"/>
            </w:rPr>
          </w:rPrChange>
        </w:rPr>
        <w:t>协议实现，包含初始的握手过程，以及后续的多次数据帧双向传输过程。其目的是在</w:t>
      </w:r>
      <w:r w:rsidR="00010001" w:rsidRPr="001A0A27">
        <w:rPr>
          <w:rFonts w:asciiTheme="minorEastAsia" w:hAnsiTheme="minorEastAsia" w:cs="Times New Roman" w:hint="eastAsia"/>
          <w:spacing w:val="10"/>
          <w:sz w:val="24"/>
          <w:szCs w:val="24"/>
          <w:rPrChange w:id="2820" w:author="JY0225" w:date="2017-08-24T11:12:00Z">
            <w:rPr>
              <w:rFonts w:ascii="Times New Roman" w:hAnsi="Times New Roman" w:cs="Times New Roman" w:hint="eastAsia"/>
              <w:spacing w:val="10"/>
              <w:sz w:val="24"/>
            </w:rPr>
          </w:rPrChange>
        </w:rPr>
        <w:t>Web</w:t>
      </w:r>
      <w:r w:rsidRPr="001A0A27">
        <w:rPr>
          <w:rFonts w:asciiTheme="minorEastAsia" w:hAnsiTheme="minorEastAsia" w:cs="Times New Roman" w:hint="eastAsia"/>
          <w:spacing w:val="10"/>
          <w:sz w:val="24"/>
          <w:szCs w:val="24"/>
          <w:rPrChange w:id="2821" w:author="JY0225" w:date="2017-08-24T11:12:00Z">
            <w:rPr>
              <w:rFonts w:ascii="Times New Roman" w:hAnsi="Times New Roman" w:cs="Times New Roman" w:hint="eastAsia"/>
              <w:spacing w:val="10"/>
              <w:sz w:val="24"/>
            </w:rPr>
          </w:rPrChange>
        </w:rPr>
        <w:t>应用和</w:t>
      </w:r>
      <w:r w:rsidR="00355F2D" w:rsidRPr="001A0A27">
        <w:rPr>
          <w:rFonts w:asciiTheme="minorEastAsia" w:hAnsiTheme="minorEastAsia" w:cs="Times New Roman" w:hint="eastAsia"/>
          <w:spacing w:val="10"/>
          <w:sz w:val="24"/>
          <w:szCs w:val="24"/>
          <w:rPrChange w:id="2822" w:author="JY0225" w:date="2017-08-24T11:12:00Z">
            <w:rPr>
              <w:rFonts w:ascii="Times New Roman" w:hAnsi="Times New Roman" w:cs="Times New Roman" w:hint="eastAsia"/>
              <w:spacing w:val="10"/>
              <w:sz w:val="24"/>
            </w:rPr>
          </w:rPrChange>
        </w:rPr>
        <w:t>后台</w:t>
      </w:r>
      <w:r w:rsidR="00BD2492" w:rsidRPr="001A0A27">
        <w:rPr>
          <w:rFonts w:asciiTheme="minorEastAsia" w:hAnsiTheme="minorEastAsia" w:cs="Times New Roman" w:hint="eastAsia"/>
          <w:spacing w:val="10"/>
          <w:sz w:val="24"/>
          <w:szCs w:val="24"/>
          <w:rPrChange w:id="2823" w:author="JY0225" w:date="2017-08-24T11:12:00Z">
            <w:rPr>
              <w:rFonts w:ascii="Times New Roman" w:hAnsi="Times New Roman" w:cs="Times New Roman" w:hint="eastAsia"/>
              <w:spacing w:val="10"/>
              <w:sz w:val="24"/>
            </w:rPr>
          </w:rPrChange>
        </w:rPr>
        <w:t>服务器进行</w:t>
      </w:r>
      <w:r w:rsidRPr="001A0A27">
        <w:rPr>
          <w:rFonts w:asciiTheme="minorEastAsia" w:hAnsiTheme="minorEastAsia" w:cs="Times New Roman" w:hint="eastAsia"/>
          <w:spacing w:val="10"/>
          <w:sz w:val="24"/>
          <w:szCs w:val="24"/>
          <w:rPrChange w:id="2824" w:author="JY0225" w:date="2017-08-24T11:12:00Z">
            <w:rPr>
              <w:rFonts w:ascii="Times New Roman" w:hAnsi="Times New Roman" w:cs="Times New Roman" w:hint="eastAsia"/>
              <w:spacing w:val="10"/>
              <w:sz w:val="24"/>
            </w:rPr>
          </w:rPrChange>
        </w:rPr>
        <w:t>双向通信时，可以使服务器避免打开多个</w:t>
      </w:r>
      <w:r w:rsidRPr="001A0A27">
        <w:rPr>
          <w:rFonts w:asciiTheme="minorEastAsia" w:hAnsiTheme="minorEastAsia" w:cs="Times New Roman" w:hint="eastAsia"/>
          <w:spacing w:val="10"/>
          <w:sz w:val="24"/>
          <w:szCs w:val="24"/>
          <w:rPrChange w:id="2825" w:author="JY0225" w:date="2017-08-24T11:12:00Z">
            <w:rPr>
              <w:rFonts w:ascii="Times New Roman" w:hAnsi="Times New Roman" w:cs="Times New Roman" w:hint="eastAsia"/>
              <w:spacing w:val="10"/>
              <w:sz w:val="24"/>
            </w:rPr>
          </w:rPrChange>
        </w:rPr>
        <w:t>HTTP</w:t>
      </w:r>
      <w:r w:rsidR="0088342A" w:rsidRPr="001A0A27">
        <w:rPr>
          <w:rFonts w:asciiTheme="minorEastAsia" w:hAnsiTheme="minorEastAsia" w:cs="Times New Roman" w:hint="eastAsia"/>
          <w:spacing w:val="10"/>
          <w:sz w:val="24"/>
          <w:szCs w:val="24"/>
          <w:rPrChange w:id="2826" w:author="JY0225" w:date="2017-08-24T11:12:00Z">
            <w:rPr>
              <w:rFonts w:ascii="Times New Roman" w:hAnsi="Times New Roman" w:cs="Times New Roman" w:hint="eastAsia"/>
              <w:spacing w:val="10"/>
              <w:sz w:val="24"/>
            </w:rPr>
          </w:rPrChange>
        </w:rPr>
        <w:t>连接进行工作来节约资源，提高</w:t>
      </w:r>
      <w:r w:rsidRPr="001A0A27">
        <w:rPr>
          <w:rFonts w:asciiTheme="minorEastAsia" w:hAnsiTheme="minorEastAsia" w:cs="Times New Roman" w:hint="eastAsia"/>
          <w:spacing w:val="10"/>
          <w:sz w:val="24"/>
          <w:szCs w:val="24"/>
          <w:rPrChange w:id="2827" w:author="JY0225" w:date="2017-08-24T11:12:00Z">
            <w:rPr>
              <w:rFonts w:ascii="Times New Roman" w:hAnsi="Times New Roman" w:cs="Times New Roman" w:hint="eastAsia"/>
              <w:spacing w:val="10"/>
              <w:sz w:val="24"/>
            </w:rPr>
          </w:rPrChange>
        </w:rPr>
        <w:t>工作效率和资源利用率</w:t>
      </w:r>
      <w:r w:rsidR="005469E3" w:rsidRPr="001A0A27">
        <w:rPr>
          <w:rFonts w:asciiTheme="minorEastAsia" w:hAnsiTheme="minorEastAsia"/>
          <w:color w:val="000000" w:themeColor="text1"/>
          <w:sz w:val="24"/>
          <w:szCs w:val="24"/>
          <w:vertAlign w:val="superscript"/>
          <w:rPrChange w:id="2828" w:author="JY0225" w:date="2017-08-24T11:12:00Z">
            <w:rPr>
              <w:color w:val="000000" w:themeColor="text1"/>
              <w:vertAlign w:val="superscript"/>
            </w:rPr>
          </w:rPrChange>
        </w:rPr>
        <w:fldChar w:fldCharType="begin"/>
      </w:r>
      <w:r w:rsidR="005469E3" w:rsidRPr="001A0A27">
        <w:rPr>
          <w:rFonts w:asciiTheme="minorEastAsia" w:hAnsiTheme="minorEastAsia"/>
          <w:color w:val="000000" w:themeColor="text1"/>
          <w:sz w:val="24"/>
          <w:szCs w:val="24"/>
          <w:vertAlign w:val="superscript"/>
          <w:rPrChange w:id="2829" w:author="JY0225" w:date="2017-08-24T11:12:00Z">
            <w:rPr>
              <w:color w:val="000000" w:themeColor="text1"/>
              <w:vertAlign w:val="superscript"/>
            </w:rPr>
          </w:rPrChange>
        </w:rPr>
        <w:instrText xml:space="preserve"> REF _Ref489794026 \r \h </w:instrText>
      </w:r>
      <w:r w:rsidR="005469E3" w:rsidRPr="001A0A27">
        <w:rPr>
          <w:rFonts w:asciiTheme="minorEastAsia" w:hAnsiTheme="minorEastAsia"/>
          <w:color w:val="000000" w:themeColor="text1"/>
          <w:sz w:val="24"/>
          <w:szCs w:val="24"/>
          <w:vertAlign w:val="superscript"/>
          <w:rPrChange w:id="2830" w:author="JY0225" w:date="2017-08-24T11:12:00Z">
            <w:rPr>
              <w:color w:val="000000" w:themeColor="text1"/>
              <w:vertAlign w:val="superscript"/>
            </w:rPr>
          </w:rPrChange>
        </w:rPr>
      </w:r>
      <w:r w:rsidR="001A0A27" w:rsidRPr="001A0A27">
        <w:rPr>
          <w:rFonts w:asciiTheme="minorEastAsia" w:hAnsiTheme="minorEastAsia"/>
          <w:color w:val="000000" w:themeColor="text1"/>
          <w:sz w:val="24"/>
          <w:szCs w:val="24"/>
          <w:vertAlign w:val="superscript"/>
          <w:rPrChange w:id="2831" w:author="JY0225" w:date="2017-08-24T11:12:00Z">
            <w:rPr>
              <w:color w:val="000000" w:themeColor="text1"/>
              <w:sz w:val="24"/>
              <w:szCs w:val="24"/>
              <w:vertAlign w:val="superscript"/>
            </w:rPr>
          </w:rPrChange>
        </w:rPr>
        <w:instrText xml:space="preserve"> \* MERGEFORMAT </w:instrText>
      </w:r>
      <w:r w:rsidR="005469E3" w:rsidRPr="001A0A27">
        <w:rPr>
          <w:rFonts w:asciiTheme="minorEastAsia" w:hAnsiTheme="minorEastAsia"/>
          <w:color w:val="000000" w:themeColor="text1"/>
          <w:sz w:val="24"/>
          <w:szCs w:val="24"/>
          <w:vertAlign w:val="superscript"/>
          <w:rPrChange w:id="2832" w:author="JY0225" w:date="2017-08-24T11:12:00Z">
            <w:rPr>
              <w:color w:val="000000" w:themeColor="text1"/>
              <w:vertAlign w:val="superscript"/>
            </w:rPr>
          </w:rPrChange>
        </w:rPr>
        <w:fldChar w:fldCharType="separate"/>
      </w:r>
      <w:r w:rsidR="008E2759" w:rsidRPr="001A0A27">
        <w:rPr>
          <w:rFonts w:asciiTheme="minorEastAsia" w:hAnsiTheme="minorEastAsia"/>
          <w:color w:val="000000" w:themeColor="text1"/>
          <w:sz w:val="24"/>
          <w:szCs w:val="24"/>
          <w:vertAlign w:val="superscript"/>
          <w:rPrChange w:id="2833" w:author="JY0225" w:date="2017-08-24T11:12:00Z">
            <w:rPr>
              <w:color w:val="000000" w:themeColor="text1"/>
              <w:vertAlign w:val="superscript"/>
            </w:rPr>
          </w:rPrChange>
        </w:rPr>
        <w:t>[25]</w:t>
      </w:r>
      <w:r w:rsidR="005469E3" w:rsidRPr="001A0A27">
        <w:rPr>
          <w:rFonts w:asciiTheme="minorEastAsia" w:hAnsiTheme="minorEastAsia"/>
          <w:color w:val="000000" w:themeColor="text1"/>
          <w:sz w:val="24"/>
          <w:szCs w:val="24"/>
          <w:vertAlign w:val="superscript"/>
          <w:rPrChange w:id="2834" w:author="JY0225" w:date="2017-08-24T11:12:00Z">
            <w:rPr>
              <w:color w:val="000000" w:themeColor="text1"/>
              <w:vertAlign w:val="superscript"/>
            </w:rPr>
          </w:rPrChange>
        </w:rPr>
        <w:fldChar w:fldCharType="end"/>
      </w:r>
      <w:r w:rsidR="00C465D9" w:rsidRPr="001A0A27">
        <w:rPr>
          <w:rFonts w:asciiTheme="minorEastAsia" w:hAnsiTheme="minorEastAsia"/>
          <w:color w:val="000000" w:themeColor="text1"/>
          <w:sz w:val="24"/>
          <w:szCs w:val="24"/>
          <w:vertAlign w:val="superscript"/>
          <w:rPrChange w:id="2835" w:author="JY0225" w:date="2017-08-24T11:12:00Z">
            <w:rPr>
              <w:color w:val="000000" w:themeColor="text1"/>
              <w:vertAlign w:val="superscript"/>
            </w:rPr>
          </w:rPrChange>
        </w:rPr>
        <w:fldChar w:fldCharType="begin"/>
      </w:r>
      <w:r w:rsidR="00C465D9" w:rsidRPr="001A0A27">
        <w:rPr>
          <w:rFonts w:asciiTheme="minorEastAsia" w:hAnsiTheme="minorEastAsia"/>
          <w:color w:val="000000" w:themeColor="text1"/>
          <w:sz w:val="24"/>
          <w:szCs w:val="24"/>
          <w:vertAlign w:val="superscript"/>
          <w:rPrChange w:id="2836" w:author="JY0225" w:date="2017-08-24T11:12:00Z">
            <w:rPr>
              <w:color w:val="000000" w:themeColor="text1"/>
              <w:vertAlign w:val="superscript"/>
            </w:rPr>
          </w:rPrChange>
        </w:rPr>
        <w:instrText xml:space="preserve"> REF _Ref489794119 \r \h </w:instrText>
      </w:r>
      <w:r w:rsidR="00C465D9" w:rsidRPr="001A0A27">
        <w:rPr>
          <w:rFonts w:asciiTheme="minorEastAsia" w:hAnsiTheme="minorEastAsia"/>
          <w:color w:val="000000" w:themeColor="text1"/>
          <w:sz w:val="24"/>
          <w:szCs w:val="24"/>
          <w:vertAlign w:val="superscript"/>
          <w:rPrChange w:id="2837" w:author="JY0225" w:date="2017-08-24T11:12:00Z">
            <w:rPr>
              <w:color w:val="000000" w:themeColor="text1"/>
              <w:vertAlign w:val="superscript"/>
            </w:rPr>
          </w:rPrChange>
        </w:rPr>
      </w:r>
      <w:r w:rsidR="001A0A27" w:rsidRPr="001A0A27">
        <w:rPr>
          <w:rFonts w:asciiTheme="minorEastAsia" w:hAnsiTheme="minorEastAsia"/>
          <w:color w:val="000000" w:themeColor="text1"/>
          <w:sz w:val="24"/>
          <w:szCs w:val="24"/>
          <w:vertAlign w:val="superscript"/>
          <w:rPrChange w:id="2838" w:author="JY0225" w:date="2017-08-24T11:12:00Z">
            <w:rPr>
              <w:color w:val="000000" w:themeColor="text1"/>
              <w:sz w:val="24"/>
              <w:szCs w:val="24"/>
              <w:vertAlign w:val="superscript"/>
            </w:rPr>
          </w:rPrChange>
        </w:rPr>
        <w:instrText xml:space="preserve"> \* MERGEFORMAT </w:instrText>
      </w:r>
      <w:r w:rsidR="00C465D9" w:rsidRPr="001A0A27">
        <w:rPr>
          <w:rFonts w:asciiTheme="minorEastAsia" w:hAnsiTheme="minorEastAsia"/>
          <w:color w:val="000000" w:themeColor="text1"/>
          <w:sz w:val="24"/>
          <w:szCs w:val="24"/>
          <w:vertAlign w:val="superscript"/>
          <w:rPrChange w:id="2839" w:author="JY0225" w:date="2017-08-24T11:12:00Z">
            <w:rPr>
              <w:color w:val="000000" w:themeColor="text1"/>
              <w:vertAlign w:val="superscript"/>
            </w:rPr>
          </w:rPrChange>
        </w:rPr>
        <w:fldChar w:fldCharType="separate"/>
      </w:r>
      <w:r w:rsidR="008E2759" w:rsidRPr="001A0A27">
        <w:rPr>
          <w:rFonts w:asciiTheme="minorEastAsia" w:hAnsiTheme="minorEastAsia"/>
          <w:color w:val="000000" w:themeColor="text1"/>
          <w:sz w:val="24"/>
          <w:szCs w:val="24"/>
          <w:vertAlign w:val="superscript"/>
          <w:rPrChange w:id="2840" w:author="JY0225" w:date="2017-08-24T11:12:00Z">
            <w:rPr>
              <w:color w:val="000000" w:themeColor="text1"/>
              <w:vertAlign w:val="superscript"/>
            </w:rPr>
          </w:rPrChange>
        </w:rPr>
        <w:t>[26]</w:t>
      </w:r>
      <w:r w:rsidR="00C465D9" w:rsidRPr="001A0A27">
        <w:rPr>
          <w:rFonts w:asciiTheme="minorEastAsia" w:hAnsiTheme="minorEastAsia"/>
          <w:color w:val="000000" w:themeColor="text1"/>
          <w:sz w:val="24"/>
          <w:szCs w:val="24"/>
          <w:vertAlign w:val="superscript"/>
          <w:rPrChange w:id="2841" w:author="JY0225" w:date="2017-08-24T11:12:00Z">
            <w:rPr>
              <w:color w:val="000000" w:themeColor="text1"/>
              <w:vertAlign w:val="superscript"/>
            </w:rPr>
          </w:rPrChange>
        </w:rPr>
        <w:fldChar w:fldCharType="end"/>
      </w:r>
      <w:r w:rsidRPr="001A0A27">
        <w:rPr>
          <w:rFonts w:asciiTheme="minorEastAsia" w:hAnsiTheme="minorEastAsia" w:cs="Times New Roman" w:hint="eastAsia"/>
          <w:spacing w:val="10"/>
          <w:sz w:val="24"/>
          <w:szCs w:val="24"/>
          <w:rPrChange w:id="2842" w:author="JY0225" w:date="2017-08-24T11:12:00Z">
            <w:rPr>
              <w:rFonts w:ascii="Times New Roman" w:hAnsi="Times New Roman" w:cs="Times New Roman" w:hint="eastAsia"/>
              <w:spacing w:val="10"/>
              <w:sz w:val="24"/>
            </w:rPr>
          </w:rPrChange>
        </w:rPr>
        <w:t>。</w:t>
      </w:r>
    </w:p>
    <w:p w14:paraId="5C32DAD9" w14:textId="567C92A1" w:rsidR="00C85486" w:rsidRDefault="00C85486">
      <w:pPr>
        <w:jc w:val="center"/>
        <w:pPrChange w:id="2843" w:author="JY0225" w:date="2017-08-22T21:19:00Z">
          <w:pPr>
            <w:spacing w:line="400" w:lineRule="exact"/>
            <w:ind w:firstLine="420"/>
          </w:pPr>
        </w:pPrChange>
      </w:pPr>
      <w:ins w:id="2844" w:author="JY0225" w:date="2017-08-22T21:19:00Z">
        <w:r>
          <w:object w:dxaOrig="7730" w:dyaOrig="7235" w14:anchorId="72AC4915">
            <v:shape id="_x0000_i1026" type="#_x0000_t75" style="width:271.15pt;height:252.45pt" o:ole="">
              <v:imagedata r:id="rId22" o:title=""/>
            </v:shape>
            <o:OLEObject Type="Embed" ProgID="Visio.Drawing.15" ShapeID="_x0000_i1026" DrawAspect="Content" ObjectID="_1565082758" r:id="rId23"/>
          </w:object>
        </w:r>
      </w:ins>
    </w:p>
    <w:p w14:paraId="1A9CC704" w14:textId="50E45C31" w:rsidR="00E034C9" w:rsidRPr="00C32DB6" w:rsidDel="00E034C9" w:rsidRDefault="00E034C9" w:rsidP="00E034C9">
      <w:pPr>
        <w:spacing w:line="400" w:lineRule="exact"/>
        <w:jc w:val="center"/>
        <w:rPr>
          <w:del w:id="2845" w:author="JY0225" w:date="2017-08-22T21:20:00Z"/>
          <w:moveTo w:id="2846" w:author="JY0225" w:date="2017-08-22T21:20:00Z"/>
          <w:rFonts w:ascii="Times New Roman" w:hAnsi="Times New Roman" w:cs="Times New Roman"/>
          <w:noProof/>
          <w:spacing w:val="10"/>
          <w:kern w:val="0"/>
          <w:sz w:val="24"/>
          <w:szCs w:val="24"/>
        </w:rPr>
      </w:pPr>
      <w:moveToRangeStart w:id="2847" w:author="JY0225" w:date="2017-08-22T21:20:00Z" w:name="move491200133"/>
      <w:moveTo w:id="2848" w:author="JY0225" w:date="2017-08-22T21:20:00Z">
        <w:r w:rsidRPr="005E04A3">
          <w:rPr>
            <w:rFonts w:ascii="Times New Roman" w:hAnsi="Times New Roman" w:cs="Times New Roman"/>
            <w:noProof/>
            <w:spacing w:val="10"/>
            <w:kern w:val="0"/>
            <w:sz w:val="24"/>
            <w:szCs w:val="24"/>
          </w:rPr>
          <w:t>图</w:t>
        </w:r>
        <w:r>
          <w:rPr>
            <w:rFonts w:ascii="Times New Roman" w:hAnsi="Times New Roman" w:cs="Times New Roman"/>
            <w:noProof/>
            <w:spacing w:val="10"/>
            <w:kern w:val="0"/>
            <w:sz w:val="24"/>
            <w:szCs w:val="24"/>
          </w:rPr>
          <w:t>2-1</w:t>
        </w:r>
        <w:r w:rsidRPr="005E04A3">
          <w:rPr>
            <w:rFonts w:ascii="Times New Roman" w:hAnsi="Times New Roman" w:cs="Times New Roman" w:hint="eastAsia"/>
            <w:noProof/>
            <w:spacing w:val="10"/>
            <w:kern w:val="0"/>
            <w:sz w:val="24"/>
            <w:szCs w:val="24"/>
          </w:rPr>
          <w:t xml:space="preserve"> </w:t>
        </w:r>
        <w:del w:id="2849" w:author="JY0225" w:date="2017-08-23T10:33:00Z">
          <w:r w:rsidDel="00ED6672">
            <w:rPr>
              <w:rFonts w:ascii="Times New Roman" w:hAnsi="Times New Roman" w:cs="Times New Roman" w:hint="eastAsia"/>
              <w:noProof/>
              <w:spacing w:val="10"/>
              <w:kern w:val="0"/>
              <w:sz w:val="24"/>
              <w:szCs w:val="24"/>
            </w:rPr>
            <w:delText>握手阶段</w:delText>
          </w:r>
        </w:del>
      </w:moveTo>
      <w:ins w:id="2850" w:author="JY0225" w:date="2017-08-23T10:33:00Z">
        <w:r w:rsidR="00ED6672">
          <w:rPr>
            <w:rFonts w:ascii="Times New Roman" w:hAnsi="Times New Roman" w:cs="Times New Roman" w:hint="eastAsia"/>
            <w:noProof/>
            <w:spacing w:val="10"/>
            <w:kern w:val="0"/>
            <w:sz w:val="24"/>
            <w:szCs w:val="24"/>
          </w:rPr>
          <w:t>WebSocket</w:t>
        </w:r>
        <w:r w:rsidR="00ED6672">
          <w:rPr>
            <w:rFonts w:ascii="Times New Roman" w:hAnsi="Times New Roman" w:cs="Times New Roman" w:hint="eastAsia"/>
            <w:noProof/>
            <w:spacing w:val="10"/>
            <w:kern w:val="0"/>
            <w:sz w:val="24"/>
            <w:szCs w:val="24"/>
          </w:rPr>
          <w:t>通信</w:t>
        </w:r>
      </w:ins>
      <w:moveTo w:id="2851" w:author="JY0225" w:date="2017-08-22T21:20:00Z">
        <w:r>
          <w:rPr>
            <w:rFonts w:ascii="Times New Roman" w:hAnsi="Times New Roman" w:cs="Times New Roman" w:hint="eastAsia"/>
            <w:noProof/>
            <w:spacing w:val="10"/>
            <w:kern w:val="0"/>
            <w:sz w:val="24"/>
            <w:szCs w:val="24"/>
          </w:rPr>
          <w:t>示意图</w:t>
        </w:r>
      </w:moveTo>
    </w:p>
    <w:moveToRangeEnd w:id="2847"/>
    <w:p w14:paraId="70B33410" w14:textId="77777777" w:rsidR="00E034C9" w:rsidRDefault="00E034C9">
      <w:pPr>
        <w:spacing w:line="400" w:lineRule="exact"/>
        <w:jc w:val="center"/>
        <w:rPr>
          <w:ins w:id="2852" w:author="JY0225" w:date="2017-08-22T21:20:00Z"/>
          <w:rFonts w:ascii="Times New Roman" w:hAnsi="Times New Roman" w:cs="Times New Roman"/>
          <w:spacing w:val="10"/>
          <w:sz w:val="24"/>
        </w:rPr>
        <w:pPrChange w:id="2853" w:author="JY0225" w:date="2017-08-22T21:20:00Z">
          <w:pPr>
            <w:jc w:val="center"/>
          </w:pPr>
        </w:pPrChange>
      </w:pPr>
    </w:p>
    <w:p w14:paraId="448479D3" w14:textId="37391815" w:rsidR="0006652E" w:rsidRPr="001A0A27" w:rsidDel="00C85486" w:rsidRDefault="0033165C" w:rsidP="00AD4083">
      <w:pPr>
        <w:spacing w:line="400" w:lineRule="exact"/>
        <w:ind w:firstLine="420"/>
        <w:rPr>
          <w:del w:id="2854" w:author="JY0225" w:date="2017-08-22T21:19:00Z"/>
          <w:rFonts w:asciiTheme="minorEastAsia" w:hAnsiTheme="minorEastAsia" w:cs="Times New Roman"/>
          <w:spacing w:val="10"/>
          <w:sz w:val="24"/>
          <w:szCs w:val="24"/>
          <w:rPrChange w:id="2855" w:author="JY0225" w:date="2017-08-24T11:13:00Z">
            <w:rPr>
              <w:del w:id="2856" w:author="JY0225" w:date="2017-08-22T21:19:00Z"/>
              <w:rFonts w:ascii="Times New Roman" w:hAnsi="Times New Roman" w:cs="Times New Roman"/>
              <w:spacing w:val="10"/>
              <w:sz w:val="24"/>
            </w:rPr>
          </w:rPrChange>
        </w:rPr>
      </w:pPr>
      <w:r w:rsidRPr="001A0A27">
        <w:rPr>
          <w:rFonts w:asciiTheme="minorEastAsia" w:hAnsiTheme="minorEastAsia" w:cs="Times New Roman" w:hint="eastAsia"/>
          <w:spacing w:val="10"/>
          <w:sz w:val="24"/>
          <w:szCs w:val="24"/>
          <w:rPrChange w:id="2857" w:author="JY0225" w:date="2017-08-24T11:13:00Z">
            <w:rPr>
              <w:rFonts w:ascii="Times New Roman" w:hAnsi="Times New Roman" w:cs="Times New Roman" w:hint="eastAsia"/>
              <w:spacing w:val="10"/>
              <w:sz w:val="24"/>
            </w:rPr>
          </w:rPrChange>
        </w:rPr>
        <w:t>WebSocket</w:t>
      </w:r>
      <w:r w:rsidRPr="001A0A27">
        <w:rPr>
          <w:rFonts w:asciiTheme="minorEastAsia" w:hAnsiTheme="minorEastAsia" w:cs="Times New Roman" w:hint="eastAsia"/>
          <w:spacing w:val="10"/>
          <w:sz w:val="24"/>
          <w:szCs w:val="24"/>
          <w:rPrChange w:id="2858" w:author="JY0225" w:date="2017-08-24T11:13:00Z">
            <w:rPr>
              <w:rFonts w:ascii="Times New Roman" w:hAnsi="Times New Roman" w:cs="Times New Roman" w:hint="eastAsia"/>
              <w:spacing w:val="10"/>
              <w:sz w:val="24"/>
            </w:rPr>
          </w:rPrChange>
        </w:rPr>
        <w:t>是一种类似</w:t>
      </w:r>
      <w:r w:rsidRPr="001A0A27">
        <w:rPr>
          <w:rFonts w:asciiTheme="minorEastAsia" w:hAnsiTheme="minorEastAsia" w:cs="Times New Roman" w:hint="eastAsia"/>
          <w:spacing w:val="10"/>
          <w:sz w:val="24"/>
          <w:szCs w:val="24"/>
          <w:rPrChange w:id="2859" w:author="JY0225" w:date="2017-08-24T11:13:00Z">
            <w:rPr>
              <w:rFonts w:ascii="Times New Roman" w:hAnsi="Times New Roman" w:cs="Times New Roman" w:hint="eastAsia"/>
              <w:spacing w:val="10"/>
              <w:sz w:val="24"/>
            </w:rPr>
          </w:rPrChange>
        </w:rPr>
        <w:t>TCP/IP</w:t>
      </w:r>
      <w:r w:rsidRPr="001A0A27">
        <w:rPr>
          <w:rFonts w:asciiTheme="minorEastAsia" w:hAnsiTheme="minorEastAsia" w:cs="Times New Roman" w:hint="eastAsia"/>
          <w:spacing w:val="10"/>
          <w:sz w:val="24"/>
          <w:szCs w:val="24"/>
          <w:rPrChange w:id="2860" w:author="JY0225" w:date="2017-08-24T11:13:00Z">
            <w:rPr>
              <w:rFonts w:ascii="Times New Roman" w:hAnsi="Times New Roman" w:cs="Times New Roman" w:hint="eastAsia"/>
              <w:spacing w:val="10"/>
              <w:sz w:val="24"/>
            </w:rPr>
          </w:rPrChange>
        </w:rPr>
        <w:t>的</w:t>
      </w:r>
      <w:r w:rsidRPr="001A0A27">
        <w:rPr>
          <w:rFonts w:asciiTheme="minorEastAsia" w:hAnsiTheme="minorEastAsia" w:cs="Times New Roman" w:hint="eastAsia"/>
          <w:spacing w:val="10"/>
          <w:sz w:val="24"/>
          <w:szCs w:val="24"/>
          <w:rPrChange w:id="2861" w:author="JY0225" w:date="2017-08-24T11:13:00Z">
            <w:rPr>
              <w:rFonts w:ascii="Times New Roman" w:hAnsi="Times New Roman" w:cs="Times New Roman" w:hint="eastAsia"/>
              <w:spacing w:val="10"/>
              <w:sz w:val="24"/>
            </w:rPr>
          </w:rPrChange>
        </w:rPr>
        <w:t>socket</w:t>
      </w:r>
      <w:r w:rsidR="00DD6998" w:rsidRPr="001A0A27">
        <w:rPr>
          <w:rFonts w:asciiTheme="minorEastAsia" w:hAnsiTheme="minorEastAsia" w:cs="Times New Roman" w:hint="eastAsia"/>
          <w:spacing w:val="10"/>
          <w:sz w:val="24"/>
          <w:szCs w:val="24"/>
          <w:rPrChange w:id="2862" w:author="JY0225" w:date="2017-08-24T11:13:00Z">
            <w:rPr>
              <w:rFonts w:ascii="Times New Roman" w:hAnsi="Times New Roman" w:cs="Times New Roman" w:hint="eastAsia"/>
              <w:spacing w:val="10"/>
              <w:sz w:val="24"/>
            </w:rPr>
          </w:rPrChange>
        </w:rPr>
        <w:t>技术，</w:t>
      </w:r>
      <w:r w:rsidR="00E730C5" w:rsidRPr="001A0A27">
        <w:rPr>
          <w:rFonts w:asciiTheme="minorEastAsia" w:hAnsiTheme="minorEastAsia" w:cs="Times New Roman" w:hint="eastAsia"/>
          <w:spacing w:val="10"/>
          <w:sz w:val="24"/>
          <w:szCs w:val="24"/>
          <w:rPrChange w:id="2863" w:author="JY0225" w:date="2017-08-24T11:13:00Z">
            <w:rPr>
              <w:rFonts w:ascii="Times New Roman" w:hAnsi="Times New Roman" w:cs="Times New Roman" w:hint="eastAsia"/>
              <w:spacing w:val="10"/>
              <w:sz w:val="24"/>
            </w:rPr>
          </w:rPrChange>
        </w:rPr>
        <w:t>其协议</w:t>
      </w:r>
      <w:r w:rsidR="00DB6943" w:rsidRPr="001A0A27">
        <w:rPr>
          <w:rFonts w:asciiTheme="minorEastAsia" w:hAnsiTheme="minorEastAsia" w:cs="Times New Roman" w:hint="eastAsia"/>
          <w:spacing w:val="10"/>
          <w:sz w:val="24"/>
          <w:szCs w:val="24"/>
          <w:rPrChange w:id="2864" w:author="JY0225" w:date="2017-08-24T11:13:00Z">
            <w:rPr>
              <w:rFonts w:ascii="Times New Roman" w:hAnsi="Times New Roman" w:cs="Times New Roman" w:hint="eastAsia"/>
              <w:spacing w:val="10"/>
              <w:sz w:val="24"/>
            </w:rPr>
          </w:rPrChange>
        </w:rPr>
        <w:t>为应用层协议，</w:t>
      </w:r>
      <w:r w:rsidR="00832C29" w:rsidRPr="001A0A27">
        <w:rPr>
          <w:rFonts w:asciiTheme="minorEastAsia" w:hAnsiTheme="minorEastAsia" w:cs="Times New Roman" w:hint="eastAsia"/>
          <w:spacing w:val="10"/>
          <w:sz w:val="24"/>
          <w:szCs w:val="24"/>
          <w:rPrChange w:id="2865" w:author="JY0225" w:date="2017-08-24T11:13:00Z">
            <w:rPr>
              <w:rFonts w:ascii="Times New Roman" w:hAnsi="Times New Roman" w:cs="Times New Roman" w:hint="eastAsia"/>
              <w:spacing w:val="10"/>
              <w:sz w:val="24"/>
            </w:rPr>
          </w:rPrChange>
        </w:rPr>
        <w:lastRenderedPageBreak/>
        <w:t>定义在</w:t>
      </w:r>
      <w:r w:rsidR="00832C29" w:rsidRPr="001A0A27">
        <w:rPr>
          <w:rFonts w:asciiTheme="minorEastAsia" w:hAnsiTheme="minorEastAsia" w:cs="Times New Roman" w:hint="eastAsia"/>
          <w:spacing w:val="10"/>
          <w:sz w:val="24"/>
          <w:szCs w:val="24"/>
          <w:rPrChange w:id="2866" w:author="JY0225" w:date="2017-08-24T11:13:00Z">
            <w:rPr>
              <w:rFonts w:ascii="Times New Roman" w:hAnsi="Times New Roman" w:cs="Times New Roman" w:hint="eastAsia"/>
              <w:spacing w:val="10"/>
              <w:sz w:val="24"/>
            </w:rPr>
          </w:rPrChange>
        </w:rPr>
        <w:t>TCP/IP</w:t>
      </w:r>
      <w:r w:rsidR="00832C29" w:rsidRPr="001A0A27">
        <w:rPr>
          <w:rFonts w:asciiTheme="minorEastAsia" w:hAnsiTheme="minorEastAsia" w:cs="Times New Roman" w:hint="eastAsia"/>
          <w:spacing w:val="10"/>
          <w:sz w:val="24"/>
          <w:szCs w:val="24"/>
          <w:rPrChange w:id="2867" w:author="JY0225" w:date="2017-08-24T11:13:00Z">
            <w:rPr>
              <w:rFonts w:ascii="Times New Roman" w:hAnsi="Times New Roman" w:cs="Times New Roman" w:hint="eastAsia"/>
              <w:spacing w:val="10"/>
              <w:sz w:val="24"/>
            </w:rPr>
          </w:rPrChange>
        </w:rPr>
        <w:t>协议栈之上。</w:t>
      </w:r>
      <w:r w:rsidR="00832C29" w:rsidRPr="001A0A27">
        <w:rPr>
          <w:rFonts w:asciiTheme="minorEastAsia" w:hAnsiTheme="minorEastAsia" w:cs="Times New Roman" w:hint="eastAsia"/>
          <w:spacing w:val="10"/>
          <w:sz w:val="24"/>
          <w:szCs w:val="24"/>
          <w:rPrChange w:id="2868" w:author="JY0225" w:date="2017-08-24T11:13:00Z">
            <w:rPr>
              <w:rFonts w:ascii="Times New Roman" w:hAnsi="Times New Roman" w:cs="Times New Roman" w:hint="eastAsia"/>
              <w:spacing w:val="10"/>
              <w:sz w:val="24"/>
            </w:rPr>
          </w:rPrChange>
        </w:rPr>
        <w:t>WebSocket</w:t>
      </w:r>
      <w:r w:rsidR="00832C29" w:rsidRPr="001A0A27">
        <w:rPr>
          <w:rFonts w:asciiTheme="minorEastAsia" w:hAnsiTheme="minorEastAsia" w:cs="Times New Roman" w:hint="eastAsia"/>
          <w:spacing w:val="10"/>
          <w:sz w:val="24"/>
          <w:szCs w:val="24"/>
          <w:rPrChange w:id="2869" w:author="JY0225" w:date="2017-08-24T11:13:00Z">
            <w:rPr>
              <w:rFonts w:ascii="Times New Roman" w:hAnsi="Times New Roman" w:cs="Times New Roman" w:hint="eastAsia"/>
              <w:spacing w:val="10"/>
              <w:sz w:val="24"/>
            </w:rPr>
          </w:rPrChange>
        </w:rPr>
        <w:t>连接服务器的</w:t>
      </w:r>
      <w:r w:rsidR="00832C29" w:rsidRPr="001A0A27">
        <w:rPr>
          <w:rFonts w:asciiTheme="minorEastAsia" w:hAnsiTheme="minorEastAsia" w:cs="Times New Roman" w:hint="eastAsia"/>
          <w:spacing w:val="10"/>
          <w:sz w:val="24"/>
          <w:szCs w:val="24"/>
          <w:rPrChange w:id="2870" w:author="JY0225" w:date="2017-08-24T11:13:00Z">
            <w:rPr>
              <w:rFonts w:ascii="Times New Roman" w:hAnsi="Times New Roman" w:cs="Times New Roman" w:hint="eastAsia"/>
              <w:spacing w:val="10"/>
              <w:sz w:val="24"/>
            </w:rPr>
          </w:rPrChange>
        </w:rPr>
        <w:t>URI</w:t>
      </w:r>
      <w:r w:rsidR="00832C29" w:rsidRPr="001A0A27">
        <w:rPr>
          <w:rFonts w:asciiTheme="minorEastAsia" w:hAnsiTheme="minorEastAsia" w:cs="Times New Roman" w:hint="eastAsia"/>
          <w:spacing w:val="10"/>
          <w:sz w:val="24"/>
          <w:szCs w:val="24"/>
          <w:rPrChange w:id="2871" w:author="JY0225" w:date="2017-08-24T11:13:00Z">
            <w:rPr>
              <w:rFonts w:ascii="Times New Roman" w:hAnsi="Times New Roman" w:cs="Times New Roman" w:hint="eastAsia"/>
              <w:spacing w:val="10"/>
              <w:sz w:val="24"/>
            </w:rPr>
          </w:rPrChange>
        </w:rPr>
        <w:t>以</w:t>
      </w:r>
      <w:r w:rsidR="00832C29" w:rsidRPr="001A0A27">
        <w:rPr>
          <w:rFonts w:asciiTheme="minorEastAsia" w:hAnsiTheme="minorEastAsia" w:cs="Times New Roman" w:hint="eastAsia"/>
          <w:spacing w:val="10"/>
          <w:sz w:val="24"/>
          <w:szCs w:val="24"/>
          <w:rPrChange w:id="2872" w:author="JY0225" w:date="2017-08-24T11:13:00Z">
            <w:rPr>
              <w:rFonts w:ascii="Times New Roman" w:hAnsi="Times New Roman" w:cs="Times New Roman" w:hint="eastAsia"/>
              <w:spacing w:val="10"/>
              <w:sz w:val="24"/>
            </w:rPr>
          </w:rPrChange>
        </w:rPr>
        <w:t>"ws"</w:t>
      </w:r>
      <w:r w:rsidR="00832C29" w:rsidRPr="001A0A27">
        <w:rPr>
          <w:rFonts w:asciiTheme="minorEastAsia" w:hAnsiTheme="minorEastAsia" w:cs="Times New Roman" w:hint="eastAsia"/>
          <w:spacing w:val="10"/>
          <w:sz w:val="24"/>
          <w:szCs w:val="24"/>
          <w:rPrChange w:id="2873" w:author="JY0225" w:date="2017-08-24T11:13:00Z">
            <w:rPr>
              <w:rFonts w:ascii="Times New Roman" w:hAnsi="Times New Roman" w:cs="Times New Roman" w:hint="eastAsia"/>
              <w:spacing w:val="10"/>
              <w:sz w:val="24"/>
            </w:rPr>
          </w:rPrChange>
        </w:rPr>
        <w:t>或者</w:t>
      </w:r>
      <w:r w:rsidR="00832C29" w:rsidRPr="001A0A27">
        <w:rPr>
          <w:rFonts w:asciiTheme="minorEastAsia" w:hAnsiTheme="minorEastAsia" w:cs="Times New Roman" w:hint="eastAsia"/>
          <w:spacing w:val="10"/>
          <w:sz w:val="24"/>
          <w:szCs w:val="24"/>
          <w:rPrChange w:id="2874" w:author="JY0225" w:date="2017-08-24T11:13:00Z">
            <w:rPr>
              <w:rFonts w:ascii="Times New Roman" w:hAnsi="Times New Roman" w:cs="Times New Roman" w:hint="eastAsia"/>
              <w:spacing w:val="10"/>
              <w:sz w:val="24"/>
            </w:rPr>
          </w:rPrChange>
        </w:rPr>
        <w:t>"wss"</w:t>
      </w:r>
      <w:r w:rsidR="00832C29" w:rsidRPr="001A0A27">
        <w:rPr>
          <w:rFonts w:asciiTheme="minorEastAsia" w:hAnsiTheme="minorEastAsia" w:cs="Times New Roman" w:hint="eastAsia"/>
          <w:spacing w:val="10"/>
          <w:sz w:val="24"/>
          <w:szCs w:val="24"/>
          <w:rPrChange w:id="2875" w:author="JY0225" w:date="2017-08-24T11:13:00Z">
            <w:rPr>
              <w:rFonts w:ascii="Times New Roman" w:hAnsi="Times New Roman" w:cs="Times New Roman" w:hint="eastAsia"/>
              <w:spacing w:val="10"/>
              <w:sz w:val="24"/>
            </w:rPr>
          </w:rPrChange>
        </w:rPr>
        <w:t>开头。</w:t>
      </w:r>
      <w:r w:rsidR="00832C29" w:rsidRPr="001A0A27">
        <w:rPr>
          <w:rFonts w:asciiTheme="minorEastAsia" w:hAnsiTheme="minorEastAsia" w:cs="Times New Roman" w:hint="eastAsia"/>
          <w:spacing w:val="10"/>
          <w:sz w:val="24"/>
          <w:szCs w:val="24"/>
          <w:rPrChange w:id="2876" w:author="JY0225" w:date="2017-08-24T11:13:00Z">
            <w:rPr>
              <w:rFonts w:ascii="Times New Roman" w:hAnsi="Times New Roman" w:cs="Times New Roman" w:hint="eastAsia"/>
              <w:spacing w:val="10"/>
              <w:sz w:val="24"/>
            </w:rPr>
          </w:rPrChange>
        </w:rPr>
        <w:t>ws</w:t>
      </w:r>
      <w:r w:rsidR="00832C29" w:rsidRPr="001A0A27">
        <w:rPr>
          <w:rFonts w:asciiTheme="minorEastAsia" w:hAnsiTheme="minorEastAsia" w:cs="Times New Roman" w:hint="eastAsia"/>
          <w:spacing w:val="10"/>
          <w:sz w:val="24"/>
          <w:szCs w:val="24"/>
          <w:rPrChange w:id="2877" w:author="JY0225" w:date="2017-08-24T11:13:00Z">
            <w:rPr>
              <w:rFonts w:ascii="Times New Roman" w:hAnsi="Times New Roman" w:cs="Times New Roman" w:hint="eastAsia"/>
              <w:spacing w:val="10"/>
              <w:sz w:val="24"/>
            </w:rPr>
          </w:rPrChange>
        </w:rPr>
        <w:t>开头的默认</w:t>
      </w:r>
      <w:r w:rsidR="00832C29" w:rsidRPr="001A0A27">
        <w:rPr>
          <w:rFonts w:asciiTheme="minorEastAsia" w:hAnsiTheme="minorEastAsia" w:cs="Times New Roman" w:hint="eastAsia"/>
          <w:spacing w:val="10"/>
          <w:sz w:val="24"/>
          <w:szCs w:val="24"/>
          <w:rPrChange w:id="2878" w:author="JY0225" w:date="2017-08-24T11:13:00Z">
            <w:rPr>
              <w:rFonts w:ascii="Times New Roman" w:hAnsi="Times New Roman" w:cs="Times New Roman" w:hint="eastAsia"/>
              <w:spacing w:val="10"/>
              <w:sz w:val="24"/>
            </w:rPr>
          </w:rPrChange>
        </w:rPr>
        <w:t>TCP</w:t>
      </w:r>
      <w:r w:rsidR="00832C29" w:rsidRPr="001A0A27">
        <w:rPr>
          <w:rFonts w:asciiTheme="minorEastAsia" w:hAnsiTheme="minorEastAsia" w:cs="Times New Roman" w:hint="eastAsia"/>
          <w:spacing w:val="10"/>
          <w:sz w:val="24"/>
          <w:szCs w:val="24"/>
          <w:rPrChange w:id="2879" w:author="JY0225" w:date="2017-08-24T11:13:00Z">
            <w:rPr>
              <w:rFonts w:ascii="Times New Roman" w:hAnsi="Times New Roman" w:cs="Times New Roman" w:hint="eastAsia"/>
              <w:spacing w:val="10"/>
              <w:sz w:val="24"/>
            </w:rPr>
          </w:rPrChange>
        </w:rPr>
        <w:t>端口为</w:t>
      </w:r>
      <w:r w:rsidR="00832C29" w:rsidRPr="001A0A27">
        <w:rPr>
          <w:rFonts w:asciiTheme="minorEastAsia" w:hAnsiTheme="minorEastAsia" w:cs="Times New Roman" w:hint="eastAsia"/>
          <w:spacing w:val="10"/>
          <w:sz w:val="24"/>
          <w:szCs w:val="24"/>
          <w:rPrChange w:id="2880" w:author="JY0225" w:date="2017-08-24T11:13:00Z">
            <w:rPr>
              <w:rFonts w:ascii="Times New Roman" w:hAnsi="Times New Roman" w:cs="Times New Roman" w:hint="eastAsia"/>
              <w:spacing w:val="10"/>
              <w:sz w:val="24"/>
            </w:rPr>
          </w:rPrChange>
        </w:rPr>
        <w:t>80</w:t>
      </w:r>
      <w:r w:rsidR="00832C29" w:rsidRPr="001A0A27">
        <w:rPr>
          <w:rFonts w:asciiTheme="minorEastAsia" w:hAnsiTheme="minorEastAsia" w:cs="Times New Roman" w:hint="eastAsia"/>
          <w:spacing w:val="10"/>
          <w:sz w:val="24"/>
          <w:szCs w:val="24"/>
          <w:rPrChange w:id="2881" w:author="JY0225" w:date="2017-08-24T11:13:00Z">
            <w:rPr>
              <w:rFonts w:ascii="Times New Roman" w:hAnsi="Times New Roman" w:cs="Times New Roman" w:hint="eastAsia"/>
              <w:spacing w:val="10"/>
              <w:sz w:val="24"/>
            </w:rPr>
          </w:rPrChange>
        </w:rPr>
        <w:t>，</w:t>
      </w:r>
      <w:r w:rsidR="00832C29" w:rsidRPr="001A0A27">
        <w:rPr>
          <w:rFonts w:asciiTheme="minorEastAsia" w:hAnsiTheme="minorEastAsia" w:cs="Times New Roman" w:hint="eastAsia"/>
          <w:spacing w:val="10"/>
          <w:sz w:val="24"/>
          <w:szCs w:val="24"/>
          <w:rPrChange w:id="2882" w:author="JY0225" w:date="2017-08-24T11:13:00Z">
            <w:rPr>
              <w:rFonts w:ascii="Times New Roman" w:hAnsi="Times New Roman" w:cs="Times New Roman" w:hint="eastAsia"/>
              <w:spacing w:val="10"/>
              <w:sz w:val="24"/>
            </w:rPr>
          </w:rPrChange>
        </w:rPr>
        <w:t>wss</w:t>
      </w:r>
      <w:r w:rsidR="00832C29" w:rsidRPr="001A0A27">
        <w:rPr>
          <w:rFonts w:asciiTheme="minorEastAsia" w:hAnsiTheme="minorEastAsia" w:cs="Times New Roman" w:hint="eastAsia"/>
          <w:spacing w:val="10"/>
          <w:sz w:val="24"/>
          <w:szCs w:val="24"/>
          <w:rPrChange w:id="2883" w:author="JY0225" w:date="2017-08-24T11:13:00Z">
            <w:rPr>
              <w:rFonts w:ascii="Times New Roman" w:hAnsi="Times New Roman" w:cs="Times New Roman" w:hint="eastAsia"/>
              <w:spacing w:val="10"/>
              <w:sz w:val="24"/>
            </w:rPr>
          </w:rPrChange>
        </w:rPr>
        <w:t>开头的默认端口为</w:t>
      </w:r>
      <w:r w:rsidR="00832C29" w:rsidRPr="001A0A27">
        <w:rPr>
          <w:rFonts w:asciiTheme="minorEastAsia" w:hAnsiTheme="minorEastAsia" w:cs="Times New Roman" w:hint="eastAsia"/>
          <w:spacing w:val="10"/>
          <w:sz w:val="24"/>
          <w:szCs w:val="24"/>
          <w:rPrChange w:id="2884" w:author="JY0225" w:date="2017-08-24T11:13:00Z">
            <w:rPr>
              <w:rFonts w:ascii="Times New Roman" w:hAnsi="Times New Roman" w:cs="Times New Roman" w:hint="eastAsia"/>
              <w:spacing w:val="10"/>
              <w:sz w:val="24"/>
            </w:rPr>
          </w:rPrChange>
        </w:rPr>
        <w:t>443</w:t>
      </w:r>
      <w:r w:rsidR="00832C29" w:rsidRPr="001A0A27">
        <w:rPr>
          <w:rFonts w:asciiTheme="minorEastAsia" w:hAnsiTheme="minorEastAsia" w:cs="Times New Roman" w:hint="eastAsia"/>
          <w:spacing w:val="10"/>
          <w:sz w:val="24"/>
          <w:szCs w:val="24"/>
          <w:rPrChange w:id="2885" w:author="JY0225" w:date="2017-08-24T11:13:00Z">
            <w:rPr>
              <w:rFonts w:ascii="Times New Roman" w:hAnsi="Times New Roman" w:cs="Times New Roman" w:hint="eastAsia"/>
              <w:spacing w:val="10"/>
              <w:sz w:val="24"/>
            </w:rPr>
          </w:rPrChange>
        </w:rPr>
        <w:t>。具体来说，</w:t>
      </w:r>
      <w:r w:rsidR="00247F36" w:rsidRPr="001A0A27">
        <w:rPr>
          <w:rFonts w:asciiTheme="minorEastAsia" w:hAnsiTheme="minorEastAsia" w:cs="Times New Roman" w:hint="eastAsia"/>
          <w:spacing w:val="10"/>
          <w:sz w:val="24"/>
          <w:szCs w:val="24"/>
          <w:rPrChange w:id="2886" w:author="JY0225" w:date="2017-08-24T11:13:00Z">
            <w:rPr>
              <w:rFonts w:ascii="Times New Roman" w:hAnsi="Times New Roman" w:cs="Times New Roman" w:hint="eastAsia"/>
              <w:spacing w:val="10"/>
              <w:sz w:val="24"/>
            </w:rPr>
          </w:rPrChange>
        </w:rPr>
        <w:t>共</w:t>
      </w:r>
      <w:r w:rsidR="00B122EF" w:rsidRPr="001A0A27">
        <w:rPr>
          <w:rFonts w:asciiTheme="minorEastAsia" w:hAnsiTheme="minorEastAsia" w:cs="Times New Roman" w:hint="eastAsia"/>
          <w:spacing w:val="10"/>
          <w:sz w:val="24"/>
          <w:szCs w:val="24"/>
          <w:rPrChange w:id="2887" w:author="JY0225" w:date="2017-08-24T11:13:00Z">
            <w:rPr>
              <w:rFonts w:ascii="Times New Roman" w:hAnsi="Times New Roman" w:cs="Times New Roman" w:hint="eastAsia"/>
              <w:spacing w:val="10"/>
              <w:sz w:val="24"/>
            </w:rPr>
          </w:rPrChange>
        </w:rPr>
        <w:t>分为</w:t>
      </w:r>
      <w:r w:rsidRPr="001A0A27">
        <w:rPr>
          <w:rFonts w:asciiTheme="minorEastAsia" w:hAnsiTheme="minorEastAsia" w:cs="Times New Roman" w:hint="eastAsia"/>
          <w:spacing w:val="10"/>
          <w:sz w:val="24"/>
          <w:szCs w:val="24"/>
          <w:rPrChange w:id="2888" w:author="JY0225" w:date="2017-08-24T11:13:00Z">
            <w:rPr>
              <w:rFonts w:ascii="Times New Roman" w:hAnsi="Times New Roman" w:cs="Times New Roman" w:hint="eastAsia"/>
              <w:spacing w:val="10"/>
              <w:sz w:val="24"/>
            </w:rPr>
          </w:rPrChange>
        </w:rPr>
        <w:t>握手阶段和数据通信</w:t>
      </w:r>
      <w:r w:rsidR="00832C29" w:rsidRPr="001A0A27">
        <w:rPr>
          <w:rFonts w:asciiTheme="minorEastAsia" w:hAnsiTheme="minorEastAsia" w:cs="Times New Roman" w:hint="eastAsia"/>
          <w:spacing w:val="10"/>
          <w:sz w:val="24"/>
          <w:szCs w:val="24"/>
          <w:rPrChange w:id="2889" w:author="JY0225" w:date="2017-08-24T11:13:00Z">
            <w:rPr>
              <w:rFonts w:ascii="Times New Roman" w:hAnsi="Times New Roman" w:cs="Times New Roman" w:hint="eastAsia"/>
              <w:spacing w:val="10"/>
              <w:sz w:val="24"/>
            </w:rPr>
          </w:rPrChange>
        </w:rPr>
        <w:t>两个</w:t>
      </w:r>
      <w:r w:rsidR="00047A32" w:rsidRPr="001A0A27">
        <w:rPr>
          <w:rFonts w:asciiTheme="minorEastAsia" w:hAnsiTheme="minorEastAsia"/>
          <w:color w:val="000000" w:themeColor="text1"/>
          <w:sz w:val="24"/>
          <w:szCs w:val="24"/>
          <w:vertAlign w:val="superscript"/>
          <w:rPrChange w:id="2890" w:author="JY0225" w:date="2017-08-24T11:13:00Z">
            <w:rPr>
              <w:color w:val="000000" w:themeColor="text1"/>
              <w:vertAlign w:val="superscript"/>
            </w:rPr>
          </w:rPrChange>
        </w:rPr>
        <w:fldChar w:fldCharType="begin"/>
      </w:r>
      <w:r w:rsidR="00047A32" w:rsidRPr="001A0A27">
        <w:rPr>
          <w:rFonts w:asciiTheme="minorEastAsia" w:hAnsiTheme="minorEastAsia"/>
          <w:color w:val="000000" w:themeColor="text1"/>
          <w:sz w:val="24"/>
          <w:szCs w:val="24"/>
          <w:vertAlign w:val="superscript"/>
          <w:rPrChange w:id="2891" w:author="JY0225" w:date="2017-08-24T11:13:00Z">
            <w:rPr>
              <w:color w:val="000000" w:themeColor="text1"/>
              <w:vertAlign w:val="superscript"/>
            </w:rPr>
          </w:rPrChange>
        </w:rPr>
        <w:instrText xml:space="preserve"> REF _Ref489794321 \r \h </w:instrText>
      </w:r>
      <w:r w:rsidR="00047A32" w:rsidRPr="001A0A27">
        <w:rPr>
          <w:rFonts w:asciiTheme="minorEastAsia" w:hAnsiTheme="minorEastAsia"/>
          <w:color w:val="000000" w:themeColor="text1"/>
          <w:sz w:val="24"/>
          <w:szCs w:val="24"/>
          <w:vertAlign w:val="superscript"/>
          <w:rPrChange w:id="2892" w:author="JY0225" w:date="2017-08-24T11:13:00Z">
            <w:rPr>
              <w:color w:val="000000" w:themeColor="text1"/>
              <w:vertAlign w:val="superscript"/>
            </w:rPr>
          </w:rPrChange>
        </w:rPr>
      </w:r>
      <w:r w:rsidR="001A0A27" w:rsidRPr="001A0A27">
        <w:rPr>
          <w:rFonts w:asciiTheme="minorEastAsia" w:hAnsiTheme="minorEastAsia"/>
          <w:color w:val="000000" w:themeColor="text1"/>
          <w:sz w:val="24"/>
          <w:szCs w:val="24"/>
          <w:vertAlign w:val="superscript"/>
          <w:rPrChange w:id="2893" w:author="JY0225" w:date="2017-08-24T11:13:00Z">
            <w:rPr>
              <w:color w:val="000000" w:themeColor="text1"/>
              <w:sz w:val="24"/>
              <w:szCs w:val="24"/>
              <w:vertAlign w:val="superscript"/>
            </w:rPr>
          </w:rPrChange>
        </w:rPr>
        <w:instrText xml:space="preserve"> \* MERGEFORMAT </w:instrText>
      </w:r>
      <w:r w:rsidR="00047A32" w:rsidRPr="001A0A27">
        <w:rPr>
          <w:rFonts w:asciiTheme="minorEastAsia" w:hAnsiTheme="minorEastAsia"/>
          <w:color w:val="000000" w:themeColor="text1"/>
          <w:sz w:val="24"/>
          <w:szCs w:val="24"/>
          <w:vertAlign w:val="superscript"/>
          <w:rPrChange w:id="2894" w:author="JY0225" w:date="2017-08-24T11:13:00Z">
            <w:rPr>
              <w:color w:val="000000" w:themeColor="text1"/>
              <w:vertAlign w:val="superscript"/>
            </w:rPr>
          </w:rPrChange>
        </w:rPr>
        <w:fldChar w:fldCharType="separate"/>
      </w:r>
      <w:r w:rsidR="008E2759" w:rsidRPr="001A0A27">
        <w:rPr>
          <w:rFonts w:asciiTheme="minorEastAsia" w:hAnsiTheme="minorEastAsia"/>
          <w:color w:val="000000" w:themeColor="text1"/>
          <w:sz w:val="24"/>
          <w:szCs w:val="24"/>
          <w:vertAlign w:val="superscript"/>
          <w:rPrChange w:id="2895" w:author="JY0225" w:date="2017-08-24T11:13:00Z">
            <w:rPr>
              <w:color w:val="000000" w:themeColor="text1"/>
              <w:vertAlign w:val="superscript"/>
            </w:rPr>
          </w:rPrChange>
        </w:rPr>
        <w:t>[27]</w:t>
      </w:r>
      <w:r w:rsidR="00047A32" w:rsidRPr="001A0A27">
        <w:rPr>
          <w:rFonts w:asciiTheme="minorEastAsia" w:hAnsiTheme="minorEastAsia"/>
          <w:color w:val="000000" w:themeColor="text1"/>
          <w:sz w:val="24"/>
          <w:szCs w:val="24"/>
          <w:vertAlign w:val="superscript"/>
          <w:rPrChange w:id="2896" w:author="JY0225" w:date="2017-08-24T11:13:00Z">
            <w:rPr>
              <w:color w:val="000000" w:themeColor="text1"/>
              <w:vertAlign w:val="superscript"/>
            </w:rPr>
          </w:rPrChange>
        </w:rPr>
        <w:fldChar w:fldCharType="end"/>
      </w:r>
      <w:r w:rsidRPr="001A0A27">
        <w:rPr>
          <w:rFonts w:asciiTheme="minorEastAsia" w:hAnsiTheme="minorEastAsia" w:cs="Times New Roman" w:hint="eastAsia"/>
          <w:spacing w:val="10"/>
          <w:sz w:val="24"/>
          <w:szCs w:val="24"/>
          <w:rPrChange w:id="2897" w:author="JY0225" w:date="2017-08-24T11:13:00Z">
            <w:rPr>
              <w:rFonts w:ascii="Times New Roman" w:hAnsi="Times New Roman" w:cs="Times New Roman" w:hint="eastAsia"/>
              <w:spacing w:val="10"/>
              <w:sz w:val="24"/>
            </w:rPr>
          </w:rPrChange>
        </w:rPr>
        <w:t>阶段。</w:t>
      </w:r>
    </w:p>
    <w:p w14:paraId="08F3172D" w14:textId="48089684" w:rsidR="007A17FB" w:rsidRPr="001A0A27" w:rsidRDefault="007A17FB">
      <w:pPr>
        <w:spacing w:line="400" w:lineRule="exact"/>
        <w:ind w:firstLine="420"/>
        <w:rPr>
          <w:rFonts w:asciiTheme="minorEastAsia" w:hAnsiTheme="minorEastAsia" w:cs="Times New Roman"/>
          <w:spacing w:val="10"/>
          <w:sz w:val="24"/>
          <w:szCs w:val="24"/>
          <w:rPrChange w:id="2898" w:author="JY0225" w:date="2017-08-24T11:13:00Z">
            <w:rPr>
              <w:rFonts w:ascii="Times New Roman" w:hAnsi="Times New Roman" w:cs="Times New Roman"/>
              <w:spacing w:val="10"/>
              <w:sz w:val="24"/>
            </w:rPr>
          </w:rPrChange>
        </w:rPr>
        <w:pPrChange w:id="2899" w:author="JY0225" w:date="2017-08-22T21:19:00Z">
          <w:pPr>
            <w:jc w:val="center"/>
          </w:pPr>
        </w:pPrChange>
      </w:pPr>
      <w:del w:id="2900" w:author="JY0225" w:date="2017-08-22T21:17:00Z">
        <w:r w:rsidRPr="001A0A27" w:rsidDel="00C85486">
          <w:rPr>
            <w:rFonts w:asciiTheme="minorEastAsia" w:hAnsiTheme="minorEastAsia"/>
            <w:noProof/>
            <w:sz w:val="24"/>
            <w:szCs w:val="24"/>
            <w:rPrChange w:id="2901" w:author="JY0225" w:date="2017-08-24T11:13:00Z">
              <w:rPr>
                <w:noProof/>
              </w:rPr>
            </w:rPrChange>
          </w:rPr>
          <w:drawing>
            <wp:inline distT="0" distB="0" distL="0" distR="0" wp14:anchorId="6971ABC2" wp14:editId="765A69E2">
              <wp:extent cx="5278120" cy="25901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2590165"/>
                      </a:xfrm>
                      <a:prstGeom prst="rect">
                        <a:avLst/>
                      </a:prstGeom>
                    </pic:spPr>
                  </pic:pic>
                </a:graphicData>
              </a:graphic>
            </wp:inline>
          </w:drawing>
        </w:r>
      </w:del>
    </w:p>
    <w:p w14:paraId="29426B05" w14:textId="426F9D35" w:rsidR="004116E3" w:rsidRPr="001A0A27" w:rsidDel="00C85486" w:rsidRDefault="004116E3" w:rsidP="00C32DB6">
      <w:pPr>
        <w:spacing w:line="400" w:lineRule="exact"/>
        <w:jc w:val="center"/>
        <w:rPr>
          <w:moveFrom w:id="2902" w:author="JY0225" w:date="2017-08-22T21:20:00Z"/>
          <w:rFonts w:asciiTheme="minorEastAsia" w:hAnsiTheme="minorEastAsia" w:cs="Times New Roman"/>
          <w:noProof/>
          <w:spacing w:val="10"/>
          <w:kern w:val="0"/>
          <w:sz w:val="24"/>
          <w:szCs w:val="24"/>
          <w:rPrChange w:id="2903" w:author="JY0225" w:date="2017-08-24T11:13:00Z">
            <w:rPr>
              <w:moveFrom w:id="2904" w:author="JY0225" w:date="2017-08-22T21:20:00Z"/>
              <w:rFonts w:ascii="Times New Roman" w:hAnsi="Times New Roman" w:cs="Times New Roman"/>
              <w:noProof/>
              <w:spacing w:val="10"/>
              <w:kern w:val="0"/>
              <w:sz w:val="24"/>
              <w:szCs w:val="24"/>
            </w:rPr>
          </w:rPrChange>
        </w:rPr>
      </w:pPr>
      <w:moveFromRangeStart w:id="2905" w:author="JY0225" w:date="2017-08-22T21:20:00Z" w:name="move491200133"/>
      <w:moveFrom w:id="2906" w:author="JY0225" w:date="2017-08-22T21:20:00Z">
        <w:r w:rsidRPr="001A0A27" w:rsidDel="00C85486">
          <w:rPr>
            <w:rFonts w:asciiTheme="minorEastAsia" w:hAnsiTheme="minorEastAsia" w:cs="Times New Roman"/>
            <w:noProof/>
            <w:spacing w:val="10"/>
            <w:kern w:val="0"/>
            <w:sz w:val="24"/>
            <w:szCs w:val="24"/>
            <w:rPrChange w:id="2907" w:author="JY0225" w:date="2017-08-24T11:13:00Z">
              <w:rPr>
                <w:rFonts w:ascii="Times New Roman" w:hAnsi="Times New Roman" w:cs="Times New Roman"/>
                <w:noProof/>
                <w:spacing w:val="10"/>
                <w:kern w:val="0"/>
                <w:sz w:val="24"/>
                <w:szCs w:val="24"/>
              </w:rPr>
            </w:rPrChange>
          </w:rPr>
          <w:t>图</w:t>
        </w:r>
        <w:r w:rsidR="007514EC" w:rsidRPr="001A0A27" w:rsidDel="00C85486">
          <w:rPr>
            <w:rFonts w:asciiTheme="minorEastAsia" w:hAnsiTheme="minorEastAsia" w:cs="Times New Roman"/>
            <w:noProof/>
            <w:spacing w:val="10"/>
            <w:kern w:val="0"/>
            <w:sz w:val="24"/>
            <w:szCs w:val="24"/>
            <w:rPrChange w:id="2908" w:author="JY0225" w:date="2017-08-24T11:13:00Z">
              <w:rPr>
                <w:rFonts w:ascii="Times New Roman" w:hAnsi="Times New Roman" w:cs="Times New Roman"/>
                <w:noProof/>
                <w:spacing w:val="10"/>
                <w:kern w:val="0"/>
                <w:sz w:val="24"/>
                <w:szCs w:val="24"/>
              </w:rPr>
            </w:rPrChange>
          </w:rPr>
          <w:t>2-1</w:t>
        </w:r>
        <w:r w:rsidRPr="001A0A27" w:rsidDel="00C85486">
          <w:rPr>
            <w:rFonts w:asciiTheme="minorEastAsia" w:hAnsiTheme="minorEastAsia" w:cs="Times New Roman" w:hint="eastAsia"/>
            <w:noProof/>
            <w:spacing w:val="10"/>
            <w:kern w:val="0"/>
            <w:sz w:val="24"/>
            <w:szCs w:val="24"/>
            <w:rPrChange w:id="2909" w:author="JY0225" w:date="2017-08-24T11:13:00Z">
              <w:rPr>
                <w:rFonts w:ascii="Times New Roman" w:hAnsi="Times New Roman" w:cs="Times New Roman" w:hint="eastAsia"/>
                <w:noProof/>
                <w:spacing w:val="10"/>
                <w:kern w:val="0"/>
                <w:sz w:val="24"/>
                <w:szCs w:val="24"/>
              </w:rPr>
            </w:rPrChange>
          </w:rPr>
          <w:t xml:space="preserve"> </w:t>
        </w:r>
        <w:r w:rsidRPr="001A0A27" w:rsidDel="00C85486">
          <w:rPr>
            <w:rFonts w:asciiTheme="minorEastAsia" w:hAnsiTheme="minorEastAsia" w:cs="Times New Roman" w:hint="eastAsia"/>
            <w:noProof/>
            <w:spacing w:val="10"/>
            <w:kern w:val="0"/>
            <w:sz w:val="24"/>
            <w:szCs w:val="24"/>
            <w:rPrChange w:id="2910" w:author="JY0225" w:date="2017-08-24T11:13:00Z">
              <w:rPr>
                <w:rFonts w:ascii="Times New Roman" w:hAnsi="Times New Roman" w:cs="Times New Roman" w:hint="eastAsia"/>
                <w:noProof/>
                <w:spacing w:val="10"/>
                <w:kern w:val="0"/>
                <w:sz w:val="24"/>
                <w:szCs w:val="24"/>
              </w:rPr>
            </w:rPrChange>
          </w:rPr>
          <w:t>握手阶段示意图</w:t>
        </w:r>
      </w:moveFrom>
    </w:p>
    <w:moveFromRangeEnd w:id="2905"/>
    <w:p w14:paraId="741070B6" w14:textId="77777777" w:rsidR="007F65C2" w:rsidRPr="001A0A27" w:rsidRDefault="00D05B0D" w:rsidP="00D912DC">
      <w:pPr>
        <w:spacing w:line="400" w:lineRule="exact"/>
        <w:ind w:firstLine="420"/>
        <w:rPr>
          <w:rFonts w:asciiTheme="minorEastAsia" w:hAnsiTheme="minorEastAsia" w:cs="Times New Roman"/>
          <w:spacing w:val="10"/>
          <w:sz w:val="24"/>
          <w:szCs w:val="24"/>
          <w:rPrChange w:id="2911" w:author="JY0225" w:date="2017-08-24T11:13:00Z">
            <w:rPr>
              <w:rFonts w:ascii="Times New Roman" w:hAnsi="Times New Roman" w:cs="Times New Roman"/>
              <w:spacing w:val="10"/>
              <w:sz w:val="24"/>
            </w:rPr>
          </w:rPrChange>
        </w:rPr>
      </w:pPr>
      <w:r w:rsidRPr="001A0A27">
        <w:rPr>
          <w:rFonts w:asciiTheme="minorEastAsia" w:hAnsiTheme="minorEastAsia" w:cs="Times New Roman" w:hint="eastAsia"/>
          <w:spacing w:val="10"/>
          <w:sz w:val="24"/>
          <w:szCs w:val="24"/>
          <w:rPrChange w:id="2912" w:author="JY0225" w:date="2017-08-24T11:13:00Z">
            <w:rPr>
              <w:rFonts w:ascii="Times New Roman" w:hAnsi="Times New Roman" w:cs="Times New Roman" w:hint="eastAsia"/>
              <w:spacing w:val="10"/>
              <w:sz w:val="24"/>
            </w:rPr>
          </w:rPrChange>
        </w:rPr>
        <w:t>如图</w:t>
      </w:r>
      <w:r w:rsidRPr="001A0A27">
        <w:rPr>
          <w:rFonts w:asciiTheme="minorEastAsia" w:hAnsiTheme="minorEastAsia" w:cs="Times New Roman" w:hint="eastAsia"/>
          <w:spacing w:val="10"/>
          <w:sz w:val="24"/>
          <w:szCs w:val="24"/>
          <w:rPrChange w:id="2913" w:author="JY0225" w:date="2017-08-24T11:13:00Z">
            <w:rPr>
              <w:rFonts w:ascii="Times New Roman" w:hAnsi="Times New Roman" w:cs="Times New Roman" w:hint="eastAsia"/>
              <w:spacing w:val="10"/>
              <w:sz w:val="24"/>
            </w:rPr>
          </w:rPrChange>
        </w:rPr>
        <w:t>2-1</w:t>
      </w:r>
      <w:r w:rsidRPr="001A0A27">
        <w:rPr>
          <w:rFonts w:asciiTheme="minorEastAsia" w:hAnsiTheme="minorEastAsia" w:cs="Times New Roman" w:hint="eastAsia"/>
          <w:spacing w:val="10"/>
          <w:sz w:val="24"/>
          <w:szCs w:val="24"/>
          <w:rPrChange w:id="2914" w:author="JY0225" w:date="2017-08-24T11:13:00Z">
            <w:rPr>
              <w:rFonts w:ascii="Times New Roman" w:hAnsi="Times New Roman" w:cs="Times New Roman" w:hint="eastAsia"/>
              <w:spacing w:val="10"/>
              <w:sz w:val="24"/>
            </w:rPr>
          </w:rPrChange>
        </w:rPr>
        <w:t>所示，</w:t>
      </w:r>
      <w:r w:rsidR="00FA0CF4" w:rsidRPr="001A0A27">
        <w:rPr>
          <w:rFonts w:asciiTheme="minorEastAsia" w:hAnsiTheme="minorEastAsia" w:cs="Times New Roman"/>
          <w:spacing w:val="10"/>
          <w:sz w:val="24"/>
          <w:szCs w:val="24"/>
          <w:rPrChange w:id="2915" w:author="JY0225" w:date="2017-08-24T11:13:00Z">
            <w:rPr>
              <w:rFonts w:ascii="Times New Roman" w:hAnsi="Times New Roman" w:cs="Times New Roman"/>
              <w:spacing w:val="10"/>
              <w:sz w:val="24"/>
            </w:rPr>
          </w:rPrChange>
        </w:rPr>
        <w:t>在握手阶段</w:t>
      </w:r>
      <w:r w:rsidR="00FA0CF4" w:rsidRPr="001A0A27">
        <w:rPr>
          <w:rFonts w:asciiTheme="minorEastAsia" w:hAnsiTheme="minorEastAsia" w:cs="Times New Roman" w:hint="eastAsia"/>
          <w:spacing w:val="10"/>
          <w:sz w:val="24"/>
          <w:szCs w:val="24"/>
          <w:rPrChange w:id="2916" w:author="JY0225" w:date="2017-08-24T11:13:00Z">
            <w:rPr>
              <w:rFonts w:ascii="Times New Roman" w:hAnsi="Times New Roman" w:cs="Times New Roman" w:hint="eastAsia"/>
              <w:spacing w:val="10"/>
              <w:sz w:val="24"/>
            </w:rPr>
          </w:rPrChange>
        </w:rPr>
        <w:t>，</w:t>
      </w:r>
      <w:r w:rsidR="00164D2C" w:rsidRPr="001A0A27">
        <w:rPr>
          <w:rFonts w:asciiTheme="minorEastAsia" w:hAnsiTheme="minorEastAsia" w:cs="Times New Roman" w:hint="eastAsia"/>
          <w:spacing w:val="10"/>
          <w:sz w:val="24"/>
          <w:szCs w:val="24"/>
          <w:rPrChange w:id="2917" w:author="JY0225" w:date="2017-08-24T11:13:00Z">
            <w:rPr>
              <w:rFonts w:ascii="Times New Roman" w:hAnsi="Times New Roman" w:cs="Times New Roman" w:hint="eastAsia"/>
              <w:spacing w:val="10"/>
              <w:sz w:val="24"/>
            </w:rPr>
          </w:rPrChange>
        </w:rPr>
        <w:t>户端和服务器建立</w:t>
      </w:r>
      <w:r w:rsidR="00164D2C" w:rsidRPr="001A0A27">
        <w:rPr>
          <w:rFonts w:asciiTheme="minorEastAsia" w:hAnsiTheme="minorEastAsia" w:cs="Times New Roman" w:hint="eastAsia"/>
          <w:spacing w:val="10"/>
          <w:sz w:val="24"/>
          <w:szCs w:val="24"/>
          <w:rPrChange w:id="2918" w:author="JY0225" w:date="2017-08-24T11:13:00Z">
            <w:rPr>
              <w:rFonts w:ascii="Times New Roman" w:hAnsi="Times New Roman" w:cs="Times New Roman" w:hint="eastAsia"/>
              <w:spacing w:val="10"/>
              <w:sz w:val="24"/>
            </w:rPr>
          </w:rPrChange>
        </w:rPr>
        <w:t>TCP</w:t>
      </w:r>
      <w:r w:rsidR="00BC1E12" w:rsidRPr="001A0A27">
        <w:rPr>
          <w:rFonts w:asciiTheme="minorEastAsia" w:hAnsiTheme="minorEastAsia" w:cs="Times New Roman" w:hint="eastAsia"/>
          <w:spacing w:val="10"/>
          <w:sz w:val="24"/>
          <w:szCs w:val="24"/>
          <w:rPrChange w:id="2919" w:author="JY0225" w:date="2017-08-24T11:13:00Z">
            <w:rPr>
              <w:rFonts w:ascii="Times New Roman" w:hAnsi="Times New Roman" w:cs="Times New Roman" w:hint="eastAsia"/>
              <w:spacing w:val="10"/>
              <w:sz w:val="24"/>
            </w:rPr>
          </w:rPrChange>
        </w:rPr>
        <w:t>连接之后，客户端</w:t>
      </w:r>
      <w:r w:rsidR="00160783" w:rsidRPr="001A0A27">
        <w:rPr>
          <w:rFonts w:asciiTheme="minorEastAsia" w:hAnsiTheme="minorEastAsia" w:cs="Times New Roman" w:hint="eastAsia"/>
          <w:spacing w:val="10"/>
          <w:sz w:val="24"/>
          <w:szCs w:val="24"/>
          <w:rPrChange w:id="2920" w:author="JY0225" w:date="2017-08-24T11:13:00Z">
            <w:rPr>
              <w:rFonts w:ascii="Times New Roman" w:hAnsi="Times New Roman" w:cs="Times New Roman" w:hint="eastAsia"/>
              <w:spacing w:val="10"/>
              <w:sz w:val="24"/>
            </w:rPr>
          </w:rPrChange>
        </w:rPr>
        <w:t>向服务器</w:t>
      </w:r>
      <w:r w:rsidR="00BC1E12" w:rsidRPr="001A0A27">
        <w:rPr>
          <w:rFonts w:asciiTheme="minorEastAsia" w:hAnsiTheme="minorEastAsia" w:cs="Times New Roman" w:hint="eastAsia"/>
          <w:spacing w:val="10"/>
          <w:sz w:val="24"/>
          <w:szCs w:val="24"/>
          <w:rPrChange w:id="2921" w:author="JY0225" w:date="2017-08-24T11:13:00Z">
            <w:rPr>
              <w:rFonts w:ascii="Times New Roman" w:hAnsi="Times New Roman" w:cs="Times New Roman" w:hint="eastAsia"/>
              <w:spacing w:val="10"/>
              <w:sz w:val="24"/>
            </w:rPr>
          </w:rPrChange>
        </w:rPr>
        <w:t>发送握手请求，随后服务器</w:t>
      </w:r>
      <w:r w:rsidR="00160783" w:rsidRPr="001A0A27">
        <w:rPr>
          <w:rFonts w:asciiTheme="minorEastAsia" w:hAnsiTheme="minorEastAsia" w:cs="Times New Roman" w:hint="eastAsia"/>
          <w:spacing w:val="10"/>
          <w:sz w:val="24"/>
          <w:szCs w:val="24"/>
          <w:rPrChange w:id="2922" w:author="JY0225" w:date="2017-08-24T11:13:00Z">
            <w:rPr>
              <w:rFonts w:ascii="Times New Roman" w:hAnsi="Times New Roman" w:cs="Times New Roman" w:hint="eastAsia"/>
              <w:spacing w:val="10"/>
              <w:sz w:val="24"/>
            </w:rPr>
          </w:rPrChange>
        </w:rPr>
        <w:t>向客户端</w:t>
      </w:r>
      <w:r w:rsidR="00BC1E12" w:rsidRPr="001A0A27">
        <w:rPr>
          <w:rFonts w:asciiTheme="minorEastAsia" w:hAnsiTheme="minorEastAsia" w:cs="Times New Roman" w:hint="eastAsia"/>
          <w:spacing w:val="10"/>
          <w:sz w:val="24"/>
          <w:szCs w:val="24"/>
          <w:rPrChange w:id="2923" w:author="JY0225" w:date="2017-08-24T11:13:00Z">
            <w:rPr>
              <w:rFonts w:ascii="Times New Roman" w:hAnsi="Times New Roman" w:cs="Times New Roman" w:hint="eastAsia"/>
              <w:spacing w:val="10"/>
              <w:sz w:val="24"/>
            </w:rPr>
          </w:rPrChange>
        </w:rPr>
        <w:t>发送握手响应</w:t>
      </w:r>
      <w:r w:rsidR="00160783" w:rsidRPr="001A0A27">
        <w:rPr>
          <w:rFonts w:asciiTheme="minorEastAsia" w:hAnsiTheme="minorEastAsia" w:cs="Times New Roman" w:hint="eastAsia"/>
          <w:spacing w:val="10"/>
          <w:sz w:val="24"/>
          <w:szCs w:val="24"/>
          <w:rPrChange w:id="2924" w:author="JY0225" w:date="2017-08-24T11:13:00Z">
            <w:rPr>
              <w:rFonts w:ascii="Times New Roman" w:hAnsi="Times New Roman" w:cs="Times New Roman" w:hint="eastAsia"/>
              <w:spacing w:val="10"/>
              <w:sz w:val="24"/>
            </w:rPr>
          </w:rPrChange>
        </w:rPr>
        <w:t>，随后连接建立，双方可以互通信息</w:t>
      </w:r>
      <w:r w:rsidR="00DB015A" w:rsidRPr="001A0A27">
        <w:rPr>
          <w:rFonts w:asciiTheme="minorEastAsia" w:hAnsiTheme="minorEastAsia" w:cs="Times New Roman" w:hint="eastAsia"/>
          <w:spacing w:val="10"/>
          <w:sz w:val="24"/>
          <w:szCs w:val="24"/>
          <w:rPrChange w:id="2925" w:author="JY0225" w:date="2017-08-24T11:13:00Z">
            <w:rPr>
              <w:rFonts w:ascii="Times New Roman" w:hAnsi="Times New Roman" w:cs="Times New Roman" w:hint="eastAsia"/>
              <w:spacing w:val="10"/>
              <w:sz w:val="24"/>
            </w:rPr>
          </w:rPrChange>
        </w:rPr>
        <w:t>。</w:t>
      </w:r>
    </w:p>
    <w:p w14:paraId="35C0E46A" w14:textId="77777777" w:rsidR="007F65C2" w:rsidRPr="001A0A27" w:rsidRDefault="00832A21" w:rsidP="00D643D2">
      <w:pPr>
        <w:spacing w:line="400" w:lineRule="exact"/>
        <w:rPr>
          <w:rFonts w:asciiTheme="minorEastAsia" w:hAnsiTheme="minorEastAsia" w:cs="Times New Roman"/>
          <w:spacing w:val="10"/>
          <w:sz w:val="24"/>
          <w:szCs w:val="24"/>
          <w:rPrChange w:id="2926" w:author="JY0225" w:date="2017-08-24T11:13:00Z">
            <w:rPr>
              <w:rFonts w:ascii="Times New Roman" w:hAnsi="Times New Roman" w:cs="Times New Roman"/>
              <w:spacing w:val="10"/>
              <w:sz w:val="24"/>
            </w:rPr>
          </w:rPrChange>
        </w:rPr>
      </w:pPr>
      <w:r w:rsidRPr="001A0A27">
        <w:rPr>
          <w:rFonts w:asciiTheme="minorEastAsia" w:hAnsiTheme="minorEastAsia" w:cs="Times New Roman"/>
          <w:spacing w:val="10"/>
          <w:sz w:val="24"/>
          <w:szCs w:val="24"/>
          <w:rPrChange w:id="2927" w:author="JY0225" w:date="2017-08-24T11:13:00Z">
            <w:rPr>
              <w:rFonts w:ascii="Times New Roman" w:hAnsi="Times New Roman" w:cs="Times New Roman"/>
              <w:spacing w:val="10"/>
              <w:sz w:val="24"/>
            </w:rPr>
          </w:rPrChange>
        </w:rPr>
        <w:tab/>
      </w:r>
      <w:r w:rsidR="000F2126" w:rsidRPr="001A0A27">
        <w:rPr>
          <w:rFonts w:asciiTheme="minorEastAsia" w:hAnsiTheme="minorEastAsia" w:cs="Times New Roman"/>
          <w:spacing w:val="10"/>
          <w:sz w:val="24"/>
          <w:szCs w:val="24"/>
          <w:rPrChange w:id="2928" w:author="JY0225" w:date="2017-08-24T11:13:00Z">
            <w:rPr>
              <w:rFonts w:ascii="Times New Roman" w:hAnsi="Times New Roman" w:cs="Times New Roman"/>
              <w:spacing w:val="10"/>
              <w:sz w:val="24"/>
            </w:rPr>
          </w:rPrChange>
        </w:rPr>
        <w:t>在数据通信阶段</w:t>
      </w:r>
      <w:r w:rsidR="000F2126" w:rsidRPr="001A0A27">
        <w:rPr>
          <w:rFonts w:asciiTheme="minorEastAsia" w:hAnsiTheme="minorEastAsia" w:cs="Times New Roman" w:hint="eastAsia"/>
          <w:spacing w:val="10"/>
          <w:sz w:val="24"/>
          <w:szCs w:val="24"/>
          <w:rPrChange w:id="2929" w:author="JY0225" w:date="2017-08-24T11:13:00Z">
            <w:rPr>
              <w:rFonts w:ascii="Times New Roman" w:hAnsi="Times New Roman" w:cs="Times New Roman" w:hint="eastAsia"/>
              <w:spacing w:val="10"/>
              <w:sz w:val="24"/>
            </w:rPr>
          </w:rPrChange>
        </w:rPr>
        <w:t>，</w:t>
      </w:r>
      <w:r w:rsidR="000875AC" w:rsidRPr="001A0A27">
        <w:rPr>
          <w:rFonts w:asciiTheme="minorEastAsia" w:hAnsiTheme="minorEastAsia" w:cs="Times New Roman" w:hint="eastAsia"/>
          <w:spacing w:val="10"/>
          <w:sz w:val="24"/>
          <w:szCs w:val="24"/>
          <w:rPrChange w:id="2930" w:author="JY0225" w:date="2017-08-24T11:13:00Z">
            <w:rPr>
              <w:rFonts w:ascii="Times New Roman" w:hAnsi="Times New Roman" w:cs="Times New Roman" w:hint="eastAsia"/>
              <w:spacing w:val="10"/>
              <w:sz w:val="24"/>
            </w:rPr>
          </w:rPrChange>
        </w:rPr>
        <w:t>数据</w:t>
      </w:r>
      <w:r w:rsidR="00284E42" w:rsidRPr="001A0A27">
        <w:rPr>
          <w:rFonts w:asciiTheme="minorEastAsia" w:hAnsiTheme="minorEastAsia" w:cs="Times New Roman" w:hint="eastAsia"/>
          <w:spacing w:val="10"/>
          <w:sz w:val="24"/>
          <w:szCs w:val="24"/>
          <w:rPrChange w:id="2931" w:author="JY0225" w:date="2017-08-24T11:13:00Z">
            <w:rPr>
              <w:rFonts w:ascii="Times New Roman" w:hAnsi="Times New Roman" w:cs="Times New Roman" w:hint="eastAsia"/>
              <w:spacing w:val="10"/>
              <w:sz w:val="24"/>
            </w:rPr>
          </w:rPrChange>
        </w:rPr>
        <w:t>被组织为依次序的一串数据帧</w:t>
      </w:r>
      <w:r w:rsidR="00284E42" w:rsidRPr="001A0A27">
        <w:rPr>
          <w:rFonts w:asciiTheme="minorEastAsia" w:hAnsiTheme="minorEastAsia" w:cs="Times New Roman" w:hint="eastAsia"/>
          <w:spacing w:val="10"/>
          <w:sz w:val="24"/>
          <w:szCs w:val="24"/>
          <w:rPrChange w:id="2932" w:author="JY0225" w:date="2017-08-24T11:13:00Z">
            <w:rPr>
              <w:rFonts w:ascii="Times New Roman" w:hAnsi="Times New Roman" w:cs="Times New Roman" w:hint="eastAsia"/>
              <w:spacing w:val="10"/>
              <w:sz w:val="24"/>
            </w:rPr>
          </w:rPrChange>
        </w:rPr>
        <w:t>(data frame)</w:t>
      </w:r>
      <w:r w:rsidR="00284E42" w:rsidRPr="001A0A27">
        <w:rPr>
          <w:rFonts w:asciiTheme="minorEastAsia" w:hAnsiTheme="minorEastAsia" w:cs="Times New Roman" w:hint="eastAsia"/>
          <w:spacing w:val="10"/>
          <w:sz w:val="24"/>
          <w:szCs w:val="24"/>
          <w:rPrChange w:id="2933" w:author="JY0225" w:date="2017-08-24T11:13:00Z">
            <w:rPr>
              <w:rFonts w:ascii="Times New Roman" w:hAnsi="Times New Roman" w:cs="Times New Roman" w:hint="eastAsia"/>
              <w:spacing w:val="10"/>
              <w:sz w:val="24"/>
            </w:rPr>
          </w:rPrChange>
        </w:rPr>
        <w:t>，然后进行传送。帧</w:t>
      </w:r>
      <w:r w:rsidR="003623CC" w:rsidRPr="001A0A27">
        <w:rPr>
          <w:rFonts w:asciiTheme="minorEastAsia" w:hAnsiTheme="minorEastAsia" w:cs="Times New Roman" w:hint="eastAsia"/>
          <w:spacing w:val="10"/>
          <w:sz w:val="24"/>
          <w:szCs w:val="24"/>
          <w:rPrChange w:id="2934" w:author="JY0225" w:date="2017-08-24T11:13:00Z">
            <w:rPr>
              <w:rFonts w:ascii="Times New Roman" w:hAnsi="Times New Roman" w:cs="Times New Roman" w:hint="eastAsia"/>
              <w:spacing w:val="10"/>
              <w:sz w:val="24"/>
            </w:rPr>
          </w:rPrChange>
        </w:rPr>
        <w:t>的</w:t>
      </w:r>
      <w:r w:rsidR="00284E42" w:rsidRPr="001A0A27">
        <w:rPr>
          <w:rFonts w:asciiTheme="minorEastAsia" w:hAnsiTheme="minorEastAsia" w:cs="Times New Roman" w:hint="eastAsia"/>
          <w:spacing w:val="10"/>
          <w:sz w:val="24"/>
          <w:szCs w:val="24"/>
          <w:rPrChange w:id="2935" w:author="JY0225" w:date="2017-08-24T11:13:00Z">
            <w:rPr>
              <w:rFonts w:ascii="Times New Roman" w:hAnsi="Times New Roman" w:cs="Times New Roman" w:hint="eastAsia"/>
              <w:spacing w:val="10"/>
              <w:sz w:val="24"/>
            </w:rPr>
          </w:rPrChange>
        </w:rPr>
        <w:t>类型分为两类：数据帧</w:t>
      </w:r>
      <w:r w:rsidR="00284E42" w:rsidRPr="001A0A27">
        <w:rPr>
          <w:rFonts w:asciiTheme="minorEastAsia" w:hAnsiTheme="minorEastAsia" w:cs="Times New Roman" w:hint="eastAsia"/>
          <w:spacing w:val="10"/>
          <w:sz w:val="24"/>
          <w:szCs w:val="24"/>
          <w:rPrChange w:id="2936" w:author="JY0225" w:date="2017-08-24T11:13:00Z">
            <w:rPr>
              <w:rFonts w:ascii="Times New Roman" w:hAnsi="Times New Roman" w:cs="Times New Roman" w:hint="eastAsia"/>
              <w:spacing w:val="10"/>
              <w:sz w:val="24"/>
            </w:rPr>
          </w:rPrChange>
        </w:rPr>
        <w:t>(data frame)</w:t>
      </w:r>
      <w:r w:rsidR="00284E42" w:rsidRPr="001A0A27">
        <w:rPr>
          <w:rFonts w:asciiTheme="minorEastAsia" w:hAnsiTheme="minorEastAsia" w:cs="Times New Roman" w:hint="eastAsia"/>
          <w:spacing w:val="10"/>
          <w:sz w:val="24"/>
          <w:szCs w:val="24"/>
          <w:rPrChange w:id="2937" w:author="JY0225" w:date="2017-08-24T11:13:00Z">
            <w:rPr>
              <w:rFonts w:ascii="Times New Roman" w:hAnsi="Times New Roman" w:cs="Times New Roman" w:hint="eastAsia"/>
              <w:spacing w:val="10"/>
              <w:sz w:val="24"/>
            </w:rPr>
          </w:rPrChange>
        </w:rPr>
        <w:t>和控制帧</w:t>
      </w:r>
      <w:r w:rsidR="00284E42" w:rsidRPr="001A0A27">
        <w:rPr>
          <w:rFonts w:asciiTheme="minorEastAsia" w:hAnsiTheme="minorEastAsia" w:cs="Times New Roman" w:hint="eastAsia"/>
          <w:spacing w:val="10"/>
          <w:sz w:val="24"/>
          <w:szCs w:val="24"/>
          <w:rPrChange w:id="2938" w:author="JY0225" w:date="2017-08-24T11:13:00Z">
            <w:rPr>
              <w:rFonts w:ascii="Times New Roman" w:hAnsi="Times New Roman" w:cs="Times New Roman" w:hint="eastAsia"/>
              <w:spacing w:val="10"/>
              <w:sz w:val="24"/>
            </w:rPr>
          </w:rPrChange>
        </w:rPr>
        <w:t>(Control frame)</w:t>
      </w:r>
      <w:r w:rsidR="00284E42" w:rsidRPr="001A0A27">
        <w:rPr>
          <w:rFonts w:asciiTheme="minorEastAsia" w:hAnsiTheme="minorEastAsia" w:cs="Times New Roman" w:hint="eastAsia"/>
          <w:spacing w:val="10"/>
          <w:sz w:val="24"/>
          <w:szCs w:val="24"/>
          <w:rPrChange w:id="2939" w:author="JY0225" w:date="2017-08-24T11:13:00Z">
            <w:rPr>
              <w:rFonts w:ascii="Times New Roman" w:hAnsi="Times New Roman" w:cs="Times New Roman" w:hint="eastAsia"/>
              <w:spacing w:val="10"/>
              <w:sz w:val="24"/>
            </w:rPr>
          </w:rPrChange>
        </w:rPr>
        <w:t>。数据帧可以携带文本数据或者二进制数据；控制帧包含关闭帧和</w:t>
      </w:r>
      <w:r w:rsidR="00284E42" w:rsidRPr="001A0A27">
        <w:rPr>
          <w:rFonts w:asciiTheme="minorEastAsia" w:hAnsiTheme="minorEastAsia" w:cs="Times New Roman" w:hint="eastAsia"/>
          <w:spacing w:val="10"/>
          <w:sz w:val="24"/>
          <w:szCs w:val="24"/>
          <w:rPrChange w:id="2940" w:author="JY0225" w:date="2017-08-24T11:13:00Z">
            <w:rPr>
              <w:rFonts w:ascii="Times New Roman" w:hAnsi="Times New Roman" w:cs="Times New Roman" w:hint="eastAsia"/>
              <w:spacing w:val="10"/>
              <w:sz w:val="24"/>
            </w:rPr>
          </w:rPrChange>
        </w:rPr>
        <w:t>Ping/Pong</w:t>
      </w:r>
      <w:r w:rsidR="00284E42" w:rsidRPr="001A0A27">
        <w:rPr>
          <w:rFonts w:asciiTheme="minorEastAsia" w:hAnsiTheme="minorEastAsia" w:cs="Times New Roman" w:hint="eastAsia"/>
          <w:spacing w:val="10"/>
          <w:sz w:val="24"/>
          <w:szCs w:val="24"/>
          <w:rPrChange w:id="2941" w:author="JY0225" w:date="2017-08-24T11:13:00Z">
            <w:rPr>
              <w:rFonts w:ascii="Times New Roman" w:hAnsi="Times New Roman" w:cs="Times New Roman" w:hint="eastAsia"/>
              <w:spacing w:val="10"/>
              <w:sz w:val="24"/>
            </w:rPr>
          </w:rPrChange>
        </w:rPr>
        <w:t>帧。</w:t>
      </w:r>
      <w:r w:rsidR="00534069" w:rsidRPr="001A0A27">
        <w:rPr>
          <w:rFonts w:asciiTheme="minorEastAsia" w:hAnsiTheme="minorEastAsia" w:cs="Times New Roman" w:hint="eastAsia"/>
          <w:spacing w:val="10"/>
          <w:sz w:val="24"/>
          <w:szCs w:val="24"/>
          <w:rPrChange w:id="2942" w:author="JY0225" w:date="2017-08-24T11:13:00Z">
            <w:rPr>
              <w:rFonts w:ascii="Times New Roman" w:hAnsi="Times New Roman" w:cs="Times New Roman" w:hint="eastAsia"/>
              <w:spacing w:val="10"/>
              <w:sz w:val="24"/>
            </w:rPr>
          </w:rPrChange>
        </w:rPr>
        <w:t>如要</w:t>
      </w:r>
      <w:r w:rsidR="006E4C32" w:rsidRPr="001A0A27">
        <w:rPr>
          <w:rFonts w:asciiTheme="minorEastAsia" w:hAnsiTheme="minorEastAsia" w:cs="Times New Roman" w:hint="eastAsia"/>
          <w:spacing w:val="10"/>
          <w:sz w:val="24"/>
          <w:szCs w:val="24"/>
          <w:rPrChange w:id="2943" w:author="JY0225" w:date="2017-08-24T11:13:00Z">
            <w:rPr>
              <w:rFonts w:ascii="Times New Roman" w:hAnsi="Times New Roman" w:cs="Times New Roman" w:hint="eastAsia"/>
              <w:spacing w:val="10"/>
              <w:sz w:val="24"/>
            </w:rPr>
          </w:rPrChange>
        </w:rPr>
        <w:t>关闭连接，</w:t>
      </w:r>
      <w:r w:rsidR="00534069" w:rsidRPr="001A0A27">
        <w:rPr>
          <w:rFonts w:asciiTheme="minorEastAsia" w:hAnsiTheme="minorEastAsia" w:cs="Times New Roman" w:hint="eastAsia"/>
          <w:spacing w:val="10"/>
          <w:sz w:val="24"/>
          <w:szCs w:val="24"/>
          <w:rPrChange w:id="2944" w:author="JY0225" w:date="2017-08-24T11:13:00Z">
            <w:rPr>
              <w:rFonts w:ascii="Times New Roman" w:hAnsi="Times New Roman" w:cs="Times New Roman" w:hint="eastAsia"/>
              <w:spacing w:val="10"/>
              <w:sz w:val="24"/>
            </w:rPr>
          </w:rPrChange>
        </w:rPr>
        <w:t>只需</w:t>
      </w:r>
      <w:r w:rsidR="00D61459" w:rsidRPr="001A0A27">
        <w:rPr>
          <w:rFonts w:asciiTheme="minorEastAsia" w:hAnsiTheme="minorEastAsia" w:cs="Times New Roman" w:hint="eastAsia"/>
          <w:spacing w:val="10"/>
          <w:sz w:val="24"/>
          <w:szCs w:val="24"/>
          <w:rPrChange w:id="2945" w:author="JY0225" w:date="2017-08-24T11:13:00Z">
            <w:rPr>
              <w:rFonts w:ascii="Times New Roman" w:hAnsi="Times New Roman" w:cs="Times New Roman" w:hint="eastAsia"/>
              <w:spacing w:val="10"/>
              <w:sz w:val="24"/>
            </w:rPr>
          </w:rPrChange>
        </w:rPr>
        <w:t>任何一端发送关闭</w:t>
      </w:r>
      <w:r w:rsidR="00B312CC" w:rsidRPr="001A0A27">
        <w:rPr>
          <w:rFonts w:asciiTheme="minorEastAsia" w:hAnsiTheme="minorEastAsia" w:cs="Times New Roman" w:hint="eastAsia"/>
          <w:spacing w:val="10"/>
          <w:sz w:val="24"/>
          <w:szCs w:val="24"/>
          <w:rPrChange w:id="2946" w:author="JY0225" w:date="2017-08-24T11:13:00Z">
            <w:rPr>
              <w:rFonts w:ascii="Times New Roman" w:hAnsi="Times New Roman" w:cs="Times New Roman" w:hint="eastAsia"/>
              <w:spacing w:val="10"/>
              <w:sz w:val="24"/>
            </w:rPr>
          </w:rPrChange>
        </w:rPr>
        <w:t>数据</w:t>
      </w:r>
      <w:r w:rsidR="00D61459" w:rsidRPr="001A0A27">
        <w:rPr>
          <w:rFonts w:asciiTheme="minorEastAsia" w:hAnsiTheme="minorEastAsia" w:cs="Times New Roman" w:hint="eastAsia"/>
          <w:spacing w:val="10"/>
          <w:sz w:val="24"/>
          <w:szCs w:val="24"/>
          <w:rPrChange w:id="2947" w:author="JY0225" w:date="2017-08-24T11:13:00Z">
            <w:rPr>
              <w:rFonts w:ascii="Times New Roman" w:hAnsi="Times New Roman" w:cs="Times New Roman" w:hint="eastAsia"/>
              <w:spacing w:val="10"/>
              <w:sz w:val="24"/>
            </w:rPr>
          </w:rPrChange>
        </w:rPr>
        <w:t>帧给对方</w:t>
      </w:r>
      <w:r w:rsidR="00B65B73" w:rsidRPr="001A0A27">
        <w:rPr>
          <w:rFonts w:asciiTheme="minorEastAsia" w:hAnsiTheme="minorEastAsia" w:cs="Times New Roman" w:hint="eastAsia"/>
          <w:spacing w:val="10"/>
          <w:sz w:val="24"/>
          <w:szCs w:val="24"/>
          <w:rPrChange w:id="2948" w:author="JY0225" w:date="2017-08-24T11:13:00Z">
            <w:rPr>
              <w:rFonts w:ascii="Times New Roman" w:hAnsi="Times New Roman" w:cs="Times New Roman" w:hint="eastAsia"/>
              <w:spacing w:val="10"/>
              <w:sz w:val="24"/>
            </w:rPr>
          </w:rPrChange>
        </w:rPr>
        <w:t>即可</w:t>
      </w:r>
      <w:r w:rsidR="00B04F10" w:rsidRPr="001A0A27">
        <w:rPr>
          <w:rFonts w:asciiTheme="minorEastAsia" w:hAnsiTheme="minorEastAsia" w:cs="Times New Roman" w:hint="eastAsia"/>
          <w:spacing w:val="10"/>
          <w:sz w:val="24"/>
          <w:szCs w:val="24"/>
          <w:rPrChange w:id="2949" w:author="JY0225" w:date="2017-08-24T11:13:00Z">
            <w:rPr>
              <w:rFonts w:ascii="Times New Roman" w:hAnsi="Times New Roman" w:cs="Times New Roman" w:hint="eastAsia"/>
              <w:spacing w:val="10"/>
              <w:sz w:val="24"/>
            </w:rPr>
          </w:rPrChange>
        </w:rPr>
        <w:t>，</w:t>
      </w:r>
      <w:r w:rsidR="00174BBA" w:rsidRPr="001A0A27">
        <w:rPr>
          <w:rFonts w:asciiTheme="minorEastAsia" w:hAnsiTheme="minorEastAsia" w:cs="Times New Roman" w:hint="eastAsia"/>
          <w:spacing w:val="10"/>
          <w:sz w:val="24"/>
          <w:szCs w:val="24"/>
          <w:rPrChange w:id="2950" w:author="JY0225" w:date="2017-08-24T11:13:00Z">
            <w:rPr>
              <w:rFonts w:ascii="Times New Roman" w:hAnsi="Times New Roman" w:cs="Times New Roman" w:hint="eastAsia"/>
              <w:spacing w:val="10"/>
              <w:sz w:val="24"/>
            </w:rPr>
          </w:rPrChange>
        </w:rPr>
        <w:t>关闭连接以状态码进行标识</w:t>
      </w:r>
      <w:r w:rsidR="00E366CC" w:rsidRPr="001A0A27">
        <w:rPr>
          <w:rFonts w:asciiTheme="minorEastAsia" w:hAnsiTheme="minorEastAsia" w:cs="Times New Roman" w:hint="eastAsia"/>
          <w:spacing w:val="10"/>
          <w:sz w:val="24"/>
          <w:szCs w:val="24"/>
          <w:rPrChange w:id="2951" w:author="JY0225" w:date="2017-08-24T11:13:00Z">
            <w:rPr>
              <w:rFonts w:ascii="Times New Roman" w:hAnsi="Times New Roman" w:cs="Times New Roman" w:hint="eastAsia"/>
              <w:spacing w:val="10"/>
              <w:sz w:val="24"/>
            </w:rPr>
          </w:rPrChange>
        </w:rPr>
        <w:t>。</w:t>
      </w:r>
    </w:p>
    <w:p w14:paraId="4407785F" w14:textId="49B86D89" w:rsidR="007B5A98" w:rsidDel="008621A3" w:rsidRDefault="006D4E43">
      <w:pPr>
        <w:pStyle w:val="21"/>
        <w:spacing w:line="240" w:lineRule="auto"/>
        <w:rPr>
          <w:del w:id="2952" w:author="JY0225" w:date="2017-08-14T12:33:00Z"/>
        </w:rPr>
        <w:pPrChange w:id="2953" w:author="微软用户" w:date="2017-08-18T22:48:00Z">
          <w:pPr>
            <w:pStyle w:val="21"/>
          </w:pPr>
        </w:pPrChange>
      </w:pPr>
      <w:del w:id="2954" w:author="JY0225" w:date="2017-08-14T12:33:00Z">
        <w:r w:rsidDel="008621A3">
          <w:delText>2.4</w:delText>
        </w:r>
        <w:r w:rsidR="00834D7D" w:rsidRPr="00B87EE1" w:rsidDel="008621A3">
          <w:delText xml:space="preserve"> </w:delText>
        </w:r>
        <w:r w:rsidR="00C659DE" w:rsidDel="008621A3">
          <w:delText>LRU</w:delText>
        </w:r>
        <w:r w:rsidR="00C659DE" w:rsidDel="008621A3">
          <w:delText>替换策略</w:delText>
        </w:r>
      </w:del>
    </w:p>
    <w:p w14:paraId="6DA1A163" w14:textId="76E45FD1" w:rsidR="0026206C" w:rsidRPr="0067145D" w:rsidDel="008621A3" w:rsidRDefault="0026206C">
      <w:pPr>
        <w:rPr>
          <w:del w:id="2955" w:author="JY0225" w:date="2017-08-14T12:33:00Z"/>
          <w:rFonts w:ascii="Times New Roman" w:hAnsi="Times New Roman" w:cs="Times New Roman"/>
          <w:sz w:val="32"/>
          <w:rPrChange w:id="2956" w:author="微软用户" w:date="2017-08-18T22:48:00Z">
            <w:rPr>
              <w:del w:id="2957" w:author="JY0225" w:date="2017-08-14T12:33:00Z"/>
              <w:rFonts w:ascii="Times New Roman" w:hAnsi="Times New Roman" w:cs="Times New Roman"/>
              <w:spacing w:val="10"/>
              <w:sz w:val="24"/>
            </w:rPr>
          </w:rPrChange>
        </w:rPr>
        <w:pPrChange w:id="2958" w:author="微软用户" w:date="2017-08-18T22:48:00Z">
          <w:pPr>
            <w:spacing w:line="400" w:lineRule="exact"/>
          </w:pPr>
        </w:pPrChange>
      </w:pPr>
      <w:del w:id="2959" w:author="JY0225" w:date="2017-08-14T12:33:00Z">
        <w:r w:rsidDel="008621A3">
          <w:tab/>
        </w:r>
        <w:r w:rsidR="002B0E96" w:rsidRPr="0067145D" w:rsidDel="008621A3">
          <w:rPr>
            <w:rFonts w:ascii="Times New Roman" w:hAnsi="Times New Roman" w:cs="Times New Roman"/>
            <w:sz w:val="32"/>
            <w:rPrChange w:id="2960" w:author="微软用户" w:date="2017-08-18T22:48:00Z">
              <w:rPr>
                <w:rFonts w:ascii="Times New Roman" w:hAnsi="Times New Roman" w:cs="Times New Roman"/>
                <w:spacing w:val="10"/>
                <w:sz w:val="24"/>
              </w:rPr>
            </w:rPrChange>
          </w:rPr>
          <w:delText>LRU</w:delText>
        </w:r>
        <w:r w:rsidR="002B0E96" w:rsidRPr="0067145D" w:rsidDel="008621A3">
          <w:rPr>
            <w:rFonts w:ascii="Times New Roman" w:hAnsi="Times New Roman" w:cs="Times New Roman" w:hint="eastAsia"/>
            <w:sz w:val="32"/>
            <w:rPrChange w:id="2961" w:author="微软用户" w:date="2017-08-18T22:48:00Z">
              <w:rPr>
                <w:rFonts w:ascii="Times New Roman" w:hAnsi="Times New Roman" w:cs="Times New Roman" w:hint="eastAsia"/>
                <w:spacing w:val="10"/>
                <w:sz w:val="24"/>
              </w:rPr>
            </w:rPrChange>
          </w:rPr>
          <w:delText>（</w:delText>
        </w:r>
        <w:r w:rsidR="002B0E96" w:rsidRPr="0067145D" w:rsidDel="008621A3">
          <w:rPr>
            <w:rFonts w:ascii="Times New Roman" w:hAnsi="Times New Roman"/>
            <w:szCs w:val="32"/>
            <w:rPrChange w:id="2962" w:author="微软用户" w:date="2017-08-18T22:48:00Z">
              <w:rPr>
                <w:rFonts w:ascii="Verdana" w:hAnsi="Verdana"/>
                <w:color w:val="333333"/>
                <w:szCs w:val="21"/>
                <w:shd w:val="clear" w:color="auto" w:fill="FFFFFF"/>
              </w:rPr>
            </w:rPrChange>
          </w:rPr>
          <w:delText>Least Recently Used</w:delText>
        </w:r>
        <w:r w:rsidR="002B0E96" w:rsidRPr="0067145D" w:rsidDel="008621A3">
          <w:rPr>
            <w:rFonts w:ascii="Times New Roman" w:hAnsi="Times New Roman" w:cs="Times New Roman" w:hint="eastAsia"/>
            <w:sz w:val="32"/>
            <w:rPrChange w:id="2963" w:author="微软用户" w:date="2017-08-18T22:48:00Z">
              <w:rPr>
                <w:rFonts w:ascii="Times New Roman" w:hAnsi="Times New Roman" w:cs="Times New Roman" w:hint="eastAsia"/>
                <w:spacing w:val="10"/>
                <w:sz w:val="24"/>
              </w:rPr>
            </w:rPrChange>
          </w:rPr>
          <w:delText>）是</w:delText>
        </w:r>
        <w:r w:rsidR="0066457E" w:rsidRPr="0067145D" w:rsidDel="008621A3">
          <w:rPr>
            <w:rFonts w:ascii="Times New Roman" w:hAnsi="Times New Roman" w:cs="Times New Roman" w:hint="eastAsia"/>
            <w:sz w:val="32"/>
            <w:rPrChange w:id="2964" w:author="微软用户" w:date="2017-08-18T22:48:00Z">
              <w:rPr>
                <w:rFonts w:ascii="Times New Roman" w:hAnsi="Times New Roman" w:cs="Times New Roman" w:hint="eastAsia"/>
                <w:spacing w:val="10"/>
                <w:sz w:val="24"/>
              </w:rPr>
            </w:rPrChange>
          </w:rPr>
          <w:delText>“最近最少使用”</w:delText>
        </w:r>
        <w:r w:rsidR="0043161B" w:rsidRPr="0067145D" w:rsidDel="008621A3">
          <w:rPr>
            <w:rFonts w:ascii="Times New Roman" w:hAnsi="Times New Roman" w:cs="Times New Roman" w:hint="eastAsia"/>
            <w:sz w:val="32"/>
            <w:rPrChange w:id="2965" w:author="微软用户" w:date="2017-08-18T22:48:00Z">
              <w:rPr>
                <w:rFonts w:ascii="Times New Roman" w:hAnsi="Times New Roman" w:cs="Times New Roman" w:hint="eastAsia"/>
                <w:spacing w:val="10"/>
                <w:sz w:val="24"/>
              </w:rPr>
            </w:rPrChange>
          </w:rPr>
          <w:delText>的意思，</w:delText>
        </w:r>
        <w:r w:rsidR="00A4350F" w:rsidRPr="0067145D" w:rsidDel="008621A3">
          <w:rPr>
            <w:rFonts w:ascii="Times New Roman" w:hAnsi="Times New Roman" w:cs="Times New Roman" w:hint="eastAsia"/>
            <w:sz w:val="32"/>
            <w:rPrChange w:id="2966" w:author="微软用户" w:date="2017-08-18T22:48:00Z">
              <w:rPr>
                <w:rFonts w:ascii="Times New Roman" w:hAnsi="Times New Roman" w:cs="Times New Roman" w:hint="eastAsia"/>
                <w:spacing w:val="10"/>
                <w:sz w:val="24"/>
              </w:rPr>
            </w:rPrChange>
          </w:rPr>
          <w:delText>算法根据数据的历史访问记录来</w:delText>
        </w:r>
        <w:r w:rsidR="00D312D6" w:rsidRPr="0067145D" w:rsidDel="008621A3">
          <w:rPr>
            <w:rFonts w:ascii="Times New Roman" w:hAnsi="Times New Roman" w:cs="Times New Roman" w:hint="eastAsia"/>
            <w:sz w:val="32"/>
            <w:rPrChange w:id="2967" w:author="微软用户" w:date="2017-08-18T22:48:00Z">
              <w:rPr>
                <w:rFonts w:ascii="Times New Roman" w:hAnsi="Times New Roman" w:cs="Times New Roman" w:hint="eastAsia"/>
                <w:spacing w:val="10"/>
                <w:sz w:val="24"/>
              </w:rPr>
            </w:rPrChange>
          </w:rPr>
          <w:delText>淘汰</w:delText>
        </w:r>
        <w:r w:rsidR="00814889" w:rsidRPr="0067145D" w:rsidDel="008621A3">
          <w:rPr>
            <w:rFonts w:ascii="Times New Roman" w:hAnsi="Times New Roman" w:cs="Times New Roman" w:hint="eastAsia"/>
            <w:sz w:val="32"/>
            <w:rPrChange w:id="2968" w:author="微软用户" w:date="2017-08-18T22:48:00Z">
              <w:rPr>
                <w:rFonts w:ascii="Times New Roman" w:hAnsi="Times New Roman" w:cs="Times New Roman" w:hint="eastAsia"/>
                <w:spacing w:val="10"/>
                <w:sz w:val="24"/>
              </w:rPr>
            </w:rPrChange>
          </w:rPr>
          <w:delText>缓存中的数据</w:delText>
        </w:r>
        <w:r w:rsidR="00A4350F" w:rsidRPr="0067145D" w:rsidDel="008621A3">
          <w:rPr>
            <w:rFonts w:ascii="Times New Roman" w:hAnsi="Times New Roman" w:cs="Times New Roman" w:hint="eastAsia"/>
            <w:sz w:val="32"/>
            <w:rPrChange w:id="2969" w:author="微软用户" w:date="2017-08-18T22:48:00Z">
              <w:rPr>
                <w:rFonts w:ascii="Times New Roman" w:hAnsi="Times New Roman" w:cs="Times New Roman" w:hint="eastAsia"/>
                <w:spacing w:val="10"/>
                <w:sz w:val="24"/>
              </w:rPr>
            </w:rPrChange>
          </w:rPr>
          <w:delText>，其核心思想是“如果数据最近被访问过，那么将来被访问的几率也更高</w:delText>
        </w:r>
        <w:r w:rsidR="00047A32" w:rsidRPr="0067145D" w:rsidDel="008621A3">
          <w:rPr>
            <w:rPrChange w:id="2970" w:author="微软用户" w:date="2017-08-18T22:48:00Z">
              <w:rPr>
                <w:color w:val="000000" w:themeColor="text1"/>
                <w:vertAlign w:val="superscript"/>
              </w:rPr>
            </w:rPrChange>
          </w:rPr>
          <w:fldChar w:fldCharType="begin"/>
        </w:r>
        <w:r w:rsidR="00047A32" w:rsidRPr="0067145D" w:rsidDel="008621A3">
          <w:rPr>
            <w:rPrChange w:id="2971" w:author="微软用户" w:date="2017-08-18T22:48:00Z">
              <w:rPr>
                <w:color w:val="000000" w:themeColor="text1"/>
                <w:vertAlign w:val="superscript"/>
              </w:rPr>
            </w:rPrChange>
          </w:rPr>
          <w:delInstrText xml:space="preserve"> REF _Ref489794348 \r \h </w:delInstrText>
        </w:r>
        <w:r w:rsidR="00047A32" w:rsidRPr="0067145D" w:rsidDel="008621A3">
          <w:rPr>
            <w:rPrChange w:id="2972" w:author="微软用户" w:date="2017-08-18T22:48:00Z">
              <w:rPr/>
            </w:rPrChange>
          </w:rPr>
        </w:r>
        <w:r w:rsidR="00047A32" w:rsidRPr="0067145D" w:rsidDel="008621A3">
          <w:rPr>
            <w:rPrChange w:id="2973" w:author="微软用户" w:date="2017-08-18T22:48:00Z">
              <w:rPr>
                <w:color w:val="000000" w:themeColor="text1"/>
                <w:vertAlign w:val="superscript"/>
              </w:rPr>
            </w:rPrChange>
          </w:rPr>
          <w:fldChar w:fldCharType="separate"/>
        </w:r>
        <w:r w:rsidR="00F518C7" w:rsidRPr="0067145D" w:rsidDel="008621A3">
          <w:rPr>
            <w:rPrChange w:id="2974" w:author="微软用户" w:date="2017-08-18T22:48:00Z">
              <w:rPr>
                <w:color w:val="000000" w:themeColor="text1"/>
                <w:vertAlign w:val="superscript"/>
              </w:rPr>
            </w:rPrChange>
          </w:rPr>
          <w:delText>[28]</w:delText>
        </w:r>
        <w:r w:rsidR="00047A32" w:rsidRPr="0067145D" w:rsidDel="008621A3">
          <w:rPr>
            <w:rPrChange w:id="2975" w:author="微软用户" w:date="2017-08-18T22:48:00Z">
              <w:rPr>
                <w:color w:val="000000" w:themeColor="text1"/>
                <w:vertAlign w:val="superscript"/>
              </w:rPr>
            </w:rPrChange>
          </w:rPr>
          <w:fldChar w:fldCharType="end"/>
        </w:r>
        <w:r w:rsidR="00ED2E57" w:rsidRPr="0067145D" w:rsidDel="008621A3">
          <w:rPr>
            <w:rFonts w:ascii="Times New Roman" w:hAnsi="Times New Roman" w:cs="Times New Roman" w:hint="eastAsia"/>
            <w:sz w:val="32"/>
            <w:rPrChange w:id="2976" w:author="微软用户" w:date="2017-08-18T22:48:00Z">
              <w:rPr>
                <w:rFonts w:ascii="Times New Roman" w:hAnsi="Times New Roman" w:cs="Times New Roman" w:hint="eastAsia"/>
                <w:spacing w:val="10"/>
                <w:sz w:val="24"/>
              </w:rPr>
            </w:rPrChange>
          </w:rPr>
          <w:delText>。</w:delText>
        </w:r>
        <w:r w:rsidR="00F24C52" w:rsidRPr="0067145D" w:rsidDel="008621A3">
          <w:rPr>
            <w:rFonts w:ascii="Times New Roman" w:hAnsi="Times New Roman" w:cs="Times New Roman" w:hint="eastAsia"/>
            <w:sz w:val="32"/>
            <w:rPrChange w:id="2977" w:author="微软用户" w:date="2017-08-18T22:48:00Z">
              <w:rPr>
                <w:rFonts w:ascii="Times New Roman" w:hAnsi="Times New Roman" w:cs="Times New Roman" w:hint="eastAsia"/>
                <w:spacing w:val="10"/>
                <w:sz w:val="24"/>
              </w:rPr>
            </w:rPrChange>
          </w:rPr>
          <w:delText>这种算法来自操作系统的内存管理，</w:delText>
        </w:r>
        <w:r w:rsidR="00670333" w:rsidRPr="0067145D" w:rsidDel="008621A3">
          <w:rPr>
            <w:rFonts w:ascii="Times New Roman" w:hAnsi="Times New Roman" w:cs="Times New Roman" w:hint="eastAsia"/>
            <w:sz w:val="32"/>
            <w:rPrChange w:id="2978" w:author="微软用户" w:date="2017-08-18T22:48:00Z">
              <w:rPr>
                <w:rFonts w:ascii="Times New Roman" w:hAnsi="Times New Roman" w:cs="Times New Roman" w:hint="eastAsia"/>
                <w:spacing w:val="10"/>
                <w:sz w:val="24"/>
              </w:rPr>
            </w:rPrChange>
          </w:rPr>
          <w:delText>常用于页面置换算法，是为虚拟页式</w:delText>
        </w:r>
        <w:r w:rsidR="00476838" w:rsidRPr="0067145D" w:rsidDel="008621A3">
          <w:rPr>
            <w:rFonts w:ascii="Times New Roman" w:hAnsi="Times New Roman" w:cs="Times New Roman" w:hint="eastAsia"/>
            <w:sz w:val="32"/>
            <w:rPrChange w:id="2979" w:author="微软用户" w:date="2017-08-18T22:48:00Z">
              <w:rPr>
                <w:rFonts w:ascii="Times New Roman" w:hAnsi="Times New Roman" w:cs="Times New Roman" w:hint="eastAsia"/>
                <w:spacing w:val="10"/>
                <w:sz w:val="24"/>
              </w:rPr>
            </w:rPrChange>
          </w:rPr>
          <w:delText>备份</w:delText>
        </w:r>
        <w:r w:rsidR="00670333" w:rsidRPr="0067145D" w:rsidDel="008621A3">
          <w:rPr>
            <w:rFonts w:ascii="Times New Roman" w:hAnsi="Times New Roman" w:cs="Times New Roman" w:hint="eastAsia"/>
            <w:sz w:val="32"/>
            <w:rPrChange w:id="2980" w:author="微软用户" w:date="2017-08-18T22:48:00Z">
              <w:rPr>
                <w:rFonts w:ascii="Times New Roman" w:hAnsi="Times New Roman" w:cs="Times New Roman" w:hint="eastAsia"/>
                <w:spacing w:val="10"/>
                <w:sz w:val="24"/>
              </w:rPr>
            </w:rPrChange>
          </w:rPr>
          <w:delText>管理服务的。对于在内存中</w:delText>
        </w:r>
        <w:r w:rsidR="00DD602C" w:rsidRPr="0067145D" w:rsidDel="008621A3">
          <w:rPr>
            <w:rFonts w:ascii="Times New Roman" w:hAnsi="Times New Roman" w:cs="Times New Roman" w:hint="eastAsia"/>
            <w:sz w:val="32"/>
            <w:rPrChange w:id="2981" w:author="微软用户" w:date="2017-08-18T22:48:00Z">
              <w:rPr>
                <w:rFonts w:ascii="Times New Roman" w:hAnsi="Times New Roman" w:cs="Times New Roman" w:hint="eastAsia"/>
                <w:spacing w:val="10"/>
                <w:sz w:val="24"/>
              </w:rPr>
            </w:rPrChange>
          </w:rPr>
          <w:delText>存在</w:delText>
        </w:r>
        <w:r w:rsidR="00670333" w:rsidRPr="0067145D" w:rsidDel="008621A3">
          <w:rPr>
            <w:rFonts w:ascii="Times New Roman" w:hAnsi="Times New Roman" w:cs="Times New Roman" w:hint="eastAsia"/>
            <w:sz w:val="32"/>
            <w:rPrChange w:id="2982" w:author="微软用户" w:date="2017-08-18T22:48:00Z">
              <w:rPr>
                <w:rFonts w:ascii="Times New Roman" w:hAnsi="Times New Roman" w:cs="Times New Roman" w:hint="eastAsia"/>
                <w:spacing w:val="10"/>
                <w:sz w:val="24"/>
              </w:rPr>
            </w:rPrChange>
          </w:rPr>
          <w:delText>但又不用的数据块（内存块）叫做</w:delText>
        </w:r>
        <w:r w:rsidR="00670333" w:rsidRPr="0067145D" w:rsidDel="008621A3">
          <w:rPr>
            <w:rFonts w:ascii="Times New Roman" w:hAnsi="Times New Roman" w:cs="Times New Roman"/>
            <w:sz w:val="32"/>
            <w:rPrChange w:id="2983" w:author="微软用户" w:date="2017-08-18T22:48:00Z">
              <w:rPr>
                <w:rFonts w:ascii="Times New Roman" w:hAnsi="Times New Roman" w:cs="Times New Roman"/>
                <w:spacing w:val="10"/>
                <w:sz w:val="24"/>
              </w:rPr>
            </w:rPrChange>
          </w:rPr>
          <w:delText>LRU</w:delText>
        </w:r>
        <w:r w:rsidR="00670333" w:rsidRPr="0067145D" w:rsidDel="008621A3">
          <w:rPr>
            <w:rFonts w:ascii="Times New Roman" w:hAnsi="Times New Roman" w:cs="Times New Roman" w:hint="eastAsia"/>
            <w:sz w:val="32"/>
            <w:rPrChange w:id="2984" w:author="微软用户" w:date="2017-08-18T22:48:00Z">
              <w:rPr>
                <w:rFonts w:ascii="Times New Roman" w:hAnsi="Times New Roman" w:cs="Times New Roman" w:hint="eastAsia"/>
                <w:spacing w:val="10"/>
                <w:sz w:val="24"/>
              </w:rPr>
            </w:rPrChange>
          </w:rPr>
          <w:delText>，操作系统会根据哪些数据属于</w:delText>
        </w:r>
        <w:r w:rsidR="00670333" w:rsidRPr="0067145D" w:rsidDel="008621A3">
          <w:rPr>
            <w:rFonts w:ascii="Times New Roman" w:hAnsi="Times New Roman" w:cs="Times New Roman"/>
            <w:sz w:val="32"/>
            <w:rPrChange w:id="2985" w:author="微软用户" w:date="2017-08-18T22:48:00Z">
              <w:rPr>
                <w:rFonts w:ascii="Times New Roman" w:hAnsi="Times New Roman" w:cs="Times New Roman"/>
                <w:spacing w:val="10"/>
                <w:sz w:val="24"/>
              </w:rPr>
            </w:rPrChange>
          </w:rPr>
          <w:delText>LRU</w:delText>
        </w:r>
        <w:r w:rsidR="00670333" w:rsidRPr="0067145D" w:rsidDel="008621A3">
          <w:rPr>
            <w:rFonts w:ascii="Times New Roman" w:hAnsi="Times New Roman" w:cs="Times New Roman" w:hint="eastAsia"/>
            <w:sz w:val="32"/>
            <w:rPrChange w:id="2986" w:author="微软用户" w:date="2017-08-18T22:48:00Z">
              <w:rPr>
                <w:rFonts w:ascii="Times New Roman" w:hAnsi="Times New Roman" w:cs="Times New Roman" w:hint="eastAsia"/>
                <w:spacing w:val="10"/>
                <w:sz w:val="24"/>
              </w:rPr>
            </w:rPrChange>
          </w:rPr>
          <w:delText>而将其移出内存而腾出空间来加载另外的数据。</w:delText>
        </w:r>
      </w:del>
    </w:p>
    <w:p w14:paraId="563BF09C" w14:textId="5F15C63F" w:rsidR="001E0F43" w:rsidRPr="0067145D" w:rsidDel="008621A3" w:rsidRDefault="00670333">
      <w:pPr>
        <w:rPr>
          <w:del w:id="2987" w:author="JY0225" w:date="2017-08-14T12:33:00Z"/>
          <w:rFonts w:ascii="Times New Roman" w:hAnsi="Times New Roman" w:cs="Times New Roman"/>
          <w:sz w:val="32"/>
          <w:rPrChange w:id="2988" w:author="微软用户" w:date="2017-08-18T22:48:00Z">
            <w:rPr>
              <w:del w:id="2989" w:author="JY0225" w:date="2017-08-14T12:33:00Z"/>
              <w:rFonts w:ascii="Times New Roman" w:hAnsi="Times New Roman" w:cs="Times New Roman"/>
              <w:spacing w:val="10"/>
              <w:sz w:val="24"/>
            </w:rPr>
          </w:rPrChange>
        </w:rPr>
        <w:pPrChange w:id="2990" w:author="微软用户" w:date="2017-08-18T22:48:00Z">
          <w:pPr>
            <w:spacing w:line="400" w:lineRule="exact"/>
          </w:pPr>
        </w:pPrChange>
      </w:pPr>
      <w:del w:id="2991" w:author="JY0225" w:date="2017-08-14T12:33:00Z">
        <w:r w:rsidRPr="0067145D" w:rsidDel="008621A3">
          <w:rPr>
            <w:rFonts w:ascii="Times New Roman" w:hAnsi="Times New Roman" w:cs="Times New Roman"/>
            <w:sz w:val="32"/>
            <w:rPrChange w:id="2992" w:author="微软用户" w:date="2017-08-18T22:48:00Z">
              <w:rPr>
                <w:rFonts w:ascii="Times New Roman" w:hAnsi="Times New Roman" w:cs="Times New Roman"/>
                <w:spacing w:val="10"/>
                <w:sz w:val="24"/>
              </w:rPr>
            </w:rPrChange>
          </w:rPr>
          <w:tab/>
        </w:r>
        <w:r w:rsidR="00CE1D8D" w:rsidRPr="0067145D" w:rsidDel="008621A3">
          <w:rPr>
            <w:rFonts w:ascii="Times New Roman" w:hAnsi="Times New Roman" w:cs="Times New Roman" w:hint="eastAsia"/>
            <w:sz w:val="32"/>
            <w:rPrChange w:id="2993" w:author="微软用户" w:date="2017-08-18T22:48:00Z">
              <w:rPr>
                <w:rFonts w:ascii="Times New Roman" w:hAnsi="Times New Roman" w:cs="Times New Roman" w:hint="eastAsia"/>
                <w:spacing w:val="10"/>
                <w:sz w:val="24"/>
              </w:rPr>
            </w:rPrChange>
          </w:rPr>
          <w:delText>现在这种算法常</w:delText>
        </w:r>
        <w:r w:rsidR="001B57A9" w:rsidRPr="0067145D" w:rsidDel="008621A3">
          <w:rPr>
            <w:rFonts w:ascii="Times New Roman" w:hAnsi="Times New Roman" w:cs="Times New Roman" w:hint="eastAsia"/>
            <w:sz w:val="32"/>
            <w:rPrChange w:id="2994" w:author="微软用户" w:date="2017-08-18T22:48:00Z">
              <w:rPr>
                <w:rFonts w:ascii="Times New Roman" w:hAnsi="Times New Roman" w:cs="Times New Roman" w:hint="eastAsia"/>
                <w:spacing w:val="10"/>
                <w:sz w:val="24"/>
              </w:rPr>
            </w:rPrChange>
          </w:rPr>
          <w:delText>用于管理缓存中</w:delText>
        </w:r>
        <w:r w:rsidR="00725E96" w:rsidRPr="0067145D" w:rsidDel="008621A3">
          <w:rPr>
            <w:rFonts w:ascii="Times New Roman" w:hAnsi="Times New Roman" w:cs="Times New Roman" w:hint="eastAsia"/>
            <w:sz w:val="32"/>
            <w:rPrChange w:id="2995" w:author="微软用户" w:date="2017-08-18T22:48:00Z">
              <w:rPr>
                <w:rFonts w:ascii="Times New Roman" w:hAnsi="Times New Roman" w:cs="Times New Roman" w:hint="eastAsia"/>
                <w:spacing w:val="10"/>
                <w:sz w:val="24"/>
              </w:rPr>
            </w:rPrChange>
          </w:rPr>
          <w:delText>，简单的说就是缓存一定量的数据，当超过设定的阈值时就把一些过期的数据删除掉</w:delText>
        </w:r>
        <w:r w:rsidR="00FA5C0A" w:rsidRPr="0067145D" w:rsidDel="008621A3">
          <w:rPr>
            <w:rFonts w:ascii="Times New Roman" w:hAnsi="Times New Roman" w:cs="Times New Roman" w:hint="eastAsia"/>
            <w:sz w:val="32"/>
            <w:rPrChange w:id="2996" w:author="微软用户" w:date="2017-08-18T22:48:00Z">
              <w:rPr>
                <w:rFonts w:ascii="Times New Roman" w:hAnsi="Times New Roman" w:cs="Times New Roman" w:hint="eastAsia"/>
                <w:spacing w:val="10"/>
                <w:sz w:val="24"/>
              </w:rPr>
            </w:rPrChange>
          </w:rPr>
          <w:delText>。</w:delText>
        </w:r>
        <w:r w:rsidR="00C54486" w:rsidRPr="0067145D" w:rsidDel="008621A3">
          <w:rPr>
            <w:rFonts w:ascii="Times New Roman" w:hAnsi="Times New Roman" w:cs="Times New Roman"/>
            <w:sz w:val="32"/>
            <w:rPrChange w:id="2997" w:author="微软用户" w:date="2017-08-18T22:48:00Z">
              <w:rPr>
                <w:rFonts w:ascii="Times New Roman" w:hAnsi="Times New Roman" w:cs="Times New Roman"/>
                <w:spacing w:val="10"/>
                <w:sz w:val="24"/>
              </w:rPr>
            </w:rPrChange>
          </w:rPr>
          <w:delText>LRU</w:delText>
        </w:r>
        <w:r w:rsidR="00C54486" w:rsidRPr="0067145D" w:rsidDel="008621A3">
          <w:rPr>
            <w:rFonts w:ascii="Times New Roman" w:hAnsi="Times New Roman" w:cs="Times New Roman" w:hint="eastAsia"/>
            <w:sz w:val="32"/>
            <w:rPrChange w:id="2998" w:author="微软用户" w:date="2017-08-18T22:48:00Z">
              <w:rPr>
                <w:rFonts w:ascii="Times New Roman" w:hAnsi="Times New Roman" w:cs="Times New Roman" w:hint="eastAsia"/>
                <w:spacing w:val="10"/>
                <w:sz w:val="24"/>
              </w:rPr>
            </w:rPrChange>
          </w:rPr>
          <w:delText>算法就是根据数据的历史访问记录，删除最近没有被使用到的文件，从而保证缓存中的数据不会过期，进行实时更新。</w:delText>
        </w:r>
      </w:del>
    </w:p>
    <w:p w14:paraId="593A172C" w14:textId="3A5B1D03" w:rsidR="00AD0AAD" w:rsidRPr="0067145D" w:rsidDel="008621A3" w:rsidRDefault="00AD0AAD">
      <w:pPr>
        <w:rPr>
          <w:del w:id="2999" w:author="JY0225" w:date="2017-08-14T12:33:00Z"/>
          <w:rFonts w:ascii="Times New Roman" w:hAnsi="Times New Roman" w:cs="Times New Roman"/>
          <w:sz w:val="32"/>
          <w:rPrChange w:id="3000" w:author="微软用户" w:date="2017-08-18T22:48:00Z">
            <w:rPr>
              <w:del w:id="3001" w:author="JY0225" w:date="2017-08-14T12:33:00Z"/>
              <w:rFonts w:ascii="Times New Roman" w:hAnsi="Times New Roman" w:cs="Times New Roman"/>
              <w:spacing w:val="10"/>
              <w:sz w:val="24"/>
            </w:rPr>
          </w:rPrChange>
        </w:rPr>
      </w:pPr>
      <w:del w:id="3002" w:author="JY0225" w:date="2017-08-14T12:33:00Z">
        <w:r w:rsidRPr="00AD0AAD" w:rsidDel="008621A3">
          <w:rPr>
            <w:rFonts w:hint="eastAsia"/>
            <w:noProof/>
          </w:rPr>
          <w:drawing>
            <wp:inline distT="0" distB="0" distL="0" distR="0" wp14:anchorId="6B9E4584" wp14:editId="31DDBC4F">
              <wp:extent cx="5277600" cy="13464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RU.jpg"/>
                      <pic:cNvPicPr/>
                    </pic:nvPicPr>
                    <pic:blipFill>
                      <a:blip r:embed="rId25">
                        <a:extLst>
                          <a:ext uri="{28A0092B-C50C-407E-A947-70E740481C1C}">
                            <a14:useLocalDpi xmlns:a14="http://schemas.microsoft.com/office/drawing/2010/main" val="0"/>
                          </a:ext>
                        </a:extLst>
                      </a:blip>
                      <a:stretch>
                        <a:fillRect/>
                      </a:stretch>
                    </pic:blipFill>
                    <pic:spPr>
                      <a:xfrm>
                        <a:off x="0" y="0"/>
                        <a:ext cx="5277600" cy="1346400"/>
                      </a:xfrm>
                      <a:prstGeom prst="rect">
                        <a:avLst/>
                      </a:prstGeom>
                    </pic:spPr>
                  </pic:pic>
                </a:graphicData>
              </a:graphic>
            </wp:inline>
          </w:drawing>
        </w:r>
      </w:del>
    </w:p>
    <w:p w14:paraId="190F5488" w14:textId="14372111" w:rsidR="00A129BF" w:rsidRPr="0067145D" w:rsidDel="008621A3" w:rsidRDefault="00DC4ACC">
      <w:pPr>
        <w:jc w:val="center"/>
        <w:rPr>
          <w:del w:id="3003" w:author="JY0225" w:date="2017-08-14T12:33:00Z"/>
          <w:rFonts w:ascii="Times New Roman" w:hAnsi="Times New Roman" w:cs="Times New Roman"/>
          <w:sz w:val="32"/>
          <w:szCs w:val="32"/>
          <w:rPrChange w:id="3004" w:author="微软用户" w:date="2017-08-18T22:48:00Z">
            <w:rPr>
              <w:del w:id="3005" w:author="JY0225" w:date="2017-08-14T12:33:00Z"/>
              <w:rFonts w:ascii="Times New Roman" w:hAnsi="Times New Roman" w:cs="Times New Roman"/>
              <w:noProof/>
              <w:spacing w:val="10"/>
              <w:kern w:val="0"/>
              <w:sz w:val="24"/>
              <w:szCs w:val="24"/>
            </w:rPr>
          </w:rPrChange>
        </w:rPr>
        <w:pPrChange w:id="3006" w:author="微软用户" w:date="2017-08-18T22:48:00Z">
          <w:pPr>
            <w:spacing w:line="400" w:lineRule="exact"/>
            <w:jc w:val="center"/>
          </w:pPr>
        </w:pPrChange>
      </w:pPr>
      <w:del w:id="3007" w:author="JY0225" w:date="2017-08-14T12:33:00Z">
        <w:r w:rsidRPr="0067145D" w:rsidDel="008621A3">
          <w:rPr>
            <w:rFonts w:ascii="Times New Roman" w:hAnsi="Times New Roman" w:cs="Times New Roman"/>
            <w:sz w:val="32"/>
            <w:rPrChange w:id="3008" w:author="微软用户" w:date="2017-08-18T22:48:00Z">
              <w:rPr>
                <w:rFonts w:ascii="Times New Roman" w:hAnsi="Times New Roman" w:cs="Times New Roman"/>
                <w:spacing w:val="10"/>
                <w:sz w:val="24"/>
              </w:rPr>
            </w:rPrChange>
          </w:rPr>
          <w:tab/>
        </w:r>
        <w:r w:rsidR="00A129BF" w:rsidRPr="0067145D" w:rsidDel="008621A3">
          <w:rPr>
            <w:rFonts w:ascii="Times New Roman" w:hAnsi="Times New Roman" w:cs="Times New Roman" w:hint="eastAsia"/>
            <w:sz w:val="32"/>
            <w:szCs w:val="32"/>
            <w:rPrChange w:id="3009" w:author="微软用户" w:date="2017-08-18T22:48:00Z">
              <w:rPr>
                <w:rFonts w:ascii="Times New Roman" w:hAnsi="Times New Roman" w:cs="Times New Roman" w:hint="eastAsia"/>
                <w:noProof/>
                <w:spacing w:val="10"/>
                <w:kern w:val="0"/>
                <w:sz w:val="24"/>
                <w:szCs w:val="24"/>
              </w:rPr>
            </w:rPrChange>
          </w:rPr>
          <w:delText>图</w:delText>
        </w:r>
        <w:r w:rsidR="00A129BF" w:rsidRPr="0067145D" w:rsidDel="008621A3">
          <w:rPr>
            <w:rFonts w:ascii="Times New Roman" w:hAnsi="Times New Roman" w:cs="Times New Roman"/>
            <w:sz w:val="32"/>
            <w:szCs w:val="32"/>
            <w:rPrChange w:id="3010" w:author="微软用户" w:date="2017-08-18T22:48:00Z">
              <w:rPr>
                <w:rFonts w:ascii="Times New Roman" w:hAnsi="Times New Roman" w:cs="Times New Roman"/>
                <w:noProof/>
                <w:spacing w:val="10"/>
                <w:kern w:val="0"/>
                <w:sz w:val="24"/>
                <w:szCs w:val="24"/>
              </w:rPr>
            </w:rPrChange>
          </w:rPr>
          <w:delText xml:space="preserve">2-2 </w:delText>
        </w:r>
        <w:r w:rsidR="00F24976" w:rsidRPr="0067145D" w:rsidDel="008621A3">
          <w:rPr>
            <w:rFonts w:ascii="Times New Roman" w:hAnsi="Times New Roman" w:cs="Times New Roman"/>
            <w:sz w:val="32"/>
            <w:szCs w:val="32"/>
            <w:rPrChange w:id="3011" w:author="微软用户" w:date="2017-08-18T22:48:00Z">
              <w:rPr>
                <w:rFonts w:ascii="Times New Roman" w:hAnsi="Times New Roman" w:cs="Times New Roman"/>
                <w:noProof/>
                <w:spacing w:val="10"/>
                <w:kern w:val="0"/>
                <w:sz w:val="24"/>
                <w:szCs w:val="24"/>
              </w:rPr>
            </w:rPrChange>
          </w:rPr>
          <w:delText>LRU</w:delText>
        </w:r>
        <w:r w:rsidR="00F24976" w:rsidRPr="0067145D" w:rsidDel="008621A3">
          <w:rPr>
            <w:rFonts w:ascii="Times New Roman" w:hAnsi="Times New Roman" w:cs="Times New Roman" w:hint="eastAsia"/>
            <w:sz w:val="32"/>
            <w:szCs w:val="32"/>
            <w:rPrChange w:id="3012" w:author="微软用户" w:date="2017-08-18T22:48:00Z">
              <w:rPr>
                <w:rFonts w:ascii="Times New Roman" w:hAnsi="Times New Roman" w:cs="Times New Roman" w:hint="eastAsia"/>
                <w:noProof/>
                <w:spacing w:val="10"/>
                <w:kern w:val="0"/>
                <w:sz w:val="24"/>
                <w:szCs w:val="24"/>
              </w:rPr>
            </w:rPrChange>
          </w:rPr>
          <w:delText>替换策略</w:delText>
        </w:r>
        <w:r w:rsidR="00A129BF" w:rsidRPr="0067145D" w:rsidDel="008621A3">
          <w:rPr>
            <w:rFonts w:ascii="Times New Roman" w:hAnsi="Times New Roman" w:cs="Times New Roman" w:hint="eastAsia"/>
            <w:sz w:val="32"/>
            <w:szCs w:val="32"/>
            <w:rPrChange w:id="3013" w:author="微软用户" w:date="2017-08-18T22:48:00Z">
              <w:rPr>
                <w:rFonts w:ascii="Times New Roman" w:hAnsi="Times New Roman" w:cs="Times New Roman" w:hint="eastAsia"/>
                <w:noProof/>
                <w:spacing w:val="10"/>
                <w:kern w:val="0"/>
                <w:sz w:val="24"/>
                <w:szCs w:val="24"/>
              </w:rPr>
            </w:rPrChange>
          </w:rPr>
          <w:delText>示意图</w:delText>
        </w:r>
      </w:del>
    </w:p>
    <w:p w14:paraId="7C2AA039" w14:textId="5D616DC0" w:rsidR="00DC4ACC" w:rsidRPr="0067145D" w:rsidDel="008621A3" w:rsidRDefault="000B29C0">
      <w:pPr>
        <w:rPr>
          <w:del w:id="3014" w:author="JY0225" w:date="2017-08-14T12:33:00Z"/>
          <w:rFonts w:ascii="Times New Roman" w:hAnsi="Times New Roman" w:cs="Times New Roman"/>
          <w:sz w:val="32"/>
          <w:rPrChange w:id="3015" w:author="微软用户" w:date="2017-08-18T22:48:00Z">
            <w:rPr>
              <w:del w:id="3016" w:author="JY0225" w:date="2017-08-14T12:33:00Z"/>
              <w:rFonts w:ascii="Times New Roman" w:hAnsi="Times New Roman" w:cs="Times New Roman"/>
              <w:spacing w:val="10"/>
              <w:sz w:val="24"/>
            </w:rPr>
          </w:rPrChange>
        </w:rPr>
        <w:pPrChange w:id="3017" w:author="微软用户" w:date="2017-08-18T22:48:00Z">
          <w:pPr>
            <w:spacing w:line="400" w:lineRule="exact"/>
          </w:pPr>
        </w:pPrChange>
      </w:pPr>
      <w:del w:id="3018" w:author="JY0225" w:date="2017-08-14T12:33:00Z">
        <w:r w:rsidRPr="0067145D" w:rsidDel="008621A3">
          <w:rPr>
            <w:rFonts w:ascii="Times New Roman" w:hAnsi="Times New Roman" w:cs="Times New Roman"/>
            <w:sz w:val="32"/>
            <w:rPrChange w:id="3019" w:author="微软用户" w:date="2017-08-18T22:48:00Z">
              <w:rPr>
                <w:rFonts w:ascii="Times New Roman" w:hAnsi="Times New Roman" w:cs="Times New Roman"/>
                <w:spacing w:val="10"/>
                <w:sz w:val="24"/>
              </w:rPr>
            </w:rPrChange>
          </w:rPr>
          <w:tab/>
        </w:r>
        <w:r w:rsidR="00E61A6D" w:rsidRPr="0067145D" w:rsidDel="008621A3">
          <w:rPr>
            <w:rFonts w:ascii="Times New Roman" w:hAnsi="Times New Roman" w:cs="Times New Roman" w:hint="eastAsia"/>
            <w:sz w:val="32"/>
            <w:szCs w:val="32"/>
            <w:rPrChange w:id="3020" w:author="微软用户" w:date="2017-08-18T22:48:00Z">
              <w:rPr>
                <w:rFonts w:ascii="Times New Roman" w:hAnsi="Times New Roman" w:cs="Times New Roman" w:hint="eastAsia"/>
                <w:noProof/>
                <w:spacing w:val="10"/>
                <w:kern w:val="0"/>
                <w:sz w:val="24"/>
                <w:szCs w:val="24"/>
              </w:rPr>
            </w:rPrChange>
          </w:rPr>
          <w:delText>图</w:delText>
        </w:r>
        <w:r w:rsidR="00E61A6D" w:rsidRPr="0067145D" w:rsidDel="008621A3">
          <w:rPr>
            <w:rFonts w:ascii="Times New Roman" w:hAnsi="Times New Roman" w:cs="Times New Roman"/>
            <w:sz w:val="32"/>
            <w:szCs w:val="32"/>
            <w:rPrChange w:id="3021" w:author="微软用户" w:date="2017-08-18T22:48:00Z">
              <w:rPr>
                <w:rFonts w:ascii="Times New Roman" w:hAnsi="Times New Roman" w:cs="Times New Roman"/>
                <w:noProof/>
                <w:spacing w:val="10"/>
                <w:kern w:val="0"/>
                <w:sz w:val="24"/>
                <w:szCs w:val="24"/>
              </w:rPr>
            </w:rPrChange>
          </w:rPr>
          <w:delText xml:space="preserve">2-2 </w:delText>
        </w:r>
        <w:r w:rsidR="00E61A6D" w:rsidRPr="0067145D" w:rsidDel="008621A3">
          <w:rPr>
            <w:rFonts w:ascii="Times New Roman" w:hAnsi="Times New Roman" w:cs="Times New Roman" w:hint="eastAsia"/>
            <w:sz w:val="32"/>
            <w:szCs w:val="32"/>
            <w:rPrChange w:id="3022" w:author="微软用户" w:date="2017-08-18T22:48:00Z">
              <w:rPr>
                <w:rFonts w:ascii="Times New Roman" w:hAnsi="Times New Roman" w:cs="Times New Roman" w:hint="eastAsia"/>
                <w:noProof/>
                <w:spacing w:val="10"/>
                <w:kern w:val="0"/>
                <w:sz w:val="24"/>
                <w:szCs w:val="24"/>
              </w:rPr>
            </w:rPrChange>
          </w:rPr>
          <w:delText>所示的是</w:delText>
        </w:r>
        <w:r w:rsidR="00E61A6D" w:rsidRPr="0067145D" w:rsidDel="008621A3">
          <w:rPr>
            <w:rFonts w:ascii="Times New Roman" w:hAnsi="Times New Roman" w:cs="Times New Roman"/>
            <w:sz w:val="32"/>
            <w:szCs w:val="32"/>
            <w:rPrChange w:id="3023" w:author="微软用户" w:date="2017-08-18T22:48:00Z">
              <w:rPr>
                <w:rFonts w:ascii="Times New Roman" w:hAnsi="Times New Roman" w:cs="Times New Roman"/>
                <w:noProof/>
                <w:spacing w:val="10"/>
                <w:kern w:val="0"/>
                <w:sz w:val="24"/>
                <w:szCs w:val="24"/>
              </w:rPr>
            </w:rPrChange>
          </w:rPr>
          <w:delText>LRU</w:delText>
        </w:r>
        <w:r w:rsidR="00E61A6D" w:rsidRPr="0067145D" w:rsidDel="008621A3">
          <w:rPr>
            <w:rFonts w:ascii="Times New Roman" w:hAnsi="Times New Roman" w:cs="Times New Roman" w:hint="eastAsia"/>
            <w:sz w:val="32"/>
            <w:szCs w:val="32"/>
            <w:rPrChange w:id="3024" w:author="微软用户" w:date="2017-08-18T22:48:00Z">
              <w:rPr>
                <w:rFonts w:ascii="Times New Roman" w:hAnsi="Times New Roman" w:cs="Times New Roman" w:hint="eastAsia"/>
                <w:noProof/>
                <w:spacing w:val="10"/>
                <w:kern w:val="0"/>
                <w:sz w:val="24"/>
                <w:szCs w:val="24"/>
              </w:rPr>
            </w:rPrChange>
          </w:rPr>
          <w:delText>替换策略的逻辑</w:delText>
        </w:r>
        <w:r w:rsidR="00866307" w:rsidRPr="0067145D" w:rsidDel="008621A3">
          <w:rPr>
            <w:rFonts w:ascii="Times New Roman" w:hAnsi="Times New Roman" w:cs="Times New Roman" w:hint="eastAsia"/>
            <w:sz w:val="32"/>
            <w:szCs w:val="32"/>
            <w:rPrChange w:id="3025" w:author="微软用户" w:date="2017-08-18T22:48:00Z">
              <w:rPr>
                <w:rFonts w:ascii="Times New Roman" w:hAnsi="Times New Roman" w:cs="Times New Roman" w:hint="eastAsia"/>
                <w:noProof/>
                <w:spacing w:val="10"/>
                <w:kern w:val="0"/>
                <w:sz w:val="24"/>
                <w:szCs w:val="24"/>
              </w:rPr>
            </w:rPrChange>
          </w:rPr>
          <w:delText>。</w:delText>
        </w:r>
        <w:r w:rsidR="00C2257D" w:rsidRPr="0067145D" w:rsidDel="008621A3">
          <w:rPr>
            <w:rFonts w:ascii="Times New Roman" w:hAnsi="Times New Roman" w:cs="Times New Roman" w:hint="eastAsia"/>
            <w:sz w:val="32"/>
            <w:szCs w:val="32"/>
            <w:rPrChange w:id="3026" w:author="微软用户" w:date="2017-08-18T22:48:00Z">
              <w:rPr>
                <w:rFonts w:ascii="Times New Roman" w:hAnsi="Times New Roman" w:cs="Times New Roman" w:hint="eastAsia"/>
                <w:noProof/>
                <w:spacing w:val="10"/>
                <w:kern w:val="0"/>
                <w:sz w:val="24"/>
                <w:szCs w:val="24"/>
              </w:rPr>
            </w:rPrChange>
          </w:rPr>
          <w:delText>当缓存中的</w:delText>
        </w:r>
        <w:r w:rsidR="00476838" w:rsidRPr="0067145D" w:rsidDel="008621A3">
          <w:rPr>
            <w:rFonts w:ascii="Times New Roman" w:hAnsi="Times New Roman" w:cs="Times New Roman" w:hint="eastAsia"/>
            <w:sz w:val="32"/>
            <w:szCs w:val="32"/>
            <w:rPrChange w:id="3027" w:author="微软用户" w:date="2017-08-18T22:48:00Z">
              <w:rPr>
                <w:rFonts w:ascii="Times New Roman" w:hAnsi="Times New Roman" w:cs="Times New Roman" w:hint="eastAsia"/>
                <w:noProof/>
                <w:spacing w:val="10"/>
                <w:kern w:val="0"/>
                <w:sz w:val="24"/>
                <w:szCs w:val="24"/>
              </w:rPr>
            </w:rPrChange>
          </w:rPr>
          <w:delText>备份</w:delText>
        </w:r>
        <w:r w:rsidR="00C2257D" w:rsidRPr="0067145D" w:rsidDel="008621A3">
          <w:rPr>
            <w:rFonts w:ascii="Times New Roman" w:hAnsi="Times New Roman" w:cs="Times New Roman" w:hint="eastAsia"/>
            <w:sz w:val="32"/>
            <w:szCs w:val="32"/>
            <w:rPrChange w:id="3028" w:author="微软用户" w:date="2017-08-18T22:48:00Z">
              <w:rPr>
                <w:rFonts w:ascii="Times New Roman" w:hAnsi="Times New Roman" w:cs="Times New Roman" w:hint="eastAsia"/>
                <w:noProof/>
                <w:spacing w:val="10"/>
                <w:kern w:val="0"/>
                <w:sz w:val="24"/>
                <w:szCs w:val="24"/>
              </w:rPr>
            </w:rPrChange>
          </w:rPr>
          <w:delText>空间足够时，新加入的数据以队列的方式加入缓存中，如果某条数据被访问了，那么</w:delText>
        </w:r>
        <w:r w:rsidR="00474F95" w:rsidRPr="0067145D" w:rsidDel="008621A3">
          <w:rPr>
            <w:rFonts w:ascii="Times New Roman" w:hAnsi="Times New Roman" w:cs="Times New Roman" w:hint="eastAsia"/>
            <w:sz w:val="32"/>
            <w:szCs w:val="32"/>
            <w:rPrChange w:id="3029" w:author="微软用户" w:date="2017-08-18T22:48:00Z">
              <w:rPr>
                <w:rFonts w:ascii="Times New Roman" w:hAnsi="Times New Roman" w:cs="Times New Roman" w:hint="eastAsia"/>
                <w:noProof/>
                <w:spacing w:val="10"/>
                <w:kern w:val="0"/>
                <w:sz w:val="24"/>
                <w:szCs w:val="24"/>
              </w:rPr>
            </w:rPrChange>
          </w:rPr>
          <w:delText>它</w:delText>
        </w:r>
        <w:r w:rsidR="00C2257D" w:rsidRPr="0067145D" w:rsidDel="008621A3">
          <w:rPr>
            <w:rFonts w:ascii="Times New Roman" w:hAnsi="Times New Roman" w:cs="Times New Roman" w:hint="eastAsia"/>
            <w:sz w:val="32"/>
            <w:szCs w:val="32"/>
            <w:rPrChange w:id="3030" w:author="微软用户" w:date="2017-08-18T22:48:00Z">
              <w:rPr>
                <w:rFonts w:ascii="Times New Roman" w:hAnsi="Times New Roman" w:cs="Times New Roman" w:hint="eastAsia"/>
                <w:noProof/>
                <w:spacing w:val="10"/>
                <w:kern w:val="0"/>
                <w:sz w:val="24"/>
                <w:szCs w:val="24"/>
              </w:rPr>
            </w:rPrChange>
          </w:rPr>
          <w:delText>在队列中的位置将会往后</w:delText>
        </w:r>
        <w:r w:rsidR="00474F95" w:rsidRPr="0067145D" w:rsidDel="008621A3">
          <w:rPr>
            <w:rFonts w:ascii="Times New Roman" w:hAnsi="Times New Roman" w:cs="Times New Roman" w:hint="eastAsia"/>
            <w:sz w:val="32"/>
            <w:szCs w:val="32"/>
            <w:rPrChange w:id="3031" w:author="微软用户" w:date="2017-08-18T22:48:00Z">
              <w:rPr>
                <w:rFonts w:ascii="Times New Roman" w:hAnsi="Times New Roman" w:cs="Times New Roman" w:hint="eastAsia"/>
                <w:noProof/>
                <w:spacing w:val="10"/>
                <w:kern w:val="0"/>
                <w:sz w:val="24"/>
                <w:szCs w:val="24"/>
              </w:rPr>
            </w:rPrChange>
          </w:rPr>
          <w:delText>移动。</w:delText>
        </w:r>
        <w:r w:rsidR="00A424C0" w:rsidRPr="0067145D" w:rsidDel="008621A3">
          <w:rPr>
            <w:rFonts w:ascii="Times New Roman" w:hAnsi="Times New Roman" w:cs="Times New Roman" w:hint="eastAsia"/>
            <w:sz w:val="32"/>
            <w:szCs w:val="32"/>
            <w:rPrChange w:id="3032" w:author="微软用户" w:date="2017-08-18T22:48:00Z">
              <w:rPr>
                <w:rFonts w:ascii="Times New Roman" w:hAnsi="Times New Roman" w:cs="Times New Roman" w:hint="eastAsia"/>
                <w:noProof/>
                <w:spacing w:val="10"/>
                <w:kern w:val="0"/>
                <w:sz w:val="24"/>
                <w:szCs w:val="24"/>
              </w:rPr>
            </w:rPrChange>
          </w:rPr>
          <w:delText>当缓存中的</w:delText>
        </w:r>
        <w:r w:rsidR="00476838" w:rsidRPr="0067145D" w:rsidDel="008621A3">
          <w:rPr>
            <w:rFonts w:ascii="Times New Roman" w:hAnsi="Times New Roman" w:cs="Times New Roman" w:hint="eastAsia"/>
            <w:sz w:val="32"/>
            <w:szCs w:val="32"/>
            <w:rPrChange w:id="3033" w:author="微软用户" w:date="2017-08-18T22:48:00Z">
              <w:rPr>
                <w:rFonts w:ascii="Times New Roman" w:hAnsi="Times New Roman" w:cs="Times New Roman" w:hint="eastAsia"/>
                <w:noProof/>
                <w:spacing w:val="10"/>
                <w:kern w:val="0"/>
                <w:sz w:val="24"/>
                <w:szCs w:val="24"/>
              </w:rPr>
            </w:rPrChange>
          </w:rPr>
          <w:delText>备份</w:delText>
        </w:r>
        <w:r w:rsidR="00A424C0" w:rsidRPr="0067145D" w:rsidDel="008621A3">
          <w:rPr>
            <w:rFonts w:ascii="Times New Roman" w:hAnsi="Times New Roman" w:cs="Times New Roman" w:hint="eastAsia"/>
            <w:sz w:val="32"/>
            <w:szCs w:val="32"/>
            <w:rPrChange w:id="3034" w:author="微软用户" w:date="2017-08-18T22:48:00Z">
              <w:rPr>
                <w:rFonts w:ascii="Times New Roman" w:hAnsi="Times New Roman" w:cs="Times New Roman" w:hint="eastAsia"/>
                <w:noProof/>
                <w:spacing w:val="10"/>
                <w:kern w:val="0"/>
                <w:sz w:val="24"/>
                <w:szCs w:val="24"/>
              </w:rPr>
            </w:rPrChange>
          </w:rPr>
          <w:delText>空间被使用完毕后，位于队首的数据将会被淘汰。</w:delText>
        </w:r>
      </w:del>
    </w:p>
    <w:p w14:paraId="7247397F" w14:textId="30970881" w:rsidR="00AD0AAD" w:rsidRPr="00AD0AAD" w:rsidRDefault="00D064EF">
      <w:pPr>
        <w:pStyle w:val="21"/>
        <w:spacing w:line="240" w:lineRule="auto"/>
        <w:pPrChange w:id="3035" w:author="微软用户" w:date="2017-08-18T22:48:00Z">
          <w:pPr>
            <w:pStyle w:val="21"/>
          </w:pPr>
        </w:pPrChange>
      </w:pPr>
      <w:bookmarkStart w:id="3036" w:name="_Toc491335229"/>
      <w:r>
        <w:t>2</w:t>
      </w:r>
      <w:r w:rsidR="008669BC">
        <w:t>.</w:t>
      </w:r>
      <w:del w:id="3037" w:author="JY0225" w:date="2017-08-14T12:33:00Z">
        <w:r w:rsidR="001262CE" w:rsidDel="008621A3">
          <w:delText>5</w:delText>
        </w:r>
        <w:r w:rsidR="00601935" w:rsidDel="008621A3">
          <w:delText xml:space="preserve"> </w:delText>
        </w:r>
      </w:del>
      <w:ins w:id="3038" w:author="微软用户" w:date="2017-08-20T11:04:00Z">
        <w:r w:rsidR="001430A0">
          <w:t>6</w:t>
        </w:r>
      </w:ins>
      <w:ins w:id="3039" w:author="微软用户" w:date="2017-08-20T10:26:00Z">
        <w:del w:id="3040" w:author="微软用户" w:date="2017-08-20T11:03:00Z">
          <w:r w:rsidR="00EB18E2" w:rsidDel="001430A0">
            <w:delText>5</w:delText>
          </w:r>
        </w:del>
      </w:ins>
      <w:ins w:id="3041" w:author="JY0225" w:date="2017-08-14T12:33:00Z">
        <w:del w:id="3042" w:author="微软用户" w:date="2017-08-20T10:26:00Z">
          <w:r w:rsidR="008621A3" w:rsidDel="00EB18E2">
            <w:delText>4</w:delText>
          </w:r>
        </w:del>
        <w:r w:rsidR="008621A3">
          <w:t xml:space="preserve"> </w:t>
        </w:r>
      </w:ins>
      <w:r w:rsidR="00637D21">
        <w:t>WebExtension</w:t>
      </w:r>
      <w:bookmarkEnd w:id="3036"/>
    </w:p>
    <w:p w14:paraId="507D8F18" w14:textId="708CA722" w:rsidR="00AD0AAD" w:rsidRDefault="00AD0AAD" w:rsidP="00AD0AAD">
      <w:pPr>
        <w:rPr>
          <w:noProof/>
        </w:rPr>
      </w:pPr>
    </w:p>
    <w:p w14:paraId="6312A486" w14:textId="58B4CC4A" w:rsidR="00837BC8" w:rsidRPr="00AE580C" w:rsidRDefault="00837BC8" w:rsidP="0071638C">
      <w:pPr>
        <w:pStyle w:val="a7"/>
        <w:spacing w:line="400" w:lineRule="exact"/>
        <w:ind w:firstLine="420"/>
        <w:jc w:val="both"/>
        <w:rPr>
          <w:ins w:id="3043" w:author="JY0225" w:date="2017-08-22T20:36:00Z"/>
          <w:rFonts w:asciiTheme="minorEastAsia" w:eastAsiaTheme="minorEastAsia" w:hAnsiTheme="minorEastAsia"/>
          <w:rPrChange w:id="3044" w:author="JY0225" w:date="2017-08-24T11:13:00Z">
            <w:rPr>
              <w:ins w:id="3045" w:author="JY0225" w:date="2017-08-22T20:36:00Z"/>
              <w:rFonts w:eastAsiaTheme="minorEastAsia"/>
            </w:rPr>
          </w:rPrChange>
        </w:rPr>
      </w:pPr>
      <w:del w:id="3046" w:author="JY0225" w:date="2017-08-22T20:36:00Z">
        <w:r w:rsidRPr="00AE580C" w:rsidDel="009C7E04">
          <w:rPr>
            <w:rFonts w:asciiTheme="minorEastAsia" w:eastAsiaTheme="minorEastAsia" w:hAnsiTheme="minorEastAsia"/>
            <w:noProof/>
            <w:rPrChange w:id="3047" w:author="JY0225" w:date="2017-08-24T11:13:00Z">
              <w:rPr>
                <w:noProof/>
              </w:rPr>
            </w:rPrChange>
          </w:rPr>
          <w:drawing>
            <wp:anchor distT="0" distB="0" distL="114300" distR="114300" simplePos="0" relativeHeight="251673600" behindDoc="0" locked="0" layoutInCell="1" allowOverlap="1" wp14:anchorId="528206C3" wp14:editId="0EF67676">
              <wp:simplePos x="0" y="0"/>
              <wp:positionH relativeFrom="margin">
                <wp:align>center</wp:align>
              </wp:positionH>
              <wp:positionV relativeFrom="paragraph">
                <wp:posOffset>1061085</wp:posOffset>
              </wp:positionV>
              <wp:extent cx="4723809" cy="2647619"/>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23809" cy="2647619"/>
                      </a:xfrm>
                      <a:prstGeom prst="rect">
                        <a:avLst/>
                      </a:prstGeom>
                    </pic:spPr>
                  </pic:pic>
                </a:graphicData>
              </a:graphic>
            </wp:anchor>
          </w:drawing>
        </w:r>
      </w:del>
      <w:r w:rsidR="00F34CDA" w:rsidRPr="00AE580C">
        <w:rPr>
          <w:rFonts w:asciiTheme="minorEastAsia" w:eastAsiaTheme="minorEastAsia" w:hAnsiTheme="minorEastAsia" w:hint="eastAsia"/>
          <w:rPrChange w:id="3048" w:author="JY0225" w:date="2017-08-24T11:13:00Z">
            <w:rPr>
              <w:rFonts w:eastAsiaTheme="minorEastAsia" w:hint="eastAsia"/>
            </w:rPr>
          </w:rPrChange>
        </w:rPr>
        <w:t>基于</w:t>
      </w:r>
      <w:r w:rsidR="00F34CDA" w:rsidRPr="00AE580C">
        <w:rPr>
          <w:rFonts w:asciiTheme="minorEastAsia" w:eastAsiaTheme="minorEastAsia" w:hAnsiTheme="minorEastAsia"/>
          <w:rPrChange w:id="3049" w:author="JY0225" w:date="2017-08-24T11:13:00Z">
            <w:rPr>
              <w:rFonts w:eastAsiaTheme="minorEastAsia"/>
            </w:rPr>
          </w:rPrChange>
        </w:rPr>
        <w:t>Firefox</w:t>
      </w:r>
      <w:r w:rsidR="007D2C9E" w:rsidRPr="00AE580C">
        <w:rPr>
          <w:rFonts w:asciiTheme="minorEastAsia" w:eastAsiaTheme="minorEastAsia" w:hAnsiTheme="minorEastAsia" w:hint="eastAsia"/>
          <w:rPrChange w:id="3050" w:author="JY0225" w:date="2017-08-24T11:13:00Z">
            <w:rPr>
              <w:rFonts w:eastAsiaTheme="minorEastAsia" w:hint="eastAsia"/>
            </w:rPr>
          </w:rPrChange>
        </w:rPr>
        <w:t>浏览器的</w:t>
      </w:r>
      <w:r w:rsidR="002A6F36" w:rsidRPr="00AE580C">
        <w:rPr>
          <w:rFonts w:asciiTheme="minorEastAsia" w:eastAsiaTheme="minorEastAsia" w:hAnsiTheme="minorEastAsia" w:hint="eastAsia"/>
          <w:rPrChange w:id="3051" w:author="JY0225" w:date="2017-08-24T11:13:00Z">
            <w:rPr>
              <w:rFonts w:eastAsiaTheme="minorEastAsia" w:hint="eastAsia"/>
            </w:rPr>
          </w:rPrChange>
        </w:rPr>
        <w:t>附加组件</w:t>
      </w:r>
      <w:r w:rsidR="002A6F36" w:rsidRPr="00AE580C">
        <w:rPr>
          <w:rFonts w:asciiTheme="minorEastAsia" w:eastAsiaTheme="minorEastAsia" w:hAnsiTheme="minorEastAsia" w:hint="eastAsia"/>
          <w:rPrChange w:id="3052" w:author="JY0225" w:date="2017-08-24T11:13:00Z">
            <w:rPr>
              <w:rFonts w:eastAsiaTheme="minorEastAsia" w:hint="eastAsia"/>
            </w:rPr>
          </w:rPrChange>
        </w:rPr>
        <w:t>(Add-ons)</w:t>
      </w:r>
      <w:r w:rsidR="002A6F36" w:rsidRPr="00AE580C">
        <w:rPr>
          <w:rFonts w:asciiTheme="minorEastAsia" w:eastAsiaTheme="minorEastAsia" w:hAnsiTheme="minorEastAsia" w:hint="eastAsia"/>
          <w:rPrChange w:id="3053" w:author="JY0225" w:date="2017-08-24T11:13:00Z">
            <w:rPr>
              <w:rFonts w:eastAsiaTheme="minorEastAsia" w:hint="eastAsia"/>
            </w:rPr>
          </w:rPrChange>
        </w:rPr>
        <w:t>扩展</w:t>
      </w:r>
      <w:r w:rsidR="00FE7112" w:rsidRPr="00AE580C">
        <w:rPr>
          <w:rFonts w:asciiTheme="minorEastAsia" w:eastAsiaTheme="minorEastAsia" w:hAnsiTheme="minorEastAsia" w:hint="eastAsia"/>
          <w:rPrChange w:id="3054" w:author="JY0225" w:date="2017-08-24T11:13:00Z">
            <w:rPr>
              <w:rFonts w:eastAsiaTheme="minorEastAsia" w:hint="eastAsia"/>
            </w:rPr>
          </w:rPrChange>
        </w:rPr>
        <w:t>是一种具有新功能的加载项</w:t>
      </w:r>
      <w:r w:rsidR="002A6F36" w:rsidRPr="00AE580C">
        <w:rPr>
          <w:rFonts w:asciiTheme="minorEastAsia" w:eastAsiaTheme="minorEastAsia" w:hAnsiTheme="minorEastAsia" w:hint="eastAsia"/>
          <w:rPrChange w:id="3055" w:author="JY0225" w:date="2017-08-24T11:13:00Z">
            <w:rPr>
              <w:rFonts w:eastAsiaTheme="minorEastAsia" w:hint="eastAsia"/>
            </w:rPr>
          </w:rPrChange>
        </w:rPr>
        <w:t>。它们使用标准的</w:t>
      </w:r>
      <w:r w:rsidR="00E86A02" w:rsidRPr="00AE580C">
        <w:rPr>
          <w:rFonts w:asciiTheme="minorEastAsia" w:eastAsiaTheme="minorEastAsia" w:hAnsiTheme="minorEastAsia" w:hint="eastAsia"/>
          <w:rPrChange w:id="3056" w:author="JY0225" w:date="2017-08-24T11:13:00Z">
            <w:rPr>
              <w:rFonts w:eastAsiaTheme="minorEastAsia" w:hint="eastAsia"/>
            </w:rPr>
          </w:rPrChange>
        </w:rPr>
        <w:t>JavaScript</w:t>
      </w:r>
      <w:r w:rsidR="00E86A02" w:rsidRPr="00AE580C">
        <w:rPr>
          <w:rFonts w:asciiTheme="minorEastAsia" w:eastAsiaTheme="minorEastAsia" w:hAnsiTheme="minorEastAsia" w:hint="eastAsia"/>
          <w:rPrChange w:id="3057" w:author="JY0225" w:date="2017-08-24T11:13:00Z">
            <w:rPr>
              <w:rFonts w:eastAsiaTheme="minorEastAsia" w:hint="eastAsia"/>
            </w:rPr>
          </w:rPrChange>
        </w:rPr>
        <w:t>、</w:t>
      </w:r>
      <w:r w:rsidR="00E86A02" w:rsidRPr="00AE580C">
        <w:rPr>
          <w:rFonts w:asciiTheme="minorEastAsia" w:eastAsiaTheme="minorEastAsia" w:hAnsiTheme="minorEastAsia" w:hint="eastAsia"/>
          <w:rPrChange w:id="3058" w:author="JY0225" w:date="2017-08-24T11:13:00Z">
            <w:rPr>
              <w:rFonts w:eastAsiaTheme="minorEastAsia" w:hint="eastAsia"/>
            </w:rPr>
          </w:rPrChange>
        </w:rPr>
        <w:t>Html</w:t>
      </w:r>
      <w:r w:rsidR="00E86A02" w:rsidRPr="00AE580C">
        <w:rPr>
          <w:rFonts w:asciiTheme="minorEastAsia" w:eastAsiaTheme="minorEastAsia" w:hAnsiTheme="minorEastAsia" w:hint="eastAsia"/>
          <w:rPrChange w:id="3059" w:author="JY0225" w:date="2017-08-24T11:13:00Z">
            <w:rPr>
              <w:rFonts w:eastAsiaTheme="minorEastAsia" w:hint="eastAsia"/>
            </w:rPr>
          </w:rPrChange>
        </w:rPr>
        <w:t>、</w:t>
      </w:r>
      <w:r w:rsidR="00E86A02" w:rsidRPr="00AE580C">
        <w:rPr>
          <w:rFonts w:asciiTheme="minorEastAsia" w:eastAsiaTheme="minorEastAsia" w:hAnsiTheme="minorEastAsia" w:hint="eastAsia"/>
          <w:rPrChange w:id="3060" w:author="JY0225" w:date="2017-08-24T11:13:00Z">
            <w:rPr>
              <w:rFonts w:eastAsiaTheme="minorEastAsia" w:hint="eastAsia"/>
            </w:rPr>
          </w:rPrChange>
        </w:rPr>
        <w:t>CSS</w:t>
      </w:r>
      <w:r w:rsidR="00B15165" w:rsidRPr="00AE580C">
        <w:rPr>
          <w:rFonts w:asciiTheme="minorEastAsia" w:eastAsiaTheme="minorEastAsia" w:hAnsiTheme="minorEastAsia" w:hint="eastAsia"/>
          <w:rPrChange w:id="3061" w:author="JY0225" w:date="2017-08-24T11:13:00Z">
            <w:rPr>
              <w:rFonts w:eastAsiaTheme="minorEastAsia" w:hint="eastAsia"/>
            </w:rPr>
          </w:rPrChange>
        </w:rPr>
        <w:t>等网页</w:t>
      </w:r>
      <w:r w:rsidR="002A6F36" w:rsidRPr="00AE580C">
        <w:rPr>
          <w:rFonts w:asciiTheme="minorEastAsia" w:eastAsiaTheme="minorEastAsia" w:hAnsiTheme="minorEastAsia" w:hint="eastAsia"/>
          <w:rPrChange w:id="3062" w:author="JY0225" w:date="2017-08-24T11:13:00Z">
            <w:rPr>
              <w:rFonts w:eastAsiaTheme="minorEastAsia" w:hint="eastAsia"/>
            </w:rPr>
          </w:rPrChange>
        </w:rPr>
        <w:t>技术编写</w:t>
      </w:r>
      <w:r w:rsidR="00AA5E78" w:rsidRPr="00AE580C">
        <w:rPr>
          <w:rFonts w:asciiTheme="minorEastAsia" w:eastAsiaTheme="minorEastAsia" w:hAnsiTheme="minorEastAsia"/>
          <w:color w:val="000000" w:themeColor="text1"/>
          <w:vertAlign w:val="superscript"/>
          <w:rPrChange w:id="3063" w:author="JY0225" w:date="2017-08-24T11:13:00Z">
            <w:rPr>
              <w:color w:val="000000" w:themeColor="text1"/>
              <w:vertAlign w:val="superscript"/>
            </w:rPr>
          </w:rPrChange>
        </w:rPr>
        <w:fldChar w:fldCharType="begin"/>
      </w:r>
      <w:r w:rsidR="00AA5E78" w:rsidRPr="00AE580C">
        <w:rPr>
          <w:rFonts w:asciiTheme="minorEastAsia" w:eastAsiaTheme="minorEastAsia" w:hAnsiTheme="minorEastAsia"/>
          <w:color w:val="000000" w:themeColor="text1"/>
          <w:vertAlign w:val="superscript"/>
          <w:rPrChange w:id="3064" w:author="JY0225" w:date="2017-08-24T11:13:00Z">
            <w:rPr>
              <w:color w:val="000000" w:themeColor="text1"/>
              <w:vertAlign w:val="superscript"/>
            </w:rPr>
          </w:rPrChange>
        </w:rPr>
        <w:instrText xml:space="preserve"> REF _Ref489794388 \r \h </w:instrText>
      </w:r>
      <w:r w:rsidR="00AA5E78" w:rsidRPr="00AE580C">
        <w:rPr>
          <w:rFonts w:asciiTheme="minorEastAsia" w:eastAsiaTheme="minorEastAsia" w:hAnsiTheme="minorEastAsia"/>
          <w:color w:val="000000" w:themeColor="text1"/>
          <w:vertAlign w:val="superscript"/>
          <w:rPrChange w:id="3065" w:author="JY0225" w:date="2017-08-24T11:13:00Z">
            <w:rPr>
              <w:color w:val="000000" w:themeColor="text1"/>
              <w:vertAlign w:val="superscript"/>
            </w:rPr>
          </w:rPrChange>
        </w:rPr>
      </w:r>
      <w:r w:rsidR="00AE580C">
        <w:rPr>
          <w:rFonts w:asciiTheme="minorEastAsia" w:eastAsiaTheme="minorEastAsia" w:hAnsiTheme="minorEastAsia"/>
          <w:color w:val="000000" w:themeColor="text1"/>
          <w:vertAlign w:val="superscript"/>
        </w:rPr>
        <w:instrText xml:space="preserve"> \* MERGEFORMAT </w:instrText>
      </w:r>
      <w:r w:rsidR="00AA5E78" w:rsidRPr="00AE580C">
        <w:rPr>
          <w:rFonts w:asciiTheme="minorEastAsia" w:eastAsiaTheme="minorEastAsia" w:hAnsiTheme="minorEastAsia"/>
          <w:color w:val="000000" w:themeColor="text1"/>
          <w:vertAlign w:val="superscript"/>
          <w:rPrChange w:id="3066" w:author="JY0225" w:date="2017-08-24T11:13:00Z">
            <w:rPr>
              <w:color w:val="000000" w:themeColor="text1"/>
              <w:vertAlign w:val="superscript"/>
            </w:rPr>
          </w:rPrChange>
        </w:rPr>
        <w:fldChar w:fldCharType="separate"/>
      </w:r>
      <w:r w:rsidR="008E2759" w:rsidRPr="00AE580C">
        <w:rPr>
          <w:rFonts w:asciiTheme="minorEastAsia" w:eastAsiaTheme="minorEastAsia" w:hAnsiTheme="minorEastAsia"/>
          <w:color w:val="000000" w:themeColor="text1"/>
          <w:vertAlign w:val="superscript"/>
          <w:rPrChange w:id="3067" w:author="JY0225" w:date="2017-08-24T11:13:00Z">
            <w:rPr>
              <w:color w:val="000000" w:themeColor="text1"/>
              <w:vertAlign w:val="superscript"/>
            </w:rPr>
          </w:rPrChange>
        </w:rPr>
        <w:t>[29]</w:t>
      </w:r>
      <w:r w:rsidR="00AA5E78" w:rsidRPr="00AE580C">
        <w:rPr>
          <w:rFonts w:asciiTheme="minorEastAsia" w:eastAsiaTheme="minorEastAsia" w:hAnsiTheme="minorEastAsia"/>
          <w:color w:val="000000" w:themeColor="text1"/>
          <w:vertAlign w:val="superscript"/>
          <w:rPrChange w:id="3068" w:author="JY0225" w:date="2017-08-24T11:13:00Z">
            <w:rPr>
              <w:color w:val="000000" w:themeColor="text1"/>
              <w:vertAlign w:val="superscript"/>
            </w:rPr>
          </w:rPrChange>
        </w:rPr>
        <w:fldChar w:fldCharType="end"/>
      </w:r>
      <w:r w:rsidR="009867E0" w:rsidRPr="00AE580C">
        <w:rPr>
          <w:rFonts w:asciiTheme="minorEastAsia" w:eastAsiaTheme="minorEastAsia" w:hAnsiTheme="minorEastAsia" w:hint="eastAsia"/>
          <w:rPrChange w:id="3069" w:author="JY0225" w:date="2017-08-24T11:13:00Z">
            <w:rPr>
              <w:rFonts w:eastAsiaTheme="minorEastAsia" w:hint="eastAsia"/>
            </w:rPr>
          </w:rPrChange>
        </w:rPr>
        <w:t>，</w:t>
      </w:r>
      <w:r w:rsidR="002A6F36" w:rsidRPr="00AE580C">
        <w:rPr>
          <w:rFonts w:asciiTheme="minorEastAsia" w:eastAsiaTheme="minorEastAsia" w:hAnsiTheme="minorEastAsia" w:hint="eastAsia"/>
          <w:rPrChange w:id="3070" w:author="JY0225" w:date="2017-08-24T11:13:00Z">
            <w:rPr>
              <w:rFonts w:eastAsiaTheme="minorEastAsia" w:hint="eastAsia"/>
            </w:rPr>
          </w:rPrChange>
        </w:rPr>
        <w:t>再加上一些专用的</w:t>
      </w:r>
      <w:r w:rsidR="002A6F36" w:rsidRPr="00AE580C">
        <w:rPr>
          <w:rFonts w:asciiTheme="minorEastAsia" w:eastAsiaTheme="minorEastAsia" w:hAnsiTheme="minorEastAsia" w:hint="eastAsia"/>
          <w:rPrChange w:id="3071" w:author="JY0225" w:date="2017-08-24T11:13:00Z">
            <w:rPr>
              <w:rFonts w:eastAsiaTheme="minorEastAsia" w:hint="eastAsia"/>
            </w:rPr>
          </w:rPrChange>
        </w:rPr>
        <w:t>javascrip API</w:t>
      </w:r>
      <w:r w:rsidR="005779A7" w:rsidRPr="00AE580C">
        <w:rPr>
          <w:rFonts w:asciiTheme="minorEastAsia" w:eastAsiaTheme="minorEastAsia" w:hAnsiTheme="minorEastAsia" w:hint="eastAsia"/>
          <w:rPrChange w:id="3072" w:author="JY0225" w:date="2017-08-24T11:13:00Z">
            <w:rPr>
              <w:rFonts w:eastAsiaTheme="minorEastAsia" w:hint="eastAsia"/>
            </w:rPr>
          </w:rPrChange>
        </w:rPr>
        <w:t>进行开发</w:t>
      </w:r>
      <w:r w:rsidR="002A6F36" w:rsidRPr="00AE580C">
        <w:rPr>
          <w:rFonts w:asciiTheme="minorEastAsia" w:eastAsiaTheme="minorEastAsia" w:hAnsiTheme="minorEastAsia" w:hint="eastAsia"/>
          <w:rPrChange w:id="3073" w:author="JY0225" w:date="2017-08-24T11:13:00Z">
            <w:rPr>
              <w:rFonts w:eastAsiaTheme="minorEastAsia" w:hint="eastAsia"/>
            </w:rPr>
          </w:rPrChange>
        </w:rPr>
        <w:t>。附加组件</w:t>
      </w:r>
      <w:r w:rsidR="00792557" w:rsidRPr="00AE580C">
        <w:rPr>
          <w:rFonts w:asciiTheme="minorEastAsia" w:eastAsiaTheme="minorEastAsia" w:hAnsiTheme="minorEastAsia" w:hint="eastAsia"/>
          <w:rPrChange w:id="3074" w:author="JY0225" w:date="2017-08-24T11:13:00Z">
            <w:rPr>
              <w:rFonts w:eastAsiaTheme="minorEastAsia" w:hint="eastAsia"/>
            </w:rPr>
          </w:rPrChange>
        </w:rPr>
        <w:t>的主要功能是</w:t>
      </w:r>
      <w:r w:rsidR="002A6F36" w:rsidRPr="00AE580C">
        <w:rPr>
          <w:rFonts w:asciiTheme="minorEastAsia" w:eastAsiaTheme="minorEastAsia" w:hAnsiTheme="minorEastAsia" w:hint="eastAsia"/>
          <w:rPrChange w:id="3075" w:author="JY0225" w:date="2017-08-24T11:13:00Z">
            <w:rPr>
              <w:rFonts w:eastAsiaTheme="minorEastAsia" w:hint="eastAsia"/>
            </w:rPr>
          </w:rPrChange>
        </w:rPr>
        <w:t>可以为浏览器增加新的特性或者改变某些网站的外观。</w:t>
      </w:r>
    </w:p>
    <w:p w14:paraId="58C504A0" w14:textId="76723473" w:rsidR="009C7E04" w:rsidRDefault="00045F67">
      <w:pPr>
        <w:jc w:val="center"/>
        <w:pPrChange w:id="3076" w:author="JY0225" w:date="2017-08-22T20:36:00Z">
          <w:pPr>
            <w:pStyle w:val="a7"/>
            <w:spacing w:line="400" w:lineRule="exact"/>
            <w:ind w:firstLine="420"/>
            <w:jc w:val="both"/>
          </w:pPr>
        </w:pPrChange>
      </w:pPr>
      <w:ins w:id="3077" w:author="JY0225" w:date="2017-08-22T20:36:00Z">
        <w:r>
          <w:object w:dxaOrig="9840" w:dyaOrig="5178" w14:anchorId="3C240EB9">
            <v:shape id="_x0000_i1027" type="#_x0000_t75" style="width:363.75pt;height:191.7pt" o:ole="">
              <v:imagedata r:id="rId27" o:title=""/>
            </v:shape>
            <o:OLEObject Type="Embed" ProgID="Visio.Drawing.15" ShapeID="_x0000_i1027" DrawAspect="Content" ObjectID="_1565082759" r:id="rId28"/>
          </w:object>
        </w:r>
      </w:ins>
    </w:p>
    <w:p w14:paraId="005B4232" w14:textId="254500BB" w:rsidR="008918DE" w:rsidRPr="008918DE" w:rsidRDefault="008918DE" w:rsidP="008918DE">
      <w:pPr>
        <w:pStyle w:val="a7"/>
        <w:ind w:firstLineChars="200" w:firstLine="520"/>
        <w:jc w:val="center"/>
        <w:rPr>
          <w:rFonts w:eastAsiaTheme="minorEastAsia"/>
          <w:szCs w:val="24"/>
        </w:rPr>
      </w:pPr>
      <w:r w:rsidRPr="00B87EE1">
        <w:rPr>
          <w:rFonts w:eastAsiaTheme="minorEastAsia"/>
          <w:noProof/>
          <w:szCs w:val="24"/>
        </w:rPr>
        <w:t>图</w:t>
      </w:r>
      <w:r w:rsidRPr="00B87EE1">
        <w:rPr>
          <w:rFonts w:eastAsiaTheme="minorEastAsia"/>
          <w:noProof/>
          <w:szCs w:val="24"/>
        </w:rPr>
        <w:t>2-</w:t>
      </w:r>
      <w:r>
        <w:rPr>
          <w:rFonts w:eastAsiaTheme="minorEastAsia"/>
          <w:noProof/>
          <w:szCs w:val="24"/>
        </w:rPr>
        <w:t>3</w:t>
      </w:r>
      <w:r>
        <w:rPr>
          <w:rFonts w:eastAsiaTheme="minorEastAsia" w:hint="eastAsia"/>
          <w:noProof/>
          <w:szCs w:val="24"/>
        </w:rPr>
        <w:t xml:space="preserve"> WebExtension</w:t>
      </w:r>
      <w:r>
        <w:rPr>
          <w:rFonts w:eastAsiaTheme="minorEastAsia" w:hint="eastAsia"/>
          <w:noProof/>
          <w:szCs w:val="24"/>
        </w:rPr>
        <w:t>框架图</w:t>
      </w:r>
      <w:r w:rsidRPr="00B87EE1">
        <w:rPr>
          <w:rFonts w:eastAsiaTheme="minorEastAsia"/>
          <w:szCs w:val="24"/>
        </w:rPr>
        <w:t xml:space="preserve"> </w:t>
      </w:r>
    </w:p>
    <w:p w14:paraId="69707F84" w14:textId="057FF18D" w:rsidR="002C7A4A" w:rsidRPr="00AE580C" w:rsidRDefault="004E532E" w:rsidP="006E4862">
      <w:pPr>
        <w:pStyle w:val="a7"/>
        <w:spacing w:line="400" w:lineRule="exact"/>
        <w:ind w:firstLine="420"/>
        <w:jc w:val="both"/>
        <w:rPr>
          <w:rFonts w:asciiTheme="minorEastAsia" w:eastAsiaTheme="minorEastAsia" w:hAnsiTheme="minorEastAsia"/>
          <w:rPrChange w:id="3078" w:author="JY0225" w:date="2017-08-24T11:13:00Z">
            <w:rPr>
              <w:rFonts w:eastAsiaTheme="minorEastAsia"/>
            </w:rPr>
          </w:rPrChange>
        </w:rPr>
        <w:pPrChange w:id="3079" w:author="JY0225" w:date="2017-08-24T11:04:00Z">
          <w:pPr>
            <w:pStyle w:val="a7"/>
            <w:spacing w:line="400" w:lineRule="exact"/>
            <w:ind w:firstLine="420"/>
            <w:jc w:val="both"/>
          </w:pPr>
        </w:pPrChange>
      </w:pPr>
      <w:r w:rsidRPr="00AE580C">
        <w:rPr>
          <w:rFonts w:asciiTheme="minorEastAsia" w:eastAsiaTheme="minorEastAsia" w:hAnsiTheme="minorEastAsia" w:hint="eastAsia"/>
          <w:rPrChange w:id="3080" w:author="JY0225" w:date="2017-08-24T11:13:00Z">
            <w:rPr>
              <w:rFonts w:eastAsiaTheme="minorEastAsia" w:hint="eastAsia"/>
            </w:rPr>
          </w:rPrChange>
        </w:rPr>
        <w:t>WebExtensions</w:t>
      </w:r>
      <w:r w:rsidR="00A9356B" w:rsidRPr="00AE580C">
        <w:rPr>
          <w:rFonts w:asciiTheme="minorEastAsia" w:eastAsiaTheme="minorEastAsia" w:hAnsiTheme="minorEastAsia" w:hint="eastAsia"/>
          <w:rPrChange w:id="3081" w:author="JY0225" w:date="2017-08-24T11:13:00Z">
            <w:rPr>
              <w:rFonts w:eastAsiaTheme="minorEastAsia" w:hint="eastAsia"/>
            </w:rPr>
          </w:rPrChange>
        </w:rPr>
        <w:t>（扩展）是跨浏览器的用于开发附加组件的工具</w:t>
      </w:r>
      <w:r w:rsidR="00C21E91" w:rsidRPr="00AE580C">
        <w:rPr>
          <w:rStyle w:val="affff8"/>
          <w:rFonts w:asciiTheme="minorEastAsia" w:eastAsiaTheme="minorEastAsia" w:hAnsiTheme="minorEastAsia"/>
          <w:rPrChange w:id="3082" w:author="JY0225" w:date="2017-08-24T11:13:00Z">
            <w:rPr>
              <w:rStyle w:val="affff8"/>
              <w:rFonts w:eastAsiaTheme="minorEastAsia"/>
            </w:rPr>
          </w:rPrChange>
        </w:rPr>
        <w:footnoteReference w:id="7"/>
      </w:r>
      <w:r w:rsidR="0098047C" w:rsidRPr="00AE580C">
        <w:rPr>
          <w:rFonts w:asciiTheme="minorEastAsia" w:eastAsiaTheme="minorEastAsia" w:hAnsiTheme="minorEastAsia" w:hint="eastAsia"/>
          <w:rPrChange w:id="3083" w:author="JY0225" w:date="2017-08-24T11:13:00Z">
            <w:rPr>
              <w:rFonts w:eastAsiaTheme="minorEastAsia" w:hint="eastAsia"/>
            </w:rPr>
          </w:rPrChange>
        </w:rPr>
        <w:t>，是目前浏览器开发扩展应用的通用工具</w:t>
      </w:r>
      <w:r w:rsidR="00A9356B" w:rsidRPr="00AE580C">
        <w:rPr>
          <w:rFonts w:asciiTheme="minorEastAsia" w:eastAsiaTheme="minorEastAsia" w:hAnsiTheme="minorEastAsia" w:hint="eastAsia"/>
          <w:rPrChange w:id="3084" w:author="JY0225" w:date="2017-08-24T11:13:00Z">
            <w:rPr>
              <w:rFonts w:eastAsiaTheme="minorEastAsia" w:hint="eastAsia"/>
            </w:rPr>
          </w:rPrChange>
        </w:rPr>
        <w:t>。在很大程度上兼容</w:t>
      </w:r>
      <w:r w:rsidRPr="00AE580C">
        <w:rPr>
          <w:rFonts w:asciiTheme="minorEastAsia" w:eastAsiaTheme="minorEastAsia" w:hAnsiTheme="minorEastAsia" w:hint="eastAsia"/>
          <w:rPrChange w:id="3085" w:author="JY0225" w:date="2017-08-24T11:13:00Z">
            <w:rPr>
              <w:rFonts w:eastAsiaTheme="minorEastAsia" w:hint="eastAsia"/>
            </w:rPr>
          </w:rPrChange>
        </w:rPr>
        <w:t>谷歌浏览器</w:t>
      </w:r>
      <w:r w:rsidRPr="00AE580C">
        <w:rPr>
          <w:rFonts w:asciiTheme="minorEastAsia" w:eastAsiaTheme="minorEastAsia" w:hAnsiTheme="minorEastAsia" w:hint="eastAsia"/>
          <w:rPrChange w:id="3086" w:author="JY0225" w:date="2017-08-24T11:13:00Z">
            <w:rPr>
              <w:rFonts w:eastAsiaTheme="minorEastAsia" w:hint="eastAsia"/>
            </w:rPr>
          </w:rPrChange>
        </w:rPr>
        <w:t>Chrome</w:t>
      </w:r>
      <w:r w:rsidRPr="00AE580C">
        <w:rPr>
          <w:rFonts w:asciiTheme="minorEastAsia" w:eastAsiaTheme="minorEastAsia" w:hAnsiTheme="minorEastAsia" w:hint="eastAsia"/>
          <w:rPrChange w:id="3087" w:author="JY0225" w:date="2017-08-24T11:13:00Z">
            <w:rPr>
              <w:rFonts w:eastAsiaTheme="minorEastAsia" w:hint="eastAsia"/>
            </w:rPr>
          </w:rPrChange>
        </w:rPr>
        <w:t>和欧朋浏览器</w:t>
      </w:r>
      <w:r w:rsidRPr="00AE580C">
        <w:rPr>
          <w:rFonts w:asciiTheme="minorEastAsia" w:eastAsiaTheme="minorEastAsia" w:hAnsiTheme="minorEastAsia" w:hint="eastAsia"/>
          <w:rPrChange w:id="3088" w:author="JY0225" w:date="2017-08-24T11:13:00Z">
            <w:rPr>
              <w:rFonts w:eastAsiaTheme="minorEastAsia" w:hint="eastAsia"/>
            </w:rPr>
          </w:rPrChange>
        </w:rPr>
        <w:t>Opera</w:t>
      </w:r>
      <w:r w:rsidRPr="00AE580C">
        <w:rPr>
          <w:rFonts w:asciiTheme="minorEastAsia" w:eastAsiaTheme="minorEastAsia" w:hAnsiTheme="minorEastAsia" w:hint="eastAsia"/>
          <w:rPrChange w:id="3089" w:author="JY0225" w:date="2017-08-24T11:13:00Z">
            <w:rPr>
              <w:rFonts w:eastAsiaTheme="minorEastAsia" w:hint="eastAsia"/>
            </w:rPr>
          </w:rPrChange>
        </w:rPr>
        <w:t>所支持的扩展</w:t>
      </w:r>
      <w:r w:rsidRPr="00AE580C">
        <w:rPr>
          <w:rFonts w:asciiTheme="minorEastAsia" w:eastAsiaTheme="minorEastAsia" w:hAnsiTheme="minorEastAsia" w:hint="eastAsia"/>
          <w:rPrChange w:id="3090" w:author="JY0225" w:date="2017-08-24T11:13:00Z">
            <w:rPr>
              <w:rFonts w:eastAsiaTheme="minorEastAsia" w:hint="eastAsia"/>
            </w:rPr>
          </w:rPrChange>
        </w:rPr>
        <w:t xml:space="preserve">API </w:t>
      </w:r>
      <w:r w:rsidR="00D125DA" w:rsidRPr="00AE580C">
        <w:rPr>
          <w:rFonts w:asciiTheme="minorEastAsia" w:eastAsiaTheme="minorEastAsia" w:hAnsiTheme="minorEastAsia" w:hint="eastAsia"/>
          <w:rPrChange w:id="3091" w:author="JY0225" w:date="2017-08-24T11:13:00Z">
            <w:rPr>
              <w:rFonts w:eastAsiaTheme="minorEastAsia" w:hint="eastAsia"/>
            </w:rPr>
          </w:rPrChange>
        </w:rPr>
        <w:t>，</w:t>
      </w:r>
      <w:r w:rsidRPr="00AE580C">
        <w:rPr>
          <w:rFonts w:asciiTheme="minorEastAsia" w:eastAsiaTheme="minorEastAsia" w:hAnsiTheme="minorEastAsia" w:hint="eastAsia"/>
          <w:rPrChange w:id="3092" w:author="JY0225" w:date="2017-08-24T11:13:00Z">
            <w:rPr>
              <w:rFonts w:eastAsiaTheme="minorEastAsia" w:hint="eastAsia"/>
            </w:rPr>
          </w:rPrChange>
        </w:rPr>
        <w:t>这些浏览器</w:t>
      </w:r>
      <w:r w:rsidR="006541B2" w:rsidRPr="00AE580C">
        <w:rPr>
          <w:rFonts w:asciiTheme="minorEastAsia" w:eastAsiaTheme="minorEastAsia" w:hAnsiTheme="minorEastAsia" w:hint="eastAsia"/>
          <w:rPrChange w:id="3093" w:author="JY0225" w:date="2017-08-24T11:13:00Z">
            <w:rPr>
              <w:rFonts w:eastAsiaTheme="minorEastAsia" w:hint="eastAsia"/>
            </w:rPr>
          </w:rPrChange>
        </w:rPr>
        <w:t>上</w:t>
      </w:r>
      <w:r w:rsidRPr="00AE580C">
        <w:rPr>
          <w:rFonts w:asciiTheme="minorEastAsia" w:eastAsiaTheme="minorEastAsia" w:hAnsiTheme="minorEastAsia" w:hint="eastAsia"/>
          <w:rPrChange w:id="3094" w:author="JY0225" w:date="2017-08-24T11:13:00Z">
            <w:rPr>
              <w:rFonts w:eastAsiaTheme="minorEastAsia" w:hint="eastAsia"/>
            </w:rPr>
          </w:rPrChange>
        </w:rPr>
        <w:t>所写的扩展只需少量修改的便可在火狐浏览器</w:t>
      </w:r>
      <w:r w:rsidRPr="00AE580C">
        <w:rPr>
          <w:rFonts w:asciiTheme="minorEastAsia" w:eastAsiaTheme="minorEastAsia" w:hAnsiTheme="minorEastAsia" w:hint="eastAsia"/>
          <w:rPrChange w:id="3095" w:author="JY0225" w:date="2017-08-24T11:13:00Z">
            <w:rPr>
              <w:rFonts w:eastAsiaTheme="minorEastAsia" w:hint="eastAsia"/>
            </w:rPr>
          </w:rPrChange>
        </w:rPr>
        <w:t>FireFox</w:t>
      </w:r>
      <w:r w:rsidRPr="00AE580C">
        <w:rPr>
          <w:rFonts w:asciiTheme="minorEastAsia" w:eastAsiaTheme="minorEastAsia" w:hAnsiTheme="minorEastAsia" w:hint="eastAsia"/>
          <w:rPrChange w:id="3096" w:author="JY0225" w:date="2017-08-24T11:13:00Z">
            <w:rPr>
              <w:rFonts w:eastAsiaTheme="minorEastAsia" w:hint="eastAsia"/>
            </w:rPr>
          </w:rPrChange>
        </w:rPr>
        <w:t>和</w:t>
      </w:r>
      <w:r w:rsidRPr="00AE580C">
        <w:rPr>
          <w:rFonts w:asciiTheme="minorEastAsia" w:eastAsiaTheme="minorEastAsia" w:hAnsiTheme="minorEastAsia" w:hint="eastAsia"/>
          <w:rPrChange w:id="3097" w:author="JY0225" w:date="2017-08-24T11:13:00Z">
            <w:rPr>
              <w:rFonts w:eastAsiaTheme="minorEastAsia" w:hint="eastAsia"/>
            </w:rPr>
          </w:rPrChange>
        </w:rPr>
        <w:t>Microsoft Edge</w:t>
      </w:r>
      <w:r w:rsidRPr="00AE580C">
        <w:rPr>
          <w:rFonts w:asciiTheme="minorEastAsia" w:eastAsiaTheme="minorEastAsia" w:hAnsiTheme="minorEastAsia" w:hint="eastAsia"/>
          <w:rPrChange w:id="3098" w:author="JY0225" w:date="2017-08-24T11:13:00Z">
            <w:rPr>
              <w:rFonts w:eastAsiaTheme="minorEastAsia" w:hint="eastAsia"/>
            </w:rPr>
          </w:rPrChange>
        </w:rPr>
        <w:t>浏览器上运行</w:t>
      </w:r>
      <w:r w:rsidR="00A246BE" w:rsidRPr="00AE580C">
        <w:rPr>
          <w:rFonts w:asciiTheme="minorEastAsia" w:eastAsiaTheme="minorEastAsia" w:hAnsiTheme="minorEastAsia" w:hint="eastAsia"/>
          <w:rPrChange w:id="3099" w:author="JY0225" w:date="2017-08-24T11:13:00Z">
            <w:rPr>
              <w:rFonts w:eastAsiaTheme="minorEastAsia" w:hint="eastAsia"/>
            </w:rPr>
          </w:rPrChange>
        </w:rPr>
        <w:t>，</w:t>
      </w:r>
      <w:r w:rsidR="00B5719E" w:rsidRPr="00AE580C">
        <w:rPr>
          <w:rFonts w:asciiTheme="minorEastAsia" w:eastAsiaTheme="minorEastAsia" w:hAnsiTheme="minorEastAsia" w:hint="eastAsia"/>
          <w:rPrChange w:id="3100" w:author="JY0225" w:date="2017-08-24T11:13:00Z">
            <w:rPr>
              <w:rFonts w:eastAsiaTheme="minorEastAsia" w:hint="eastAsia"/>
            </w:rPr>
          </w:rPrChange>
        </w:rPr>
        <w:lastRenderedPageBreak/>
        <w:t>此外</w:t>
      </w:r>
      <w:r w:rsidRPr="00AE580C">
        <w:rPr>
          <w:rFonts w:asciiTheme="minorEastAsia" w:eastAsiaTheme="minorEastAsia" w:hAnsiTheme="minorEastAsia" w:hint="eastAsia"/>
          <w:rPrChange w:id="3101" w:author="JY0225" w:date="2017-08-24T11:13:00Z">
            <w:rPr>
              <w:rFonts w:eastAsiaTheme="minorEastAsia" w:hint="eastAsia"/>
            </w:rPr>
          </w:rPrChange>
        </w:rPr>
        <w:t>这些</w:t>
      </w:r>
      <w:r w:rsidRPr="00AE580C">
        <w:rPr>
          <w:rFonts w:asciiTheme="minorEastAsia" w:eastAsiaTheme="minorEastAsia" w:hAnsiTheme="minorEastAsia" w:hint="eastAsia"/>
          <w:rPrChange w:id="3102" w:author="JY0225" w:date="2017-08-24T11:13:00Z">
            <w:rPr>
              <w:rFonts w:eastAsiaTheme="minorEastAsia" w:hint="eastAsia"/>
            </w:rPr>
          </w:rPrChange>
        </w:rPr>
        <w:t>API</w:t>
      </w:r>
      <w:r w:rsidRPr="00AE580C">
        <w:rPr>
          <w:rFonts w:asciiTheme="minorEastAsia" w:eastAsiaTheme="minorEastAsia" w:hAnsiTheme="minorEastAsia" w:hint="eastAsia"/>
          <w:rPrChange w:id="3103" w:author="JY0225" w:date="2017-08-24T11:13:00Z">
            <w:rPr>
              <w:rFonts w:eastAsiaTheme="minorEastAsia" w:hint="eastAsia"/>
            </w:rPr>
          </w:rPrChange>
        </w:rPr>
        <w:t>与多线程</w:t>
      </w:r>
      <w:r w:rsidRPr="00AE580C">
        <w:rPr>
          <w:rFonts w:asciiTheme="minorEastAsia" w:eastAsiaTheme="minorEastAsia" w:hAnsiTheme="minorEastAsia" w:hint="eastAsia"/>
          <w:rPrChange w:id="3104" w:author="JY0225" w:date="2017-08-24T11:13:00Z">
            <w:rPr>
              <w:rFonts w:eastAsiaTheme="minorEastAsia" w:hint="eastAsia"/>
            </w:rPr>
          </w:rPrChange>
        </w:rPr>
        <w:t>Firefox</w:t>
      </w:r>
      <w:r w:rsidRPr="00AE580C">
        <w:rPr>
          <w:rFonts w:asciiTheme="minorEastAsia" w:eastAsiaTheme="minorEastAsia" w:hAnsiTheme="minorEastAsia" w:hint="eastAsia"/>
          <w:rPrChange w:id="3105" w:author="JY0225" w:date="2017-08-24T11:13:00Z">
            <w:rPr>
              <w:rFonts w:eastAsiaTheme="minorEastAsia" w:hint="eastAsia"/>
            </w:rPr>
          </w:rPrChange>
        </w:rPr>
        <w:t>完全兼容</w:t>
      </w:r>
      <w:r w:rsidR="00D32D88" w:rsidRPr="00AE580C">
        <w:rPr>
          <w:rFonts w:asciiTheme="minorEastAsia" w:eastAsiaTheme="minorEastAsia" w:hAnsiTheme="minorEastAsia" w:hint="eastAsia"/>
          <w:rPrChange w:id="3106" w:author="JY0225" w:date="2017-08-24T11:13:00Z">
            <w:rPr>
              <w:rFonts w:eastAsiaTheme="minorEastAsia" w:hint="eastAsia"/>
            </w:rPr>
          </w:rPrChange>
        </w:rPr>
        <w:t>，因此本文</w:t>
      </w:r>
      <w:r w:rsidR="00872E3F" w:rsidRPr="00AE580C">
        <w:rPr>
          <w:rFonts w:asciiTheme="minorEastAsia" w:eastAsiaTheme="minorEastAsia" w:hAnsiTheme="minorEastAsia" w:hint="eastAsia"/>
          <w:rPrChange w:id="3107" w:author="JY0225" w:date="2017-08-24T11:13:00Z">
            <w:rPr>
              <w:rFonts w:eastAsiaTheme="minorEastAsia" w:hint="eastAsia"/>
            </w:rPr>
          </w:rPrChange>
        </w:rPr>
        <w:t>选择了</w:t>
      </w:r>
      <w:r w:rsidR="00872E3F" w:rsidRPr="00AE580C">
        <w:rPr>
          <w:rFonts w:asciiTheme="minorEastAsia" w:eastAsiaTheme="minorEastAsia" w:hAnsiTheme="minorEastAsia" w:hint="eastAsia"/>
          <w:rPrChange w:id="3108" w:author="JY0225" w:date="2017-08-24T11:13:00Z">
            <w:rPr>
              <w:rFonts w:eastAsiaTheme="minorEastAsia" w:hint="eastAsia"/>
            </w:rPr>
          </w:rPrChange>
        </w:rPr>
        <w:t>WebExtensions</w:t>
      </w:r>
      <w:r w:rsidR="00872E3F" w:rsidRPr="00AE580C">
        <w:rPr>
          <w:rFonts w:asciiTheme="minorEastAsia" w:eastAsiaTheme="minorEastAsia" w:hAnsiTheme="minorEastAsia" w:hint="eastAsia"/>
          <w:rPrChange w:id="3109" w:author="JY0225" w:date="2017-08-24T11:13:00Z">
            <w:rPr>
              <w:rFonts w:eastAsiaTheme="minorEastAsia" w:hint="eastAsia"/>
            </w:rPr>
          </w:rPrChange>
        </w:rPr>
        <w:t>作为</w:t>
      </w:r>
      <w:r w:rsidR="00872E3F" w:rsidRPr="00AE580C">
        <w:rPr>
          <w:rFonts w:asciiTheme="minorEastAsia" w:eastAsiaTheme="minorEastAsia" w:hAnsiTheme="minorEastAsia" w:hint="eastAsia"/>
          <w:rPrChange w:id="3110" w:author="JY0225" w:date="2017-08-24T11:13:00Z">
            <w:rPr>
              <w:rFonts w:eastAsiaTheme="minorEastAsia" w:hint="eastAsia"/>
            </w:rPr>
          </w:rPrChange>
        </w:rPr>
        <w:t>Firefox</w:t>
      </w:r>
      <w:r w:rsidR="00872E3F" w:rsidRPr="00AE580C">
        <w:rPr>
          <w:rFonts w:asciiTheme="minorEastAsia" w:eastAsiaTheme="minorEastAsia" w:hAnsiTheme="minorEastAsia" w:hint="eastAsia"/>
          <w:rPrChange w:id="3111" w:author="JY0225" w:date="2017-08-24T11:13:00Z">
            <w:rPr>
              <w:rFonts w:eastAsiaTheme="minorEastAsia" w:hint="eastAsia"/>
            </w:rPr>
          </w:rPrChange>
        </w:rPr>
        <w:t>扩展应用的开发工具</w:t>
      </w:r>
      <w:r w:rsidRPr="00AE580C">
        <w:rPr>
          <w:rFonts w:asciiTheme="minorEastAsia" w:eastAsiaTheme="minorEastAsia" w:hAnsiTheme="minorEastAsia" w:hint="eastAsia"/>
          <w:rPrChange w:id="3112" w:author="JY0225" w:date="2017-08-24T11:13:00Z">
            <w:rPr>
              <w:rFonts w:eastAsiaTheme="minorEastAsia" w:hint="eastAsia"/>
            </w:rPr>
          </w:rPrChange>
        </w:rPr>
        <w:t>。</w:t>
      </w:r>
      <w:r w:rsidR="002C7A4A" w:rsidRPr="00AE580C">
        <w:rPr>
          <w:rFonts w:asciiTheme="minorEastAsia" w:eastAsiaTheme="minorEastAsia" w:hAnsiTheme="minorEastAsia" w:hint="eastAsia"/>
          <w:rPrChange w:id="3113" w:author="JY0225" w:date="2017-08-24T11:13:00Z">
            <w:rPr>
              <w:rFonts w:eastAsiaTheme="minorEastAsia" w:hint="eastAsia"/>
            </w:rPr>
          </w:rPrChange>
        </w:rPr>
        <w:t>图</w:t>
      </w:r>
      <w:r w:rsidR="002C7A4A" w:rsidRPr="00AE580C">
        <w:rPr>
          <w:rFonts w:asciiTheme="minorEastAsia" w:eastAsiaTheme="minorEastAsia" w:hAnsiTheme="minorEastAsia" w:hint="eastAsia"/>
          <w:rPrChange w:id="3114" w:author="JY0225" w:date="2017-08-24T11:13:00Z">
            <w:rPr>
              <w:rFonts w:eastAsiaTheme="minorEastAsia" w:hint="eastAsia"/>
            </w:rPr>
          </w:rPrChange>
        </w:rPr>
        <w:t>2-3</w:t>
      </w:r>
      <w:r w:rsidR="002C7A4A" w:rsidRPr="00AE580C">
        <w:rPr>
          <w:rFonts w:asciiTheme="minorEastAsia" w:eastAsiaTheme="minorEastAsia" w:hAnsiTheme="minorEastAsia" w:hint="eastAsia"/>
          <w:rPrChange w:id="3115" w:author="JY0225" w:date="2017-08-24T11:13:00Z">
            <w:rPr>
              <w:rFonts w:eastAsiaTheme="minorEastAsia" w:hint="eastAsia"/>
            </w:rPr>
          </w:rPrChange>
        </w:rPr>
        <w:t>所示的是本文中使用到</w:t>
      </w:r>
      <w:r w:rsidR="002C7A4A" w:rsidRPr="00AE580C">
        <w:rPr>
          <w:rFonts w:asciiTheme="minorEastAsia" w:eastAsiaTheme="minorEastAsia" w:hAnsiTheme="minorEastAsia"/>
          <w:rPrChange w:id="3116" w:author="JY0225" w:date="2017-08-24T11:13:00Z">
            <w:rPr>
              <w:rFonts w:eastAsiaTheme="minorEastAsia"/>
            </w:rPr>
          </w:rPrChange>
        </w:rPr>
        <w:t>配置信息以及</w:t>
      </w:r>
      <w:r w:rsidR="002C7A4A" w:rsidRPr="00AE580C">
        <w:rPr>
          <w:rFonts w:asciiTheme="minorEastAsia" w:eastAsiaTheme="minorEastAsia" w:hAnsiTheme="minorEastAsia" w:hint="eastAsia"/>
          <w:rPrChange w:id="3117" w:author="JY0225" w:date="2017-08-24T11:13:00Z">
            <w:rPr>
              <w:rFonts w:eastAsiaTheme="minorEastAsia" w:hint="eastAsia"/>
            </w:rPr>
          </w:rPrChange>
        </w:rPr>
        <w:t>整体框架图</w:t>
      </w:r>
      <w:r w:rsidR="00971133" w:rsidRPr="00AE580C">
        <w:rPr>
          <w:rFonts w:asciiTheme="minorEastAsia" w:eastAsiaTheme="minorEastAsia" w:hAnsiTheme="minorEastAsia" w:hint="eastAsia"/>
          <w:rPrChange w:id="3118" w:author="JY0225" w:date="2017-08-24T11:13:00Z">
            <w:rPr>
              <w:rFonts w:eastAsiaTheme="minorEastAsia" w:hint="eastAsia"/>
            </w:rPr>
          </w:rPrChange>
        </w:rPr>
        <w:t>。</w:t>
      </w:r>
    </w:p>
    <w:p w14:paraId="681BF93B" w14:textId="77777777" w:rsidR="00BE5AE5" w:rsidRPr="00AE580C" w:rsidRDefault="00347B20" w:rsidP="006E4862">
      <w:pPr>
        <w:pStyle w:val="a7"/>
        <w:spacing w:line="400" w:lineRule="exact"/>
        <w:ind w:firstLine="420"/>
        <w:jc w:val="both"/>
        <w:rPr>
          <w:rFonts w:asciiTheme="minorEastAsia" w:eastAsiaTheme="minorEastAsia" w:hAnsiTheme="minorEastAsia"/>
          <w:rPrChange w:id="3119" w:author="JY0225" w:date="2017-08-24T11:13:00Z">
            <w:rPr>
              <w:rFonts w:eastAsiaTheme="minorEastAsia"/>
            </w:rPr>
          </w:rPrChange>
        </w:rPr>
        <w:pPrChange w:id="3120" w:author="JY0225" w:date="2017-08-24T11:04:00Z">
          <w:pPr>
            <w:pStyle w:val="a7"/>
            <w:spacing w:line="400" w:lineRule="exact"/>
            <w:ind w:firstLine="420"/>
            <w:jc w:val="both"/>
          </w:pPr>
        </w:pPrChange>
      </w:pPr>
      <w:r w:rsidRPr="00AE580C">
        <w:rPr>
          <w:rFonts w:asciiTheme="minorEastAsia" w:eastAsiaTheme="minorEastAsia" w:hAnsiTheme="minorEastAsia" w:hint="eastAsia"/>
          <w:rPrChange w:id="3121" w:author="JY0225" w:date="2017-08-24T11:13:00Z">
            <w:rPr>
              <w:rFonts w:eastAsiaTheme="minorEastAsia" w:hint="eastAsia"/>
            </w:rPr>
          </w:rPrChange>
        </w:rPr>
        <w:t>WebExtensions</w:t>
      </w:r>
      <w:r w:rsidR="004D4D35" w:rsidRPr="00AE580C">
        <w:rPr>
          <w:rFonts w:asciiTheme="minorEastAsia" w:eastAsiaTheme="minorEastAsia" w:hAnsiTheme="minorEastAsia" w:hint="eastAsia"/>
          <w:rPrChange w:id="3122" w:author="JY0225" w:date="2017-08-24T11:13:00Z">
            <w:rPr>
              <w:rFonts w:eastAsiaTheme="minorEastAsia" w:hint="eastAsia"/>
            </w:rPr>
          </w:rPrChange>
        </w:rPr>
        <w:t>的</w:t>
      </w:r>
      <w:r w:rsidR="009464CB" w:rsidRPr="00AE580C">
        <w:rPr>
          <w:rFonts w:asciiTheme="minorEastAsia" w:eastAsiaTheme="minorEastAsia" w:hAnsiTheme="minorEastAsia" w:hint="eastAsia"/>
          <w:rPrChange w:id="3123" w:author="JY0225" w:date="2017-08-24T11:13:00Z">
            <w:rPr>
              <w:rFonts w:eastAsiaTheme="minorEastAsia" w:hint="eastAsia"/>
            </w:rPr>
          </w:rPrChange>
        </w:rPr>
        <w:t>配置信息</w:t>
      </w:r>
      <w:r w:rsidR="009464CB" w:rsidRPr="00AE580C">
        <w:rPr>
          <w:rFonts w:asciiTheme="minorEastAsia" w:eastAsiaTheme="minorEastAsia" w:hAnsiTheme="minorEastAsia"/>
          <w:rPrChange w:id="3124" w:author="JY0225" w:date="2017-08-24T11:13:00Z">
            <w:rPr>
              <w:rFonts w:eastAsiaTheme="minorEastAsia"/>
            </w:rPr>
          </w:rPrChange>
        </w:rPr>
        <w:t>保存在一个名为</w:t>
      </w:r>
      <w:r w:rsidR="009464CB" w:rsidRPr="00AE580C">
        <w:rPr>
          <w:rFonts w:asciiTheme="minorEastAsia" w:eastAsiaTheme="minorEastAsia" w:hAnsiTheme="minorEastAsia"/>
          <w:rPrChange w:id="3125" w:author="JY0225" w:date="2017-08-24T11:13:00Z">
            <w:rPr>
              <w:rFonts w:eastAsiaTheme="minorEastAsia"/>
            </w:rPr>
          </w:rPrChange>
        </w:rPr>
        <w:t>manifest</w:t>
      </w:r>
      <w:r w:rsidR="001E490D" w:rsidRPr="00AE580C">
        <w:rPr>
          <w:rFonts w:asciiTheme="minorEastAsia" w:eastAsiaTheme="minorEastAsia" w:hAnsiTheme="minorEastAsia"/>
          <w:rPrChange w:id="3126" w:author="JY0225" w:date="2017-08-24T11:13:00Z">
            <w:rPr>
              <w:rFonts w:eastAsiaTheme="minorEastAsia"/>
            </w:rPr>
          </w:rPrChange>
        </w:rPr>
        <w:t>.json</w:t>
      </w:r>
      <w:r w:rsidR="009464CB" w:rsidRPr="00AE580C">
        <w:rPr>
          <w:rFonts w:asciiTheme="minorEastAsia" w:eastAsiaTheme="minorEastAsia" w:hAnsiTheme="minorEastAsia"/>
          <w:rPrChange w:id="3127" w:author="JY0225" w:date="2017-08-24T11:13:00Z">
            <w:rPr>
              <w:rFonts w:eastAsiaTheme="minorEastAsia"/>
            </w:rPr>
          </w:rPrChange>
        </w:rPr>
        <w:t>的文档中，</w:t>
      </w:r>
      <w:r w:rsidR="00ED11DC" w:rsidRPr="00AE580C">
        <w:rPr>
          <w:rFonts w:asciiTheme="minorEastAsia" w:eastAsiaTheme="minorEastAsia" w:hAnsiTheme="minorEastAsia"/>
          <w:rPrChange w:id="3128" w:author="JY0225" w:date="2017-08-24T11:13:00Z">
            <w:rPr>
              <w:rFonts w:eastAsiaTheme="minorEastAsia"/>
            </w:rPr>
          </w:rPrChange>
        </w:rPr>
        <w:t>以</w:t>
      </w:r>
      <w:r w:rsidR="00ED11DC" w:rsidRPr="00AE580C">
        <w:rPr>
          <w:rFonts w:asciiTheme="minorEastAsia" w:eastAsiaTheme="minorEastAsia" w:hAnsiTheme="minorEastAsia"/>
          <w:rPrChange w:id="3129" w:author="JY0225" w:date="2017-08-24T11:13:00Z">
            <w:rPr>
              <w:rFonts w:eastAsiaTheme="minorEastAsia"/>
            </w:rPr>
          </w:rPrChange>
        </w:rPr>
        <w:t>json</w:t>
      </w:r>
      <w:r w:rsidR="00ED11DC" w:rsidRPr="00AE580C">
        <w:rPr>
          <w:rFonts w:asciiTheme="minorEastAsia" w:eastAsiaTheme="minorEastAsia" w:hAnsiTheme="minorEastAsia"/>
          <w:rPrChange w:id="3130" w:author="JY0225" w:date="2017-08-24T11:13:00Z">
            <w:rPr>
              <w:rFonts w:eastAsiaTheme="minorEastAsia"/>
            </w:rPr>
          </w:rPrChange>
        </w:rPr>
        <w:t>的数据格式保存各项配置信息</w:t>
      </w:r>
      <w:r w:rsidR="00ED11DC" w:rsidRPr="00AE580C">
        <w:rPr>
          <w:rFonts w:asciiTheme="minorEastAsia" w:eastAsiaTheme="minorEastAsia" w:hAnsiTheme="minorEastAsia" w:hint="eastAsia"/>
          <w:rPrChange w:id="3131" w:author="JY0225" w:date="2017-08-24T11:13:00Z">
            <w:rPr>
              <w:rFonts w:eastAsiaTheme="minorEastAsia" w:hint="eastAsia"/>
            </w:rPr>
          </w:rPrChange>
        </w:rPr>
        <w:t>。</w:t>
      </w:r>
      <w:r w:rsidR="006F47BF" w:rsidRPr="00AE580C">
        <w:rPr>
          <w:rFonts w:asciiTheme="minorEastAsia" w:eastAsiaTheme="minorEastAsia" w:hAnsiTheme="minorEastAsia" w:hint="eastAsia"/>
          <w:rPrChange w:id="3132" w:author="JY0225" w:date="2017-08-24T11:13:00Z">
            <w:rPr>
              <w:rFonts w:eastAsiaTheme="minorEastAsia" w:hint="eastAsia"/>
            </w:rPr>
          </w:rPrChange>
        </w:rPr>
        <w:t>这是惟一一个在每个</w:t>
      </w:r>
      <w:r w:rsidR="006F47BF" w:rsidRPr="00AE580C">
        <w:rPr>
          <w:rFonts w:asciiTheme="minorEastAsia" w:eastAsiaTheme="minorEastAsia" w:hAnsiTheme="minorEastAsia" w:hint="eastAsia"/>
          <w:rPrChange w:id="3133" w:author="JY0225" w:date="2017-08-24T11:13:00Z">
            <w:rPr>
              <w:rFonts w:eastAsiaTheme="minorEastAsia" w:hint="eastAsia"/>
            </w:rPr>
          </w:rPrChange>
        </w:rPr>
        <w:t xml:space="preserve"> WebExtension </w:t>
      </w:r>
      <w:r w:rsidR="006F47BF" w:rsidRPr="00AE580C">
        <w:rPr>
          <w:rFonts w:asciiTheme="minorEastAsia" w:eastAsiaTheme="minorEastAsia" w:hAnsiTheme="minorEastAsia" w:hint="eastAsia"/>
          <w:rPrChange w:id="3134" w:author="JY0225" w:date="2017-08-24T11:13:00Z">
            <w:rPr>
              <w:rFonts w:eastAsiaTheme="minorEastAsia" w:hint="eastAsia"/>
            </w:rPr>
          </w:rPrChange>
        </w:rPr>
        <w:t>里面必须存在的文件。包含了关于这个扩展插件基本的元数据（</w:t>
      </w:r>
      <w:r w:rsidR="006F47BF" w:rsidRPr="00AE580C">
        <w:rPr>
          <w:rFonts w:asciiTheme="minorEastAsia" w:eastAsiaTheme="minorEastAsia" w:hAnsiTheme="minorEastAsia" w:hint="eastAsia"/>
          <w:rPrChange w:id="3135" w:author="JY0225" w:date="2017-08-24T11:13:00Z">
            <w:rPr>
              <w:rFonts w:eastAsiaTheme="minorEastAsia" w:hint="eastAsia"/>
            </w:rPr>
          </w:rPrChange>
        </w:rPr>
        <w:t>metadata</w:t>
      </w:r>
      <w:r w:rsidR="006F47BF" w:rsidRPr="00AE580C">
        <w:rPr>
          <w:rFonts w:asciiTheme="minorEastAsia" w:eastAsiaTheme="minorEastAsia" w:hAnsiTheme="minorEastAsia" w:hint="eastAsia"/>
          <w:rPrChange w:id="3136" w:author="JY0225" w:date="2017-08-24T11:13:00Z">
            <w:rPr>
              <w:rFonts w:eastAsiaTheme="minorEastAsia" w:hint="eastAsia"/>
            </w:rPr>
          </w:rPrChange>
        </w:rPr>
        <w:t>），比如它的名字、版本和所需权限</w:t>
      </w:r>
      <w:r w:rsidR="008F65C7" w:rsidRPr="00AE580C">
        <w:rPr>
          <w:rFonts w:asciiTheme="minorEastAsia" w:eastAsiaTheme="minorEastAsia" w:hAnsiTheme="minorEastAsia" w:hint="eastAsia"/>
          <w:rPrChange w:id="3137" w:author="JY0225" w:date="2017-08-24T11:13:00Z">
            <w:rPr>
              <w:rFonts w:eastAsiaTheme="minorEastAsia" w:hint="eastAsia"/>
            </w:rPr>
          </w:rPrChange>
        </w:rPr>
        <w:t>，并</w:t>
      </w:r>
      <w:r w:rsidR="006F47BF" w:rsidRPr="00AE580C">
        <w:rPr>
          <w:rFonts w:asciiTheme="minorEastAsia" w:eastAsiaTheme="minorEastAsia" w:hAnsiTheme="minorEastAsia" w:hint="eastAsia"/>
          <w:rPrChange w:id="3138" w:author="JY0225" w:date="2017-08-24T11:13:00Z">
            <w:rPr>
              <w:rFonts w:eastAsiaTheme="minorEastAsia" w:hint="eastAsia"/>
            </w:rPr>
          </w:rPrChange>
        </w:rPr>
        <w:t>对</w:t>
      </w:r>
      <w:r w:rsidR="006F47BF" w:rsidRPr="00AE580C">
        <w:rPr>
          <w:rFonts w:asciiTheme="minorEastAsia" w:eastAsiaTheme="minorEastAsia" w:hAnsiTheme="minorEastAsia" w:hint="eastAsia"/>
          <w:rPrChange w:id="3139" w:author="JY0225" w:date="2017-08-24T11:13:00Z">
            <w:rPr>
              <w:rFonts w:eastAsiaTheme="minorEastAsia" w:hint="eastAsia"/>
            </w:rPr>
          </w:rPrChange>
        </w:rPr>
        <w:t xml:space="preserve"> WebExtension</w:t>
      </w:r>
      <w:r w:rsidR="006F47BF" w:rsidRPr="00AE580C">
        <w:rPr>
          <w:rFonts w:asciiTheme="minorEastAsia" w:eastAsiaTheme="minorEastAsia" w:hAnsiTheme="minorEastAsia" w:hint="eastAsia"/>
          <w:rPrChange w:id="3140" w:author="JY0225" w:date="2017-08-24T11:13:00Z">
            <w:rPr>
              <w:rFonts w:eastAsiaTheme="minorEastAsia" w:hint="eastAsia"/>
            </w:rPr>
          </w:rPrChange>
        </w:rPr>
        <w:t>中其他文件进行了链接。</w:t>
      </w:r>
    </w:p>
    <w:p w14:paraId="143548D1" w14:textId="77777777" w:rsidR="00694032" w:rsidRPr="00AE580C" w:rsidRDefault="008836A0" w:rsidP="006E4862">
      <w:pPr>
        <w:pStyle w:val="a7"/>
        <w:spacing w:line="400" w:lineRule="exact"/>
        <w:ind w:firstLine="420"/>
        <w:rPr>
          <w:rFonts w:asciiTheme="minorEastAsia" w:eastAsiaTheme="minorEastAsia" w:hAnsiTheme="minorEastAsia"/>
          <w:rPrChange w:id="3141" w:author="JY0225" w:date="2017-08-24T11:13:00Z">
            <w:rPr>
              <w:rFonts w:eastAsiaTheme="minorEastAsia"/>
            </w:rPr>
          </w:rPrChange>
        </w:rPr>
        <w:pPrChange w:id="3142" w:author="JY0225" w:date="2017-08-24T11:04:00Z">
          <w:pPr>
            <w:pStyle w:val="a7"/>
            <w:ind w:firstLine="420"/>
          </w:pPr>
        </w:pPrChange>
      </w:pPr>
      <w:r w:rsidRPr="00AE580C">
        <w:rPr>
          <w:rFonts w:asciiTheme="minorEastAsia" w:eastAsiaTheme="minorEastAsia" w:hAnsiTheme="minorEastAsia"/>
          <w:rPrChange w:id="3143" w:author="JY0225" w:date="2017-08-24T11:13:00Z">
            <w:rPr>
              <w:rFonts w:eastAsiaTheme="minorEastAsia"/>
            </w:rPr>
          </w:rPrChange>
        </w:rPr>
        <w:t>B</w:t>
      </w:r>
      <w:r w:rsidR="00F34DD6" w:rsidRPr="00AE580C">
        <w:rPr>
          <w:rFonts w:asciiTheme="minorEastAsia" w:eastAsiaTheme="minorEastAsia" w:hAnsiTheme="minorEastAsia" w:hint="eastAsia"/>
          <w:rPrChange w:id="3144" w:author="JY0225" w:date="2017-08-24T11:13:00Z">
            <w:rPr>
              <w:rFonts w:eastAsiaTheme="minorEastAsia" w:hint="eastAsia"/>
            </w:rPr>
          </w:rPrChange>
        </w:rPr>
        <w:t>ackground page</w:t>
      </w:r>
      <w:r w:rsidR="001C260E" w:rsidRPr="00AE580C">
        <w:rPr>
          <w:rFonts w:asciiTheme="minorEastAsia" w:eastAsiaTheme="minorEastAsia" w:hAnsiTheme="minorEastAsia" w:hint="eastAsia"/>
          <w:rPrChange w:id="3145" w:author="JY0225" w:date="2017-08-24T11:13:00Z">
            <w:rPr>
              <w:rFonts w:eastAsiaTheme="minorEastAsia" w:hint="eastAsia"/>
            </w:rPr>
          </w:rPrChange>
        </w:rPr>
        <w:t>：</w:t>
      </w:r>
      <w:r w:rsidR="00DB2613" w:rsidRPr="00AE580C">
        <w:rPr>
          <w:rFonts w:asciiTheme="minorEastAsia" w:eastAsiaTheme="minorEastAsia" w:hAnsiTheme="minorEastAsia" w:hint="eastAsia"/>
          <w:rPrChange w:id="3146" w:author="JY0225" w:date="2017-08-24T11:13:00Z">
            <w:rPr>
              <w:rFonts w:eastAsiaTheme="minorEastAsia" w:hint="eastAsia"/>
            </w:rPr>
          </w:rPrChange>
        </w:rPr>
        <w:t>WebExtension</w:t>
      </w:r>
      <w:r w:rsidR="00DB2613" w:rsidRPr="00AE580C">
        <w:rPr>
          <w:rFonts w:asciiTheme="minorEastAsia" w:eastAsiaTheme="minorEastAsia" w:hAnsiTheme="minorEastAsia" w:hint="eastAsia"/>
          <w:rPrChange w:id="3147" w:author="JY0225" w:date="2017-08-24T11:13:00Z">
            <w:rPr>
              <w:rFonts w:eastAsiaTheme="minorEastAsia" w:hint="eastAsia"/>
            </w:rPr>
          </w:rPrChange>
        </w:rPr>
        <w:t>常常需要在浏览器窗口或特定网页的存活期中独立的维持一种长期的状态或者执行长期的操作，比如与服务器建立持久的</w:t>
      </w:r>
      <w:r w:rsidR="00DE2F8F" w:rsidRPr="00AE580C">
        <w:rPr>
          <w:rFonts w:asciiTheme="minorEastAsia" w:eastAsiaTheme="minorEastAsia" w:hAnsiTheme="minorEastAsia" w:hint="eastAsia"/>
          <w:rPrChange w:id="3148" w:author="JY0225" w:date="2017-08-24T11:13:00Z">
            <w:rPr>
              <w:rFonts w:eastAsiaTheme="minorEastAsia" w:hint="eastAsia"/>
            </w:rPr>
          </w:rPrChange>
        </w:rPr>
        <w:t>连接</w:t>
      </w:r>
      <w:r w:rsidR="005A054C" w:rsidRPr="00AE580C">
        <w:rPr>
          <w:rFonts w:asciiTheme="minorEastAsia" w:eastAsiaTheme="minorEastAsia" w:hAnsiTheme="minorEastAsia" w:hint="eastAsia"/>
          <w:rPrChange w:id="3149" w:author="JY0225" w:date="2017-08-24T11:13:00Z">
            <w:rPr>
              <w:rFonts w:eastAsiaTheme="minorEastAsia" w:hint="eastAsia"/>
            </w:rPr>
          </w:rPrChange>
        </w:rPr>
        <w:t>，这个时候就需要</w:t>
      </w:r>
      <w:r w:rsidR="005A054C" w:rsidRPr="00AE580C">
        <w:rPr>
          <w:rFonts w:asciiTheme="minorEastAsia" w:eastAsiaTheme="minorEastAsia" w:hAnsiTheme="minorEastAsia"/>
          <w:rPrChange w:id="3150" w:author="JY0225" w:date="2017-08-24T11:13:00Z">
            <w:rPr>
              <w:rFonts w:eastAsiaTheme="minorEastAsia"/>
            </w:rPr>
          </w:rPrChange>
        </w:rPr>
        <w:t>B</w:t>
      </w:r>
      <w:r w:rsidR="005A054C" w:rsidRPr="00AE580C">
        <w:rPr>
          <w:rFonts w:asciiTheme="minorEastAsia" w:eastAsiaTheme="minorEastAsia" w:hAnsiTheme="minorEastAsia" w:hint="eastAsia"/>
          <w:rPrChange w:id="3151" w:author="JY0225" w:date="2017-08-24T11:13:00Z">
            <w:rPr>
              <w:rFonts w:eastAsiaTheme="minorEastAsia" w:hint="eastAsia"/>
            </w:rPr>
          </w:rPrChange>
        </w:rPr>
        <w:t>ackground page</w:t>
      </w:r>
      <w:r w:rsidR="005A054C" w:rsidRPr="00AE580C">
        <w:rPr>
          <w:rFonts w:asciiTheme="minorEastAsia" w:eastAsiaTheme="minorEastAsia" w:hAnsiTheme="minorEastAsia" w:hint="eastAsia"/>
          <w:rPrChange w:id="3152" w:author="JY0225" w:date="2017-08-24T11:13:00Z">
            <w:rPr>
              <w:rFonts w:eastAsiaTheme="minorEastAsia" w:hint="eastAsia"/>
            </w:rPr>
          </w:rPrChange>
        </w:rPr>
        <w:t>中的</w:t>
      </w:r>
      <w:r w:rsidR="005A054C" w:rsidRPr="00AE580C">
        <w:rPr>
          <w:rFonts w:asciiTheme="minorEastAsia" w:eastAsiaTheme="minorEastAsia" w:hAnsiTheme="minorEastAsia" w:hint="eastAsia"/>
          <w:rPrChange w:id="3153" w:author="JY0225" w:date="2017-08-24T11:13:00Z">
            <w:rPr>
              <w:rFonts w:eastAsiaTheme="minorEastAsia" w:hint="eastAsia"/>
            </w:rPr>
          </w:rPrChange>
        </w:rPr>
        <w:t>JavaScript</w:t>
      </w:r>
      <w:r w:rsidR="005A054C" w:rsidRPr="00AE580C">
        <w:rPr>
          <w:rFonts w:asciiTheme="minorEastAsia" w:eastAsiaTheme="minorEastAsia" w:hAnsiTheme="minorEastAsia" w:hint="eastAsia"/>
          <w:rPrChange w:id="3154" w:author="JY0225" w:date="2017-08-24T11:13:00Z">
            <w:rPr>
              <w:rFonts w:eastAsiaTheme="minorEastAsia" w:hint="eastAsia"/>
            </w:rPr>
          </w:rPrChange>
        </w:rPr>
        <w:t>脚本来实现</w:t>
      </w:r>
      <w:r w:rsidR="007E11AD" w:rsidRPr="00AE580C">
        <w:rPr>
          <w:rFonts w:asciiTheme="minorEastAsia" w:eastAsiaTheme="minorEastAsia" w:hAnsiTheme="minorEastAsia" w:hint="eastAsia"/>
          <w:rPrChange w:id="3155" w:author="JY0225" w:date="2017-08-24T11:13:00Z">
            <w:rPr>
              <w:rFonts w:eastAsiaTheme="minorEastAsia" w:hint="eastAsia"/>
            </w:rPr>
          </w:rPrChange>
        </w:rPr>
        <w:t>。</w:t>
      </w:r>
      <w:r w:rsidR="006E11F6" w:rsidRPr="00AE580C">
        <w:rPr>
          <w:rFonts w:asciiTheme="minorEastAsia" w:eastAsiaTheme="minorEastAsia" w:hAnsiTheme="minorEastAsia" w:hint="eastAsia"/>
          <w:rPrChange w:id="3156" w:author="JY0225" w:date="2017-08-24T11:13:00Z">
            <w:rPr>
              <w:rFonts w:eastAsiaTheme="minorEastAsia" w:hint="eastAsia"/>
            </w:rPr>
          </w:rPrChange>
        </w:rPr>
        <w:t>运行在后台的文件不会因为当前界面关闭也停止，它的生命周期直到</w:t>
      </w:r>
      <w:r w:rsidR="007F3DD3" w:rsidRPr="00AE580C">
        <w:rPr>
          <w:rFonts w:asciiTheme="minorEastAsia" w:eastAsiaTheme="minorEastAsia" w:hAnsiTheme="minorEastAsia" w:hint="eastAsia"/>
          <w:rPrChange w:id="3157" w:author="JY0225" w:date="2017-08-24T11:13:00Z">
            <w:rPr>
              <w:rFonts w:eastAsiaTheme="minorEastAsia" w:hint="eastAsia"/>
            </w:rPr>
          </w:rPrChange>
        </w:rPr>
        <w:t>浏览器关闭才结束。</w:t>
      </w:r>
    </w:p>
    <w:p w14:paraId="5B37417B" w14:textId="73414B98" w:rsidR="00A746D5" w:rsidRPr="00AE580C" w:rsidRDefault="007961F5" w:rsidP="006E4862">
      <w:pPr>
        <w:pStyle w:val="a7"/>
        <w:spacing w:line="400" w:lineRule="exact"/>
        <w:ind w:firstLine="420"/>
        <w:rPr>
          <w:rFonts w:asciiTheme="minorEastAsia" w:eastAsiaTheme="minorEastAsia" w:hAnsiTheme="minorEastAsia"/>
          <w:rPrChange w:id="3158" w:author="JY0225" w:date="2017-08-24T11:13:00Z">
            <w:rPr>
              <w:rFonts w:eastAsiaTheme="minorEastAsia"/>
            </w:rPr>
          </w:rPrChange>
        </w:rPr>
        <w:pPrChange w:id="3159" w:author="JY0225" w:date="2017-08-24T11:04:00Z">
          <w:pPr>
            <w:pStyle w:val="a7"/>
            <w:ind w:firstLine="420"/>
          </w:pPr>
        </w:pPrChange>
      </w:pPr>
      <w:r w:rsidRPr="00AE580C">
        <w:rPr>
          <w:rFonts w:asciiTheme="minorEastAsia" w:eastAsiaTheme="minorEastAsia" w:hAnsiTheme="minorEastAsia"/>
          <w:rPrChange w:id="3160" w:author="JY0225" w:date="2017-08-24T11:13:00Z">
            <w:rPr>
              <w:rFonts w:eastAsiaTheme="minorEastAsia"/>
            </w:rPr>
          </w:rPrChange>
        </w:rPr>
        <w:t>C</w:t>
      </w:r>
      <w:r w:rsidR="002A6F36" w:rsidRPr="00AE580C">
        <w:rPr>
          <w:rFonts w:asciiTheme="minorEastAsia" w:eastAsiaTheme="minorEastAsia" w:hAnsiTheme="minorEastAsia" w:hint="eastAsia"/>
          <w:rPrChange w:id="3161" w:author="JY0225" w:date="2017-08-24T11:13:00Z">
            <w:rPr>
              <w:rFonts w:eastAsiaTheme="minorEastAsia" w:hint="eastAsia"/>
            </w:rPr>
          </w:rPrChange>
        </w:rPr>
        <w:t xml:space="preserve">ontent </w:t>
      </w:r>
      <w:r w:rsidR="001D3A4B" w:rsidRPr="00AE580C">
        <w:rPr>
          <w:rFonts w:asciiTheme="minorEastAsia" w:eastAsiaTheme="minorEastAsia" w:hAnsiTheme="minorEastAsia"/>
          <w:rPrChange w:id="3162" w:author="JY0225" w:date="2017-08-24T11:13:00Z">
            <w:rPr>
              <w:rFonts w:eastAsiaTheme="minorEastAsia"/>
            </w:rPr>
          </w:rPrChange>
        </w:rPr>
        <w:t>page</w:t>
      </w:r>
      <w:r w:rsidR="00C62629" w:rsidRPr="00AE580C">
        <w:rPr>
          <w:rFonts w:asciiTheme="minorEastAsia" w:eastAsiaTheme="minorEastAsia" w:hAnsiTheme="minorEastAsia" w:hint="eastAsia"/>
          <w:rPrChange w:id="3163" w:author="JY0225" w:date="2017-08-24T11:13:00Z">
            <w:rPr>
              <w:rFonts w:eastAsiaTheme="minorEastAsia" w:hint="eastAsia"/>
            </w:rPr>
          </w:rPrChange>
        </w:rPr>
        <w:t>：</w:t>
      </w:r>
      <w:r w:rsidR="00A746D5" w:rsidRPr="00AE580C">
        <w:rPr>
          <w:rFonts w:asciiTheme="minorEastAsia" w:eastAsiaTheme="minorEastAsia" w:hAnsiTheme="minorEastAsia" w:hint="eastAsia"/>
          <w:rPrChange w:id="3164" w:author="JY0225" w:date="2017-08-24T11:13:00Z">
            <w:rPr>
              <w:rFonts w:eastAsiaTheme="minorEastAsia" w:hint="eastAsia"/>
            </w:rPr>
          </w:rPrChange>
        </w:rPr>
        <w:t>该文件夹下保存的文件称之为</w:t>
      </w:r>
      <w:r w:rsidR="002A6F36" w:rsidRPr="00AE580C">
        <w:rPr>
          <w:rFonts w:asciiTheme="minorEastAsia" w:eastAsiaTheme="minorEastAsia" w:hAnsiTheme="minorEastAsia" w:hint="eastAsia"/>
          <w:rPrChange w:id="3165" w:author="JY0225" w:date="2017-08-24T11:13:00Z">
            <w:rPr>
              <w:rFonts w:eastAsiaTheme="minorEastAsia" w:hint="eastAsia"/>
            </w:rPr>
          </w:rPrChange>
        </w:rPr>
        <w:t xml:space="preserve"> </w:t>
      </w:r>
      <w:r w:rsidR="00A746D5" w:rsidRPr="00AE580C">
        <w:rPr>
          <w:rFonts w:asciiTheme="minorEastAsia" w:eastAsiaTheme="minorEastAsia" w:hAnsiTheme="minorEastAsia" w:hint="eastAsia"/>
          <w:rPrChange w:id="3166" w:author="JY0225" w:date="2017-08-24T11:13:00Z">
            <w:rPr>
              <w:rFonts w:eastAsiaTheme="minorEastAsia" w:hint="eastAsia"/>
            </w:rPr>
          </w:rPrChange>
        </w:rPr>
        <w:t>Content scripts</w:t>
      </w:r>
      <w:r w:rsidR="00A746D5" w:rsidRPr="00AE580C">
        <w:rPr>
          <w:rFonts w:asciiTheme="minorEastAsia" w:eastAsiaTheme="minorEastAsia" w:hAnsiTheme="minorEastAsia" w:hint="eastAsia"/>
          <w:rPrChange w:id="3167" w:author="JY0225" w:date="2017-08-24T11:13:00Z">
            <w:rPr>
              <w:rFonts w:eastAsiaTheme="minorEastAsia" w:hint="eastAsia"/>
            </w:rPr>
          </w:rPrChange>
        </w:rPr>
        <w:t>，被用来获取、操作页面。这些脚本会被加载到页面中并运行在页面的特定环境下，</w:t>
      </w:r>
      <w:r w:rsidR="00404028" w:rsidRPr="00AE580C">
        <w:rPr>
          <w:rFonts w:asciiTheme="minorEastAsia" w:eastAsiaTheme="minorEastAsia" w:hAnsiTheme="minorEastAsia" w:hint="eastAsia"/>
          <w:rPrChange w:id="3168" w:author="JY0225" w:date="2017-08-24T11:13:00Z">
            <w:rPr>
              <w:rFonts w:eastAsiaTheme="minorEastAsia" w:hint="eastAsia"/>
            </w:rPr>
          </w:rPrChange>
        </w:rPr>
        <w:t>可以像普通脚本一样获取、操作页面的</w:t>
      </w:r>
      <w:r w:rsidR="00A746D5" w:rsidRPr="00AE580C">
        <w:rPr>
          <w:rFonts w:asciiTheme="minorEastAsia" w:eastAsiaTheme="minorEastAsia" w:hAnsiTheme="minorEastAsia" w:hint="eastAsia"/>
          <w:rPrChange w:id="3169" w:author="JY0225" w:date="2017-08-24T11:13:00Z">
            <w:rPr>
              <w:rFonts w:eastAsiaTheme="minorEastAsia" w:hint="eastAsia"/>
            </w:rPr>
          </w:rPrChange>
        </w:rPr>
        <w:t>DOM</w:t>
      </w:r>
      <w:r w:rsidR="00A746D5" w:rsidRPr="00AE580C">
        <w:rPr>
          <w:rFonts w:asciiTheme="minorEastAsia" w:eastAsiaTheme="minorEastAsia" w:hAnsiTheme="minorEastAsia" w:hint="eastAsia"/>
          <w:rPrChange w:id="3170" w:author="JY0225" w:date="2017-08-24T11:13:00Z">
            <w:rPr>
              <w:rFonts w:eastAsiaTheme="minorEastAsia" w:hint="eastAsia"/>
            </w:rPr>
          </w:rPrChange>
        </w:rPr>
        <w:t>。</w:t>
      </w:r>
    </w:p>
    <w:p w14:paraId="71D7F76E" w14:textId="77777777" w:rsidR="00257BBE" w:rsidRPr="00AE580C" w:rsidRDefault="00873074" w:rsidP="006E4862">
      <w:pPr>
        <w:pStyle w:val="a7"/>
        <w:spacing w:line="400" w:lineRule="exact"/>
        <w:ind w:firstLine="420"/>
        <w:rPr>
          <w:rFonts w:asciiTheme="minorEastAsia" w:eastAsiaTheme="minorEastAsia" w:hAnsiTheme="minorEastAsia"/>
          <w:rPrChange w:id="3171" w:author="JY0225" w:date="2017-08-24T11:13:00Z">
            <w:rPr>
              <w:rFonts w:eastAsiaTheme="minorEastAsia"/>
            </w:rPr>
          </w:rPrChange>
        </w:rPr>
        <w:pPrChange w:id="3172" w:author="JY0225" w:date="2017-08-24T11:04:00Z">
          <w:pPr>
            <w:pStyle w:val="a7"/>
            <w:spacing w:line="400" w:lineRule="exact"/>
            <w:ind w:firstLine="420"/>
          </w:pPr>
        </w:pPrChange>
      </w:pPr>
      <w:r w:rsidRPr="00AE580C">
        <w:rPr>
          <w:rFonts w:asciiTheme="minorEastAsia" w:eastAsiaTheme="minorEastAsia" w:hAnsiTheme="minorEastAsia"/>
          <w:rPrChange w:id="3173" w:author="JY0225" w:date="2017-08-24T11:13:00Z">
            <w:rPr>
              <w:rFonts w:eastAsiaTheme="minorEastAsia"/>
            </w:rPr>
          </w:rPrChange>
        </w:rPr>
        <w:t>B</w:t>
      </w:r>
      <w:r w:rsidR="001F12E1" w:rsidRPr="00AE580C">
        <w:rPr>
          <w:rFonts w:asciiTheme="minorEastAsia" w:eastAsiaTheme="minorEastAsia" w:hAnsiTheme="minorEastAsia" w:hint="eastAsia"/>
          <w:rPrChange w:id="3174" w:author="JY0225" w:date="2017-08-24T11:13:00Z">
            <w:rPr>
              <w:rFonts w:eastAsiaTheme="minorEastAsia" w:hint="eastAsia"/>
            </w:rPr>
          </w:rPrChange>
        </w:rPr>
        <w:t>rowser action</w:t>
      </w:r>
      <w:r w:rsidR="001F12E1" w:rsidRPr="00AE580C">
        <w:rPr>
          <w:rFonts w:asciiTheme="minorEastAsia" w:eastAsiaTheme="minorEastAsia" w:hAnsiTheme="minorEastAsia" w:hint="eastAsia"/>
          <w:rPrChange w:id="3175" w:author="JY0225" w:date="2017-08-24T11:13:00Z">
            <w:rPr>
              <w:rFonts w:eastAsiaTheme="minorEastAsia" w:hint="eastAsia"/>
            </w:rPr>
          </w:rPrChange>
        </w:rPr>
        <w:t>：</w:t>
      </w:r>
      <w:r w:rsidR="00257BBE" w:rsidRPr="00AE580C">
        <w:rPr>
          <w:rFonts w:asciiTheme="minorEastAsia" w:eastAsiaTheme="minorEastAsia" w:hAnsiTheme="minorEastAsia" w:hint="eastAsia"/>
          <w:rPrChange w:id="3176" w:author="JY0225" w:date="2017-08-24T11:13:00Z">
            <w:rPr>
              <w:rFonts w:eastAsiaTheme="minorEastAsia" w:hint="eastAsia"/>
            </w:rPr>
          </w:rPrChange>
        </w:rPr>
        <w:t>浏览器动作是指通过在工具栏上添加扩展的图标，使得用户可以点击并与之交互。</w:t>
      </w:r>
      <w:r w:rsidR="000C7A54" w:rsidRPr="00AE580C">
        <w:rPr>
          <w:rFonts w:asciiTheme="minorEastAsia" w:eastAsiaTheme="minorEastAsia" w:hAnsiTheme="minorEastAsia" w:hint="eastAsia"/>
          <w:rPrChange w:id="3177" w:author="JY0225" w:date="2017-08-24T11:13:00Z">
            <w:rPr>
              <w:rFonts w:eastAsiaTheme="minorEastAsia" w:hint="eastAsia"/>
            </w:rPr>
          </w:rPrChange>
        </w:rPr>
        <w:t>该文件加下保存了扩展的图标以及初始界面的</w:t>
      </w:r>
      <w:r w:rsidR="000C7A54" w:rsidRPr="00AE580C">
        <w:rPr>
          <w:rFonts w:asciiTheme="minorEastAsia" w:eastAsiaTheme="minorEastAsia" w:hAnsiTheme="minorEastAsia" w:hint="eastAsia"/>
          <w:rPrChange w:id="3178" w:author="JY0225" w:date="2017-08-24T11:13:00Z">
            <w:rPr>
              <w:rFonts w:eastAsiaTheme="minorEastAsia" w:hint="eastAsia"/>
            </w:rPr>
          </w:rPrChange>
        </w:rPr>
        <w:t>html</w:t>
      </w:r>
      <w:r w:rsidR="000C7A54" w:rsidRPr="00AE580C">
        <w:rPr>
          <w:rFonts w:asciiTheme="minorEastAsia" w:eastAsiaTheme="minorEastAsia" w:hAnsiTheme="minorEastAsia" w:hint="eastAsia"/>
          <w:rPrChange w:id="3179" w:author="JY0225" w:date="2017-08-24T11:13:00Z">
            <w:rPr>
              <w:rFonts w:eastAsiaTheme="minorEastAsia" w:hint="eastAsia"/>
            </w:rPr>
          </w:rPrChange>
        </w:rPr>
        <w:t>文件</w:t>
      </w:r>
      <w:r w:rsidR="005B691A" w:rsidRPr="00AE580C">
        <w:rPr>
          <w:rFonts w:asciiTheme="minorEastAsia" w:eastAsiaTheme="minorEastAsia" w:hAnsiTheme="minorEastAsia" w:hint="eastAsia"/>
          <w:rPrChange w:id="3180" w:author="JY0225" w:date="2017-08-24T11:13:00Z">
            <w:rPr>
              <w:rFonts w:eastAsiaTheme="minorEastAsia" w:hint="eastAsia"/>
            </w:rPr>
          </w:rPrChange>
        </w:rPr>
        <w:t>等资源</w:t>
      </w:r>
      <w:r w:rsidR="000C7A54" w:rsidRPr="00AE580C">
        <w:rPr>
          <w:rFonts w:asciiTheme="minorEastAsia" w:eastAsiaTheme="minorEastAsia" w:hAnsiTheme="minorEastAsia" w:hint="eastAsia"/>
          <w:rPrChange w:id="3181" w:author="JY0225" w:date="2017-08-24T11:13:00Z">
            <w:rPr>
              <w:rFonts w:eastAsiaTheme="minorEastAsia" w:hint="eastAsia"/>
            </w:rPr>
          </w:rPrChange>
        </w:rPr>
        <w:t>。</w:t>
      </w:r>
    </w:p>
    <w:p w14:paraId="053C1872" w14:textId="77777777" w:rsidR="00BE5820" w:rsidRPr="00AE580C" w:rsidRDefault="008F0A65" w:rsidP="006E4862">
      <w:pPr>
        <w:pStyle w:val="a7"/>
        <w:spacing w:line="400" w:lineRule="exact"/>
        <w:ind w:firstLine="420"/>
        <w:rPr>
          <w:rFonts w:asciiTheme="minorEastAsia" w:eastAsiaTheme="minorEastAsia" w:hAnsiTheme="minorEastAsia"/>
          <w:rPrChange w:id="3182" w:author="JY0225" w:date="2017-08-24T11:13:00Z">
            <w:rPr>
              <w:rFonts w:eastAsiaTheme="minorEastAsia"/>
            </w:rPr>
          </w:rPrChange>
        </w:rPr>
        <w:pPrChange w:id="3183" w:author="JY0225" w:date="2017-08-24T11:04:00Z">
          <w:pPr>
            <w:pStyle w:val="a7"/>
            <w:spacing w:line="400" w:lineRule="exact"/>
            <w:ind w:firstLine="420"/>
          </w:pPr>
        </w:pPrChange>
      </w:pPr>
      <w:r w:rsidRPr="00AE580C">
        <w:rPr>
          <w:rFonts w:asciiTheme="minorEastAsia" w:eastAsiaTheme="minorEastAsia" w:hAnsiTheme="minorEastAsia"/>
          <w:rPrChange w:id="3184" w:author="JY0225" w:date="2017-08-24T11:13:00Z">
            <w:rPr>
              <w:rFonts w:eastAsiaTheme="minorEastAsia"/>
            </w:rPr>
          </w:rPrChange>
        </w:rPr>
        <w:t>W</w:t>
      </w:r>
      <w:r w:rsidR="00BE5820" w:rsidRPr="00AE580C">
        <w:rPr>
          <w:rFonts w:asciiTheme="minorEastAsia" w:eastAsiaTheme="minorEastAsia" w:hAnsiTheme="minorEastAsia" w:hint="eastAsia"/>
          <w:rPrChange w:id="3185" w:author="JY0225" w:date="2017-08-24T11:13:00Z">
            <w:rPr>
              <w:rFonts w:eastAsiaTheme="minorEastAsia" w:hint="eastAsia"/>
            </w:rPr>
          </w:rPrChange>
        </w:rPr>
        <w:t xml:space="preserve">eb-accessible resources: </w:t>
      </w:r>
      <w:r w:rsidR="00E560C0" w:rsidRPr="00AE580C">
        <w:rPr>
          <w:rFonts w:asciiTheme="minorEastAsia" w:eastAsiaTheme="minorEastAsia" w:hAnsiTheme="minorEastAsia" w:hint="eastAsia"/>
          <w:rPrChange w:id="3186" w:author="JY0225" w:date="2017-08-24T11:13:00Z">
            <w:rPr>
              <w:rFonts w:eastAsiaTheme="minorEastAsia" w:hint="eastAsia"/>
            </w:rPr>
          </w:rPrChange>
        </w:rPr>
        <w:t>是指像图片、</w:t>
      </w:r>
      <w:r w:rsidR="00E560C0" w:rsidRPr="00AE580C">
        <w:rPr>
          <w:rFonts w:asciiTheme="minorEastAsia" w:eastAsiaTheme="minorEastAsia" w:hAnsiTheme="minorEastAsia" w:hint="eastAsia"/>
          <w:rPrChange w:id="3187" w:author="JY0225" w:date="2017-08-24T11:13:00Z">
            <w:rPr>
              <w:rFonts w:eastAsiaTheme="minorEastAsia" w:hint="eastAsia"/>
            </w:rPr>
          </w:rPrChange>
        </w:rPr>
        <w:t>HTML</w:t>
      </w:r>
      <w:r w:rsidR="00E560C0" w:rsidRPr="00AE580C">
        <w:rPr>
          <w:rFonts w:asciiTheme="minorEastAsia" w:eastAsiaTheme="minorEastAsia" w:hAnsiTheme="minorEastAsia" w:hint="eastAsia"/>
          <w:rPrChange w:id="3188" w:author="JY0225" w:date="2017-08-24T11:13:00Z">
            <w:rPr>
              <w:rFonts w:eastAsiaTheme="minorEastAsia" w:hint="eastAsia"/>
            </w:rPr>
          </w:rPrChange>
        </w:rPr>
        <w:t>、</w:t>
      </w:r>
      <w:r w:rsidR="00E560C0" w:rsidRPr="00AE580C">
        <w:rPr>
          <w:rFonts w:asciiTheme="minorEastAsia" w:eastAsiaTheme="minorEastAsia" w:hAnsiTheme="minorEastAsia" w:hint="eastAsia"/>
          <w:rPrChange w:id="3189" w:author="JY0225" w:date="2017-08-24T11:13:00Z">
            <w:rPr>
              <w:rFonts w:eastAsiaTheme="minorEastAsia" w:hint="eastAsia"/>
            </w:rPr>
          </w:rPrChange>
        </w:rPr>
        <w:t>CSS</w:t>
      </w:r>
      <w:r w:rsidR="00E560C0" w:rsidRPr="00AE580C">
        <w:rPr>
          <w:rFonts w:asciiTheme="minorEastAsia" w:eastAsiaTheme="minorEastAsia" w:hAnsiTheme="minorEastAsia" w:hint="eastAsia"/>
          <w:rPrChange w:id="3190" w:author="JY0225" w:date="2017-08-24T11:13:00Z">
            <w:rPr>
              <w:rFonts w:eastAsiaTheme="minorEastAsia" w:hint="eastAsia"/>
            </w:rPr>
          </w:rPrChange>
        </w:rPr>
        <w:t>和</w:t>
      </w:r>
      <w:r w:rsidR="00E560C0" w:rsidRPr="00AE580C">
        <w:rPr>
          <w:rFonts w:asciiTheme="minorEastAsia" w:eastAsiaTheme="minorEastAsia" w:hAnsiTheme="minorEastAsia" w:hint="eastAsia"/>
          <w:rPrChange w:id="3191" w:author="JY0225" w:date="2017-08-24T11:13:00Z">
            <w:rPr>
              <w:rFonts w:eastAsiaTheme="minorEastAsia" w:hint="eastAsia"/>
            </w:rPr>
          </w:rPrChange>
        </w:rPr>
        <w:t>JavaScript</w:t>
      </w:r>
      <w:r w:rsidR="00E560C0" w:rsidRPr="00AE580C">
        <w:rPr>
          <w:rFonts w:asciiTheme="minorEastAsia" w:eastAsiaTheme="minorEastAsia" w:hAnsiTheme="minorEastAsia" w:hint="eastAsia"/>
          <w:rPrChange w:id="3192" w:author="JY0225" w:date="2017-08-24T11:13:00Z">
            <w:rPr>
              <w:rFonts w:eastAsiaTheme="minorEastAsia" w:hint="eastAsia"/>
            </w:rPr>
          </w:rPrChange>
        </w:rPr>
        <w:t>之类的</w:t>
      </w:r>
      <w:r w:rsidR="008F65C7" w:rsidRPr="00AE580C">
        <w:rPr>
          <w:rFonts w:asciiTheme="minorEastAsia" w:eastAsiaTheme="minorEastAsia" w:hAnsiTheme="minorEastAsia" w:hint="eastAsia"/>
          <w:rPrChange w:id="3193" w:author="JY0225" w:date="2017-08-24T11:13:00Z">
            <w:rPr>
              <w:rFonts w:eastAsiaTheme="minorEastAsia" w:hint="eastAsia"/>
            </w:rPr>
          </w:rPrChange>
        </w:rPr>
        <w:t>外部资源</w:t>
      </w:r>
      <w:r w:rsidR="00E560C0" w:rsidRPr="00AE580C">
        <w:rPr>
          <w:rFonts w:asciiTheme="minorEastAsia" w:eastAsiaTheme="minorEastAsia" w:hAnsiTheme="minorEastAsia" w:hint="eastAsia"/>
          <w:rPrChange w:id="3194" w:author="JY0225" w:date="2017-08-24T11:13:00Z">
            <w:rPr>
              <w:rFonts w:eastAsiaTheme="minorEastAsia" w:hint="eastAsia"/>
            </w:rPr>
          </w:rPrChange>
        </w:rPr>
        <w:t>，引入插件并且想要获得访问权限的内容脚本和页面脚本。成为</w:t>
      </w:r>
      <w:r w:rsidR="00E560C0" w:rsidRPr="00AE580C">
        <w:rPr>
          <w:rFonts w:asciiTheme="minorEastAsia" w:eastAsiaTheme="minorEastAsia" w:hAnsiTheme="minorEastAsia" w:hint="eastAsia"/>
          <w:rPrChange w:id="3195" w:author="JY0225" w:date="2017-08-24T11:13:00Z">
            <w:rPr>
              <w:rFonts w:eastAsiaTheme="minorEastAsia" w:hint="eastAsia"/>
            </w:rPr>
          </w:rPrChange>
        </w:rPr>
        <w:t>web-accessible</w:t>
      </w:r>
      <w:r w:rsidR="00E560C0" w:rsidRPr="00AE580C">
        <w:rPr>
          <w:rFonts w:asciiTheme="minorEastAsia" w:eastAsiaTheme="minorEastAsia" w:hAnsiTheme="minorEastAsia" w:hint="eastAsia"/>
          <w:rPrChange w:id="3196" w:author="JY0225" w:date="2017-08-24T11:13:00Z">
            <w:rPr>
              <w:rFonts w:eastAsiaTheme="minorEastAsia" w:hint="eastAsia"/>
            </w:rPr>
          </w:rPrChange>
        </w:rPr>
        <w:t>的资源可以在页面脚本和内容脚本中通过使用特定的</w:t>
      </w:r>
      <w:r w:rsidR="00E560C0" w:rsidRPr="00AE580C">
        <w:rPr>
          <w:rFonts w:asciiTheme="minorEastAsia" w:eastAsiaTheme="minorEastAsia" w:hAnsiTheme="minorEastAsia" w:hint="eastAsia"/>
          <w:rPrChange w:id="3197" w:author="JY0225" w:date="2017-08-24T11:13:00Z">
            <w:rPr>
              <w:rFonts w:eastAsiaTheme="minorEastAsia" w:hint="eastAsia"/>
            </w:rPr>
          </w:rPrChange>
        </w:rPr>
        <w:t>URL</w:t>
      </w:r>
      <w:r w:rsidR="00E560C0" w:rsidRPr="00AE580C">
        <w:rPr>
          <w:rFonts w:asciiTheme="minorEastAsia" w:eastAsiaTheme="minorEastAsia" w:hAnsiTheme="minorEastAsia" w:hint="eastAsia"/>
          <w:rPrChange w:id="3198" w:author="JY0225" w:date="2017-08-24T11:13:00Z">
            <w:rPr>
              <w:rFonts w:eastAsiaTheme="minorEastAsia" w:hint="eastAsia"/>
            </w:rPr>
          </w:rPrChange>
        </w:rPr>
        <w:t>方案来引用。</w:t>
      </w:r>
    </w:p>
    <w:p w14:paraId="6D828D07" w14:textId="77777777" w:rsidR="002E05D1" w:rsidRPr="002A6F36" w:rsidRDefault="009E50C0" w:rsidP="00CD3BC8">
      <w:pPr>
        <w:spacing w:line="400" w:lineRule="exact"/>
        <w:rPr>
          <w:rFonts w:ascii="Times New Roman" w:hAnsi="Times New Roman" w:cs="Times New Roman"/>
          <w:spacing w:val="10"/>
          <w:sz w:val="24"/>
        </w:rPr>
      </w:pPr>
      <w:r>
        <w:br w:type="page"/>
      </w:r>
    </w:p>
    <w:p w14:paraId="4469278D" w14:textId="032E944B" w:rsidR="000E09CA" w:rsidRDefault="007B5361" w:rsidP="00B87EE1">
      <w:pPr>
        <w:pStyle w:val="1"/>
        <w:rPr>
          <w:rFonts w:ascii="Times New Roman" w:hAnsi="Times New Roman" w:cs="Times New Roman"/>
        </w:rPr>
      </w:pPr>
      <w:bookmarkStart w:id="3199" w:name="_Toc491335230"/>
      <w:r>
        <w:rPr>
          <w:rFonts w:ascii="Times New Roman" w:hAnsi="Times New Roman" w:cs="Times New Roman"/>
        </w:rPr>
        <w:lastRenderedPageBreak/>
        <w:t>第三</w:t>
      </w:r>
      <w:r w:rsidR="000E09CA" w:rsidRPr="00B87EE1">
        <w:rPr>
          <w:rFonts w:ascii="Times New Roman" w:hAnsi="Times New Roman" w:cs="Times New Roman"/>
        </w:rPr>
        <w:t>章</w:t>
      </w:r>
      <w:r w:rsidR="000E09CA" w:rsidRPr="00B87EE1">
        <w:rPr>
          <w:rFonts w:ascii="Times New Roman" w:hAnsi="Times New Roman" w:cs="Times New Roman"/>
        </w:rPr>
        <w:t xml:space="preserve"> </w:t>
      </w:r>
      <w:r w:rsidR="003F3A46">
        <w:rPr>
          <w:rFonts w:ascii="Times New Roman" w:hAnsi="Times New Roman" w:cs="Times New Roman"/>
        </w:rPr>
        <w:t>云</w:t>
      </w:r>
      <w:r w:rsidR="00476838">
        <w:rPr>
          <w:rFonts w:ascii="Times New Roman" w:hAnsi="Times New Roman" w:cs="Times New Roman"/>
        </w:rPr>
        <w:t>备份</w:t>
      </w:r>
      <w:r w:rsidR="000E09CA" w:rsidRPr="00B87EE1">
        <w:rPr>
          <w:rFonts w:ascii="Times New Roman" w:hAnsi="Times New Roman" w:cs="Times New Roman"/>
        </w:rPr>
        <w:t>中间件</w:t>
      </w:r>
      <w:r w:rsidR="006B1310">
        <w:rPr>
          <w:rFonts w:ascii="Times New Roman" w:hAnsi="Times New Roman" w:cs="Times New Roman"/>
        </w:rPr>
        <w:t>优化分析</w:t>
      </w:r>
      <w:bookmarkEnd w:id="3199"/>
    </w:p>
    <w:p w14:paraId="111F162E" w14:textId="073ED8FD" w:rsidR="00476D67" w:rsidRPr="00476D67" w:rsidRDefault="00476D67" w:rsidP="009E6CD9">
      <w:pPr>
        <w:spacing w:line="400" w:lineRule="exact"/>
      </w:pPr>
      <w:r>
        <w:tab/>
      </w:r>
      <w:r w:rsidR="00C1343F" w:rsidRPr="009E6CD9">
        <w:rPr>
          <w:rFonts w:ascii="Times New Roman" w:hAnsi="Times New Roman" w:cs="Times New Roman" w:hint="eastAsia"/>
          <w:spacing w:val="10"/>
          <w:kern w:val="0"/>
          <w:sz w:val="24"/>
          <w:szCs w:val="20"/>
        </w:rPr>
        <w:t>本章主要</w:t>
      </w:r>
      <w:r w:rsidR="009E6CD9">
        <w:rPr>
          <w:rFonts w:ascii="Times New Roman" w:hAnsi="Times New Roman" w:cs="Times New Roman" w:hint="eastAsia"/>
          <w:spacing w:val="10"/>
          <w:kern w:val="0"/>
          <w:sz w:val="24"/>
          <w:szCs w:val="20"/>
        </w:rPr>
        <w:t>通过对现有的中间件</w:t>
      </w:r>
      <w:r w:rsidR="004479BB">
        <w:rPr>
          <w:rFonts w:ascii="Times New Roman" w:hAnsi="Times New Roman" w:cs="Times New Roman" w:hint="eastAsia"/>
          <w:spacing w:val="10"/>
          <w:kern w:val="0"/>
          <w:sz w:val="24"/>
          <w:szCs w:val="20"/>
        </w:rPr>
        <w:t>系统</w:t>
      </w:r>
      <w:r w:rsidR="0041721D">
        <w:rPr>
          <w:rFonts w:ascii="Times New Roman" w:hAnsi="Times New Roman" w:cs="Times New Roman" w:hint="eastAsia"/>
          <w:spacing w:val="10"/>
          <w:kern w:val="0"/>
          <w:sz w:val="24"/>
          <w:szCs w:val="20"/>
        </w:rPr>
        <w:t>进行</w:t>
      </w:r>
      <w:r w:rsidR="004479BB">
        <w:rPr>
          <w:rFonts w:ascii="Times New Roman" w:hAnsi="Times New Roman" w:cs="Times New Roman" w:hint="eastAsia"/>
          <w:spacing w:val="10"/>
          <w:kern w:val="0"/>
          <w:sz w:val="24"/>
          <w:szCs w:val="20"/>
        </w:rPr>
        <w:t>全面</w:t>
      </w:r>
      <w:r w:rsidR="009E6CD9">
        <w:rPr>
          <w:rFonts w:ascii="Times New Roman" w:hAnsi="Times New Roman" w:cs="Times New Roman" w:hint="eastAsia"/>
          <w:spacing w:val="10"/>
          <w:kern w:val="0"/>
          <w:sz w:val="24"/>
          <w:szCs w:val="20"/>
        </w:rPr>
        <w:t>分析，详细</w:t>
      </w:r>
      <w:r w:rsidR="00C07A7A">
        <w:rPr>
          <w:rFonts w:ascii="Times New Roman" w:hAnsi="Times New Roman" w:cs="Times New Roman" w:hint="eastAsia"/>
          <w:spacing w:val="10"/>
          <w:kern w:val="0"/>
          <w:sz w:val="24"/>
          <w:szCs w:val="20"/>
        </w:rPr>
        <w:t>阐述</w:t>
      </w:r>
      <w:r w:rsidR="00C6275F">
        <w:rPr>
          <w:rFonts w:ascii="Times New Roman" w:hAnsi="Times New Roman" w:cs="Times New Roman" w:hint="eastAsia"/>
          <w:spacing w:val="10"/>
          <w:kern w:val="0"/>
          <w:sz w:val="24"/>
          <w:szCs w:val="20"/>
        </w:rPr>
        <w:t>其系统框架以及</w:t>
      </w:r>
      <w:r w:rsidR="009E6CD9">
        <w:rPr>
          <w:rFonts w:ascii="Times New Roman" w:hAnsi="Times New Roman" w:cs="Times New Roman" w:hint="eastAsia"/>
          <w:spacing w:val="10"/>
          <w:kern w:val="0"/>
          <w:sz w:val="24"/>
          <w:szCs w:val="20"/>
        </w:rPr>
        <w:t>实现的功能，</w:t>
      </w:r>
      <w:r w:rsidR="005862AD">
        <w:rPr>
          <w:rFonts w:ascii="Times New Roman" w:hAnsi="Times New Roman" w:cs="Times New Roman" w:hint="eastAsia"/>
          <w:spacing w:val="10"/>
          <w:kern w:val="0"/>
          <w:sz w:val="24"/>
          <w:szCs w:val="20"/>
        </w:rPr>
        <w:t>并</w:t>
      </w:r>
      <w:r w:rsidR="009E6CD9">
        <w:rPr>
          <w:rFonts w:ascii="Times New Roman" w:hAnsi="Times New Roman" w:cs="Times New Roman" w:hint="eastAsia"/>
          <w:spacing w:val="10"/>
          <w:kern w:val="0"/>
          <w:sz w:val="24"/>
          <w:szCs w:val="20"/>
        </w:rPr>
        <w:t>在此基础上</w:t>
      </w:r>
      <w:r w:rsidR="003E2720">
        <w:rPr>
          <w:rFonts w:ascii="Times New Roman" w:hAnsi="Times New Roman" w:cs="Times New Roman" w:hint="eastAsia"/>
          <w:spacing w:val="10"/>
          <w:kern w:val="0"/>
          <w:sz w:val="24"/>
          <w:szCs w:val="20"/>
        </w:rPr>
        <w:t>结合对国内外云</w:t>
      </w:r>
      <w:r w:rsidR="00476838">
        <w:rPr>
          <w:rFonts w:ascii="Times New Roman" w:hAnsi="Times New Roman" w:cs="Times New Roman" w:hint="eastAsia"/>
          <w:spacing w:val="10"/>
          <w:kern w:val="0"/>
          <w:sz w:val="24"/>
          <w:szCs w:val="20"/>
        </w:rPr>
        <w:t>备份</w:t>
      </w:r>
      <w:r w:rsidR="003E2720">
        <w:rPr>
          <w:rFonts w:ascii="Times New Roman" w:hAnsi="Times New Roman" w:cs="Times New Roman" w:hint="eastAsia"/>
          <w:spacing w:val="10"/>
          <w:kern w:val="0"/>
          <w:sz w:val="24"/>
          <w:szCs w:val="20"/>
        </w:rPr>
        <w:t>服务平台的</w:t>
      </w:r>
      <w:r w:rsidR="00676D76">
        <w:rPr>
          <w:rFonts w:ascii="Times New Roman" w:hAnsi="Times New Roman" w:cs="Times New Roman" w:hint="eastAsia"/>
          <w:spacing w:val="10"/>
          <w:kern w:val="0"/>
          <w:sz w:val="24"/>
          <w:szCs w:val="20"/>
        </w:rPr>
        <w:t>调研</w:t>
      </w:r>
      <w:r w:rsidR="00AB687E">
        <w:rPr>
          <w:rFonts w:ascii="Times New Roman" w:hAnsi="Times New Roman" w:cs="Times New Roman" w:hint="eastAsia"/>
          <w:spacing w:val="10"/>
          <w:kern w:val="0"/>
          <w:sz w:val="24"/>
          <w:szCs w:val="20"/>
        </w:rPr>
        <w:t>结果，指出当前中间件</w:t>
      </w:r>
      <w:r w:rsidR="003E2720">
        <w:rPr>
          <w:rFonts w:ascii="Times New Roman" w:hAnsi="Times New Roman" w:cs="Times New Roman" w:hint="eastAsia"/>
          <w:spacing w:val="10"/>
          <w:kern w:val="0"/>
          <w:sz w:val="24"/>
          <w:szCs w:val="20"/>
        </w:rPr>
        <w:t>系统的不足之处，</w:t>
      </w:r>
      <w:r w:rsidR="0041721D">
        <w:rPr>
          <w:rFonts w:ascii="Times New Roman" w:hAnsi="Times New Roman" w:cs="Times New Roman" w:hint="eastAsia"/>
          <w:spacing w:val="10"/>
          <w:kern w:val="0"/>
          <w:sz w:val="24"/>
          <w:szCs w:val="20"/>
        </w:rPr>
        <w:t>由此</w:t>
      </w:r>
      <w:r w:rsidR="00C406E1">
        <w:rPr>
          <w:rFonts w:ascii="Times New Roman" w:hAnsi="Times New Roman" w:cs="Times New Roman" w:hint="eastAsia"/>
          <w:spacing w:val="10"/>
          <w:kern w:val="0"/>
          <w:sz w:val="24"/>
          <w:szCs w:val="20"/>
        </w:rPr>
        <w:t>分析</w:t>
      </w:r>
      <w:r w:rsidR="0041721D">
        <w:rPr>
          <w:rFonts w:ascii="Times New Roman" w:hAnsi="Times New Roman" w:cs="Times New Roman" w:hint="eastAsia"/>
          <w:spacing w:val="10"/>
          <w:kern w:val="0"/>
          <w:sz w:val="24"/>
          <w:szCs w:val="20"/>
        </w:rPr>
        <w:t>出</w:t>
      </w:r>
      <w:r w:rsidR="0075302A">
        <w:rPr>
          <w:rFonts w:ascii="Times New Roman" w:hAnsi="Times New Roman" w:cs="Times New Roman" w:hint="eastAsia"/>
          <w:spacing w:val="10"/>
          <w:kern w:val="0"/>
          <w:sz w:val="24"/>
          <w:szCs w:val="20"/>
        </w:rPr>
        <w:t>需要</w:t>
      </w:r>
      <w:r w:rsidR="008D204B">
        <w:rPr>
          <w:rFonts w:ascii="Times New Roman" w:hAnsi="Times New Roman" w:cs="Times New Roman" w:hint="eastAsia"/>
          <w:spacing w:val="10"/>
          <w:kern w:val="0"/>
          <w:sz w:val="24"/>
          <w:szCs w:val="20"/>
        </w:rPr>
        <w:t>优化的具体内容</w:t>
      </w:r>
      <w:r w:rsidR="0075302A">
        <w:rPr>
          <w:rFonts w:ascii="Times New Roman" w:hAnsi="Times New Roman" w:cs="Times New Roman" w:hint="eastAsia"/>
          <w:spacing w:val="10"/>
          <w:kern w:val="0"/>
          <w:sz w:val="24"/>
          <w:szCs w:val="20"/>
        </w:rPr>
        <w:t>。</w:t>
      </w:r>
    </w:p>
    <w:p w14:paraId="70A2A0E6" w14:textId="77777777" w:rsidR="000B2521" w:rsidRDefault="003465FA">
      <w:pPr>
        <w:pStyle w:val="21"/>
        <w:spacing w:line="240" w:lineRule="auto"/>
        <w:pPrChange w:id="3200" w:author="微软用户" w:date="2017-08-18T22:50:00Z">
          <w:pPr>
            <w:pStyle w:val="21"/>
          </w:pPr>
        </w:pPrChange>
      </w:pPr>
      <w:bookmarkStart w:id="3201" w:name="_Toc491335231"/>
      <w:r>
        <w:t>3</w:t>
      </w:r>
      <w:r w:rsidR="000E09CA" w:rsidRPr="00B87EE1">
        <w:t>.1</w:t>
      </w:r>
      <w:r w:rsidR="00976F64">
        <w:t xml:space="preserve"> </w:t>
      </w:r>
      <w:r w:rsidR="00976F64">
        <w:rPr>
          <w:rFonts w:hint="eastAsia"/>
        </w:rPr>
        <w:t>现有中间件系统分析</w:t>
      </w:r>
      <w:bookmarkEnd w:id="3201"/>
    </w:p>
    <w:p w14:paraId="2A038E9E" w14:textId="0C071E41" w:rsidR="00181BDC" w:rsidRPr="006C0267" w:rsidRDefault="00181BDC" w:rsidP="0028651F">
      <w:pPr>
        <w:spacing w:line="400" w:lineRule="exact"/>
        <w:rPr>
          <w:rFonts w:asciiTheme="minorEastAsia" w:hAnsiTheme="minorEastAsia" w:cs="Times New Roman"/>
          <w:color w:val="000000" w:themeColor="text1"/>
          <w:spacing w:val="10"/>
          <w:kern w:val="0"/>
          <w:sz w:val="24"/>
          <w:szCs w:val="24"/>
          <w:rPrChange w:id="3202" w:author="JY0225" w:date="2017-08-24T11:13:00Z">
            <w:rPr>
              <w:rFonts w:ascii="Times New Roman" w:hAnsi="Times New Roman" w:cs="Times New Roman"/>
              <w:color w:val="000000" w:themeColor="text1"/>
              <w:spacing w:val="10"/>
              <w:kern w:val="0"/>
              <w:sz w:val="24"/>
              <w:szCs w:val="20"/>
            </w:rPr>
          </w:rPrChange>
        </w:rPr>
      </w:pPr>
      <w:r>
        <w:tab/>
      </w:r>
      <w:r w:rsidR="00221C0E" w:rsidRPr="006C0267">
        <w:rPr>
          <w:rFonts w:asciiTheme="minorEastAsia" w:hAnsiTheme="minorEastAsia" w:cs="Times New Roman" w:hint="eastAsia"/>
          <w:spacing w:val="10"/>
          <w:kern w:val="0"/>
          <w:sz w:val="24"/>
          <w:szCs w:val="24"/>
          <w:rPrChange w:id="3203" w:author="JY0225" w:date="2017-08-24T11:13:00Z">
            <w:rPr>
              <w:rFonts w:ascii="Times New Roman" w:hAnsi="Times New Roman" w:cs="Times New Roman" w:hint="eastAsia"/>
              <w:spacing w:val="10"/>
              <w:kern w:val="0"/>
              <w:sz w:val="24"/>
              <w:szCs w:val="20"/>
            </w:rPr>
          </w:rPrChange>
        </w:rPr>
        <w:t>现有的</w:t>
      </w:r>
      <w:r w:rsidR="0028651F" w:rsidRPr="006C0267">
        <w:rPr>
          <w:rFonts w:asciiTheme="minorEastAsia" w:hAnsiTheme="minorEastAsia" w:cs="Times New Roman" w:hint="eastAsia"/>
          <w:spacing w:val="10"/>
          <w:kern w:val="0"/>
          <w:sz w:val="24"/>
          <w:szCs w:val="24"/>
          <w:rPrChange w:id="3204" w:author="JY0225" w:date="2017-08-24T11:13:00Z">
            <w:rPr>
              <w:rFonts w:ascii="Times New Roman" w:hAnsi="Times New Roman" w:cs="Times New Roman" w:hint="eastAsia"/>
              <w:spacing w:val="10"/>
              <w:kern w:val="0"/>
              <w:sz w:val="24"/>
              <w:szCs w:val="20"/>
            </w:rPr>
          </w:rPrChange>
        </w:rPr>
        <w:t>云备份中间件</w:t>
      </w:r>
      <w:r w:rsidR="00BA40C1" w:rsidRPr="006C0267">
        <w:rPr>
          <w:rFonts w:asciiTheme="minorEastAsia" w:hAnsiTheme="minorEastAsia" w:cs="Times New Roman" w:hint="eastAsia"/>
          <w:spacing w:val="10"/>
          <w:kern w:val="0"/>
          <w:sz w:val="24"/>
          <w:szCs w:val="24"/>
          <w:rPrChange w:id="3205" w:author="JY0225" w:date="2017-08-24T11:13:00Z">
            <w:rPr>
              <w:rFonts w:ascii="Times New Roman" w:hAnsi="Times New Roman" w:cs="Times New Roman" w:hint="eastAsia"/>
              <w:spacing w:val="10"/>
              <w:kern w:val="0"/>
              <w:sz w:val="24"/>
              <w:szCs w:val="20"/>
            </w:rPr>
          </w:rPrChange>
        </w:rPr>
        <w:t>系统</w:t>
      </w:r>
      <w:r w:rsidR="0028651F" w:rsidRPr="006C0267">
        <w:rPr>
          <w:rFonts w:asciiTheme="minorEastAsia" w:hAnsiTheme="minorEastAsia" w:cs="Times New Roman" w:hint="eastAsia"/>
          <w:spacing w:val="10"/>
          <w:kern w:val="0"/>
          <w:sz w:val="24"/>
          <w:szCs w:val="24"/>
          <w:rPrChange w:id="3206" w:author="JY0225" w:date="2017-08-24T11:13:00Z">
            <w:rPr>
              <w:rFonts w:ascii="Times New Roman" w:hAnsi="Times New Roman" w:cs="Times New Roman" w:hint="eastAsia"/>
              <w:spacing w:val="10"/>
              <w:kern w:val="0"/>
              <w:sz w:val="24"/>
              <w:szCs w:val="20"/>
            </w:rPr>
          </w:rPrChange>
        </w:rPr>
        <w:t>是基于</w:t>
      </w:r>
      <w:r w:rsidR="0028651F" w:rsidRPr="006C0267">
        <w:rPr>
          <w:rFonts w:asciiTheme="minorEastAsia" w:hAnsiTheme="minorEastAsia" w:cs="Times New Roman" w:hint="eastAsia"/>
          <w:spacing w:val="10"/>
          <w:kern w:val="0"/>
          <w:sz w:val="24"/>
          <w:szCs w:val="24"/>
          <w:rPrChange w:id="3207" w:author="JY0225" w:date="2017-08-24T11:13:00Z">
            <w:rPr>
              <w:rFonts w:ascii="Times New Roman" w:hAnsi="Times New Roman" w:cs="Times New Roman" w:hint="eastAsia"/>
              <w:spacing w:val="10"/>
              <w:kern w:val="0"/>
              <w:sz w:val="24"/>
              <w:szCs w:val="20"/>
            </w:rPr>
          </w:rPrChange>
        </w:rPr>
        <w:t>Linux</w:t>
      </w:r>
      <w:r w:rsidR="0028651F" w:rsidRPr="006C0267">
        <w:rPr>
          <w:rFonts w:asciiTheme="minorEastAsia" w:hAnsiTheme="minorEastAsia" w:cs="Times New Roman" w:hint="eastAsia"/>
          <w:spacing w:val="10"/>
          <w:kern w:val="0"/>
          <w:sz w:val="24"/>
          <w:szCs w:val="24"/>
          <w:rPrChange w:id="3208" w:author="JY0225" w:date="2017-08-24T11:13:00Z">
            <w:rPr>
              <w:rFonts w:ascii="Times New Roman" w:hAnsi="Times New Roman" w:cs="Times New Roman" w:hint="eastAsia"/>
              <w:spacing w:val="10"/>
              <w:kern w:val="0"/>
              <w:sz w:val="24"/>
              <w:szCs w:val="20"/>
            </w:rPr>
          </w:rPrChange>
        </w:rPr>
        <w:t>系统</w:t>
      </w:r>
      <w:r w:rsidR="00C95F0F" w:rsidRPr="006C0267">
        <w:rPr>
          <w:rFonts w:asciiTheme="minorEastAsia" w:hAnsiTheme="minorEastAsia" w:cs="Times New Roman" w:hint="eastAsia"/>
          <w:spacing w:val="10"/>
          <w:kern w:val="0"/>
          <w:sz w:val="24"/>
          <w:szCs w:val="24"/>
          <w:rPrChange w:id="3209" w:author="JY0225" w:date="2017-08-24T11:13:00Z">
            <w:rPr>
              <w:rFonts w:ascii="Times New Roman" w:hAnsi="Times New Roman" w:cs="Times New Roman" w:hint="eastAsia"/>
              <w:spacing w:val="10"/>
              <w:kern w:val="0"/>
              <w:sz w:val="24"/>
              <w:szCs w:val="20"/>
            </w:rPr>
          </w:rPrChange>
        </w:rPr>
        <w:t>的</w:t>
      </w:r>
      <w:r w:rsidR="0028651F" w:rsidRPr="006C0267">
        <w:rPr>
          <w:rFonts w:asciiTheme="minorEastAsia" w:hAnsiTheme="minorEastAsia" w:cs="Times New Roman" w:hint="eastAsia"/>
          <w:spacing w:val="10"/>
          <w:kern w:val="0"/>
          <w:sz w:val="24"/>
          <w:szCs w:val="24"/>
          <w:rPrChange w:id="3210" w:author="JY0225" w:date="2017-08-24T11:13:00Z">
            <w:rPr>
              <w:rFonts w:ascii="Times New Roman" w:hAnsi="Times New Roman" w:cs="Times New Roman" w:hint="eastAsia"/>
              <w:spacing w:val="10"/>
              <w:kern w:val="0"/>
              <w:sz w:val="24"/>
              <w:szCs w:val="20"/>
            </w:rPr>
          </w:rPrChange>
        </w:rPr>
        <w:t>，它提供了客户端与</w:t>
      </w:r>
      <w:r w:rsidR="00476838" w:rsidRPr="006C0267">
        <w:rPr>
          <w:rFonts w:asciiTheme="minorEastAsia" w:hAnsiTheme="minorEastAsia" w:cs="Times New Roman" w:hint="eastAsia"/>
          <w:spacing w:val="10"/>
          <w:kern w:val="0"/>
          <w:sz w:val="24"/>
          <w:szCs w:val="24"/>
          <w:rPrChange w:id="3211" w:author="JY0225" w:date="2017-08-24T11:13:00Z">
            <w:rPr>
              <w:rFonts w:ascii="Times New Roman" w:hAnsi="Times New Roman" w:cs="Times New Roman" w:hint="eastAsia"/>
              <w:spacing w:val="10"/>
              <w:kern w:val="0"/>
              <w:sz w:val="24"/>
              <w:szCs w:val="20"/>
            </w:rPr>
          </w:rPrChange>
        </w:rPr>
        <w:t>备份</w:t>
      </w:r>
      <w:r w:rsidR="0028651F" w:rsidRPr="006C0267">
        <w:rPr>
          <w:rFonts w:asciiTheme="minorEastAsia" w:hAnsiTheme="minorEastAsia" w:cs="Times New Roman" w:hint="eastAsia"/>
          <w:spacing w:val="10"/>
          <w:kern w:val="0"/>
          <w:sz w:val="24"/>
          <w:szCs w:val="24"/>
          <w:rPrChange w:id="3212" w:author="JY0225" w:date="2017-08-24T11:13:00Z">
            <w:rPr>
              <w:rFonts w:ascii="Times New Roman" w:hAnsi="Times New Roman" w:cs="Times New Roman" w:hint="eastAsia"/>
              <w:spacing w:val="10"/>
              <w:kern w:val="0"/>
              <w:sz w:val="24"/>
              <w:szCs w:val="20"/>
            </w:rPr>
          </w:rPrChange>
        </w:rPr>
        <w:t>服务器</w:t>
      </w:r>
      <w:r w:rsidR="00970B28" w:rsidRPr="006C0267">
        <w:rPr>
          <w:rFonts w:asciiTheme="minorEastAsia" w:hAnsiTheme="minorEastAsia" w:cs="Times New Roman" w:hint="eastAsia"/>
          <w:spacing w:val="10"/>
          <w:kern w:val="0"/>
          <w:sz w:val="24"/>
          <w:szCs w:val="24"/>
          <w:rPrChange w:id="3213" w:author="JY0225" w:date="2017-08-24T11:13:00Z">
            <w:rPr>
              <w:rFonts w:ascii="Times New Roman" w:hAnsi="Times New Roman" w:cs="Times New Roman" w:hint="eastAsia"/>
              <w:spacing w:val="10"/>
              <w:kern w:val="0"/>
              <w:sz w:val="24"/>
              <w:szCs w:val="20"/>
            </w:rPr>
          </w:rPrChange>
        </w:rPr>
        <w:t>之间的</w:t>
      </w:r>
      <w:r w:rsidR="0028651F" w:rsidRPr="006C0267">
        <w:rPr>
          <w:rFonts w:asciiTheme="minorEastAsia" w:hAnsiTheme="minorEastAsia" w:cs="Times New Roman" w:hint="eastAsia"/>
          <w:spacing w:val="10"/>
          <w:kern w:val="0"/>
          <w:sz w:val="24"/>
          <w:szCs w:val="24"/>
          <w:rPrChange w:id="3214" w:author="JY0225" w:date="2017-08-24T11:13:00Z">
            <w:rPr>
              <w:rFonts w:ascii="Times New Roman" w:hAnsi="Times New Roman" w:cs="Times New Roman" w:hint="eastAsia"/>
              <w:spacing w:val="10"/>
              <w:kern w:val="0"/>
              <w:sz w:val="24"/>
              <w:szCs w:val="20"/>
            </w:rPr>
          </w:rPrChange>
        </w:rPr>
        <w:t>数据交互，有效地分离了客户端和服务器之间的绑定。同时，云备份中间件也提供给云备份客户</w:t>
      </w:r>
      <w:r w:rsidR="002A70B1" w:rsidRPr="006C0267">
        <w:rPr>
          <w:rFonts w:asciiTheme="minorEastAsia" w:hAnsiTheme="minorEastAsia" w:cs="Times New Roman" w:hint="eastAsia"/>
          <w:spacing w:val="10"/>
          <w:kern w:val="0"/>
          <w:sz w:val="24"/>
          <w:szCs w:val="24"/>
          <w:rPrChange w:id="3215" w:author="JY0225" w:date="2017-08-24T11:13:00Z">
            <w:rPr>
              <w:rFonts w:ascii="Times New Roman" w:hAnsi="Times New Roman" w:cs="Times New Roman" w:hint="eastAsia"/>
              <w:spacing w:val="10"/>
              <w:kern w:val="0"/>
              <w:sz w:val="24"/>
              <w:szCs w:val="20"/>
            </w:rPr>
          </w:rPrChange>
        </w:rPr>
        <w:t>端与云备份服务器，身份认证服务器以及密钥管理服务器之间稳定可靠的</w:t>
      </w:r>
      <w:r w:rsidR="00E1095F" w:rsidRPr="006C0267">
        <w:rPr>
          <w:rFonts w:asciiTheme="minorEastAsia" w:hAnsiTheme="minorEastAsia" w:cs="Times New Roman" w:hint="eastAsia"/>
          <w:spacing w:val="10"/>
          <w:kern w:val="0"/>
          <w:sz w:val="24"/>
          <w:szCs w:val="24"/>
          <w:rPrChange w:id="3216" w:author="JY0225" w:date="2017-08-24T11:13:00Z">
            <w:rPr>
              <w:rFonts w:ascii="Times New Roman" w:hAnsi="Times New Roman" w:cs="Times New Roman" w:hint="eastAsia"/>
              <w:spacing w:val="10"/>
              <w:kern w:val="0"/>
              <w:sz w:val="24"/>
              <w:szCs w:val="20"/>
            </w:rPr>
          </w:rPrChange>
        </w:rPr>
        <w:t>数据传输</w:t>
      </w:r>
      <w:r w:rsidR="00C46490" w:rsidRPr="006C0267">
        <w:rPr>
          <w:rFonts w:asciiTheme="minorEastAsia" w:hAnsiTheme="minorEastAsia"/>
          <w:color w:val="000000" w:themeColor="text1"/>
          <w:sz w:val="24"/>
          <w:szCs w:val="24"/>
          <w:vertAlign w:val="superscript"/>
          <w:rPrChange w:id="3217" w:author="JY0225" w:date="2017-08-24T11:13:00Z">
            <w:rPr>
              <w:color w:val="000000" w:themeColor="text1"/>
              <w:vertAlign w:val="superscript"/>
            </w:rPr>
          </w:rPrChange>
        </w:rPr>
        <w:fldChar w:fldCharType="begin"/>
      </w:r>
      <w:r w:rsidR="00C46490" w:rsidRPr="006C0267">
        <w:rPr>
          <w:rFonts w:asciiTheme="minorEastAsia" w:hAnsiTheme="minorEastAsia"/>
          <w:color w:val="000000" w:themeColor="text1"/>
          <w:sz w:val="24"/>
          <w:szCs w:val="24"/>
          <w:vertAlign w:val="superscript"/>
          <w:rPrChange w:id="3218" w:author="JY0225" w:date="2017-08-24T11:13:00Z">
            <w:rPr>
              <w:color w:val="000000" w:themeColor="text1"/>
              <w:vertAlign w:val="superscript"/>
            </w:rPr>
          </w:rPrChange>
        </w:rPr>
        <w:instrText xml:space="preserve"> REF _Ref489691828 \r \h </w:instrText>
      </w:r>
      <w:r w:rsidR="00C46490" w:rsidRPr="006C0267">
        <w:rPr>
          <w:rFonts w:asciiTheme="minorEastAsia" w:hAnsiTheme="minorEastAsia"/>
          <w:color w:val="000000" w:themeColor="text1"/>
          <w:sz w:val="24"/>
          <w:szCs w:val="24"/>
          <w:vertAlign w:val="superscript"/>
          <w:rPrChange w:id="3219" w:author="JY0225" w:date="2017-08-24T11:13:00Z">
            <w:rPr>
              <w:color w:val="000000" w:themeColor="text1"/>
              <w:vertAlign w:val="superscript"/>
            </w:rPr>
          </w:rPrChange>
        </w:rPr>
      </w:r>
      <w:r w:rsidR="006C0267" w:rsidRPr="006C0267">
        <w:rPr>
          <w:rFonts w:asciiTheme="minorEastAsia" w:hAnsiTheme="minorEastAsia"/>
          <w:color w:val="000000" w:themeColor="text1"/>
          <w:sz w:val="24"/>
          <w:szCs w:val="24"/>
          <w:vertAlign w:val="superscript"/>
          <w:rPrChange w:id="3220" w:author="JY0225" w:date="2017-08-24T11:13:00Z">
            <w:rPr>
              <w:color w:val="000000" w:themeColor="text1"/>
              <w:sz w:val="24"/>
              <w:szCs w:val="24"/>
              <w:vertAlign w:val="superscript"/>
            </w:rPr>
          </w:rPrChange>
        </w:rPr>
        <w:instrText xml:space="preserve"> \* MERGEFORMAT </w:instrText>
      </w:r>
      <w:r w:rsidR="00C46490" w:rsidRPr="006C0267">
        <w:rPr>
          <w:rFonts w:asciiTheme="minorEastAsia" w:hAnsiTheme="minorEastAsia"/>
          <w:color w:val="000000" w:themeColor="text1"/>
          <w:sz w:val="24"/>
          <w:szCs w:val="24"/>
          <w:vertAlign w:val="superscript"/>
          <w:rPrChange w:id="3221" w:author="JY0225" w:date="2017-08-24T11:13:00Z">
            <w:rPr>
              <w:color w:val="000000" w:themeColor="text1"/>
              <w:vertAlign w:val="superscript"/>
            </w:rPr>
          </w:rPrChange>
        </w:rPr>
        <w:fldChar w:fldCharType="separate"/>
      </w:r>
      <w:r w:rsidR="008E2759" w:rsidRPr="006C0267">
        <w:rPr>
          <w:rFonts w:asciiTheme="minorEastAsia" w:hAnsiTheme="minorEastAsia"/>
          <w:color w:val="000000" w:themeColor="text1"/>
          <w:sz w:val="24"/>
          <w:szCs w:val="24"/>
          <w:vertAlign w:val="superscript"/>
          <w:rPrChange w:id="3222" w:author="JY0225" w:date="2017-08-24T11:13:00Z">
            <w:rPr>
              <w:color w:val="000000" w:themeColor="text1"/>
              <w:vertAlign w:val="superscript"/>
            </w:rPr>
          </w:rPrChange>
        </w:rPr>
        <w:t>[5]</w:t>
      </w:r>
      <w:r w:rsidR="00C46490" w:rsidRPr="006C0267">
        <w:rPr>
          <w:rFonts w:asciiTheme="minorEastAsia" w:hAnsiTheme="minorEastAsia"/>
          <w:color w:val="000000" w:themeColor="text1"/>
          <w:sz w:val="24"/>
          <w:szCs w:val="24"/>
          <w:vertAlign w:val="superscript"/>
          <w:rPrChange w:id="3223" w:author="JY0225" w:date="2017-08-24T11:13:00Z">
            <w:rPr>
              <w:color w:val="000000" w:themeColor="text1"/>
              <w:vertAlign w:val="superscript"/>
            </w:rPr>
          </w:rPrChange>
        </w:rPr>
        <w:fldChar w:fldCharType="end"/>
      </w:r>
      <w:r w:rsidR="0028651F" w:rsidRPr="006C0267">
        <w:rPr>
          <w:rFonts w:asciiTheme="minorEastAsia" w:hAnsiTheme="minorEastAsia" w:cs="Times New Roman" w:hint="eastAsia"/>
          <w:color w:val="000000" w:themeColor="text1"/>
          <w:spacing w:val="10"/>
          <w:kern w:val="0"/>
          <w:sz w:val="24"/>
          <w:szCs w:val="24"/>
          <w:rPrChange w:id="3224" w:author="JY0225" w:date="2017-08-24T11:13:00Z">
            <w:rPr>
              <w:rFonts w:ascii="Times New Roman" w:hAnsi="Times New Roman" w:cs="Times New Roman" w:hint="eastAsia"/>
              <w:color w:val="000000" w:themeColor="text1"/>
              <w:spacing w:val="10"/>
              <w:kern w:val="0"/>
              <w:sz w:val="24"/>
              <w:szCs w:val="20"/>
            </w:rPr>
          </w:rPrChange>
        </w:rPr>
        <w:t>。</w:t>
      </w:r>
    </w:p>
    <w:p w14:paraId="65830F00" w14:textId="20CC72BF" w:rsidR="006E69CD" w:rsidRDefault="006E69CD" w:rsidP="00453842">
      <w:pPr>
        <w:pStyle w:val="31"/>
      </w:pPr>
      <w:bookmarkStart w:id="3225" w:name="_Toc491335232"/>
      <w:r>
        <w:t>3.1</w:t>
      </w:r>
      <w:r w:rsidRPr="006637A1">
        <w:t xml:space="preserve">.1 </w:t>
      </w:r>
      <w:r>
        <w:rPr>
          <w:rFonts w:hint="eastAsia"/>
        </w:rPr>
        <w:t>系统框架</w:t>
      </w:r>
      <w:ins w:id="3226" w:author="JY0225" w:date="2017-08-23T14:05:00Z">
        <w:r w:rsidR="00627570">
          <w:rPr>
            <w:rFonts w:hint="eastAsia"/>
          </w:rPr>
          <w:t>与功能</w:t>
        </w:r>
      </w:ins>
      <w:r>
        <w:rPr>
          <w:rFonts w:hint="eastAsia"/>
        </w:rPr>
        <w:t>分析</w:t>
      </w:r>
      <w:bookmarkEnd w:id="3225"/>
    </w:p>
    <w:p w14:paraId="6FE35767" w14:textId="6C581698" w:rsidR="00453842" w:rsidRDefault="00912023">
      <w:pPr>
        <w:jc w:val="center"/>
        <w:pPrChange w:id="3227" w:author="JY0225" w:date="2017-08-22T21:27:00Z">
          <w:pPr/>
        </w:pPrChange>
      </w:pPr>
      <w:del w:id="3228" w:author="JY0225" w:date="2017-08-22T20:07:00Z">
        <w:r w:rsidDel="00D06D0F">
          <w:rPr>
            <w:noProof/>
          </w:rPr>
          <w:drawing>
            <wp:inline distT="0" distB="0" distL="0" distR="0" wp14:anchorId="6EE12C42" wp14:editId="760E92DB">
              <wp:extent cx="5278120" cy="38347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原中间件系统架构图01.jpg"/>
                      <pic:cNvPicPr/>
                    </pic:nvPicPr>
                    <pic:blipFill>
                      <a:blip r:embed="rId29">
                        <a:extLst>
                          <a:ext uri="{28A0092B-C50C-407E-A947-70E740481C1C}">
                            <a14:useLocalDpi xmlns:a14="http://schemas.microsoft.com/office/drawing/2010/main" val="0"/>
                          </a:ext>
                        </a:extLst>
                      </a:blip>
                      <a:stretch>
                        <a:fillRect/>
                      </a:stretch>
                    </pic:blipFill>
                    <pic:spPr>
                      <a:xfrm>
                        <a:off x="0" y="0"/>
                        <a:ext cx="5278120" cy="3834765"/>
                      </a:xfrm>
                      <a:prstGeom prst="rect">
                        <a:avLst/>
                      </a:prstGeom>
                    </pic:spPr>
                  </pic:pic>
                </a:graphicData>
              </a:graphic>
            </wp:inline>
          </w:drawing>
        </w:r>
      </w:del>
      <w:ins w:id="3229" w:author="JY0225" w:date="2017-08-22T21:26:00Z">
        <w:r w:rsidR="001A072E">
          <w:object w:dxaOrig="10516" w:dyaOrig="8078" w14:anchorId="01A1FC49">
            <v:shape id="_x0000_i1028" type="#_x0000_t75" style="width:377.75pt;height:288.95pt" o:ole="">
              <v:imagedata r:id="rId30" o:title=""/>
            </v:shape>
            <o:OLEObject Type="Embed" ProgID="Visio.Drawing.15" ShapeID="_x0000_i1028" DrawAspect="Content" ObjectID="_1565082760" r:id="rId31"/>
          </w:object>
        </w:r>
      </w:ins>
    </w:p>
    <w:p w14:paraId="7F9CF38A" w14:textId="76D523B7" w:rsidR="00453842" w:rsidRPr="006C0267" w:rsidRDefault="00453842" w:rsidP="006C0267">
      <w:pPr>
        <w:spacing w:line="400" w:lineRule="exact"/>
        <w:ind w:firstLineChars="200" w:firstLine="520"/>
        <w:jc w:val="center"/>
        <w:rPr>
          <w:rFonts w:asciiTheme="minorEastAsia" w:hAnsiTheme="minorEastAsia" w:cs="Times New Roman"/>
          <w:spacing w:val="10"/>
          <w:sz w:val="24"/>
          <w:szCs w:val="24"/>
          <w:rPrChange w:id="3230" w:author="JY0225" w:date="2017-08-24T11:14:00Z">
            <w:rPr>
              <w:rFonts w:ascii="Times New Roman" w:hAnsi="Times New Roman" w:cs="Times New Roman"/>
              <w:spacing w:val="10"/>
              <w:sz w:val="24"/>
              <w:szCs w:val="24"/>
            </w:rPr>
          </w:rPrChange>
        </w:rPr>
        <w:pPrChange w:id="3231" w:author="JY0225" w:date="2017-08-24T11:14:00Z">
          <w:pPr>
            <w:ind w:firstLineChars="200" w:firstLine="520"/>
            <w:jc w:val="center"/>
          </w:pPr>
        </w:pPrChange>
      </w:pPr>
      <w:r w:rsidRPr="006C0267">
        <w:rPr>
          <w:rFonts w:asciiTheme="minorEastAsia" w:hAnsiTheme="minorEastAsia" w:cs="Times New Roman"/>
          <w:spacing w:val="10"/>
          <w:sz w:val="24"/>
          <w:szCs w:val="24"/>
          <w:rPrChange w:id="3232" w:author="JY0225" w:date="2017-08-24T11:14:00Z">
            <w:rPr>
              <w:rFonts w:ascii="Times New Roman" w:hAnsi="Times New Roman" w:cs="Times New Roman"/>
              <w:spacing w:val="10"/>
              <w:sz w:val="24"/>
              <w:szCs w:val="24"/>
            </w:rPr>
          </w:rPrChange>
        </w:rPr>
        <w:t>图</w:t>
      </w:r>
      <w:r w:rsidR="00950DDF" w:rsidRPr="006C0267">
        <w:rPr>
          <w:rFonts w:asciiTheme="minorEastAsia" w:hAnsiTheme="minorEastAsia" w:cs="Times New Roman"/>
          <w:spacing w:val="10"/>
          <w:sz w:val="24"/>
          <w:szCs w:val="24"/>
          <w:rPrChange w:id="3233" w:author="JY0225" w:date="2017-08-24T11:14:00Z">
            <w:rPr>
              <w:rFonts w:ascii="Times New Roman" w:hAnsi="Times New Roman" w:cs="Times New Roman"/>
              <w:spacing w:val="10"/>
              <w:sz w:val="24"/>
              <w:szCs w:val="24"/>
            </w:rPr>
          </w:rPrChange>
        </w:rPr>
        <w:t>3</w:t>
      </w:r>
      <w:r w:rsidRPr="006C0267">
        <w:rPr>
          <w:rFonts w:asciiTheme="minorEastAsia" w:hAnsiTheme="minorEastAsia" w:cs="Times New Roman"/>
          <w:spacing w:val="10"/>
          <w:sz w:val="24"/>
          <w:szCs w:val="24"/>
          <w:rPrChange w:id="3234" w:author="JY0225" w:date="2017-08-24T11:14:00Z">
            <w:rPr>
              <w:rFonts w:ascii="Times New Roman" w:hAnsi="Times New Roman" w:cs="Times New Roman"/>
              <w:spacing w:val="10"/>
              <w:sz w:val="24"/>
              <w:szCs w:val="24"/>
            </w:rPr>
          </w:rPrChange>
        </w:rPr>
        <w:t>-1</w:t>
      </w:r>
      <w:r w:rsidR="003B190E" w:rsidRPr="006C0267">
        <w:rPr>
          <w:rFonts w:asciiTheme="minorEastAsia" w:hAnsiTheme="minorEastAsia" w:cs="Times New Roman"/>
          <w:spacing w:val="10"/>
          <w:sz w:val="24"/>
          <w:szCs w:val="24"/>
          <w:rPrChange w:id="3235" w:author="JY0225" w:date="2017-08-24T11:14:00Z">
            <w:rPr>
              <w:rFonts w:ascii="Times New Roman" w:hAnsi="Times New Roman" w:cs="Times New Roman"/>
              <w:spacing w:val="10"/>
              <w:sz w:val="24"/>
              <w:szCs w:val="24"/>
            </w:rPr>
          </w:rPrChange>
        </w:rPr>
        <w:t xml:space="preserve"> </w:t>
      </w:r>
      <w:r w:rsidR="003B190E" w:rsidRPr="006C0267">
        <w:rPr>
          <w:rFonts w:asciiTheme="minorEastAsia" w:hAnsiTheme="minorEastAsia" w:cs="Times New Roman"/>
          <w:spacing w:val="10"/>
          <w:sz w:val="24"/>
          <w:szCs w:val="24"/>
          <w:rPrChange w:id="3236" w:author="JY0225" w:date="2017-08-24T11:14:00Z">
            <w:rPr>
              <w:rFonts w:ascii="Times New Roman" w:hAnsi="Times New Roman" w:cs="Times New Roman"/>
              <w:spacing w:val="10"/>
              <w:sz w:val="24"/>
              <w:szCs w:val="24"/>
            </w:rPr>
          </w:rPrChange>
        </w:rPr>
        <w:t>现有云</w:t>
      </w:r>
      <w:r w:rsidR="00476838" w:rsidRPr="006C0267">
        <w:rPr>
          <w:rFonts w:asciiTheme="minorEastAsia" w:hAnsiTheme="minorEastAsia" w:cs="Times New Roman"/>
          <w:spacing w:val="10"/>
          <w:sz w:val="24"/>
          <w:szCs w:val="24"/>
          <w:rPrChange w:id="3237" w:author="JY0225" w:date="2017-08-24T11:14:00Z">
            <w:rPr>
              <w:rFonts w:ascii="Times New Roman" w:hAnsi="Times New Roman" w:cs="Times New Roman"/>
              <w:spacing w:val="10"/>
              <w:sz w:val="24"/>
              <w:szCs w:val="24"/>
            </w:rPr>
          </w:rPrChange>
        </w:rPr>
        <w:t>备份</w:t>
      </w:r>
      <w:r w:rsidRPr="006C0267">
        <w:rPr>
          <w:rFonts w:asciiTheme="minorEastAsia" w:hAnsiTheme="minorEastAsia" w:cs="Times New Roman"/>
          <w:spacing w:val="10"/>
          <w:sz w:val="24"/>
          <w:szCs w:val="24"/>
          <w:rPrChange w:id="3238" w:author="JY0225" w:date="2017-08-24T11:14:00Z">
            <w:rPr>
              <w:rFonts w:ascii="Times New Roman" w:hAnsi="Times New Roman" w:cs="Times New Roman"/>
              <w:spacing w:val="10"/>
              <w:sz w:val="24"/>
              <w:szCs w:val="24"/>
            </w:rPr>
          </w:rPrChange>
        </w:rPr>
        <w:t>中间件系统架构图</w:t>
      </w:r>
    </w:p>
    <w:p w14:paraId="4337EF57" w14:textId="7513747A" w:rsidR="00781237" w:rsidRPr="006C0267" w:rsidRDefault="00781237" w:rsidP="006C0267">
      <w:pPr>
        <w:pStyle w:val="23"/>
        <w:spacing w:line="400" w:lineRule="exact"/>
        <w:ind w:firstLineChars="0"/>
        <w:rPr>
          <w:rFonts w:asciiTheme="minorEastAsia" w:eastAsiaTheme="minorEastAsia" w:hAnsiTheme="minorEastAsia" w:cs="Times New Roman"/>
          <w:sz w:val="24"/>
          <w:szCs w:val="24"/>
          <w:rPrChange w:id="3239" w:author="JY0225" w:date="2017-08-24T11:14:00Z">
            <w:rPr>
              <w:rFonts w:ascii="Times New Roman" w:hAnsi="Times New Roman" w:cs="Times New Roman"/>
              <w:sz w:val="24"/>
            </w:rPr>
          </w:rPrChange>
        </w:rPr>
        <w:pPrChange w:id="3240" w:author="JY0225" w:date="2017-08-24T11:14:00Z">
          <w:pPr>
            <w:pStyle w:val="23"/>
            <w:spacing w:line="360" w:lineRule="auto"/>
            <w:ind w:firstLineChars="0"/>
          </w:pPr>
        </w:pPrChange>
      </w:pPr>
      <w:r w:rsidRPr="006C0267">
        <w:rPr>
          <w:rFonts w:asciiTheme="minorEastAsia" w:eastAsiaTheme="minorEastAsia" w:hAnsiTheme="minorEastAsia" w:cs="Times New Roman"/>
          <w:spacing w:val="10"/>
          <w:kern w:val="0"/>
          <w:sz w:val="24"/>
          <w:szCs w:val="24"/>
          <w:rPrChange w:id="3241" w:author="JY0225" w:date="2017-08-24T11:14:00Z">
            <w:rPr>
              <w:rFonts w:ascii="Times New Roman" w:hAnsi="Times New Roman" w:cs="Times New Roman"/>
              <w:spacing w:val="10"/>
              <w:kern w:val="0"/>
              <w:sz w:val="24"/>
              <w:szCs w:val="24"/>
            </w:rPr>
          </w:rPrChange>
        </w:rPr>
        <w:t>图</w:t>
      </w:r>
      <w:r w:rsidR="00CB6F9A" w:rsidRPr="006C0267">
        <w:rPr>
          <w:rFonts w:asciiTheme="minorEastAsia" w:eastAsiaTheme="minorEastAsia" w:hAnsiTheme="minorEastAsia" w:cs="Times New Roman" w:hint="eastAsia"/>
          <w:spacing w:val="10"/>
          <w:kern w:val="0"/>
          <w:sz w:val="24"/>
          <w:szCs w:val="24"/>
          <w:rPrChange w:id="3242" w:author="JY0225" w:date="2017-08-24T11:14:00Z">
            <w:rPr>
              <w:rFonts w:ascii="Times New Roman" w:hAnsi="Times New Roman" w:cs="Times New Roman" w:hint="eastAsia"/>
              <w:spacing w:val="10"/>
              <w:kern w:val="0"/>
              <w:sz w:val="24"/>
              <w:szCs w:val="24"/>
            </w:rPr>
          </w:rPrChange>
        </w:rPr>
        <w:t>3-1</w:t>
      </w:r>
      <w:r w:rsidRPr="006C0267">
        <w:rPr>
          <w:rFonts w:asciiTheme="minorEastAsia" w:eastAsiaTheme="minorEastAsia" w:hAnsiTheme="minorEastAsia" w:cs="Times New Roman" w:hint="eastAsia"/>
          <w:spacing w:val="10"/>
          <w:kern w:val="0"/>
          <w:sz w:val="24"/>
          <w:szCs w:val="24"/>
          <w:rPrChange w:id="3243" w:author="JY0225" w:date="2017-08-24T11:14:00Z">
            <w:rPr>
              <w:rFonts w:ascii="Times New Roman" w:hAnsi="Times New Roman" w:cs="Times New Roman" w:hint="eastAsia"/>
              <w:spacing w:val="10"/>
              <w:kern w:val="0"/>
              <w:sz w:val="24"/>
              <w:szCs w:val="24"/>
            </w:rPr>
          </w:rPrChange>
        </w:rPr>
        <w:t>展示了</w:t>
      </w:r>
      <w:r w:rsidR="00CB6F9A" w:rsidRPr="006C0267">
        <w:rPr>
          <w:rFonts w:asciiTheme="minorEastAsia" w:eastAsiaTheme="minorEastAsia" w:hAnsiTheme="minorEastAsia" w:cs="Times New Roman" w:hint="eastAsia"/>
          <w:spacing w:val="10"/>
          <w:kern w:val="0"/>
          <w:sz w:val="24"/>
          <w:szCs w:val="24"/>
          <w:rPrChange w:id="3244" w:author="JY0225" w:date="2017-08-24T11:14:00Z">
            <w:rPr>
              <w:rFonts w:ascii="Times New Roman" w:hAnsi="Times New Roman" w:cs="Times New Roman" w:hint="eastAsia"/>
              <w:spacing w:val="10"/>
              <w:kern w:val="0"/>
              <w:sz w:val="24"/>
              <w:szCs w:val="24"/>
            </w:rPr>
          </w:rPrChange>
        </w:rPr>
        <w:t>现有的</w:t>
      </w:r>
      <w:r w:rsidRPr="006C0267">
        <w:rPr>
          <w:rFonts w:asciiTheme="minorEastAsia" w:eastAsiaTheme="minorEastAsia" w:hAnsiTheme="minorEastAsia" w:cs="Times New Roman" w:hint="eastAsia"/>
          <w:spacing w:val="10"/>
          <w:kern w:val="0"/>
          <w:sz w:val="24"/>
          <w:szCs w:val="24"/>
          <w:rPrChange w:id="3245" w:author="JY0225" w:date="2017-08-24T11:14:00Z">
            <w:rPr>
              <w:rFonts w:ascii="Times New Roman" w:hAnsi="Times New Roman" w:cs="Times New Roman" w:hint="eastAsia"/>
              <w:spacing w:val="10"/>
              <w:kern w:val="0"/>
              <w:sz w:val="24"/>
              <w:szCs w:val="24"/>
            </w:rPr>
          </w:rPrChange>
        </w:rPr>
        <w:t>云</w:t>
      </w:r>
      <w:r w:rsidR="00476838" w:rsidRPr="006C0267">
        <w:rPr>
          <w:rFonts w:asciiTheme="minorEastAsia" w:eastAsiaTheme="minorEastAsia" w:hAnsiTheme="minorEastAsia" w:cs="Times New Roman" w:hint="eastAsia"/>
          <w:spacing w:val="10"/>
          <w:kern w:val="0"/>
          <w:sz w:val="24"/>
          <w:szCs w:val="24"/>
          <w:rPrChange w:id="3246" w:author="JY0225" w:date="2017-08-24T11:14:00Z">
            <w:rPr>
              <w:rFonts w:ascii="Times New Roman" w:hAnsi="Times New Roman" w:cs="Times New Roman" w:hint="eastAsia"/>
              <w:spacing w:val="10"/>
              <w:kern w:val="0"/>
              <w:sz w:val="24"/>
              <w:szCs w:val="24"/>
            </w:rPr>
          </w:rPrChange>
        </w:rPr>
        <w:t>备份</w:t>
      </w:r>
      <w:r w:rsidRPr="006C0267">
        <w:rPr>
          <w:rFonts w:asciiTheme="minorEastAsia" w:eastAsiaTheme="minorEastAsia" w:hAnsiTheme="minorEastAsia" w:cs="Times New Roman" w:hint="eastAsia"/>
          <w:spacing w:val="10"/>
          <w:kern w:val="0"/>
          <w:sz w:val="24"/>
          <w:szCs w:val="24"/>
          <w:rPrChange w:id="3247" w:author="JY0225" w:date="2017-08-24T11:14:00Z">
            <w:rPr>
              <w:rFonts w:ascii="Times New Roman" w:hAnsi="Times New Roman" w:cs="Times New Roman" w:hint="eastAsia"/>
              <w:spacing w:val="10"/>
              <w:kern w:val="0"/>
              <w:sz w:val="24"/>
              <w:szCs w:val="24"/>
            </w:rPr>
          </w:rPrChange>
        </w:rPr>
        <w:t>中间件</w:t>
      </w:r>
      <w:r w:rsidR="00CB6F9A" w:rsidRPr="006C0267">
        <w:rPr>
          <w:rFonts w:asciiTheme="minorEastAsia" w:eastAsiaTheme="minorEastAsia" w:hAnsiTheme="minorEastAsia" w:cs="Times New Roman" w:hint="eastAsia"/>
          <w:spacing w:val="10"/>
          <w:kern w:val="0"/>
          <w:sz w:val="24"/>
          <w:szCs w:val="24"/>
          <w:rPrChange w:id="3248" w:author="JY0225" w:date="2017-08-24T11:14:00Z">
            <w:rPr>
              <w:rFonts w:ascii="Times New Roman" w:hAnsi="Times New Roman" w:cs="Times New Roman" w:hint="eastAsia"/>
              <w:spacing w:val="10"/>
              <w:kern w:val="0"/>
              <w:sz w:val="24"/>
              <w:szCs w:val="24"/>
            </w:rPr>
          </w:rPrChange>
        </w:rPr>
        <w:t>系统框架图</w:t>
      </w:r>
      <w:r w:rsidRPr="006C0267">
        <w:rPr>
          <w:rFonts w:asciiTheme="minorEastAsia" w:eastAsiaTheme="minorEastAsia" w:hAnsiTheme="minorEastAsia" w:cs="Times New Roman" w:hint="eastAsia"/>
          <w:spacing w:val="10"/>
          <w:kern w:val="0"/>
          <w:sz w:val="24"/>
          <w:szCs w:val="24"/>
          <w:rPrChange w:id="3249" w:author="JY0225" w:date="2017-08-24T11:14:00Z">
            <w:rPr>
              <w:rFonts w:ascii="Times New Roman" w:hAnsi="Times New Roman" w:cs="Times New Roman" w:hint="eastAsia"/>
              <w:spacing w:val="10"/>
              <w:kern w:val="0"/>
              <w:sz w:val="24"/>
              <w:szCs w:val="24"/>
            </w:rPr>
          </w:rPrChange>
        </w:rPr>
        <w:t>。中间件作为客户端与服务器之间的交互枢纽，负责对用户从客户端发送的请求和数据进行处理，然后转发给服务器。</w:t>
      </w:r>
      <w:r w:rsidR="00FA312D" w:rsidRPr="006C0267">
        <w:rPr>
          <w:rFonts w:asciiTheme="minorEastAsia" w:eastAsiaTheme="minorEastAsia" w:hAnsiTheme="minorEastAsia" w:cs="Times New Roman" w:hint="eastAsia"/>
          <w:spacing w:val="10"/>
          <w:kern w:val="0"/>
          <w:sz w:val="24"/>
          <w:szCs w:val="24"/>
          <w:rPrChange w:id="3250" w:author="JY0225" w:date="2017-08-24T11:14:00Z">
            <w:rPr>
              <w:rFonts w:ascii="Times New Roman" w:hAnsi="Times New Roman" w:cs="Times New Roman" w:hint="eastAsia"/>
              <w:spacing w:val="10"/>
              <w:kern w:val="0"/>
              <w:sz w:val="24"/>
              <w:szCs w:val="24"/>
            </w:rPr>
          </w:rPrChange>
        </w:rPr>
        <w:t>中间件系统一共分为三层，</w:t>
      </w:r>
      <w:r w:rsidR="006D189E" w:rsidRPr="006C0267">
        <w:rPr>
          <w:rFonts w:asciiTheme="minorEastAsia" w:eastAsiaTheme="minorEastAsia" w:hAnsiTheme="minorEastAsia" w:cs="Times New Roman"/>
          <w:sz w:val="24"/>
          <w:szCs w:val="24"/>
          <w:rPrChange w:id="3251" w:author="JY0225" w:date="2017-08-24T11:14:00Z">
            <w:rPr>
              <w:rFonts w:ascii="Times New Roman" w:hAnsi="Times New Roman" w:cs="Times New Roman"/>
              <w:sz w:val="24"/>
            </w:rPr>
          </w:rPrChange>
        </w:rPr>
        <w:t>底层结构包括操作系统平台、本地库、内存与本地</w:t>
      </w:r>
      <w:r w:rsidR="00476838" w:rsidRPr="006C0267">
        <w:rPr>
          <w:rFonts w:asciiTheme="minorEastAsia" w:eastAsiaTheme="minorEastAsia" w:hAnsiTheme="minorEastAsia" w:cs="Times New Roman"/>
          <w:sz w:val="24"/>
          <w:szCs w:val="24"/>
          <w:rPrChange w:id="3252" w:author="JY0225" w:date="2017-08-24T11:14:00Z">
            <w:rPr>
              <w:rFonts w:ascii="Times New Roman" w:hAnsi="Times New Roman" w:cs="Times New Roman"/>
              <w:sz w:val="24"/>
            </w:rPr>
          </w:rPrChange>
        </w:rPr>
        <w:t>备份</w:t>
      </w:r>
      <w:r w:rsidR="006D189E" w:rsidRPr="006C0267">
        <w:rPr>
          <w:rFonts w:asciiTheme="minorEastAsia" w:eastAsiaTheme="minorEastAsia" w:hAnsiTheme="minorEastAsia" w:cs="Times New Roman"/>
          <w:sz w:val="24"/>
          <w:szCs w:val="24"/>
          <w:rPrChange w:id="3253" w:author="JY0225" w:date="2017-08-24T11:14:00Z">
            <w:rPr>
              <w:rFonts w:ascii="Times New Roman" w:hAnsi="Times New Roman" w:cs="Times New Roman"/>
              <w:sz w:val="24"/>
            </w:rPr>
          </w:rPrChange>
        </w:rPr>
        <w:t>三部分，它提供了中间件可以正常运作的基础软硬件</w:t>
      </w:r>
      <w:r w:rsidR="006D189E" w:rsidRPr="006C0267">
        <w:rPr>
          <w:rFonts w:asciiTheme="minorEastAsia" w:eastAsiaTheme="minorEastAsia" w:hAnsiTheme="minorEastAsia" w:cs="Times New Roman" w:hint="eastAsia"/>
          <w:sz w:val="24"/>
          <w:szCs w:val="24"/>
          <w:rPrChange w:id="3254" w:author="JY0225" w:date="2017-08-24T11:14:00Z">
            <w:rPr>
              <w:rFonts w:ascii="Times New Roman" w:hAnsi="Times New Roman" w:cs="Times New Roman" w:hint="eastAsia"/>
              <w:sz w:val="24"/>
            </w:rPr>
          </w:rPrChange>
        </w:rPr>
        <w:t>；</w:t>
      </w:r>
      <w:ins w:id="3255" w:author="JY0225" w:date="2017-08-23T14:01:00Z">
        <w:r w:rsidR="001A072E" w:rsidRPr="006C0267">
          <w:rPr>
            <w:rFonts w:asciiTheme="minorEastAsia" w:eastAsiaTheme="minorEastAsia" w:hAnsiTheme="minorEastAsia" w:cs="Times New Roman" w:hint="eastAsia"/>
            <w:sz w:val="24"/>
            <w:szCs w:val="24"/>
            <w:rPrChange w:id="3256" w:author="JY0225" w:date="2017-08-24T11:14:00Z">
              <w:rPr>
                <w:rFonts w:ascii="Times New Roman" w:hAnsi="Times New Roman" w:cs="Times New Roman" w:hint="eastAsia"/>
                <w:sz w:val="24"/>
              </w:rPr>
            </w:rPrChange>
          </w:rPr>
          <w:t>逻辑</w:t>
        </w:r>
      </w:ins>
      <w:del w:id="3257" w:author="JY0225" w:date="2017-08-23T14:01:00Z">
        <w:r w:rsidR="006D189E" w:rsidRPr="006C0267" w:rsidDel="001A072E">
          <w:rPr>
            <w:rFonts w:asciiTheme="minorEastAsia" w:eastAsiaTheme="minorEastAsia" w:hAnsiTheme="minorEastAsia" w:cs="Times New Roman"/>
            <w:sz w:val="24"/>
            <w:szCs w:val="24"/>
            <w:rPrChange w:id="3258" w:author="JY0225" w:date="2017-08-24T11:14:00Z">
              <w:rPr>
                <w:rFonts w:ascii="Times New Roman" w:hAnsi="Times New Roman" w:cs="Times New Roman"/>
                <w:sz w:val="24"/>
              </w:rPr>
            </w:rPrChange>
          </w:rPr>
          <w:delText>功能</w:delText>
        </w:r>
      </w:del>
      <w:r w:rsidR="006D189E" w:rsidRPr="006C0267">
        <w:rPr>
          <w:rFonts w:asciiTheme="minorEastAsia" w:eastAsiaTheme="minorEastAsia" w:hAnsiTheme="minorEastAsia" w:cs="Times New Roman"/>
          <w:sz w:val="24"/>
          <w:szCs w:val="24"/>
          <w:rPrChange w:id="3259" w:author="JY0225" w:date="2017-08-24T11:14:00Z">
            <w:rPr>
              <w:rFonts w:ascii="Times New Roman" w:hAnsi="Times New Roman" w:cs="Times New Roman"/>
              <w:sz w:val="24"/>
            </w:rPr>
          </w:rPrChange>
        </w:rPr>
        <w:t>层由</w:t>
      </w:r>
      <w:r w:rsidR="006D189E" w:rsidRPr="006C0267">
        <w:rPr>
          <w:rFonts w:asciiTheme="minorEastAsia" w:eastAsiaTheme="minorEastAsia" w:hAnsiTheme="minorEastAsia" w:cs="Times New Roman" w:hint="eastAsia"/>
          <w:sz w:val="24"/>
          <w:szCs w:val="24"/>
          <w:rPrChange w:id="3260" w:author="JY0225" w:date="2017-08-24T11:14:00Z">
            <w:rPr>
              <w:rFonts w:ascii="Times New Roman" w:hAnsi="Times New Roman" w:cs="Times New Roman" w:hint="eastAsia"/>
              <w:sz w:val="24"/>
            </w:rPr>
          </w:rPrChange>
        </w:rPr>
        <w:t>四</w:t>
      </w:r>
      <w:r w:rsidR="006D189E" w:rsidRPr="006C0267">
        <w:rPr>
          <w:rFonts w:asciiTheme="minorEastAsia" w:eastAsiaTheme="minorEastAsia" w:hAnsiTheme="minorEastAsia" w:cs="Times New Roman"/>
          <w:sz w:val="24"/>
          <w:szCs w:val="24"/>
          <w:rPrChange w:id="3261" w:author="JY0225" w:date="2017-08-24T11:14:00Z">
            <w:rPr>
              <w:rFonts w:ascii="Times New Roman" w:hAnsi="Times New Roman" w:cs="Times New Roman"/>
              <w:sz w:val="24"/>
            </w:rPr>
          </w:rPrChange>
        </w:rPr>
        <w:t>大核心模块组成，分别是安全会话</w:t>
      </w:r>
      <w:r w:rsidR="00CE4167" w:rsidRPr="006C0267">
        <w:rPr>
          <w:rFonts w:asciiTheme="minorEastAsia" w:eastAsiaTheme="minorEastAsia" w:hAnsiTheme="minorEastAsia" w:cs="Times New Roman" w:hint="eastAsia"/>
          <w:sz w:val="24"/>
          <w:szCs w:val="24"/>
          <w:rPrChange w:id="3262" w:author="JY0225" w:date="2017-08-24T11:14:00Z">
            <w:rPr>
              <w:rFonts w:ascii="Times New Roman" w:hAnsi="Times New Roman" w:cs="Times New Roman" w:hint="eastAsia"/>
              <w:sz w:val="24"/>
            </w:rPr>
          </w:rPrChange>
        </w:rPr>
        <w:t>模块、数据传输模块、数据加密模</w:t>
      </w:r>
      <w:r w:rsidR="00CE4167" w:rsidRPr="006C0267">
        <w:rPr>
          <w:rFonts w:asciiTheme="minorEastAsia" w:eastAsiaTheme="minorEastAsia" w:hAnsiTheme="minorEastAsia" w:cs="Times New Roman" w:hint="eastAsia"/>
          <w:sz w:val="24"/>
          <w:szCs w:val="24"/>
          <w:rPrChange w:id="3263" w:author="JY0225" w:date="2017-08-24T11:14:00Z">
            <w:rPr>
              <w:rFonts w:ascii="Times New Roman" w:hAnsi="Times New Roman" w:cs="Times New Roman" w:hint="eastAsia"/>
              <w:sz w:val="24"/>
            </w:rPr>
          </w:rPrChange>
        </w:rPr>
        <w:lastRenderedPageBreak/>
        <w:t>块，以及数据压缩模块；接口层包括了为客户端提供的所有中间件服务，这些服务可以分成三大类，分别是信息处理类、文件操作类，和回收站操作类。</w:t>
      </w:r>
    </w:p>
    <w:p w14:paraId="53E5C056" w14:textId="250FD1EF" w:rsidR="00E57CB2" w:rsidRPr="006C0267" w:rsidDel="00856A51" w:rsidRDefault="00A40F9D" w:rsidP="006C0267">
      <w:pPr>
        <w:pStyle w:val="31"/>
        <w:spacing w:line="400" w:lineRule="exact"/>
        <w:rPr>
          <w:del w:id="3264" w:author="JY0225" w:date="2017-08-14T12:36:00Z"/>
          <w:rFonts w:asciiTheme="minorEastAsia" w:hAnsiTheme="minorEastAsia"/>
          <w:sz w:val="24"/>
          <w:szCs w:val="24"/>
          <w:rPrChange w:id="3265" w:author="JY0225" w:date="2017-08-24T11:14:00Z">
            <w:rPr>
              <w:del w:id="3266" w:author="JY0225" w:date="2017-08-14T12:36:00Z"/>
            </w:rPr>
          </w:rPrChange>
        </w:rPr>
        <w:pPrChange w:id="3267" w:author="JY0225" w:date="2017-08-24T11:14:00Z">
          <w:pPr>
            <w:pStyle w:val="31"/>
          </w:pPr>
        </w:pPrChange>
      </w:pPr>
      <w:del w:id="3268" w:author="JY0225" w:date="2017-08-14T12:36:00Z">
        <w:r w:rsidRPr="006C0267" w:rsidDel="00856A51">
          <w:rPr>
            <w:rFonts w:asciiTheme="minorEastAsia" w:hAnsiTheme="minorEastAsia"/>
            <w:sz w:val="24"/>
            <w:szCs w:val="24"/>
            <w:rPrChange w:id="3269" w:author="JY0225" w:date="2017-08-24T11:14:00Z">
              <w:rPr/>
            </w:rPrChange>
          </w:rPr>
          <w:delText>3</w:delText>
        </w:r>
        <w:r w:rsidR="00325580" w:rsidRPr="006C0267" w:rsidDel="00856A51">
          <w:rPr>
            <w:rFonts w:asciiTheme="minorEastAsia" w:hAnsiTheme="minorEastAsia"/>
            <w:sz w:val="24"/>
            <w:szCs w:val="24"/>
            <w:rPrChange w:id="3270" w:author="JY0225" w:date="2017-08-24T11:14:00Z">
              <w:rPr/>
            </w:rPrChange>
          </w:rPr>
          <w:delText>.1</w:delText>
        </w:r>
        <w:r w:rsidR="001F65D9" w:rsidRPr="006C0267" w:rsidDel="00856A51">
          <w:rPr>
            <w:rFonts w:asciiTheme="minorEastAsia" w:hAnsiTheme="minorEastAsia"/>
            <w:sz w:val="24"/>
            <w:szCs w:val="24"/>
            <w:rPrChange w:id="3271" w:author="JY0225" w:date="2017-08-24T11:14:00Z">
              <w:rPr/>
            </w:rPrChange>
          </w:rPr>
          <w:delText>.2</w:delText>
        </w:r>
        <w:r w:rsidR="00E57CB2" w:rsidRPr="006C0267" w:rsidDel="00856A51">
          <w:rPr>
            <w:rFonts w:asciiTheme="minorEastAsia" w:hAnsiTheme="minorEastAsia"/>
            <w:sz w:val="24"/>
            <w:szCs w:val="24"/>
            <w:rPrChange w:id="3272" w:author="JY0225" w:date="2017-08-24T11:14:00Z">
              <w:rPr/>
            </w:rPrChange>
          </w:rPr>
          <w:delText xml:space="preserve"> </w:delText>
        </w:r>
        <w:r w:rsidR="00A05CFF" w:rsidRPr="006C0267" w:rsidDel="00856A51">
          <w:rPr>
            <w:rFonts w:asciiTheme="minorEastAsia" w:hAnsiTheme="minorEastAsia" w:hint="eastAsia"/>
            <w:sz w:val="24"/>
            <w:szCs w:val="24"/>
            <w:rPrChange w:id="3273" w:author="JY0225" w:date="2017-08-24T11:14:00Z">
              <w:rPr>
                <w:rFonts w:hint="eastAsia"/>
              </w:rPr>
            </w:rPrChange>
          </w:rPr>
          <w:delText>功能</w:delText>
        </w:r>
        <w:r w:rsidR="005D24E0" w:rsidRPr="006C0267" w:rsidDel="00856A51">
          <w:rPr>
            <w:rFonts w:asciiTheme="minorEastAsia" w:hAnsiTheme="minorEastAsia" w:hint="eastAsia"/>
            <w:sz w:val="24"/>
            <w:szCs w:val="24"/>
            <w:rPrChange w:id="3274" w:author="JY0225" w:date="2017-08-24T11:14:00Z">
              <w:rPr>
                <w:rFonts w:hint="eastAsia"/>
              </w:rPr>
            </w:rPrChange>
          </w:rPr>
          <w:delText>分析</w:delText>
        </w:r>
      </w:del>
    </w:p>
    <w:p w14:paraId="30107404" w14:textId="3A252B07" w:rsidR="00840B9E" w:rsidRPr="006C0267" w:rsidRDefault="00840B9E" w:rsidP="006C0267">
      <w:pPr>
        <w:spacing w:line="400" w:lineRule="exact"/>
        <w:rPr>
          <w:rFonts w:asciiTheme="minorEastAsia" w:hAnsiTheme="minorEastAsia" w:cs="Times New Roman"/>
          <w:spacing w:val="10"/>
          <w:kern w:val="0"/>
          <w:sz w:val="24"/>
          <w:szCs w:val="24"/>
          <w:rPrChange w:id="3275" w:author="JY0225" w:date="2017-08-24T11:14:00Z">
            <w:rPr>
              <w:rFonts w:ascii="Times New Roman" w:hAnsi="Times New Roman" w:cs="Times New Roman"/>
              <w:spacing w:val="10"/>
              <w:kern w:val="0"/>
              <w:sz w:val="24"/>
              <w:szCs w:val="20"/>
            </w:rPr>
          </w:rPrChange>
        </w:rPr>
        <w:pPrChange w:id="3276" w:author="JY0225" w:date="2017-08-24T11:14:00Z">
          <w:pPr>
            <w:spacing w:line="400" w:lineRule="exact"/>
          </w:pPr>
        </w:pPrChange>
      </w:pPr>
      <w:r w:rsidRPr="006C0267">
        <w:rPr>
          <w:rFonts w:asciiTheme="minorEastAsia" w:hAnsiTheme="minorEastAsia"/>
          <w:sz w:val="24"/>
          <w:szCs w:val="24"/>
          <w:rPrChange w:id="3277" w:author="JY0225" w:date="2017-08-24T11:14:00Z">
            <w:rPr/>
          </w:rPrChange>
        </w:rPr>
        <w:tab/>
      </w:r>
      <w:r w:rsidR="008D76CD" w:rsidRPr="006C0267">
        <w:rPr>
          <w:rFonts w:asciiTheme="minorEastAsia" w:hAnsiTheme="minorEastAsia" w:cs="Times New Roman" w:hint="eastAsia"/>
          <w:spacing w:val="10"/>
          <w:kern w:val="0"/>
          <w:sz w:val="24"/>
          <w:szCs w:val="24"/>
          <w:rPrChange w:id="3278" w:author="JY0225" w:date="2017-08-24T11:14:00Z">
            <w:rPr>
              <w:rFonts w:ascii="Times New Roman" w:hAnsi="Times New Roman" w:cs="Times New Roman" w:hint="eastAsia"/>
              <w:spacing w:val="10"/>
              <w:kern w:val="0"/>
              <w:sz w:val="24"/>
              <w:szCs w:val="20"/>
            </w:rPr>
          </w:rPrChange>
        </w:rPr>
        <w:t>目前，</w:t>
      </w:r>
      <w:r w:rsidR="00E62DDE" w:rsidRPr="006C0267">
        <w:rPr>
          <w:rFonts w:asciiTheme="minorEastAsia" w:hAnsiTheme="minorEastAsia" w:cs="Times New Roman" w:hint="eastAsia"/>
          <w:spacing w:val="10"/>
          <w:kern w:val="0"/>
          <w:sz w:val="24"/>
          <w:szCs w:val="24"/>
          <w:rPrChange w:id="3279" w:author="JY0225" w:date="2017-08-24T11:14:00Z">
            <w:rPr>
              <w:rFonts w:ascii="Times New Roman" w:hAnsi="Times New Roman" w:cs="Times New Roman" w:hint="eastAsia"/>
              <w:spacing w:val="10"/>
              <w:kern w:val="0"/>
              <w:sz w:val="24"/>
              <w:szCs w:val="20"/>
            </w:rPr>
          </w:rPrChange>
        </w:rPr>
        <w:t>云</w:t>
      </w:r>
      <w:r w:rsidR="00476838" w:rsidRPr="006C0267">
        <w:rPr>
          <w:rFonts w:asciiTheme="minorEastAsia" w:hAnsiTheme="minorEastAsia" w:cs="Times New Roman" w:hint="eastAsia"/>
          <w:spacing w:val="10"/>
          <w:kern w:val="0"/>
          <w:sz w:val="24"/>
          <w:szCs w:val="24"/>
          <w:rPrChange w:id="3280" w:author="JY0225" w:date="2017-08-24T11:14:00Z">
            <w:rPr>
              <w:rFonts w:ascii="Times New Roman" w:hAnsi="Times New Roman" w:cs="Times New Roman" w:hint="eastAsia"/>
              <w:spacing w:val="10"/>
              <w:kern w:val="0"/>
              <w:sz w:val="24"/>
              <w:szCs w:val="20"/>
            </w:rPr>
          </w:rPrChange>
        </w:rPr>
        <w:t>备份</w:t>
      </w:r>
      <w:r w:rsidRPr="006C0267">
        <w:rPr>
          <w:rFonts w:asciiTheme="minorEastAsia" w:hAnsiTheme="minorEastAsia" w:cs="Times New Roman" w:hint="eastAsia"/>
          <w:spacing w:val="10"/>
          <w:kern w:val="0"/>
          <w:sz w:val="24"/>
          <w:szCs w:val="24"/>
          <w:rPrChange w:id="3281" w:author="JY0225" w:date="2017-08-24T11:14:00Z">
            <w:rPr>
              <w:rFonts w:ascii="Times New Roman" w:hAnsi="Times New Roman" w:cs="Times New Roman" w:hint="eastAsia"/>
              <w:spacing w:val="10"/>
              <w:kern w:val="0"/>
              <w:sz w:val="24"/>
              <w:szCs w:val="20"/>
            </w:rPr>
          </w:rPrChange>
        </w:rPr>
        <w:t>中间件</w:t>
      </w:r>
      <w:r w:rsidR="00035EB6" w:rsidRPr="006C0267">
        <w:rPr>
          <w:rFonts w:asciiTheme="minorEastAsia" w:hAnsiTheme="minorEastAsia" w:cs="Times New Roman" w:hint="eastAsia"/>
          <w:spacing w:val="10"/>
          <w:kern w:val="0"/>
          <w:sz w:val="24"/>
          <w:szCs w:val="24"/>
          <w:rPrChange w:id="3282" w:author="JY0225" w:date="2017-08-24T11:14:00Z">
            <w:rPr>
              <w:rFonts w:ascii="Times New Roman" w:hAnsi="Times New Roman" w:cs="Times New Roman" w:hint="eastAsia"/>
              <w:spacing w:val="10"/>
              <w:kern w:val="0"/>
              <w:sz w:val="24"/>
              <w:szCs w:val="20"/>
            </w:rPr>
          </w:rPrChange>
        </w:rPr>
        <w:t>在功能上</w:t>
      </w:r>
      <w:r w:rsidRPr="006C0267">
        <w:rPr>
          <w:rFonts w:asciiTheme="minorEastAsia" w:hAnsiTheme="minorEastAsia" w:cs="Times New Roman" w:hint="eastAsia"/>
          <w:spacing w:val="10"/>
          <w:kern w:val="0"/>
          <w:sz w:val="24"/>
          <w:szCs w:val="24"/>
          <w:rPrChange w:id="3283" w:author="JY0225" w:date="2017-08-24T11:14:00Z">
            <w:rPr>
              <w:rFonts w:ascii="Times New Roman" w:hAnsi="Times New Roman" w:cs="Times New Roman" w:hint="eastAsia"/>
              <w:spacing w:val="10"/>
              <w:kern w:val="0"/>
              <w:sz w:val="24"/>
              <w:szCs w:val="20"/>
            </w:rPr>
          </w:rPrChange>
        </w:rPr>
        <w:t>主要包括四个模块：数据传输模块、数据加密模块、数据压缩模块、安全会话管理模块</w:t>
      </w:r>
      <w:r w:rsidR="0030586C" w:rsidRPr="006C0267">
        <w:rPr>
          <w:rFonts w:asciiTheme="minorEastAsia" w:hAnsiTheme="minorEastAsia" w:cs="Times New Roman" w:hint="eastAsia"/>
          <w:spacing w:val="10"/>
          <w:kern w:val="0"/>
          <w:sz w:val="24"/>
          <w:szCs w:val="24"/>
          <w:rPrChange w:id="3284" w:author="JY0225" w:date="2017-08-24T11:14:00Z">
            <w:rPr>
              <w:rFonts w:ascii="Times New Roman" w:hAnsi="Times New Roman" w:cs="Times New Roman" w:hint="eastAsia"/>
              <w:spacing w:val="10"/>
              <w:kern w:val="0"/>
              <w:sz w:val="24"/>
              <w:szCs w:val="20"/>
            </w:rPr>
          </w:rPrChange>
        </w:rPr>
        <w:t>，</w:t>
      </w:r>
      <w:r w:rsidR="00A87ED8" w:rsidRPr="006C0267">
        <w:rPr>
          <w:rFonts w:asciiTheme="minorEastAsia" w:hAnsiTheme="minorEastAsia" w:cs="Times New Roman" w:hint="eastAsia"/>
          <w:spacing w:val="10"/>
          <w:kern w:val="0"/>
          <w:sz w:val="24"/>
          <w:szCs w:val="24"/>
          <w:rPrChange w:id="3285" w:author="JY0225" w:date="2017-08-24T11:14:00Z">
            <w:rPr>
              <w:rFonts w:ascii="Times New Roman" w:hAnsi="Times New Roman" w:cs="Times New Roman" w:hint="eastAsia"/>
              <w:spacing w:val="10"/>
              <w:kern w:val="0"/>
              <w:sz w:val="24"/>
              <w:szCs w:val="20"/>
            </w:rPr>
          </w:rPrChange>
        </w:rPr>
        <w:t>各模块的</w:t>
      </w:r>
      <w:r w:rsidR="0030586C" w:rsidRPr="006C0267">
        <w:rPr>
          <w:rFonts w:asciiTheme="minorEastAsia" w:hAnsiTheme="minorEastAsia" w:cs="Times New Roman" w:hint="eastAsia"/>
          <w:spacing w:val="10"/>
          <w:kern w:val="0"/>
          <w:sz w:val="24"/>
          <w:szCs w:val="24"/>
          <w:rPrChange w:id="3286" w:author="JY0225" w:date="2017-08-24T11:14:00Z">
            <w:rPr>
              <w:rFonts w:ascii="Times New Roman" w:hAnsi="Times New Roman" w:cs="Times New Roman" w:hint="eastAsia"/>
              <w:spacing w:val="10"/>
              <w:kern w:val="0"/>
              <w:sz w:val="24"/>
              <w:szCs w:val="20"/>
            </w:rPr>
          </w:rPrChange>
        </w:rPr>
        <w:t>详细</w:t>
      </w:r>
      <w:r w:rsidR="00A87ED8" w:rsidRPr="006C0267">
        <w:rPr>
          <w:rFonts w:asciiTheme="minorEastAsia" w:hAnsiTheme="minorEastAsia" w:cs="Times New Roman" w:hint="eastAsia"/>
          <w:spacing w:val="10"/>
          <w:kern w:val="0"/>
          <w:sz w:val="24"/>
          <w:szCs w:val="24"/>
          <w:rPrChange w:id="3287" w:author="JY0225" w:date="2017-08-24T11:14:00Z">
            <w:rPr>
              <w:rFonts w:ascii="Times New Roman" w:hAnsi="Times New Roman" w:cs="Times New Roman" w:hint="eastAsia"/>
              <w:spacing w:val="10"/>
              <w:kern w:val="0"/>
              <w:sz w:val="24"/>
              <w:szCs w:val="20"/>
            </w:rPr>
          </w:rPrChange>
        </w:rPr>
        <w:t>说明</w:t>
      </w:r>
      <w:r w:rsidR="000916A2" w:rsidRPr="006C0267">
        <w:rPr>
          <w:rFonts w:asciiTheme="minorEastAsia" w:hAnsiTheme="minorEastAsia" w:cs="Times New Roman" w:hint="eastAsia"/>
          <w:spacing w:val="10"/>
          <w:kern w:val="0"/>
          <w:sz w:val="24"/>
          <w:szCs w:val="24"/>
          <w:rPrChange w:id="3288" w:author="JY0225" w:date="2017-08-24T11:14:00Z">
            <w:rPr>
              <w:rFonts w:ascii="Times New Roman" w:hAnsi="Times New Roman" w:cs="Times New Roman" w:hint="eastAsia"/>
              <w:spacing w:val="10"/>
              <w:kern w:val="0"/>
              <w:sz w:val="24"/>
              <w:szCs w:val="20"/>
            </w:rPr>
          </w:rPrChange>
        </w:rPr>
        <w:t>如下：</w:t>
      </w:r>
    </w:p>
    <w:p w14:paraId="023F8FF4" w14:textId="61860AAD" w:rsidR="005043BD" w:rsidRPr="006C0267" w:rsidRDefault="00DC23F8" w:rsidP="006C0267">
      <w:pPr>
        <w:numPr>
          <w:ilvl w:val="0"/>
          <w:numId w:val="18"/>
        </w:numPr>
        <w:spacing w:line="400" w:lineRule="exact"/>
        <w:rPr>
          <w:rFonts w:asciiTheme="minorEastAsia" w:hAnsiTheme="minorEastAsia"/>
          <w:color w:val="000000" w:themeColor="text1"/>
          <w:sz w:val="24"/>
          <w:szCs w:val="24"/>
          <w:rPrChange w:id="3289" w:author="JY0225" w:date="2017-08-24T11:14:00Z">
            <w:rPr/>
          </w:rPrChange>
        </w:rPr>
        <w:pPrChange w:id="3290" w:author="JY0225" w:date="2017-08-24T11:14:00Z">
          <w:pPr>
            <w:pStyle w:val="a5"/>
            <w:numPr>
              <w:numId w:val="14"/>
            </w:numPr>
            <w:spacing w:line="400" w:lineRule="exact"/>
            <w:ind w:left="1140" w:firstLineChars="0" w:hanging="720"/>
          </w:pPr>
        </w:pPrChange>
      </w:pPr>
      <w:r w:rsidRPr="006C0267">
        <w:rPr>
          <w:rFonts w:asciiTheme="minorEastAsia" w:hAnsiTheme="minorEastAsia" w:hint="eastAsia"/>
          <w:color w:val="000000" w:themeColor="text1"/>
          <w:sz w:val="24"/>
          <w:szCs w:val="24"/>
          <w:rPrChange w:id="3291" w:author="JY0225" w:date="2017-08-24T11:14:00Z">
            <w:rPr>
              <w:rFonts w:hint="eastAsia"/>
            </w:rPr>
          </w:rPrChange>
        </w:rPr>
        <w:t>数据传输模块</w:t>
      </w:r>
      <w:r w:rsidR="00D0421B" w:rsidRPr="006C0267">
        <w:rPr>
          <w:rFonts w:asciiTheme="minorEastAsia" w:hAnsiTheme="minorEastAsia" w:hint="eastAsia"/>
          <w:color w:val="000000" w:themeColor="text1"/>
          <w:sz w:val="24"/>
          <w:szCs w:val="24"/>
          <w:rPrChange w:id="3292" w:author="JY0225" w:date="2017-08-24T11:14:00Z">
            <w:rPr>
              <w:rFonts w:hint="eastAsia"/>
            </w:rPr>
          </w:rPrChange>
        </w:rPr>
        <w:t>：</w:t>
      </w:r>
      <w:r w:rsidR="0036358E" w:rsidRPr="006C0267">
        <w:rPr>
          <w:rFonts w:asciiTheme="minorEastAsia" w:hAnsiTheme="minorEastAsia" w:hint="eastAsia"/>
          <w:color w:val="000000" w:themeColor="text1"/>
          <w:sz w:val="24"/>
          <w:szCs w:val="24"/>
          <w:rPrChange w:id="3293" w:author="JY0225" w:date="2017-08-24T11:14:00Z">
            <w:rPr>
              <w:rFonts w:hint="eastAsia"/>
            </w:rPr>
          </w:rPrChange>
        </w:rPr>
        <w:t>实现了服务器与客户端之间的数据交互，主要提供</w:t>
      </w:r>
      <w:r w:rsidR="00E010E9" w:rsidRPr="006C0267">
        <w:rPr>
          <w:rFonts w:asciiTheme="minorEastAsia" w:hAnsiTheme="minorEastAsia" w:hint="eastAsia"/>
          <w:color w:val="000000" w:themeColor="text1"/>
          <w:sz w:val="24"/>
          <w:szCs w:val="24"/>
          <w:rPrChange w:id="3294" w:author="JY0225" w:date="2017-08-24T11:14:00Z">
            <w:rPr>
              <w:rFonts w:hint="eastAsia"/>
            </w:rPr>
          </w:rPrChange>
        </w:rPr>
        <w:t>数据的上传与下载功能，这也是云</w:t>
      </w:r>
      <w:r w:rsidR="00476838" w:rsidRPr="006C0267">
        <w:rPr>
          <w:rFonts w:asciiTheme="minorEastAsia" w:hAnsiTheme="minorEastAsia" w:hint="eastAsia"/>
          <w:color w:val="000000" w:themeColor="text1"/>
          <w:sz w:val="24"/>
          <w:szCs w:val="24"/>
          <w:rPrChange w:id="3295" w:author="JY0225" w:date="2017-08-24T11:14:00Z">
            <w:rPr>
              <w:rFonts w:hint="eastAsia"/>
            </w:rPr>
          </w:rPrChange>
        </w:rPr>
        <w:t>备份</w:t>
      </w:r>
      <w:r w:rsidR="009427FC" w:rsidRPr="006C0267">
        <w:rPr>
          <w:rFonts w:asciiTheme="minorEastAsia" w:hAnsiTheme="minorEastAsia" w:hint="eastAsia"/>
          <w:color w:val="000000" w:themeColor="text1"/>
          <w:sz w:val="24"/>
          <w:szCs w:val="24"/>
          <w:rPrChange w:id="3296" w:author="JY0225" w:date="2017-08-24T11:14:00Z">
            <w:rPr>
              <w:rFonts w:hint="eastAsia"/>
            </w:rPr>
          </w:rPrChange>
        </w:rPr>
        <w:t>中间件</w:t>
      </w:r>
      <w:r w:rsidR="00E010E9" w:rsidRPr="006C0267">
        <w:rPr>
          <w:rFonts w:asciiTheme="minorEastAsia" w:hAnsiTheme="minorEastAsia" w:hint="eastAsia"/>
          <w:color w:val="000000" w:themeColor="text1"/>
          <w:sz w:val="24"/>
          <w:szCs w:val="24"/>
          <w:rPrChange w:id="3297" w:author="JY0225" w:date="2017-08-24T11:14:00Z">
            <w:rPr>
              <w:rFonts w:hint="eastAsia"/>
            </w:rPr>
          </w:rPrChange>
        </w:rPr>
        <w:t>系统的基本功能。</w:t>
      </w:r>
    </w:p>
    <w:p w14:paraId="5B823697" w14:textId="62AFF310" w:rsidR="00722E92" w:rsidRPr="006C0267" w:rsidRDefault="00DD32F2" w:rsidP="006C0267">
      <w:pPr>
        <w:numPr>
          <w:ilvl w:val="0"/>
          <w:numId w:val="18"/>
        </w:numPr>
        <w:spacing w:line="400" w:lineRule="exact"/>
        <w:rPr>
          <w:rFonts w:asciiTheme="minorEastAsia" w:hAnsiTheme="minorEastAsia"/>
          <w:color w:val="000000" w:themeColor="text1"/>
          <w:sz w:val="24"/>
          <w:szCs w:val="24"/>
          <w:rPrChange w:id="3298" w:author="JY0225" w:date="2017-08-24T11:14:00Z">
            <w:rPr/>
          </w:rPrChange>
        </w:rPr>
        <w:pPrChange w:id="3299" w:author="JY0225" w:date="2017-08-24T11:14:00Z">
          <w:pPr>
            <w:pStyle w:val="a5"/>
            <w:numPr>
              <w:numId w:val="14"/>
            </w:numPr>
            <w:spacing w:line="400" w:lineRule="exact"/>
            <w:ind w:left="1140" w:firstLineChars="0" w:hanging="720"/>
          </w:pPr>
        </w:pPrChange>
      </w:pPr>
      <w:r w:rsidRPr="006C0267">
        <w:rPr>
          <w:rFonts w:asciiTheme="minorEastAsia" w:hAnsiTheme="minorEastAsia" w:hint="eastAsia"/>
          <w:color w:val="000000" w:themeColor="text1"/>
          <w:sz w:val="24"/>
          <w:szCs w:val="24"/>
          <w:rPrChange w:id="3300" w:author="JY0225" w:date="2017-08-24T11:14:00Z">
            <w:rPr>
              <w:rFonts w:hint="eastAsia"/>
            </w:rPr>
          </w:rPrChange>
        </w:rPr>
        <w:t>数据加密模块：</w:t>
      </w:r>
      <w:r w:rsidR="00B52E83" w:rsidRPr="006C0267">
        <w:rPr>
          <w:rFonts w:asciiTheme="minorEastAsia" w:hAnsiTheme="minorEastAsia" w:hint="eastAsia"/>
          <w:color w:val="000000" w:themeColor="text1"/>
          <w:sz w:val="24"/>
          <w:szCs w:val="24"/>
          <w:rPrChange w:id="3301" w:author="JY0225" w:date="2017-08-24T11:14:00Z">
            <w:rPr>
              <w:rFonts w:hint="eastAsia"/>
            </w:rPr>
          </w:rPrChange>
        </w:rPr>
        <w:t>为了保证中间件系统能够抵御各种恶意网络攻击，中间件系统会将数据以加密的形式进行网络传输。使用的是</w:t>
      </w:r>
      <w:del w:id="3302" w:author="JY0225" w:date="2017-08-23T14:02:00Z">
        <w:r w:rsidR="00B52E83" w:rsidRPr="006C0267" w:rsidDel="009A6AA9">
          <w:rPr>
            <w:rFonts w:asciiTheme="minorEastAsia" w:hAnsiTheme="minorEastAsia" w:hint="eastAsia"/>
            <w:color w:val="000000" w:themeColor="text1"/>
            <w:sz w:val="24"/>
            <w:szCs w:val="24"/>
            <w:rPrChange w:id="3303" w:author="JY0225" w:date="2017-08-24T11:14:00Z">
              <w:rPr>
                <w:rFonts w:hint="eastAsia"/>
              </w:rPr>
            </w:rPrChange>
          </w:rPr>
          <w:delText>高级加密标准（</w:delText>
        </w:r>
        <w:r w:rsidR="00B52E83" w:rsidRPr="006C0267" w:rsidDel="009A6AA9">
          <w:rPr>
            <w:rFonts w:asciiTheme="minorEastAsia" w:hAnsiTheme="minorEastAsia"/>
            <w:color w:val="000000" w:themeColor="text1"/>
            <w:sz w:val="24"/>
            <w:szCs w:val="24"/>
            <w:rPrChange w:id="3304" w:author="JY0225" w:date="2017-08-24T11:14:00Z">
              <w:rPr/>
            </w:rPrChange>
          </w:rPr>
          <w:delText>Advanced Encryption Standard</w:delText>
        </w:r>
        <w:r w:rsidR="00B52E83" w:rsidRPr="006C0267" w:rsidDel="009A6AA9">
          <w:rPr>
            <w:rFonts w:asciiTheme="minorEastAsia" w:hAnsiTheme="minorEastAsia" w:hint="eastAsia"/>
            <w:color w:val="000000" w:themeColor="text1"/>
            <w:sz w:val="24"/>
            <w:szCs w:val="24"/>
            <w:rPrChange w:id="3305" w:author="JY0225" w:date="2017-08-24T11:14:00Z">
              <w:rPr>
                <w:rFonts w:hint="eastAsia"/>
              </w:rPr>
            </w:rPrChange>
          </w:rPr>
          <w:delText>，</w:delText>
        </w:r>
        <w:r w:rsidR="00B52E83" w:rsidRPr="006C0267" w:rsidDel="009A6AA9">
          <w:rPr>
            <w:rFonts w:asciiTheme="minorEastAsia" w:hAnsiTheme="minorEastAsia"/>
            <w:color w:val="000000" w:themeColor="text1"/>
            <w:sz w:val="24"/>
            <w:szCs w:val="24"/>
            <w:rPrChange w:id="3306" w:author="JY0225" w:date="2017-08-24T11:14:00Z">
              <w:rPr/>
            </w:rPrChange>
          </w:rPr>
          <w:delText>AES</w:delText>
        </w:r>
        <w:r w:rsidR="00B52E83" w:rsidRPr="006C0267" w:rsidDel="009A6AA9">
          <w:rPr>
            <w:rFonts w:asciiTheme="minorEastAsia" w:hAnsiTheme="minorEastAsia" w:hint="eastAsia"/>
            <w:color w:val="000000" w:themeColor="text1"/>
            <w:sz w:val="24"/>
            <w:szCs w:val="24"/>
            <w:rPrChange w:id="3307" w:author="JY0225" w:date="2017-08-24T11:14:00Z">
              <w:rPr>
                <w:rFonts w:hint="eastAsia"/>
              </w:rPr>
            </w:rPrChange>
          </w:rPr>
          <w:delText>）</w:delText>
        </w:r>
      </w:del>
      <w:ins w:id="3308" w:author="JY0225" w:date="2017-08-23T14:02:00Z">
        <w:r w:rsidR="009A6AA9" w:rsidRPr="006C0267">
          <w:rPr>
            <w:rFonts w:asciiTheme="minorEastAsia" w:hAnsiTheme="minorEastAsia"/>
            <w:color w:val="000000" w:themeColor="text1"/>
            <w:sz w:val="24"/>
            <w:szCs w:val="24"/>
            <w:rPrChange w:id="3309" w:author="JY0225" w:date="2017-08-24T11:14:00Z">
              <w:rPr/>
            </w:rPrChange>
          </w:rPr>
          <w:t>AES</w:t>
        </w:r>
      </w:ins>
      <w:r w:rsidR="00B52E83" w:rsidRPr="006C0267">
        <w:rPr>
          <w:rFonts w:asciiTheme="minorEastAsia" w:hAnsiTheme="minorEastAsia" w:hint="eastAsia"/>
          <w:color w:val="000000" w:themeColor="text1"/>
          <w:sz w:val="24"/>
          <w:szCs w:val="24"/>
          <w:rPrChange w:id="3310" w:author="JY0225" w:date="2017-08-24T11:14:00Z">
            <w:rPr>
              <w:rFonts w:hint="eastAsia"/>
            </w:rPr>
          </w:rPrChange>
        </w:rPr>
        <w:t>对称加密算法</w:t>
      </w:r>
      <w:ins w:id="3311" w:author="JY0225" w:date="2017-08-23T14:04:00Z">
        <w:r w:rsidR="00DB4214" w:rsidRPr="006C0267">
          <w:rPr>
            <w:rFonts w:asciiTheme="minorEastAsia" w:hAnsiTheme="minorEastAsia" w:hint="eastAsia"/>
            <w:color w:val="000000" w:themeColor="text1"/>
            <w:sz w:val="24"/>
            <w:szCs w:val="24"/>
            <w:rPrChange w:id="3312" w:author="JY0225" w:date="2017-08-24T11:14:00Z">
              <w:rPr>
                <w:rFonts w:ascii="Times New Roman" w:hAnsi="Times New Roman" w:cs="Times New Roman" w:hint="eastAsia"/>
                <w:spacing w:val="10"/>
                <w:sz w:val="24"/>
              </w:rPr>
            </w:rPrChange>
          </w:rPr>
          <w:t>。</w:t>
        </w:r>
      </w:ins>
      <w:del w:id="3313" w:author="JY0225" w:date="2017-08-23T14:03:00Z">
        <w:r w:rsidR="00B52E83" w:rsidRPr="006C0267" w:rsidDel="0018692E">
          <w:rPr>
            <w:rFonts w:asciiTheme="minorEastAsia" w:hAnsiTheme="minorEastAsia" w:hint="eastAsia"/>
            <w:color w:val="000000" w:themeColor="text1"/>
            <w:sz w:val="24"/>
            <w:szCs w:val="24"/>
            <w:rPrChange w:id="3314" w:author="JY0225" w:date="2017-08-24T11:14:00Z">
              <w:rPr>
                <w:rFonts w:hint="eastAsia"/>
              </w:rPr>
            </w:rPrChange>
          </w:rPr>
          <w:delText>，</w:delText>
        </w:r>
      </w:del>
      <w:del w:id="3315" w:author="JY0225" w:date="2017-08-23T14:02:00Z">
        <w:r w:rsidR="00B52E83" w:rsidRPr="006C0267" w:rsidDel="009A6AA9">
          <w:rPr>
            <w:rFonts w:asciiTheme="minorEastAsia" w:hAnsiTheme="minorEastAsia" w:hint="eastAsia"/>
            <w:color w:val="000000" w:themeColor="text1"/>
            <w:sz w:val="24"/>
            <w:szCs w:val="24"/>
            <w:rPrChange w:id="3316" w:author="JY0225" w:date="2017-08-24T11:14:00Z">
              <w:rPr>
                <w:rFonts w:hint="eastAsia"/>
              </w:rPr>
            </w:rPrChange>
          </w:rPr>
          <w:delText>该算法是当前最流行的对称加密算法。</w:delText>
        </w:r>
      </w:del>
    </w:p>
    <w:p w14:paraId="2D752C7B" w14:textId="553989D9" w:rsidR="006423C9" w:rsidRPr="006C0267" w:rsidRDefault="00A3797C" w:rsidP="006C0267">
      <w:pPr>
        <w:numPr>
          <w:ilvl w:val="0"/>
          <w:numId w:val="18"/>
        </w:numPr>
        <w:spacing w:line="400" w:lineRule="exact"/>
        <w:rPr>
          <w:rFonts w:asciiTheme="minorEastAsia" w:hAnsiTheme="minorEastAsia"/>
          <w:color w:val="000000" w:themeColor="text1"/>
          <w:sz w:val="24"/>
          <w:szCs w:val="24"/>
          <w:rPrChange w:id="3317" w:author="JY0225" w:date="2017-08-24T11:14:00Z">
            <w:rPr/>
          </w:rPrChange>
        </w:rPr>
        <w:pPrChange w:id="3318" w:author="JY0225" w:date="2017-08-24T11:14:00Z">
          <w:pPr>
            <w:pStyle w:val="a5"/>
            <w:numPr>
              <w:numId w:val="14"/>
            </w:numPr>
            <w:spacing w:line="400" w:lineRule="exact"/>
            <w:ind w:left="1140" w:firstLineChars="0" w:hanging="720"/>
          </w:pPr>
        </w:pPrChange>
      </w:pPr>
      <w:r w:rsidRPr="006C0267">
        <w:rPr>
          <w:rFonts w:asciiTheme="minorEastAsia" w:hAnsiTheme="minorEastAsia" w:hint="eastAsia"/>
          <w:color w:val="000000" w:themeColor="text1"/>
          <w:sz w:val="24"/>
          <w:szCs w:val="24"/>
          <w:rPrChange w:id="3319" w:author="JY0225" w:date="2017-08-24T11:14:00Z">
            <w:rPr>
              <w:rFonts w:hint="eastAsia"/>
            </w:rPr>
          </w:rPrChange>
        </w:rPr>
        <w:t>数据</w:t>
      </w:r>
      <w:r w:rsidR="00C253C3" w:rsidRPr="006C0267">
        <w:rPr>
          <w:rFonts w:asciiTheme="minorEastAsia" w:hAnsiTheme="minorEastAsia" w:hint="eastAsia"/>
          <w:color w:val="000000" w:themeColor="text1"/>
          <w:sz w:val="24"/>
          <w:szCs w:val="24"/>
          <w:rPrChange w:id="3320" w:author="JY0225" w:date="2017-08-24T11:14:00Z">
            <w:rPr>
              <w:rFonts w:hint="eastAsia"/>
            </w:rPr>
          </w:rPrChange>
        </w:rPr>
        <w:t>压缩模块</w:t>
      </w:r>
      <w:r w:rsidR="0043508C" w:rsidRPr="006C0267">
        <w:rPr>
          <w:rFonts w:asciiTheme="minorEastAsia" w:hAnsiTheme="minorEastAsia" w:hint="eastAsia"/>
          <w:color w:val="000000" w:themeColor="text1"/>
          <w:sz w:val="24"/>
          <w:szCs w:val="24"/>
          <w:rPrChange w:id="3321" w:author="JY0225" w:date="2017-08-24T11:14:00Z">
            <w:rPr>
              <w:rFonts w:hint="eastAsia"/>
            </w:rPr>
          </w:rPrChange>
        </w:rPr>
        <w:t>：</w:t>
      </w:r>
      <w:r w:rsidR="006423C9" w:rsidRPr="006C0267">
        <w:rPr>
          <w:rFonts w:asciiTheme="minorEastAsia" w:hAnsiTheme="minorEastAsia" w:hint="eastAsia"/>
          <w:color w:val="000000" w:themeColor="text1"/>
          <w:sz w:val="24"/>
          <w:szCs w:val="24"/>
          <w:rPrChange w:id="3322" w:author="JY0225" w:date="2017-08-24T11:14:00Z">
            <w:rPr>
              <w:rFonts w:hint="eastAsia"/>
            </w:rPr>
          </w:rPrChange>
        </w:rPr>
        <w:t>支持对</w:t>
      </w:r>
      <w:del w:id="3323" w:author="JY0225" w:date="2017-08-23T14:04:00Z">
        <w:r w:rsidR="006423C9" w:rsidRPr="006C0267" w:rsidDel="00D30ED6">
          <w:rPr>
            <w:rFonts w:asciiTheme="minorEastAsia" w:hAnsiTheme="minorEastAsia" w:hint="eastAsia"/>
            <w:color w:val="000000" w:themeColor="text1"/>
            <w:sz w:val="24"/>
            <w:szCs w:val="24"/>
            <w:rPrChange w:id="3324" w:author="JY0225" w:date="2017-08-24T11:14:00Z">
              <w:rPr>
                <w:rFonts w:hint="eastAsia"/>
              </w:rPr>
            </w:rPrChange>
          </w:rPr>
          <w:delText>大</w:delText>
        </w:r>
      </w:del>
      <w:r w:rsidR="006423C9" w:rsidRPr="006C0267">
        <w:rPr>
          <w:rFonts w:asciiTheme="minorEastAsia" w:hAnsiTheme="minorEastAsia" w:hint="eastAsia"/>
          <w:color w:val="000000" w:themeColor="text1"/>
          <w:sz w:val="24"/>
          <w:szCs w:val="24"/>
          <w:rPrChange w:id="3325" w:author="JY0225" w:date="2017-08-24T11:14:00Z">
            <w:rPr>
              <w:rFonts w:hint="eastAsia"/>
            </w:rPr>
          </w:rPrChange>
        </w:rPr>
        <w:t>文件的压缩功能。当上传</w:t>
      </w:r>
      <w:del w:id="3326" w:author="JY0225" w:date="2017-08-23T14:04:00Z">
        <w:r w:rsidR="006423C9" w:rsidRPr="006C0267" w:rsidDel="007E262E">
          <w:rPr>
            <w:rFonts w:asciiTheme="minorEastAsia" w:hAnsiTheme="minorEastAsia" w:hint="eastAsia"/>
            <w:color w:val="000000" w:themeColor="text1"/>
            <w:sz w:val="24"/>
            <w:szCs w:val="24"/>
            <w:rPrChange w:id="3327" w:author="JY0225" w:date="2017-08-24T11:14:00Z">
              <w:rPr>
                <w:rFonts w:hint="eastAsia"/>
              </w:rPr>
            </w:rPrChange>
          </w:rPr>
          <w:delText>大</w:delText>
        </w:r>
      </w:del>
      <w:r w:rsidR="006423C9" w:rsidRPr="006C0267">
        <w:rPr>
          <w:rFonts w:asciiTheme="minorEastAsia" w:hAnsiTheme="minorEastAsia" w:hint="eastAsia"/>
          <w:color w:val="000000" w:themeColor="text1"/>
          <w:sz w:val="24"/>
          <w:szCs w:val="24"/>
          <w:rPrChange w:id="3328" w:author="JY0225" w:date="2017-08-24T11:14:00Z">
            <w:rPr>
              <w:rFonts w:hint="eastAsia"/>
            </w:rPr>
          </w:rPrChange>
        </w:rPr>
        <w:t>文件时，用户可以通过</w:t>
      </w:r>
      <w:r w:rsidR="006423C9" w:rsidRPr="006C0267">
        <w:rPr>
          <w:rFonts w:asciiTheme="minorEastAsia" w:hAnsiTheme="minorEastAsia"/>
          <w:color w:val="000000" w:themeColor="text1"/>
          <w:sz w:val="24"/>
          <w:szCs w:val="24"/>
          <w:rPrChange w:id="3329" w:author="JY0225" w:date="2017-08-24T11:14:00Z">
            <w:rPr/>
          </w:rPrChange>
        </w:rPr>
        <w:t>COMPRESS</w:t>
      </w:r>
      <w:r w:rsidR="006423C9" w:rsidRPr="006C0267">
        <w:rPr>
          <w:rFonts w:asciiTheme="minorEastAsia" w:hAnsiTheme="minorEastAsia" w:hint="eastAsia"/>
          <w:color w:val="000000" w:themeColor="text1"/>
          <w:sz w:val="24"/>
          <w:szCs w:val="24"/>
          <w:rPrChange w:id="3330" w:author="JY0225" w:date="2017-08-24T11:14:00Z">
            <w:rPr>
              <w:rFonts w:hint="eastAsia"/>
            </w:rPr>
          </w:rPrChange>
        </w:rPr>
        <w:t>参数指定对文件进行压缩，以减少数据传输的大小，降低所需的网络带宽，提高传输的效率。</w:t>
      </w:r>
      <w:del w:id="3331" w:author="JY0225" w:date="2017-08-23T14:04:00Z">
        <w:r w:rsidR="006423C9" w:rsidRPr="006C0267" w:rsidDel="009A142B">
          <w:rPr>
            <w:rFonts w:asciiTheme="minorEastAsia" w:hAnsiTheme="minorEastAsia" w:hint="eastAsia"/>
            <w:color w:val="000000" w:themeColor="text1"/>
            <w:sz w:val="24"/>
            <w:szCs w:val="24"/>
            <w:rPrChange w:id="3332" w:author="JY0225" w:date="2017-08-24T11:14:00Z">
              <w:rPr>
                <w:rFonts w:hint="eastAsia"/>
              </w:rPr>
            </w:rPrChange>
          </w:rPr>
          <w:delText>此外，整个压缩</w:delText>
        </w:r>
        <w:r w:rsidR="00D61FC2" w:rsidRPr="006C0267" w:rsidDel="009A142B">
          <w:rPr>
            <w:rFonts w:asciiTheme="minorEastAsia" w:hAnsiTheme="minorEastAsia" w:hint="eastAsia"/>
            <w:color w:val="000000" w:themeColor="text1"/>
            <w:sz w:val="24"/>
            <w:szCs w:val="24"/>
            <w:rPrChange w:id="3333" w:author="JY0225" w:date="2017-08-24T11:14:00Z">
              <w:rPr>
                <w:rFonts w:hint="eastAsia"/>
              </w:rPr>
            </w:rPrChange>
          </w:rPr>
          <w:delText>过程</w:delText>
        </w:r>
        <w:r w:rsidR="006423C9" w:rsidRPr="006C0267" w:rsidDel="009A142B">
          <w:rPr>
            <w:rFonts w:asciiTheme="minorEastAsia" w:hAnsiTheme="minorEastAsia" w:hint="eastAsia"/>
            <w:color w:val="000000" w:themeColor="text1"/>
            <w:sz w:val="24"/>
            <w:szCs w:val="24"/>
            <w:rPrChange w:id="3334" w:author="JY0225" w:date="2017-08-24T11:14:00Z">
              <w:rPr>
                <w:rFonts w:hint="eastAsia"/>
              </w:rPr>
            </w:rPrChange>
          </w:rPr>
          <w:delText>是透明，用户通过压缩上传的文件，下载后是解压的格式。</w:delText>
        </w:r>
      </w:del>
    </w:p>
    <w:p w14:paraId="03382B33" w14:textId="73131849" w:rsidR="00290062" w:rsidRPr="006C0267" w:rsidRDefault="00E5622A" w:rsidP="006C0267">
      <w:pPr>
        <w:numPr>
          <w:ilvl w:val="0"/>
          <w:numId w:val="18"/>
        </w:numPr>
        <w:spacing w:line="400" w:lineRule="exact"/>
        <w:rPr>
          <w:rFonts w:asciiTheme="minorEastAsia" w:hAnsiTheme="minorEastAsia"/>
          <w:color w:val="000000" w:themeColor="text1"/>
          <w:sz w:val="24"/>
          <w:szCs w:val="24"/>
          <w:rPrChange w:id="3335" w:author="JY0225" w:date="2017-08-24T11:14:00Z">
            <w:rPr/>
          </w:rPrChange>
        </w:rPr>
        <w:pPrChange w:id="3336" w:author="JY0225" w:date="2017-08-24T11:14:00Z">
          <w:pPr>
            <w:pStyle w:val="a5"/>
            <w:numPr>
              <w:numId w:val="14"/>
            </w:numPr>
            <w:spacing w:line="400" w:lineRule="exact"/>
            <w:ind w:left="1140" w:firstLineChars="0" w:hanging="720"/>
          </w:pPr>
        </w:pPrChange>
      </w:pPr>
      <w:r w:rsidRPr="006C0267">
        <w:rPr>
          <w:rFonts w:asciiTheme="minorEastAsia" w:hAnsiTheme="minorEastAsia" w:hint="eastAsia"/>
          <w:color w:val="000000" w:themeColor="text1"/>
          <w:sz w:val="24"/>
          <w:szCs w:val="24"/>
          <w:rPrChange w:id="3337" w:author="JY0225" w:date="2017-08-24T11:14:00Z">
            <w:rPr>
              <w:rFonts w:hint="eastAsia"/>
            </w:rPr>
          </w:rPrChange>
        </w:rPr>
        <w:t>安全会话模块：中间件作为服务器与客户端之间的桥梁，需要保存用户的登录信息，以方便客户端与服务器之间建立持续的连接。</w:t>
      </w:r>
      <w:r w:rsidR="00E4327E" w:rsidRPr="006C0267">
        <w:rPr>
          <w:rFonts w:asciiTheme="minorEastAsia" w:hAnsiTheme="minorEastAsia" w:hint="eastAsia"/>
          <w:color w:val="000000" w:themeColor="text1"/>
          <w:sz w:val="24"/>
          <w:szCs w:val="24"/>
          <w:rPrChange w:id="3338" w:author="JY0225" w:date="2017-08-24T11:14:00Z">
            <w:rPr>
              <w:rFonts w:hint="eastAsia"/>
            </w:rPr>
          </w:rPrChange>
        </w:rPr>
        <w:t>现有</w:t>
      </w:r>
      <w:r w:rsidRPr="006C0267">
        <w:rPr>
          <w:rFonts w:asciiTheme="minorEastAsia" w:hAnsiTheme="minorEastAsia" w:hint="eastAsia"/>
          <w:color w:val="000000" w:themeColor="text1"/>
          <w:sz w:val="24"/>
          <w:szCs w:val="24"/>
          <w:rPrChange w:id="3339" w:author="JY0225" w:date="2017-08-24T11:14:00Z">
            <w:rPr>
              <w:rFonts w:hint="eastAsia"/>
            </w:rPr>
          </w:rPrChange>
        </w:rPr>
        <w:t>的中间件系统</w:t>
      </w:r>
      <w:del w:id="3340" w:author="JY0225" w:date="2017-08-23T14:04:00Z">
        <w:r w:rsidRPr="006C0267" w:rsidDel="00E6399A">
          <w:rPr>
            <w:rFonts w:asciiTheme="minorEastAsia" w:hAnsiTheme="minorEastAsia" w:hint="eastAsia"/>
            <w:color w:val="000000" w:themeColor="text1"/>
            <w:sz w:val="24"/>
            <w:szCs w:val="24"/>
            <w:rPrChange w:id="3341" w:author="JY0225" w:date="2017-08-24T11:14:00Z">
              <w:rPr>
                <w:rFonts w:hint="eastAsia"/>
              </w:rPr>
            </w:rPrChange>
          </w:rPr>
          <w:delText>采取一种安全的方式以确保用户的信息的安全性。</w:delText>
        </w:r>
      </w:del>
      <w:ins w:id="3342" w:author="JY0225" w:date="2017-08-23T14:04:00Z">
        <w:r w:rsidR="00E6399A" w:rsidRPr="006C0267">
          <w:rPr>
            <w:rFonts w:asciiTheme="minorEastAsia" w:hAnsiTheme="minorEastAsia" w:hint="eastAsia"/>
            <w:color w:val="000000" w:themeColor="text1"/>
            <w:sz w:val="24"/>
            <w:szCs w:val="24"/>
            <w:rPrChange w:id="3343" w:author="JY0225" w:date="2017-08-24T11:14:00Z">
              <w:rPr>
                <w:rFonts w:ascii="Times New Roman" w:hAnsi="Times New Roman" w:cs="Times New Roman" w:hint="eastAsia"/>
                <w:spacing w:val="10"/>
                <w:sz w:val="24"/>
              </w:rPr>
            </w:rPrChange>
          </w:rPr>
          <w:t>将用户的登录信息</w:t>
        </w:r>
      </w:ins>
      <w:ins w:id="3344" w:author="JY0225" w:date="2017-08-23T14:05:00Z">
        <w:r w:rsidR="00E6399A" w:rsidRPr="006C0267">
          <w:rPr>
            <w:rFonts w:asciiTheme="minorEastAsia" w:hAnsiTheme="minorEastAsia" w:hint="eastAsia"/>
            <w:color w:val="000000" w:themeColor="text1"/>
            <w:sz w:val="24"/>
            <w:szCs w:val="24"/>
            <w:rPrChange w:id="3345" w:author="JY0225" w:date="2017-08-24T11:14:00Z">
              <w:rPr>
                <w:rFonts w:ascii="Times New Roman" w:hAnsi="Times New Roman" w:cs="Times New Roman" w:hint="eastAsia"/>
                <w:spacing w:val="10"/>
                <w:sz w:val="24"/>
              </w:rPr>
            </w:rPrChange>
          </w:rPr>
          <w:t>保存在</w:t>
        </w:r>
        <w:r w:rsidR="00E6399A" w:rsidRPr="006C0267">
          <w:rPr>
            <w:rFonts w:asciiTheme="minorEastAsia" w:hAnsiTheme="minorEastAsia" w:hint="eastAsia"/>
            <w:color w:val="000000" w:themeColor="text1"/>
            <w:sz w:val="24"/>
            <w:szCs w:val="24"/>
            <w:rPrChange w:id="3346" w:author="JY0225" w:date="2017-08-24T11:14:00Z">
              <w:rPr>
                <w:rFonts w:ascii="Times New Roman" w:hAnsi="Times New Roman" w:cs="Times New Roman" w:hint="eastAsia"/>
                <w:spacing w:val="10"/>
                <w:sz w:val="24"/>
              </w:rPr>
            </w:rPrChange>
          </w:rPr>
          <w:t>SQLite</w:t>
        </w:r>
        <w:r w:rsidR="00E6399A" w:rsidRPr="006C0267">
          <w:rPr>
            <w:rFonts w:asciiTheme="minorEastAsia" w:hAnsiTheme="minorEastAsia" w:hint="eastAsia"/>
            <w:color w:val="000000" w:themeColor="text1"/>
            <w:sz w:val="24"/>
            <w:szCs w:val="24"/>
            <w:rPrChange w:id="3347" w:author="JY0225" w:date="2017-08-24T11:14:00Z">
              <w:rPr>
                <w:rFonts w:ascii="Times New Roman" w:hAnsi="Times New Roman" w:cs="Times New Roman" w:hint="eastAsia"/>
                <w:spacing w:val="10"/>
                <w:sz w:val="24"/>
              </w:rPr>
            </w:rPrChange>
          </w:rPr>
          <w:t>数据库中。</w:t>
        </w:r>
      </w:ins>
    </w:p>
    <w:p w14:paraId="1CDE0611" w14:textId="22E01995" w:rsidR="00603159" w:rsidRDefault="001F2347" w:rsidP="00603159">
      <w:pPr>
        <w:pStyle w:val="31"/>
      </w:pPr>
      <w:bookmarkStart w:id="3348" w:name="_Toc491335233"/>
      <w:r>
        <w:t>3</w:t>
      </w:r>
      <w:r w:rsidR="00D92D3A">
        <w:t>.</w:t>
      </w:r>
      <w:ins w:id="3349" w:author="JY0225" w:date="2017-08-23T14:05:00Z">
        <w:r w:rsidR="009E5C71">
          <w:t>1</w:t>
        </w:r>
      </w:ins>
      <w:del w:id="3350" w:author="JY0225" w:date="2017-08-23T14:05:00Z">
        <w:r w:rsidR="00D92D3A" w:rsidDel="009E5C71">
          <w:delText>2</w:delText>
        </w:r>
      </w:del>
      <w:r w:rsidR="00757B5A">
        <w:t>.</w:t>
      </w:r>
      <w:ins w:id="3351" w:author="JY0225" w:date="2017-08-22T20:08:00Z">
        <w:r w:rsidR="00E56357">
          <w:t>2</w:t>
        </w:r>
      </w:ins>
      <w:del w:id="3352" w:author="JY0225" w:date="2017-08-22T20:08:00Z">
        <w:r w:rsidR="00757B5A" w:rsidDel="00E56357">
          <w:delText>3</w:delText>
        </w:r>
      </w:del>
      <w:r w:rsidR="00603159" w:rsidRPr="006637A1">
        <w:t xml:space="preserve"> </w:t>
      </w:r>
      <w:r w:rsidR="00247067">
        <w:rPr>
          <w:rFonts w:hint="eastAsia"/>
        </w:rPr>
        <w:t>现有云</w:t>
      </w:r>
      <w:r w:rsidR="00247067">
        <w:t>备份</w:t>
      </w:r>
      <w:r w:rsidR="00247067">
        <w:rPr>
          <w:rFonts w:hint="eastAsia"/>
        </w:rPr>
        <w:t>中间</w:t>
      </w:r>
      <w:r w:rsidR="00247067">
        <w:t>件的不足</w:t>
      </w:r>
      <w:bookmarkEnd w:id="3348"/>
    </w:p>
    <w:p w14:paraId="0C9B790C" w14:textId="77777777" w:rsidR="00FD3B3F" w:rsidRPr="006C0267" w:rsidRDefault="00D4115B" w:rsidP="001B6B3E">
      <w:pPr>
        <w:spacing w:line="400" w:lineRule="exact"/>
        <w:rPr>
          <w:rFonts w:asciiTheme="minorEastAsia" w:hAnsiTheme="minorEastAsia" w:cs="Times New Roman"/>
          <w:spacing w:val="10"/>
          <w:kern w:val="0"/>
          <w:sz w:val="24"/>
          <w:szCs w:val="24"/>
          <w:rPrChange w:id="3353" w:author="JY0225" w:date="2017-08-24T11:14:00Z">
            <w:rPr>
              <w:rFonts w:ascii="Times New Roman" w:hAnsi="Times New Roman" w:cs="Times New Roman"/>
              <w:spacing w:val="10"/>
              <w:kern w:val="0"/>
              <w:sz w:val="24"/>
              <w:szCs w:val="20"/>
            </w:rPr>
          </w:rPrChange>
        </w:rPr>
      </w:pPr>
      <w:r>
        <w:tab/>
      </w:r>
      <w:r w:rsidR="00026B24" w:rsidRPr="006C0267">
        <w:rPr>
          <w:rFonts w:asciiTheme="minorEastAsia" w:hAnsiTheme="minorEastAsia" w:cs="Times New Roman" w:hint="eastAsia"/>
          <w:spacing w:val="10"/>
          <w:kern w:val="0"/>
          <w:sz w:val="24"/>
          <w:szCs w:val="24"/>
          <w:rPrChange w:id="3354" w:author="JY0225" w:date="2017-08-24T11:14:00Z">
            <w:rPr>
              <w:rFonts w:ascii="Times New Roman" w:hAnsi="Times New Roman" w:cs="Times New Roman" w:hint="eastAsia"/>
              <w:spacing w:val="10"/>
              <w:kern w:val="0"/>
              <w:sz w:val="24"/>
              <w:szCs w:val="20"/>
            </w:rPr>
          </w:rPrChange>
        </w:rPr>
        <w:t>从功能上看，</w:t>
      </w:r>
      <w:r w:rsidR="008C7304" w:rsidRPr="006C0267">
        <w:rPr>
          <w:rFonts w:asciiTheme="minorEastAsia" w:hAnsiTheme="minorEastAsia" w:cs="Times New Roman" w:hint="eastAsia"/>
          <w:spacing w:val="10"/>
          <w:kern w:val="0"/>
          <w:sz w:val="24"/>
          <w:szCs w:val="24"/>
          <w:rPrChange w:id="3355" w:author="JY0225" w:date="2017-08-24T11:14:00Z">
            <w:rPr>
              <w:rFonts w:ascii="Times New Roman" w:hAnsi="Times New Roman" w:cs="Times New Roman" w:hint="eastAsia"/>
              <w:spacing w:val="10"/>
              <w:kern w:val="0"/>
              <w:sz w:val="24"/>
              <w:szCs w:val="20"/>
            </w:rPr>
          </w:rPrChange>
        </w:rPr>
        <w:t>现有的中间件系统实现数据传输、加密、压缩和安全会话等功能</w:t>
      </w:r>
      <w:r w:rsidR="001B6B3E" w:rsidRPr="006C0267">
        <w:rPr>
          <w:rFonts w:asciiTheme="minorEastAsia" w:hAnsiTheme="minorEastAsia" w:cs="Times New Roman" w:hint="eastAsia"/>
          <w:spacing w:val="10"/>
          <w:kern w:val="0"/>
          <w:sz w:val="24"/>
          <w:szCs w:val="24"/>
          <w:rPrChange w:id="3356" w:author="JY0225" w:date="2017-08-24T11:14:00Z">
            <w:rPr>
              <w:rFonts w:ascii="Times New Roman" w:hAnsi="Times New Roman" w:cs="Times New Roman" w:hint="eastAsia"/>
              <w:spacing w:val="10"/>
              <w:kern w:val="0"/>
              <w:sz w:val="24"/>
              <w:szCs w:val="20"/>
            </w:rPr>
          </w:rPrChange>
        </w:rPr>
        <w:t>，</w:t>
      </w:r>
      <w:r w:rsidR="003F02A9" w:rsidRPr="006C0267">
        <w:rPr>
          <w:rFonts w:asciiTheme="minorEastAsia" w:hAnsiTheme="minorEastAsia" w:cs="Times New Roman" w:hint="eastAsia"/>
          <w:spacing w:val="10"/>
          <w:kern w:val="0"/>
          <w:sz w:val="24"/>
          <w:szCs w:val="24"/>
          <w:rPrChange w:id="3357" w:author="JY0225" w:date="2017-08-24T11:14:00Z">
            <w:rPr>
              <w:rFonts w:ascii="Times New Roman" w:hAnsi="Times New Roman" w:cs="Times New Roman" w:hint="eastAsia"/>
              <w:spacing w:val="10"/>
              <w:kern w:val="0"/>
              <w:sz w:val="24"/>
              <w:szCs w:val="20"/>
            </w:rPr>
          </w:rPrChange>
        </w:rPr>
        <w:t>能够有效地将用户的数据传输到云端，并且具备一定的安全机制</w:t>
      </w:r>
      <w:r w:rsidR="008D7651" w:rsidRPr="006C0267">
        <w:rPr>
          <w:rFonts w:asciiTheme="minorEastAsia" w:hAnsiTheme="minorEastAsia" w:cs="Times New Roman" w:hint="eastAsia"/>
          <w:spacing w:val="10"/>
          <w:kern w:val="0"/>
          <w:sz w:val="24"/>
          <w:szCs w:val="24"/>
          <w:rPrChange w:id="3358" w:author="JY0225" w:date="2017-08-24T11:14:00Z">
            <w:rPr>
              <w:rFonts w:ascii="Times New Roman" w:hAnsi="Times New Roman" w:cs="Times New Roman" w:hint="eastAsia"/>
              <w:spacing w:val="10"/>
              <w:kern w:val="0"/>
              <w:sz w:val="24"/>
              <w:szCs w:val="20"/>
            </w:rPr>
          </w:rPrChange>
        </w:rPr>
        <w:t>。</w:t>
      </w:r>
      <w:r w:rsidR="00404CA4" w:rsidRPr="006C0267">
        <w:rPr>
          <w:rFonts w:asciiTheme="minorEastAsia" w:hAnsiTheme="minorEastAsia" w:cs="Times New Roman" w:hint="eastAsia"/>
          <w:spacing w:val="10"/>
          <w:kern w:val="0"/>
          <w:sz w:val="24"/>
          <w:szCs w:val="24"/>
          <w:rPrChange w:id="3359" w:author="JY0225" w:date="2017-08-24T11:14:00Z">
            <w:rPr>
              <w:rFonts w:ascii="Times New Roman" w:hAnsi="Times New Roman" w:cs="Times New Roman" w:hint="eastAsia"/>
              <w:spacing w:val="10"/>
              <w:kern w:val="0"/>
              <w:sz w:val="24"/>
              <w:szCs w:val="20"/>
            </w:rPr>
          </w:rPrChange>
        </w:rPr>
        <w:t>然而</w:t>
      </w:r>
      <w:r w:rsidR="006D4D4E" w:rsidRPr="006C0267">
        <w:rPr>
          <w:rFonts w:asciiTheme="minorEastAsia" w:hAnsiTheme="minorEastAsia" w:cs="Times New Roman" w:hint="eastAsia"/>
          <w:spacing w:val="10"/>
          <w:kern w:val="0"/>
          <w:sz w:val="24"/>
          <w:szCs w:val="24"/>
          <w:rPrChange w:id="3360" w:author="JY0225" w:date="2017-08-24T11:14:00Z">
            <w:rPr>
              <w:rFonts w:ascii="Times New Roman" w:hAnsi="Times New Roman" w:cs="Times New Roman" w:hint="eastAsia"/>
              <w:spacing w:val="10"/>
              <w:kern w:val="0"/>
              <w:sz w:val="24"/>
              <w:szCs w:val="20"/>
            </w:rPr>
          </w:rPrChange>
        </w:rPr>
        <w:t>，</w:t>
      </w:r>
      <w:r w:rsidR="00C96F72" w:rsidRPr="006C0267">
        <w:rPr>
          <w:rFonts w:asciiTheme="minorEastAsia" w:hAnsiTheme="minorEastAsia" w:cs="Times New Roman" w:hint="eastAsia"/>
          <w:spacing w:val="10"/>
          <w:kern w:val="0"/>
          <w:sz w:val="24"/>
          <w:szCs w:val="24"/>
          <w:rPrChange w:id="3361" w:author="JY0225" w:date="2017-08-24T11:14:00Z">
            <w:rPr>
              <w:rFonts w:ascii="Times New Roman" w:hAnsi="Times New Roman" w:cs="Times New Roman" w:hint="eastAsia"/>
              <w:spacing w:val="10"/>
              <w:kern w:val="0"/>
              <w:sz w:val="24"/>
              <w:szCs w:val="20"/>
            </w:rPr>
          </w:rPrChange>
        </w:rPr>
        <w:t>根据目前</w:t>
      </w:r>
      <w:r w:rsidR="003C6CED" w:rsidRPr="006C0267">
        <w:rPr>
          <w:rFonts w:asciiTheme="minorEastAsia" w:hAnsiTheme="minorEastAsia" w:cs="Times New Roman" w:hint="eastAsia"/>
          <w:spacing w:val="10"/>
          <w:kern w:val="0"/>
          <w:sz w:val="24"/>
          <w:szCs w:val="24"/>
          <w:rPrChange w:id="3362" w:author="JY0225" w:date="2017-08-24T11:14:00Z">
            <w:rPr>
              <w:rFonts w:ascii="Times New Roman" w:hAnsi="Times New Roman" w:cs="Times New Roman" w:hint="eastAsia"/>
              <w:spacing w:val="10"/>
              <w:kern w:val="0"/>
              <w:sz w:val="24"/>
              <w:szCs w:val="20"/>
            </w:rPr>
          </w:rPrChange>
        </w:rPr>
        <w:t>行业</w:t>
      </w:r>
      <w:r w:rsidR="00824F6E" w:rsidRPr="006C0267">
        <w:rPr>
          <w:rFonts w:asciiTheme="minorEastAsia" w:hAnsiTheme="minorEastAsia" w:cs="Times New Roman" w:hint="eastAsia"/>
          <w:spacing w:val="10"/>
          <w:kern w:val="0"/>
          <w:sz w:val="24"/>
          <w:szCs w:val="24"/>
          <w:rPrChange w:id="3363" w:author="JY0225" w:date="2017-08-24T11:14:00Z">
            <w:rPr>
              <w:rFonts w:ascii="Times New Roman" w:hAnsi="Times New Roman" w:cs="Times New Roman" w:hint="eastAsia"/>
              <w:spacing w:val="10"/>
              <w:kern w:val="0"/>
              <w:sz w:val="24"/>
              <w:szCs w:val="20"/>
            </w:rPr>
          </w:rPrChange>
        </w:rPr>
        <w:t>的</w:t>
      </w:r>
      <w:r w:rsidR="00326239" w:rsidRPr="006C0267">
        <w:rPr>
          <w:rFonts w:asciiTheme="minorEastAsia" w:hAnsiTheme="minorEastAsia" w:cs="Times New Roman" w:hint="eastAsia"/>
          <w:spacing w:val="10"/>
          <w:kern w:val="0"/>
          <w:sz w:val="24"/>
          <w:szCs w:val="24"/>
          <w:rPrChange w:id="3364" w:author="JY0225" w:date="2017-08-24T11:14:00Z">
            <w:rPr>
              <w:rFonts w:ascii="Times New Roman" w:hAnsi="Times New Roman" w:cs="Times New Roman" w:hint="eastAsia"/>
              <w:spacing w:val="10"/>
              <w:kern w:val="0"/>
              <w:sz w:val="24"/>
              <w:szCs w:val="20"/>
            </w:rPr>
          </w:rPrChange>
        </w:rPr>
        <w:t>发展趋势</w:t>
      </w:r>
      <w:r w:rsidR="00C96F72" w:rsidRPr="006C0267">
        <w:rPr>
          <w:rFonts w:asciiTheme="minorEastAsia" w:hAnsiTheme="minorEastAsia" w:cs="Times New Roman" w:hint="eastAsia"/>
          <w:spacing w:val="10"/>
          <w:kern w:val="0"/>
          <w:sz w:val="24"/>
          <w:szCs w:val="24"/>
          <w:rPrChange w:id="3365" w:author="JY0225" w:date="2017-08-24T11:14:00Z">
            <w:rPr>
              <w:rFonts w:ascii="Times New Roman" w:hAnsi="Times New Roman" w:cs="Times New Roman" w:hint="eastAsia"/>
              <w:spacing w:val="10"/>
              <w:kern w:val="0"/>
              <w:sz w:val="24"/>
              <w:szCs w:val="20"/>
            </w:rPr>
          </w:rPrChange>
        </w:rPr>
        <w:t>，</w:t>
      </w:r>
      <w:r w:rsidR="00613480" w:rsidRPr="006C0267">
        <w:rPr>
          <w:rFonts w:asciiTheme="minorEastAsia" w:hAnsiTheme="minorEastAsia" w:cs="Times New Roman" w:hint="eastAsia"/>
          <w:spacing w:val="10"/>
          <w:kern w:val="0"/>
          <w:sz w:val="24"/>
          <w:szCs w:val="24"/>
          <w:rPrChange w:id="3366" w:author="JY0225" w:date="2017-08-24T11:14:00Z">
            <w:rPr>
              <w:rFonts w:ascii="Times New Roman" w:hAnsi="Times New Roman" w:cs="Times New Roman" w:hint="eastAsia"/>
              <w:spacing w:val="10"/>
              <w:kern w:val="0"/>
              <w:sz w:val="24"/>
              <w:szCs w:val="20"/>
            </w:rPr>
          </w:rPrChange>
        </w:rPr>
        <w:t>现有的中间件系统</w:t>
      </w:r>
      <w:r w:rsidR="00391A2C" w:rsidRPr="006C0267">
        <w:rPr>
          <w:rFonts w:asciiTheme="minorEastAsia" w:hAnsiTheme="minorEastAsia" w:cs="Times New Roman" w:hint="eastAsia"/>
          <w:spacing w:val="10"/>
          <w:kern w:val="0"/>
          <w:sz w:val="24"/>
          <w:szCs w:val="24"/>
          <w:rPrChange w:id="3367" w:author="JY0225" w:date="2017-08-24T11:14:00Z">
            <w:rPr>
              <w:rFonts w:ascii="Times New Roman" w:hAnsi="Times New Roman" w:cs="Times New Roman" w:hint="eastAsia"/>
              <w:spacing w:val="10"/>
              <w:kern w:val="0"/>
              <w:sz w:val="24"/>
              <w:szCs w:val="20"/>
            </w:rPr>
          </w:rPrChange>
        </w:rPr>
        <w:t>存在很多的不足之处，</w:t>
      </w:r>
      <w:r w:rsidR="0019769A" w:rsidRPr="006C0267">
        <w:rPr>
          <w:rFonts w:asciiTheme="minorEastAsia" w:hAnsiTheme="minorEastAsia" w:cs="Times New Roman" w:hint="eastAsia"/>
          <w:spacing w:val="10"/>
          <w:kern w:val="0"/>
          <w:sz w:val="24"/>
          <w:szCs w:val="24"/>
          <w:rPrChange w:id="3368" w:author="JY0225" w:date="2017-08-24T11:14:00Z">
            <w:rPr>
              <w:rFonts w:ascii="Times New Roman" w:hAnsi="Times New Roman" w:cs="Times New Roman" w:hint="eastAsia"/>
              <w:spacing w:val="10"/>
              <w:kern w:val="0"/>
              <w:sz w:val="24"/>
              <w:szCs w:val="20"/>
            </w:rPr>
          </w:rPrChange>
        </w:rPr>
        <w:t>具体来说有以下几个方面</w:t>
      </w:r>
      <w:r w:rsidR="00922642" w:rsidRPr="006C0267">
        <w:rPr>
          <w:rFonts w:asciiTheme="minorEastAsia" w:hAnsiTheme="minorEastAsia" w:cs="Times New Roman" w:hint="eastAsia"/>
          <w:spacing w:val="10"/>
          <w:kern w:val="0"/>
          <w:sz w:val="24"/>
          <w:szCs w:val="24"/>
          <w:rPrChange w:id="3369" w:author="JY0225" w:date="2017-08-24T11:14:00Z">
            <w:rPr>
              <w:rFonts w:ascii="Times New Roman" w:hAnsi="Times New Roman" w:cs="Times New Roman" w:hint="eastAsia"/>
              <w:spacing w:val="10"/>
              <w:kern w:val="0"/>
              <w:sz w:val="24"/>
              <w:szCs w:val="20"/>
            </w:rPr>
          </w:rPrChange>
        </w:rPr>
        <w:t>。</w:t>
      </w:r>
    </w:p>
    <w:p w14:paraId="437F74AF" w14:textId="50485874" w:rsidR="00F4500F" w:rsidRPr="006C0267" w:rsidRDefault="00F4500F" w:rsidP="001B6B3E">
      <w:pPr>
        <w:spacing w:line="400" w:lineRule="exact"/>
        <w:rPr>
          <w:rFonts w:asciiTheme="minorEastAsia" w:hAnsiTheme="minorEastAsia" w:cs="Times New Roman"/>
          <w:spacing w:val="10"/>
          <w:kern w:val="0"/>
          <w:sz w:val="24"/>
          <w:szCs w:val="24"/>
          <w:rPrChange w:id="3370" w:author="JY0225" w:date="2017-08-24T11:14:00Z">
            <w:rPr>
              <w:rFonts w:ascii="Times New Roman" w:hAnsi="Times New Roman" w:cs="Times New Roman"/>
              <w:spacing w:val="10"/>
              <w:kern w:val="0"/>
              <w:sz w:val="24"/>
              <w:szCs w:val="20"/>
            </w:rPr>
          </w:rPrChange>
        </w:rPr>
      </w:pPr>
      <w:r w:rsidRPr="006C0267">
        <w:rPr>
          <w:rFonts w:asciiTheme="minorEastAsia" w:hAnsiTheme="minorEastAsia" w:cs="Times New Roman"/>
          <w:spacing w:val="10"/>
          <w:kern w:val="0"/>
          <w:sz w:val="24"/>
          <w:szCs w:val="24"/>
          <w:rPrChange w:id="3371" w:author="JY0225" w:date="2017-08-24T11:14:00Z">
            <w:rPr>
              <w:rFonts w:ascii="Times New Roman" w:hAnsi="Times New Roman" w:cs="Times New Roman"/>
              <w:spacing w:val="10"/>
              <w:kern w:val="0"/>
              <w:sz w:val="24"/>
              <w:szCs w:val="20"/>
            </w:rPr>
          </w:rPrChange>
        </w:rPr>
        <w:tab/>
      </w:r>
      <w:r w:rsidRPr="006C0267">
        <w:rPr>
          <w:rFonts w:asciiTheme="minorEastAsia" w:hAnsiTheme="minorEastAsia" w:cs="Times New Roman" w:hint="eastAsia"/>
          <w:spacing w:val="10"/>
          <w:kern w:val="0"/>
          <w:sz w:val="24"/>
          <w:szCs w:val="24"/>
          <w:rPrChange w:id="3372" w:author="JY0225" w:date="2017-08-24T11:14:00Z">
            <w:rPr>
              <w:rFonts w:ascii="Times New Roman" w:hAnsi="Times New Roman" w:cs="Times New Roman" w:hint="eastAsia"/>
              <w:spacing w:val="10"/>
              <w:kern w:val="0"/>
              <w:sz w:val="24"/>
              <w:szCs w:val="20"/>
            </w:rPr>
          </w:rPrChange>
        </w:rPr>
        <w:t>首先，</w:t>
      </w:r>
      <w:r w:rsidR="00812FBE" w:rsidRPr="006C0267">
        <w:rPr>
          <w:rFonts w:asciiTheme="minorEastAsia" w:hAnsiTheme="minorEastAsia" w:cs="Times New Roman" w:hint="eastAsia"/>
          <w:spacing w:val="10"/>
          <w:kern w:val="0"/>
          <w:sz w:val="24"/>
          <w:szCs w:val="24"/>
          <w:rPrChange w:id="3373" w:author="JY0225" w:date="2017-08-24T11:14:00Z">
            <w:rPr>
              <w:rFonts w:ascii="Times New Roman" w:hAnsi="Times New Roman" w:cs="Times New Roman" w:hint="eastAsia"/>
              <w:spacing w:val="10"/>
              <w:kern w:val="0"/>
              <w:sz w:val="24"/>
              <w:szCs w:val="20"/>
            </w:rPr>
          </w:rPrChange>
        </w:rPr>
        <w:t>现有的中间件系统</w:t>
      </w:r>
      <w:r w:rsidR="00E70F05" w:rsidRPr="006C0267">
        <w:rPr>
          <w:rFonts w:asciiTheme="minorEastAsia" w:hAnsiTheme="minorEastAsia" w:cs="Times New Roman" w:hint="eastAsia"/>
          <w:spacing w:val="10"/>
          <w:kern w:val="0"/>
          <w:sz w:val="24"/>
          <w:szCs w:val="24"/>
          <w:rPrChange w:id="3374" w:author="JY0225" w:date="2017-08-24T11:14:00Z">
            <w:rPr>
              <w:rFonts w:ascii="Times New Roman" w:hAnsi="Times New Roman" w:cs="Times New Roman" w:hint="eastAsia"/>
              <w:spacing w:val="10"/>
              <w:kern w:val="0"/>
              <w:sz w:val="24"/>
              <w:szCs w:val="20"/>
            </w:rPr>
          </w:rPrChange>
        </w:rPr>
        <w:t>没有考虑到</w:t>
      </w:r>
      <w:r w:rsidR="00812FBE" w:rsidRPr="006C0267">
        <w:rPr>
          <w:rFonts w:asciiTheme="minorEastAsia" w:hAnsiTheme="minorEastAsia" w:cs="Times New Roman" w:hint="eastAsia"/>
          <w:spacing w:val="10"/>
          <w:kern w:val="0"/>
          <w:sz w:val="24"/>
          <w:szCs w:val="24"/>
          <w:rPrChange w:id="3375" w:author="JY0225" w:date="2017-08-24T11:14:00Z">
            <w:rPr>
              <w:rFonts w:ascii="Times New Roman" w:hAnsi="Times New Roman" w:cs="Times New Roman" w:hint="eastAsia"/>
              <w:spacing w:val="10"/>
              <w:kern w:val="0"/>
              <w:sz w:val="24"/>
              <w:szCs w:val="20"/>
            </w:rPr>
          </w:rPrChange>
        </w:rPr>
        <w:t>数据传输模块</w:t>
      </w:r>
      <w:r w:rsidR="00FB3DFF" w:rsidRPr="006C0267">
        <w:rPr>
          <w:rFonts w:asciiTheme="minorEastAsia" w:hAnsiTheme="minorEastAsia" w:cs="Times New Roman" w:hint="eastAsia"/>
          <w:spacing w:val="10"/>
          <w:kern w:val="0"/>
          <w:sz w:val="24"/>
          <w:szCs w:val="24"/>
          <w:rPrChange w:id="3376" w:author="JY0225" w:date="2017-08-24T11:14:00Z">
            <w:rPr>
              <w:rFonts w:ascii="Times New Roman" w:hAnsi="Times New Roman" w:cs="Times New Roman" w:hint="eastAsia"/>
              <w:spacing w:val="10"/>
              <w:kern w:val="0"/>
              <w:sz w:val="24"/>
              <w:szCs w:val="20"/>
            </w:rPr>
          </w:rPrChange>
        </w:rPr>
        <w:t>是</w:t>
      </w:r>
      <w:r w:rsidR="00143691" w:rsidRPr="006C0267">
        <w:rPr>
          <w:rFonts w:asciiTheme="minorEastAsia" w:hAnsiTheme="minorEastAsia" w:cs="Times New Roman" w:hint="eastAsia"/>
          <w:spacing w:val="10"/>
          <w:kern w:val="0"/>
          <w:sz w:val="24"/>
          <w:szCs w:val="24"/>
          <w:rPrChange w:id="3377" w:author="JY0225" w:date="2017-08-24T11:14:00Z">
            <w:rPr>
              <w:rFonts w:ascii="Times New Roman" w:hAnsi="Times New Roman" w:cs="Times New Roman" w:hint="eastAsia"/>
              <w:spacing w:val="10"/>
              <w:kern w:val="0"/>
              <w:sz w:val="24"/>
              <w:szCs w:val="20"/>
            </w:rPr>
          </w:rPrChange>
        </w:rPr>
        <w:t>以</w:t>
      </w:r>
      <w:r w:rsidR="00FB3DFF" w:rsidRPr="006C0267">
        <w:rPr>
          <w:rFonts w:asciiTheme="minorEastAsia" w:hAnsiTheme="minorEastAsia" w:cs="Times New Roman" w:hint="eastAsia"/>
          <w:spacing w:val="10"/>
          <w:kern w:val="0"/>
          <w:sz w:val="24"/>
          <w:szCs w:val="24"/>
          <w:rPrChange w:id="3378" w:author="JY0225" w:date="2017-08-24T11:14:00Z">
            <w:rPr>
              <w:rFonts w:ascii="Times New Roman" w:hAnsi="Times New Roman" w:cs="Times New Roman" w:hint="eastAsia"/>
              <w:spacing w:val="10"/>
              <w:kern w:val="0"/>
              <w:sz w:val="24"/>
              <w:szCs w:val="20"/>
            </w:rPr>
          </w:rPrChange>
        </w:rPr>
        <w:t>网络</w:t>
      </w:r>
      <w:r w:rsidR="00143691" w:rsidRPr="006C0267">
        <w:rPr>
          <w:rFonts w:asciiTheme="minorEastAsia" w:hAnsiTheme="minorEastAsia" w:cs="Times New Roman" w:hint="eastAsia"/>
          <w:spacing w:val="10"/>
          <w:kern w:val="0"/>
          <w:sz w:val="24"/>
          <w:szCs w:val="24"/>
          <w:rPrChange w:id="3379" w:author="JY0225" w:date="2017-08-24T11:14:00Z">
            <w:rPr>
              <w:rFonts w:ascii="Times New Roman" w:hAnsi="Times New Roman" w:cs="Times New Roman" w:hint="eastAsia"/>
              <w:spacing w:val="10"/>
              <w:kern w:val="0"/>
              <w:sz w:val="24"/>
              <w:szCs w:val="20"/>
            </w:rPr>
          </w:rPrChange>
        </w:rPr>
        <w:t>作为基础</w:t>
      </w:r>
      <w:r w:rsidR="00FB3DFF" w:rsidRPr="006C0267">
        <w:rPr>
          <w:rFonts w:asciiTheme="minorEastAsia" w:hAnsiTheme="minorEastAsia" w:cs="Times New Roman" w:hint="eastAsia"/>
          <w:spacing w:val="10"/>
          <w:kern w:val="0"/>
          <w:sz w:val="24"/>
          <w:szCs w:val="24"/>
          <w:rPrChange w:id="3380" w:author="JY0225" w:date="2017-08-24T11:14:00Z">
            <w:rPr>
              <w:rFonts w:ascii="Times New Roman" w:hAnsi="Times New Roman" w:cs="Times New Roman" w:hint="eastAsia"/>
              <w:spacing w:val="10"/>
              <w:kern w:val="0"/>
              <w:sz w:val="24"/>
              <w:szCs w:val="20"/>
            </w:rPr>
          </w:rPrChange>
        </w:rPr>
        <w:t>的</w:t>
      </w:r>
      <w:r w:rsidR="00E70F05" w:rsidRPr="006C0267">
        <w:rPr>
          <w:rFonts w:asciiTheme="minorEastAsia" w:hAnsiTheme="minorEastAsia" w:cs="Times New Roman" w:hint="eastAsia"/>
          <w:spacing w:val="10"/>
          <w:kern w:val="0"/>
          <w:sz w:val="24"/>
          <w:szCs w:val="24"/>
          <w:rPrChange w:id="3381" w:author="JY0225" w:date="2017-08-24T11:14:00Z">
            <w:rPr>
              <w:rFonts w:ascii="Times New Roman" w:hAnsi="Times New Roman" w:cs="Times New Roman" w:hint="eastAsia"/>
              <w:spacing w:val="10"/>
              <w:kern w:val="0"/>
              <w:sz w:val="24"/>
              <w:szCs w:val="20"/>
            </w:rPr>
          </w:rPrChange>
        </w:rPr>
        <w:t>，</w:t>
      </w:r>
      <w:r w:rsidR="00332618" w:rsidRPr="006C0267">
        <w:rPr>
          <w:rFonts w:asciiTheme="minorEastAsia" w:hAnsiTheme="minorEastAsia" w:cs="Times New Roman" w:hint="eastAsia"/>
          <w:spacing w:val="10"/>
          <w:kern w:val="0"/>
          <w:sz w:val="24"/>
          <w:szCs w:val="24"/>
          <w:rPrChange w:id="3382" w:author="JY0225" w:date="2017-08-24T11:14:00Z">
            <w:rPr>
              <w:rFonts w:ascii="Times New Roman" w:hAnsi="Times New Roman" w:cs="Times New Roman" w:hint="eastAsia"/>
              <w:spacing w:val="10"/>
              <w:kern w:val="0"/>
              <w:sz w:val="24"/>
              <w:szCs w:val="20"/>
            </w:rPr>
          </w:rPrChange>
        </w:rPr>
        <w:t>默认网络在数据传输</w:t>
      </w:r>
      <w:r w:rsidR="00813954" w:rsidRPr="006C0267">
        <w:rPr>
          <w:rFonts w:asciiTheme="minorEastAsia" w:hAnsiTheme="minorEastAsia" w:cs="Times New Roman" w:hint="eastAsia"/>
          <w:spacing w:val="10"/>
          <w:kern w:val="0"/>
          <w:sz w:val="24"/>
          <w:szCs w:val="24"/>
          <w:rPrChange w:id="3383" w:author="JY0225" w:date="2017-08-24T11:14:00Z">
            <w:rPr>
              <w:rFonts w:ascii="Times New Roman" w:hAnsi="Times New Roman" w:cs="Times New Roman" w:hint="eastAsia"/>
              <w:spacing w:val="10"/>
              <w:kern w:val="0"/>
              <w:sz w:val="24"/>
              <w:szCs w:val="20"/>
            </w:rPr>
          </w:rPrChange>
        </w:rPr>
        <w:t>过程中是</w:t>
      </w:r>
      <w:r w:rsidR="006E2C94" w:rsidRPr="006C0267">
        <w:rPr>
          <w:rFonts w:asciiTheme="minorEastAsia" w:hAnsiTheme="minorEastAsia" w:cs="Times New Roman" w:hint="eastAsia"/>
          <w:spacing w:val="10"/>
          <w:kern w:val="0"/>
          <w:sz w:val="24"/>
          <w:szCs w:val="24"/>
          <w:rPrChange w:id="3384" w:author="JY0225" w:date="2017-08-24T11:14:00Z">
            <w:rPr>
              <w:rFonts w:ascii="Times New Roman" w:hAnsi="Times New Roman" w:cs="Times New Roman" w:hint="eastAsia"/>
              <w:spacing w:val="10"/>
              <w:kern w:val="0"/>
              <w:sz w:val="24"/>
              <w:szCs w:val="20"/>
            </w:rPr>
          </w:rPrChange>
        </w:rPr>
        <w:t>绝对</w:t>
      </w:r>
      <w:r w:rsidR="00813954" w:rsidRPr="006C0267">
        <w:rPr>
          <w:rFonts w:asciiTheme="minorEastAsia" w:hAnsiTheme="minorEastAsia" w:cs="Times New Roman" w:hint="eastAsia"/>
          <w:spacing w:val="10"/>
          <w:kern w:val="0"/>
          <w:sz w:val="24"/>
          <w:szCs w:val="24"/>
          <w:rPrChange w:id="3385" w:author="JY0225" w:date="2017-08-24T11:14:00Z">
            <w:rPr>
              <w:rFonts w:ascii="Times New Roman" w:hAnsi="Times New Roman" w:cs="Times New Roman" w:hint="eastAsia"/>
              <w:spacing w:val="10"/>
              <w:kern w:val="0"/>
              <w:sz w:val="24"/>
              <w:szCs w:val="20"/>
            </w:rPr>
          </w:rPrChange>
        </w:rPr>
        <w:t>稳定的。</w:t>
      </w:r>
      <w:r w:rsidR="009D6861" w:rsidRPr="006C0267">
        <w:rPr>
          <w:rFonts w:asciiTheme="minorEastAsia" w:hAnsiTheme="minorEastAsia" w:cs="Times New Roman" w:hint="eastAsia"/>
          <w:spacing w:val="10"/>
          <w:kern w:val="0"/>
          <w:sz w:val="24"/>
          <w:szCs w:val="24"/>
          <w:rPrChange w:id="3386" w:author="JY0225" w:date="2017-08-24T11:14:00Z">
            <w:rPr>
              <w:rFonts w:ascii="Times New Roman" w:hAnsi="Times New Roman" w:cs="Times New Roman" w:hint="eastAsia"/>
              <w:spacing w:val="10"/>
              <w:kern w:val="0"/>
              <w:sz w:val="24"/>
              <w:szCs w:val="20"/>
            </w:rPr>
          </w:rPrChange>
        </w:rPr>
        <w:t>但是，在实际生活中，</w:t>
      </w:r>
      <w:r w:rsidR="00605893" w:rsidRPr="006C0267">
        <w:rPr>
          <w:rFonts w:asciiTheme="minorEastAsia" w:hAnsiTheme="minorEastAsia" w:cs="Times New Roman" w:hint="eastAsia"/>
          <w:spacing w:val="10"/>
          <w:kern w:val="0"/>
          <w:sz w:val="24"/>
          <w:szCs w:val="24"/>
          <w:rPrChange w:id="3387" w:author="JY0225" w:date="2017-08-24T11:14:00Z">
            <w:rPr>
              <w:rFonts w:ascii="Times New Roman" w:hAnsi="Times New Roman" w:cs="Times New Roman" w:hint="eastAsia"/>
              <w:spacing w:val="10"/>
              <w:kern w:val="0"/>
              <w:sz w:val="24"/>
              <w:szCs w:val="20"/>
            </w:rPr>
          </w:rPrChange>
        </w:rPr>
        <w:t>网络状况常常受限于硬件、软件以及地域等多方面的因素，</w:t>
      </w:r>
      <w:r w:rsidR="00580BB1" w:rsidRPr="006C0267">
        <w:rPr>
          <w:rFonts w:asciiTheme="minorEastAsia" w:hAnsiTheme="minorEastAsia" w:cs="Times New Roman" w:hint="eastAsia"/>
          <w:spacing w:val="10"/>
          <w:kern w:val="0"/>
          <w:sz w:val="24"/>
          <w:szCs w:val="24"/>
          <w:rPrChange w:id="3388" w:author="JY0225" w:date="2017-08-24T11:14:00Z">
            <w:rPr>
              <w:rFonts w:ascii="Times New Roman" w:hAnsi="Times New Roman" w:cs="Times New Roman" w:hint="eastAsia"/>
              <w:spacing w:val="10"/>
              <w:kern w:val="0"/>
              <w:sz w:val="24"/>
              <w:szCs w:val="20"/>
            </w:rPr>
          </w:rPrChange>
        </w:rPr>
        <w:t>网络波动</w:t>
      </w:r>
      <w:r w:rsidR="0042617B" w:rsidRPr="006C0267">
        <w:rPr>
          <w:rFonts w:asciiTheme="minorEastAsia" w:hAnsiTheme="minorEastAsia" w:cs="Times New Roman" w:hint="eastAsia"/>
          <w:spacing w:val="10"/>
          <w:kern w:val="0"/>
          <w:sz w:val="24"/>
          <w:szCs w:val="24"/>
          <w:rPrChange w:id="3389" w:author="JY0225" w:date="2017-08-24T11:14:00Z">
            <w:rPr>
              <w:rFonts w:ascii="Times New Roman" w:hAnsi="Times New Roman" w:cs="Times New Roman" w:hint="eastAsia"/>
              <w:spacing w:val="10"/>
              <w:kern w:val="0"/>
              <w:sz w:val="24"/>
              <w:szCs w:val="20"/>
            </w:rPr>
          </w:rPrChange>
        </w:rPr>
        <w:t>或</w:t>
      </w:r>
      <w:r w:rsidR="00580BB1" w:rsidRPr="006C0267">
        <w:rPr>
          <w:rFonts w:asciiTheme="minorEastAsia" w:hAnsiTheme="minorEastAsia" w:cs="Times New Roman" w:hint="eastAsia"/>
          <w:spacing w:val="10"/>
          <w:kern w:val="0"/>
          <w:sz w:val="24"/>
          <w:szCs w:val="24"/>
          <w:rPrChange w:id="3390" w:author="JY0225" w:date="2017-08-24T11:14:00Z">
            <w:rPr>
              <w:rFonts w:ascii="Times New Roman" w:hAnsi="Times New Roman" w:cs="Times New Roman" w:hint="eastAsia"/>
              <w:spacing w:val="10"/>
              <w:kern w:val="0"/>
              <w:sz w:val="24"/>
              <w:szCs w:val="20"/>
            </w:rPr>
          </w:rPrChange>
        </w:rPr>
        <w:t>网络中断是常见的问题。</w:t>
      </w:r>
      <w:r w:rsidR="00764850" w:rsidRPr="006C0267">
        <w:rPr>
          <w:rFonts w:asciiTheme="minorEastAsia" w:hAnsiTheme="minorEastAsia" w:cs="Times New Roman" w:hint="eastAsia"/>
          <w:spacing w:val="10"/>
          <w:kern w:val="0"/>
          <w:sz w:val="24"/>
          <w:szCs w:val="24"/>
          <w:rPrChange w:id="3391" w:author="JY0225" w:date="2017-08-24T11:14:00Z">
            <w:rPr>
              <w:rFonts w:ascii="Times New Roman" w:hAnsi="Times New Roman" w:cs="Times New Roman" w:hint="eastAsia"/>
              <w:spacing w:val="10"/>
              <w:kern w:val="0"/>
              <w:sz w:val="24"/>
              <w:szCs w:val="20"/>
            </w:rPr>
          </w:rPrChange>
        </w:rPr>
        <w:t>由于</w:t>
      </w:r>
      <w:r w:rsidR="003A7105" w:rsidRPr="006C0267">
        <w:rPr>
          <w:rFonts w:asciiTheme="minorEastAsia" w:hAnsiTheme="minorEastAsia" w:cs="Times New Roman" w:hint="eastAsia"/>
          <w:spacing w:val="10"/>
          <w:kern w:val="0"/>
          <w:sz w:val="24"/>
          <w:szCs w:val="24"/>
          <w:rPrChange w:id="3392" w:author="JY0225" w:date="2017-08-24T11:14:00Z">
            <w:rPr>
              <w:rFonts w:ascii="Times New Roman" w:hAnsi="Times New Roman" w:cs="Times New Roman" w:hint="eastAsia"/>
              <w:spacing w:val="10"/>
              <w:kern w:val="0"/>
              <w:sz w:val="24"/>
              <w:szCs w:val="20"/>
            </w:rPr>
          </w:rPrChange>
        </w:rPr>
        <w:t>网络带宽是有限的，因此上传文件，尤其是较大的文件，</w:t>
      </w:r>
      <w:r w:rsidR="00A538D2" w:rsidRPr="006C0267">
        <w:rPr>
          <w:rFonts w:asciiTheme="minorEastAsia" w:hAnsiTheme="minorEastAsia" w:cs="Times New Roman" w:hint="eastAsia"/>
          <w:spacing w:val="10"/>
          <w:kern w:val="0"/>
          <w:sz w:val="24"/>
          <w:szCs w:val="24"/>
          <w:rPrChange w:id="3393" w:author="JY0225" w:date="2017-08-24T11:14:00Z">
            <w:rPr>
              <w:rFonts w:ascii="Times New Roman" w:hAnsi="Times New Roman" w:cs="Times New Roman" w:hint="eastAsia"/>
              <w:spacing w:val="10"/>
              <w:kern w:val="0"/>
              <w:sz w:val="24"/>
              <w:szCs w:val="20"/>
            </w:rPr>
          </w:rPrChange>
        </w:rPr>
        <w:t>通常</w:t>
      </w:r>
      <w:r w:rsidR="003A7105" w:rsidRPr="006C0267">
        <w:rPr>
          <w:rFonts w:asciiTheme="minorEastAsia" w:hAnsiTheme="minorEastAsia" w:cs="Times New Roman" w:hint="eastAsia"/>
          <w:spacing w:val="10"/>
          <w:kern w:val="0"/>
          <w:sz w:val="24"/>
          <w:szCs w:val="24"/>
          <w:rPrChange w:id="3394" w:author="JY0225" w:date="2017-08-24T11:14:00Z">
            <w:rPr>
              <w:rFonts w:ascii="Times New Roman" w:hAnsi="Times New Roman" w:cs="Times New Roman" w:hint="eastAsia"/>
              <w:spacing w:val="10"/>
              <w:kern w:val="0"/>
              <w:sz w:val="24"/>
              <w:szCs w:val="20"/>
            </w:rPr>
          </w:rPrChange>
        </w:rPr>
        <w:t>需要</w:t>
      </w:r>
      <w:r w:rsidR="00AA40CE" w:rsidRPr="006C0267">
        <w:rPr>
          <w:rFonts w:asciiTheme="minorEastAsia" w:hAnsiTheme="minorEastAsia" w:cs="Times New Roman" w:hint="eastAsia"/>
          <w:spacing w:val="10"/>
          <w:kern w:val="0"/>
          <w:sz w:val="24"/>
          <w:szCs w:val="24"/>
          <w:rPrChange w:id="3395" w:author="JY0225" w:date="2017-08-24T11:14:00Z">
            <w:rPr>
              <w:rFonts w:ascii="Times New Roman" w:hAnsi="Times New Roman" w:cs="Times New Roman" w:hint="eastAsia"/>
              <w:spacing w:val="10"/>
              <w:kern w:val="0"/>
              <w:sz w:val="24"/>
              <w:szCs w:val="20"/>
            </w:rPr>
          </w:rPrChange>
        </w:rPr>
        <w:t>花费</w:t>
      </w:r>
      <w:r w:rsidR="003A7105" w:rsidRPr="006C0267">
        <w:rPr>
          <w:rFonts w:asciiTheme="minorEastAsia" w:hAnsiTheme="minorEastAsia" w:cs="Times New Roman" w:hint="eastAsia"/>
          <w:spacing w:val="10"/>
          <w:kern w:val="0"/>
          <w:sz w:val="24"/>
          <w:szCs w:val="24"/>
          <w:rPrChange w:id="3396" w:author="JY0225" w:date="2017-08-24T11:14:00Z">
            <w:rPr>
              <w:rFonts w:ascii="Times New Roman" w:hAnsi="Times New Roman" w:cs="Times New Roman" w:hint="eastAsia"/>
              <w:spacing w:val="10"/>
              <w:kern w:val="0"/>
              <w:sz w:val="24"/>
              <w:szCs w:val="20"/>
            </w:rPr>
          </w:rPrChange>
        </w:rPr>
        <w:t>一定的时间</w:t>
      </w:r>
      <w:r w:rsidR="00AA40CE" w:rsidRPr="006C0267">
        <w:rPr>
          <w:rFonts w:asciiTheme="minorEastAsia" w:hAnsiTheme="minorEastAsia" w:cs="Times New Roman" w:hint="eastAsia"/>
          <w:spacing w:val="10"/>
          <w:kern w:val="0"/>
          <w:sz w:val="24"/>
          <w:szCs w:val="24"/>
          <w:rPrChange w:id="3397" w:author="JY0225" w:date="2017-08-24T11:14:00Z">
            <w:rPr>
              <w:rFonts w:ascii="Times New Roman" w:hAnsi="Times New Roman" w:cs="Times New Roman" w:hint="eastAsia"/>
              <w:spacing w:val="10"/>
              <w:kern w:val="0"/>
              <w:sz w:val="24"/>
              <w:szCs w:val="20"/>
            </w:rPr>
          </w:rPrChange>
        </w:rPr>
        <w:t>，在此期间</w:t>
      </w:r>
      <w:r w:rsidR="008E4916" w:rsidRPr="006C0267">
        <w:rPr>
          <w:rFonts w:asciiTheme="minorEastAsia" w:hAnsiTheme="minorEastAsia" w:cs="Times New Roman" w:hint="eastAsia"/>
          <w:spacing w:val="10"/>
          <w:kern w:val="0"/>
          <w:sz w:val="24"/>
          <w:szCs w:val="24"/>
          <w:rPrChange w:id="3398" w:author="JY0225" w:date="2017-08-24T11:14:00Z">
            <w:rPr>
              <w:rFonts w:ascii="Times New Roman" w:hAnsi="Times New Roman" w:cs="Times New Roman" w:hint="eastAsia"/>
              <w:spacing w:val="10"/>
              <w:kern w:val="0"/>
              <w:sz w:val="24"/>
              <w:szCs w:val="20"/>
            </w:rPr>
          </w:rPrChange>
        </w:rPr>
        <w:t>存在</w:t>
      </w:r>
      <w:r w:rsidR="00254145" w:rsidRPr="006C0267">
        <w:rPr>
          <w:rFonts w:asciiTheme="minorEastAsia" w:hAnsiTheme="minorEastAsia" w:cs="Times New Roman" w:hint="eastAsia"/>
          <w:spacing w:val="10"/>
          <w:kern w:val="0"/>
          <w:sz w:val="24"/>
          <w:szCs w:val="24"/>
          <w:rPrChange w:id="3399" w:author="JY0225" w:date="2017-08-24T11:14:00Z">
            <w:rPr>
              <w:rFonts w:ascii="Times New Roman" w:hAnsi="Times New Roman" w:cs="Times New Roman" w:hint="eastAsia"/>
              <w:spacing w:val="10"/>
              <w:kern w:val="0"/>
              <w:sz w:val="24"/>
              <w:szCs w:val="20"/>
            </w:rPr>
          </w:rPrChange>
        </w:rPr>
        <w:t>因</w:t>
      </w:r>
      <w:r w:rsidR="00AA40CE" w:rsidRPr="006C0267">
        <w:rPr>
          <w:rFonts w:asciiTheme="minorEastAsia" w:hAnsiTheme="minorEastAsia" w:cs="Times New Roman" w:hint="eastAsia"/>
          <w:spacing w:val="10"/>
          <w:kern w:val="0"/>
          <w:sz w:val="24"/>
          <w:szCs w:val="24"/>
          <w:rPrChange w:id="3400" w:author="JY0225" w:date="2017-08-24T11:14:00Z">
            <w:rPr>
              <w:rFonts w:ascii="Times New Roman" w:hAnsi="Times New Roman" w:cs="Times New Roman" w:hint="eastAsia"/>
              <w:spacing w:val="10"/>
              <w:kern w:val="0"/>
              <w:sz w:val="24"/>
              <w:szCs w:val="20"/>
            </w:rPr>
          </w:rPrChange>
        </w:rPr>
        <w:t>网络故障而导致文件传输失败</w:t>
      </w:r>
      <w:r w:rsidR="00EE55C1" w:rsidRPr="006C0267">
        <w:rPr>
          <w:rFonts w:asciiTheme="minorEastAsia" w:hAnsiTheme="minorEastAsia" w:cs="Times New Roman" w:hint="eastAsia"/>
          <w:spacing w:val="10"/>
          <w:kern w:val="0"/>
          <w:sz w:val="24"/>
          <w:szCs w:val="24"/>
          <w:rPrChange w:id="3401" w:author="JY0225" w:date="2017-08-24T11:14:00Z">
            <w:rPr>
              <w:rFonts w:ascii="Times New Roman" w:hAnsi="Times New Roman" w:cs="Times New Roman" w:hint="eastAsia"/>
              <w:spacing w:val="10"/>
              <w:kern w:val="0"/>
              <w:sz w:val="24"/>
              <w:szCs w:val="20"/>
            </w:rPr>
          </w:rPrChange>
        </w:rPr>
        <w:t>的问题</w:t>
      </w:r>
      <w:r w:rsidR="00AA40CE" w:rsidRPr="006C0267">
        <w:rPr>
          <w:rFonts w:asciiTheme="minorEastAsia" w:hAnsiTheme="minorEastAsia" w:cs="Times New Roman" w:hint="eastAsia"/>
          <w:spacing w:val="10"/>
          <w:kern w:val="0"/>
          <w:sz w:val="24"/>
          <w:szCs w:val="24"/>
          <w:rPrChange w:id="3402" w:author="JY0225" w:date="2017-08-24T11:14:00Z">
            <w:rPr>
              <w:rFonts w:ascii="Times New Roman" w:hAnsi="Times New Roman" w:cs="Times New Roman" w:hint="eastAsia"/>
              <w:spacing w:val="10"/>
              <w:kern w:val="0"/>
              <w:sz w:val="24"/>
              <w:szCs w:val="20"/>
            </w:rPr>
          </w:rPrChange>
        </w:rPr>
        <w:t>。</w:t>
      </w:r>
      <w:r w:rsidR="00C74E02" w:rsidRPr="006C0267">
        <w:rPr>
          <w:rFonts w:asciiTheme="minorEastAsia" w:hAnsiTheme="minorEastAsia" w:cs="Times New Roman" w:hint="eastAsia"/>
          <w:spacing w:val="10"/>
          <w:kern w:val="0"/>
          <w:sz w:val="24"/>
          <w:szCs w:val="24"/>
          <w:rPrChange w:id="3403" w:author="JY0225" w:date="2017-08-24T11:14:00Z">
            <w:rPr>
              <w:rFonts w:ascii="Times New Roman" w:hAnsi="Times New Roman" w:cs="Times New Roman" w:hint="eastAsia"/>
              <w:spacing w:val="10"/>
              <w:kern w:val="0"/>
              <w:sz w:val="24"/>
              <w:szCs w:val="20"/>
            </w:rPr>
          </w:rPrChange>
        </w:rPr>
        <w:t>在</w:t>
      </w:r>
      <w:r w:rsidR="00B045F3" w:rsidRPr="006C0267">
        <w:rPr>
          <w:rFonts w:asciiTheme="minorEastAsia" w:hAnsiTheme="minorEastAsia" w:cs="Times New Roman" w:hint="eastAsia"/>
          <w:spacing w:val="10"/>
          <w:kern w:val="0"/>
          <w:sz w:val="24"/>
          <w:szCs w:val="24"/>
          <w:rPrChange w:id="3404" w:author="JY0225" w:date="2017-08-24T11:14:00Z">
            <w:rPr>
              <w:rFonts w:ascii="Times New Roman" w:hAnsi="Times New Roman" w:cs="Times New Roman" w:hint="eastAsia"/>
              <w:spacing w:val="10"/>
              <w:kern w:val="0"/>
              <w:sz w:val="24"/>
              <w:szCs w:val="20"/>
            </w:rPr>
          </w:rPrChange>
        </w:rPr>
        <w:t>现有的中间件系统</w:t>
      </w:r>
      <w:r w:rsidR="00C74E02" w:rsidRPr="006C0267">
        <w:rPr>
          <w:rFonts w:asciiTheme="minorEastAsia" w:hAnsiTheme="minorEastAsia" w:cs="Times New Roman" w:hint="eastAsia"/>
          <w:spacing w:val="10"/>
          <w:kern w:val="0"/>
          <w:sz w:val="24"/>
          <w:szCs w:val="24"/>
          <w:rPrChange w:id="3405" w:author="JY0225" w:date="2017-08-24T11:14:00Z">
            <w:rPr>
              <w:rFonts w:ascii="Times New Roman" w:hAnsi="Times New Roman" w:cs="Times New Roman" w:hint="eastAsia"/>
              <w:spacing w:val="10"/>
              <w:kern w:val="0"/>
              <w:sz w:val="24"/>
              <w:szCs w:val="20"/>
            </w:rPr>
          </w:rPrChange>
        </w:rPr>
        <w:t>里</w:t>
      </w:r>
      <w:r w:rsidR="00040C6B" w:rsidRPr="006C0267">
        <w:rPr>
          <w:rFonts w:asciiTheme="minorEastAsia" w:hAnsiTheme="minorEastAsia" w:cs="Times New Roman" w:hint="eastAsia"/>
          <w:spacing w:val="10"/>
          <w:kern w:val="0"/>
          <w:sz w:val="24"/>
          <w:szCs w:val="24"/>
          <w:rPrChange w:id="3406" w:author="JY0225" w:date="2017-08-24T11:14:00Z">
            <w:rPr>
              <w:rFonts w:ascii="Times New Roman" w:hAnsi="Times New Roman" w:cs="Times New Roman" w:hint="eastAsia"/>
              <w:spacing w:val="10"/>
              <w:kern w:val="0"/>
              <w:sz w:val="24"/>
              <w:szCs w:val="20"/>
            </w:rPr>
          </w:rPrChange>
        </w:rPr>
        <w:t>，</w:t>
      </w:r>
      <w:r w:rsidR="00B045F3" w:rsidRPr="006C0267">
        <w:rPr>
          <w:rFonts w:asciiTheme="minorEastAsia" w:hAnsiTheme="minorEastAsia" w:cs="Times New Roman" w:hint="eastAsia"/>
          <w:spacing w:val="10"/>
          <w:kern w:val="0"/>
          <w:sz w:val="24"/>
          <w:szCs w:val="24"/>
          <w:rPrChange w:id="3407" w:author="JY0225" w:date="2017-08-24T11:14:00Z">
            <w:rPr>
              <w:rFonts w:ascii="Times New Roman" w:hAnsi="Times New Roman" w:cs="Times New Roman" w:hint="eastAsia"/>
              <w:spacing w:val="10"/>
              <w:kern w:val="0"/>
              <w:sz w:val="24"/>
              <w:szCs w:val="20"/>
            </w:rPr>
          </w:rPrChange>
        </w:rPr>
        <w:t>用户</w:t>
      </w:r>
      <w:r w:rsidR="006868F4" w:rsidRPr="006C0267">
        <w:rPr>
          <w:rFonts w:asciiTheme="minorEastAsia" w:hAnsiTheme="minorEastAsia" w:cs="Times New Roman" w:hint="eastAsia"/>
          <w:spacing w:val="10"/>
          <w:kern w:val="0"/>
          <w:sz w:val="24"/>
          <w:szCs w:val="24"/>
          <w:rPrChange w:id="3408" w:author="JY0225" w:date="2017-08-24T11:14:00Z">
            <w:rPr>
              <w:rFonts w:ascii="Times New Roman" w:hAnsi="Times New Roman" w:cs="Times New Roman" w:hint="eastAsia"/>
              <w:spacing w:val="10"/>
              <w:kern w:val="0"/>
              <w:sz w:val="24"/>
              <w:szCs w:val="20"/>
            </w:rPr>
          </w:rPrChange>
        </w:rPr>
        <w:t>只能</w:t>
      </w:r>
      <w:r w:rsidR="00B045F3" w:rsidRPr="006C0267">
        <w:rPr>
          <w:rFonts w:asciiTheme="minorEastAsia" w:hAnsiTheme="minorEastAsia" w:cs="Times New Roman" w:hint="eastAsia"/>
          <w:spacing w:val="10"/>
          <w:kern w:val="0"/>
          <w:sz w:val="24"/>
          <w:szCs w:val="24"/>
          <w:rPrChange w:id="3409" w:author="JY0225" w:date="2017-08-24T11:14:00Z">
            <w:rPr>
              <w:rFonts w:ascii="Times New Roman" w:hAnsi="Times New Roman" w:cs="Times New Roman" w:hint="eastAsia"/>
              <w:spacing w:val="10"/>
              <w:kern w:val="0"/>
              <w:sz w:val="24"/>
              <w:szCs w:val="20"/>
            </w:rPr>
          </w:rPrChange>
        </w:rPr>
        <w:t>重</w:t>
      </w:r>
      <w:r w:rsidR="00F622D2" w:rsidRPr="006C0267">
        <w:rPr>
          <w:rFonts w:asciiTheme="minorEastAsia" w:hAnsiTheme="minorEastAsia" w:cs="Times New Roman" w:hint="eastAsia"/>
          <w:spacing w:val="10"/>
          <w:kern w:val="0"/>
          <w:sz w:val="24"/>
          <w:szCs w:val="24"/>
          <w:rPrChange w:id="3410" w:author="JY0225" w:date="2017-08-24T11:14:00Z">
            <w:rPr>
              <w:rFonts w:ascii="Times New Roman" w:hAnsi="Times New Roman" w:cs="Times New Roman" w:hint="eastAsia"/>
              <w:spacing w:val="10"/>
              <w:kern w:val="0"/>
              <w:sz w:val="24"/>
              <w:szCs w:val="20"/>
            </w:rPr>
          </w:rPrChange>
        </w:rPr>
        <w:t>传</w:t>
      </w:r>
      <w:r w:rsidR="00326EFC" w:rsidRPr="006C0267">
        <w:rPr>
          <w:rFonts w:asciiTheme="minorEastAsia" w:hAnsiTheme="minorEastAsia" w:cs="Times New Roman" w:hint="eastAsia"/>
          <w:spacing w:val="10"/>
          <w:kern w:val="0"/>
          <w:sz w:val="24"/>
          <w:szCs w:val="24"/>
          <w:rPrChange w:id="3411" w:author="JY0225" w:date="2017-08-24T11:14:00Z">
            <w:rPr>
              <w:rFonts w:ascii="Times New Roman" w:hAnsi="Times New Roman" w:cs="Times New Roman" w:hint="eastAsia"/>
              <w:spacing w:val="10"/>
              <w:kern w:val="0"/>
              <w:sz w:val="24"/>
              <w:szCs w:val="20"/>
            </w:rPr>
          </w:rPrChange>
        </w:rPr>
        <w:t>该</w:t>
      </w:r>
      <w:r w:rsidR="00E10069" w:rsidRPr="006C0267">
        <w:rPr>
          <w:rFonts w:asciiTheme="minorEastAsia" w:hAnsiTheme="minorEastAsia" w:cs="Times New Roman" w:hint="eastAsia"/>
          <w:spacing w:val="10"/>
          <w:kern w:val="0"/>
          <w:sz w:val="24"/>
          <w:szCs w:val="24"/>
          <w:rPrChange w:id="3412" w:author="JY0225" w:date="2017-08-24T11:14:00Z">
            <w:rPr>
              <w:rFonts w:ascii="Times New Roman" w:hAnsi="Times New Roman" w:cs="Times New Roman" w:hint="eastAsia"/>
              <w:spacing w:val="10"/>
              <w:kern w:val="0"/>
              <w:sz w:val="24"/>
              <w:szCs w:val="20"/>
            </w:rPr>
          </w:rPrChange>
        </w:rPr>
        <w:t>文件</w:t>
      </w:r>
      <w:r w:rsidR="00B045F3" w:rsidRPr="006C0267">
        <w:rPr>
          <w:rFonts w:asciiTheme="minorEastAsia" w:hAnsiTheme="minorEastAsia" w:cs="Times New Roman" w:hint="eastAsia"/>
          <w:spacing w:val="10"/>
          <w:kern w:val="0"/>
          <w:sz w:val="24"/>
          <w:szCs w:val="24"/>
          <w:rPrChange w:id="3413" w:author="JY0225" w:date="2017-08-24T11:14:00Z">
            <w:rPr>
              <w:rFonts w:ascii="Times New Roman" w:hAnsi="Times New Roman" w:cs="Times New Roman" w:hint="eastAsia"/>
              <w:spacing w:val="10"/>
              <w:kern w:val="0"/>
              <w:sz w:val="24"/>
              <w:szCs w:val="20"/>
            </w:rPr>
          </w:rPrChange>
        </w:rPr>
        <w:t>，</w:t>
      </w:r>
      <w:r w:rsidR="00E45BF7" w:rsidRPr="006C0267">
        <w:rPr>
          <w:rFonts w:asciiTheme="minorEastAsia" w:hAnsiTheme="minorEastAsia" w:cs="Times New Roman" w:hint="eastAsia"/>
          <w:spacing w:val="10"/>
          <w:kern w:val="0"/>
          <w:sz w:val="24"/>
          <w:szCs w:val="24"/>
          <w:rPrChange w:id="3414" w:author="JY0225" w:date="2017-08-24T11:14:00Z">
            <w:rPr>
              <w:rFonts w:ascii="Times New Roman" w:hAnsi="Times New Roman" w:cs="Times New Roman" w:hint="eastAsia"/>
              <w:spacing w:val="10"/>
              <w:kern w:val="0"/>
              <w:sz w:val="24"/>
              <w:szCs w:val="20"/>
            </w:rPr>
          </w:rPrChange>
        </w:rPr>
        <w:t>倘若多次遇到网络故障，则可能导致无休止的重传</w:t>
      </w:r>
      <w:r w:rsidR="002E7835" w:rsidRPr="006C0267">
        <w:rPr>
          <w:rFonts w:asciiTheme="minorEastAsia" w:hAnsiTheme="minorEastAsia" w:cs="Times New Roman" w:hint="eastAsia"/>
          <w:spacing w:val="10"/>
          <w:kern w:val="0"/>
          <w:sz w:val="24"/>
          <w:szCs w:val="24"/>
          <w:rPrChange w:id="3415" w:author="JY0225" w:date="2017-08-24T11:14:00Z">
            <w:rPr>
              <w:rFonts w:ascii="Times New Roman" w:hAnsi="Times New Roman" w:cs="Times New Roman" w:hint="eastAsia"/>
              <w:spacing w:val="10"/>
              <w:kern w:val="0"/>
              <w:sz w:val="24"/>
              <w:szCs w:val="20"/>
            </w:rPr>
          </w:rPrChange>
        </w:rPr>
        <w:t>，这对用户来说是极其不友好的</w:t>
      </w:r>
      <w:r w:rsidR="00F64753" w:rsidRPr="006C0267">
        <w:rPr>
          <w:rFonts w:asciiTheme="minorEastAsia" w:hAnsiTheme="minorEastAsia" w:cs="Times New Roman" w:hint="eastAsia"/>
          <w:spacing w:val="10"/>
          <w:kern w:val="0"/>
          <w:sz w:val="24"/>
          <w:szCs w:val="24"/>
          <w:rPrChange w:id="3416" w:author="JY0225" w:date="2017-08-24T11:14:00Z">
            <w:rPr>
              <w:rFonts w:ascii="Times New Roman" w:hAnsi="Times New Roman" w:cs="Times New Roman" w:hint="eastAsia"/>
              <w:spacing w:val="10"/>
              <w:kern w:val="0"/>
              <w:sz w:val="24"/>
              <w:szCs w:val="20"/>
            </w:rPr>
          </w:rPrChange>
        </w:rPr>
        <w:t>体验</w:t>
      </w:r>
      <w:r w:rsidR="00397530" w:rsidRPr="006C0267">
        <w:rPr>
          <w:rFonts w:asciiTheme="minorEastAsia" w:hAnsiTheme="minorEastAsia" w:cs="Times New Roman" w:hint="eastAsia"/>
          <w:spacing w:val="10"/>
          <w:kern w:val="0"/>
          <w:sz w:val="24"/>
          <w:szCs w:val="24"/>
          <w:rPrChange w:id="3417" w:author="JY0225" w:date="2017-08-24T11:14:00Z">
            <w:rPr>
              <w:rFonts w:ascii="Times New Roman" w:hAnsi="Times New Roman" w:cs="Times New Roman" w:hint="eastAsia"/>
              <w:spacing w:val="10"/>
              <w:kern w:val="0"/>
              <w:sz w:val="24"/>
              <w:szCs w:val="20"/>
            </w:rPr>
          </w:rPrChange>
        </w:rPr>
        <w:t>。</w:t>
      </w:r>
    </w:p>
    <w:p w14:paraId="0BAC47AD" w14:textId="2412FC9B" w:rsidR="006D3E26" w:rsidRPr="006C0267" w:rsidRDefault="005824E1" w:rsidP="001B6B3E">
      <w:pPr>
        <w:spacing w:line="400" w:lineRule="exact"/>
        <w:rPr>
          <w:rFonts w:asciiTheme="minorEastAsia" w:hAnsiTheme="minorEastAsia" w:cs="Times New Roman"/>
          <w:spacing w:val="10"/>
          <w:kern w:val="0"/>
          <w:sz w:val="24"/>
          <w:szCs w:val="24"/>
          <w:rPrChange w:id="3418" w:author="JY0225" w:date="2017-08-24T11:14:00Z">
            <w:rPr>
              <w:rFonts w:ascii="Times New Roman" w:hAnsi="Times New Roman" w:cs="Times New Roman"/>
              <w:spacing w:val="10"/>
              <w:kern w:val="0"/>
              <w:sz w:val="24"/>
              <w:szCs w:val="20"/>
            </w:rPr>
          </w:rPrChange>
        </w:rPr>
      </w:pPr>
      <w:r w:rsidRPr="006C0267">
        <w:rPr>
          <w:rFonts w:asciiTheme="minorEastAsia" w:hAnsiTheme="minorEastAsia" w:cs="Times New Roman" w:hint="eastAsia"/>
          <w:spacing w:val="10"/>
          <w:kern w:val="0"/>
          <w:sz w:val="24"/>
          <w:szCs w:val="24"/>
          <w:rPrChange w:id="3419" w:author="JY0225" w:date="2017-08-24T11:14:00Z">
            <w:rPr>
              <w:rFonts w:ascii="Times New Roman" w:hAnsi="Times New Roman" w:cs="Times New Roman" w:hint="eastAsia"/>
              <w:spacing w:val="10"/>
              <w:kern w:val="0"/>
              <w:sz w:val="24"/>
              <w:szCs w:val="20"/>
            </w:rPr>
          </w:rPrChange>
        </w:rPr>
        <w:tab/>
      </w:r>
      <w:r w:rsidRPr="006C0267">
        <w:rPr>
          <w:rFonts w:asciiTheme="minorEastAsia" w:hAnsiTheme="minorEastAsia" w:cs="Times New Roman" w:hint="eastAsia"/>
          <w:spacing w:val="10"/>
          <w:kern w:val="0"/>
          <w:sz w:val="24"/>
          <w:szCs w:val="24"/>
          <w:rPrChange w:id="3420" w:author="JY0225" w:date="2017-08-24T11:14:00Z">
            <w:rPr>
              <w:rFonts w:ascii="Times New Roman" w:hAnsi="Times New Roman" w:cs="Times New Roman" w:hint="eastAsia"/>
              <w:spacing w:val="10"/>
              <w:kern w:val="0"/>
              <w:sz w:val="24"/>
              <w:szCs w:val="20"/>
            </w:rPr>
          </w:rPrChange>
        </w:rPr>
        <w:t>其次，</w:t>
      </w:r>
      <w:r w:rsidR="00FE22A7" w:rsidRPr="006C0267">
        <w:rPr>
          <w:rFonts w:asciiTheme="minorEastAsia" w:hAnsiTheme="minorEastAsia" w:cs="Times New Roman" w:hint="eastAsia"/>
          <w:spacing w:val="10"/>
          <w:kern w:val="0"/>
          <w:sz w:val="24"/>
          <w:szCs w:val="24"/>
          <w:rPrChange w:id="3421" w:author="JY0225" w:date="2017-08-24T11:14:00Z">
            <w:rPr>
              <w:rFonts w:ascii="Times New Roman" w:hAnsi="Times New Roman" w:cs="Times New Roman" w:hint="eastAsia"/>
              <w:spacing w:val="10"/>
              <w:kern w:val="0"/>
              <w:sz w:val="24"/>
              <w:szCs w:val="20"/>
            </w:rPr>
          </w:rPrChange>
        </w:rPr>
        <w:t>为保证用户数据的安全性，</w:t>
      </w:r>
      <w:r w:rsidR="00884B52" w:rsidRPr="006C0267">
        <w:rPr>
          <w:rFonts w:asciiTheme="minorEastAsia" w:hAnsiTheme="minorEastAsia" w:cs="Times New Roman" w:hint="eastAsia"/>
          <w:spacing w:val="10"/>
          <w:kern w:val="0"/>
          <w:sz w:val="24"/>
          <w:szCs w:val="24"/>
          <w:rPrChange w:id="3422" w:author="JY0225" w:date="2017-08-24T11:14:00Z">
            <w:rPr>
              <w:rFonts w:ascii="Times New Roman" w:hAnsi="Times New Roman" w:cs="Times New Roman" w:hint="eastAsia"/>
              <w:spacing w:val="10"/>
              <w:kern w:val="0"/>
              <w:sz w:val="24"/>
              <w:szCs w:val="20"/>
            </w:rPr>
          </w:rPrChange>
        </w:rPr>
        <w:t>现有的中间件系统</w:t>
      </w:r>
      <w:r w:rsidR="00FE22A7" w:rsidRPr="006C0267">
        <w:rPr>
          <w:rFonts w:asciiTheme="minorEastAsia" w:hAnsiTheme="minorEastAsia" w:cs="Times New Roman" w:hint="eastAsia"/>
          <w:spacing w:val="10"/>
          <w:kern w:val="0"/>
          <w:sz w:val="24"/>
          <w:szCs w:val="24"/>
          <w:rPrChange w:id="3423" w:author="JY0225" w:date="2017-08-24T11:14:00Z">
            <w:rPr>
              <w:rFonts w:ascii="Times New Roman" w:hAnsi="Times New Roman" w:cs="Times New Roman" w:hint="eastAsia"/>
              <w:spacing w:val="10"/>
              <w:kern w:val="0"/>
              <w:sz w:val="24"/>
              <w:szCs w:val="20"/>
            </w:rPr>
          </w:rPrChange>
        </w:rPr>
        <w:t>在文件传输过程中，</w:t>
      </w:r>
      <w:r w:rsidR="00432D3A" w:rsidRPr="006C0267">
        <w:rPr>
          <w:rFonts w:asciiTheme="minorEastAsia" w:hAnsiTheme="minorEastAsia" w:cs="Times New Roman" w:hint="eastAsia"/>
          <w:spacing w:val="10"/>
          <w:kern w:val="0"/>
          <w:sz w:val="24"/>
          <w:szCs w:val="24"/>
          <w:rPrChange w:id="3424" w:author="JY0225" w:date="2017-08-24T11:14:00Z">
            <w:rPr>
              <w:rFonts w:ascii="Times New Roman" w:hAnsi="Times New Roman" w:cs="Times New Roman" w:hint="eastAsia"/>
              <w:spacing w:val="10"/>
              <w:kern w:val="0"/>
              <w:sz w:val="24"/>
              <w:szCs w:val="20"/>
            </w:rPr>
          </w:rPrChange>
        </w:rPr>
        <w:t>系统采用了</w:t>
      </w:r>
      <w:r w:rsidR="00432D3A" w:rsidRPr="006C0267">
        <w:rPr>
          <w:rFonts w:asciiTheme="minorEastAsia" w:hAnsiTheme="minorEastAsia" w:cs="Times New Roman" w:hint="eastAsia"/>
          <w:spacing w:val="10"/>
          <w:kern w:val="0"/>
          <w:sz w:val="24"/>
          <w:szCs w:val="24"/>
          <w:rPrChange w:id="3425" w:author="JY0225" w:date="2017-08-24T11:14:00Z">
            <w:rPr>
              <w:rFonts w:ascii="Times New Roman" w:hAnsi="Times New Roman" w:cs="Times New Roman" w:hint="eastAsia"/>
              <w:spacing w:val="10"/>
              <w:kern w:val="0"/>
              <w:sz w:val="24"/>
              <w:szCs w:val="20"/>
            </w:rPr>
          </w:rPrChange>
        </w:rPr>
        <w:t>128</w:t>
      </w:r>
      <w:r w:rsidR="00432D3A" w:rsidRPr="006C0267">
        <w:rPr>
          <w:rFonts w:asciiTheme="minorEastAsia" w:hAnsiTheme="minorEastAsia" w:cs="Times New Roman" w:hint="eastAsia"/>
          <w:spacing w:val="10"/>
          <w:kern w:val="0"/>
          <w:sz w:val="24"/>
          <w:szCs w:val="24"/>
          <w:rPrChange w:id="3426" w:author="JY0225" w:date="2017-08-24T11:14:00Z">
            <w:rPr>
              <w:rFonts w:ascii="Times New Roman" w:hAnsi="Times New Roman" w:cs="Times New Roman" w:hint="eastAsia"/>
              <w:spacing w:val="10"/>
              <w:kern w:val="0"/>
              <w:sz w:val="24"/>
              <w:szCs w:val="20"/>
            </w:rPr>
          </w:rPrChange>
        </w:rPr>
        <w:t>位的</w:t>
      </w:r>
      <w:r w:rsidR="00432D3A" w:rsidRPr="006C0267">
        <w:rPr>
          <w:rFonts w:asciiTheme="minorEastAsia" w:hAnsiTheme="minorEastAsia" w:cs="Times New Roman" w:hint="eastAsia"/>
          <w:spacing w:val="10"/>
          <w:kern w:val="0"/>
          <w:sz w:val="24"/>
          <w:szCs w:val="24"/>
          <w:rPrChange w:id="3427" w:author="JY0225" w:date="2017-08-24T11:14:00Z">
            <w:rPr>
              <w:rFonts w:ascii="Times New Roman" w:hAnsi="Times New Roman" w:cs="Times New Roman" w:hint="eastAsia"/>
              <w:spacing w:val="10"/>
              <w:kern w:val="0"/>
              <w:sz w:val="24"/>
              <w:szCs w:val="20"/>
            </w:rPr>
          </w:rPrChange>
        </w:rPr>
        <w:t>SSL</w:t>
      </w:r>
      <w:r w:rsidR="00855466" w:rsidRPr="006C0267">
        <w:rPr>
          <w:rFonts w:asciiTheme="minorEastAsia" w:hAnsiTheme="minorEastAsia" w:cs="Times New Roman" w:hint="eastAsia"/>
          <w:spacing w:val="10"/>
          <w:kern w:val="0"/>
          <w:sz w:val="24"/>
          <w:szCs w:val="24"/>
          <w:rPrChange w:id="3428" w:author="JY0225" w:date="2017-08-24T11:14:00Z">
            <w:rPr>
              <w:rFonts w:ascii="Times New Roman" w:hAnsi="Times New Roman" w:cs="Times New Roman" w:hint="eastAsia"/>
              <w:spacing w:val="10"/>
              <w:kern w:val="0"/>
              <w:sz w:val="24"/>
              <w:szCs w:val="20"/>
            </w:rPr>
          </w:rPrChange>
        </w:rPr>
        <w:t>加密技术</w:t>
      </w:r>
      <w:r w:rsidR="00166E89" w:rsidRPr="006C0267">
        <w:rPr>
          <w:rFonts w:asciiTheme="minorEastAsia" w:hAnsiTheme="minorEastAsia" w:cs="Times New Roman" w:hint="eastAsia"/>
          <w:spacing w:val="10"/>
          <w:kern w:val="0"/>
          <w:sz w:val="24"/>
          <w:szCs w:val="24"/>
          <w:rPrChange w:id="3429" w:author="JY0225" w:date="2017-08-24T11:14:00Z">
            <w:rPr>
              <w:rFonts w:ascii="Times New Roman" w:hAnsi="Times New Roman" w:cs="Times New Roman" w:hint="eastAsia"/>
              <w:spacing w:val="10"/>
              <w:kern w:val="0"/>
              <w:sz w:val="24"/>
              <w:szCs w:val="20"/>
            </w:rPr>
          </w:rPrChange>
        </w:rPr>
        <w:t>，</w:t>
      </w:r>
      <w:r w:rsidR="001E4B61" w:rsidRPr="006C0267">
        <w:rPr>
          <w:rFonts w:asciiTheme="minorEastAsia" w:hAnsiTheme="minorEastAsia" w:cs="Times New Roman" w:hint="eastAsia"/>
          <w:spacing w:val="10"/>
          <w:kern w:val="0"/>
          <w:sz w:val="24"/>
          <w:szCs w:val="24"/>
          <w:rPrChange w:id="3430" w:author="JY0225" w:date="2017-08-24T11:14:00Z">
            <w:rPr>
              <w:rFonts w:ascii="Times New Roman" w:hAnsi="Times New Roman" w:cs="Times New Roman" w:hint="eastAsia"/>
              <w:spacing w:val="10"/>
              <w:kern w:val="0"/>
              <w:sz w:val="24"/>
              <w:szCs w:val="20"/>
            </w:rPr>
          </w:rPrChange>
        </w:rPr>
        <w:t>在文件的</w:t>
      </w:r>
      <w:r w:rsidR="001014BB" w:rsidRPr="006C0267">
        <w:rPr>
          <w:rFonts w:asciiTheme="minorEastAsia" w:hAnsiTheme="minorEastAsia" w:cs="Times New Roman" w:hint="eastAsia"/>
          <w:spacing w:val="10"/>
          <w:kern w:val="0"/>
          <w:sz w:val="24"/>
          <w:szCs w:val="24"/>
          <w:rPrChange w:id="3431" w:author="JY0225" w:date="2017-08-24T11:14:00Z">
            <w:rPr>
              <w:rFonts w:ascii="Times New Roman" w:hAnsi="Times New Roman" w:cs="Times New Roman" w:hint="eastAsia"/>
              <w:spacing w:val="10"/>
              <w:kern w:val="0"/>
              <w:sz w:val="24"/>
              <w:szCs w:val="20"/>
            </w:rPr>
          </w:rPrChange>
        </w:rPr>
        <w:t>存储</w:t>
      </w:r>
      <w:r w:rsidR="001E4B61" w:rsidRPr="006C0267">
        <w:rPr>
          <w:rFonts w:asciiTheme="minorEastAsia" w:hAnsiTheme="minorEastAsia" w:cs="Times New Roman" w:hint="eastAsia"/>
          <w:spacing w:val="10"/>
          <w:kern w:val="0"/>
          <w:sz w:val="24"/>
          <w:szCs w:val="24"/>
          <w:rPrChange w:id="3432" w:author="JY0225" w:date="2017-08-24T11:14:00Z">
            <w:rPr>
              <w:rFonts w:ascii="Times New Roman" w:hAnsi="Times New Roman" w:cs="Times New Roman" w:hint="eastAsia"/>
              <w:spacing w:val="10"/>
              <w:kern w:val="0"/>
              <w:sz w:val="24"/>
              <w:szCs w:val="20"/>
            </w:rPr>
          </w:rPrChange>
        </w:rPr>
        <w:t>形式上，让用户主动选择是否加密，</w:t>
      </w:r>
      <w:r w:rsidR="00AE241B" w:rsidRPr="006C0267">
        <w:rPr>
          <w:rFonts w:asciiTheme="minorEastAsia" w:hAnsiTheme="minorEastAsia" w:cs="Times New Roman" w:hint="eastAsia"/>
          <w:spacing w:val="10"/>
          <w:kern w:val="0"/>
          <w:sz w:val="24"/>
          <w:szCs w:val="24"/>
          <w:rPrChange w:id="3433" w:author="JY0225" w:date="2017-08-24T11:14:00Z">
            <w:rPr>
              <w:rFonts w:ascii="Times New Roman" w:hAnsi="Times New Roman" w:cs="Times New Roman" w:hint="eastAsia"/>
              <w:spacing w:val="10"/>
              <w:kern w:val="0"/>
              <w:sz w:val="24"/>
              <w:szCs w:val="20"/>
            </w:rPr>
          </w:rPrChange>
        </w:rPr>
        <w:t>使用的</w:t>
      </w:r>
      <w:r w:rsidR="005C1BEA" w:rsidRPr="006C0267">
        <w:rPr>
          <w:rFonts w:asciiTheme="minorEastAsia" w:hAnsiTheme="minorEastAsia" w:cs="Times New Roman" w:hint="eastAsia"/>
          <w:spacing w:val="10"/>
          <w:kern w:val="0"/>
          <w:sz w:val="24"/>
          <w:szCs w:val="24"/>
          <w:rPrChange w:id="3434" w:author="JY0225" w:date="2017-08-24T11:14:00Z">
            <w:rPr>
              <w:rFonts w:ascii="Times New Roman" w:hAnsi="Times New Roman" w:cs="Times New Roman" w:hint="eastAsia"/>
              <w:spacing w:val="10"/>
              <w:kern w:val="0"/>
              <w:sz w:val="24"/>
              <w:szCs w:val="20"/>
            </w:rPr>
          </w:rPrChange>
        </w:rPr>
        <w:t>是</w:t>
      </w:r>
      <w:r w:rsidR="00AE241B" w:rsidRPr="006C0267">
        <w:rPr>
          <w:rFonts w:asciiTheme="minorEastAsia" w:hAnsiTheme="minorEastAsia" w:cs="Times New Roman" w:hint="eastAsia"/>
          <w:spacing w:val="10"/>
          <w:kern w:val="0"/>
          <w:sz w:val="24"/>
          <w:szCs w:val="24"/>
          <w:rPrChange w:id="3435" w:author="JY0225" w:date="2017-08-24T11:14:00Z">
            <w:rPr>
              <w:rFonts w:ascii="Times New Roman" w:hAnsi="Times New Roman" w:cs="Times New Roman" w:hint="eastAsia"/>
              <w:spacing w:val="10"/>
              <w:kern w:val="0"/>
              <w:sz w:val="24"/>
              <w:szCs w:val="20"/>
            </w:rPr>
          </w:rPrChange>
        </w:rPr>
        <w:t>AES</w:t>
      </w:r>
      <w:r w:rsidR="000F6729" w:rsidRPr="006C0267">
        <w:rPr>
          <w:rFonts w:asciiTheme="minorEastAsia" w:hAnsiTheme="minorEastAsia" w:cs="Times New Roman" w:hint="eastAsia"/>
          <w:spacing w:val="10"/>
          <w:kern w:val="0"/>
          <w:sz w:val="24"/>
          <w:szCs w:val="24"/>
          <w:rPrChange w:id="3436" w:author="JY0225" w:date="2017-08-24T11:14:00Z">
            <w:rPr>
              <w:rFonts w:ascii="Times New Roman" w:hAnsi="Times New Roman" w:cs="Times New Roman" w:hint="eastAsia"/>
              <w:spacing w:val="10"/>
              <w:kern w:val="0"/>
              <w:sz w:val="24"/>
              <w:szCs w:val="20"/>
            </w:rPr>
          </w:rPrChange>
        </w:rPr>
        <w:t>加密算法</w:t>
      </w:r>
      <w:r w:rsidR="005C19E1" w:rsidRPr="006C0267">
        <w:rPr>
          <w:rFonts w:asciiTheme="minorEastAsia" w:hAnsiTheme="minorEastAsia" w:cs="Times New Roman" w:hint="eastAsia"/>
          <w:spacing w:val="10"/>
          <w:kern w:val="0"/>
          <w:sz w:val="24"/>
          <w:szCs w:val="24"/>
          <w:rPrChange w:id="3437" w:author="JY0225" w:date="2017-08-24T11:14:00Z">
            <w:rPr>
              <w:rFonts w:ascii="Times New Roman" w:hAnsi="Times New Roman" w:cs="Times New Roman" w:hint="eastAsia"/>
              <w:spacing w:val="10"/>
              <w:kern w:val="0"/>
              <w:sz w:val="24"/>
              <w:szCs w:val="20"/>
            </w:rPr>
          </w:rPrChange>
        </w:rPr>
        <w:t>，</w:t>
      </w:r>
      <w:r w:rsidR="009B4A7A" w:rsidRPr="006C0267">
        <w:rPr>
          <w:rFonts w:asciiTheme="minorEastAsia" w:hAnsiTheme="minorEastAsia" w:cs="Times New Roman" w:hint="eastAsia"/>
          <w:spacing w:val="10"/>
          <w:kern w:val="0"/>
          <w:sz w:val="24"/>
          <w:szCs w:val="24"/>
          <w:rPrChange w:id="3438" w:author="JY0225" w:date="2017-08-24T11:14:00Z">
            <w:rPr>
              <w:rFonts w:ascii="Times New Roman" w:hAnsi="Times New Roman" w:cs="Times New Roman" w:hint="eastAsia"/>
              <w:spacing w:val="10"/>
              <w:kern w:val="0"/>
              <w:sz w:val="24"/>
              <w:szCs w:val="20"/>
            </w:rPr>
          </w:rPrChange>
        </w:rPr>
        <w:t>这样的加密策略与主流的云</w:t>
      </w:r>
      <w:r w:rsidR="00476838" w:rsidRPr="006C0267">
        <w:rPr>
          <w:rFonts w:asciiTheme="minorEastAsia" w:hAnsiTheme="minorEastAsia" w:cs="Times New Roman" w:hint="eastAsia"/>
          <w:spacing w:val="10"/>
          <w:kern w:val="0"/>
          <w:sz w:val="24"/>
          <w:szCs w:val="24"/>
          <w:rPrChange w:id="3439" w:author="JY0225" w:date="2017-08-24T11:14:00Z">
            <w:rPr>
              <w:rFonts w:ascii="Times New Roman" w:hAnsi="Times New Roman" w:cs="Times New Roman" w:hint="eastAsia"/>
              <w:spacing w:val="10"/>
              <w:kern w:val="0"/>
              <w:sz w:val="24"/>
              <w:szCs w:val="20"/>
            </w:rPr>
          </w:rPrChange>
        </w:rPr>
        <w:t>备份</w:t>
      </w:r>
      <w:r w:rsidR="009B4A7A" w:rsidRPr="006C0267">
        <w:rPr>
          <w:rFonts w:asciiTheme="minorEastAsia" w:hAnsiTheme="minorEastAsia" w:cs="Times New Roman" w:hint="eastAsia"/>
          <w:spacing w:val="10"/>
          <w:kern w:val="0"/>
          <w:sz w:val="24"/>
          <w:szCs w:val="24"/>
          <w:rPrChange w:id="3440" w:author="JY0225" w:date="2017-08-24T11:14:00Z">
            <w:rPr>
              <w:rFonts w:ascii="Times New Roman" w:hAnsi="Times New Roman" w:cs="Times New Roman" w:hint="eastAsia"/>
              <w:spacing w:val="10"/>
              <w:kern w:val="0"/>
              <w:sz w:val="24"/>
              <w:szCs w:val="20"/>
            </w:rPr>
          </w:rPrChange>
        </w:rPr>
        <w:t>服务</w:t>
      </w:r>
      <w:r w:rsidR="005C19E1" w:rsidRPr="006C0267">
        <w:rPr>
          <w:rFonts w:asciiTheme="minorEastAsia" w:hAnsiTheme="minorEastAsia" w:cs="Times New Roman" w:hint="eastAsia"/>
          <w:spacing w:val="10"/>
          <w:kern w:val="0"/>
          <w:sz w:val="24"/>
          <w:szCs w:val="24"/>
          <w:rPrChange w:id="3441" w:author="JY0225" w:date="2017-08-24T11:14:00Z">
            <w:rPr>
              <w:rFonts w:ascii="Times New Roman" w:hAnsi="Times New Roman" w:cs="Times New Roman" w:hint="eastAsia"/>
              <w:spacing w:val="10"/>
              <w:kern w:val="0"/>
              <w:sz w:val="24"/>
              <w:szCs w:val="20"/>
            </w:rPr>
          </w:rPrChange>
        </w:rPr>
        <w:t>平台使用的方式基本一致</w:t>
      </w:r>
      <w:r w:rsidR="004225BE" w:rsidRPr="006C0267">
        <w:rPr>
          <w:rFonts w:asciiTheme="minorEastAsia" w:hAnsiTheme="minorEastAsia" w:cs="Times New Roman" w:hint="eastAsia"/>
          <w:spacing w:val="10"/>
          <w:kern w:val="0"/>
          <w:sz w:val="24"/>
          <w:szCs w:val="24"/>
          <w:rPrChange w:id="3442" w:author="JY0225" w:date="2017-08-24T11:14:00Z">
            <w:rPr>
              <w:rFonts w:ascii="Times New Roman" w:hAnsi="Times New Roman" w:cs="Times New Roman" w:hint="eastAsia"/>
              <w:spacing w:val="10"/>
              <w:kern w:val="0"/>
              <w:sz w:val="24"/>
              <w:szCs w:val="20"/>
            </w:rPr>
          </w:rPrChange>
        </w:rPr>
        <w:t>。</w:t>
      </w:r>
      <w:r w:rsidR="005C19E1" w:rsidRPr="006C0267">
        <w:rPr>
          <w:rFonts w:asciiTheme="minorEastAsia" w:hAnsiTheme="minorEastAsia" w:cs="Times New Roman" w:hint="eastAsia"/>
          <w:spacing w:val="10"/>
          <w:kern w:val="0"/>
          <w:sz w:val="24"/>
          <w:szCs w:val="24"/>
          <w:rPrChange w:id="3443" w:author="JY0225" w:date="2017-08-24T11:14:00Z">
            <w:rPr>
              <w:rFonts w:ascii="Times New Roman" w:hAnsi="Times New Roman" w:cs="Times New Roman" w:hint="eastAsia"/>
              <w:spacing w:val="10"/>
              <w:kern w:val="0"/>
              <w:sz w:val="24"/>
              <w:szCs w:val="20"/>
            </w:rPr>
          </w:rPrChange>
        </w:rPr>
        <w:t>然而中间件作为服务器与客户端之间的</w:t>
      </w:r>
      <w:r w:rsidR="00AE32B1" w:rsidRPr="006C0267">
        <w:rPr>
          <w:rFonts w:asciiTheme="minorEastAsia" w:hAnsiTheme="minorEastAsia" w:cs="Times New Roman" w:hint="eastAsia"/>
          <w:spacing w:val="10"/>
          <w:kern w:val="0"/>
          <w:sz w:val="24"/>
          <w:szCs w:val="24"/>
          <w:rPrChange w:id="3444" w:author="JY0225" w:date="2017-08-24T11:14:00Z">
            <w:rPr>
              <w:rFonts w:ascii="Times New Roman" w:hAnsi="Times New Roman" w:cs="Times New Roman" w:hint="eastAsia"/>
              <w:spacing w:val="10"/>
              <w:kern w:val="0"/>
              <w:sz w:val="24"/>
              <w:szCs w:val="20"/>
            </w:rPr>
          </w:rPrChange>
        </w:rPr>
        <w:t>桥梁，需要保存一定的用户信息，以作为交互的保障。</w:t>
      </w:r>
      <w:r w:rsidR="00A92FB7" w:rsidRPr="006C0267">
        <w:rPr>
          <w:rFonts w:asciiTheme="minorEastAsia" w:hAnsiTheme="minorEastAsia" w:cs="Times New Roman" w:hint="eastAsia"/>
          <w:spacing w:val="10"/>
          <w:kern w:val="0"/>
          <w:sz w:val="24"/>
          <w:szCs w:val="24"/>
          <w:rPrChange w:id="3445" w:author="JY0225" w:date="2017-08-24T11:14:00Z">
            <w:rPr>
              <w:rFonts w:ascii="Times New Roman" w:hAnsi="Times New Roman" w:cs="Times New Roman" w:hint="eastAsia"/>
              <w:spacing w:val="10"/>
              <w:kern w:val="0"/>
              <w:sz w:val="24"/>
              <w:szCs w:val="20"/>
            </w:rPr>
          </w:rPrChange>
        </w:rPr>
        <w:t>用户的登录信息、会话信息等敏感数据在现有中间系统中</w:t>
      </w:r>
      <w:r w:rsidR="003B19AF" w:rsidRPr="006C0267">
        <w:rPr>
          <w:rFonts w:asciiTheme="minorEastAsia" w:hAnsiTheme="minorEastAsia" w:cs="Times New Roman" w:hint="eastAsia"/>
          <w:spacing w:val="10"/>
          <w:kern w:val="0"/>
          <w:sz w:val="24"/>
          <w:szCs w:val="24"/>
          <w:rPrChange w:id="3446" w:author="JY0225" w:date="2017-08-24T11:14:00Z">
            <w:rPr>
              <w:rFonts w:ascii="Times New Roman" w:hAnsi="Times New Roman" w:cs="Times New Roman" w:hint="eastAsia"/>
              <w:spacing w:val="10"/>
              <w:kern w:val="0"/>
              <w:sz w:val="24"/>
              <w:szCs w:val="20"/>
            </w:rPr>
          </w:rPrChange>
        </w:rPr>
        <w:t>是以</w:t>
      </w:r>
      <w:r w:rsidR="00A92FB7" w:rsidRPr="006C0267">
        <w:rPr>
          <w:rFonts w:asciiTheme="minorEastAsia" w:hAnsiTheme="minorEastAsia" w:cs="Times New Roman" w:hint="eastAsia"/>
          <w:spacing w:val="10"/>
          <w:kern w:val="0"/>
          <w:sz w:val="24"/>
          <w:szCs w:val="24"/>
          <w:rPrChange w:id="3447" w:author="JY0225" w:date="2017-08-24T11:14:00Z">
            <w:rPr>
              <w:rFonts w:ascii="Times New Roman" w:hAnsi="Times New Roman" w:cs="Times New Roman" w:hint="eastAsia"/>
              <w:spacing w:val="10"/>
              <w:kern w:val="0"/>
              <w:sz w:val="24"/>
              <w:szCs w:val="20"/>
            </w:rPr>
          </w:rPrChange>
        </w:rPr>
        <w:t>缓存</w:t>
      </w:r>
      <w:r w:rsidR="003B19AF" w:rsidRPr="006C0267">
        <w:rPr>
          <w:rFonts w:asciiTheme="minorEastAsia" w:hAnsiTheme="minorEastAsia" w:cs="Times New Roman" w:hint="eastAsia"/>
          <w:spacing w:val="10"/>
          <w:kern w:val="0"/>
          <w:sz w:val="24"/>
          <w:szCs w:val="24"/>
          <w:rPrChange w:id="3448" w:author="JY0225" w:date="2017-08-24T11:14:00Z">
            <w:rPr>
              <w:rFonts w:ascii="Times New Roman" w:hAnsi="Times New Roman" w:cs="Times New Roman" w:hint="eastAsia"/>
              <w:spacing w:val="10"/>
              <w:kern w:val="0"/>
              <w:sz w:val="24"/>
              <w:szCs w:val="20"/>
            </w:rPr>
          </w:rPrChange>
        </w:rPr>
        <w:t>的形式保存的</w:t>
      </w:r>
      <w:r w:rsidR="00A92FB7" w:rsidRPr="006C0267">
        <w:rPr>
          <w:rFonts w:asciiTheme="minorEastAsia" w:hAnsiTheme="minorEastAsia" w:cs="Times New Roman" w:hint="eastAsia"/>
          <w:spacing w:val="10"/>
          <w:kern w:val="0"/>
          <w:sz w:val="24"/>
          <w:szCs w:val="24"/>
          <w:rPrChange w:id="3449" w:author="JY0225" w:date="2017-08-24T11:14:00Z">
            <w:rPr>
              <w:rFonts w:ascii="Times New Roman" w:hAnsi="Times New Roman" w:cs="Times New Roman" w:hint="eastAsia"/>
              <w:spacing w:val="10"/>
              <w:kern w:val="0"/>
              <w:sz w:val="24"/>
              <w:szCs w:val="20"/>
            </w:rPr>
          </w:rPrChange>
        </w:rPr>
        <w:t>，</w:t>
      </w:r>
      <w:r w:rsidR="008D28D4" w:rsidRPr="006C0267">
        <w:rPr>
          <w:rFonts w:asciiTheme="minorEastAsia" w:hAnsiTheme="minorEastAsia" w:cs="Times New Roman" w:hint="eastAsia"/>
          <w:spacing w:val="10"/>
          <w:kern w:val="0"/>
          <w:sz w:val="24"/>
          <w:szCs w:val="24"/>
          <w:rPrChange w:id="3450" w:author="JY0225" w:date="2017-08-24T11:14:00Z">
            <w:rPr>
              <w:rFonts w:ascii="Times New Roman" w:hAnsi="Times New Roman" w:cs="Times New Roman" w:hint="eastAsia"/>
              <w:spacing w:val="10"/>
              <w:kern w:val="0"/>
              <w:sz w:val="24"/>
              <w:szCs w:val="20"/>
            </w:rPr>
          </w:rPrChange>
        </w:rPr>
        <w:t>这些信息</w:t>
      </w:r>
      <w:r w:rsidR="008D28D4" w:rsidRPr="006C0267">
        <w:rPr>
          <w:rFonts w:asciiTheme="minorEastAsia" w:hAnsiTheme="minorEastAsia" w:cs="Times New Roman" w:hint="eastAsia"/>
          <w:spacing w:val="10"/>
          <w:kern w:val="0"/>
          <w:sz w:val="24"/>
          <w:szCs w:val="24"/>
          <w:rPrChange w:id="3451" w:author="JY0225" w:date="2017-08-24T11:14:00Z">
            <w:rPr>
              <w:rFonts w:ascii="Times New Roman" w:hAnsi="Times New Roman" w:cs="Times New Roman" w:hint="eastAsia"/>
              <w:spacing w:val="10"/>
              <w:kern w:val="0"/>
              <w:sz w:val="24"/>
              <w:szCs w:val="20"/>
            </w:rPr>
          </w:rPrChange>
        </w:rPr>
        <w:lastRenderedPageBreak/>
        <w:t>以明文的形式保存在</w:t>
      </w:r>
      <w:r w:rsidR="002A5E5A" w:rsidRPr="006C0267">
        <w:rPr>
          <w:rFonts w:asciiTheme="minorEastAsia" w:hAnsiTheme="minorEastAsia" w:cs="Times New Roman" w:hint="eastAsia"/>
          <w:spacing w:val="10"/>
          <w:kern w:val="0"/>
          <w:sz w:val="24"/>
          <w:szCs w:val="24"/>
          <w:rPrChange w:id="3452" w:author="JY0225" w:date="2017-08-24T11:14:00Z">
            <w:rPr>
              <w:rFonts w:ascii="Times New Roman" w:hAnsi="Times New Roman" w:cs="Times New Roman" w:hint="eastAsia"/>
              <w:spacing w:val="10"/>
              <w:kern w:val="0"/>
              <w:sz w:val="24"/>
              <w:szCs w:val="20"/>
            </w:rPr>
          </w:rPrChange>
        </w:rPr>
        <w:t>SQL</w:t>
      </w:r>
      <w:r w:rsidR="008D28D4" w:rsidRPr="006C0267">
        <w:rPr>
          <w:rFonts w:asciiTheme="minorEastAsia" w:hAnsiTheme="minorEastAsia" w:cs="Times New Roman" w:hint="eastAsia"/>
          <w:spacing w:val="10"/>
          <w:kern w:val="0"/>
          <w:sz w:val="24"/>
          <w:szCs w:val="24"/>
          <w:rPrChange w:id="3453" w:author="JY0225" w:date="2017-08-24T11:14:00Z">
            <w:rPr>
              <w:rFonts w:ascii="Times New Roman" w:hAnsi="Times New Roman" w:cs="Times New Roman" w:hint="eastAsia"/>
              <w:spacing w:val="10"/>
              <w:kern w:val="0"/>
              <w:sz w:val="24"/>
              <w:szCs w:val="20"/>
            </w:rPr>
          </w:rPrChange>
        </w:rPr>
        <w:t>ite</w:t>
      </w:r>
      <w:r w:rsidR="008D28D4" w:rsidRPr="006C0267">
        <w:rPr>
          <w:rFonts w:asciiTheme="minorEastAsia" w:hAnsiTheme="minorEastAsia" w:cs="Times New Roman" w:hint="eastAsia"/>
          <w:spacing w:val="10"/>
          <w:kern w:val="0"/>
          <w:sz w:val="24"/>
          <w:szCs w:val="24"/>
          <w:rPrChange w:id="3454" w:author="JY0225" w:date="2017-08-24T11:14:00Z">
            <w:rPr>
              <w:rFonts w:ascii="Times New Roman" w:hAnsi="Times New Roman" w:cs="Times New Roman" w:hint="eastAsia"/>
              <w:spacing w:val="10"/>
              <w:kern w:val="0"/>
              <w:sz w:val="24"/>
              <w:szCs w:val="20"/>
            </w:rPr>
          </w:rPrChange>
        </w:rPr>
        <w:t>数据库中，</w:t>
      </w:r>
      <w:r w:rsidR="00780488" w:rsidRPr="006C0267">
        <w:rPr>
          <w:rFonts w:asciiTheme="minorEastAsia" w:hAnsiTheme="minorEastAsia" w:cs="Times New Roman" w:hint="eastAsia"/>
          <w:spacing w:val="10"/>
          <w:kern w:val="0"/>
          <w:sz w:val="24"/>
          <w:szCs w:val="24"/>
          <w:rPrChange w:id="3455" w:author="JY0225" w:date="2017-08-24T11:14:00Z">
            <w:rPr>
              <w:rFonts w:ascii="Times New Roman" w:hAnsi="Times New Roman" w:cs="Times New Roman" w:hint="eastAsia"/>
              <w:spacing w:val="10"/>
              <w:kern w:val="0"/>
              <w:sz w:val="24"/>
              <w:szCs w:val="20"/>
            </w:rPr>
          </w:rPrChange>
        </w:rPr>
        <w:t>同时也未设置数据库的访问权限</w:t>
      </w:r>
      <w:r w:rsidR="00180959" w:rsidRPr="006C0267">
        <w:rPr>
          <w:rFonts w:asciiTheme="minorEastAsia" w:hAnsiTheme="minorEastAsia"/>
          <w:color w:val="000000" w:themeColor="text1"/>
          <w:sz w:val="24"/>
          <w:szCs w:val="24"/>
          <w:vertAlign w:val="superscript"/>
          <w:rPrChange w:id="3456" w:author="JY0225" w:date="2017-08-24T11:14:00Z">
            <w:rPr>
              <w:color w:val="000000" w:themeColor="text1"/>
              <w:vertAlign w:val="superscript"/>
            </w:rPr>
          </w:rPrChange>
        </w:rPr>
        <w:fldChar w:fldCharType="begin"/>
      </w:r>
      <w:r w:rsidR="00180959" w:rsidRPr="006C0267">
        <w:rPr>
          <w:rFonts w:asciiTheme="minorEastAsia" w:hAnsiTheme="minorEastAsia"/>
          <w:color w:val="000000" w:themeColor="text1"/>
          <w:sz w:val="24"/>
          <w:szCs w:val="24"/>
          <w:vertAlign w:val="superscript"/>
          <w:rPrChange w:id="3457" w:author="JY0225" w:date="2017-08-24T11:14:00Z">
            <w:rPr>
              <w:color w:val="000000" w:themeColor="text1"/>
              <w:vertAlign w:val="superscript"/>
            </w:rPr>
          </w:rPrChange>
        </w:rPr>
        <w:instrText xml:space="preserve"> REF _Ref489794425 \r \h </w:instrText>
      </w:r>
      <w:r w:rsidR="00180959" w:rsidRPr="006C0267">
        <w:rPr>
          <w:rFonts w:asciiTheme="minorEastAsia" w:hAnsiTheme="minorEastAsia"/>
          <w:color w:val="000000" w:themeColor="text1"/>
          <w:sz w:val="24"/>
          <w:szCs w:val="24"/>
          <w:vertAlign w:val="superscript"/>
          <w:rPrChange w:id="3458" w:author="JY0225" w:date="2017-08-24T11:14:00Z">
            <w:rPr>
              <w:color w:val="000000" w:themeColor="text1"/>
              <w:vertAlign w:val="superscript"/>
            </w:rPr>
          </w:rPrChange>
        </w:rPr>
      </w:r>
      <w:r w:rsidR="006C0267" w:rsidRPr="006C0267">
        <w:rPr>
          <w:rFonts w:asciiTheme="minorEastAsia" w:hAnsiTheme="minorEastAsia"/>
          <w:color w:val="000000" w:themeColor="text1"/>
          <w:sz w:val="24"/>
          <w:szCs w:val="24"/>
          <w:vertAlign w:val="superscript"/>
          <w:rPrChange w:id="3459" w:author="JY0225" w:date="2017-08-24T11:14:00Z">
            <w:rPr>
              <w:color w:val="000000" w:themeColor="text1"/>
              <w:sz w:val="24"/>
              <w:szCs w:val="24"/>
              <w:vertAlign w:val="superscript"/>
            </w:rPr>
          </w:rPrChange>
        </w:rPr>
        <w:instrText xml:space="preserve"> \* MERGEFORMAT </w:instrText>
      </w:r>
      <w:r w:rsidR="00180959" w:rsidRPr="006C0267">
        <w:rPr>
          <w:rFonts w:asciiTheme="minorEastAsia" w:hAnsiTheme="minorEastAsia"/>
          <w:color w:val="000000" w:themeColor="text1"/>
          <w:sz w:val="24"/>
          <w:szCs w:val="24"/>
          <w:vertAlign w:val="superscript"/>
          <w:rPrChange w:id="3460" w:author="JY0225" w:date="2017-08-24T11:14:00Z">
            <w:rPr>
              <w:color w:val="000000" w:themeColor="text1"/>
              <w:vertAlign w:val="superscript"/>
            </w:rPr>
          </w:rPrChange>
        </w:rPr>
        <w:fldChar w:fldCharType="separate"/>
      </w:r>
      <w:r w:rsidR="008E2759" w:rsidRPr="006C0267">
        <w:rPr>
          <w:rFonts w:asciiTheme="minorEastAsia" w:hAnsiTheme="minorEastAsia"/>
          <w:color w:val="000000" w:themeColor="text1"/>
          <w:sz w:val="24"/>
          <w:szCs w:val="24"/>
          <w:vertAlign w:val="superscript"/>
          <w:rPrChange w:id="3461" w:author="JY0225" w:date="2017-08-24T11:14:00Z">
            <w:rPr>
              <w:color w:val="000000" w:themeColor="text1"/>
              <w:vertAlign w:val="superscript"/>
            </w:rPr>
          </w:rPrChange>
        </w:rPr>
        <w:t>[31]</w:t>
      </w:r>
      <w:r w:rsidR="00180959" w:rsidRPr="006C0267">
        <w:rPr>
          <w:rFonts w:asciiTheme="minorEastAsia" w:hAnsiTheme="minorEastAsia"/>
          <w:color w:val="000000" w:themeColor="text1"/>
          <w:sz w:val="24"/>
          <w:szCs w:val="24"/>
          <w:vertAlign w:val="superscript"/>
          <w:rPrChange w:id="3462" w:author="JY0225" w:date="2017-08-24T11:14:00Z">
            <w:rPr>
              <w:color w:val="000000" w:themeColor="text1"/>
              <w:vertAlign w:val="superscript"/>
            </w:rPr>
          </w:rPrChange>
        </w:rPr>
        <w:fldChar w:fldCharType="end"/>
      </w:r>
      <w:r w:rsidR="006E6833" w:rsidRPr="006C0267">
        <w:rPr>
          <w:rFonts w:asciiTheme="minorEastAsia" w:hAnsiTheme="minorEastAsia" w:cs="Times New Roman" w:hint="eastAsia"/>
          <w:spacing w:val="10"/>
          <w:kern w:val="0"/>
          <w:sz w:val="24"/>
          <w:szCs w:val="24"/>
          <w:rPrChange w:id="3463" w:author="JY0225" w:date="2017-08-24T11:14:00Z">
            <w:rPr>
              <w:rFonts w:ascii="Times New Roman" w:hAnsi="Times New Roman" w:cs="Times New Roman" w:hint="eastAsia"/>
              <w:spacing w:val="10"/>
              <w:kern w:val="0"/>
              <w:sz w:val="24"/>
              <w:szCs w:val="20"/>
            </w:rPr>
          </w:rPrChange>
        </w:rPr>
        <w:t>。</w:t>
      </w:r>
      <w:r w:rsidR="003A4201" w:rsidRPr="006C0267">
        <w:rPr>
          <w:rFonts w:asciiTheme="minorEastAsia" w:hAnsiTheme="minorEastAsia" w:cs="Times New Roman" w:hint="eastAsia"/>
          <w:spacing w:val="10"/>
          <w:kern w:val="0"/>
          <w:sz w:val="24"/>
          <w:szCs w:val="24"/>
          <w:rPrChange w:id="3464" w:author="JY0225" w:date="2017-08-24T11:14:00Z">
            <w:rPr>
              <w:rFonts w:ascii="Times New Roman" w:hAnsi="Times New Roman" w:cs="Times New Roman" w:hint="eastAsia"/>
              <w:spacing w:val="10"/>
              <w:kern w:val="0"/>
              <w:sz w:val="24"/>
              <w:szCs w:val="20"/>
            </w:rPr>
          </w:rPrChange>
        </w:rPr>
        <w:t>因此，</w:t>
      </w:r>
      <w:r w:rsidR="00AE2FB0" w:rsidRPr="006C0267">
        <w:rPr>
          <w:rFonts w:asciiTheme="minorEastAsia" w:hAnsiTheme="minorEastAsia" w:cs="Times New Roman" w:hint="eastAsia"/>
          <w:spacing w:val="10"/>
          <w:kern w:val="0"/>
          <w:sz w:val="24"/>
          <w:szCs w:val="24"/>
          <w:rPrChange w:id="3465" w:author="JY0225" w:date="2017-08-24T11:14:00Z">
            <w:rPr>
              <w:rFonts w:ascii="Times New Roman" w:hAnsi="Times New Roman" w:cs="Times New Roman" w:hint="eastAsia"/>
              <w:spacing w:val="10"/>
              <w:kern w:val="0"/>
              <w:sz w:val="24"/>
              <w:szCs w:val="20"/>
            </w:rPr>
          </w:rPrChange>
        </w:rPr>
        <w:t>用户的私密信息存在</w:t>
      </w:r>
      <w:r w:rsidR="00C97F0E" w:rsidRPr="006C0267">
        <w:rPr>
          <w:rFonts w:asciiTheme="minorEastAsia" w:hAnsiTheme="minorEastAsia" w:cs="Times New Roman" w:hint="eastAsia"/>
          <w:spacing w:val="10"/>
          <w:kern w:val="0"/>
          <w:sz w:val="24"/>
          <w:szCs w:val="24"/>
          <w:rPrChange w:id="3466" w:author="JY0225" w:date="2017-08-24T11:14:00Z">
            <w:rPr>
              <w:rFonts w:ascii="Times New Roman" w:hAnsi="Times New Roman" w:cs="Times New Roman" w:hint="eastAsia"/>
              <w:spacing w:val="10"/>
              <w:kern w:val="0"/>
              <w:sz w:val="24"/>
              <w:szCs w:val="20"/>
            </w:rPr>
          </w:rPrChange>
        </w:rPr>
        <w:t>被窃取</w:t>
      </w:r>
      <w:r w:rsidR="00AE2FB0" w:rsidRPr="006C0267">
        <w:rPr>
          <w:rFonts w:asciiTheme="minorEastAsia" w:hAnsiTheme="minorEastAsia" w:cs="Times New Roman" w:hint="eastAsia"/>
          <w:spacing w:val="10"/>
          <w:kern w:val="0"/>
          <w:sz w:val="24"/>
          <w:szCs w:val="24"/>
          <w:rPrChange w:id="3467" w:author="JY0225" w:date="2017-08-24T11:14:00Z">
            <w:rPr>
              <w:rFonts w:ascii="Times New Roman" w:hAnsi="Times New Roman" w:cs="Times New Roman" w:hint="eastAsia"/>
              <w:spacing w:val="10"/>
              <w:kern w:val="0"/>
              <w:sz w:val="24"/>
              <w:szCs w:val="20"/>
            </w:rPr>
          </w:rPrChange>
        </w:rPr>
        <w:t>的可能性</w:t>
      </w:r>
      <w:r w:rsidR="00415AEA" w:rsidRPr="006C0267">
        <w:rPr>
          <w:rFonts w:asciiTheme="minorEastAsia" w:hAnsiTheme="minorEastAsia" w:cs="Times New Roman" w:hint="eastAsia"/>
          <w:spacing w:val="10"/>
          <w:kern w:val="0"/>
          <w:sz w:val="24"/>
          <w:szCs w:val="24"/>
          <w:rPrChange w:id="3468" w:author="JY0225" w:date="2017-08-24T11:14:00Z">
            <w:rPr>
              <w:rFonts w:ascii="Times New Roman" w:hAnsi="Times New Roman" w:cs="Times New Roman" w:hint="eastAsia"/>
              <w:spacing w:val="10"/>
              <w:kern w:val="0"/>
              <w:sz w:val="24"/>
              <w:szCs w:val="20"/>
            </w:rPr>
          </w:rPrChange>
        </w:rPr>
        <w:t>。</w:t>
      </w:r>
      <w:r w:rsidR="001F012D" w:rsidRPr="006C0267">
        <w:rPr>
          <w:rFonts w:asciiTheme="minorEastAsia" w:hAnsiTheme="minorEastAsia" w:cs="Times New Roman" w:hint="eastAsia"/>
          <w:spacing w:val="10"/>
          <w:kern w:val="0"/>
          <w:sz w:val="24"/>
          <w:szCs w:val="24"/>
          <w:rPrChange w:id="3469" w:author="JY0225" w:date="2017-08-24T11:14:00Z">
            <w:rPr>
              <w:rFonts w:ascii="Times New Roman" w:hAnsi="Times New Roman" w:cs="Times New Roman" w:hint="eastAsia"/>
              <w:spacing w:val="10"/>
              <w:kern w:val="0"/>
              <w:sz w:val="24"/>
              <w:szCs w:val="20"/>
            </w:rPr>
          </w:rPrChange>
        </w:rPr>
        <w:t>此外，由于会话等信息是以缓存的形式</w:t>
      </w:r>
      <w:r w:rsidR="00476838" w:rsidRPr="006C0267">
        <w:rPr>
          <w:rFonts w:asciiTheme="minorEastAsia" w:hAnsiTheme="minorEastAsia" w:cs="Times New Roman" w:hint="eastAsia"/>
          <w:spacing w:val="10"/>
          <w:kern w:val="0"/>
          <w:sz w:val="24"/>
          <w:szCs w:val="24"/>
          <w:rPrChange w:id="3470" w:author="JY0225" w:date="2017-08-24T11:14:00Z">
            <w:rPr>
              <w:rFonts w:ascii="Times New Roman" w:hAnsi="Times New Roman" w:cs="Times New Roman" w:hint="eastAsia"/>
              <w:spacing w:val="10"/>
              <w:kern w:val="0"/>
              <w:sz w:val="24"/>
              <w:szCs w:val="20"/>
            </w:rPr>
          </w:rPrChange>
        </w:rPr>
        <w:t>备份</w:t>
      </w:r>
      <w:r w:rsidR="001F012D" w:rsidRPr="006C0267">
        <w:rPr>
          <w:rFonts w:asciiTheme="minorEastAsia" w:hAnsiTheme="minorEastAsia" w:cs="Times New Roman" w:hint="eastAsia"/>
          <w:spacing w:val="10"/>
          <w:kern w:val="0"/>
          <w:sz w:val="24"/>
          <w:szCs w:val="24"/>
          <w:rPrChange w:id="3471" w:author="JY0225" w:date="2017-08-24T11:14:00Z">
            <w:rPr>
              <w:rFonts w:ascii="Times New Roman" w:hAnsi="Times New Roman" w:cs="Times New Roman" w:hint="eastAsia"/>
              <w:spacing w:val="10"/>
              <w:kern w:val="0"/>
              <w:sz w:val="24"/>
              <w:szCs w:val="20"/>
            </w:rPr>
          </w:rPrChange>
        </w:rPr>
        <w:t>在中间件系统中的</w:t>
      </w:r>
      <w:r w:rsidR="00180959" w:rsidRPr="006C0267">
        <w:rPr>
          <w:rFonts w:asciiTheme="minorEastAsia" w:hAnsiTheme="minorEastAsia"/>
          <w:color w:val="000000" w:themeColor="text1"/>
          <w:sz w:val="24"/>
          <w:szCs w:val="24"/>
          <w:vertAlign w:val="superscript"/>
          <w:rPrChange w:id="3472" w:author="JY0225" w:date="2017-08-24T11:14:00Z">
            <w:rPr>
              <w:color w:val="000000" w:themeColor="text1"/>
              <w:vertAlign w:val="superscript"/>
            </w:rPr>
          </w:rPrChange>
        </w:rPr>
        <w:fldChar w:fldCharType="begin"/>
      </w:r>
      <w:r w:rsidR="00180959" w:rsidRPr="006C0267">
        <w:rPr>
          <w:rFonts w:asciiTheme="minorEastAsia" w:hAnsiTheme="minorEastAsia"/>
          <w:color w:val="000000" w:themeColor="text1"/>
          <w:sz w:val="24"/>
          <w:szCs w:val="24"/>
          <w:vertAlign w:val="superscript"/>
          <w:rPrChange w:id="3473" w:author="JY0225" w:date="2017-08-24T11:14:00Z">
            <w:rPr>
              <w:color w:val="000000" w:themeColor="text1"/>
              <w:vertAlign w:val="superscript"/>
            </w:rPr>
          </w:rPrChange>
        </w:rPr>
        <w:instrText xml:space="preserve"> REF _Ref489794425 \r \h </w:instrText>
      </w:r>
      <w:r w:rsidR="00180959" w:rsidRPr="006C0267">
        <w:rPr>
          <w:rFonts w:asciiTheme="minorEastAsia" w:hAnsiTheme="minorEastAsia"/>
          <w:color w:val="000000" w:themeColor="text1"/>
          <w:sz w:val="24"/>
          <w:szCs w:val="24"/>
          <w:vertAlign w:val="superscript"/>
          <w:rPrChange w:id="3474" w:author="JY0225" w:date="2017-08-24T11:14:00Z">
            <w:rPr>
              <w:color w:val="000000" w:themeColor="text1"/>
              <w:vertAlign w:val="superscript"/>
            </w:rPr>
          </w:rPrChange>
        </w:rPr>
      </w:r>
      <w:r w:rsidR="006C0267" w:rsidRPr="006C0267">
        <w:rPr>
          <w:rFonts w:asciiTheme="minorEastAsia" w:hAnsiTheme="minorEastAsia"/>
          <w:color w:val="000000" w:themeColor="text1"/>
          <w:sz w:val="24"/>
          <w:szCs w:val="24"/>
          <w:vertAlign w:val="superscript"/>
          <w:rPrChange w:id="3475" w:author="JY0225" w:date="2017-08-24T11:14:00Z">
            <w:rPr>
              <w:color w:val="000000" w:themeColor="text1"/>
              <w:sz w:val="24"/>
              <w:szCs w:val="24"/>
              <w:vertAlign w:val="superscript"/>
            </w:rPr>
          </w:rPrChange>
        </w:rPr>
        <w:instrText xml:space="preserve"> \* MERGEFORMAT </w:instrText>
      </w:r>
      <w:r w:rsidR="00180959" w:rsidRPr="006C0267">
        <w:rPr>
          <w:rFonts w:asciiTheme="minorEastAsia" w:hAnsiTheme="minorEastAsia"/>
          <w:color w:val="000000" w:themeColor="text1"/>
          <w:sz w:val="24"/>
          <w:szCs w:val="24"/>
          <w:vertAlign w:val="superscript"/>
          <w:rPrChange w:id="3476" w:author="JY0225" w:date="2017-08-24T11:14:00Z">
            <w:rPr>
              <w:color w:val="000000" w:themeColor="text1"/>
              <w:vertAlign w:val="superscript"/>
            </w:rPr>
          </w:rPrChange>
        </w:rPr>
        <w:fldChar w:fldCharType="separate"/>
      </w:r>
      <w:r w:rsidR="008E2759" w:rsidRPr="006C0267">
        <w:rPr>
          <w:rFonts w:asciiTheme="minorEastAsia" w:hAnsiTheme="minorEastAsia"/>
          <w:color w:val="000000" w:themeColor="text1"/>
          <w:sz w:val="24"/>
          <w:szCs w:val="24"/>
          <w:vertAlign w:val="superscript"/>
          <w:rPrChange w:id="3477" w:author="JY0225" w:date="2017-08-24T11:14:00Z">
            <w:rPr>
              <w:color w:val="000000" w:themeColor="text1"/>
              <w:vertAlign w:val="superscript"/>
            </w:rPr>
          </w:rPrChange>
        </w:rPr>
        <w:t>[31]</w:t>
      </w:r>
      <w:r w:rsidR="00180959" w:rsidRPr="006C0267">
        <w:rPr>
          <w:rFonts w:asciiTheme="minorEastAsia" w:hAnsiTheme="minorEastAsia"/>
          <w:color w:val="000000" w:themeColor="text1"/>
          <w:sz w:val="24"/>
          <w:szCs w:val="24"/>
          <w:vertAlign w:val="superscript"/>
          <w:rPrChange w:id="3478" w:author="JY0225" w:date="2017-08-24T11:14:00Z">
            <w:rPr>
              <w:color w:val="000000" w:themeColor="text1"/>
              <w:vertAlign w:val="superscript"/>
            </w:rPr>
          </w:rPrChange>
        </w:rPr>
        <w:fldChar w:fldCharType="end"/>
      </w:r>
      <w:r w:rsidR="001F012D" w:rsidRPr="006C0267">
        <w:rPr>
          <w:rFonts w:asciiTheme="minorEastAsia" w:hAnsiTheme="minorEastAsia" w:cs="Times New Roman" w:hint="eastAsia"/>
          <w:spacing w:val="10"/>
          <w:kern w:val="0"/>
          <w:sz w:val="24"/>
          <w:szCs w:val="24"/>
          <w:rPrChange w:id="3479" w:author="JY0225" w:date="2017-08-24T11:14:00Z">
            <w:rPr>
              <w:rFonts w:ascii="Times New Roman" w:hAnsi="Times New Roman" w:cs="Times New Roman" w:hint="eastAsia"/>
              <w:spacing w:val="10"/>
              <w:kern w:val="0"/>
              <w:sz w:val="24"/>
              <w:szCs w:val="20"/>
            </w:rPr>
          </w:rPrChange>
        </w:rPr>
        <w:t>，</w:t>
      </w:r>
      <w:r w:rsidR="00F82BD5" w:rsidRPr="006C0267">
        <w:rPr>
          <w:rFonts w:asciiTheme="minorEastAsia" w:hAnsiTheme="minorEastAsia" w:cs="Times New Roman" w:hint="eastAsia"/>
          <w:spacing w:val="10"/>
          <w:kern w:val="0"/>
          <w:sz w:val="24"/>
          <w:szCs w:val="24"/>
          <w:rPrChange w:id="3480" w:author="JY0225" w:date="2017-08-24T11:14:00Z">
            <w:rPr>
              <w:rFonts w:ascii="Times New Roman" w:hAnsi="Times New Roman" w:cs="Times New Roman" w:hint="eastAsia"/>
              <w:spacing w:val="10"/>
              <w:kern w:val="0"/>
              <w:sz w:val="24"/>
              <w:szCs w:val="20"/>
            </w:rPr>
          </w:rPrChange>
        </w:rPr>
        <w:t>若中间件系统出现故障，</w:t>
      </w:r>
      <w:r w:rsidR="000D0CCE" w:rsidRPr="006C0267">
        <w:rPr>
          <w:rFonts w:asciiTheme="minorEastAsia" w:hAnsiTheme="minorEastAsia" w:cs="Times New Roman" w:hint="eastAsia"/>
          <w:spacing w:val="10"/>
          <w:kern w:val="0"/>
          <w:sz w:val="24"/>
          <w:szCs w:val="24"/>
          <w:rPrChange w:id="3481" w:author="JY0225" w:date="2017-08-24T11:14:00Z">
            <w:rPr>
              <w:rFonts w:ascii="Times New Roman" w:hAnsi="Times New Roman" w:cs="Times New Roman" w:hint="eastAsia"/>
              <w:spacing w:val="10"/>
              <w:kern w:val="0"/>
              <w:sz w:val="24"/>
              <w:szCs w:val="20"/>
            </w:rPr>
          </w:rPrChange>
        </w:rPr>
        <w:t>则</w:t>
      </w:r>
      <w:r w:rsidR="003F356E" w:rsidRPr="006C0267">
        <w:rPr>
          <w:rFonts w:asciiTheme="minorEastAsia" w:hAnsiTheme="minorEastAsia" w:cs="Times New Roman" w:hint="eastAsia"/>
          <w:spacing w:val="10"/>
          <w:kern w:val="0"/>
          <w:sz w:val="24"/>
          <w:szCs w:val="24"/>
          <w:rPrChange w:id="3482" w:author="JY0225" w:date="2017-08-24T11:14:00Z">
            <w:rPr>
              <w:rFonts w:ascii="Times New Roman" w:hAnsi="Times New Roman" w:cs="Times New Roman" w:hint="eastAsia"/>
              <w:spacing w:val="10"/>
              <w:kern w:val="0"/>
              <w:sz w:val="24"/>
              <w:szCs w:val="20"/>
            </w:rPr>
          </w:rPrChange>
        </w:rPr>
        <w:t>有可能造成用户会话信息的丢失。</w:t>
      </w:r>
    </w:p>
    <w:p w14:paraId="6B46731D" w14:textId="50123A6D" w:rsidR="005824E1" w:rsidRPr="006C0267" w:rsidRDefault="005824E1" w:rsidP="001B6B3E">
      <w:pPr>
        <w:spacing w:line="400" w:lineRule="exact"/>
        <w:rPr>
          <w:rFonts w:asciiTheme="minorEastAsia" w:hAnsiTheme="minorEastAsia" w:cs="Times New Roman"/>
          <w:spacing w:val="10"/>
          <w:kern w:val="0"/>
          <w:sz w:val="24"/>
          <w:szCs w:val="24"/>
          <w:rPrChange w:id="3483" w:author="JY0225" w:date="2017-08-24T11:14:00Z">
            <w:rPr>
              <w:rFonts w:ascii="Times New Roman" w:hAnsi="Times New Roman" w:cs="Times New Roman"/>
              <w:spacing w:val="10"/>
              <w:kern w:val="0"/>
              <w:sz w:val="24"/>
              <w:szCs w:val="20"/>
            </w:rPr>
          </w:rPrChange>
        </w:rPr>
      </w:pPr>
      <w:r w:rsidRPr="006C0267">
        <w:rPr>
          <w:rFonts w:asciiTheme="minorEastAsia" w:hAnsiTheme="minorEastAsia" w:cs="Times New Roman"/>
          <w:spacing w:val="10"/>
          <w:kern w:val="0"/>
          <w:sz w:val="24"/>
          <w:szCs w:val="24"/>
          <w:rPrChange w:id="3484" w:author="JY0225" w:date="2017-08-24T11:14:00Z">
            <w:rPr>
              <w:rFonts w:ascii="Times New Roman" w:hAnsi="Times New Roman" w:cs="Times New Roman"/>
              <w:spacing w:val="10"/>
              <w:kern w:val="0"/>
              <w:sz w:val="24"/>
              <w:szCs w:val="20"/>
            </w:rPr>
          </w:rPrChange>
        </w:rPr>
        <w:tab/>
      </w:r>
      <w:r w:rsidRPr="006C0267">
        <w:rPr>
          <w:rFonts w:asciiTheme="minorEastAsia" w:hAnsiTheme="minorEastAsia" w:cs="Times New Roman" w:hint="eastAsia"/>
          <w:spacing w:val="10"/>
          <w:kern w:val="0"/>
          <w:sz w:val="24"/>
          <w:szCs w:val="24"/>
          <w:rPrChange w:id="3485" w:author="JY0225" w:date="2017-08-24T11:14:00Z">
            <w:rPr>
              <w:rFonts w:ascii="Times New Roman" w:hAnsi="Times New Roman" w:cs="Times New Roman" w:hint="eastAsia"/>
              <w:spacing w:val="10"/>
              <w:kern w:val="0"/>
              <w:sz w:val="24"/>
              <w:szCs w:val="20"/>
            </w:rPr>
          </w:rPrChange>
        </w:rPr>
        <w:t>再者，</w:t>
      </w:r>
      <w:r w:rsidR="00736A5B" w:rsidRPr="006C0267">
        <w:rPr>
          <w:rFonts w:asciiTheme="minorEastAsia" w:hAnsiTheme="minorEastAsia" w:cs="Times New Roman" w:hint="eastAsia"/>
          <w:spacing w:val="10"/>
          <w:kern w:val="0"/>
          <w:sz w:val="24"/>
          <w:szCs w:val="24"/>
          <w:rPrChange w:id="3486" w:author="JY0225" w:date="2017-08-24T11:14:00Z">
            <w:rPr>
              <w:rFonts w:ascii="Times New Roman" w:hAnsi="Times New Roman" w:cs="Times New Roman" w:hint="eastAsia"/>
              <w:spacing w:val="10"/>
              <w:kern w:val="0"/>
              <w:sz w:val="24"/>
              <w:szCs w:val="20"/>
            </w:rPr>
          </w:rPrChange>
        </w:rPr>
        <w:t>现有的中间件系统未对冗余的数据进行处理。</w:t>
      </w:r>
      <w:r w:rsidR="004A5FEC" w:rsidRPr="006C0267">
        <w:rPr>
          <w:rFonts w:asciiTheme="minorEastAsia" w:hAnsiTheme="minorEastAsia" w:cs="Times New Roman" w:hint="eastAsia"/>
          <w:spacing w:val="10"/>
          <w:kern w:val="0"/>
          <w:sz w:val="24"/>
          <w:szCs w:val="24"/>
          <w:rPrChange w:id="3487" w:author="JY0225" w:date="2017-08-24T11:14:00Z">
            <w:rPr>
              <w:rFonts w:ascii="Times New Roman" w:hAnsi="Times New Roman" w:cs="Times New Roman" w:hint="eastAsia"/>
              <w:spacing w:val="10"/>
              <w:kern w:val="0"/>
              <w:sz w:val="24"/>
              <w:szCs w:val="20"/>
            </w:rPr>
          </w:rPrChange>
        </w:rPr>
        <w:t>当用户上传一个</w:t>
      </w:r>
      <w:r w:rsidR="0054279E" w:rsidRPr="006C0267">
        <w:rPr>
          <w:rFonts w:asciiTheme="minorEastAsia" w:hAnsiTheme="minorEastAsia" w:cs="Times New Roman" w:hint="eastAsia"/>
          <w:spacing w:val="10"/>
          <w:kern w:val="0"/>
          <w:sz w:val="24"/>
          <w:szCs w:val="24"/>
          <w:rPrChange w:id="3488" w:author="JY0225" w:date="2017-08-24T11:14:00Z">
            <w:rPr>
              <w:rFonts w:ascii="Times New Roman" w:hAnsi="Times New Roman" w:cs="Times New Roman" w:hint="eastAsia"/>
              <w:spacing w:val="10"/>
              <w:kern w:val="0"/>
              <w:sz w:val="24"/>
              <w:szCs w:val="20"/>
            </w:rPr>
          </w:rPrChange>
        </w:rPr>
        <w:t>已有</w:t>
      </w:r>
      <w:r w:rsidR="004A5FEC" w:rsidRPr="006C0267">
        <w:rPr>
          <w:rFonts w:asciiTheme="minorEastAsia" w:hAnsiTheme="minorEastAsia" w:cs="Times New Roman" w:hint="eastAsia"/>
          <w:spacing w:val="10"/>
          <w:kern w:val="0"/>
          <w:sz w:val="24"/>
          <w:szCs w:val="24"/>
          <w:rPrChange w:id="3489" w:author="JY0225" w:date="2017-08-24T11:14:00Z">
            <w:rPr>
              <w:rFonts w:ascii="Times New Roman" w:hAnsi="Times New Roman" w:cs="Times New Roman" w:hint="eastAsia"/>
              <w:spacing w:val="10"/>
              <w:kern w:val="0"/>
              <w:sz w:val="24"/>
              <w:szCs w:val="20"/>
            </w:rPr>
          </w:rPrChange>
        </w:rPr>
        <w:t>的文件到服务器时，</w:t>
      </w:r>
      <w:r w:rsidR="007616C4" w:rsidRPr="006C0267">
        <w:rPr>
          <w:rFonts w:asciiTheme="minorEastAsia" w:hAnsiTheme="minorEastAsia" w:cs="Times New Roman" w:hint="eastAsia"/>
          <w:spacing w:val="10"/>
          <w:kern w:val="0"/>
          <w:sz w:val="24"/>
          <w:szCs w:val="24"/>
          <w:rPrChange w:id="3490" w:author="JY0225" w:date="2017-08-24T11:14:00Z">
            <w:rPr>
              <w:rFonts w:ascii="Times New Roman" w:hAnsi="Times New Roman" w:cs="Times New Roman" w:hint="eastAsia"/>
              <w:spacing w:val="10"/>
              <w:kern w:val="0"/>
              <w:sz w:val="24"/>
              <w:szCs w:val="20"/>
            </w:rPr>
          </w:rPrChange>
        </w:rPr>
        <w:t>服务器</w:t>
      </w:r>
      <w:r w:rsidR="00AC4E08" w:rsidRPr="006C0267">
        <w:rPr>
          <w:rFonts w:asciiTheme="minorEastAsia" w:hAnsiTheme="minorEastAsia" w:cs="Times New Roman" w:hint="eastAsia"/>
          <w:spacing w:val="10"/>
          <w:kern w:val="0"/>
          <w:sz w:val="24"/>
          <w:szCs w:val="24"/>
          <w:rPrChange w:id="3491" w:author="JY0225" w:date="2017-08-24T11:14:00Z">
            <w:rPr>
              <w:rFonts w:ascii="Times New Roman" w:hAnsi="Times New Roman" w:cs="Times New Roman" w:hint="eastAsia"/>
              <w:spacing w:val="10"/>
              <w:kern w:val="0"/>
              <w:sz w:val="24"/>
              <w:szCs w:val="20"/>
            </w:rPr>
          </w:rPrChange>
        </w:rPr>
        <w:t>不会对文件进行去重检验，而是会重命名该文件，并以文件的原始形式保存</w:t>
      </w:r>
      <w:r w:rsidR="00F77730" w:rsidRPr="006C0267">
        <w:rPr>
          <w:rFonts w:asciiTheme="minorEastAsia" w:hAnsiTheme="minorEastAsia" w:cs="Times New Roman" w:hint="eastAsia"/>
          <w:spacing w:val="10"/>
          <w:kern w:val="0"/>
          <w:sz w:val="24"/>
          <w:szCs w:val="24"/>
          <w:rPrChange w:id="3492" w:author="JY0225" w:date="2017-08-24T11:14:00Z">
            <w:rPr>
              <w:rFonts w:ascii="Times New Roman" w:hAnsi="Times New Roman" w:cs="Times New Roman" w:hint="eastAsia"/>
              <w:spacing w:val="10"/>
              <w:kern w:val="0"/>
              <w:sz w:val="24"/>
              <w:szCs w:val="20"/>
            </w:rPr>
          </w:rPrChange>
        </w:rPr>
        <w:t>。</w:t>
      </w:r>
      <w:r w:rsidR="00631860" w:rsidRPr="006C0267">
        <w:rPr>
          <w:rFonts w:asciiTheme="minorEastAsia" w:hAnsiTheme="minorEastAsia" w:cs="Times New Roman" w:hint="eastAsia"/>
          <w:spacing w:val="10"/>
          <w:kern w:val="0"/>
          <w:sz w:val="24"/>
          <w:szCs w:val="24"/>
          <w:rPrChange w:id="3493" w:author="JY0225" w:date="2017-08-24T11:14:00Z">
            <w:rPr>
              <w:rFonts w:ascii="Times New Roman" w:hAnsi="Times New Roman" w:cs="Times New Roman" w:hint="eastAsia"/>
              <w:spacing w:val="10"/>
              <w:kern w:val="0"/>
              <w:sz w:val="24"/>
              <w:szCs w:val="20"/>
            </w:rPr>
          </w:rPrChange>
        </w:rPr>
        <w:t>当冗余的文件过多时，</w:t>
      </w:r>
      <w:r w:rsidR="00DE186B" w:rsidRPr="006C0267">
        <w:rPr>
          <w:rFonts w:asciiTheme="minorEastAsia" w:hAnsiTheme="minorEastAsia" w:cs="Times New Roman" w:hint="eastAsia"/>
          <w:spacing w:val="10"/>
          <w:kern w:val="0"/>
          <w:sz w:val="24"/>
          <w:szCs w:val="24"/>
          <w:rPrChange w:id="3494" w:author="JY0225" w:date="2017-08-24T11:14:00Z">
            <w:rPr>
              <w:rFonts w:ascii="Times New Roman" w:hAnsi="Times New Roman" w:cs="Times New Roman" w:hint="eastAsia"/>
              <w:spacing w:val="10"/>
              <w:kern w:val="0"/>
              <w:sz w:val="24"/>
              <w:szCs w:val="20"/>
            </w:rPr>
          </w:rPrChange>
        </w:rPr>
        <w:t>会占用服务器大量的</w:t>
      </w:r>
      <w:r w:rsidR="00476838" w:rsidRPr="006C0267">
        <w:rPr>
          <w:rFonts w:asciiTheme="minorEastAsia" w:hAnsiTheme="minorEastAsia" w:cs="Times New Roman" w:hint="eastAsia"/>
          <w:spacing w:val="10"/>
          <w:kern w:val="0"/>
          <w:sz w:val="24"/>
          <w:szCs w:val="24"/>
          <w:rPrChange w:id="3495" w:author="JY0225" w:date="2017-08-24T11:14:00Z">
            <w:rPr>
              <w:rFonts w:ascii="Times New Roman" w:hAnsi="Times New Roman" w:cs="Times New Roman" w:hint="eastAsia"/>
              <w:spacing w:val="10"/>
              <w:kern w:val="0"/>
              <w:sz w:val="24"/>
              <w:szCs w:val="20"/>
            </w:rPr>
          </w:rPrChange>
        </w:rPr>
        <w:t>备份</w:t>
      </w:r>
      <w:r w:rsidR="00DE186B" w:rsidRPr="006C0267">
        <w:rPr>
          <w:rFonts w:asciiTheme="minorEastAsia" w:hAnsiTheme="minorEastAsia" w:cs="Times New Roman" w:hint="eastAsia"/>
          <w:spacing w:val="10"/>
          <w:kern w:val="0"/>
          <w:sz w:val="24"/>
          <w:szCs w:val="24"/>
          <w:rPrChange w:id="3496" w:author="JY0225" w:date="2017-08-24T11:14:00Z">
            <w:rPr>
              <w:rFonts w:ascii="Times New Roman" w:hAnsi="Times New Roman" w:cs="Times New Roman" w:hint="eastAsia"/>
              <w:spacing w:val="10"/>
              <w:kern w:val="0"/>
              <w:sz w:val="24"/>
              <w:szCs w:val="20"/>
            </w:rPr>
          </w:rPrChange>
        </w:rPr>
        <w:t>空间</w:t>
      </w:r>
      <w:r w:rsidR="00AC4E08" w:rsidRPr="006C0267">
        <w:rPr>
          <w:rFonts w:asciiTheme="minorEastAsia" w:hAnsiTheme="minorEastAsia" w:cs="Times New Roman" w:hint="eastAsia"/>
          <w:spacing w:val="10"/>
          <w:kern w:val="0"/>
          <w:sz w:val="24"/>
          <w:szCs w:val="24"/>
          <w:rPrChange w:id="3497" w:author="JY0225" w:date="2017-08-24T11:14:00Z">
            <w:rPr>
              <w:rFonts w:ascii="Times New Roman" w:hAnsi="Times New Roman" w:cs="Times New Roman" w:hint="eastAsia"/>
              <w:spacing w:val="10"/>
              <w:kern w:val="0"/>
              <w:sz w:val="24"/>
              <w:szCs w:val="20"/>
            </w:rPr>
          </w:rPrChange>
        </w:rPr>
        <w:t>。</w:t>
      </w:r>
      <w:r w:rsidR="00284320" w:rsidRPr="006C0267">
        <w:rPr>
          <w:rFonts w:asciiTheme="minorEastAsia" w:hAnsiTheme="minorEastAsia" w:cs="Times New Roman" w:hint="eastAsia"/>
          <w:spacing w:val="10"/>
          <w:kern w:val="0"/>
          <w:sz w:val="24"/>
          <w:szCs w:val="24"/>
          <w:rPrChange w:id="3498" w:author="JY0225" w:date="2017-08-24T11:14:00Z">
            <w:rPr>
              <w:rFonts w:ascii="Times New Roman" w:hAnsi="Times New Roman" w:cs="Times New Roman" w:hint="eastAsia"/>
              <w:spacing w:val="10"/>
              <w:kern w:val="0"/>
              <w:sz w:val="24"/>
              <w:szCs w:val="20"/>
            </w:rPr>
          </w:rPrChange>
        </w:rPr>
        <w:t>去重</w:t>
      </w:r>
      <w:r w:rsidR="000F03DE" w:rsidRPr="006C0267">
        <w:rPr>
          <w:rFonts w:asciiTheme="minorEastAsia" w:hAnsiTheme="minorEastAsia" w:cs="Times New Roman" w:hint="eastAsia"/>
          <w:spacing w:val="10"/>
          <w:kern w:val="0"/>
          <w:sz w:val="24"/>
          <w:szCs w:val="24"/>
          <w:rPrChange w:id="3499" w:author="JY0225" w:date="2017-08-24T11:14:00Z">
            <w:rPr>
              <w:rFonts w:ascii="Times New Roman" w:hAnsi="Times New Roman" w:cs="Times New Roman" w:hint="eastAsia"/>
              <w:spacing w:val="10"/>
              <w:kern w:val="0"/>
              <w:sz w:val="24"/>
              <w:szCs w:val="20"/>
            </w:rPr>
          </w:rPrChange>
        </w:rPr>
        <w:t>技术</w:t>
      </w:r>
      <w:r w:rsidR="00581391" w:rsidRPr="006C0267">
        <w:rPr>
          <w:rFonts w:asciiTheme="minorEastAsia" w:hAnsiTheme="minorEastAsia" w:cs="Times New Roman" w:hint="eastAsia"/>
          <w:spacing w:val="10"/>
          <w:kern w:val="0"/>
          <w:sz w:val="24"/>
          <w:szCs w:val="24"/>
          <w:rPrChange w:id="3500" w:author="JY0225" w:date="2017-08-24T11:14:00Z">
            <w:rPr>
              <w:rFonts w:ascii="Times New Roman" w:hAnsi="Times New Roman" w:cs="Times New Roman" w:hint="eastAsia"/>
              <w:spacing w:val="10"/>
              <w:kern w:val="0"/>
              <w:sz w:val="24"/>
              <w:szCs w:val="20"/>
            </w:rPr>
          </w:rPrChange>
        </w:rPr>
        <w:t>虽然有一定的安全隐患，但是</w:t>
      </w:r>
      <w:r w:rsidR="00284320" w:rsidRPr="006C0267">
        <w:rPr>
          <w:rFonts w:asciiTheme="minorEastAsia" w:hAnsiTheme="minorEastAsia" w:cs="Times New Roman" w:hint="eastAsia"/>
          <w:spacing w:val="10"/>
          <w:kern w:val="0"/>
          <w:sz w:val="24"/>
          <w:szCs w:val="24"/>
          <w:rPrChange w:id="3501" w:author="JY0225" w:date="2017-08-24T11:14:00Z">
            <w:rPr>
              <w:rFonts w:ascii="Times New Roman" w:hAnsi="Times New Roman" w:cs="Times New Roman" w:hint="eastAsia"/>
              <w:spacing w:val="10"/>
              <w:kern w:val="0"/>
              <w:sz w:val="24"/>
              <w:szCs w:val="20"/>
            </w:rPr>
          </w:rPrChange>
        </w:rPr>
        <w:t>可以借鉴</w:t>
      </w:r>
      <w:r w:rsidR="00284320" w:rsidRPr="006C0267">
        <w:rPr>
          <w:rFonts w:asciiTheme="minorEastAsia" w:hAnsiTheme="minorEastAsia" w:cs="Times New Roman" w:hint="eastAsia"/>
          <w:spacing w:val="10"/>
          <w:kern w:val="0"/>
          <w:sz w:val="24"/>
          <w:szCs w:val="24"/>
          <w:rPrChange w:id="3502" w:author="JY0225" w:date="2017-08-24T11:14:00Z">
            <w:rPr>
              <w:rFonts w:ascii="Times New Roman" w:hAnsi="Times New Roman" w:cs="Times New Roman" w:hint="eastAsia"/>
              <w:spacing w:val="10"/>
              <w:kern w:val="0"/>
              <w:sz w:val="24"/>
              <w:szCs w:val="20"/>
            </w:rPr>
          </w:rPrChange>
        </w:rPr>
        <w:t>Dropbox</w:t>
      </w:r>
      <w:r w:rsidR="00284320" w:rsidRPr="006C0267">
        <w:rPr>
          <w:rFonts w:asciiTheme="minorEastAsia" w:hAnsiTheme="minorEastAsia" w:cs="Times New Roman" w:hint="eastAsia"/>
          <w:spacing w:val="10"/>
          <w:kern w:val="0"/>
          <w:sz w:val="24"/>
          <w:szCs w:val="24"/>
          <w:rPrChange w:id="3503" w:author="JY0225" w:date="2017-08-24T11:14:00Z">
            <w:rPr>
              <w:rFonts w:ascii="Times New Roman" w:hAnsi="Times New Roman" w:cs="Times New Roman" w:hint="eastAsia"/>
              <w:spacing w:val="10"/>
              <w:kern w:val="0"/>
              <w:sz w:val="24"/>
              <w:szCs w:val="20"/>
            </w:rPr>
          </w:rPrChange>
        </w:rPr>
        <w:t>针对单一用户</w:t>
      </w:r>
      <w:r w:rsidR="00250826" w:rsidRPr="006C0267">
        <w:rPr>
          <w:rFonts w:asciiTheme="minorEastAsia" w:hAnsiTheme="minorEastAsia" w:cs="Times New Roman" w:hint="eastAsia"/>
          <w:spacing w:val="10"/>
          <w:kern w:val="0"/>
          <w:sz w:val="24"/>
          <w:szCs w:val="24"/>
          <w:rPrChange w:id="3504" w:author="JY0225" w:date="2017-08-24T11:14:00Z">
            <w:rPr>
              <w:rFonts w:ascii="Times New Roman" w:hAnsi="Times New Roman" w:cs="Times New Roman" w:hint="eastAsia"/>
              <w:spacing w:val="10"/>
              <w:kern w:val="0"/>
              <w:sz w:val="24"/>
              <w:szCs w:val="20"/>
            </w:rPr>
          </w:rPrChange>
        </w:rPr>
        <w:t>的</w:t>
      </w:r>
      <w:r w:rsidR="00284320" w:rsidRPr="006C0267">
        <w:rPr>
          <w:rFonts w:asciiTheme="minorEastAsia" w:hAnsiTheme="minorEastAsia" w:cs="Times New Roman" w:hint="eastAsia"/>
          <w:spacing w:val="10"/>
          <w:kern w:val="0"/>
          <w:sz w:val="24"/>
          <w:szCs w:val="24"/>
          <w:rPrChange w:id="3505" w:author="JY0225" w:date="2017-08-24T11:14:00Z">
            <w:rPr>
              <w:rFonts w:ascii="Times New Roman" w:hAnsi="Times New Roman" w:cs="Times New Roman" w:hint="eastAsia"/>
              <w:spacing w:val="10"/>
              <w:kern w:val="0"/>
              <w:sz w:val="24"/>
              <w:szCs w:val="20"/>
            </w:rPr>
          </w:rPrChange>
        </w:rPr>
        <w:t>去重策略，</w:t>
      </w:r>
      <w:r w:rsidR="008D7F1D" w:rsidRPr="006C0267">
        <w:rPr>
          <w:rFonts w:asciiTheme="minorEastAsia" w:hAnsiTheme="minorEastAsia" w:cs="Times New Roman" w:hint="eastAsia"/>
          <w:spacing w:val="10"/>
          <w:kern w:val="0"/>
          <w:sz w:val="24"/>
          <w:szCs w:val="24"/>
          <w:rPrChange w:id="3506" w:author="JY0225" w:date="2017-08-24T11:14:00Z">
            <w:rPr>
              <w:rFonts w:ascii="Times New Roman" w:hAnsi="Times New Roman" w:cs="Times New Roman" w:hint="eastAsia"/>
              <w:spacing w:val="10"/>
              <w:kern w:val="0"/>
              <w:sz w:val="24"/>
              <w:szCs w:val="20"/>
            </w:rPr>
          </w:rPrChange>
        </w:rPr>
        <w:t>这样既能缓解</w:t>
      </w:r>
      <w:r w:rsidR="000F264C" w:rsidRPr="006C0267">
        <w:rPr>
          <w:rFonts w:asciiTheme="minorEastAsia" w:hAnsiTheme="minorEastAsia" w:cs="Times New Roman" w:hint="eastAsia"/>
          <w:spacing w:val="10"/>
          <w:kern w:val="0"/>
          <w:sz w:val="24"/>
          <w:szCs w:val="24"/>
          <w:rPrChange w:id="3507" w:author="JY0225" w:date="2017-08-24T11:14:00Z">
            <w:rPr>
              <w:rFonts w:ascii="Times New Roman" w:hAnsi="Times New Roman" w:cs="Times New Roman" w:hint="eastAsia"/>
              <w:spacing w:val="10"/>
              <w:kern w:val="0"/>
              <w:sz w:val="24"/>
              <w:szCs w:val="20"/>
            </w:rPr>
          </w:rPrChange>
        </w:rPr>
        <w:t>服务器的</w:t>
      </w:r>
      <w:r w:rsidR="00476838" w:rsidRPr="006C0267">
        <w:rPr>
          <w:rFonts w:asciiTheme="minorEastAsia" w:hAnsiTheme="minorEastAsia" w:cs="Times New Roman" w:hint="eastAsia"/>
          <w:spacing w:val="10"/>
          <w:kern w:val="0"/>
          <w:sz w:val="24"/>
          <w:szCs w:val="24"/>
          <w:rPrChange w:id="3508" w:author="JY0225" w:date="2017-08-24T11:14:00Z">
            <w:rPr>
              <w:rFonts w:ascii="Times New Roman" w:hAnsi="Times New Roman" w:cs="Times New Roman" w:hint="eastAsia"/>
              <w:spacing w:val="10"/>
              <w:kern w:val="0"/>
              <w:sz w:val="24"/>
              <w:szCs w:val="20"/>
            </w:rPr>
          </w:rPrChange>
        </w:rPr>
        <w:t>备份</w:t>
      </w:r>
      <w:r w:rsidR="000F264C" w:rsidRPr="006C0267">
        <w:rPr>
          <w:rFonts w:asciiTheme="minorEastAsia" w:hAnsiTheme="minorEastAsia" w:cs="Times New Roman" w:hint="eastAsia"/>
          <w:spacing w:val="10"/>
          <w:kern w:val="0"/>
          <w:sz w:val="24"/>
          <w:szCs w:val="24"/>
          <w:rPrChange w:id="3509" w:author="JY0225" w:date="2017-08-24T11:14:00Z">
            <w:rPr>
              <w:rFonts w:ascii="Times New Roman" w:hAnsi="Times New Roman" w:cs="Times New Roman" w:hint="eastAsia"/>
              <w:spacing w:val="10"/>
              <w:kern w:val="0"/>
              <w:sz w:val="24"/>
              <w:szCs w:val="20"/>
            </w:rPr>
          </w:rPrChange>
        </w:rPr>
        <w:t>压力，又能为</w:t>
      </w:r>
      <w:r w:rsidR="00954432" w:rsidRPr="006C0267">
        <w:rPr>
          <w:rFonts w:asciiTheme="minorEastAsia" w:hAnsiTheme="minorEastAsia" w:cs="Times New Roman" w:hint="eastAsia"/>
          <w:spacing w:val="10"/>
          <w:kern w:val="0"/>
          <w:sz w:val="24"/>
          <w:szCs w:val="24"/>
          <w:rPrChange w:id="3510" w:author="JY0225" w:date="2017-08-24T11:14:00Z">
            <w:rPr>
              <w:rFonts w:ascii="Times New Roman" w:hAnsi="Times New Roman" w:cs="Times New Roman" w:hint="eastAsia"/>
              <w:spacing w:val="10"/>
              <w:kern w:val="0"/>
              <w:sz w:val="24"/>
              <w:szCs w:val="20"/>
            </w:rPr>
          </w:rPrChange>
        </w:rPr>
        <w:t>在一定程度上</w:t>
      </w:r>
      <w:r w:rsidR="000F264C" w:rsidRPr="006C0267">
        <w:rPr>
          <w:rFonts w:asciiTheme="minorEastAsia" w:hAnsiTheme="minorEastAsia" w:cs="Times New Roman" w:hint="eastAsia"/>
          <w:spacing w:val="10"/>
          <w:kern w:val="0"/>
          <w:sz w:val="24"/>
          <w:szCs w:val="24"/>
          <w:rPrChange w:id="3511" w:author="JY0225" w:date="2017-08-24T11:14:00Z">
            <w:rPr>
              <w:rFonts w:ascii="Times New Roman" w:hAnsi="Times New Roman" w:cs="Times New Roman" w:hint="eastAsia"/>
              <w:spacing w:val="10"/>
              <w:kern w:val="0"/>
              <w:sz w:val="24"/>
              <w:szCs w:val="20"/>
            </w:rPr>
          </w:rPrChange>
        </w:rPr>
        <w:t>保证</w:t>
      </w:r>
      <w:r w:rsidR="00BC7066" w:rsidRPr="006C0267">
        <w:rPr>
          <w:rFonts w:asciiTheme="minorEastAsia" w:hAnsiTheme="minorEastAsia" w:cs="Times New Roman" w:hint="eastAsia"/>
          <w:spacing w:val="10"/>
          <w:kern w:val="0"/>
          <w:sz w:val="24"/>
          <w:szCs w:val="24"/>
          <w:rPrChange w:id="3512" w:author="JY0225" w:date="2017-08-24T11:14:00Z">
            <w:rPr>
              <w:rFonts w:ascii="Times New Roman" w:hAnsi="Times New Roman" w:cs="Times New Roman" w:hint="eastAsia"/>
              <w:spacing w:val="10"/>
              <w:kern w:val="0"/>
              <w:sz w:val="24"/>
              <w:szCs w:val="20"/>
            </w:rPr>
          </w:rPrChange>
        </w:rPr>
        <w:t>用户</w:t>
      </w:r>
      <w:r w:rsidR="00525278" w:rsidRPr="006C0267">
        <w:rPr>
          <w:rFonts w:asciiTheme="minorEastAsia" w:hAnsiTheme="minorEastAsia" w:cs="Times New Roman" w:hint="eastAsia"/>
          <w:spacing w:val="10"/>
          <w:kern w:val="0"/>
          <w:sz w:val="24"/>
          <w:szCs w:val="24"/>
          <w:rPrChange w:id="3513" w:author="JY0225" w:date="2017-08-24T11:14:00Z">
            <w:rPr>
              <w:rFonts w:ascii="Times New Roman" w:hAnsi="Times New Roman" w:cs="Times New Roman" w:hint="eastAsia"/>
              <w:spacing w:val="10"/>
              <w:kern w:val="0"/>
              <w:sz w:val="24"/>
              <w:szCs w:val="20"/>
            </w:rPr>
          </w:rPrChange>
        </w:rPr>
        <w:t>数据的</w:t>
      </w:r>
      <w:r w:rsidR="006C28B7" w:rsidRPr="006C0267">
        <w:rPr>
          <w:rFonts w:asciiTheme="minorEastAsia" w:hAnsiTheme="minorEastAsia" w:cs="Times New Roman" w:hint="eastAsia"/>
          <w:spacing w:val="10"/>
          <w:kern w:val="0"/>
          <w:sz w:val="24"/>
          <w:szCs w:val="24"/>
          <w:rPrChange w:id="3514" w:author="JY0225" w:date="2017-08-24T11:14:00Z">
            <w:rPr>
              <w:rFonts w:ascii="Times New Roman" w:hAnsi="Times New Roman" w:cs="Times New Roman" w:hint="eastAsia"/>
              <w:spacing w:val="10"/>
              <w:kern w:val="0"/>
              <w:sz w:val="24"/>
              <w:szCs w:val="20"/>
            </w:rPr>
          </w:rPrChange>
        </w:rPr>
        <w:t>安全</w:t>
      </w:r>
      <w:r w:rsidR="000F264C" w:rsidRPr="006C0267">
        <w:rPr>
          <w:rFonts w:asciiTheme="minorEastAsia" w:hAnsiTheme="minorEastAsia" w:cs="Times New Roman" w:hint="eastAsia"/>
          <w:spacing w:val="10"/>
          <w:kern w:val="0"/>
          <w:sz w:val="24"/>
          <w:szCs w:val="24"/>
          <w:rPrChange w:id="3515" w:author="JY0225" w:date="2017-08-24T11:14:00Z">
            <w:rPr>
              <w:rFonts w:ascii="Times New Roman" w:hAnsi="Times New Roman" w:cs="Times New Roman" w:hint="eastAsia"/>
              <w:spacing w:val="10"/>
              <w:kern w:val="0"/>
              <w:sz w:val="24"/>
              <w:szCs w:val="20"/>
            </w:rPr>
          </w:rPrChange>
        </w:rPr>
        <w:t>。</w:t>
      </w:r>
    </w:p>
    <w:p w14:paraId="08BB1361" w14:textId="66585704" w:rsidR="007E6499" w:rsidRPr="006C0267" w:rsidRDefault="005824E1" w:rsidP="001B6B3E">
      <w:pPr>
        <w:spacing w:line="400" w:lineRule="exact"/>
        <w:rPr>
          <w:rFonts w:asciiTheme="minorEastAsia" w:hAnsiTheme="minorEastAsia" w:cs="Times New Roman"/>
          <w:spacing w:val="10"/>
          <w:kern w:val="0"/>
          <w:sz w:val="24"/>
          <w:szCs w:val="24"/>
          <w:rPrChange w:id="3516" w:author="JY0225" w:date="2017-08-24T11:14:00Z">
            <w:rPr>
              <w:rFonts w:ascii="Times New Roman" w:hAnsi="Times New Roman" w:cs="Times New Roman"/>
              <w:spacing w:val="10"/>
              <w:kern w:val="0"/>
              <w:sz w:val="24"/>
              <w:szCs w:val="20"/>
            </w:rPr>
          </w:rPrChange>
        </w:rPr>
      </w:pPr>
      <w:r w:rsidRPr="006C0267">
        <w:rPr>
          <w:rFonts w:asciiTheme="minorEastAsia" w:hAnsiTheme="minorEastAsia" w:cs="Times New Roman"/>
          <w:spacing w:val="10"/>
          <w:kern w:val="0"/>
          <w:sz w:val="24"/>
          <w:szCs w:val="24"/>
          <w:rPrChange w:id="3517" w:author="JY0225" w:date="2017-08-24T11:14:00Z">
            <w:rPr>
              <w:rFonts w:ascii="Times New Roman" w:hAnsi="Times New Roman" w:cs="Times New Roman"/>
              <w:spacing w:val="10"/>
              <w:kern w:val="0"/>
              <w:sz w:val="24"/>
              <w:szCs w:val="20"/>
            </w:rPr>
          </w:rPrChange>
        </w:rPr>
        <w:tab/>
      </w:r>
      <w:r w:rsidRPr="006C0267">
        <w:rPr>
          <w:rFonts w:asciiTheme="minorEastAsia" w:hAnsiTheme="minorEastAsia" w:cs="Times New Roman" w:hint="eastAsia"/>
          <w:spacing w:val="10"/>
          <w:kern w:val="0"/>
          <w:sz w:val="24"/>
          <w:szCs w:val="24"/>
          <w:rPrChange w:id="3518" w:author="JY0225" w:date="2017-08-24T11:14:00Z">
            <w:rPr>
              <w:rFonts w:ascii="Times New Roman" w:hAnsi="Times New Roman" w:cs="Times New Roman" w:hint="eastAsia"/>
              <w:spacing w:val="10"/>
              <w:kern w:val="0"/>
              <w:sz w:val="24"/>
              <w:szCs w:val="20"/>
            </w:rPr>
          </w:rPrChange>
        </w:rPr>
        <w:t>最后</w:t>
      </w:r>
      <w:r w:rsidR="00F9728F" w:rsidRPr="006C0267">
        <w:rPr>
          <w:rFonts w:asciiTheme="minorEastAsia" w:hAnsiTheme="minorEastAsia" w:cs="Times New Roman" w:hint="eastAsia"/>
          <w:spacing w:val="10"/>
          <w:kern w:val="0"/>
          <w:sz w:val="24"/>
          <w:szCs w:val="24"/>
          <w:rPrChange w:id="3519" w:author="JY0225" w:date="2017-08-24T11:14:00Z">
            <w:rPr>
              <w:rFonts w:ascii="Times New Roman" w:hAnsi="Times New Roman" w:cs="Times New Roman" w:hint="eastAsia"/>
              <w:spacing w:val="10"/>
              <w:kern w:val="0"/>
              <w:sz w:val="24"/>
              <w:szCs w:val="20"/>
            </w:rPr>
          </w:rPrChange>
        </w:rPr>
        <w:t>，现有的中间件系统</w:t>
      </w:r>
      <w:r w:rsidR="00F05086" w:rsidRPr="006C0267">
        <w:rPr>
          <w:rFonts w:asciiTheme="minorEastAsia" w:hAnsiTheme="minorEastAsia" w:cs="Times New Roman" w:hint="eastAsia"/>
          <w:spacing w:val="10"/>
          <w:kern w:val="0"/>
          <w:sz w:val="24"/>
          <w:szCs w:val="24"/>
          <w:rPrChange w:id="3520" w:author="JY0225" w:date="2017-08-24T11:14:00Z">
            <w:rPr>
              <w:rFonts w:ascii="Times New Roman" w:hAnsi="Times New Roman" w:cs="Times New Roman" w:hint="eastAsia"/>
              <w:spacing w:val="10"/>
              <w:kern w:val="0"/>
              <w:sz w:val="24"/>
              <w:szCs w:val="20"/>
            </w:rPr>
          </w:rPrChange>
        </w:rPr>
        <w:t>只支持</w:t>
      </w:r>
      <w:r w:rsidR="00811351" w:rsidRPr="006C0267">
        <w:rPr>
          <w:rFonts w:asciiTheme="minorEastAsia" w:hAnsiTheme="minorEastAsia" w:cs="Times New Roman" w:hint="eastAsia"/>
          <w:spacing w:val="10"/>
          <w:kern w:val="0"/>
          <w:sz w:val="24"/>
          <w:szCs w:val="24"/>
          <w:rPrChange w:id="3521" w:author="JY0225" w:date="2017-08-24T11:14:00Z">
            <w:rPr>
              <w:rFonts w:ascii="Times New Roman" w:hAnsi="Times New Roman" w:cs="Times New Roman" w:hint="eastAsia"/>
              <w:spacing w:val="10"/>
              <w:kern w:val="0"/>
              <w:sz w:val="24"/>
              <w:szCs w:val="20"/>
            </w:rPr>
          </w:rPrChange>
        </w:rPr>
        <w:t>Linux</w:t>
      </w:r>
      <w:r w:rsidR="00811351" w:rsidRPr="006C0267">
        <w:rPr>
          <w:rFonts w:asciiTheme="minorEastAsia" w:hAnsiTheme="minorEastAsia" w:cs="Times New Roman" w:hint="eastAsia"/>
          <w:spacing w:val="10"/>
          <w:kern w:val="0"/>
          <w:sz w:val="24"/>
          <w:szCs w:val="24"/>
          <w:rPrChange w:id="3522" w:author="JY0225" w:date="2017-08-24T11:14:00Z">
            <w:rPr>
              <w:rFonts w:ascii="Times New Roman" w:hAnsi="Times New Roman" w:cs="Times New Roman" w:hint="eastAsia"/>
              <w:spacing w:val="10"/>
              <w:kern w:val="0"/>
              <w:sz w:val="24"/>
              <w:szCs w:val="20"/>
            </w:rPr>
          </w:rPrChange>
        </w:rPr>
        <w:t>平台下的</w:t>
      </w:r>
      <w:r w:rsidR="00811351" w:rsidRPr="006C0267">
        <w:rPr>
          <w:rFonts w:asciiTheme="minorEastAsia" w:hAnsiTheme="minorEastAsia" w:cs="Times New Roman" w:hint="eastAsia"/>
          <w:spacing w:val="10"/>
          <w:kern w:val="0"/>
          <w:sz w:val="24"/>
          <w:szCs w:val="24"/>
          <w:rPrChange w:id="3523" w:author="JY0225" w:date="2017-08-24T11:14:00Z">
            <w:rPr>
              <w:rFonts w:ascii="Times New Roman" w:hAnsi="Times New Roman" w:cs="Times New Roman" w:hint="eastAsia"/>
              <w:spacing w:val="10"/>
              <w:kern w:val="0"/>
              <w:sz w:val="24"/>
              <w:szCs w:val="20"/>
            </w:rPr>
          </w:rPrChange>
        </w:rPr>
        <w:t>CLI</w:t>
      </w:r>
      <w:r w:rsidR="00811351" w:rsidRPr="006C0267">
        <w:rPr>
          <w:rFonts w:asciiTheme="minorEastAsia" w:hAnsiTheme="minorEastAsia" w:cs="Times New Roman" w:hint="eastAsia"/>
          <w:spacing w:val="10"/>
          <w:kern w:val="0"/>
          <w:sz w:val="24"/>
          <w:szCs w:val="24"/>
          <w:rPrChange w:id="3524" w:author="JY0225" w:date="2017-08-24T11:14:00Z">
            <w:rPr>
              <w:rFonts w:ascii="Times New Roman" w:hAnsi="Times New Roman" w:cs="Times New Roman" w:hint="eastAsia"/>
              <w:spacing w:val="10"/>
              <w:kern w:val="0"/>
              <w:sz w:val="24"/>
              <w:szCs w:val="20"/>
            </w:rPr>
          </w:rPrChange>
        </w:rPr>
        <w:t>（</w:t>
      </w:r>
      <w:r w:rsidR="00811351" w:rsidRPr="006C0267">
        <w:rPr>
          <w:rFonts w:asciiTheme="minorEastAsia" w:hAnsiTheme="minorEastAsia" w:cs="Times New Roman" w:hint="eastAsia"/>
          <w:spacing w:val="10"/>
          <w:kern w:val="0"/>
          <w:sz w:val="24"/>
          <w:szCs w:val="24"/>
          <w:rPrChange w:id="3525" w:author="JY0225" w:date="2017-08-24T11:14:00Z">
            <w:rPr>
              <w:rFonts w:ascii="Times New Roman" w:hAnsi="Times New Roman" w:cs="Times New Roman" w:hint="eastAsia"/>
              <w:spacing w:val="10"/>
              <w:kern w:val="0"/>
              <w:sz w:val="24"/>
              <w:szCs w:val="20"/>
            </w:rPr>
          </w:rPrChange>
        </w:rPr>
        <w:t>Command</w:t>
      </w:r>
      <w:r w:rsidR="00811351" w:rsidRPr="006C0267">
        <w:rPr>
          <w:rFonts w:asciiTheme="minorEastAsia" w:hAnsiTheme="minorEastAsia" w:cs="Times New Roman"/>
          <w:spacing w:val="10"/>
          <w:kern w:val="0"/>
          <w:sz w:val="24"/>
          <w:szCs w:val="24"/>
          <w:rPrChange w:id="3526" w:author="JY0225" w:date="2017-08-24T11:14:00Z">
            <w:rPr>
              <w:rFonts w:ascii="Times New Roman" w:hAnsi="Times New Roman" w:cs="Times New Roman"/>
              <w:spacing w:val="10"/>
              <w:kern w:val="0"/>
              <w:sz w:val="24"/>
              <w:szCs w:val="20"/>
            </w:rPr>
          </w:rPrChange>
        </w:rPr>
        <w:t xml:space="preserve"> </w:t>
      </w:r>
      <w:r w:rsidR="00811351" w:rsidRPr="006C0267">
        <w:rPr>
          <w:rFonts w:asciiTheme="minorEastAsia" w:hAnsiTheme="minorEastAsia" w:cs="Times New Roman" w:hint="eastAsia"/>
          <w:spacing w:val="10"/>
          <w:kern w:val="0"/>
          <w:sz w:val="24"/>
          <w:szCs w:val="24"/>
          <w:rPrChange w:id="3527" w:author="JY0225" w:date="2017-08-24T11:14:00Z">
            <w:rPr>
              <w:rFonts w:ascii="Times New Roman" w:hAnsi="Times New Roman" w:cs="Times New Roman" w:hint="eastAsia"/>
              <w:spacing w:val="10"/>
              <w:kern w:val="0"/>
              <w:sz w:val="24"/>
              <w:szCs w:val="20"/>
            </w:rPr>
          </w:rPrChange>
        </w:rPr>
        <w:t>Line</w:t>
      </w:r>
      <w:r w:rsidR="00811351" w:rsidRPr="006C0267">
        <w:rPr>
          <w:rFonts w:asciiTheme="minorEastAsia" w:hAnsiTheme="minorEastAsia" w:cs="Times New Roman"/>
          <w:spacing w:val="10"/>
          <w:kern w:val="0"/>
          <w:sz w:val="24"/>
          <w:szCs w:val="24"/>
          <w:rPrChange w:id="3528" w:author="JY0225" w:date="2017-08-24T11:14:00Z">
            <w:rPr>
              <w:rFonts w:ascii="Times New Roman" w:hAnsi="Times New Roman" w:cs="Times New Roman"/>
              <w:spacing w:val="10"/>
              <w:kern w:val="0"/>
              <w:sz w:val="24"/>
              <w:szCs w:val="20"/>
            </w:rPr>
          </w:rPrChange>
        </w:rPr>
        <w:t xml:space="preserve"> </w:t>
      </w:r>
      <w:r w:rsidR="00811351" w:rsidRPr="006C0267">
        <w:rPr>
          <w:rFonts w:asciiTheme="minorEastAsia" w:hAnsiTheme="minorEastAsia" w:cs="Times New Roman" w:hint="eastAsia"/>
          <w:spacing w:val="10"/>
          <w:kern w:val="0"/>
          <w:sz w:val="24"/>
          <w:szCs w:val="24"/>
          <w:rPrChange w:id="3529" w:author="JY0225" w:date="2017-08-24T11:14:00Z">
            <w:rPr>
              <w:rFonts w:ascii="Times New Roman" w:hAnsi="Times New Roman" w:cs="Times New Roman" w:hint="eastAsia"/>
              <w:spacing w:val="10"/>
              <w:kern w:val="0"/>
              <w:sz w:val="24"/>
              <w:szCs w:val="20"/>
            </w:rPr>
          </w:rPrChange>
        </w:rPr>
        <w:t>Interface</w:t>
      </w:r>
      <w:r w:rsidR="00811351" w:rsidRPr="006C0267">
        <w:rPr>
          <w:rFonts w:asciiTheme="minorEastAsia" w:hAnsiTheme="minorEastAsia" w:cs="Times New Roman" w:hint="eastAsia"/>
          <w:spacing w:val="10"/>
          <w:kern w:val="0"/>
          <w:sz w:val="24"/>
          <w:szCs w:val="24"/>
          <w:rPrChange w:id="3530" w:author="JY0225" w:date="2017-08-24T11:14:00Z">
            <w:rPr>
              <w:rFonts w:ascii="Times New Roman" w:hAnsi="Times New Roman" w:cs="Times New Roman" w:hint="eastAsia"/>
              <w:spacing w:val="10"/>
              <w:kern w:val="0"/>
              <w:sz w:val="24"/>
              <w:szCs w:val="20"/>
            </w:rPr>
          </w:rPrChange>
        </w:rPr>
        <w:t>）</w:t>
      </w:r>
      <w:r w:rsidR="00186DEA" w:rsidRPr="006C0267">
        <w:rPr>
          <w:rFonts w:asciiTheme="minorEastAsia" w:hAnsiTheme="minorEastAsia" w:cs="Times New Roman" w:hint="eastAsia"/>
          <w:spacing w:val="10"/>
          <w:kern w:val="0"/>
          <w:sz w:val="24"/>
          <w:szCs w:val="24"/>
          <w:rPrChange w:id="3531" w:author="JY0225" w:date="2017-08-24T11:14:00Z">
            <w:rPr>
              <w:rFonts w:ascii="Times New Roman" w:hAnsi="Times New Roman" w:cs="Times New Roman" w:hint="eastAsia"/>
              <w:spacing w:val="10"/>
              <w:kern w:val="0"/>
              <w:sz w:val="24"/>
              <w:szCs w:val="20"/>
            </w:rPr>
          </w:rPrChange>
        </w:rPr>
        <w:t>客户端。</w:t>
      </w:r>
      <w:r w:rsidR="006A0440" w:rsidRPr="006C0267">
        <w:rPr>
          <w:rFonts w:asciiTheme="minorEastAsia" w:hAnsiTheme="minorEastAsia" w:cs="Times New Roman" w:hint="eastAsia"/>
          <w:spacing w:val="10"/>
          <w:kern w:val="0"/>
          <w:sz w:val="24"/>
          <w:szCs w:val="24"/>
          <w:rPrChange w:id="3532" w:author="JY0225" w:date="2017-08-24T11:14:00Z">
            <w:rPr>
              <w:rFonts w:ascii="Times New Roman" w:hAnsi="Times New Roman" w:cs="Times New Roman" w:hint="eastAsia"/>
              <w:spacing w:val="10"/>
              <w:kern w:val="0"/>
              <w:sz w:val="24"/>
              <w:szCs w:val="20"/>
            </w:rPr>
          </w:rPrChange>
        </w:rPr>
        <w:t>考虑到主流的云</w:t>
      </w:r>
      <w:r w:rsidR="00476838" w:rsidRPr="006C0267">
        <w:rPr>
          <w:rFonts w:asciiTheme="minorEastAsia" w:hAnsiTheme="minorEastAsia" w:cs="Times New Roman" w:hint="eastAsia"/>
          <w:spacing w:val="10"/>
          <w:kern w:val="0"/>
          <w:sz w:val="24"/>
          <w:szCs w:val="24"/>
          <w:rPrChange w:id="3533" w:author="JY0225" w:date="2017-08-24T11:14:00Z">
            <w:rPr>
              <w:rFonts w:ascii="Times New Roman" w:hAnsi="Times New Roman" w:cs="Times New Roman" w:hint="eastAsia"/>
              <w:spacing w:val="10"/>
              <w:kern w:val="0"/>
              <w:sz w:val="24"/>
              <w:szCs w:val="20"/>
            </w:rPr>
          </w:rPrChange>
        </w:rPr>
        <w:t>备份</w:t>
      </w:r>
      <w:r w:rsidR="006A0440" w:rsidRPr="006C0267">
        <w:rPr>
          <w:rFonts w:asciiTheme="minorEastAsia" w:hAnsiTheme="minorEastAsia" w:cs="Times New Roman" w:hint="eastAsia"/>
          <w:spacing w:val="10"/>
          <w:kern w:val="0"/>
          <w:sz w:val="24"/>
          <w:szCs w:val="24"/>
          <w:rPrChange w:id="3534" w:author="JY0225" w:date="2017-08-24T11:14:00Z">
            <w:rPr>
              <w:rFonts w:ascii="Times New Roman" w:hAnsi="Times New Roman" w:cs="Times New Roman" w:hint="eastAsia"/>
              <w:spacing w:val="10"/>
              <w:kern w:val="0"/>
              <w:sz w:val="24"/>
              <w:szCs w:val="20"/>
            </w:rPr>
          </w:rPrChange>
        </w:rPr>
        <w:t>供应</w:t>
      </w:r>
      <w:r w:rsidR="002C0A8E" w:rsidRPr="006C0267">
        <w:rPr>
          <w:rFonts w:asciiTheme="minorEastAsia" w:hAnsiTheme="minorEastAsia" w:cs="Times New Roman" w:hint="eastAsia"/>
          <w:spacing w:val="10"/>
          <w:kern w:val="0"/>
          <w:sz w:val="24"/>
          <w:szCs w:val="24"/>
          <w:rPrChange w:id="3535" w:author="JY0225" w:date="2017-08-24T11:14:00Z">
            <w:rPr>
              <w:rFonts w:ascii="Times New Roman" w:hAnsi="Times New Roman" w:cs="Times New Roman" w:hint="eastAsia"/>
              <w:spacing w:val="10"/>
              <w:kern w:val="0"/>
              <w:sz w:val="24"/>
              <w:szCs w:val="20"/>
            </w:rPr>
          </w:rPrChange>
        </w:rPr>
        <w:t>商都提供了多平台数据共享的</w:t>
      </w:r>
      <w:r w:rsidR="00A8607D" w:rsidRPr="006C0267">
        <w:rPr>
          <w:rFonts w:asciiTheme="minorEastAsia" w:hAnsiTheme="minorEastAsia" w:cs="Times New Roman" w:hint="eastAsia"/>
          <w:spacing w:val="10"/>
          <w:kern w:val="0"/>
          <w:sz w:val="24"/>
          <w:szCs w:val="24"/>
          <w:rPrChange w:id="3536" w:author="JY0225" w:date="2017-08-24T11:14:00Z">
            <w:rPr>
              <w:rFonts w:ascii="Times New Roman" w:hAnsi="Times New Roman" w:cs="Times New Roman" w:hint="eastAsia"/>
              <w:spacing w:val="10"/>
              <w:kern w:val="0"/>
              <w:sz w:val="24"/>
              <w:szCs w:val="20"/>
            </w:rPr>
          </w:rPrChange>
        </w:rPr>
        <w:t>服务</w:t>
      </w:r>
      <w:r w:rsidR="00A0342E" w:rsidRPr="006C0267">
        <w:rPr>
          <w:rFonts w:asciiTheme="minorEastAsia" w:hAnsiTheme="minorEastAsia" w:cs="Times New Roman" w:hint="eastAsia"/>
          <w:spacing w:val="10"/>
          <w:kern w:val="0"/>
          <w:sz w:val="24"/>
          <w:szCs w:val="24"/>
          <w:rPrChange w:id="3537" w:author="JY0225" w:date="2017-08-24T11:14:00Z">
            <w:rPr>
              <w:rFonts w:ascii="Times New Roman" w:hAnsi="Times New Roman" w:cs="Times New Roman" w:hint="eastAsia"/>
              <w:spacing w:val="10"/>
              <w:kern w:val="0"/>
              <w:sz w:val="24"/>
              <w:szCs w:val="20"/>
            </w:rPr>
          </w:rPrChange>
        </w:rPr>
        <w:t>，</w:t>
      </w:r>
      <w:r w:rsidR="00C86941" w:rsidRPr="006C0267">
        <w:rPr>
          <w:rFonts w:asciiTheme="minorEastAsia" w:hAnsiTheme="minorEastAsia" w:cs="Times New Roman" w:hint="eastAsia"/>
          <w:spacing w:val="10"/>
          <w:kern w:val="0"/>
          <w:sz w:val="24"/>
          <w:szCs w:val="24"/>
          <w:rPrChange w:id="3538" w:author="JY0225" w:date="2017-08-24T11:14:00Z">
            <w:rPr>
              <w:rFonts w:ascii="Times New Roman" w:hAnsi="Times New Roman" w:cs="Times New Roman" w:hint="eastAsia"/>
              <w:spacing w:val="10"/>
              <w:kern w:val="0"/>
              <w:sz w:val="24"/>
              <w:szCs w:val="20"/>
            </w:rPr>
          </w:rPrChange>
        </w:rPr>
        <w:t>因此</w:t>
      </w:r>
      <w:r w:rsidR="000E55A2" w:rsidRPr="006C0267">
        <w:rPr>
          <w:rFonts w:asciiTheme="minorEastAsia" w:hAnsiTheme="minorEastAsia" w:cs="Times New Roman" w:hint="eastAsia"/>
          <w:spacing w:val="10"/>
          <w:kern w:val="0"/>
          <w:sz w:val="24"/>
          <w:szCs w:val="24"/>
          <w:rPrChange w:id="3539" w:author="JY0225" w:date="2017-08-24T11:14:00Z">
            <w:rPr>
              <w:rFonts w:ascii="Times New Roman" w:hAnsi="Times New Roman" w:cs="Times New Roman" w:hint="eastAsia"/>
              <w:spacing w:val="10"/>
              <w:kern w:val="0"/>
              <w:sz w:val="24"/>
              <w:szCs w:val="20"/>
            </w:rPr>
          </w:rPrChange>
        </w:rPr>
        <w:t>需要对现有的中间件系统进行重构，解决</w:t>
      </w:r>
      <w:r w:rsidR="002938E1" w:rsidRPr="006C0267">
        <w:rPr>
          <w:rFonts w:asciiTheme="minorEastAsia" w:hAnsiTheme="minorEastAsia" w:cs="Times New Roman" w:hint="eastAsia"/>
          <w:spacing w:val="10"/>
          <w:kern w:val="0"/>
          <w:sz w:val="24"/>
          <w:szCs w:val="24"/>
          <w:rPrChange w:id="3540" w:author="JY0225" w:date="2017-08-24T11:14:00Z">
            <w:rPr>
              <w:rFonts w:ascii="Times New Roman" w:hAnsi="Times New Roman" w:cs="Times New Roman" w:hint="eastAsia"/>
              <w:spacing w:val="10"/>
              <w:kern w:val="0"/>
              <w:sz w:val="24"/>
              <w:szCs w:val="20"/>
            </w:rPr>
          </w:rPrChange>
        </w:rPr>
        <w:t>来自多平台的</w:t>
      </w:r>
      <w:r w:rsidR="004B3158" w:rsidRPr="006C0267">
        <w:rPr>
          <w:rFonts w:asciiTheme="minorEastAsia" w:hAnsiTheme="minorEastAsia" w:cs="Times New Roman" w:hint="eastAsia"/>
          <w:spacing w:val="10"/>
          <w:kern w:val="0"/>
          <w:sz w:val="24"/>
          <w:szCs w:val="24"/>
          <w:rPrChange w:id="3541" w:author="JY0225" w:date="2017-08-24T11:14:00Z">
            <w:rPr>
              <w:rFonts w:ascii="Times New Roman" w:hAnsi="Times New Roman" w:cs="Times New Roman" w:hint="eastAsia"/>
              <w:spacing w:val="10"/>
              <w:kern w:val="0"/>
              <w:sz w:val="24"/>
              <w:szCs w:val="20"/>
            </w:rPr>
          </w:rPrChange>
        </w:rPr>
        <w:t>不同</w:t>
      </w:r>
      <w:r w:rsidR="00666CF9" w:rsidRPr="006C0267">
        <w:rPr>
          <w:rFonts w:asciiTheme="minorEastAsia" w:hAnsiTheme="minorEastAsia" w:cs="Times New Roman" w:hint="eastAsia"/>
          <w:spacing w:val="10"/>
          <w:kern w:val="0"/>
          <w:sz w:val="24"/>
          <w:szCs w:val="24"/>
          <w:rPrChange w:id="3542" w:author="JY0225" w:date="2017-08-24T11:14:00Z">
            <w:rPr>
              <w:rFonts w:ascii="Times New Roman" w:hAnsi="Times New Roman" w:cs="Times New Roman" w:hint="eastAsia"/>
              <w:spacing w:val="10"/>
              <w:kern w:val="0"/>
              <w:sz w:val="24"/>
              <w:szCs w:val="20"/>
            </w:rPr>
          </w:rPrChange>
        </w:rPr>
        <w:t>客户端</w:t>
      </w:r>
      <w:r w:rsidR="004B3158" w:rsidRPr="006C0267">
        <w:rPr>
          <w:rFonts w:asciiTheme="minorEastAsia" w:hAnsiTheme="minorEastAsia" w:cs="Times New Roman" w:hint="eastAsia"/>
          <w:spacing w:val="10"/>
          <w:kern w:val="0"/>
          <w:sz w:val="24"/>
          <w:szCs w:val="24"/>
          <w:rPrChange w:id="3543" w:author="JY0225" w:date="2017-08-24T11:14:00Z">
            <w:rPr>
              <w:rFonts w:ascii="Times New Roman" w:hAnsi="Times New Roman" w:cs="Times New Roman" w:hint="eastAsia"/>
              <w:spacing w:val="10"/>
              <w:kern w:val="0"/>
              <w:sz w:val="24"/>
              <w:szCs w:val="20"/>
            </w:rPr>
          </w:rPrChange>
        </w:rPr>
        <w:t>与</w:t>
      </w:r>
      <w:r w:rsidR="003E57AC" w:rsidRPr="006C0267">
        <w:rPr>
          <w:rFonts w:asciiTheme="minorEastAsia" w:hAnsiTheme="minorEastAsia" w:cs="Times New Roman" w:hint="eastAsia"/>
          <w:spacing w:val="10"/>
          <w:kern w:val="0"/>
          <w:sz w:val="24"/>
          <w:szCs w:val="24"/>
          <w:rPrChange w:id="3544" w:author="JY0225" w:date="2017-08-24T11:14:00Z">
            <w:rPr>
              <w:rFonts w:ascii="Times New Roman" w:hAnsi="Times New Roman" w:cs="Times New Roman" w:hint="eastAsia"/>
              <w:spacing w:val="10"/>
              <w:kern w:val="0"/>
              <w:sz w:val="24"/>
              <w:szCs w:val="20"/>
            </w:rPr>
          </w:rPrChange>
        </w:rPr>
        <w:t>云</w:t>
      </w:r>
      <w:r w:rsidR="00476838" w:rsidRPr="006C0267">
        <w:rPr>
          <w:rFonts w:asciiTheme="minorEastAsia" w:hAnsiTheme="minorEastAsia" w:cs="Times New Roman" w:hint="eastAsia"/>
          <w:spacing w:val="10"/>
          <w:kern w:val="0"/>
          <w:sz w:val="24"/>
          <w:szCs w:val="24"/>
          <w:rPrChange w:id="3545" w:author="JY0225" w:date="2017-08-24T11:14:00Z">
            <w:rPr>
              <w:rFonts w:ascii="Times New Roman" w:hAnsi="Times New Roman" w:cs="Times New Roman" w:hint="eastAsia"/>
              <w:spacing w:val="10"/>
              <w:kern w:val="0"/>
              <w:sz w:val="24"/>
              <w:szCs w:val="20"/>
            </w:rPr>
          </w:rPrChange>
        </w:rPr>
        <w:t>备份</w:t>
      </w:r>
      <w:r w:rsidR="003E57AC" w:rsidRPr="006C0267">
        <w:rPr>
          <w:rFonts w:asciiTheme="minorEastAsia" w:hAnsiTheme="minorEastAsia" w:cs="Times New Roman" w:hint="eastAsia"/>
          <w:spacing w:val="10"/>
          <w:kern w:val="0"/>
          <w:sz w:val="24"/>
          <w:szCs w:val="24"/>
          <w:rPrChange w:id="3546" w:author="JY0225" w:date="2017-08-24T11:14:00Z">
            <w:rPr>
              <w:rFonts w:ascii="Times New Roman" w:hAnsi="Times New Roman" w:cs="Times New Roman" w:hint="eastAsia"/>
              <w:spacing w:val="10"/>
              <w:kern w:val="0"/>
              <w:sz w:val="24"/>
              <w:szCs w:val="20"/>
            </w:rPr>
          </w:rPrChange>
        </w:rPr>
        <w:t>服务器</w:t>
      </w:r>
      <w:r w:rsidR="00BC7066" w:rsidRPr="006C0267">
        <w:rPr>
          <w:rFonts w:asciiTheme="minorEastAsia" w:hAnsiTheme="minorEastAsia" w:cs="Times New Roman" w:hint="eastAsia"/>
          <w:spacing w:val="10"/>
          <w:kern w:val="0"/>
          <w:sz w:val="24"/>
          <w:szCs w:val="24"/>
          <w:rPrChange w:id="3547" w:author="JY0225" w:date="2017-08-24T11:14:00Z">
            <w:rPr>
              <w:rFonts w:ascii="Times New Roman" w:hAnsi="Times New Roman" w:cs="Times New Roman" w:hint="eastAsia"/>
              <w:spacing w:val="10"/>
              <w:kern w:val="0"/>
              <w:sz w:val="24"/>
              <w:szCs w:val="20"/>
            </w:rPr>
          </w:rPrChange>
        </w:rPr>
        <w:t>之间</w:t>
      </w:r>
      <w:r w:rsidR="009C1455" w:rsidRPr="006C0267">
        <w:rPr>
          <w:rFonts w:asciiTheme="minorEastAsia" w:hAnsiTheme="minorEastAsia" w:cs="Times New Roman" w:hint="eastAsia"/>
          <w:spacing w:val="10"/>
          <w:kern w:val="0"/>
          <w:sz w:val="24"/>
          <w:szCs w:val="24"/>
          <w:rPrChange w:id="3548" w:author="JY0225" w:date="2017-08-24T11:14:00Z">
            <w:rPr>
              <w:rFonts w:ascii="Times New Roman" w:hAnsi="Times New Roman" w:cs="Times New Roman" w:hint="eastAsia"/>
              <w:spacing w:val="10"/>
              <w:kern w:val="0"/>
              <w:sz w:val="24"/>
              <w:szCs w:val="20"/>
            </w:rPr>
          </w:rPrChange>
        </w:rPr>
        <w:t>的</w:t>
      </w:r>
      <w:r w:rsidR="00AD330E" w:rsidRPr="006C0267">
        <w:rPr>
          <w:rFonts w:asciiTheme="minorEastAsia" w:hAnsiTheme="minorEastAsia" w:cs="Times New Roman" w:hint="eastAsia"/>
          <w:spacing w:val="10"/>
          <w:kern w:val="0"/>
          <w:sz w:val="24"/>
          <w:szCs w:val="24"/>
          <w:rPrChange w:id="3549" w:author="JY0225" w:date="2017-08-24T11:14:00Z">
            <w:rPr>
              <w:rFonts w:ascii="Times New Roman" w:hAnsi="Times New Roman" w:cs="Times New Roman" w:hint="eastAsia"/>
              <w:spacing w:val="10"/>
              <w:kern w:val="0"/>
              <w:sz w:val="24"/>
              <w:szCs w:val="20"/>
            </w:rPr>
          </w:rPrChange>
        </w:rPr>
        <w:t>适配</w:t>
      </w:r>
      <w:r w:rsidR="009C1455" w:rsidRPr="006C0267">
        <w:rPr>
          <w:rFonts w:asciiTheme="minorEastAsia" w:hAnsiTheme="minorEastAsia" w:cs="Times New Roman" w:hint="eastAsia"/>
          <w:spacing w:val="10"/>
          <w:kern w:val="0"/>
          <w:sz w:val="24"/>
          <w:szCs w:val="24"/>
          <w:rPrChange w:id="3550" w:author="JY0225" w:date="2017-08-24T11:14:00Z">
            <w:rPr>
              <w:rFonts w:ascii="Times New Roman" w:hAnsi="Times New Roman" w:cs="Times New Roman" w:hint="eastAsia"/>
              <w:spacing w:val="10"/>
              <w:kern w:val="0"/>
              <w:sz w:val="24"/>
              <w:szCs w:val="20"/>
            </w:rPr>
          </w:rPrChange>
        </w:rPr>
        <w:t>问题，使其</w:t>
      </w:r>
      <w:r w:rsidR="004A4096" w:rsidRPr="006C0267">
        <w:rPr>
          <w:rFonts w:asciiTheme="minorEastAsia" w:hAnsiTheme="minorEastAsia" w:cs="Times New Roman" w:hint="eastAsia"/>
          <w:spacing w:val="10"/>
          <w:kern w:val="0"/>
          <w:sz w:val="24"/>
          <w:szCs w:val="24"/>
          <w:rPrChange w:id="3551" w:author="JY0225" w:date="2017-08-24T11:14:00Z">
            <w:rPr>
              <w:rFonts w:ascii="Times New Roman" w:hAnsi="Times New Roman" w:cs="Times New Roman" w:hint="eastAsia"/>
              <w:spacing w:val="10"/>
              <w:kern w:val="0"/>
              <w:sz w:val="24"/>
              <w:szCs w:val="20"/>
            </w:rPr>
          </w:rPrChange>
        </w:rPr>
        <w:t>具备可扩展性</w:t>
      </w:r>
      <w:r w:rsidR="00336116" w:rsidRPr="006C0267">
        <w:rPr>
          <w:rFonts w:asciiTheme="minorEastAsia" w:hAnsiTheme="minorEastAsia" w:cs="Times New Roman" w:hint="eastAsia"/>
          <w:spacing w:val="10"/>
          <w:kern w:val="0"/>
          <w:sz w:val="24"/>
          <w:szCs w:val="24"/>
          <w:rPrChange w:id="3552" w:author="JY0225" w:date="2017-08-24T11:14:00Z">
            <w:rPr>
              <w:rFonts w:ascii="Times New Roman" w:hAnsi="Times New Roman" w:cs="Times New Roman" w:hint="eastAsia"/>
              <w:spacing w:val="10"/>
              <w:kern w:val="0"/>
              <w:sz w:val="24"/>
              <w:szCs w:val="20"/>
            </w:rPr>
          </w:rPrChange>
        </w:rPr>
        <w:t>以</w:t>
      </w:r>
      <w:r w:rsidR="00785BD1" w:rsidRPr="006C0267">
        <w:rPr>
          <w:rFonts w:asciiTheme="minorEastAsia" w:hAnsiTheme="minorEastAsia" w:cs="Times New Roman" w:hint="eastAsia"/>
          <w:spacing w:val="10"/>
          <w:kern w:val="0"/>
          <w:sz w:val="24"/>
          <w:szCs w:val="24"/>
          <w:rPrChange w:id="3553" w:author="JY0225" w:date="2017-08-24T11:14:00Z">
            <w:rPr>
              <w:rFonts w:ascii="Times New Roman" w:hAnsi="Times New Roman" w:cs="Times New Roman" w:hint="eastAsia"/>
              <w:spacing w:val="10"/>
              <w:kern w:val="0"/>
              <w:sz w:val="24"/>
              <w:szCs w:val="20"/>
            </w:rPr>
          </w:rPrChange>
        </w:rPr>
        <w:t>支撑更多</w:t>
      </w:r>
      <w:r w:rsidR="00CA4F62" w:rsidRPr="006C0267">
        <w:rPr>
          <w:rFonts w:asciiTheme="minorEastAsia" w:hAnsiTheme="minorEastAsia" w:cs="Times New Roman" w:hint="eastAsia"/>
          <w:spacing w:val="10"/>
          <w:kern w:val="0"/>
          <w:sz w:val="24"/>
          <w:szCs w:val="24"/>
          <w:rPrChange w:id="3554" w:author="JY0225" w:date="2017-08-24T11:14:00Z">
            <w:rPr>
              <w:rFonts w:ascii="Times New Roman" w:hAnsi="Times New Roman" w:cs="Times New Roman" w:hint="eastAsia"/>
              <w:spacing w:val="10"/>
              <w:kern w:val="0"/>
              <w:sz w:val="24"/>
              <w:szCs w:val="20"/>
            </w:rPr>
          </w:rPrChange>
        </w:rPr>
        <w:t>的</w:t>
      </w:r>
      <w:r w:rsidR="00156120" w:rsidRPr="006C0267">
        <w:rPr>
          <w:rFonts w:asciiTheme="minorEastAsia" w:hAnsiTheme="minorEastAsia" w:cs="Times New Roman" w:hint="eastAsia"/>
          <w:spacing w:val="10"/>
          <w:kern w:val="0"/>
          <w:sz w:val="24"/>
          <w:szCs w:val="24"/>
          <w:rPrChange w:id="3555" w:author="JY0225" w:date="2017-08-24T11:14:00Z">
            <w:rPr>
              <w:rFonts w:ascii="Times New Roman" w:hAnsi="Times New Roman" w:cs="Times New Roman" w:hint="eastAsia"/>
              <w:spacing w:val="10"/>
              <w:kern w:val="0"/>
              <w:sz w:val="24"/>
              <w:szCs w:val="20"/>
            </w:rPr>
          </w:rPrChange>
        </w:rPr>
        <w:t>客户端类型</w:t>
      </w:r>
      <w:r w:rsidR="00785BD1" w:rsidRPr="006C0267">
        <w:rPr>
          <w:rFonts w:asciiTheme="minorEastAsia" w:hAnsiTheme="minorEastAsia" w:cs="Times New Roman" w:hint="eastAsia"/>
          <w:spacing w:val="10"/>
          <w:kern w:val="0"/>
          <w:sz w:val="24"/>
          <w:szCs w:val="24"/>
          <w:rPrChange w:id="3556" w:author="JY0225" w:date="2017-08-24T11:14:00Z">
            <w:rPr>
              <w:rFonts w:ascii="Times New Roman" w:hAnsi="Times New Roman" w:cs="Times New Roman" w:hint="eastAsia"/>
              <w:spacing w:val="10"/>
              <w:kern w:val="0"/>
              <w:sz w:val="24"/>
              <w:szCs w:val="20"/>
            </w:rPr>
          </w:rPrChange>
        </w:rPr>
        <w:t>。</w:t>
      </w:r>
    </w:p>
    <w:p w14:paraId="0BE31CD3" w14:textId="1FABAE8E" w:rsidR="00C825DD" w:rsidRDefault="00217498">
      <w:pPr>
        <w:pStyle w:val="21"/>
        <w:spacing w:line="240" w:lineRule="auto"/>
        <w:pPrChange w:id="3557" w:author="微软用户" w:date="2017-08-18T22:51:00Z">
          <w:pPr>
            <w:pStyle w:val="21"/>
          </w:pPr>
        </w:pPrChange>
      </w:pPr>
      <w:bookmarkStart w:id="3558" w:name="_Toc491335234"/>
      <w:r>
        <w:t>3</w:t>
      </w:r>
      <w:r w:rsidR="008F0111" w:rsidRPr="00B87EE1">
        <w:t>.</w:t>
      </w:r>
      <w:ins w:id="3559" w:author="JY0225" w:date="2017-08-23T14:05:00Z">
        <w:r w:rsidR="003F08AF">
          <w:t>2</w:t>
        </w:r>
      </w:ins>
      <w:del w:id="3560" w:author="JY0225" w:date="2017-08-23T14:05:00Z">
        <w:r w:rsidR="009C6AD7" w:rsidDel="003F08AF">
          <w:delText>3</w:delText>
        </w:r>
      </w:del>
      <w:r w:rsidR="00C825DD">
        <w:t xml:space="preserve"> </w:t>
      </w:r>
      <w:r w:rsidR="00ED4D1D">
        <w:rPr>
          <w:rFonts w:hint="eastAsia"/>
        </w:rPr>
        <w:t>中间件</w:t>
      </w:r>
      <w:r w:rsidR="00CE6A9F">
        <w:rPr>
          <w:rFonts w:hint="eastAsia"/>
        </w:rPr>
        <w:t>系统</w:t>
      </w:r>
      <w:r w:rsidR="009D0BC6">
        <w:t>优化</w:t>
      </w:r>
      <w:r w:rsidR="009D0BC6">
        <w:rPr>
          <w:rFonts w:hint="eastAsia"/>
        </w:rPr>
        <w:t>需求</w:t>
      </w:r>
      <w:r w:rsidR="00C825DD">
        <w:t>分析</w:t>
      </w:r>
      <w:bookmarkEnd w:id="3558"/>
    </w:p>
    <w:p w14:paraId="22D5810D" w14:textId="64CFF8D9" w:rsidR="005A6ED9" w:rsidRPr="00D451AB" w:rsidRDefault="00415AEA" w:rsidP="00D451AB">
      <w:pPr>
        <w:spacing w:line="400" w:lineRule="exact"/>
        <w:ind w:firstLine="420"/>
        <w:rPr>
          <w:rFonts w:ascii="Times New Roman" w:hAnsi="Times New Roman" w:cs="Times New Roman"/>
          <w:sz w:val="24"/>
        </w:rPr>
      </w:pPr>
      <w:r>
        <w:rPr>
          <w:rFonts w:ascii="Times New Roman" w:hAnsi="Times New Roman" w:cs="Times New Roman" w:hint="eastAsia"/>
          <w:spacing w:val="10"/>
          <w:sz w:val="24"/>
        </w:rPr>
        <w:t>通过上文对</w:t>
      </w:r>
      <w:r w:rsidR="006359F3">
        <w:rPr>
          <w:rFonts w:ascii="Times New Roman" w:hAnsi="Times New Roman" w:cs="Times New Roman" w:hint="eastAsia"/>
          <w:spacing w:val="10"/>
          <w:sz w:val="24"/>
        </w:rPr>
        <w:t>现</w:t>
      </w:r>
      <w:r>
        <w:rPr>
          <w:rFonts w:ascii="Times New Roman" w:hAnsi="Times New Roman" w:cs="Times New Roman" w:hint="eastAsia"/>
          <w:spacing w:val="10"/>
          <w:sz w:val="24"/>
        </w:rPr>
        <w:t>有</w:t>
      </w:r>
      <w:r w:rsidR="006359F3">
        <w:rPr>
          <w:rFonts w:ascii="Times New Roman" w:hAnsi="Times New Roman" w:cs="Times New Roman" w:hint="eastAsia"/>
          <w:spacing w:val="10"/>
          <w:sz w:val="24"/>
        </w:rPr>
        <w:t>中间件</w:t>
      </w:r>
      <w:r w:rsidR="00C02492">
        <w:rPr>
          <w:rFonts w:ascii="Times New Roman" w:hAnsi="Times New Roman" w:cs="Times New Roman" w:hint="eastAsia"/>
          <w:spacing w:val="10"/>
          <w:sz w:val="24"/>
        </w:rPr>
        <w:t>系统不足之处的</w:t>
      </w:r>
      <w:r>
        <w:rPr>
          <w:rFonts w:ascii="Times New Roman" w:hAnsi="Times New Roman" w:cs="Times New Roman" w:hint="eastAsia"/>
          <w:spacing w:val="10"/>
          <w:sz w:val="24"/>
        </w:rPr>
        <w:t>分析，</w:t>
      </w:r>
      <w:r w:rsidR="00585DBC">
        <w:rPr>
          <w:rFonts w:ascii="Times New Roman" w:hAnsi="Times New Roman" w:cs="Times New Roman" w:hint="eastAsia"/>
          <w:spacing w:val="10"/>
          <w:sz w:val="24"/>
        </w:rPr>
        <w:t>并</w:t>
      </w:r>
      <w:r w:rsidR="00490764">
        <w:rPr>
          <w:rFonts w:ascii="Times New Roman" w:hAnsi="Times New Roman" w:cs="Times New Roman" w:hint="eastAsia"/>
          <w:spacing w:val="10"/>
          <w:sz w:val="24"/>
        </w:rPr>
        <w:t>结合</w:t>
      </w:r>
      <w:r w:rsidR="00600485">
        <w:rPr>
          <w:rFonts w:ascii="Times New Roman" w:hAnsi="Times New Roman" w:cs="Times New Roman" w:hint="eastAsia"/>
          <w:sz w:val="24"/>
        </w:rPr>
        <w:t>业内同类产品</w:t>
      </w:r>
      <w:r w:rsidR="00C51731">
        <w:rPr>
          <w:rFonts w:ascii="Times New Roman" w:hAnsi="Times New Roman" w:cs="Times New Roman" w:hint="eastAsia"/>
          <w:sz w:val="24"/>
        </w:rPr>
        <w:t>关键技术</w:t>
      </w:r>
      <w:r w:rsidR="00600485">
        <w:rPr>
          <w:rFonts w:ascii="Times New Roman" w:hAnsi="Times New Roman" w:cs="Times New Roman" w:hint="eastAsia"/>
          <w:sz w:val="24"/>
        </w:rPr>
        <w:t>的调研结果</w:t>
      </w:r>
      <w:r w:rsidR="00A53BCE">
        <w:rPr>
          <w:rFonts w:ascii="Times New Roman" w:hAnsi="Times New Roman" w:cs="Times New Roman" w:hint="eastAsia"/>
          <w:sz w:val="24"/>
        </w:rPr>
        <w:t>，</w:t>
      </w:r>
      <w:r w:rsidR="00600485" w:rsidRPr="00D451AB">
        <w:rPr>
          <w:rFonts w:ascii="Times New Roman" w:hAnsi="Times New Roman" w:cs="Times New Roman"/>
          <w:sz w:val="24"/>
        </w:rPr>
        <w:t xml:space="preserve"> </w:t>
      </w:r>
      <w:r w:rsidR="0030586C">
        <w:rPr>
          <w:rFonts w:ascii="Times New Roman" w:hAnsi="Times New Roman" w:cs="Times New Roman" w:hint="eastAsia"/>
          <w:sz w:val="24"/>
        </w:rPr>
        <w:t>本文将从</w:t>
      </w:r>
      <w:r w:rsidR="003B067C">
        <w:rPr>
          <w:rFonts w:ascii="Times New Roman" w:hAnsi="Times New Roman" w:cs="Times New Roman" w:hint="eastAsia"/>
          <w:sz w:val="24"/>
        </w:rPr>
        <w:t>持久会话管理、大文件上传、</w:t>
      </w:r>
      <w:r w:rsidR="00D44653">
        <w:rPr>
          <w:rFonts w:ascii="Times New Roman" w:hAnsi="Times New Roman" w:cs="Times New Roman" w:hint="eastAsia"/>
          <w:sz w:val="24"/>
        </w:rPr>
        <w:t>本地缓存、多应用适配四个方面进行优化，具体分析见下文</w:t>
      </w:r>
      <w:r w:rsidR="00785F4B">
        <w:rPr>
          <w:rFonts w:ascii="Times New Roman" w:hAnsi="Times New Roman" w:cs="Times New Roman" w:hint="eastAsia"/>
          <w:sz w:val="24"/>
        </w:rPr>
        <w:t>。</w:t>
      </w:r>
    </w:p>
    <w:p w14:paraId="73C4A49D" w14:textId="54CC9A68" w:rsidR="001054A6" w:rsidRDefault="00326F03" w:rsidP="001054A6">
      <w:pPr>
        <w:pStyle w:val="31"/>
      </w:pPr>
      <w:bookmarkStart w:id="3561" w:name="_Toc491335235"/>
      <w:r>
        <w:t>3</w:t>
      </w:r>
      <w:r w:rsidR="006E3397">
        <w:t>.</w:t>
      </w:r>
      <w:ins w:id="3562" w:author="JY0225" w:date="2017-08-23T14:05:00Z">
        <w:r w:rsidR="00A916D2">
          <w:t>2</w:t>
        </w:r>
      </w:ins>
      <w:del w:id="3563" w:author="JY0225" w:date="2017-08-23T14:05:00Z">
        <w:r w:rsidR="006E3397" w:rsidDel="00A916D2">
          <w:delText>3</w:delText>
        </w:r>
      </w:del>
      <w:r w:rsidR="001054A6" w:rsidRPr="006637A1">
        <w:t xml:space="preserve">.1 </w:t>
      </w:r>
      <w:r w:rsidR="00094907">
        <w:rPr>
          <w:rFonts w:hint="eastAsia"/>
        </w:rPr>
        <w:t>持久会话</w:t>
      </w:r>
      <w:r w:rsidR="00094907">
        <w:t>管理</w:t>
      </w:r>
      <w:bookmarkEnd w:id="3561"/>
    </w:p>
    <w:p w14:paraId="59EC1385" w14:textId="6523063C" w:rsidR="00A107EC" w:rsidRDefault="000B271C" w:rsidP="00EE6008">
      <w:pPr>
        <w:spacing w:line="400" w:lineRule="exact"/>
        <w:ind w:firstLine="420"/>
        <w:rPr>
          <w:rFonts w:ascii="Times New Roman" w:hAnsi="Times New Roman" w:cs="Times New Roman"/>
          <w:sz w:val="24"/>
        </w:rPr>
      </w:pPr>
      <w:r>
        <w:rPr>
          <w:rFonts w:ascii="Times New Roman" w:hAnsi="Times New Roman" w:cs="Times New Roman" w:hint="eastAsia"/>
          <w:sz w:val="24"/>
        </w:rPr>
        <w:t>云备份中间件在客户端和服务器之间工作，多个客户端的命令通过中间件</w:t>
      </w:r>
      <w:r w:rsidR="005D51FE">
        <w:rPr>
          <w:rFonts w:ascii="Times New Roman" w:hAnsi="Times New Roman" w:cs="Times New Roman" w:hint="eastAsia"/>
          <w:sz w:val="24"/>
        </w:rPr>
        <w:t>提交给服务器，</w:t>
      </w:r>
      <w:r w:rsidR="003E2342" w:rsidRPr="001F6710">
        <w:rPr>
          <w:rFonts w:ascii="Times New Roman" w:hAnsi="Times New Roman" w:cs="Times New Roman" w:hint="eastAsia"/>
          <w:sz w:val="24"/>
        </w:rPr>
        <w:t>用户在访问</w:t>
      </w:r>
      <w:r w:rsidR="00476838">
        <w:rPr>
          <w:rFonts w:ascii="Times New Roman" w:hAnsi="Times New Roman" w:cs="Times New Roman" w:hint="eastAsia"/>
          <w:sz w:val="24"/>
        </w:rPr>
        <w:t>备份</w:t>
      </w:r>
      <w:r w:rsidR="003E2342" w:rsidRPr="001F6710">
        <w:rPr>
          <w:rFonts w:ascii="Times New Roman" w:hAnsi="Times New Roman" w:cs="Times New Roman" w:hint="eastAsia"/>
          <w:sz w:val="24"/>
        </w:rPr>
        <w:t>服务器上的资源时，需要提供身份和授权信息，因此中间件也需要保存用户的相关私密信息。</w:t>
      </w:r>
      <w:r w:rsidR="00EE6008">
        <w:rPr>
          <w:rFonts w:ascii="Times New Roman" w:hAnsi="Times New Roman" w:cs="Times New Roman" w:hint="eastAsia"/>
          <w:sz w:val="24"/>
        </w:rPr>
        <w:t>由于存在多用户同时将命令提交给中间件</w:t>
      </w:r>
      <w:r w:rsidR="00A107EC">
        <w:rPr>
          <w:rFonts w:ascii="Times New Roman" w:hAnsi="Times New Roman" w:cs="Times New Roman" w:hint="eastAsia"/>
          <w:sz w:val="24"/>
        </w:rPr>
        <w:t>的可能</w:t>
      </w:r>
      <w:r w:rsidR="00EE6008">
        <w:rPr>
          <w:rFonts w:ascii="Times New Roman" w:hAnsi="Times New Roman" w:cs="Times New Roman" w:hint="eastAsia"/>
          <w:sz w:val="24"/>
        </w:rPr>
        <w:t>，因此</w:t>
      </w:r>
      <w:r w:rsidR="0003297F">
        <w:rPr>
          <w:rFonts w:ascii="Times New Roman" w:hAnsi="Times New Roman" w:cs="Times New Roman" w:hint="eastAsia"/>
          <w:sz w:val="24"/>
        </w:rPr>
        <w:t>用户的命令不会马上被执行</w:t>
      </w:r>
      <w:r w:rsidR="00EE6008">
        <w:rPr>
          <w:rFonts w:ascii="Times New Roman" w:hAnsi="Times New Roman" w:cs="Times New Roman" w:hint="eastAsia"/>
          <w:sz w:val="24"/>
        </w:rPr>
        <w:t>，而是以缓存的形式</w:t>
      </w:r>
      <w:r w:rsidR="00476838">
        <w:rPr>
          <w:rFonts w:ascii="Times New Roman" w:hAnsi="Times New Roman" w:cs="Times New Roman" w:hint="eastAsia"/>
          <w:sz w:val="24"/>
        </w:rPr>
        <w:t>备份</w:t>
      </w:r>
      <w:r w:rsidR="00EE6008">
        <w:rPr>
          <w:rFonts w:ascii="Times New Roman" w:hAnsi="Times New Roman" w:cs="Times New Roman" w:hint="eastAsia"/>
          <w:sz w:val="24"/>
        </w:rPr>
        <w:t>在数据库中</w:t>
      </w:r>
      <w:r w:rsidR="0071720C">
        <w:rPr>
          <w:rFonts w:ascii="Times New Roman" w:hAnsi="Times New Roman" w:cs="Times New Roman" w:hint="eastAsia"/>
          <w:sz w:val="24"/>
        </w:rPr>
        <w:t>，只有被处理请求的进程轮询到时才会生效</w:t>
      </w:r>
      <w:r w:rsidR="004B4D7A">
        <w:rPr>
          <w:rFonts w:ascii="Times New Roman" w:hAnsi="Times New Roman" w:cs="Times New Roman" w:hint="eastAsia"/>
          <w:sz w:val="24"/>
        </w:rPr>
        <w:t>。</w:t>
      </w:r>
      <w:r w:rsidR="00A45171">
        <w:rPr>
          <w:rFonts w:ascii="Times New Roman" w:hAnsi="Times New Roman" w:cs="Times New Roman" w:hint="eastAsia"/>
          <w:sz w:val="24"/>
        </w:rPr>
        <w:t>在</w:t>
      </w:r>
      <w:r w:rsidR="00E4327E">
        <w:rPr>
          <w:rFonts w:ascii="Times New Roman" w:hAnsi="Times New Roman" w:cs="Times New Roman" w:hint="eastAsia"/>
          <w:sz w:val="24"/>
        </w:rPr>
        <w:t>现有</w:t>
      </w:r>
      <w:r w:rsidR="00A45171">
        <w:rPr>
          <w:rFonts w:ascii="Times New Roman" w:hAnsi="Times New Roman" w:cs="Times New Roman" w:hint="eastAsia"/>
          <w:sz w:val="24"/>
        </w:rPr>
        <w:t>的系统中，用户的会话信息是以明文的</w:t>
      </w:r>
      <w:r w:rsidR="00591052">
        <w:rPr>
          <w:rFonts w:ascii="Times New Roman" w:hAnsi="Times New Roman" w:cs="Times New Roman" w:hint="eastAsia"/>
          <w:sz w:val="24"/>
        </w:rPr>
        <w:t>形式</w:t>
      </w:r>
      <w:r w:rsidR="00A45171">
        <w:rPr>
          <w:rFonts w:ascii="Times New Roman" w:hAnsi="Times New Roman" w:cs="Times New Roman" w:hint="eastAsia"/>
          <w:sz w:val="24"/>
        </w:rPr>
        <w:t>保存的，</w:t>
      </w:r>
      <w:r w:rsidR="00765FD2">
        <w:rPr>
          <w:rFonts w:ascii="Times New Roman" w:hAnsi="Times New Roman" w:cs="Times New Roman" w:hint="eastAsia"/>
          <w:sz w:val="24"/>
        </w:rPr>
        <w:t>因此需要设计一种行之有效的策略来保证用户</w:t>
      </w:r>
      <w:r w:rsidR="003F3605">
        <w:rPr>
          <w:rFonts w:ascii="Times New Roman" w:hAnsi="Times New Roman" w:cs="Times New Roman" w:hint="eastAsia"/>
          <w:sz w:val="24"/>
        </w:rPr>
        <w:t>私密</w:t>
      </w:r>
      <w:r w:rsidR="00765FD2">
        <w:rPr>
          <w:rFonts w:ascii="Times New Roman" w:hAnsi="Times New Roman" w:cs="Times New Roman" w:hint="eastAsia"/>
          <w:sz w:val="24"/>
        </w:rPr>
        <w:t>信息的安全。</w:t>
      </w:r>
      <w:r w:rsidR="00BF6E3B">
        <w:rPr>
          <w:rFonts w:ascii="Times New Roman" w:hAnsi="Times New Roman" w:cs="Times New Roman" w:hint="eastAsia"/>
          <w:sz w:val="24"/>
        </w:rPr>
        <w:t>具体来说，可以从以下几个方面进行优化：</w:t>
      </w:r>
    </w:p>
    <w:p w14:paraId="50B5B227" w14:textId="77777777" w:rsidR="00BF6E3B" w:rsidRPr="00384051" w:rsidRDefault="00FB43E4" w:rsidP="00384051">
      <w:pPr>
        <w:numPr>
          <w:ilvl w:val="0"/>
          <w:numId w:val="18"/>
        </w:numPr>
        <w:spacing w:line="400" w:lineRule="exact"/>
        <w:rPr>
          <w:color w:val="000000" w:themeColor="text1"/>
          <w:sz w:val="24"/>
          <w:szCs w:val="24"/>
          <w:rPrChange w:id="3564" w:author="JY0225" w:date="2017-08-24T10:52:00Z">
            <w:rPr>
              <w:rFonts w:ascii="Times New Roman" w:hAnsi="Times New Roman" w:cs="Times New Roman"/>
              <w:sz w:val="24"/>
            </w:rPr>
          </w:rPrChange>
        </w:rPr>
        <w:pPrChange w:id="3565" w:author="JY0225" w:date="2017-08-24T10:52:00Z">
          <w:pPr>
            <w:pStyle w:val="a5"/>
            <w:numPr>
              <w:numId w:val="15"/>
            </w:numPr>
            <w:spacing w:line="400" w:lineRule="exact"/>
            <w:ind w:left="780" w:firstLineChars="0" w:hanging="360"/>
          </w:pPr>
        </w:pPrChange>
      </w:pPr>
      <w:r w:rsidRPr="00384051">
        <w:rPr>
          <w:rFonts w:hint="eastAsia"/>
          <w:color w:val="000000" w:themeColor="text1"/>
          <w:sz w:val="24"/>
          <w:szCs w:val="24"/>
          <w:rPrChange w:id="3566" w:author="JY0225" w:date="2017-08-24T10:52:00Z">
            <w:rPr>
              <w:rFonts w:ascii="Times New Roman" w:hAnsi="Times New Roman" w:cs="Times New Roman" w:hint="eastAsia"/>
              <w:sz w:val="24"/>
            </w:rPr>
          </w:rPrChange>
        </w:rPr>
        <w:t>不同用户的数据，按照会话进行逻辑隔离，</w:t>
      </w:r>
      <w:r w:rsidR="00BF6E3B" w:rsidRPr="00384051">
        <w:rPr>
          <w:rFonts w:hint="eastAsia"/>
          <w:color w:val="000000" w:themeColor="text1"/>
          <w:sz w:val="24"/>
          <w:szCs w:val="24"/>
          <w:rPrChange w:id="3567" w:author="JY0225" w:date="2017-08-24T10:52:00Z">
            <w:rPr>
              <w:rFonts w:ascii="Times New Roman" w:hAnsi="Times New Roman" w:cs="Times New Roman" w:hint="eastAsia"/>
              <w:sz w:val="24"/>
            </w:rPr>
          </w:rPrChange>
        </w:rPr>
        <w:t>一个用户只能访问自己所属会话的数据。</w:t>
      </w:r>
    </w:p>
    <w:p w14:paraId="65805E07" w14:textId="77777777" w:rsidR="007511FF" w:rsidRPr="00384051" w:rsidRDefault="00FB4606" w:rsidP="00384051">
      <w:pPr>
        <w:numPr>
          <w:ilvl w:val="0"/>
          <w:numId w:val="18"/>
        </w:numPr>
        <w:spacing w:line="400" w:lineRule="exact"/>
        <w:rPr>
          <w:color w:val="000000" w:themeColor="text1"/>
          <w:sz w:val="24"/>
          <w:szCs w:val="24"/>
          <w:rPrChange w:id="3568" w:author="JY0225" w:date="2017-08-24T10:52:00Z">
            <w:rPr>
              <w:rFonts w:ascii="Times New Roman" w:hAnsi="Times New Roman" w:cs="Times New Roman"/>
              <w:sz w:val="24"/>
            </w:rPr>
          </w:rPrChange>
        </w:rPr>
        <w:pPrChange w:id="3569" w:author="JY0225" w:date="2017-08-24T10:52:00Z">
          <w:pPr>
            <w:pStyle w:val="a5"/>
            <w:numPr>
              <w:numId w:val="15"/>
            </w:numPr>
            <w:spacing w:line="400" w:lineRule="exact"/>
            <w:ind w:left="780" w:firstLineChars="0" w:hanging="360"/>
          </w:pPr>
        </w:pPrChange>
      </w:pPr>
      <w:r w:rsidRPr="00384051">
        <w:rPr>
          <w:rFonts w:hint="eastAsia"/>
          <w:color w:val="000000" w:themeColor="text1"/>
          <w:sz w:val="24"/>
          <w:szCs w:val="24"/>
          <w:rPrChange w:id="3570" w:author="JY0225" w:date="2017-08-24T10:52:00Z">
            <w:rPr>
              <w:rFonts w:ascii="Times New Roman" w:hAnsi="Times New Roman" w:cs="Times New Roman" w:hint="eastAsia"/>
              <w:sz w:val="24"/>
            </w:rPr>
          </w:rPrChange>
        </w:rPr>
        <w:t>明文形式的秘密信息，只能作为会话数据在内存中存在。</w:t>
      </w:r>
    </w:p>
    <w:p w14:paraId="08A426E9" w14:textId="5BDE54D1" w:rsidR="00A62359" w:rsidRPr="00384051" w:rsidRDefault="00A62359" w:rsidP="00384051">
      <w:pPr>
        <w:numPr>
          <w:ilvl w:val="0"/>
          <w:numId w:val="18"/>
        </w:numPr>
        <w:spacing w:line="400" w:lineRule="exact"/>
        <w:rPr>
          <w:color w:val="000000" w:themeColor="text1"/>
          <w:sz w:val="24"/>
          <w:szCs w:val="24"/>
          <w:rPrChange w:id="3571" w:author="JY0225" w:date="2017-08-24T10:52:00Z">
            <w:rPr>
              <w:rFonts w:ascii="Times New Roman" w:hAnsi="Times New Roman" w:cs="Times New Roman"/>
              <w:sz w:val="24"/>
            </w:rPr>
          </w:rPrChange>
        </w:rPr>
        <w:pPrChange w:id="3572" w:author="JY0225" w:date="2017-08-24T10:52:00Z">
          <w:pPr>
            <w:pStyle w:val="a5"/>
            <w:numPr>
              <w:numId w:val="15"/>
            </w:numPr>
            <w:spacing w:line="400" w:lineRule="exact"/>
            <w:ind w:left="780" w:firstLineChars="0" w:hanging="360"/>
          </w:pPr>
        </w:pPrChange>
      </w:pPr>
      <w:r w:rsidRPr="00384051">
        <w:rPr>
          <w:rFonts w:hint="eastAsia"/>
          <w:color w:val="000000" w:themeColor="text1"/>
          <w:sz w:val="24"/>
          <w:szCs w:val="24"/>
          <w:rPrChange w:id="3573" w:author="JY0225" w:date="2017-08-24T10:52:00Z">
            <w:rPr>
              <w:rFonts w:ascii="Times New Roman" w:hAnsi="Times New Roman" w:cs="Times New Roman" w:hint="eastAsia"/>
              <w:sz w:val="24"/>
            </w:rPr>
          </w:rPrChange>
        </w:rPr>
        <w:t>用户的持久私密信息以加密的形式</w:t>
      </w:r>
      <w:r w:rsidR="00476838" w:rsidRPr="00384051">
        <w:rPr>
          <w:rFonts w:hint="eastAsia"/>
          <w:color w:val="000000" w:themeColor="text1"/>
          <w:sz w:val="24"/>
          <w:szCs w:val="24"/>
          <w:rPrChange w:id="3574" w:author="JY0225" w:date="2017-08-24T10:52:00Z">
            <w:rPr>
              <w:rFonts w:ascii="Times New Roman" w:hAnsi="Times New Roman" w:cs="Times New Roman" w:hint="eastAsia"/>
              <w:sz w:val="24"/>
            </w:rPr>
          </w:rPrChange>
        </w:rPr>
        <w:t>备份</w:t>
      </w:r>
      <w:r w:rsidRPr="00384051">
        <w:rPr>
          <w:rFonts w:hint="eastAsia"/>
          <w:color w:val="000000" w:themeColor="text1"/>
          <w:sz w:val="24"/>
          <w:szCs w:val="24"/>
          <w:rPrChange w:id="3575" w:author="JY0225" w:date="2017-08-24T10:52:00Z">
            <w:rPr>
              <w:rFonts w:ascii="Times New Roman" w:hAnsi="Times New Roman" w:cs="Times New Roman" w:hint="eastAsia"/>
              <w:sz w:val="24"/>
            </w:rPr>
          </w:rPrChange>
        </w:rPr>
        <w:t>，通过会话管理模块只能获取到加密形式的数据。</w:t>
      </w:r>
    </w:p>
    <w:p w14:paraId="7B68AA38" w14:textId="7AF5F74B" w:rsidR="001B2115" w:rsidRPr="001B2115" w:rsidRDefault="00313120">
      <w:pPr>
        <w:jc w:val="center"/>
      </w:pPr>
      <w:ins w:id="3576" w:author="微软用户" w:date="2017-08-19T21:26:00Z">
        <w:r>
          <w:object w:dxaOrig="12856" w:dyaOrig="11131" w14:anchorId="79181BEE">
            <v:shape id="_x0000_i1029" type="#_x0000_t75" style="width:385.25pt;height:333.8pt" o:ole="">
              <v:imagedata r:id="rId32" o:title=""/>
            </v:shape>
            <o:OLEObject Type="Embed" ProgID="Visio.Drawing.15" ShapeID="_x0000_i1029" DrawAspect="Content" ObjectID="_1565082761" r:id="rId33"/>
          </w:object>
        </w:r>
      </w:ins>
      <w:del w:id="3577" w:author="微软用户" w:date="2017-08-19T21:26:00Z">
        <w:r w:rsidR="001B2115" w:rsidDel="00313120">
          <w:rPr>
            <w:rFonts w:hint="eastAsia"/>
            <w:noProof/>
          </w:rPr>
          <w:drawing>
            <wp:inline distT="0" distB="0" distL="0" distR="0" wp14:anchorId="74B23732" wp14:editId="3CA09F9D">
              <wp:extent cx="4394200" cy="3736551"/>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持久会话管理.jpg"/>
                      <pic:cNvPicPr/>
                    </pic:nvPicPr>
                    <pic:blipFill>
                      <a:blip r:embed="rId34">
                        <a:extLst>
                          <a:ext uri="{28A0092B-C50C-407E-A947-70E740481C1C}">
                            <a14:useLocalDpi xmlns:a14="http://schemas.microsoft.com/office/drawing/2010/main" val="0"/>
                          </a:ext>
                        </a:extLst>
                      </a:blip>
                      <a:stretch>
                        <a:fillRect/>
                      </a:stretch>
                    </pic:blipFill>
                    <pic:spPr>
                      <a:xfrm>
                        <a:off x="0" y="0"/>
                        <a:ext cx="4425825" cy="3763443"/>
                      </a:xfrm>
                      <a:prstGeom prst="rect">
                        <a:avLst/>
                      </a:prstGeom>
                    </pic:spPr>
                  </pic:pic>
                </a:graphicData>
              </a:graphic>
            </wp:inline>
          </w:drawing>
        </w:r>
      </w:del>
    </w:p>
    <w:p w14:paraId="2C8271E4" w14:textId="01AE9D6A" w:rsidR="0095257E" w:rsidRPr="006C0267" w:rsidRDefault="0095257E" w:rsidP="0095257E">
      <w:pPr>
        <w:pStyle w:val="a5"/>
        <w:spacing w:line="400" w:lineRule="exact"/>
        <w:ind w:left="420" w:firstLineChars="0" w:firstLine="360"/>
        <w:jc w:val="center"/>
        <w:rPr>
          <w:rFonts w:asciiTheme="minorEastAsia" w:hAnsiTheme="minorEastAsia" w:cs="Times New Roman"/>
          <w:spacing w:val="10"/>
          <w:kern w:val="0"/>
          <w:sz w:val="24"/>
          <w:szCs w:val="24"/>
          <w:rPrChange w:id="3578" w:author="JY0225" w:date="2017-08-24T11:14:00Z">
            <w:rPr>
              <w:rFonts w:ascii="Times New Roman" w:hAnsi="Times New Roman" w:cs="Times New Roman"/>
              <w:spacing w:val="10"/>
              <w:kern w:val="0"/>
              <w:sz w:val="24"/>
              <w:szCs w:val="24"/>
            </w:rPr>
          </w:rPrChange>
        </w:rPr>
      </w:pPr>
      <w:r w:rsidRPr="006C0267">
        <w:rPr>
          <w:rFonts w:asciiTheme="minorEastAsia" w:hAnsiTheme="minorEastAsia" w:cs="Times New Roman"/>
          <w:spacing w:val="10"/>
          <w:kern w:val="0"/>
          <w:sz w:val="24"/>
          <w:szCs w:val="24"/>
          <w:rPrChange w:id="3579" w:author="JY0225" w:date="2017-08-24T11:14:00Z">
            <w:rPr>
              <w:rFonts w:ascii="Times New Roman" w:hAnsi="Times New Roman" w:cs="Times New Roman"/>
              <w:spacing w:val="10"/>
              <w:kern w:val="0"/>
              <w:sz w:val="24"/>
              <w:szCs w:val="24"/>
            </w:rPr>
          </w:rPrChange>
        </w:rPr>
        <w:t>图</w:t>
      </w:r>
      <w:r w:rsidRPr="006C0267">
        <w:rPr>
          <w:rFonts w:asciiTheme="minorEastAsia" w:hAnsiTheme="minorEastAsia" w:cs="Times New Roman"/>
          <w:spacing w:val="10"/>
          <w:kern w:val="0"/>
          <w:sz w:val="24"/>
          <w:szCs w:val="24"/>
          <w:rPrChange w:id="3580" w:author="JY0225" w:date="2017-08-24T11:14:00Z">
            <w:rPr>
              <w:rFonts w:ascii="Times New Roman" w:hAnsi="Times New Roman" w:cs="Times New Roman"/>
              <w:spacing w:val="10"/>
              <w:kern w:val="0"/>
              <w:sz w:val="24"/>
              <w:szCs w:val="24"/>
            </w:rPr>
          </w:rPrChange>
        </w:rPr>
        <w:t xml:space="preserve">3-1 </w:t>
      </w:r>
      <w:r w:rsidR="00DC1C51" w:rsidRPr="006C0267">
        <w:rPr>
          <w:rFonts w:asciiTheme="minorEastAsia" w:hAnsiTheme="minorEastAsia" w:cs="Times New Roman" w:hint="eastAsia"/>
          <w:spacing w:val="10"/>
          <w:kern w:val="0"/>
          <w:sz w:val="24"/>
          <w:szCs w:val="24"/>
          <w:rPrChange w:id="3581" w:author="JY0225" w:date="2017-08-24T11:14:00Z">
            <w:rPr>
              <w:rFonts w:ascii="Times New Roman" w:hAnsi="Times New Roman" w:cs="Times New Roman" w:hint="eastAsia"/>
              <w:spacing w:val="10"/>
              <w:kern w:val="0"/>
              <w:sz w:val="24"/>
              <w:szCs w:val="24"/>
            </w:rPr>
          </w:rPrChange>
        </w:rPr>
        <w:t>持久会话管理</w:t>
      </w:r>
      <w:r w:rsidRPr="006C0267">
        <w:rPr>
          <w:rFonts w:asciiTheme="minorEastAsia" w:hAnsiTheme="minorEastAsia" w:cs="Times New Roman" w:hint="eastAsia"/>
          <w:spacing w:val="10"/>
          <w:kern w:val="0"/>
          <w:sz w:val="24"/>
          <w:szCs w:val="24"/>
          <w:rPrChange w:id="3582" w:author="JY0225" w:date="2017-08-24T11:14:00Z">
            <w:rPr>
              <w:rFonts w:ascii="Times New Roman" w:hAnsi="Times New Roman" w:cs="Times New Roman" w:hint="eastAsia"/>
              <w:spacing w:val="10"/>
              <w:kern w:val="0"/>
              <w:sz w:val="24"/>
              <w:szCs w:val="24"/>
            </w:rPr>
          </w:rPrChange>
        </w:rPr>
        <w:t>过程分析图</w:t>
      </w:r>
    </w:p>
    <w:p w14:paraId="1C756F7F" w14:textId="4B4874C8" w:rsidR="00D66628" w:rsidRPr="006C0267" w:rsidRDefault="0090653F" w:rsidP="009A5F62">
      <w:pPr>
        <w:spacing w:line="400" w:lineRule="exact"/>
        <w:ind w:firstLine="420"/>
        <w:rPr>
          <w:rFonts w:asciiTheme="minorEastAsia" w:hAnsiTheme="minorEastAsia" w:cs="Times New Roman"/>
          <w:sz w:val="24"/>
          <w:rPrChange w:id="3583" w:author="JY0225" w:date="2017-08-24T11:14:00Z">
            <w:rPr>
              <w:rFonts w:ascii="Times New Roman" w:hAnsi="Times New Roman" w:cs="Times New Roman"/>
              <w:sz w:val="24"/>
            </w:rPr>
          </w:rPrChange>
        </w:rPr>
      </w:pPr>
      <w:r w:rsidRPr="006C0267">
        <w:rPr>
          <w:rFonts w:asciiTheme="minorEastAsia" w:hAnsiTheme="minorEastAsia" w:cs="Times New Roman" w:hint="eastAsia"/>
          <w:sz w:val="24"/>
          <w:rPrChange w:id="3584" w:author="JY0225" w:date="2017-08-24T11:14:00Z">
            <w:rPr>
              <w:rFonts w:ascii="Times New Roman" w:hAnsi="Times New Roman" w:cs="Times New Roman" w:hint="eastAsia"/>
              <w:sz w:val="24"/>
            </w:rPr>
          </w:rPrChange>
        </w:rPr>
        <w:t>此外</w:t>
      </w:r>
      <w:r w:rsidR="00974F24" w:rsidRPr="006C0267">
        <w:rPr>
          <w:rFonts w:asciiTheme="minorEastAsia" w:hAnsiTheme="minorEastAsia" w:cs="Times New Roman" w:hint="eastAsia"/>
          <w:sz w:val="24"/>
          <w:rPrChange w:id="3585" w:author="JY0225" w:date="2017-08-24T11:14:00Z">
            <w:rPr>
              <w:rFonts w:ascii="Times New Roman" w:hAnsi="Times New Roman" w:cs="Times New Roman" w:hint="eastAsia"/>
              <w:sz w:val="24"/>
            </w:rPr>
          </w:rPrChange>
        </w:rPr>
        <w:t>，客户端可以批量提交任务给中间件，</w:t>
      </w:r>
      <w:r w:rsidR="00C15758" w:rsidRPr="006C0267">
        <w:rPr>
          <w:rFonts w:asciiTheme="minorEastAsia" w:hAnsiTheme="minorEastAsia" w:cs="Times New Roman" w:hint="eastAsia"/>
          <w:sz w:val="24"/>
          <w:rPrChange w:id="3586" w:author="JY0225" w:date="2017-08-24T11:14:00Z">
            <w:rPr>
              <w:rFonts w:ascii="Times New Roman" w:hAnsi="Times New Roman" w:cs="Times New Roman" w:hint="eastAsia"/>
              <w:sz w:val="24"/>
            </w:rPr>
          </w:rPrChange>
        </w:rPr>
        <w:t>即使用户注销后，中间件仍要在后台继续执行任务。更进一步，</w:t>
      </w:r>
      <w:r w:rsidR="00D66628" w:rsidRPr="006C0267">
        <w:rPr>
          <w:rFonts w:asciiTheme="minorEastAsia" w:hAnsiTheme="minorEastAsia" w:cs="Times New Roman" w:hint="eastAsia"/>
          <w:sz w:val="24"/>
          <w:rPrChange w:id="3587" w:author="JY0225" w:date="2017-08-24T11:14:00Z">
            <w:rPr>
              <w:rFonts w:ascii="Times New Roman" w:hAnsi="Times New Roman" w:cs="Times New Roman" w:hint="eastAsia"/>
              <w:sz w:val="24"/>
            </w:rPr>
          </w:rPrChange>
        </w:rPr>
        <w:t>在</w:t>
      </w:r>
      <w:r w:rsidR="00C15758" w:rsidRPr="006C0267">
        <w:rPr>
          <w:rFonts w:asciiTheme="minorEastAsia" w:hAnsiTheme="minorEastAsia" w:cs="Times New Roman" w:hint="eastAsia"/>
          <w:sz w:val="24"/>
          <w:rPrChange w:id="3588" w:author="JY0225" w:date="2017-08-24T11:14:00Z">
            <w:rPr>
              <w:rFonts w:ascii="Times New Roman" w:hAnsi="Times New Roman" w:cs="Times New Roman" w:hint="eastAsia"/>
              <w:sz w:val="24"/>
            </w:rPr>
          </w:rPrChange>
        </w:rPr>
        <w:t>中间件系统</w:t>
      </w:r>
      <w:r w:rsidR="00D66628" w:rsidRPr="006C0267">
        <w:rPr>
          <w:rFonts w:asciiTheme="minorEastAsia" w:hAnsiTheme="minorEastAsia" w:cs="Times New Roman" w:hint="eastAsia"/>
          <w:sz w:val="24"/>
          <w:rPrChange w:id="3589" w:author="JY0225" w:date="2017-08-24T11:14:00Z">
            <w:rPr>
              <w:rFonts w:ascii="Times New Roman" w:hAnsi="Times New Roman" w:cs="Times New Roman" w:hint="eastAsia"/>
              <w:sz w:val="24"/>
            </w:rPr>
          </w:rPrChange>
        </w:rPr>
        <w:t>重启后，中间件</w:t>
      </w:r>
      <w:r w:rsidR="00877A56" w:rsidRPr="006C0267">
        <w:rPr>
          <w:rFonts w:asciiTheme="minorEastAsia" w:hAnsiTheme="minorEastAsia" w:cs="Times New Roman" w:hint="eastAsia"/>
          <w:sz w:val="24"/>
          <w:rPrChange w:id="3590" w:author="JY0225" w:date="2017-08-24T11:14:00Z">
            <w:rPr>
              <w:rFonts w:ascii="Times New Roman" w:hAnsi="Times New Roman" w:cs="Times New Roman" w:hint="eastAsia"/>
              <w:sz w:val="24"/>
            </w:rPr>
          </w:rPrChange>
        </w:rPr>
        <w:t>也需要</w:t>
      </w:r>
      <w:r w:rsidR="00D66628" w:rsidRPr="006C0267">
        <w:rPr>
          <w:rFonts w:asciiTheme="minorEastAsia" w:hAnsiTheme="minorEastAsia" w:cs="Times New Roman" w:hint="eastAsia"/>
          <w:sz w:val="24"/>
          <w:rPrChange w:id="3591" w:author="JY0225" w:date="2017-08-24T11:14:00Z">
            <w:rPr>
              <w:rFonts w:ascii="Times New Roman" w:hAnsi="Times New Roman" w:cs="Times New Roman" w:hint="eastAsia"/>
              <w:sz w:val="24"/>
            </w:rPr>
          </w:rPrChange>
        </w:rPr>
        <w:t>自动执行未完成的任务。因此，中间件需要持久化保存多个客户端的请求，以可靠地执行客户端提交的任务。</w:t>
      </w:r>
      <w:r w:rsidR="008C1B4A" w:rsidRPr="006C0267">
        <w:rPr>
          <w:rFonts w:asciiTheme="minorEastAsia" w:hAnsiTheme="minorEastAsia" w:cs="Times New Roman" w:hint="eastAsia"/>
          <w:sz w:val="24"/>
          <w:rPrChange w:id="3592" w:author="JY0225" w:date="2017-08-24T11:14:00Z">
            <w:rPr>
              <w:rFonts w:ascii="Times New Roman" w:hAnsi="Times New Roman" w:cs="Times New Roman" w:hint="eastAsia"/>
              <w:sz w:val="24"/>
            </w:rPr>
          </w:rPrChange>
        </w:rPr>
        <w:t>同时，本文</w:t>
      </w:r>
      <w:r w:rsidR="00BE3DE7" w:rsidRPr="006C0267">
        <w:rPr>
          <w:rFonts w:asciiTheme="minorEastAsia" w:hAnsiTheme="minorEastAsia" w:cs="Times New Roman" w:hint="eastAsia"/>
          <w:sz w:val="24"/>
          <w:rPrChange w:id="3593" w:author="JY0225" w:date="2017-08-24T11:14:00Z">
            <w:rPr>
              <w:rFonts w:ascii="Times New Roman" w:hAnsi="Times New Roman" w:cs="Times New Roman" w:hint="eastAsia"/>
              <w:sz w:val="24"/>
            </w:rPr>
          </w:rPrChange>
        </w:rPr>
        <w:t>需要设计一套基于会话信息的接口，便于用户</w:t>
      </w:r>
      <w:r w:rsidR="007A18B3" w:rsidRPr="006C0267">
        <w:rPr>
          <w:rFonts w:asciiTheme="minorEastAsia" w:hAnsiTheme="minorEastAsia" w:cs="Times New Roman" w:hint="eastAsia"/>
          <w:sz w:val="24"/>
          <w:rPrChange w:id="3594" w:author="JY0225" w:date="2017-08-24T11:14:00Z">
            <w:rPr>
              <w:rFonts w:ascii="Times New Roman" w:hAnsi="Times New Roman" w:cs="Times New Roman" w:hint="eastAsia"/>
              <w:sz w:val="24"/>
            </w:rPr>
          </w:rPrChange>
        </w:rPr>
        <w:t>查询</w:t>
      </w:r>
      <w:r w:rsidR="00DF4E54" w:rsidRPr="006C0267">
        <w:rPr>
          <w:rFonts w:asciiTheme="minorEastAsia" w:hAnsiTheme="minorEastAsia" w:cs="Times New Roman" w:hint="eastAsia"/>
          <w:sz w:val="24"/>
          <w:rPrChange w:id="3595" w:author="JY0225" w:date="2017-08-24T11:14:00Z">
            <w:rPr>
              <w:rFonts w:ascii="Times New Roman" w:hAnsi="Times New Roman" w:cs="Times New Roman" w:hint="eastAsia"/>
              <w:sz w:val="24"/>
            </w:rPr>
          </w:rPrChange>
        </w:rPr>
        <w:t>已</w:t>
      </w:r>
      <w:r w:rsidR="007A18B3" w:rsidRPr="006C0267">
        <w:rPr>
          <w:rFonts w:asciiTheme="minorEastAsia" w:hAnsiTheme="minorEastAsia" w:cs="Times New Roman" w:hint="eastAsia"/>
          <w:sz w:val="24"/>
          <w:rPrChange w:id="3596" w:author="JY0225" w:date="2017-08-24T11:14:00Z">
            <w:rPr>
              <w:rFonts w:ascii="Times New Roman" w:hAnsi="Times New Roman" w:cs="Times New Roman" w:hint="eastAsia"/>
              <w:sz w:val="24"/>
            </w:rPr>
          </w:rPrChange>
        </w:rPr>
        <w:t>提交的请求，如果请求没有执行，用户可以撤销该任务。</w:t>
      </w:r>
      <w:r w:rsidR="009E4B26" w:rsidRPr="006C0267">
        <w:rPr>
          <w:rFonts w:asciiTheme="minorEastAsia" w:hAnsiTheme="minorEastAsia" w:cs="Times New Roman" w:hint="eastAsia"/>
          <w:sz w:val="24"/>
          <w:rPrChange w:id="3597" w:author="JY0225" w:date="2017-08-24T11:14:00Z">
            <w:rPr>
              <w:rFonts w:ascii="Times New Roman" w:hAnsi="Times New Roman" w:cs="Times New Roman" w:hint="eastAsia"/>
              <w:sz w:val="24"/>
            </w:rPr>
          </w:rPrChange>
        </w:rPr>
        <w:t>图</w:t>
      </w:r>
      <w:r w:rsidR="009E4B26" w:rsidRPr="006C0267">
        <w:rPr>
          <w:rFonts w:asciiTheme="minorEastAsia" w:hAnsiTheme="minorEastAsia" w:cs="Times New Roman" w:hint="eastAsia"/>
          <w:sz w:val="24"/>
          <w:rPrChange w:id="3598" w:author="JY0225" w:date="2017-08-24T11:14:00Z">
            <w:rPr>
              <w:rFonts w:ascii="Times New Roman" w:hAnsi="Times New Roman" w:cs="Times New Roman" w:hint="eastAsia"/>
              <w:sz w:val="24"/>
            </w:rPr>
          </w:rPrChange>
        </w:rPr>
        <w:t>3-1</w:t>
      </w:r>
      <w:r w:rsidR="009E4B26" w:rsidRPr="006C0267">
        <w:rPr>
          <w:rFonts w:asciiTheme="minorEastAsia" w:hAnsiTheme="minorEastAsia" w:cs="Times New Roman" w:hint="eastAsia"/>
          <w:sz w:val="24"/>
          <w:rPrChange w:id="3599" w:author="JY0225" w:date="2017-08-24T11:14:00Z">
            <w:rPr>
              <w:rFonts w:ascii="Times New Roman" w:hAnsi="Times New Roman" w:cs="Times New Roman" w:hint="eastAsia"/>
              <w:sz w:val="24"/>
            </w:rPr>
          </w:rPrChange>
        </w:rPr>
        <w:t>详细描述了持久会话管理的过程。</w:t>
      </w:r>
    </w:p>
    <w:p w14:paraId="3293E8BE" w14:textId="3D6D2373" w:rsidR="002D43A8" w:rsidRPr="002D43A8" w:rsidRDefault="00C11E4A" w:rsidP="00BA73AE">
      <w:pPr>
        <w:pStyle w:val="31"/>
      </w:pPr>
      <w:bookmarkStart w:id="3600" w:name="_Toc491335236"/>
      <w:r>
        <w:t>3</w:t>
      </w:r>
      <w:r w:rsidR="000F7FC9">
        <w:t>.</w:t>
      </w:r>
      <w:ins w:id="3601" w:author="JY0225" w:date="2017-08-23T14:05:00Z">
        <w:r w:rsidR="0001602B">
          <w:t>2</w:t>
        </w:r>
      </w:ins>
      <w:del w:id="3602" w:author="JY0225" w:date="2017-08-23T14:05:00Z">
        <w:r w:rsidR="000F7FC9" w:rsidDel="0001602B">
          <w:delText>3</w:delText>
        </w:r>
      </w:del>
      <w:r w:rsidR="00530B31">
        <w:t>.2</w:t>
      </w:r>
      <w:r w:rsidR="001054A6" w:rsidRPr="006637A1">
        <w:t xml:space="preserve"> </w:t>
      </w:r>
      <w:r w:rsidR="000A52F4">
        <w:rPr>
          <w:rFonts w:hint="eastAsia"/>
        </w:rPr>
        <w:t>大文件上传</w:t>
      </w:r>
      <w:bookmarkEnd w:id="3600"/>
    </w:p>
    <w:p w14:paraId="37830511" w14:textId="0B090535" w:rsidR="007E7548" w:rsidRPr="006C0267" w:rsidRDefault="00154F13" w:rsidP="007E7548">
      <w:pPr>
        <w:spacing w:line="400" w:lineRule="exact"/>
        <w:ind w:firstLine="420"/>
        <w:rPr>
          <w:rFonts w:asciiTheme="minorEastAsia" w:hAnsiTheme="minorEastAsia" w:cs="Times New Roman"/>
          <w:sz w:val="24"/>
          <w:rPrChange w:id="3603" w:author="JY0225" w:date="2017-08-24T11:15:00Z">
            <w:rPr>
              <w:rFonts w:ascii="Times New Roman" w:hAnsi="Times New Roman" w:cs="Times New Roman"/>
              <w:sz w:val="24"/>
            </w:rPr>
          </w:rPrChange>
        </w:rPr>
      </w:pPr>
      <w:r w:rsidRPr="006C0267">
        <w:rPr>
          <w:rFonts w:asciiTheme="minorEastAsia" w:hAnsiTheme="minorEastAsia" w:cs="Times New Roman" w:hint="eastAsia"/>
          <w:sz w:val="24"/>
          <w:rPrChange w:id="3604" w:author="JY0225" w:date="2017-08-24T11:15:00Z">
            <w:rPr>
              <w:rFonts w:ascii="Times New Roman" w:hAnsi="Times New Roman" w:cs="Times New Roman" w:hint="eastAsia"/>
              <w:sz w:val="24"/>
            </w:rPr>
          </w:rPrChange>
        </w:rPr>
        <w:t>在很多情况下，客户端和云备份服务器分布在不同的地域，网络传输速度受各种条件制约。</w:t>
      </w:r>
      <w:r w:rsidR="00F278EE" w:rsidRPr="006C0267">
        <w:rPr>
          <w:rFonts w:asciiTheme="minorEastAsia" w:hAnsiTheme="minorEastAsia" w:cs="Times New Roman" w:hint="eastAsia"/>
          <w:sz w:val="24"/>
          <w:rPrChange w:id="3605" w:author="JY0225" w:date="2017-08-24T11:15:00Z">
            <w:rPr>
              <w:rFonts w:ascii="Times New Roman" w:hAnsi="Times New Roman" w:cs="Times New Roman" w:hint="eastAsia"/>
              <w:sz w:val="24"/>
            </w:rPr>
          </w:rPrChange>
        </w:rPr>
        <w:t>在现有的中间件系统中</w:t>
      </w:r>
      <w:r w:rsidRPr="006C0267">
        <w:rPr>
          <w:rFonts w:asciiTheme="minorEastAsia" w:hAnsiTheme="minorEastAsia" w:cs="Times New Roman" w:hint="eastAsia"/>
          <w:sz w:val="24"/>
          <w:rPrChange w:id="3606" w:author="JY0225" w:date="2017-08-24T11:15:00Z">
            <w:rPr>
              <w:rFonts w:ascii="Times New Roman" w:hAnsi="Times New Roman" w:cs="Times New Roman" w:hint="eastAsia"/>
              <w:sz w:val="24"/>
            </w:rPr>
          </w:rPrChange>
        </w:rPr>
        <w:t>，一个文件如果传输不成功，下一次只能重传，这浪费了</w:t>
      </w:r>
      <w:r w:rsidR="00D2797B" w:rsidRPr="006C0267">
        <w:rPr>
          <w:rFonts w:asciiTheme="minorEastAsia" w:hAnsiTheme="minorEastAsia" w:cs="Times New Roman" w:hint="eastAsia"/>
          <w:sz w:val="24"/>
          <w:rPrChange w:id="3607" w:author="JY0225" w:date="2017-08-24T11:15:00Z">
            <w:rPr>
              <w:rFonts w:ascii="Times New Roman" w:hAnsi="Times New Roman" w:cs="Times New Roman" w:hint="eastAsia"/>
              <w:sz w:val="24"/>
            </w:rPr>
          </w:rPrChange>
        </w:rPr>
        <w:t>大量的</w:t>
      </w:r>
      <w:r w:rsidR="00FD55ED" w:rsidRPr="006C0267">
        <w:rPr>
          <w:rFonts w:asciiTheme="minorEastAsia" w:hAnsiTheme="minorEastAsia" w:cs="Times New Roman" w:hint="eastAsia"/>
          <w:sz w:val="24"/>
          <w:rPrChange w:id="3608" w:author="JY0225" w:date="2017-08-24T11:15:00Z">
            <w:rPr>
              <w:rFonts w:ascii="Times New Roman" w:hAnsi="Times New Roman" w:cs="Times New Roman" w:hint="eastAsia"/>
              <w:sz w:val="24"/>
            </w:rPr>
          </w:rPrChange>
        </w:rPr>
        <w:t>网络</w:t>
      </w:r>
      <w:r w:rsidR="003A64BE" w:rsidRPr="006C0267">
        <w:rPr>
          <w:rFonts w:asciiTheme="minorEastAsia" w:hAnsiTheme="minorEastAsia" w:cs="Times New Roman" w:hint="eastAsia"/>
          <w:sz w:val="24"/>
          <w:rPrChange w:id="3609" w:author="JY0225" w:date="2017-08-24T11:15:00Z">
            <w:rPr>
              <w:rFonts w:ascii="Times New Roman" w:hAnsi="Times New Roman" w:cs="Times New Roman" w:hint="eastAsia"/>
              <w:sz w:val="24"/>
            </w:rPr>
          </w:rPrChange>
        </w:rPr>
        <w:t>带宽和时间。事实上，服务器</w:t>
      </w:r>
      <w:r w:rsidRPr="006C0267">
        <w:rPr>
          <w:rFonts w:asciiTheme="minorEastAsia" w:hAnsiTheme="minorEastAsia" w:cs="Times New Roman" w:hint="eastAsia"/>
          <w:sz w:val="24"/>
          <w:rPrChange w:id="3610" w:author="JY0225" w:date="2017-08-24T11:15:00Z">
            <w:rPr>
              <w:rFonts w:ascii="Times New Roman" w:hAnsi="Times New Roman" w:cs="Times New Roman" w:hint="eastAsia"/>
              <w:sz w:val="24"/>
            </w:rPr>
          </w:rPrChange>
        </w:rPr>
        <w:t>支持</w:t>
      </w:r>
      <w:r w:rsidR="00A2114E" w:rsidRPr="006C0267">
        <w:rPr>
          <w:rFonts w:asciiTheme="minorEastAsia" w:hAnsiTheme="minorEastAsia" w:cs="Times New Roman" w:hint="eastAsia"/>
          <w:sz w:val="24"/>
          <w:rPrChange w:id="3611" w:author="JY0225" w:date="2017-08-24T11:15:00Z">
            <w:rPr>
              <w:rFonts w:ascii="Times New Roman" w:hAnsi="Times New Roman" w:cs="Times New Roman" w:hint="eastAsia"/>
              <w:sz w:val="24"/>
            </w:rPr>
          </w:rPrChange>
        </w:rPr>
        <w:t>大</w:t>
      </w:r>
      <w:r w:rsidR="0072757C" w:rsidRPr="006C0267">
        <w:rPr>
          <w:rFonts w:asciiTheme="minorEastAsia" w:hAnsiTheme="minorEastAsia" w:cs="Times New Roman" w:hint="eastAsia"/>
          <w:sz w:val="24"/>
          <w:rPrChange w:id="3612" w:author="JY0225" w:date="2017-08-24T11:15:00Z">
            <w:rPr>
              <w:rFonts w:ascii="Times New Roman" w:hAnsi="Times New Roman" w:cs="Times New Roman" w:hint="eastAsia"/>
              <w:sz w:val="24"/>
            </w:rPr>
          </w:rPrChange>
        </w:rPr>
        <w:t>文件</w:t>
      </w:r>
      <w:r w:rsidRPr="006C0267">
        <w:rPr>
          <w:rFonts w:asciiTheme="minorEastAsia" w:hAnsiTheme="minorEastAsia" w:cs="Times New Roman" w:hint="eastAsia"/>
          <w:sz w:val="24"/>
          <w:rPrChange w:id="3613" w:author="JY0225" w:date="2017-08-24T11:15:00Z">
            <w:rPr>
              <w:rFonts w:ascii="Times New Roman" w:hAnsi="Times New Roman" w:cs="Times New Roman" w:hint="eastAsia"/>
              <w:sz w:val="24"/>
            </w:rPr>
          </w:rPrChange>
        </w:rPr>
        <w:t>分块传输的功能，也就是说客户端可以传输指定大小的文件数据。因此，中间件可以根据网络数据传输的质量，确定文件分块传输的大小，</w:t>
      </w:r>
      <w:r w:rsidR="005C3CB6" w:rsidRPr="006C0267">
        <w:rPr>
          <w:rFonts w:asciiTheme="minorEastAsia" w:hAnsiTheme="minorEastAsia" w:cs="Times New Roman" w:hint="eastAsia"/>
          <w:sz w:val="24"/>
          <w:rPrChange w:id="3614" w:author="JY0225" w:date="2017-08-24T11:15:00Z">
            <w:rPr>
              <w:rFonts w:ascii="Times New Roman" w:hAnsi="Times New Roman" w:cs="Times New Roman" w:hint="eastAsia"/>
              <w:sz w:val="24"/>
            </w:rPr>
          </w:rPrChange>
        </w:rPr>
        <w:t>并在每次上传时记录文件以上传的块数，即已上传文件的偏移量。</w:t>
      </w:r>
      <w:r w:rsidR="00F278EE" w:rsidRPr="006C0267">
        <w:rPr>
          <w:rFonts w:asciiTheme="minorEastAsia" w:hAnsiTheme="minorEastAsia" w:cs="Times New Roman" w:hint="eastAsia"/>
          <w:sz w:val="24"/>
          <w:rPrChange w:id="3615" w:author="JY0225" w:date="2017-08-24T11:15:00Z">
            <w:rPr>
              <w:rFonts w:ascii="Times New Roman" w:hAnsi="Times New Roman" w:cs="Times New Roman" w:hint="eastAsia"/>
              <w:sz w:val="24"/>
            </w:rPr>
          </w:rPrChange>
        </w:rPr>
        <w:t>如果遇到网络故障，</w:t>
      </w:r>
      <w:r w:rsidR="00044A34" w:rsidRPr="006C0267">
        <w:rPr>
          <w:rFonts w:asciiTheme="minorEastAsia" w:hAnsiTheme="minorEastAsia" w:cs="Times New Roman" w:hint="eastAsia"/>
          <w:sz w:val="24"/>
          <w:rPrChange w:id="3616" w:author="JY0225" w:date="2017-08-24T11:15:00Z">
            <w:rPr>
              <w:rFonts w:ascii="Times New Roman" w:hAnsi="Times New Roman" w:cs="Times New Roman" w:hint="eastAsia"/>
              <w:sz w:val="24"/>
            </w:rPr>
          </w:rPrChange>
        </w:rPr>
        <w:t>可以根据偏移量实现断点续传的功能。</w:t>
      </w:r>
      <w:r w:rsidR="00301376" w:rsidRPr="006C0267">
        <w:rPr>
          <w:rFonts w:asciiTheme="minorEastAsia" w:hAnsiTheme="minorEastAsia" w:cs="Times New Roman" w:hint="eastAsia"/>
          <w:sz w:val="24"/>
          <w:rPrChange w:id="3617" w:author="JY0225" w:date="2017-08-24T11:15:00Z">
            <w:rPr>
              <w:rFonts w:ascii="Times New Roman" w:hAnsi="Times New Roman" w:cs="Times New Roman" w:hint="eastAsia"/>
              <w:sz w:val="24"/>
            </w:rPr>
          </w:rPrChange>
        </w:rPr>
        <w:t>这样做能够</w:t>
      </w:r>
      <w:r w:rsidR="00CF2CF6" w:rsidRPr="006C0267">
        <w:rPr>
          <w:rFonts w:asciiTheme="minorEastAsia" w:hAnsiTheme="minorEastAsia" w:cs="Times New Roman" w:hint="eastAsia"/>
          <w:sz w:val="24"/>
          <w:rPrChange w:id="3618" w:author="JY0225" w:date="2017-08-24T11:15:00Z">
            <w:rPr>
              <w:rFonts w:ascii="Times New Roman" w:hAnsi="Times New Roman" w:cs="Times New Roman" w:hint="eastAsia"/>
              <w:sz w:val="24"/>
            </w:rPr>
          </w:rPrChange>
        </w:rPr>
        <w:t>很大程度上地</w:t>
      </w:r>
      <w:r w:rsidR="00301376" w:rsidRPr="006C0267">
        <w:rPr>
          <w:rFonts w:asciiTheme="minorEastAsia" w:hAnsiTheme="minorEastAsia" w:cs="Times New Roman" w:hint="eastAsia"/>
          <w:sz w:val="24"/>
          <w:rPrChange w:id="3619" w:author="JY0225" w:date="2017-08-24T11:15:00Z">
            <w:rPr>
              <w:rFonts w:ascii="Times New Roman" w:hAnsi="Times New Roman" w:cs="Times New Roman" w:hint="eastAsia"/>
              <w:sz w:val="24"/>
            </w:rPr>
          </w:rPrChange>
        </w:rPr>
        <w:t>减少因网络因素导致的</w:t>
      </w:r>
      <w:r w:rsidR="00ED7111" w:rsidRPr="006C0267">
        <w:rPr>
          <w:rFonts w:asciiTheme="minorEastAsia" w:hAnsiTheme="minorEastAsia" w:cs="Times New Roman" w:hint="eastAsia"/>
          <w:sz w:val="24"/>
          <w:rPrChange w:id="3620" w:author="JY0225" w:date="2017-08-24T11:15:00Z">
            <w:rPr>
              <w:rFonts w:ascii="Times New Roman" w:hAnsi="Times New Roman" w:cs="Times New Roman" w:hint="eastAsia"/>
              <w:sz w:val="24"/>
            </w:rPr>
          </w:rPrChange>
        </w:rPr>
        <w:t>数据重传问题</w:t>
      </w:r>
      <w:r w:rsidR="00301376" w:rsidRPr="006C0267">
        <w:rPr>
          <w:rFonts w:asciiTheme="minorEastAsia" w:hAnsiTheme="minorEastAsia" w:cs="Times New Roman" w:hint="eastAsia"/>
          <w:sz w:val="24"/>
          <w:rPrChange w:id="3621" w:author="JY0225" w:date="2017-08-24T11:15:00Z">
            <w:rPr>
              <w:rFonts w:ascii="Times New Roman" w:hAnsi="Times New Roman" w:cs="Times New Roman" w:hint="eastAsia"/>
              <w:sz w:val="24"/>
            </w:rPr>
          </w:rPrChange>
        </w:rPr>
        <w:t>，</w:t>
      </w:r>
      <w:r w:rsidRPr="006C0267">
        <w:rPr>
          <w:rFonts w:asciiTheme="minorEastAsia" w:hAnsiTheme="minorEastAsia" w:cs="Times New Roman" w:hint="eastAsia"/>
          <w:sz w:val="24"/>
          <w:rPrChange w:id="3622" w:author="JY0225" w:date="2017-08-24T11:15:00Z">
            <w:rPr>
              <w:rFonts w:ascii="Times New Roman" w:hAnsi="Times New Roman" w:cs="Times New Roman" w:hint="eastAsia"/>
              <w:sz w:val="24"/>
            </w:rPr>
          </w:rPrChange>
        </w:rPr>
        <w:t>提高大文件的传输成功率。</w:t>
      </w:r>
      <w:r w:rsidR="007E7548" w:rsidRPr="006C0267">
        <w:rPr>
          <w:rFonts w:asciiTheme="minorEastAsia" w:hAnsiTheme="minorEastAsia" w:cs="Times New Roman" w:hint="eastAsia"/>
          <w:sz w:val="24"/>
          <w:rPrChange w:id="3623" w:author="JY0225" w:date="2017-08-24T11:15:00Z">
            <w:rPr>
              <w:rFonts w:ascii="Times New Roman" w:hAnsi="Times New Roman" w:cs="Times New Roman" w:hint="eastAsia"/>
              <w:sz w:val="24"/>
            </w:rPr>
          </w:rPrChange>
        </w:rPr>
        <w:t>图</w:t>
      </w:r>
      <w:r w:rsidR="007E7548" w:rsidRPr="006C0267">
        <w:rPr>
          <w:rFonts w:asciiTheme="minorEastAsia" w:hAnsiTheme="minorEastAsia" w:cs="Times New Roman" w:hint="eastAsia"/>
          <w:sz w:val="24"/>
          <w:rPrChange w:id="3624" w:author="JY0225" w:date="2017-08-24T11:15:00Z">
            <w:rPr>
              <w:rFonts w:ascii="Times New Roman" w:hAnsi="Times New Roman" w:cs="Times New Roman" w:hint="eastAsia"/>
              <w:sz w:val="24"/>
            </w:rPr>
          </w:rPrChange>
        </w:rPr>
        <w:t>3-1</w:t>
      </w:r>
      <w:r w:rsidR="007E7548" w:rsidRPr="006C0267">
        <w:rPr>
          <w:rFonts w:asciiTheme="minorEastAsia" w:hAnsiTheme="minorEastAsia" w:cs="Times New Roman" w:hint="eastAsia"/>
          <w:sz w:val="24"/>
          <w:rPrChange w:id="3625" w:author="JY0225" w:date="2017-08-24T11:15:00Z">
            <w:rPr>
              <w:rFonts w:ascii="Times New Roman" w:hAnsi="Times New Roman" w:cs="Times New Roman" w:hint="eastAsia"/>
              <w:sz w:val="24"/>
            </w:rPr>
          </w:rPrChange>
        </w:rPr>
        <w:t>详细描述了大文件上传的过程。</w:t>
      </w:r>
    </w:p>
    <w:p w14:paraId="1761061D" w14:textId="65C959CF" w:rsidR="00F87DDF" w:rsidRDefault="00BA73AE">
      <w:pPr>
        <w:jc w:val="center"/>
        <w:rPr>
          <w:rFonts w:ascii="Times New Roman" w:hAnsi="Times New Roman" w:cs="Times New Roman"/>
          <w:sz w:val="24"/>
        </w:rPr>
      </w:pPr>
      <w:del w:id="3626" w:author="微软用户" w:date="2017-08-19T21:20:00Z">
        <w:r w:rsidDel="00F87DDF">
          <w:rPr>
            <w:rFonts w:hint="eastAsia"/>
            <w:noProof/>
          </w:rPr>
          <w:lastRenderedPageBreak/>
          <w:drawing>
            <wp:inline distT="0" distB="0" distL="0" distR="0" wp14:anchorId="543EAB60" wp14:editId="6D99E2A8">
              <wp:extent cx="4814455" cy="3082596"/>
              <wp:effectExtent l="0" t="0" r="571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大文件上传04.jpg"/>
                      <pic:cNvPicPr/>
                    </pic:nvPicPr>
                    <pic:blipFill>
                      <a:blip r:embed="rId35">
                        <a:extLst>
                          <a:ext uri="{28A0092B-C50C-407E-A947-70E740481C1C}">
                            <a14:useLocalDpi xmlns:a14="http://schemas.microsoft.com/office/drawing/2010/main" val="0"/>
                          </a:ext>
                        </a:extLst>
                      </a:blip>
                      <a:stretch>
                        <a:fillRect/>
                      </a:stretch>
                    </pic:blipFill>
                    <pic:spPr>
                      <a:xfrm>
                        <a:off x="0" y="0"/>
                        <a:ext cx="4825258" cy="3089513"/>
                      </a:xfrm>
                      <a:prstGeom prst="rect">
                        <a:avLst/>
                      </a:prstGeom>
                    </pic:spPr>
                  </pic:pic>
                </a:graphicData>
              </a:graphic>
            </wp:inline>
          </w:drawing>
        </w:r>
      </w:del>
      <w:ins w:id="3627" w:author="微软用户" w:date="2017-08-19T21:20:00Z">
        <w:r w:rsidR="00313120">
          <w:rPr>
            <w:rFonts w:ascii="Times New Roman" w:hAnsi="Times New Roman" w:cs="Times New Roman"/>
            <w:sz w:val="24"/>
          </w:rPr>
          <w:object w:dxaOrig="15255" w:dyaOrig="9676" w14:anchorId="6990F177">
            <v:shape id="_x0000_i1030" type="#_x0000_t75" style="width:387.1pt;height:246.85pt" o:ole="">
              <v:imagedata r:id="rId36" o:title=""/>
            </v:shape>
            <o:OLEObject Type="Embed" ProgID="Visio.Drawing.15" ShapeID="_x0000_i1030" DrawAspect="Content" ObjectID="_1565082762" r:id="rId37"/>
          </w:object>
        </w:r>
      </w:ins>
    </w:p>
    <w:p w14:paraId="691FBF3D" w14:textId="773F36F8" w:rsidR="00BA73AE" w:rsidRPr="006C0267" w:rsidRDefault="00BA73AE" w:rsidP="00BA73AE">
      <w:pPr>
        <w:pStyle w:val="a5"/>
        <w:spacing w:line="400" w:lineRule="exact"/>
        <w:ind w:left="420" w:firstLineChars="0" w:firstLine="360"/>
        <w:jc w:val="center"/>
        <w:rPr>
          <w:rFonts w:asciiTheme="minorEastAsia" w:hAnsiTheme="minorEastAsia" w:cs="Times New Roman"/>
          <w:spacing w:val="10"/>
          <w:kern w:val="0"/>
          <w:sz w:val="24"/>
          <w:szCs w:val="24"/>
          <w:rPrChange w:id="3628" w:author="JY0225" w:date="2017-08-24T11:15:00Z">
            <w:rPr>
              <w:rFonts w:ascii="Times New Roman" w:hAnsi="Times New Roman" w:cs="Times New Roman"/>
              <w:spacing w:val="10"/>
              <w:kern w:val="0"/>
              <w:sz w:val="24"/>
              <w:szCs w:val="24"/>
            </w:rPr>
          </w:rPrChange>
        </w:rPr>
      </w:pPr>
      <w:r w:rsidRPr="006C0267">
        <w:rPr>
          <w:rFonts w:asciiTheme="minorEastAsia" w:hAnsiTheme="minorEastAsia" w:cs="Times New Roman"/>
          <w:spacing w:val="10"/>
          <w:kern w:val="0"/>
          <w:sz w:val="24"/>
          <w:szCs w:val="24"/>
          <w:rPrChange w:id="3629" w:author="JY0225" w:date="2017-08-24T11:15:00Z">
            <w:rPr>
              <w:rFonts w:ascii="Times New Roman" w:hAnsi="Times New Roman" w:cs="Times New Roman"/>
              <w:spacing w:val="10"/>
              <w:kern w:val="0"/>
              <w:sz w:val="24"/>
              <w:szCs w:val="24"/>
            </w:rPr>
          </w:rPrChange>
        </w:rPr>
        <w:t>图</w:t>
      </w:r>
      <w:r w:rsidRPr="006C0267">
        <w:rPr>
          <w:rFonts w:asciiTheme="minorEastAsia" w:hAnsiTheme="minorEastAsia" w:cs="Times New Roman"/>
          <w:spacing w:val="10"/>
          <w:kern w:val="0"/>
          <w:sz w:val="24"/>
          <w:szCs w:val="24"/>
          <w:rPrChange w:id="3630" w:author="JY0225" w:date="2017-08-24T11:15:00Z">
            <w:rPr>
              <w:rFonts w:ascii="Times New Roman" w:hAnsi="Times New Roman" w:cs="Times New Roman"/>
              <w:spacing w:val="10"/>
              <w:kern w:val="0"/>
              <w:sz w:val="24"/>
              <w:szCs w:val="24"/>
            </w:rPr>
          </w:rPrChange>
        </w:rPr>
        <w:t xml:space="preserve">3-2 </w:t>
      </w:r>
      <w:r w:rsidRPr="006C0267">
        <w:rPr>
          <w:rFonts w:asciiTheme="minorEastAsia" w:hAnsiTheme="minorEastAsia" w:cs="Times New Roman" w:hint="eastAsia"/>
          <w:spacing w:val="10"/>
          <w:kern w:val="0"/>
          <w:sz w:val="24"/>
          <w:szCs w:val="24"/>
          <w:rPrChange w:id="3631" w:author="JY0225" w:date="2017-08-24T11:15:00Z">
            <w:rPr>
              <w:rFonts w:ascii="Times New Roman" w:hAnsi="Times New Roman" w:cs="Times New Roman" w:hint="eastAsia"/>
              <w:spacing w:val="10"/>
              <w:kern w:val="0"/>
              <w:sz w:val="24"/>
              <w:szCs w:val="24"/>
            </w:rPr>
          </w:rPrChange>
        </w:rPr>
        <w:t>大文件上传及断点续传过程分析图</w:t>
      </w:r>
    </w:p>
    <w:p w14:paraId="34B4BD10" w14:textId="009F964A" w:rsidR="00425E7A" w:rsidRPr="00425E7A" w:rsidRDefault="00DD1B13" w:rsidP="001B2115">
      <w:pPr>
        <w:pStyle w:val="31"/>
      </w:pPr>
      <w:bookmarkStart w:id="3632" w:name="_Toc491335237"/>
      <w:r>
        <w:t>3</w:t>
      </w:r>
      <w:r w:rsidR="00146877">
        <w:t>.</w:t>
      </w:r>
      <w:ins w:id="3633" w:author="JY0225" w:date="2017-08-23T14:05:00Z">
        <w:r w:rsidR="00066CD7">
          <w:t>2</w:t>
        </w:r>
      </w:ins>
      <w:del w:id="3634" w:author="JY0225" w:date="2017-08-23T14:05:00Z">
        <w:r w:rsidR="00146877" w:rsidDel="00066CD7">
          <w:delText>3</w:delText>
        </w:r>
      </w:del>
      <w:r w:rsidR="0006434C">
        <w:t>.3</w:t>
      </w:r>
      <w:r w:rsidR="001054A6" w:rsidRPr="006637A1">
        <w:t xml:space="preserve"> </w:t>
      </w:r>
      <w:r w:rsidR="00B9126F">
        <w:rPr>
          <w:rFonts w:hint="eastAsia"/>
        </w:rPr>
        <w:t>本地缓存</w:t>
      </w:r>
      <w:bookmarkEnd w:id="3632"/>
    </w:p>
    <w:p w14:paraId="28326CB3" w14:textId="7BA2BCC5" w:rsidR="00A20A1C" w:rsidRPr="006C0267" w:rsidRDefault="00A20A1C" w:rsidP="00A20A1C">
      <w:pPr>
        <w:spacing w:line="400" w:lineRule="exact"/>
        <w:ind w:firstLine="420"/>
        <w:rPr>
          <w:rFonts w:asciiTheme="minorEastAsia" w:hAnsiTheme="minorEastAsia" w:cs="Times New Roman"/>
          <w:sz w:val="24"/>
          <w:szCs w:val="24"/>
          <w:rPrChange w:id="3635" w:author="JY0225" w:date="2017-08-24T11:15:00Z">
            <w:rPr>
              <w:rFonts w:ascii="Times New Roman" w:hAnsi="Times New Roman" w:cs="Times New Roman"/>
              <w:sz w:val="24"/>
            </w:rPr>
          </w:rPrChange>
        </w:rPr>
      </w:pPr>
      <w:r w:rsidRPr="006C0267">
        <w:rPr>
          <w:rFonts w:asciiTheme="minorEastAsia" w:hAnsiTheme="minorEastAsia" w:cs="Times New Roman" w:hint="eastAsia"/>
          <w:sz w:val="24"/>
          <w:szCs w:val="24"/>
          <w:rPrChange w:id="3636" w:author="JY0225" w:date="2017-08-24T11:15:00Z">
            <w:rPr>
              <w:rFonts w:ascii="Times New Roman" w:hAnsi="Times New Roman" w:cs="Times New Roman" w:hint="eastAsia"/>
              <w:sz w:val="24"/>
            </w:rPr>
          </w:rPrChange>
        </w:rPr>
        <w:t>云</w:t>
      </w:r>
      <w:r w:rsidR="00476838" w:rsidRPr="006C0267">
        <w:rPr>
          <w:rFonts w:asciiTheme="minorEastAsia" w:hAnsiTheme="minorEastAsia" w:cs="Times New Roman" w:hint="eastAsia"/>
          <w:sz w:val="24"/>
          <w:szCs w:val="24"/>
          <w:rPrChange w:id="3637" w:author="JY0225" w:date="2017-08-24T11:15:00Z">
            <w:rPr>
              <w:rFonts w:ascii="Times New Roman" w:hAnsi="Times New Roman" w:cs="Times New Roman" w:hint="eastAsia"/>
              <w:sz w:val="24"/>
            </w:rPr>
          </w:rPrChange>
        </w:rPr>
        <w:t>备份</w:t>
      </w:r>
      <w:r w:rsidRPr="006C0267">
        <w:rPr>
          <w:rFonts w:asciiTheme="minorEastAsia" w:hAnsiTheme="minorEastAsia" w:cs="Times New Roman" w:hint="eastAsia"/>
          <w:sz w:val="24"/>
          <w:szCs w:val="24"/>
          <w:rPrChange w:id="3638" w:author="JY0225" w:date="2017-08-24T11:15:00Z">
            <w:rPr>
              <w:rFonts w:ascii="Times New Roman" w:hAnsi="Times New Roman" w:cs="Times New Roman" w:hint="eastAsia"/>
              <w:sz w:val="24"/>
            </w:rPr>
          </w:rPrChange>
        </w:rPr>
        <w:t>是</w:t>
      </w:r>
      <w:r w:rsidR="00476838" w:rsidRPr="006C0267">
        <w:rPr>
          <w:rFonts w:asciiTheme="minorEastAsia" w:hAnsiTheme="minorEastAsia" w:cs="Times New Roman" w:hint="eastAsia"/>
          <w:sz w:val="24"/>
          <w:szCs w:val="24"/>
          <w:rPrChange w:id="3639" w:author="JY0225" w:date="2017-08-24T11:15:00Z">
            <w:rPr>
              <w:rFonts w:ascii="Times New Roman" w:hAnsi="Times New Roman" w:cs="Times New Roman" w:hint="eastAsia"/>
              <w:sz w:val="24"/>
            </w:rPr>
          </w:rPrChange>
        </w:rPr>
        <w:t>备份</w:t>
      </w:r>
      <w:r w:rsidRPr="006C0267">
        <w:rPr>
          <w:rFonts w:asciiTheme="minorEastAsia" w:hAnsiTheme="minorEastAsia" w:cs="Times New Roman" w:hint="eastAsia"/>
          <w:sz w:val="24"/>
          <w:szCs w:val="24"/>
          <w:rPrChange w:id="3640" w:author="JY0225" w:date="2017-08-24T11:15:00Z">
            <w:rPr>
              <w:rFonts w:ascii="Times New Roman" w:hAnsi="Times New Roman" w:cs="Times New Roman" w:hint="eastAsia"/>
              <w:sz w:val="24"/>
            </w:rPr>
          </w:rPrChange>
        </w:rPr>
        <w:t>和网络</w:t>
      </w:r>
      <w:r w:rsidRPr="006C0267">
        <w:rPr>
          <w:rFonts w:asciiTheme="minorEastAsia" w:hAnsiTheme="minorEastAsia" w:cs="Times New Roman" w:hint="eastAsia"/>
          <w:sz w:val="24"/>
          <w:szCs w:val="24"/>
          <w:rPrChange w:id="3641" w:author="JY0225" w:date="2017-08-24T11:15:00Z">
            <w:rPr>
              <w:rFonts w:ascii="Times New Roman" w:hAnsi="Times New Roman" w:cs="Times New Roman" w:hint="eastAsia"/>
              <w:sz w:val="24"/>
            </w:rPr>
          </w:rPrChange>
        </w:rPr>
        <w:t>I/O</w:t>
      </w:r>
      <w:r w:rsidRPr="006C0267">
        <w:rPr>
          <w:rFonts w:asciiTheme="minorEastAsia" w:hAnsiTheme="minorEastAsia" w:cs="Times New Roman" w:hint="eastAsia"/>
          <w:sz w:val="24"/>
          <w:szCs w:val="24"/>
          <w:rPrChange w:id="3642" w:author="JY0225" w:date="2017-08-24T11:15:00Z">
            <w:rPr>
              <w:rFonts w:ascii="Times New Roman" w:hAnsi="Times New Roman" w:cs="Times New Roman" w:hint="eastAsia"/>
              <w:sz w:val="24"/>
            </w:rPr>
          </w:rPrChange>
        </w:rPr>
        <w:t>密集的服务</w:t>
      </w:r>
      <w:r w:rsidR="00225142" w:rsidRPr="006C0267">
        <w:rPr>
          <w:rFonts w:asciiTheme="minorEastAsia" w:hAnsiTheme="minorEastAsia"/>
          <w:sz w:val="24"/>
          <w:szCs w:val="24"/>
          <w:vertAlign w:val="superscript"/>
          <w:rPrChange w:id="3643" w:author="JY0225" w:date="2017-08-24T11:15:00Z">
            <w:rPr>
              <w:vertAlign w:val="superscript"/>
            </w:rPr>
          </w:rPrChange>
        </w:rPr>
        <w:t>[10]</w:t>
      </w:r>
      <w:r w:rsidRPr="006C0267">
        <w:rPr>
          <w:rFonts w:asciiTheme="minorEastAsia" w:hAnsiTheme="minorEastAsia" w:cs="Times New Roman" w:hint="eastAsia"/>
          <w:sz w:val="24"/>
          <w:szCs w:val="24"/>
          <w:rPrChange w:id="3644" w:author="JY0225" w:date="2017-08-24T11:15:00Z">
            <w:rPr>
              <w:rFonts w:ascii="Times New Roman" w:hAnsi="Times New Roman" w:cs="Times New Roman" w:hint="eastAsia"/>
              <w:sz w:val="24"/>
            </w:rPr>
          </w:rPrChange>
        </w:rPr>
        <w:t>，大量的</w:t>
      </w:r>
      <w:r w:rsidRPr="006C0267">
        <w:rPr>
          <w:rFonts w:asciiTheme="minorEastAsia" w:hAnsiTheme="minorEastAsia" w:cs="Times New Roman" w:hint="eastAsia"/>
          <w:sz w:val="24"/>
          <w:szCs w:val="24"/>
          <w:rPrChange w:id="3645" w:author="JY0225" w:date="2017-08-24T11:15:00Z">
            <w:rPr>
              <w:rFonts w:ascii="Times New Roman" w:hAnsi="Times New Roman" w:cs="Times New Roman" w:hint="eastAsia"/>
              <w:sz w:val="24"/>
            </w:rPr>
          </w:rPrChange>
        </w:rPr>
        <w:t>I/O</w:t>
      </w:r>
      <w:r w:rsidRPr="006C0267">
        <w:rPr>
          <w:rFonts w:asciiTheme="minorEastAsia" w:hAnsiTheme="minorEastAsia" w:cs="Times New Roman" w:hint="eastAsia"/>
          <w:sz w:val="24"/>
          <w:szCs w:val="24"/>
          <w:rPrChange w:id="3646" w:author="JY0225" w:date="2017-08-24T11:15:00Z">
            <w:rPr>
              <w:rFonts w:ascii="Times New Roman" w:hAnsi="Times New Roman" w:cs="Times New Roman" w:hint="eastAsia"/>
              <w:sz w:val="24"/>
            </w:rPr>
          </w:rPrChange>
        </w:rPr>
        <w:t>会引起机器性能下降，也可能会干扰其它的应用。现代计算机通常有很大的本地</w:t>
      </w:r>
      <w:r w:rsidR="00476838" w:rsidRPr="006C0267">
        <w:rPr>
          <w:rFonts w:asciiTheme="minorEastAsia" w:hAnsiTheme="minorEastAsia" w:cs="Times New Roman" w:hint="eastAsia"/>
          <w:sz w:val="24"/>
          <w:szCs w:val="24"/>
          <w:rPrChange w:id="3647" w:author="JY0225" w:date="2017-08-24T11:15:00Z">
            <w:rPr>
              <w:rFonts w:ascii="Times New Roman" w:hAnsi="Times New Roman" w:cs="Times New Roman" w:hint="eastAsia"/>
              <w:sz w:val="24"/>
            </w:rPr>
          </w:rPrChange>
        </w:rPr>
        <w:t>备份</w:t>
      </w:r>
      <w:r w:rsidRPr="006C0267">
        <w:rPr>
          <w:rFonts w:asciiTheme="minorEastAsia" w:hAnsiTheme="minorEastAsia" w:cs="Times New Roman" w:hint="eastAsia"/>
          <w:sz w:val="24"/>
          <w:szCs w:val="24"/>
          <w:rPrChange w:id="3648" w:author="JY0225" w:date="2017-08-24T11:15:00Z">
            <w:rPr>
              <w:rFonts w:ascii="Times New Roman" w:hAnsi="Times New Roman" w:cs="Times New Roman" w:hint="eastAsia"/>
              <w:sz w:val="24"/>
            </w:rPr>
          </w:rPrChange>
        </w:rPr>
        <w:t>空间，并且计算能力普遍过剩。因此，可以通过利用本地</w:t>
      </w:r>
      <w:r w:rsidR="00476838" w:rsidRPr="006C0267">
        <w:rPr>
          <w:rFonts w:asciiTheme="minorEastAsia" w:hAnsiTheme="minorEastAsia" w:cs="Times New Roman" w:hint="eastAsia"/>
          <w:sz w:val="24"/>
          <w:szCs w:val="24"/>
          <w:rPrChange w:id="3649" w:author="JY0225" w:date="2017-08-24T11:15:00Z">
            <w:rPr>
              <w:rFonts w:ascii="Times New Roman" w:hAnsi="Times New Roman" w:cs="Times New Roman" w:hint="eastAsia"/>
              <w:sz w:val="24"/>
            </w:rPr>
          </w:rPrChange>
        </w:rPr>
        <w:t>备份</w:t>
      </w:r>
      <w:r w:rsidRPr="006C0267">
        <w:rPr>
          <w:rFonts w:asciiTheme="minorEastAsia" w:hAnsiTheme="minorEastAsia" w:cs="Times New Roman" w:hint="eastAsia"/>
          <w:sz w:val="24"/>
          <w:szCs w:val="24"/>
          <w:rPrChange w:id="3650" w:author="JY0225" w:date="2017-08-24T11:15:00Z">
            <w:rPr>
              <w:rFonts w:ascii="Times New Roman" w:hAnsi="Times New Roman" w:cs="Times New Roman" w:hint="eastAsia"/>
              <w:sz w:val="24"/>
            </w:rPr>
          </w:rPrChange>
        </w:rPr>
        <w:t>和计算能力，如优化本地缓存的利用，进一步减少</w:t>
      </w:r>
      <w:r w:rsidRPr="006C0267">
        <w:rPr>
          <w:rFonts w:asciiTheme="minorEastAsia" w:hAnsiTheme="minorEastAsia" w:cs="Times New Roman" w:hint="eastAsia"/>
          <w:sz w:val="24"/>
          <w:szCs w:val="24"/>
          <w:rPrChange w:id="3651" w:author="JY0225" w:date="2017-08-24T11:15:00Z">
            <w:rPr>
              <w:rFonts w:ascii="Times New Roman" w:hAnsi="Times New Roman" w:cs="Times New Roman" w:hint="eastAsia"/>
              <w:sz w:val="24"/>
            </w:rPr>
          </w:rPrChange>
        </w:rPr>
        <w:t>I/O</w:t>
      </w:r>
      <w:r w:rsidRPr="006C0267">
        <w:rPr>
          <w:rFonts w:asciiTheme="minorEastAsia" w:hAnsiTheme="minorEastAsia" w:cs="Times New Roman" w:hint="eastAsia"/>
          <w:sz w:val="24"/>
          <w:szCs w:val="24"/>
          <w:rPrChange w:id="3652" w:author="JY0225" w:date="2017-08-24T11:15:00Z">
            <w:rPr>
              <w:rFonts w:ascii="Times New Roman" w:hAnsi="Times New Roman" w:cs="Times New Roman" w:hint="eastAsia"/>
              <w:sz w:val="24"/>
            </w:rPr>
          </w:rPrChange>
        </w:rPr>
        <w:t>，提高服务性能。</w:t>
      </w:r>
    </w:p>
    <w:p w14:paraId="3180D04B" w14:textId="350AD350" w:rsidR="005634B5" w:rsidRPr="006C0267" w:rsidRDefault="0052579C" w:rsidP="00C05591">
      <w:pPr>
        <w:spacing w:line="400" w:lineRule="exact"/>
        <w:ind w:firstLine="420"/>
        <w:rPr>
          <w:rFonts w:asciiTheme="minorEastAsia" w:hAnsiTheme="minorEastAsia" w:cs="Times New Roman"/>
          <w:sz w:val="24"/>
          <w:szCs w:val="24"/>
          <w:rPrChange w:id="3653" w:author="JY0225" w:date="2017-08-24T11:15:00Z">
            <w:rPr>
              <w:rFonts w:ascii="Times New Roman" w:hAnsi="Times New Roman" w:cs="Times New Roman"/>
              <w:sz w:val="24"/>
            </w:rPr>
          </w:rPrChange>
        </w:rPr>
      </w:pPr>
      <w:r w:rsidRPr="006C0267">
        <w:rPr>
          <w:rFonts w:asciiTheme="minorEastAsia" w:hAnsiTheme="minorEastAsia" w:cs="Times New Roman" w:hint="eastAsia"/>
          <w:sz w:val="24"/>
          <w:szCs w:val="24"/>
          <w:rPrChange w:id="3654" w:author="JY0225" w:date="2017-08-24T11:15:00Z">
            <w:rPr>
              <w:rFonts w:ascii="Times New Roman" w:hAnsi="Times New Roman" w:cs="Times New Roman" w:hint="eastAsia"/>
              <w:sz w:val="24"/>
            </w:rPr>
          </w:rPrChange>
        </w:rPr>
        <w:t>现有的中间件系统在接受到用户</w:t>
      </w:r>
      <w:r w:rsidR="00135189" w:rsidRPr="006C0267">
        <w:rPr>
          <w:rFonts w:asciiTheme="minorEastAsia" w:hAnsiTheme="minorEastAsia" w:cs="Times New Roman" w:hint="eastAsia"/>
          <w:sz w:val="24"/>
          <w:szCs w:val="24"/>
          <w:rPrChange w:id="3655" w:author="JY0225" w:date="2017-08-24T11:15:00Z">
            <w:rPr>
              <w:rFonts w:ascii="Times New Roman" w:hAnsi="Times New Roman" w:cs="Times New Roman" w:hint="eastAsia"/>
              <w:sz w:val="24"/>
            </w:rPr>
          </w:rPrChange>
        </w:rPr>
        <w:t>文件上传和下载时，</w:t>
      </w:r>
      <w:r w:rsidR="00E13C5C" w:rsidRPr="006C0267">
        <w:rPr>
          <w:rFonts w:asciiTheme="minorEastAsia" w:hAnsiTheme="minorEastAsia" w:cs="Times New Roman" w:hint="eastAsia"/>
          <w:sz w:val="24"/>
          <w:szCs w:val="24"/>
          <w:rPrChange w:id="3656" w:author="JY0225" w:date="2017-08-24T11:15:00Z">
            <w:rPr>
              <w:rFonts w:ascii="Times New Roman" w:hAnsi="Times New Roman" w:cs="Times New Roman" w:hint="eastAsia"/>
              <w:sz w:val="24"/>
            </w:rPr>
          </w:rPrChange>
        </w:rPr>
        <w:t>首先</w:t>
      </w:r>
      <w:r w:rsidR="005634B5" w:rsidRPr="006C0267">
        <w:rPr>
          <w:rFonts w:asciiTheme="minorEastAsia" w:hAnsiTheme="minorEastAsia" w:cs="Times New Roman" w:hint="eastAsia"/>
          <w:sz w:val="24"/>
          <w:szCs w:val="24"/>
          <w:rPrChange w:id="3657" w:author="JY0225" w:date="2017-08-24T11:15:00Z">
            <w:rPr>
              <w:rFonts w:ascii="Times New Roman" w:hAnsi="Times New Roman" w:cs="Times New Roman" w:hint="eastAsia"/>
              <w:sz w:val="24"/>
            </w:rPr>
          </w:rPrChange>
        </w:rPr>
        <w:t>将文件</w:t>
      </w:r>
      <w:r w:rsidR="00476838" w:rsidRPr="006C0267">
        <w:rPr>
          <w:rFonts w:asciiTheme="minorEastAsia" w:hAnsiTheme="minorEastAsia" w:cs="Times New Roman" w:hint="eastAsia"/>
          <w:sz w:val="24"/>
          <w:szCs w:val="24"/>
          <w:rPrChange w:id="3658" w:author="JY0225" w:date="2017-08-24T11:15:00Z">
            <w:rPr>
              <w:rFonts w:ascii="Times New Roman" w:hAnsi="Times New Roman" w:cs="Times New Roman" w:hint="eastAsia"/>
              <w:sz w:val="24"/>
            </w:rPr>
          </w:rPrChange>
        </w:rPr>
        <w:t>备份</w:t>
      </w:r>
      <w:r w:rsidR="005634B5" w:rsidRPr="006C0267">
        <w:rPr>
          <w:rFonts w:asciiTheme="minorEastAsia" w:hAnsiTheme="minorEastAsia" w:cs="Times New Roman" w:hint="eastAsia"/>
          <w:sz w:val="24"/>
          <w:szCs w:val="24"/>
          <w:rPrChange w:id="3659" w:author="JY0225" w:date="2017-08-24T11:15:00Z">
            <w:rPr>
              <w:rFonts w:ascii="Times New Roman" w:hAnsi="Times New Roman" w:cs="Times New Roman" w:hint="eastAsia"/>
              <w:sz w:val="24"/>
            </w:rPr>
          </w:rPrChange>
        </w:rPr>
        <w:t>在临时区域，该区域只能被中间件访问。</w:t>
      </w:r>
      <w:r w:rsidR="003E7BED" w:rsidRPr="006C0267">
        <w:rPr>
          <w:rFonts w:asciiTheme="minorEastAsia" w:hAnsiTheme="minorEastAsia" w:cs="Times New Roman" w:hint="eastAsia"/>
          <w:sz w:val="24"/>
          <w:szCs w:val="24"/>
          <w:rPrChange w:id="3660" w:author="JY0225" w:date="2017-08-24T11:15:00Z">
            <w:rPr>
              <w:rFonts w:ascii="Times New Roman" w:hAnsi="Times New Roman" w:cs="Times New Roman" w:hint="eastAsia"/>
              <w:sz w:val="24"/>
            </w:rPr>
          </w:rPrChange>
        </w:rPr>
        <w:t>由于客户端</w:t>
      </w:r>
      <w:r w:rsidR="00803F2D" w:rsidRPr="006C0267">
        <w:rPr>
          <w:rFonts w:asciiTheme="minorEastAsia" w:hAnsiTheme="minorEastAsia" w:cs="Times New Roman" w:hint="eastAsia"/>
          <w:sz w:val="24"/>
          <w:szCs w:val="24"/>
          <w:rPrChange w:id="3661" w:author="JY0225" w:date="2017-08-24T11:15:00Z">
            <w:rPr>
              <w:rFonts w:ascii="Times New Roman" w:hAnsi="Times New Roman" w:cs="Times New Roman" w:hint="eastAsia"/>
              <w:sz w:val="24"/>
            </w:rPr>
          </w:rPrChange>
        </w:rPr>
        <w:t>有</w:t>
      </w:r>
      <w:r w:rsidR="003E7BED" w:rsidRPr="006C0267">
        <w:rPr>
          <w:rFonts w:asciiTheme="minorEastAsia" w:hAnsiTheme="minorEastAsia" w:cs="Times New Roman" w:hint="eastAsia"/>
          <w:sz w:val="24"/>
          <w:szCs w:val="24"/>
          <w:rPrChange w:id="3662" w:author="JY0225" w:date="2017-08-24T11:15:00Z">
            <w:rPr>
              <w:rFonts w:ascii="Times New Roman" w:hAnsi="Times New Roman" w:cs="Times New Roman" w:hint="eastAsia"/>
              <w:sz w:val="24"/>
            </w:rPr>
          </w:rPrChange>
        </w:rPr>
        <w:t>远程访问</w:t>
      </w:r>
      <w:r w:rsidR="005634B5" w:rsidRPr="006C0267">
        <w:rPr>
          <w:rFonts w:asciiTheme="minorEastAsia" w:hAnsiTheme="minorEastAsia" w:cs="Times New Roman" w:hint="eastAsia"/>
          <w:sz w:val="24"/>
          <w:szCs w:val="24"/>
          <w:rPrChange w:id="3663" w:author="JY0225" w:date="2017-08-24T11:15:00Z">
            <w:rPr>
              <w:rFonts w:ascii="Times New Roman" w:hAnsi="Times New Roman" w:cs="Times New Roman" w:hint="eastAsia"/>
              <w:sz w:val="24"/>
            </w:rPr>
          </w:rPrChange>
        </w:rPr>
        <w:t>文件的功能，</w:t>
      </w:r>
      <w:r w:rsidR="00742C27" w:rsidRPr="006C0267">
        <w:rPr>
          <w:rFonts w:asciiTheme="minorEastAsia" w:hAnsiTheme="minorEastAsia" w:cs="Times New Roman" w:hint="eastAsia"/>
          <w:sz w:val="24"/>
          <w:szCs w:val="24"/>
          <w:rPrChange w:id="3664" w:author="JY0225" w:date="2017-08-24T11:15:00Z">
            <w:rPr>
              <w:rFonts w:ascii="Times New Roman" w:hAnsi="Times New Roman" w:cs="Times New Roman" w:hint="eastAsia"/>
              <w:sz w:val="24"/>
            </w:rPr>
          </w:rPrChange>
        </w:rPr>
        <w:t>所以</w:t>
      </w:r>
      <w:r w:rsidR="00294AA1" w:rsidRPr="006C0267">
        <w:rPr>
          <w:rFonts w:asciiTheme="minorEastAsia" w:hAnsiTheme="minorEastAsia" w:cs="Times New Roman" w:hint="eastAsia"/>
          <w:sz w:val="24"/>
          <w:szCs w:val="24"/>
          <w:rPrChange w:id="3665" w:author="JY0225" w:date="2017-08-24T11:15:00Z">
            <w:rPr>
              <w:rFonts w:ascii="Times New Roman" w:hAnsi="Times New Roman" w:cs="Times New Roman" w:hint="eastAsia"/>
              <w:sz w:val="24"/>
            </w:rPr>
          </w:rPrChange>
        </w:rPr>
        <w:t>用户</w:t>
      </w:r>
      <w:r w:rsidR="004062FB" w:rsidRPr="006C0267">
        <w:rPr>
          <w:rFonts w:asciiTheme="minorEastAsia" w:hAnsiTheme="minorEastAsia" w:cs="Times New Roman" w:hint="eastAsia"/>
          <w:sz w:val="24"/>
          <w:szCs w:val="24"/>
          <w:rPrChange w:id="3666" w:author="JY0225" w:date="2017-08-24T11:15:00Z">
            <w:rPr>
              <w:rFonts w:ascii="Times New Roman" w:hAnsi="Times New Roman" w:cs="Times New Roman" w:hint="eastAsia"/>
              <w:sz w:val="24"/>
            </w:rPr>
          </w:rPrChange>
        </w:rPr>
        <w:t>可能</w:t>
      </w:r>
      <w:r w:rsidR="005634B5" w:rsidRPr="006C0267">
        <w:rPr>
          <w:rFonts w:asciiTheme="minorEastAsia" w:hAnsiTheme="minorEastAsia" w:cs="Times New Roman" w:hint="eastAsia"/>
          <w:sz w:val="24"/>
          <w:szCs w:val="24"/>
          <w:rPrChange w:id="3667" w:author="JY0225" w:date="2017-08-24T11:15:00Z">
            <w:rPr>
              <w:rFonts w:ascii="Times New Roman" w:hAnsi="Times New Roman" w:cs="Times New Roman" w:hint="eastAsia"/>
              <w:sz w:val="24"/>
            </w:rPr>
          </w:rPrChange>
        </w:rPr>
        <w:t>会反复访问同一个文件，如果每次都从远程下载</w:t>
      </w:r>
      <w:r w:rsidR="008245EE" w:rsidRPr="006C0267">
        <w:rPr>
          <w:rFonts w:asciiTheme="minorEastAsia" w:hAnsiTheme="minorEastAsia" w:cs="Times New Roman" w:hint="eastAsia"/>
          <w:sz w:val="24"/>
          <w:szCs w:val="24"/>
          <w:rPrChange w:id="3668" w:author="JY0225" w:date="2017-08-24T11:15:00Z">
            <w:rPr>
              <w:rFonts w:ascii="Times New Roman" w:hAnsi="Times New Roman" w:cs="Times New Roman" w:hint="eastAsia"/>
              <w:sz w:val="24"/>
            </w:rPr>
          </w:rPrChange>
        </w:rPr>
        <w:t>该</w:t>
      </w:r>
      <w:r w:rsidR="005634B5" w:rsidRPr="006C0267">
        <w:rPr>
          <w:rFonts w:asciiTheme="minorEastAsia" w:hAnsiTheme="minorEastAsia" w:cs="Times New Roman" w:hint="eastAsia"/>
          <w:sz w:val="24"/>
          <w:szCs w:val="24"/>
          <w:rPrChange w:id="3669" w:author="JY0225" w:date="2017-08-24T11:15:00Z">
            <w:rPr>
              <w:rFonts w:ascii="Times New Roman" w:hAnsi="Times New Roman" w:cs="Times New Roman" w:hint="eastAsia"/>
              <w:sz w:val="24"/>
            </w:rPr>
          </w:rPrChange>
        </w:rPr>
        <w:t>文件，则是对</w:t>
      </w:r>
      <w:r w:rsidR="001264A1" w:rsidRPr="006C0267">
        <w:rPr>
          <w:rFonts w:asciiTheme="minorEastAsia" w:hAnsiTheme="minorEastAsia" w:cs="Times New Roman" w:hint="eastAsia"/>
          <w:sz w:val="24"/>
          <w:szCs w:val="24"/>
          <w:rPrChange w:id="3670" w:author="JY0225" w:date="2017-08-24T11:15:00Z">
            <w:rPr>
              <w:rFonts w:ascii="Times New Roman" w:hAnsi="Times New Roman" w:cs="Times New Roman" w:hint="eastAsia"/>
              <w:sz w:val="24"/>
            </w:rPr>
          </w:rPrChange>
        </w:rPr>
        <w:t>网络带宽</w:t>
      </w:r>
      <w:r w:rsidR="005E3E3F" w:rsidRPr="006C0267">
        <w:rPr>
          <w:rFonts w:asciiTheme="minorEastAsia" w:hAnsiTheme="minorEastAsia" w:cs="Times New Roman" w:hint="eastAsia"/>
          <w:sz w:val="24"/>
          <w:szCs w:val="24"/>
          <w:rPrChange w:id="3671" w:author="JY0225" w:date="2017-08-24T11:15:00Z">
            <w:rPr>
              <w:rFonts w:ascii="Times New Roman" w:hAnsi="Times New Roman" w:cs="Times New Roman" w:hint="eastAsia"/>
              <w:sz w:val="24"/>
            </w:rPr>
          </w:rPrChange>
        </w:rPr>
        <w:t>资源的浪费。因此，</w:t>
      </w:r>
      <w:r w:rsidR="005634B5" w:rsidRPr="006C0267">
        <w:rPr>
          <w:rFonts w:asciiTheme="minorEastAsia" w:hAnsiTheme="minorEastAsia" w:cs="Times New Roman" w:hint="eastAsia"/>
          <w:sz w:val="24"/>
          <w:szCs w:val="24"/>
          <w:rPrChange w:id="3672" w:author="JY0225" w:date="2017-08-24T11:15:00Z">
            <w:rPr>
              <w:rFonts w:ascii="Times New Roman" w:hAnsi="Times New Roman" w:cs="Times New Roman" w:hint="eastAsia"/>
              <w:sz w:val="24"/>
            </w:rPr>
          </w:rPrChange>
        </w:rPr>
        <w:t>需要高效</w:t>
      </w:r>
      <w:r w:rsidR="001C5B23" w:rsidRPr="006C0267">
        <w:rPr>
          <w:rFonts w:asciiTheme="minorEastAsia" w:hAnsiTheme="minorEastAsia" w:cs="Times New Roman" w:hint="eastAsia"/>
          <w:sz w:val="24"/>
          <w:szCs w:val="24"/>
          <w:rPrChange w:id="3673" w:author="JY0225" w:date="2017-08-24T11:15:00Z">
            <w:rPr>
              <w:rFonts w:ascii="Times New Roman" w:hAnsi="Times New Roman" w:cs="Times New Roman" w:hint="eastAsia"/>
              <w:sz w:val="24"/>
            </w:rPr>
          </w:rPrChange>
        </w:rPr>
        <w:t>的</w:t>
      </w:r>
      <w:r w:rsidR="005634B5" w:rsidRPr="006C0267">
        <w:rPr>
          <w:rFonts w:asciiTheme="minorEastAsia" w:hAnsiTheme="minorEastAsia" w:cs="Times New Roman" w:hint="eastAsia"/>
          <w:sz w:val="24"/>
          <w:szCs w:val="24"/>
          <w:rPrChange w:id="3674" w:author="JY0225" w:date="2017-08-24T11:15:00Z">
            <w:rPr>
              <w:rFonts w:ascii="Times New Roman" w:hAnsi="Times New Roman" w:cs="Times New Roman" w:hint="eastAsia"/>
              <w:sz w:val="24"/>
            </w:rPr>
          </w:rPrChange>
        </w:rPr>
        <w:t>临时</w:t>
      </w:r>
      <w:r w:rsidR="00476838" w:rsidRPr="006C0267">
        <w:rPr>
          <w:rFonts w:asciiTheme="minorEastAsia" w:hAnsiTheme="minorEastAsia" w:cs="Times New Roman" w:hint="eastAsia"/>
          <w:sz w:val="24"/>
          <w:szCs w:val="24"/>
          <w:rPrChange w:id="3675" w:author="JY0225" w:date="2017-08-24T11:15:00Z">
            <w:rPr>
              <w:rFonts w:ascii="Times New Roman" w:hAnsi="Times New Roman" w:cs="Times New Roman" w:hint="eastAsia"/>
              <w:sz w:val="24"/>
            </w:rPr>
          </w:rPrChange>
        </w:rPr>
        <w:t>备份</w:t>
      </w:r>
      <w:r w:rsidR="005634B5" w:rsidRPr="006C0267">
        <w:rPr>
          <w:rFonts w:asciiTheme="minorEastAsia" w:hAnsiTheme="minorEastAsia" w:cs="Times New Roman" w:hint="eastAsia"/>
          <w:sz w:val="24"/>
          <w:szCs w:val="24"/>
          <w:rPrChange w:id="3676" w:author="JY0225" w:date="2017-08-24T11:15:00Z">
            <w:rPr>
              <w:rFonts w:ascii="Times New Roman" w:hAnsi="Times New Roman" w:cs="Times New Roman" w:hint="eastAsia"/>
              <w:sz w:val="24"/>
            </w:rPr>
          </w:rPrChange>
        </w:rPr>
        <w:t>区域，以降低</w:t>
      </w:r>
      <w:r w:rsidR="00F35525" w:rsidRPr="006C0267">
        <w:rPr>
          <w:rFonts w:asciiTheme="minorEastAsia" w:hAnsiTheme="minorEastAsia" w:cs="Times New Roman" w:hint="eastAsia"/>
          <w:sz w:val="24"/>
          <w:szCs w:val="24"/>
          <w:rPrChange w:id="3677" w:author="JY0225" w:date="2017-08-24T11:15:00Z">
            <w:rPr>
              <w:rFonts w:ascii="Times New Roman" w:hAnsi="Times New Roman" w:cs="Times New Roman" w:hint="eastAsia"/>
              <w:sz w:val="24"/>
            </w:rPr>
          </w:rPrChange>
        </w:rPr>
        <w:t>下载文件时所需要的</w:t>
      </w:r>
      <w:r w:rsidR="00F35525" w:rsidRPr="006C0267">
        <w:rPr>
          <w:rFonts w:asciiTheme="minorEastAsia" w:hAnsiTheme="minorEastAsia" w:cs="Times New Roman" w:hint="eastAsia"/>
          <w:sz w:val="24"/>
          <w:szCs w:val="24"/>
          <w:rPrChange w:id="3678" w:author="JY0225" w:date="2017-08-24T11:15:00Z">
            <w:rPr>
              <w:rFonts w:ascii="Times New Roman" w:hAnsi="Times New Roman" w:cs="Times New Roman" w:hint="eastAsia"/>
              <w:sz w:val="24"/>
            </w:rPr>
          </w:rPrChange>
        </w:rPr>
        <w:t>I/O</w:t>
      </w:r>
      <w:r w:rsidR="00F35525" w:rsidRPr="006C0267">
        <w:rPr>
          <w:rFonts w:asciiTheme="minorEastAsia" w:hAnsiTheme="minorEastAsia" w:cs="Times New Roman" w:hint="eastAsia"/>
          <w:sz w:val="24"/>
          <w:szCs w:val="24"/>
          <w:rPrChange w:id="3679" w:author="JY0225" w:date="2017-08-24T11:15:00Z">
            <w:rPr>
              <w:rFonts w:ascii="Times New Roman" w:hAnsi="Times New Roman" w:cs="Times New Roman" w:hint="eastAsia"/>
              <w:sz w:val="24"/>
            </w:rPr>
          </w:rPrChange>
        </w:rPr>
        <w:t>请求</w:t>
      </w:r>
      <w:r w:rsidR="005634B5" w:rsidRPr="006C0267">
        <w:rPr>
          <w:rFonts w:asciiTheme="minorEastAsia" w:hAnsiTheme="minorEastAsia" w:cs="Times New Roman" w:hint="eastAsia"/>
          <w:sz w:val="24"/>
          <w:szCs w:val="24"/>
          <w:rPrChange w:id="3680" w:author="JY0225" w:date="2017-08-24T11:15:00Z">
            <w:rPr>
              <w:rFonts w:ascii="Times New Roman" w:hAnsi="Times New Roman" w:cs="Times New Roman" w:hint="eastAsia"/>
              <w:sz w:val="24"/>
            </w:rPr>
          </w:rPrChange>
        </w:rPr>
        <w:t>。</w:t>
      </w:r>
      <w:r w:rsidR="008D20B1" w:rsidRPr="006C0267">
        <w:rPr>
          <w:rFonts w:asciiTheme="minorEastAsia" w:hAnsiTheme="minorEastAsia" w:cs="Times New Roman" w:hint="eastAsia"/>
          <w:sz w:val="24"/>
          <w:szCs w:val="24"/>
          <w:rPrChange w:id="3681" w:author="JY0225" w:date="2017-08-24T11:15:00Z">
            <w:rPr>
              <w:rFonts w:ascii="Times New Roman" w:hAnsi="Times New Roman" w:cs="Times New Roman" w:hint="eastAsia"/>
              <w:sz w:val="24"/>
            </w:rPr>
          </w:rPrChange>
        </w:rPr>
        <w:t>考虑到本地缓存的具有一定的容量限制，当缓存容量达到上限时，可以采用</w:t>
      </w:r>
      <w:r w:rsidR="008D20B1" w:rsidRPr="006C0267">
        <w:rPr>
          <w:rFonts w:asciiTheme="minorEastAsia" w:hAnsiTheme="minorEastAsia" w:cs="Times New Roman" w:hint="eastAsia"/>
          <w:sz w:val="24"/>
          <w:szCs w:val="24"/>
          <w:rPrChange w:id="3682" w:author="JY0225" w:date="2017-08-24T11:15:00Z">
            <w:rPr>
              <w:rFonts w:ascii="Times New Roman" w:hAnsi="Times New Roman" w:cs="Times New Roman" w:hint="eastAsia"/>
              <w:sz w:val="24"/>
            </w:rPr>
          </w:rPrChange>
        </w:rPr>
        <w:t>LRU</w:t>
      </w:r>
      <w:r w:rsidR="008D20B1" w:rsidRPr="006C0267">
        <w:rPr>
          <w:rFonts w:asciiTheme="minorEastAsia" w:hAnsiTheme="minorEastAsia" w:cs="Times New Roman" w:hint="eastAsia"/>
          <w:sz w:val="24"/>
          <w:szCs w:val="24"/>
          <w:rPrChange w:id="3683" w:author="JY0225" w:date="2017-08-24T11:15:00Z">
            <w:rPr>
              <w:rFonts w:ascii="Times New Roman" w:hAnsi="Times New Roman" w:cs="Times New Roman" w:hint="eastAsia"/>
              <w:sz w:val="24"/>
            </w:rPr>
          </w:rPrChange>
        </w:rPr>
        <w:t>替换策略</w:t>
      </w:r>
      <w:r w:rsidR="008B212C" w:rsidRPr="006C0267">
        <w:rPr>
          <w:rFonts w:asciiTheme="minorEastAsia" w:hAnsiTheme="minorEastAsia"/>
          <w:sz w:val="24"/>
          <w:szCs w:val="24"/>
          <w:vertAlign w:val="superscript"/>
          <w:rPrChange w:id="3684" w:author="JY0225" w:date="2017-08-24T11:15:00Z">
            <w:rPr>
              <w:vertAlign w:val="superscript"/>
            </w:rPr>
          </w:rPrChange>
        </w:rPr>
        <w:t>[11</w:t>
      </w:r>
      <w:r w:rsidR="008D20B1" w:rsidRPr="006C0267">
        <w:rPr>
          <w:rFonts w:asciiTheme="minorEastAsia" w:hAnsiTheme="minorEastAsia"/>
          <w:sz w:val="24"/>
          <w:szCs w:val="24"/>
          <w:vertAlign w:val="superscript"/>
          <w:rPrChange w:id="3685" w:author="JY0225" w:date="2017-08-24T11:15:00Z">
            <w:rPr>
              <w:vertAlign w:val="superscript"/>
            </w:rPr>
          </w:rPrChange>
        </w:rPr>
        <w:t>]</w:t>
      </w:r>
      <w:r w:rsidR="009D5871" w:rsidRPr="006C0267">
        <w:rPr>
          <w:rFonts w:asciiTheme="minorEastAsia" w:hAnsiTheme="minorEastAsia" w:cs="Times New Roman" w:hint="eastAsia"/>
          <w:sz w:val="24"/>
          <w:szCs w:val="24"/>
          <w:rPrChange w:id="3686" w:author="JY0225" w:date="2017-08-24T11:15:00Z">
            <w:rPr>
              <w:rFonts w:ascii="Times New Roman" w:hAnsi="Times New Roman" w:cs="Times New Roman" w:hint="eastAsia"/>
              <w:sz w:val="24"/>
            </w:rPr>
          </w:rPrChange>
        </w:rPr>
        <w:t>以保证缓存文件的时效性。</w:t>
      </w:r>
    </w:p>
    <w:p w14:paraId="35C388BD" w14:textId="65508A19" w:rsidR="005634B5" w:rsidRPr="006C0267" w:rsidRDefault="00285C7C" w:rsidP="00E75C33">
      <w:pPr>
        <w:spacing w:line="400" w:lineRule="exact"/>
        <w:ind w:firstLine="420"/>
        <w:rPr>
          <w:rFonts w:asciiTheme="minorEastAsia" w:hAnsiTheme="minorEastAsia" w:cs="Times New Roman"/>
          <w:sz w:val="24"/>
          <w:szCs w:val="24"/>
          <w:rPrChange w:id="3687" w:author="JY0225" w:date="2017-08-24T11:15:00Z">
            <w:rPr>
              <w:rFonts w:ascii="Times New Roman" w:hAnsi="Times New Roman" w:cs="Times New Roman"/>
              <w:sz w:val="24"/>
            </w:rPr>
          </w:rPrChange>
        </w:rPr>
      </w:pPr>
      <w:r w:rsidRPr="006C0267">
        <w:rPr>
          <w:rFonts w:asciiTheme="minorEastAsia" w:hAnsiTheme="minorEastAsia" w:cs="Times New Roman" w:hint="eastAsia"/>
          <w:sz w:val="24"/>
          <w:szCs w:val="24"/>
          <w:rPrChange w:id="3688" w:author="JY0225" w:date="2017-08-24T11:15:00Z">
            <w:rPr>
              <w:rFonts w:ascii="Times New Roman" w:hAnsi="Times New Roman" w:cs="Times New Roman" w:hint="eastAsia"/>
              <w:sz w:val="24"/>
            </w:rPr>
          </w:rPrChange>
        </w:rPr>
        <w:t>此外，</w:t>
      </w:r>
      <w:r w:rsidR="00E75C33" w:rsidRPr="006C0267">
        <w:rPr>
          <w:rFonts w:asciiTheme="minorEastAsia" w:hAnsiTheme="minorEastAsia" w:cs="Times New Roman" w:hint="eastAsia"/>
          <w:sz w:val="24"/>
          <w:szCs w:val="24"/>
          <w:rPrChange w:id="3689" w:author="JY0225" w:date="2017-08-24T11:15:00Z">
            <w:rPr>
              <w:rFonts w:ascii="Times New Roman" w:hAnsi="Times New Roman" w:cs="Times New Roman" w:hint="eastAsia"/>
              <w:sz w:val="24"/>
            </w:rPr>
          </w:rPrChange>
        </w:rPr>
        <w:t xml:space="preserve"> </w:t>
      </w:r>
      <w:r w:rsidR="00117E62" w:rsidRPr="006C0267">
        <w:rPr>
          <w:rFonts w:asciiTheme="minorEastAsia" w:hAnsiTheme="minorEastAsia" w:cs="Times New Roman" w:hint="eastAsia"/>
          <w:sz w:val="24"/>
          <w:szCs w:val="24"/>
          <w:rPrChange w:id="3690" w:author="JY0225" w:date="2017-08-24T11:15:00Z">
            <w:rPr>
              <w:rFonts w:ascii="Times New Roman" w:hAnsi="Times New Roman" w:cs="Times New Roman" w:hint="eastAsia"/>
              <w:sz w:val="24"/>
            </w:rPr>
          </w:rPrChange>
        </w:rPr>
        <w:t>同一个用户</w:t>
      </w:r>
      <w:r w:rsidR="00370758" w:rsidRPr="006C0267">
        <w:rPr>
          <w:rFonts w:asciiTheme="minorEastAsia" w:hAnsiTheme="minorEastAsia" w:cs="Times New Roman" w:hint="eastAsia"/>
          <w:sz w:val="24"/>
          <w:szCs w:val="24"/>
          <w:rPrChange w:id="3691" w:author="JY0225" w:date="2017-08-24T11:15:00Z">
            <w:rPr>
              <w:rFonts w:ascii="Times New Roman" w:hAnsi="Times New Roman" w:cs="Times New Roman" w:hint="eastAsia"/>
              <w:sz w:val="24"/>
            </w:rPr>
          </w:rPrChange>
        </w:rPr>
        <w:t>备份数据时会有相同的文件。</w:t>
      </w:r>
      <w:r w:rsidR="005634B5" w:rsidRPr="006C0267">
        <w:rPr>
          <w:rFonts w:asciiTheme="minorEastAsia" w:hAnsiTheme="minorEastAsia" w:cs="Times New Roman" w:hint="eastAsia"/>
          <w:sz w:val="24"/>
          <w:szCs w:val="24"/>
          <w:rPrChange w:id="3692" w:author="JY0225" w:date="2017-08-24T11:15:00Z">
            <w:rPr>
              <w:rFonts w:ascii="Times New Roman" w:hAnsi="Times New Roman" w:cs="Times New Roman" w:hint="eastAsia"/>
              <w:sz w:val="24"/>
            </w:rPr>
          </w:rPrChange>
        </w:rPr>
        <w:t>在上传文件时，</w:t>
      </w:r>
      <w:r w:rsidR="00E75C33" w:rsidRPr="006C0267">
        <w:rPr>
          <w:rFonts w:asciiTheme="minorEastAsia" w:hAnsiTheme="minorEastAsia" w:cs="Times New Roman" w:hint="eastAsia"/>
          <w:sz w:val="24"/>
          <w:szCs w:val="24"/>
          <w:rPrChange w:id="3693" w:author="JY0225" w:date="2017-08-24T11:15:00Z">
            <w:rPr>
              <w:rFonts w:ascii="Times New Roman" w:hAnsi="Times New Roman" w:cs="Times New Roman" w:hint="eastAsia"/>
              <w:sz w:val="24"/>
            </w:rPr>
          </w:rPrChange>
        </w:rPr>
        <w:t>同一用户的相同文件</w:t>
      </w:r>
      <w:r w:rsidR="00FC3668" w:rsidRPr="006C0267">
        <w:rPr>
          <w:rFonts w:asciiTheme="minorEastAsia" w:hAnsiTheme="minorEastAsia" w:cs="Times New Roman" w:hint="eastAsia"/>
          <w:sz w:val="24"/>
          <w:szCs w:val="24"/>
          <w:rPrChange w:id="3694" w:author="JY0225" w:date="2017-08-24T11:15:00Z">
            <w:rPr>
              <w:rFonts w:ascii="Times New Roman" w:hAnsi="Times New Roman" w:cs="Times New Roman" w:hint="eastAsia"/>
              <w:sz w:val="24"/>
            </w:rPr>
          </w:rPrChange>
        </w:rPr>
        <w:t>是</w:t>
      </w:r>
      <w:r w:rsidR="00E75C33" w:rsidRPr="006C0267">
        <w:rPr>
          <w:rFonts w:asciiTheme="minorEastAsia" w:hAnsiTheme="minorEastAsia" w:cs="Times New Roman" w:hint="eastAsia"/>
          <w:sz w:val="24"/>
          <w:szCs w:val="24"/>
          <w:rPrChange w:id="3695" w:author="JY0225" w:date="2017-08-24T11:15:00Z">
            <w:rPr>
              <w:rFonts w:ascii="Times New Roman" w:hAnsi="Times New Roman" w:cs="Times New Roman" w:hint="eastAsia"/>
              <w:sz w:val="24"/>
            </w:rPr>
          </w:rPrChange>
        </w:rPr>
        <w:t>可以复用的，</w:t>
      </w:r>
      <w:r w:rsidR="005F132B" w:rsidRPr="006C0267">
        <w:rPr>
          <w:rFonts w:asciiTheme="minorEastAsia" w:hAnsiTheme="minorEastAsia" w:cs="Times New Roman" w:hint="eastAsia"/>
          <w:sz w:val="24"/>
          <w:szCs w:val="24"/>
          <w:rPrChange w:id="3696" w:author="JY0225" w:date="2017-08-24T11:15:00Z">
            <w:rPr>
              <w:rFonts w:ascii="Times New Roman" w:hAnsi="Times New Roman" w:cs="Times New Roman" w:hint="eastAsia"/>
              <w:sz w:val="24"/>
            </w:rPr>
          </w:rPrChange>
        </w:rPr>
        <w:t>可以利用服务器提供的复制文件接口，</w:t>
      </w:r>
      <w:r w:rsidR="005634B5" w:rsidRPr="006C0267">
        <w:rPr>
          <w:rFonts w:asciiTheme="minorEastAsia" w:hAnsiTheme="minorEastAsia" w:cs="Times New Roman" w:hint="eastAsia"/>
          <w:sz w:val="24"/>
          <w:szCs w:val="24"/>
          <w:rPrChange w:id="3697" w:author="JY0225" w:date="2017-08-24T11:15:00Z">
            <w:rPr>
              <w:rFonts w:ascii="Times New Roman" w:hAnsi="Times New Roman" w:cs="Times New Roman" w:hint="eastAsia"/>
              <w:sz w:val="24"/>
            </w:rPr>
          </w:rPrChange>
        </w:rPr>
        <w:t>直接在服务器操作，</w:t>
      </w:r>
      <w:r w:rsidR="00A6719A" w:rsidRPr="006C0267">
        <w:rPr>
          <w:rFonts w:asciiTheme="minorEastAsia" w:hAnsiTheme="minorEastAsia" w:cs="Times New Roman" w:hint="eastAsia"/>
          <w:sz w:val="24"/>
          <w:szCs w:val="24"/>
          <w:rPrChange w:id="3698" w:author="JY0225" w:date="2017-08-24T11:15:00Z">
            <w:rPr>
              <w:rFonts w:ascii="Times New Roman" w:hAnsi="Times New Roman" w:cs="Times New Roman" w:hint="eastAsia"/>
              <w:sz w:val="24"/>
            </w:rPr>
          </w:rPrChange>
        </w:rPr>
        <w:t>以减少上传文件所需的网络带宽，从而实现</w:t>
      </w:r>
      <w:r w:rsidR="00B0053E" w:rsidRPr="006C0267">
        <w:rPr>
          <w:rFonts w:asciiTheme="minorEastAsia" w:hAnsiTheme="minorEastAsia" w:cs="Times New Roman" w:hint="eastAsia"/>
          <w:sz w:val="24"/>
          <w:szCs w:val="24"/>
          <w:rPrChange w:id="3699" w:author="JY0225" w:date="2017-08-24T11:15:00Z">
            <w:rPr>
              <w:rFonts w:ascii="Times New Roman" w:hAnsi="Times New Roman" w:cs="Times New Roman" w:hint="eastAsia"/>
              <w:sz w:val="24"/>
            </w:rPr>
          </w:rPrChange>
        </w:rPr>
        <w:t>“</w:t>
      </w:r>
      <w:r w:rsidR="00A6719A" w:rsidRPr="006C0267">
        <w:rPr>
          <w:rFonts w:asciiTheme="minorEastAsia" w:hAnsiTheme="minorEastAsia" w:cs="Times New Roman" w:hint="eastAsia"/>
          <w:sz w:val="24"/>
          <w:szCs w:val="24"/>
          <w:rPrChange w:id="3700" w:author="JY0225" w:date="2017-08-24T11:15:00Z">
            <w:rPr>
              <w:rFonts w:ascii="Times New Roman" w:hAnsi="Times New Roman" w:cs="Times New Roman" w:hint="eastAsia"/>
              <w:sz w:val="24"/>
            </w:rPr>
          </w:rPrChange>
        </w:rPr>
        <w:t>秒传</w:t>
      </w:r>
      <w:r w:rsidR="00B0053E" w:rsidRPr="006C0267">
        <w:rPr>
          <w:rFonts w:asciiTheme="minorEastAsia" w:hAnsiTheme="minorEastAsia" w:cs="Times New Roman" w:hint="eastAsia"/>
          <w:sz w:val="24"/>
          <w:szCs w:val="24"/>
          <w:rPrChange w:id="3701" w:author="JY0225" w:date="2017-08-24T11:15:00Z">
            <w:rPr>
              <w:rFonts w:ascii="Times New Roman" w:hAnsi="Times New Roman" w:cs="Times New Roman" w:hint="eastAsia"/>
              <w:sz w:val="24"/>
            </w:rPr>
          </w:rPrChange>
        </w:rPr>
        <w:t>”</w:t>
      </w:r>
      <w:r w:rsidR="00A6719A" w:rsidRPr="006C0267">
        <w:rPr>
          <w:rFonts w:asciiTheme="minorEastAsia" w:hAnsiTheme="minorEastAsia" w:cs="Times New Roman" w:hint="eastAsia"/>
          <w:sz w:val="24"/>
          <w:szCs w:val="24"/>
          <w:rPrChange w:id="3702" w:author="JY0225" w:date="2017-08-24T11:15:00Z">
            <w:rPr>
              <w:rFonts w:ascii="Times New Roman" w:hAnsi="Times New Roman" w:cs="Times New Roman" w:hint="eastAsia"/>
              <w:sz w:val="24"/>
            </w:rPr>
          </w:rPrChange>
        </w:rPr>
        <w:t>功能</w:t>
      </w:r>
      <w:r w:rsidR="005634B5" w:rsidRPr="006C0267">
        <w:rPr>
          <w:rFonts w:asciiTheme="minorEastAsia" w:hAnsiTheme="minorEastAsia" w:cs="Times New Roman" w:hint="eastAsia"/>
          <w:sz w:val="24"/>
          <w:szCs w:val="24"/>
          <w:rPrChange w:id="3703" w:author="JY0225" w:date="2017-08-24T11:15:00Z">
            <w:rPr>
              <w:rFonts w:ascii="Times New Roman" w:hAnsi="Times New Roman" w:cs="Times New Roman" w:hint="eastAsia"/>
              <w:sz w:val="24"/>
            </w:rPr>
          </w:rPrChange>
        </w:rPr>
        <w:t>。</w:t>
      </w:r>
    </w:p>
    <w:p w14:paraId="29619D0B" w14:textId="4BDA3A63" w:rsidR="003F1845" w:rsidRPr="006C0267" w:rsidDel="00636DC8" w:rsidRDefault="002854D1" w:rsidP="00C8782B">
      <w:pPr>
        <w:spacing w:line="400" w:lineRule="exact"/>
        <w:ind w:firstLine="420"/>
        <w:rPr>
          <w:del w:id="3704" w:author="微软用户" w:date="2017-08-19T21:11:00Z"/>
          <w:rFonts w:asciiTheme="minorEastAsia" w:hAnsiTheme="minorEastAsia" w:cs="Times New Roman"/>
          <w:sz w:val="24"/>
          <w:szCs w:val="24"/>
          <w:rPrChange w:id="3705" w:author="JY0225" w:date="2017-08-24T11:15:00Z">
            <w:rPr>
              <w:del w:id="3706" w:author="微软用户" w:date="2017-08-19T21:11:00Z"/>
              <w:rFonts w:ascii="Times New Roman" w:hAnsi="Times New Roman" w:cs="Times New Roman"/>
              <w:sz w:val="24"/>
            </w:rPr>
          </w:rPrChange>
        </w:rPr>
      </w:pPr>
      <w:r w:rsidRPr="006C0267">
        <w:rPr>
          <w:rFonts w:asciiTheme="minorEastAsia" w:hAnsiTheme="minorEastAsia" w:cs="Times New Roman" w:hint="eastAsia"/>
          <w:sz w:val="24"/>
          <w:szCs w:val="24"/>
          <w:rPrChange w:id="3707" w:author="JY0225" w:date="2017-08-24T11:15:00Z">
            <w:rPr>
              <w:rFonts w:ascii="Times New Roman" w:hAnsi="Times New Roman" w:cs="Times New Roman" w:hint="eastAsia"/>
              <w:sz w:val="24"/>
            </w:rPr>
          </w:rPrChange>
        </w:rPr>
        <w:t>图</w:t>
      </w:r>
      <w:r w:rsidRPr="006C0267">
        <w:rPr>
          <w:rFonts w:asciiTheme="minorEastAsia" w:hAnsiTheme="minorEastAsia" w:cs="Times New Roman" w:hint="eastAsia"/>
          <w:sz w:val="24"/>
          <w:szCs w:val="24"/>
          <w:rPrChange w:id="3708" w:author="JY0225" w:date="2017-08-24T11:15:00Z">
            <w:rPr>
              <w:rFonts w:ascii="Times New Roman" w:hAnsi="Times New Roman" w:cs="Times New Roman" w:hint="eastAsia"/>
              <w:sz w:val="24"/>
            </w:rPr>
          </w:rPrChange>
        </w:rPr>
        <w:t xml:space="preserve">3-2 </w:t>
      </w:r>
      <w:r w:rsidR="003D3942" w:rsidRPr="006C0267">
        <w:rPr>
          <w:rFonts w:asciiTheme="minorEastAsia" w:hAnsiTheme="minorEastAsia" w:cs="Times New Roman" w:hint="eastAsia"/>
          <w:sz w:val="24"/>
          <w:szCs w:val="24"/>
          <w:rPrChange w:id="3709" w:author="JY0225" w:date="2017-08-24T11:15:00Z">
            <w:rPr>
              <w:rFonts w:ascii="Times New Roman" w:hAnsi="Times New Roman" w:cs="Times New Roman" w:hint="eastAsia"/>
              <w:sz w:val="24"/>
            </w:rPr>
          </w:rPrChange>
        </w:rPr>
        <w:t>详细</w:t>
      </w:r>
      <w:r w:rsidRPr="006C0267">
        <w:rPr>
          <w:rFonts w:asciiTheme="minorEastAsia" w:hAnsiTheme="minorEastAsia" w:cs="Times New Roman" w:hint="eastAsia"/>
          <w:sz w:val="24"/>
          <w:szCs w:val="24"/>
          <w:rPrChange w:id="3710" w:author="JY0225" w:date="2017-08-24T11:15:00Z">
            <w:rPr>
              <w:rFonts w:ascii="Times New Roman" w:hAnsi="Times New Roman" w:cs="Times New Roman" w:hint="eastAsia"/>
              <w:sz w:val="24"/>
            </w:rPr>
          </w:rPrChange>
        </w:rPr>
        <w:t>描述了本地缓存的过程。</w:t>
      </w:r>
    </w:p>
    <w:p w14:paraId="0DFECE18" w14:textId="090E1D34" w:rsidR="001B2115" w:rsidRPr="006C0267" w:rsidRDefault="001B2115">
      <w:pPr>
        <w:spacing w:line="400" w:lineRule="exact"/>
        <w:ind w:firstLine="420"/>
        <w:rPr>
          <w:ins w:id="3711" w:author="微软用户" w:date="2017-08-19T21:10:00Z"/>
          <w:rFonts w:asciiTheme="minorEastAsia" w:hAnsiTheme="minorEastAsia" w:cs="Times New Roman"/>
          <w:sz w:val="24"/>
          <w:szCs w:val="24"/>
          <w:rPrChange w:id="3712" w:author="JY0225" w:date="2017-08-24T11:15:00Z">
            <w:rPr>
              <w:ins w:id="3713" w:author="微软用户" w:date="2017-08-19T21:10:00Z"/>
              <w:rFonts w:ascii="Times New Roman" w:hAnsi="Times New Roman" w:cs="Times New Roman"/>
              <w:sz w:val="24"/>
            </w:rPr>
          </w:rPrChange>
        </w:rPr>
        <w:pPrChange w:id="3714" w:author="微软用户" w:date="2017-08-19T21:11:00Z">
          <w:pPr>
            <w:jc w:val="center"/>
          </w:pPr>
        </w:pPrChange>
      </w:pPr>
      <w:del w:id="3715" w:author="微软用户" w:date="2017-08-19T21:10:00Z">
        <w:r w:rsidRPr="006C0267" w:rsidDel="00636DC8">
          <w:rPr>
            <w:rFonts w:asciiTheme="minorEastAsia" w:hAnsiTheme="minorEastAsia" w:hint="eastAsia"/>
            <w:noProof/>
            <w:sz w:val="24"/>
            <w:szCs w:val="24"/>
            <w:rPrChange w:id="3716" w:author="JY0225" w:date="2017-08-24T11:15:00Z">
              <w:rPr>
                <w:rFonts w:hint="eastAsia"/>
                <w:noProof/>
              </w:rPr>
            </w:rPrChange>
          </w:rPr>
          <w:drawing>
            <wp:inline distT="0" distB="0" distL="0" distR="0" wp14:anchorId="584F90D9" wp14:editId="7D82F90D">
              <wp:extent cx="4037162" cy="358400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本地缓存01.jpg"/>
                      <pic:cNvPicPr/>
                    </pic:nvPicPr>
                    <pic:blipFill>
                      <a:blip r:embed="rId38">
                        <a:extLst>
                          <a:ext uri="{28A0092B-C50C-407E-A947-70E740481C1C}">
                            <a14:useLocalDpi xmlns:a14="http://schemas.microsoft.com/office/drawing/2010/main" val="0"/>
                          </a:ext>
                        </a:extLst>
                      </a:blip>
                      <a:stretch>
                        <a:fillRect/>
                      </a:stretch>
                    </pic:blipFill>
                    <pic:spPr>
                      <a:xfrm>
                        <a:off x="0" y="0"/>
                        <a:ext cx="4042736" cy="3588948"/>
                      </a:xfrm>
                      <a:prstGeom prst="rect">
                        <a:avLst/>
                      </a:prstGeom>
                    </pic:spPr>
                  </pic:pic>
                </a:graphicData>
              </a:graphic>
            </wp:inline>
          </w:drawing>
        </w:r>
      </w:del>
    </w:p>
    <w:p w14:paraId="06AFD69B" w14:textId="796DAC90" w:rsidR="00636DC8" w:rsidRDefault="00313120">
      <w:pPr>
        <w:jc w:val="center"/>
        <w:rPr>
          <w:rFonts w:ascii="Times New Roman" w:hAnsi="Times New Roman" w:cs="Times New Roman"/>
          <w:sz w:val="24"/>
        </w:rPr>
      </w:pPr>
      <w:ins w:id="3717" w:author="微软用户" w:date="2017-08-19T21:10:00Z">
        <w:r>
          <w:rPr>
            <w:rFonts w:ascii="Times New Roman" w:hAnsi="Times New Roman" w:cs="Times New Roman"/>
            <w:sz w:val="24"/>
          </w:rPr>
          <w:object w:dxaOrig="12150" w:dyaOrig="10875" w14:anchorId="22C8B680">
            <v:shape id="_x0000_i1031" type="#_x0000_t75" style="width:5in;height:322.6pt" o:ole="">
              <v:imagedata r:id="rId39" o:title=""/>
            </v:shape>
            <o:OLEObject Type="Embed" ProgID="Visio.Drawing.15" ShapeID="_x0000_i1031" DrawAspect="Content" ObjectID="_1565082763" r:id="rId40"/>
          </w:object>
        </w:r>
      </w:ins>
    </w:p>
    <w:p w14:paraId="7CD15E6B" w14:textId="3CF516AA" w:rsidR="001B2115" w:rsidRPr="006C0267" w:rsidRDefault="001B2115" w:rsidP="00D1571C">
      <w:pPr>
        <w:pStyle w:val="a5"/>
        <w:spacing w:line="400" w:lineRule="exact"/>
        <w:ind w:left="420" w:firstLineChars="0" w:firstLine="360"/>
        <w:jc w:val="center"/>
        <w:rPr>
          <w:rFonts w:asciiTheme="minorEastAsia" w:hAnsiTheme="minorEastAsia" w:cs="Times New Roman"/>
          <w:spacing w:val="10"/>
          <w:kern w:val="0"/>
          <w:sz w:val="24"/>
          <w:szCs w:val="24"/>
          <w:rPrChange w:id="3718" w:author="JY0225" w:date="2017-08-24T11:15:00Z">
            <w:rPr>
              <w:rFonts w:ascii="Times New Roman" w:hAnsi="Times New Roman" w:cs="Times New Roman"/>
              <w:spacing w:val="10"/>
              <w:kern w:val="0"/>
              <w:sz w:val="24"/>
              <w:szCs w:val="24"/>
            </w:rPr>
          </w:rPrChange>
        </w:rPr>
      </w:pPr>
      <w:r w:rsidRPr="006C0267">
        <w:rPr>
          <w:rFonts w:asciiTheme="minorEastAsia" w:hAnsiTheme="minorEastAsia" w:cs="Times New Roman"/>
          <w:spacing w:val="10"/>
          <w:kern w:val="0"/>
          <w:sz w:val="24"/>
          <w:szCs w:val="24"/>
          <w:rPrChange w:id="3719" w:author="JY0225" w:date="2017-08-24T11:15:00Z">
            <w:rPr>
              <w:rFonts w:ascii="Times New Roman" w:hAnsi="Times New Roman" w:cs="Times New Roman"/>
              <w:spacing w:val="10"/>
              <w:kern w:val="0"/>
              <w:sz w:val="24"/>
              <w:szCs w:val="24"/>
            </w:rPr>
          </w:rPrChange>
        </w:rPr>
        <w:t>图</w:t>
      </w:r>
      <w:r w:rsidRPr="006C0267">
        <w:rPr>
          <w:rFonts w:asciiTheme="minorEastAsia" w:hAnsiTheme="minorEastAsia" w:cs="Times New Roman"/>
          <w:spacing w:val="10"/>
          <w:kern w:val="0"/>
          <w:sz w:val="24"/>
          <w:szCs w:val="24"/>
          <w:rPrChange w:id="3720" w:author="JY0225" w:date="2017-08-24T11:15:00Z">
            <w:rPr>
              <w:rFonts w:ascii="Times New Roman" w:hAnsi="Times New Roman" w:cs="Times New Roman"/>
              <w:spacing w:val="10"/>
              <w:kern w:val="0"/>
              <w:sz w:val="24"/>
              <w:szCs w:val="24"/>
            </w:rPr>
          </w:rPrChange>
        </w:rPr>
        <w:t>3</w:t>
      </w:r>
      <w:r w:rsidR="008B372C" w:rsidRPr="006C0267">
        <w:rPr>
          <w:rFonts w:asciiTheme="minorEastAsia" w:hAnsiTheme="minorEastAsia" w:cs="Times New Roman"/>
          <w:spacing w:val="10"/>
          <w:kern w:val="0"/>
          <w:sz w:val="24"/>
          <w:szCs w:val="24"/>
          <w:rPrChange w:id="3721" w:author="JY0225" w:date="2017-08-24T11:15:00Z">
            <w:rPr>
              <w:rFonts w:ascii="Times New Roman" w:hAnsi="Times New Roman" w:cs="Times New Roman"/>
              <w:spacing w:val="10"/>
              <w:kern w:val="0"/>
              <w:sz w:val="24"/>
              <w:szCs w:val="24"/>
            </w:rPr>
          </w:rPrChange>
        </w:rPr>
        <w:t>-3</w:t>
      </w:r>
      <w:r w:rsidRPr="006C0267">
        <w:rPr>
          <w:rFonts w:asciiTheme="minorEastAsia" w:hAnsiTheme="minorEastAsia" w:cs="Times New Roman"/>
          <w:spacing w:val="10"/>
          <w:kern w:val="0"/>
          <w:sz w:val="24"/>
          <w:szCs w:val="24"/>
          <w:rPrChange w:id="3722" w:author="JY0225" w:date="2017-08-24T11:15:00Z">
            <w:rPr>
              <w:rFonts w:ascii="Times New Roman" w:hAnsi="Times New Roman" w:cs="Times New Roman"/>
              <w:spacing w:val="10"/>
              <w:kern w:val="0"/>
              <w:sz w:val="24"/>
              <w:szCs w:val="24"/>
            </w:rPr>
          </w:rPrChange>
        </w:rPr>
        <w:t xml:space="preserve"> </w:t>
      </w:r>
      <w:r w:rsidRPr="006C0267">
        <w:rPr>
          <w:rFonts w:asciiTheme="minorEastAsia" w:hAnsiTheme="minorEastAsia" w:cs="Times New Roman" w:hint="eastAsia"/>
          <w:spacing w:val="10"/>
          <w:kern w:val="0"/>
          <w:sz w:val="24"/>
          <w:szCs w:val="24"/>
          <w:rPrChange w:id="3723" w:author="JY0225" w:date="2017-08-24T11:15:00Z">
            <w:rPr>
              <w:rFonts w:ascii="Times New Roman" w:hAnsi="Times New Roman" w:cs="Times New Roman" w:hint="eastAsia"/>
              <w:spacing w:val="10"/>
              <w:kern w:val="0"/>
              <w:sz w:val="24"/>
              <w:szCs w:val="24"/>
            </w:rPr>
          </w:rPrChange>
        </w:rPr>
        <w:t>本地缓存示意图</w:t>
      </w:r>
    </w:p>
    <w:p w14:paraId="74C01A5A" w14:textId="438BA8BE" w:rsidR="00086856" w:rsidRPr="00086856" w:rsidRDefault="004A0E6F" w:rsidP="00ED1F88">
      <w:pPr>
        <w:pStyle w:val="31"/>
      </w:pPr>
      <w:bookmarkStart w:id="3724" w:name="_Toc491335238"/>
      <w:r>
        <w:t>3</w:t>
      </w:r>
      <w:r w:rsidR="00CB54DF">
        <w:t>.</w:t>
      </w:r>
      <w:ins w:id="3725" w:author="JY0225" w:date="2017-08-23T14:05:00Z">
        <w:r w:rsidR="001E3CF9">
          <w:t>2</w:t>
        </w:r>
      </w:ins>
      <w:del w:id="3726" w:author="JY0225" w:date="2017-08-23T14:05:00Z">
        <w:r w:rsidR="00CB54DF" w:rsidDel="001E3CF9">
          <w:delText>3</w:delText>
        </w:r>
      </w:del>
      <w:r w:rsidR="00ED20E3">
        <w:t>.4</w:t>
      </w:r>
      <w:r w:rsidR="00194BD3" w:rsidRPr="006637A1">
        <w:t xml:space="preserve"> </w:t>
      </w:r>
      <w:r w:rsidR="00194BD3">
        <w:rPr>
          <w:rFonts w:hint="eastAsia"/>
        </w:rPr>
        <w:t>多应用适配</w:t>
      </w:r>
      <w:bookmarkEnd w:id="3724"/>
    </w:p>
    <w:p w14:paraId="08BFDD25" w14:textId="77777777" w:rsidR="0047763E" w:rsidRPr="006C0267" w:rsidRDefault="0047763E" w:rsidP="000C4D66">
      <w:pPr>
        <w:spacing w:line="400" w:lineRule="exact"/>
        <w:ind w:firstLine="420"/>
        <w:rPr>
          <w:rFonts w:asciiTheme="minorEastAsia" w:hAnsiTheme="minorEastAsia" w:cs="Times New Roman"/>
          <w:sz w:val="24"/>
          <w:rPrChange w:id="3727" w:author="JY0225" w:date="2017-08-24T11:15:00Z">
            <w:rPr>
              <w:rFonts w:ascii="Times New Roman" w:hAnsi="Times New Roman" w:cs="Times New Roman"/>
              <w:sz w:val="24"/>
            </w:rPr>
          </w:rPrChange>
        </w:rPr>
      </w:pPr>
      <w:r w:rsidRPr="006C0267">
        <w:rPr>
          <w:rFonts w:asciiTheme="minorEastAsia" w:hAnsiTheme="minorEastAsia" w:cs="Times New Roman" w:hint="eastAsia"/>
          <w:sz w:val="24"/>
          <w:rPrChange w:id="3728" w:author="JY0225" w:date="2017-08-24T11:15:00Z">
            <w:rPr>
              <w:rFonts w:ascii="Times New Roman" w:hAnsi="Times New Roman" w:cs="Times New Roman" w:hint="eastAsia"/>
              <w:sz w:val="24"/>
            </w:rPr>
          </w:rPrChange>
        </w:rPr>
        <w:t>作为中间件，其主要的目标</w:t>
      </w:r>
      <w:r w:rsidR="00C00056" w:rsidRPr="006C0267">
        <w:rPr>
          <w:rFonts w:asciiTheme="minorEastAsia" w:hAnsiTheme="minorEastAsia" w:cs="Times New Roman" w:hint="eastAsia"/>
          <w:sz w:val="24"/>
          <w:rPrChange w:id="3729" w:author="JY0225" w:date="2017-08-24T11:15:00Z">
            <w:rPr>
              <w:rFonts w:ascii="Times New Roman" w:hAnsi="Times New Roman" w:cs="Times New Roman" w:hint="eastAsia"/>
              <w:sz w:val="24"/>
            </w:rPr>
          </w:rPrChange>
        </w:rPr>
        <w:t>之一</w:t>
      </w:r>
      <w:r w:rsidRPr="006C0267">
        <w:rPr>
          <w:rFonts w:asciiTheme="minorEastAsia" w:hAnsiTheme="minorEastAsia" w:cs="Times New Roman" w:hint="eastAsia"/>
          <w:sz w:val="24"/>
          <w:rPrChange w:id="3730" w:author="JY0225" w:date="2017-08-24T11:15:00Z">
            <w:rPr>
              <w:rFonts w:ascii="Times New Roman" w:hAnsi="Times New Roman" w:cs="Times New Roman" w:hint="eastAsia"/>
              <w:sz w:val="24"/>
            </w:rPr>
          </w:rPrChange>
        </w:rPr>
        <w:t>是完成不同客户端和服务</w:t>
      </w:r>
      <w:r w:rsidR="00280BC0" w:rsidRPr="006C0267">
        <w:rPr>
          <w:rFonts w:asciiTheme="minorEastAsia" w:hAnsiTheme="minorEastAsia" w:cs="Times New Roman" w:hint="eastAsia"/>
          <w:sz w:val="24"/>
          <w:rPrChange w:id="3731" w:author="JY0225" w:date="2017-08-24T11:15:00Z">
            <w:rPr>
              <w:rFonts w:ascii="Times New Roman" w:hAnsi="Times New Roman" w:cs="Times New Roman" w:hint="eastAsia"/>
              <w:sz w:val="24"/>
            </w:rPr>
          </w:rPrChange>
        </w:rPr>
        <w:t>器</w:t>
      </w:r>
      <w:r w:rsidRPr="006C0267">
        <w:rPr>
          <w:rFonts w:asciiTheme="minorEastAsia" w:hAnsiTheme="minorEastAsia" w:cs="Times New Roman" w:hint="eastAsia"/>
          <w:sz w:val="24"/>
          <w:rPrChange w:id="3732" w:author="JY0225" w:date="2017-08-24T11:15:00Z">
            <w:rPr>
              <w:rFonts w:ascii="Times New Roman" w:hAnsi="Times New Roman" w:cs="Times New Roman" w:hint="eastAsia"/>
              <w:sz w:val="24"/>
            </w:rPr>
          </w:rPrChange>
        </w:rPr>
        <w:t>之间的适配</w:t>
      </w:r>
      <w:r w:rsidR="007534DB" w:rsidRPr="006C0267">
        <w:rPr>
          <w:rFonts w:asciiTheme="minorEastAsia" w:hAnsiTheme="minorEastAsia" w:cs="Times New Roman" w:hint="eastAsia"/>
          <w:sz w:val="24"/>
          <w:rPrChange w:id="3733" w:author="JY0225" w:date="2017-08-24T11:15:00Z">
            <w:rPr>
              <w:rFonts w:ascii="Times New Roman" w:hAnsi="Times New Roman" w:cs="Times New Roman" w:hint="eastAsia"/>
              <w:sz w:val="24"/>
            </w:rPr>
          </w:rPrChange>
        </w:rPr>
        <w:t>，以使平台具备一定的可扩展性</w:t>
      </w:r>
      <w:r w:rsidRPr="006C0267">
        <w:rPr>
          <w:rFonts w:asciiTheme="minorEastAsia" w:hAnsiTheme="minorEastAsia" w:cs="Times New Roman" w:hint="eastAsia"/>
          <w:sz w:val="24"/>
          <w:rPrChange w:id="3734" w:author="JY0225" w:date="2017-08-24T11:15:00Z">
            <w:rPr>
              <w:rFonts w:ascii="Times New Roman" w:hAnsi="Times New Roman" w:cs="Times New Roman" w:hint="eastAsia"/>
              <w:sz w:val="24"/>
            </w:rPr>
          </w:rPrChange>
        </w:rPr>
        <w:t>。由于</w:t>
      </w:r>
      <w:r w:rsidR="007D0F04" w:rsidRPr="006C0267">
        <w:rPr>
          <w:rFonts w:asciiTheme="minorEastAsia" w:hAnsiTheme="minorEastAsia" w:cs="Times New Roman" w:hint="eastAsia"/>
          <w:sz w:val="24"/>
          <w:rPrChange w:id="3735" w:author="JY0225" w:date="2017-08-24T11:15:00Z">
            <w:rPr>
              <w:rFonts w:ascii="Times New Roman" w:hAnsi="Times New Roman" w:cs="Times New Roman" w:hint="eastAsia"/>
              <w:sz w:val="24"/>
            </w:rPr>
          </w:rPrChange>
        </w:rPr>
        <w:t>平台和操作系统之间的差异性，加上</w:t>
      </w:r>
      <w:r w:rsidR="00542FE2" w:rsidRPr="006C0267">
        <w:rPr>
          <w:rFonts w:asciiTheme="minorEastAsia" w:hAnsiTheme="minorEastAsia" w:cs="Times New Roman" w:hint="eastAsia"/>
          <w:sz w:val="24"/>
          <w:rPrChange w:id="3736" w:author="JY0225" w:date="2017-08-24T11:15:00Z">
            <w:rPr>
              <w:rFonts w:ascii="Times New Roman" w:hAnsi="Times New Roman" w:cs="Times New Roman" w:hint="eastAsia"/>
              <w:sz w:val="24"/>
            </w:rPr>
          </w:rPrChange>
        </w:rPr>
        <w:t>不同客户端在</w:t>
      </w:r>
      <w:r w:rsidRPr="006C0267">
        <w:rPr>
          <w:rFonts w:asciiTheme="minorEastAsia" w:hAnsiTheme="minorEastAsia" w:cs="Times New Roman" w:hint="eastAsia"/>
          <w:sz w:val="24"/>
          <w:rPrChange w:id="3737" w:author="JY0225" w:date="2017-08-24T11:15:00Z">
            <w:rPr>
              <w:rFonts w:ascii="Times New Roman" w:hAnsi="Times New Roman" w:cs="Times New Roman" w:hint="eastAsia"/>
              <w:sz w:val="24"/>
            </w:rPr>
          </w:rPrChange>
        </w:rPr>
        <w:t>设计时考虑的情形和目标不一样，客户端和服务端通常会定义不同的接口，导致服务器和客户端不匹配。</w:t>
      </w:r>
    </w:p>
    <w:p w14:paraId="439394F4" w14:textId="77777777" w:rsidR="00D47036" w:rsidRPr="006C0267" w:rsidRDefault="0047763E" w:rsidP="000C4D66">
      <w:pPr>
        <w:spacing w:line="400" w:lineRule="exact"/>
        <w:ind w:firstLine="420"/>
        <w:rPr>
          <w:rFonts w:asciiTheme="minorEastAsia" w:hAnsiTheme="minorEastAsia" w:cs="Times New Roman"/>
          <w:sz w:val="24"/>
          <w:rPrChange w:id="3738" w:author="JY0225" w:date="2017-08-24T11:15:00Z">
            <w:rPr>
              <w:rFonts w:ascii="Times New Roman" w:hAnsi="Times New Roman" w:cs="Times New Roman"/>
              <w:sz w:val="24"/>
            </w:rPr>
          </w:rPrChange>
        </w:rPr>
      </w:pPr>
      <w:r w:rsidRPr="006C0267">
        <w:rPr>
          <w:rFonts w:asciiTheme="minorEastAsia" w:hAnsiTheme="minorEastAsia" w:cs="Times New Roman" w:hint="eastAsia"/>
          <w:sz w:val="24"/>
          <w:rPrChange w:id="3739" w:author="JY0225" w:date="2017-08-24T11:15:00Z">
            <w:rPr>
              <w:rFonts w:ascii="Times New Roman" w:hAnsi="Times New Roman" w:cs="Times New Roman" w:hint="eastAsia"/>
              <w:sz w:val="24"/>
            </w:rPr>
          </w:rPrChange>
        </w:rPr>
        <w:t>为了减少客户端和服务端之间的差异，可以</w:t>
      </w:r>
      <w:r w:rsidR="004549A4" w:rsidRPr="006C0267">
        <w:rPr>
          <w:rFonts w:asciiTheme="minorEastAsia" w:hAnsiTheme="minorEastAsia" w:cs="Times New Roman" w:hint="eastAsia"/>
          <w:sz w:val="24"/>
          <w:rPrChange w:id="3740" w:author="JY0225" w:date="2017-08-24T11:15:00Z">
            <w:rPr>
              <w:rFonts w:ascii="Times New Roman" w:hAnsi="Times New Roman" w:cs="Times New Roman" w:hint="eastAsia"/>
              <w:sz w:val="24"/>
            </w:rPr>
          </w:rPrChange>
        </w:rPr>
        <w:t>通过中间件</w:t>
      </w:r>
      <w:r w:rsidR="00B50F28" w:rsidRPr="006C0267">
        <w:rPr>
          <w:rFonts w:asciiTheme="minorEastAsia" w:hAnsiTheme="minorEastAsia" w:cs="Times New Roman" w:hint="eastAsia"/>
          <w:sz w:val="24"/>
          <w:rPrChange w:id="3741" w:author="JY0225" w:date="2017-08-24T11:15:00Z">
            <w:rPr>
              <w:rFonts w:ascii="Times New Roman" w:hAnsi="Times New Roman" w:cs="Times New Roman" w:hint="eastAsia"/>
              <w:sz w:val="24"/>
            </w:rPr>
          </w:rPrChange>
        </w:rPr>
        <w:t>来对双方的调用方式进行转换，</w:t>
      </w:r>
      <w:r w:rsidRPr="006C0267">
        <w:rPr>
          <w:rFonts w:asciiTheme="minorEastAsia" w:hAnsiTheme="minorEastAsia" w:cs="Times New Roman" w:hint="eastAsia"/>
          <w:sz w:val="24"/>
          <w:rPrChange w:id="3742" w:author="JY0225" w:date="2017-08-24T11:15:00Z">
            <w:rPr>
              <w:rFonts w:ascii="Times New Roman" w:hAnsi="Times New Roman" w:cs="Times New Roman" w:hint="eastAsia"/>
              <w:sz w:val="24"/>
            </w:rPr>
          </w:rPrChange>
        </w:rPr>
        <w:t>适配分为两种情况：</w:t>
      </w:r>
    </w:p>
    <w:p w14:paraId="0FC63D8B" w14:textId="77777777" w:rsidR="00EA04F9" w:rsidRPr="006C0267" w:rsidRDefault="0047763E" w:rsidP="006C3A13">
      <w:pPr>
        <w:numPr>
          <w:ilvl w:val="0"/>
          <w:numId w:val="18"/>
        </w:numPr>
        <w:spacing w:line="400" w:lineRule="exact"/>
        <w:rPr>
          <w:rFonts w:asciiTheme="minorEastAsia" w:hAnsiTheme="minorEastAsia"/>
          <w:color w:val="000000" w:themeColor="text1"/>
          <w:sz w:val="24"/>
          <w:szCs w:val="24"/>
          <w:rPrChange w:id="3743" w:author="JY0225" w:date="2017-08-24T11:15:00Z">
            <w:rPr>
              <w:rFonts w:ascii="Times New Roman" w:hAnsi="Times New Roman" w:cs="Times New Roman"/>
              <w:sz w:val="24"/>
            </w:rPr>
          </w:rPrChange>
        </w:rPr>
        <w:pPrChange w:id="3744" w:author="JY0225" w:date="2017-08-24T10:53:00Z">
          <w:pPr>
            <w:pStyle w:val="a5"/>
            <w:numPr>
              <w:numId w:val="16"/>
            </w:numPr>
            <w:spacing w:line="400" w:lineRule="exact"/>
            <w:ind w:left="780" w:firstLineChars="0" w:hanging="360"/>
          </w:pPr>
        </w:pPrChange>
      </w:pPr>
      <w:r w:rsidRPr="006C0267">
        <w:rPr>
          <w:rFonts w:asciiTheme="minorEastAsia" w:hAnsiTheme="minorEastAsia" w:hint="eastAsia"/>
          <w:color w:val="000000" w:themeColor="text1"/>
          <w:sz w:val="24"/>
          <w:szCs w:val="24"/>
          <w:rPrChange w:id="3745" w:author="JY0225" w:date="2017-08-24T11:15:00Z">
            <w:rPr>
              <w:rFonts w:ascii="Times New Roman" w:hAnsi="Times New Roman" w:cs="Times New Roman" w:hint="eastAsia"/>
              <w:sz w:val="24"/>
            </w:rPr>
          </w:rPrChange>
        </w:rPr>
        <w:t>提供一个标准的接口，客户端调用中间件给出的接口；</w:t>
      </w:r>
    </w:p>
    <w:p w14:paraId="4333BC5C" w14:textId="77777777" w:rsidR="0047763E" w:rsidRPr="006C0267" w:rsidRDefault="00A0471C" w:rsidP="006C3A13">
      <w:pPr>
        <w:numPr>
          <w:ilvl w:val="0"/>
          <w:numId w:val="18"/>
        </w:numPr>
        <w:spacing w:line="400" w:lineRule="exact"/>
        <w:rPr>
          <w:rFonts w:asciiTheme="minorEastAsia" w:hAnsiTheme="minorEastAsia"/>
          <w:color w:val="000000" w:themeColor="text1"/>
          <w:sz w:val="24"/>
          <w:szCs w:val="24"/>
          <w:rPrChange w:id="3746" w:author="JY0225" w:date="2017-08-24T11:15:00Z">
            <w:rPr>
              <w:rFonts w:ascii="Times New Roman" w:hAnsi="Times New Roman" w:cs="Times New Roman"/>
              <w:sz w:val="24"/>
            </w:rPr>
          </w:rPrChange>
        </w:rPr>
        <w:pPrChange w:id="3747" w:author="JY0225" w:date="2017-08-24T10:53:00Z">
          <w:pPr>
            <w:pStyle w:val="a5"/>
            <w:numPr>
              <w:numId w:val="16"/>
            </w:numPr>
            <w:spacing w:line="400" w:lineRule="exact"/>
            <w:ind w:left="780" w:firstLineChars="0" w:hanging="360"/>
          </w:pPr>
        </w:pPrChange>
      </w:pPr>
      <w:r w:rsidRPr="006C0267">
        <w:rPr>
          <w:rFonts w:asciiTheme="minorEastAsia" w:hAnsiTheme="minorEastAsia" w:hint="eastAsia"/>
          <w:color w:val="000000" w:themeColor="text1"/>
          <w:sz w:val="24"/>
          <w:szCs w:val="24"/>
          <w:rPrChange w:id="3748" w:author="JY0225" w:date="2017-08-24T11:15:00Z">
            <w:rPr>
              <w:rFonts w:ascii="Times New Roman" w:hAnsi="Times New Roman" w:cs="Times New Roman" w:hint="eastAsia"/>
              <w:sz w:val="24"/>
            </w:rPr>
          </w:rPrChange>
        </w:rPr>
        <w:t>在中间件中引入新的适配模块</w:t>
      </w:r>
      <w:r w:rsidR="0047763E" w:rsidRPr="006C0267">
        <w:rPr>
          <w:rFonts w:asciiTheme="minorEastAsia" w:hAnsiTheme="minorEastAsia" w:hint="eastAsia"/>
          <w:color w:val="000000" w:themeColor="text1"/>
          <w:sz w:val="24"/>
          <w:szCs w:val="24"/>
          <w:rPrChange w:id="3749" w:author="JY0225" w:date="2017-08-24T11:15:00Z">
            <w:rPr>
              <w:rFonts w:ascii="Times New Roman" w:hAnsi="Times New Roman" w:cs="Times New Roman" w:hint="eastAsia"/>
              <w:sz w:val="24"/>
            </w:rPr>
          </w:rPrChange>
        </w:rPr>
        <w:t>，以较小的代价将不同的客户端和服务端整合在一起。</w:t>
      </w:r>
    </w:p>
    <w:p w14:paraId="32CDFE79" w14:textId="745E6C22" w:rsidR="0047763E" w:rsidRPr="006C0267" w:rsidRDefault="0047763E" w:rsidP="000C4D66">
      <w:pPr>
        <w:spacing w:line="400" w:lineRule="exact"/>
        <w:ind w:firstLine="420"/>
        <w:rPr>
          <w:rFonts w:asciiTheme="minorEastAsia" w:hAnsiTheme="minorEastAsia" w:cs="Times New Roman"/>
          <w:sz w:val="24"/>
          <w:rPrChange w:id="3750" w:author="JY0225" w:date="2017-08-24T11:15:00Z">
            <w:rPr>
              <w:rFonts w:ascii="Times New Roman" w:hAnsi="Times New Roman" w:cs="Times New Roman"/>
              <w:sz w:val="24"/>
            </w:rPr>
          </w:rPrChange>
        </w:rPr>
      </w:pPr>
      <w:r w:rsidRPr="006C0267">
        <w:rPr>
          <w:rFonts w:asciiTheme="minorEastAsia" w:hAnsiTheme="minorEastAsia" w:cs="Times New Roman" w:hint="eastAsia"/>
          <w:sz w:val="24"/>
          <w:rPrChange w:id="3751" w:author="JY0225" w:date="2017-08-24T11:15:00Z">
            <w:rPr>
              <w:rFonts w:ascii="Times New Roman" w:hAnsi="Times New Roman" w:cs="Times New Roman" w:hint="eastAsia"/>
              <w:sz w:val="24"/>
            </w:rPr>
          </w:rPrChange>
        </w:rPr>
        <w:t>第一种情况适合于规范新开发的客户端，从用户使用的角度来统一定义一个访问接口。第二种情况，实际上是第一种情况的强化形式，需要中间件来设计更灵活的机制来支持更一般化的适配。</w:t>
      </w:r>
      <w:r w:rsidR="00740D93" w:rsidRPr="006C0267">
        <w:rPr>
          <w:rFonts w:asciiTheme="minorEastAsia" w:hAnsiTheme="minorEastAsia" w:cs="Times New Roman" w:hint="eastAsia"/>
          <w:sz w:val="24"/>
          <w:rPrChange w:id="3752" w:author="JY0225" w:date="2017-08-24T11:15:00Z">
            <w:rPr>
              <w:rFonts w:ascii="Times New Roman" w:hAnsi="Times New Roman" w:cs="Times New Roman" w:hint="eastAsia"/>
              <w:sz w:val="24"/>
            </w:rPr>
          </w:rPrChange>
        </w:rPr>
        <w:t>在这里，本文</w:t>
      </w:r>
      <w:r w:rsidR="003F7731" w:rsidRPr="006C0267">
        <w:rPr>
          <w:rFonts w:asciiTheme="minorEastAsia" w:hAnsiTheme="minorEastAsia" w:cs="Times New Roman" w:hint="eastAsia"/>
          <w:sz w:val="24"/>
          <w:rPrChange w:id="3753" w:author="JY0225" w:date="2017-08-24T11:15:00Z">
            <w:rPr>
              <w:rFonts w:ascii="Times New Roman" w:hAnsi="Times New Roman" w:cs="Times New Roman" w:hint="eastAsia"/>
              <w:sz w:val="24"/>
            </w:rPr>
          </w:rPrChange>
        </w:rPr>
        <w:t>选择了第二种方式作为中间件多应用适配的方案。</w:t>
      </w:r>
    </w:p>
    <w:p w14:paraId="23A834C3" w14:textId="1820B802" w:rsidR="0047763E" w:rsidRPr="006C0267" w:rsidDel="00CC774B" w:rsidRDefault="0047763E" w:rsidP="000C4D66">
      <w:pPr>
        <w:spacing w:line="400" w:lineRule="exact"/>
        <w:ind w:firstLine="420"/>
        <w:rPr>
          <w:del w:id="3754" w:author="微软用户" w:date="2017-08-19T21:01:00Z"/>
          <w:rFonts w:asciiTheme="minorEastAsia" w:hAnsiTheme="minorEastAsia" w:cs="Times New Roman"/>
          <w:sz w:val="24"/>
          <w:rPrChange w:id="3755" w:author="JY0225" w:date="2017-08-24T11:15:00Z">
            <w:rPr>
              <w:del w:id="3756" w:author="微软用户" w:date="2017-08-19T21:01:00Z"/>
              <w:rFonts w:ascii="Times New Roman" w:hAnsi="Times New Roman" w:cs="Times New Roman"/>
              <w:sz w:val="24"/>
            </w:rPr>
          </w:rPrChange>
        </w:rPr>
      </w:pPr>
      <w:r w:rsidRPr="006C0267">
        <w:rPr>
          <w:rFonts w:asciiTheme="minorEastAsia" w:hAnsiTheme="minorEastAsia" w:cs="Times New Roman" w:hint="eastAsia"/>
          <w:sz w:val="24"/>
          <w:rPrChange w:id="3757" w:author="JY0225" w:date="2017-08-24T11:15:00Z">
            <w:rPr>
              <w:rFonts w:ascii="Times New Roman" w:hAnsi="Times New Roman" w:cs="Times New Roman" w:hint="eastAsia"/>
              <w:sz w:val="24"/>
            </w:rPr>
          </w:rPrChange>
        </w:rPr>
        <w:t>为了适配客户端发出的请求（输出形式）和服务端的接收请求（输入形式）之间的差异，</w:t>
      </w:r>
      <w:r w:rsidR="00EA04F9" w:rsidRPr="006C0267">
        <w:rPr>
          <w:rFonts w:asciiTheme="minorEastAsia" w:hAnsiTheme="minorEastAsia" w:cs="Times New Roman" w:hint="eastAsia"/>
          <w:sz w:val="24"/>
          <w:rPrChange w:id="3758" w:author="JY0225" w:date="2017-08-24T11:15:00Z">
            <w:rPr>
              <w:rFonts w:ascii="Times New Roman" w:hAnsi="Times New Roman" w:cs="Times New Roman" w:hint="eastAsia"/>
              <w:sz w:val="24"/>
            </w:rPr>
          </w:rPrChange>
        </w:rPr>
        <w:t>中间件需要对来自不同客户端的请求进行适配，以服务器的标准接</w:t>
      </w:r>
      <w:r w:rsidR="00EA04F9" w:rsidRPr="006C0267">
        <w:rPr>
          <w:rFonts w:asciiTheme="minorEastAsia" w:hAnsiTheme="minorEastAsia" w:cs="Times New Roman" w:hint="eastAsia"/>
          <w:sz w:val="24"/>
          <w:rPrChange w:id="3759" w:author="JY0225" w:date="2017-08-24T11:15:00Z">
            <w:rPr>
              <w:rFonts w:ascii="Times New Roman" w:hAnsi="Times New Roman" w:cs="Times New Roman" w:hint="eastAsia"/>
              <w:sz w:val="24"/>
            </w:rPr>
          </w:rPrChange>
        </w:rPr>
        <w:lastRenderedPageBreak/>
        <w:t>口规范作为基准，转化为统一的、服务器可识别的形式</w:t>
      </w:r>
      <w:r w:rsidRPr="006C0267">
        <w:rPr>
          <w:rFonts w:asciiTheme="minorEastAsia" w:hAnsiTheme="minorEastAsia" w:cs="Times New Roman" w:hint="eastAsia"/>
          <w:sz w:val="24"/>
          <w:rPrChange w:id="3760" w:author="JY0225" w:date="2017-08-24T11:15:00Z">
            <w:rPr>
              <w:rFonts w:ascii="Times New Roman" w:hAnsi="Times New Roman" w:cs="Times New Roman" w:hint="eastAsia"/>
              <w:sz w:val="24"/>
            </w:rPr>
          </w:rPrChange>
        </w:rPr>
        <w:t>。</w:t>
      </w:r>
      <w:r w:rsidR="00EA04F9" w:rsidRPr="006C0267">
        <w:rPr>
          <w:rFonts w:asciiTheme="minorEastAsia" w:hAnsiTheme="minorEastAsia" w:cs="Times New Roman" w:hint="eastAsia"/>
          <w:sz w:val="24"/>
          <w:rPrChange w:id="3761" w:author="JY0225" w:date="2017-08-24T11:15:00Z">
            <w:rPr>
              <w:rFonts w:ascii="Times New Roman" w:hAnsi="Times New Roman" w:cs="Times New Roman" w:hint="eastAsia"/>
              <w:sz w:val="24"/>
            </w:rPr>
          </w:rPrChange>
        </w:rPr>
        <w:t>同时，由于目前版本的中间件只有</w:t>
      </w:r>
      <w:r w:rsidR="00EA04F9" w:rsidRPr="006C0267">
        <w:rPr>
          <w:rFonts w:asciiTheme="minorEastAsia" w:hAnsiTheme="minorEastAsia" w:cs="Times New Roman" w:hint="eastAsia"/>
          <w:sz w:val="24"/>
          <w:rPrChange w:id="3762" w:author="JY0225" w:date="2017-08-24T11:15:00Z">
            <w:rPr>
              <w:rFonts w:ascii="Times New Roman" w:hAnsi="Times New Roman" w:cs="Times New Roman" w:hint="eastAsia"/>
              <w:sz w:val="24"/>
            </w:rPr>
          </w:rPrChange>
        </w:rPr>
        <w:t>CLI</w:t>
      </w:r>
      <w:r w:rsidR="00D711C2" w:rsidRPr="006C0267">
        <w:rPr>
          <w:rFonts w:asciiTheme="minorEastAsia" w:hAnsiTheme="minorEastAsia" w:cs="Times New Roman" w:hint="eastAsia"/>
          <w:sz w:val="24"/>
          <w:rPrChange w:id="3763" w:author="JY0225" w:date="2017-08-24T11:15:00Z">
            <w:rPr>
              <w:rFonts w:ascii="Times New Roman" w:hAnsi="Times New Roman" w:cs="Times New Roman" w:hint="eastAsia"/>
              <w:sz w:val="24"/>
            </w:rPr>
          </w:rPrChange>
        </w:rPr>
        <w:t>一个客户端，因此还</w:t>
      </w:r>
      <w:r w:rsidR="00EA04F9" w:rsidRPr="006C0267">
        <w:rPr>
          <w:rFonts w:asciiTheme="minorEastAsia" w:hAnsiTheme="minorEastAsia" w:cs="Times New Roman" w:hint="eastAsia"/>
          <w:sz w:val="24"/>
          <w:rPrChange w:id="3764" w:author="JY0225" w:date="2017-08-24T11:15:00Z">
            <w:rPr>
              <w:rFonts w:ascii="Times New Roman" w:hAnsi="Times New Roman" w:cs="Times New Roman" w:hint="eastAsia"/>
              <w:sz w:val="24"/>
            </w:rPr>
          </w:rPrChange>
        </w:rPr>
        <w:t>需要开发</w:t>
      </w:r>
      <w:r w:rsidR="004B7DBE" w:rsidRPr="006C0267">
        <w:rPr>
          <w:rFonts w:asciiTheme="minorEastAsia" w:hAnsiTheme="minorEastAsia" w:cs="Times New Roman" w:hint="eastAsia"/>
          <w:sz w:val="24"/>
          <w:rPrChange w:id="3765" w:author="JY0225" w:date="2017-08-24T11:15:00Z">
            <w:rPr>
              <w:rFonts w:ascii="Times New Roman" w:hAnsi="Times New Roman" w:cs="Times New Roman" w:hint="eastAsia"/>
              <w:sz w:val="24"/>
            </w:rPr>
          </w:rPrChange>
        </w:rPr>
        <w:t>其他类型的客户端</w:t>
      </w:r>
      <w:r w:rsidR="00555D53" w:rsidRPr="006C0267">
        <w:rPr>
          <w:rFonts w:asciiTheme="minorEastAsia" w:hAnsiTheme="minorEastAsia" w:cs="Times New Roman" w:hint="eastAsia"/>
          <w:sz w:val="24"/>
          <w:rPrChange w:id="3766" w:author="JY0225" w:date="2017-08-24T11:15:00Z">
            <w:rPr>
              <w:rFonts w:ascii="Times New Roman" w:hAnsi="Times New Roman" w:cs="Times New Roman" w:hint="eastAsia"/>
              <w:sz w:val="24"/>
            </w:rPr>
          </w:rPrChange>
        </w:rPr>
        <w:t>来</w:t>
      </w:r>
      <w:r w:rsidR="004B7DBE" w:rsidRPr="006C0267">
        <w:rPr>
          <w:rFonts w:asciiTheme="minorEastAsia" w:hAnsiTheme="minorEastAsia" w:cs="Times New Roman" w:hint="eastAsia"/>
          <w:sz w:val="24"/>
          <w:rPrChange w:id="3767" w:author="JY0225" w:date="2017-08-24T11:15:00Z">
            <w:rPr>
              <w:rFonts w:ascii="Times New Roman" w:hAnsi="Times New Roman" w:cs="Times New Roman" w:hint="eastAsia"/>
              <w:sz w:val="24"/>
            </w:rPr>
          </w:rPrChange>
        </w:rPr>
        <w:t>支撑多应用适配</w:t>
      </w:r>
      <w:r w:rsidR="008D61A3" w:rsidRPr="006C0267">
        <w:rPr>
          <w:rFonts w:asciiTheme="minorEastAsia" w:hAnsiTheme="minorEastAsia" w:cs="Times New Roman" w:hint="eastAsia"/>
          <w:sz w:val="24"/>
          <w:rPrChange w:id="3768" w:author="JY0225" w:date="2017-08-24T11:15:00Z">
            <w:rPr>
              <w:rFonts w:ascii="Times New Roman" w:hAnsi="Times New Roman" w:cs="Times New Roman" w:hint="eastAsia"/>
              <w:sz w:val="24"/>
            </w:rPr>
          </w:rPrChange>
        </w:rPr>
        <w:t>，</w:t>
      </w:r>
      <w:r w:rsidR="00F534CC" w:rsidRPr="006C0267">
        <w:rPr>
          <w:rFonts w:asciiTheme="minorEastAsia" w:hAnsiTheme="minorEastAsia" w:cs="Times New Roman" w:hint="eastAsia"/>
          <w:sz w:val="24"/>
          <w:rPrChange w:id="3769" w:author="JY0225" w:date="2017-08-24T11:15:00Z">
            <w:rPr>
              <w:rFonts w:ascii="Times New Roman" w:hAnsi="Times New Roman" w:cs="Times New Roman" w:hint="eastAsia"/>
              <w:sz w:val="24"/>
            </w:rPr>
          </w:rPrChange>
        </w:rPr>
        <w:t>本文</w:t>
      </w:r>
      <w:r w:rsidR="00F715AE" w:rsidRPr="006C0267">
        <w:rPr>
          <w:rFonts w:asciiTheme="minorEastAsia" w:hAnsiTheme="minorEastAsia" w:cs="Times New Roman" w:hint="eastAsia"/>
          <w:sz w:val="24"/>
          <w:rPrChange w:id="3770" w:author="JY0225" w:date="2017-08-24T11:15:00Z">
            <w:rPr>
              <w:rFonts w:ascii="Times New Roman" w:hAnsi="Times New Roman" w:cs="Times New Roman" w:hint="eastAsia"/>
              <w:sz w:val="24"/>
            </w:rPr>
          </w:rPrChange>
        </w:rPr>
        <w:t>选择了开发基于</w:t>
      </w:r>
      <w:r w:rsidR="006707F9" w:rsidRPr="006C0267">
        <w:rPr>
          <w:rFonts w:asciiTheme="minorEastAsia" w:hAnsiTheme="minorEastAsia" w:cs="Times New Roman" w:hint="eastAsia"/>
          <w:sz w:val="24"/>
          <w:rPrChange w:id="3771" w:author="JY0225" w:date="2017-08-24T11:15:00Z">
            <w:rPr>
              <w:rFonts w:ascii="Times New Roman" w:hAnsi="Times New Roman" w:cs="Times New Roman" w:hint="eastAsia"/>
              <w:sz w:val="24"/>
            </w:rPr>
          </w:rPrChange>
        </w:rPr>
        <w:t>Firefox</w:t>
      </w:r>
      <w:r w:rsidR="00F715AE" w:rsidRPr="006C0267">
        <w:rPr>
          <w:rFonts w:asciiTheme="minorEastAsia" w:hAnsiTheme="minorEastAsia" w:cs="Times New Roman" w:hint="eastAsia"/>
          <w:sz w:val="24"/>
          <w:rPrChange w:id="3772" w:author="JY0225" w:date="2017-08-24T11:15:00Z">
            <w:rPr>
              <w:rFonts w:ascii="Times New Roman" w:hAnsi="Times New Roman" w:cs="Times New Roman" w:hint="eastAsia"/>
              <w:sz w:val="24"/>
            </w:rPr>
          </w:rPrChange>
        </w:rPr>
        <w:t>浏览器的</w:t>
      </w:r>
      <w:r w:rsidR="002E5718" w:rsidRPr="006C0267">
        <w:rPr>
          <w:rFonts w:asciiTheme="minorEastAsia" w:hAnsiTheme="minorEastAsia" w:cs="Times New Roman" w:hint="eastAsia"/>
          <w:sz w:val="24"/>
          <w:rPrChange w:id="3773" w:author="JY0225" w:date="2017-08-24T11:15:00Z">
            <w:rPr>
              <w:rFonts w:ascii="Times New Roman" w:hAnsi="Times New Roman" w:cs="Times New Roman" w:hint="eastAsia"/>
              <w:sz w:val="24"/>
            </w:rPr>
          </w:rPrChange>
        </w:rPr>
        <w:t>扩展</w:t>
      </w:r>
      <w:r w:rsidR="00F715AE" w:rsidRPr="006C0267">
        <w:rPr>
          <w:rFonts w:asciiTheme="minorEastAsia" w:hAnsiTheme="minorEastAsia" w:cs="Times New Roman" w:hint="eastAsia"/>
          <w:sz w:val="24"/>
          <w:rPrChange w:id="3774" w:author="JY0225" w:date="2017-08-24T11:15:00Z">
            <w:rPr>
              <w:rFonts w:ascii="Times New Roman" w:hAnsi="Times New Roman" w:cs="Times New Roman" w:hint="eastAsia"/>
              <w:sz w:val="24"/>
            </w:rPr>
          </w:rPrChange>
        </w:rPr>
        <w:t>和</w:t>
      </w:r>
      <w:r w:rsidR="00F715AE" w:rsidRPr="006C0267">
        <w:rPr>
          <w:rFonts w:asciiTheme="minorEastAsia" w:hAnsiTheme="minorEastAsia" w:cs="Times New Roman" w:hint="eastAsia"/>
          <w:sz w:val="24"/>
          <w:rPrChange w:id="3775" w:author="JY0225" w:date="2017-08-24T11:15:00Z">
            <w:rPr>
              <w:rFonts w:ascii="Times New Roman" w:hAnsi="Times New Roman" w:cs="Times New Roman" w:hint="eastAsia"/>
              <w:sz w:val="24"/>
            </w:rPr>
          </w:rPrChange>
        </w:rPr>
        <w:t>Java</w:t>
      </w:r>
      <w:r w:rsidR="00F715AE" w:rsidRPr="006C0267">
        <w:rPr>
          <w:rFonts w:asciiTheme="minorEastAsia" w:hAnsiTheme="minorEastAsia" w:cs="Times New Roman"/>
          <w:sz w:val="24"/>
          <w:rPrChange w:id="3776" w:author="JY0225" w:date="2017-08-24T11:15:00Z">
            <w:rPr>
              <w:rFonts w:ascii="Times New Roman" w:hAnsi="Times New Roman" w:cs="Times New Roman"/>
              <w:sz w:val="24"/>
            </w:rPr>
          </w:rPrChange>
        </w:rPr>
        <w:t xml:space="preserve"> </w:t>
      </w:r>
      <w:r w:rsidR="00F715AE" w:rsidRPr="006C0267">
        <w:rPr>
          <w:rFonts w:asciiTheme="minorEastAsia" w:hAnsiTheme="minorEastAsia" w:cs="Times New Roman" w:hint="eastAsia"/>
          <w:sz w:val="24"/>
          <w:rPrChange w:id="3777" w:author="JY0225" w:date="2017-08-24T11:15:00Z">
            <w:rPr>
              <w:rFonts w:ascii="Times New Roman" w:hAnsi="Times New Roman" w:cs="Times New Roman" w:hint="eastAsia"/>
              <w:sz w:val="24"/>
            </w:rPr>
          </w:rPrChange>
        </w:rPr>
        <w:t>SDK</w:t>
      </w:r>
      <w:r w:rsidR="009C0290" w:rsidRPr="006C0267">
        <w:rPr>
          <w:rFonts w:asciiTheme="minorEastAsia" w:hAnsiTheme="minorEastAsia" w:cs="Times New Roman" w:hint="eastAsia"/>
          <w:sz w:val="24"/>
          <w:rPrChange w:id="3778" w:author="JY0225" w:date="2017-08-24T11:15:00Z">
            <w:rPr>
              <w:rFonts w:ascii="Times New Roman" w:hAnsi="Times New Roman" w:cs="Times New Roman" w:hint="eastAsia"/>
              <w:sz w:val="24"/>
            </w:rPr>
          </w:rPrChange>
        </w:rPr>
        <w:t>开发工具。</w:t>
      </w:r>
      <w:r w:rsidR="00A075A7" w:rsidRPr="006C0267">
        <w:rPr>
          <w:rFonts w:asciiTheme="minorEastAsia" w:hAnsiTheme="minorEastAsia" w:cs="Times New Roman" w:hint="eastAsia"/>
          <w:sz w:val="24"/>
          <w:rPrChange w:id="3779" w:author="JY0225" w:date="2017-08-24T11:15:00Z">
            <w:rPr>
              <w:rFonts w:ascii="Times New Roman" w:hAnsi="Times New Roman" w:cs="Times New Roman" w:hint="eastAsia"/>
              <w:sz w:val="24"/>
            </w:rPr>
          </w:rPrChange>
        </w:rPr>
        <w:t>图</w:t>
      </w:r>
      <w:r w:rsidR="00A075A7" w:rsidRPr="006C0267">
        <w:rPr>
          <w:rFonts w:asciiTheme="minorEastAsia" w:hAnsiTheme="minorEastAsia" w:cs="Times New Roman" w:hint="eastAsia"/>
          <w:sz w:val="24"/>
          <w:rPrChange w:id="3780" w:author="JY0225" w:date="2017-08-24T11:15:00Z">
            <w:rPr>
              <w:rFonts w:ascii="Times New Roman" w:hAnsi="Times New Roman" w:cs="Times New Roman" w:hint="eastAsia"/>
              <w:sz w:val="24"/>
            </w:rPr>
          </w:rPrChange>
        </w:rPr>
        <w:t>3-4</w:t>
      </w:r>
      <w:r w:rsidR="00A075A7" w:rsidRPr="006C0267">
        <w:rPr>
          <w:rFonts w:asciiTheme="minorEastAsia" w:hAnsiTheme="minorEastAsia" w:cs="Times New Roman" w:hint="eastAsia"/>
          <w:sz w:val="24"/>
          <w:rPrChange w:id="3781" w:author="JY0225" w:date="2017-08-24T11:15:00Z">
            <w:rPr>
              <w:rFonts w:ascii="Times New Roman" w:hAnsi="Times New Roman" w:cs="Times New Roman" w:hint="eastAsia"/>
              <w:sz w:val="24"/>
            </w:rPr>
          </w:rPrChange>
        </w:rPr>
        <w:t>详细描述了</w:t>
      </w:r>
      <w:r w:rsidR="00813DB1" w:rsidRPr="006C0267">
        <w:rPr>
          <w:rFonts w:asciiTheme="minorEastAsia" w:hAnsiTheme="minorEastAsia" w:cs="Times New Roman" w:hint="eastAsia"/>
          <w:sz w:val="24"/>
          <w:rPrChange w:id="3782" w:author="JY0225" w:date="2017-08-24T11:15:00Z">
            <w:rPr>
              <w:rFonts w:ascii="Times New Roman" w:hAnsi="Times New Roman" w:cs="Times New Roman" w:hint="eastAsia"/>
              <w:sz w:val="24"/>
            </w:rPr>
          </w:rPrChange>
        </w:rPr>
        <w:t>多应用适配</w:t>
      </w:r>
      <w:r w:rsidR="00A075A7" w:rsidRPr="006C0267">
        <w:rPr>
          <w:rFonts w:asciiTheme="minorEastAsia" w:hAnsiTheme="minorEastAsia" w:cs="Times New Roman" w:hint="eastAsia"/>
          <w:sz w:val="24"/>
          <w:rPrChange w:id="3783" w:author="JY0225" w:date="2017-08-24T11:15:00Z">
            <w:rPr>
              <w:rFonts w:ascii="Times New Roman" w:hAnsi="Times New Roman" w:cs="Times New Roman" w:hint="eastAsia"/>
              <w:sz w:val="24"/>
            </w:rPr>
          </w:rPrChange>
        </w:rPr>
        <w:t>的过程。</w:t>
      </w:r>
    </w:p>
    <w:p w14:paraId="5D600DA9" w14:textId="3C0FDBB6" w:rsidR="008C223A" w:rsidRPr="006C0267" w:rsidRDefault="008C223A">
      <w:pPr>
        <w:spacing w:line="400" w:lineRule="exact"/>
        <w:ind w:firstLine="420"/>
        <w:rPr>
          <w:ins w:id="3784" w:author="微软用户" w:date="2017-08-19T21:00:00Z"/>
          <w:rFonts w:asciiTheme="minorEastAsia" w:hAnsiTheme="minorEastAsia"/>
          <w:rPrChange w:id="3785" w:author="JY0225" w:date="2017-08-24T11:15:00Z">
            <w:rPr>
              <w:ins w:id="3786" w:author="微软用户" w:date="2017-08-19T21:00:00Z"/>
            </w:rPr>
          </w:rPrChange>
        </w:rPr>
        <w:pPrChange w:id="3787" w:author="微软用户" w:date="2017-08-19T21:01:00Z">
          <w:pPr>
            <w:jc w:val="center"/>
          </w:pPr>
        </w:pPrChange>
      </w:pPr>
      <w:del w:id="3788" w:author="微软用户" w:date="2017-08-19T21:01:00Z">
        <w:r w:rsidRPr="006C0267" w:rsidDel="00CC774B">
          <w:rPr>
            <w:rFonts w:asciiTheme="minorEastAsia" w:hAnsiTheme="minorEastAsia" w:hint="eastAsia"/>
            <w:noProof/>
            <w:rPrChange w:id="3789" w:author="JY0225" w:date="2017-08-24T11:15:00Z">
              <w:rPr>
                <w:rFonts w:hint="eastAsia"/>
                <w:noProof/>
              </w:rPr>
            </w:rPrChange>
          </w:rPr>
          <w:drawing>
            <wp:inline distT="0" distB="0" distL="0" distR="0" wp14:anchorId="17F92784" wp14:editId="476CA9F0">
              <wp:extent cx="4334934" cy="2957581"/>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多应用适配.jpg"/>
                      <pic:cNvPicPr/>
                    </pic:nvPicPr>
                    <pic:blipFill>
                      <a:blip r:embed="rId41">
                        <a:extLst>
                          <a:ext uri="{28A0092B-C50C-407E-A947-70E740481C1C}">
                            <a14:useLocalDpi xmlns:a14="http://schemas.microsoft.com/office/drawing/2010/main" val="0"/>
                          </a:ext>
                        </a:extLst>
                      </a:blip>
                      <a:stretch>
                        <a:fillRect/>
                      </a:stretch>
                    </pic:blipFill>
                    <pic:spPr>
                      <a:xfrm>
                        <a:off x="0" y="0"/>
                        <a:ext cx="4367200" cy="2979595"/>
                      </a:xfrm>
                      <a:prstGeom prst="rect">
                        <a:avLst/>
                      </a:prstGeom>
                    </pic:spPr>
                  </pic:pic>
                </a:graphicData>
              </a:graphic>
            </wp:inline>
          </w:drawing>
        </w:r>
      </w:del>
    </w:p>
    <w:p w14:paraId="689DBB27" w14:textId="064EE4FB" w:rsidR="00CC774B" w:rsidRPr="001F6710" w:rsidRDefault="00145F02">
      <w:pPr>
        <w:jc w:val="center"/>
      </w:pPr>
      <w:ins w:id="3790" w:author="微软用户" w:date="2017-08-19T21:01:00Z">
        <w:r>
          <w:object w:dxaOrig="14445" w:dyaOrig="8806" w14:anchorId="1AE9F152">
            <v:shape id="_x0000_i1032" type="#_x0000_t75" style="width:420.8pt;height:257.15pt" o:ole="">
              <v:imagedata r:id="rId42" o:title=""/>
            </v:shape>
            <o:OLEObject Type="Embed" ProgID="Visio.Drawing.15" ShapeID="_x0000_i1032" DrawAspect="Content" ObjectID="_1565082764" r:id="rId43"/>
          </w:object>
        </w:r>
      </w:ins>
    </w:p>
    <w:p w14:paraId="6E67D26E" w14:textId="0D1DF0D9" w:rsidR="008C223A" w:rsidRPr="00D1571C" w:rsidRDefault="008C223A" w:rsidP="006465B5">
      <w:pPr>
        <w:pStyle w:val="a5"/>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3-4</w:t>
      </w:r>
      <w:r w:rsidRPr="00B87EE1">
        <w:rPr>
          <w:rFonts w:ascii="Times New Roman" w:hAnsi="Times New Roman" w:cs="Times New Roman"/>
          <w:spacing w:val="10"/>
          <w:kern w:val="0"/>
          <w:sz w:val="24"/>
          <w:szCs w:val="24"/>
        </w:rPr>
        <w:t xml:space="preserve"> </w:t>
      </w:r>
      <w:r>
        <w:rPr>
          <w:rFonts w:ascii="Times New Roman" w:hAnsi="Times New Roman" w:cs="Times New Roman" w:hint="eastAsia"/>
          <w:spacing w:val="10"/>
          <w:kern w:val="0"/>
          <w:sz w:val="24"/>
          <w:szCs w:val="24"/>
        </w:rPr>
        <w:t>多应用适配示意图</w:t>
      </w:r>
    </w:p>
    <w:p w14:paraId="06FCD74A" w14:textId="77777777" w:rsidR="0047763E" w:rsidRPr="0047763E" w:rsidRDefault="0047763E" w:rsidP="0047763E"/>
    <w:p w14:paraId="2CDBD912" w14:textId="77777777" w:rsidR="00B23002" w:rsidRPr="00AB63AA" w:rsidRDefault="00296A29" w:rsidP="00AB63AA">
      <w:pPr>
        <w:spacing w:line="400" w:lineRule="exact"/>
        <w:ind w:firstLine="420"/>
        <w:rPr>
          <w:rFonts w:ascii="Times New Roman" w:hAnsi="Times New Roman" w:cs="Times New Roman"/>
          <w:sz w:val="24"/>
        </w:rPr>
      </w:pPr>
      <w:r>
        <w:br w:type="page"/>
      </w:r>
    </w:p>
    <w:p w14:paraId="0923614F" w14:textId="05E05437" w:rsidR="00EF0444" w:rsidRPr="006A7A5C" w:rsidRDefault="00362BEC" w:rsidP="006A7A5C">
      <w:pPr>
        <w:pStyle w:val="1"/>
        <w:rPr>
          <w:rFonts w:ascii="Times New Roman" w:hAnsi="Times New Roman" w:cs="Times New Roman"/>
        </w:rPr>
      </w:pPr>
      <w:bookmarkStart w:id="3791" w:name="_Toc491335239"/>
      <w:r>
        <w:rPr>
          <w:rFonts w:ascii="Times New Roman" w:hAnsi="Times New Roman" w:cs="Times New Roman"/>
        </w:rPr>
        <w:lastRenderedPageBreak/>
        <w:t>第四</w:t>
      </w:r>
      <w:r w:rsidR="004C119F" w:rsidRPr="00B87EE1">
        <w:rPr>
          <w:rFonts w:ascii="Times New Roman" w:hAnsi="Times New Roman" w:cs="Times New Roman"/>
        </w:rPr>
        <w:t>章</w:t>
      </w:r>
      <w:r w:rsidR="004C119F" w:rsidRPr="00B87EE1">
        <w:rPr>
          <w:rFonts w:ascii="Times New Roman" w:hAnsi="Times New Roman" w:cs="Times New Roman"/>
        </w:rPr>
        <w:t xml:space="preserve"> </w:t>
      </w:r>
      <w:r w:rsidR="00655CBE">
        <w:rPr>
          <w:rFonts w:ascii="Times New Roman" w:hAnsi="Times New Roman" w:cs="Times New Roman"/>
        </w:rPr>
        <w:t>云</w:t>
      </w:r>
      <w:r w:rsidR="00476838">
        <w:rPr>
          <w:rFonts w:ascii="Times New Roman" w:hAnsi="Times New Roman" w:cs="Times New Roman"/>
        </w:rPr>
        <w:t>备份</w:t>
      </w:r>
      <w:r w:rsidR="004C119F" w:rsidRPr="00B87EE1">
        <w:rPr>
          <w:rFonts w:ascii="Times New Roman" w:hAnsi="Times New Roman" w:cs="Times New Roman"/>
        </w:rPr>
        <w:t>中间件</w:t>
      </w:r>
      <w:r w:rsidR="004C119F">
        <w:rPr>
          <w:rFonts w:ascii="Times New Roman" w:hAnsi="Times New Roman" w:cs="Times New Roman"/>
        </w:rPr>
        <w:t>系统优化</w:t>
      </w:r>
      <w:r w:rsidR="0000254E">
        <w:rPr>
          <w:rFonts w:ascii="Times New Roman" w:hAnsi="Times New Roman" w:cs="Times New Roman"/>
        </w:rPr>
        <w:t>设计</w:t>
      </w:r>
      <w:bookmarkEnd w:id="3791"/>
    </w:p>
    <w:p w14:paraId="2D58B80A" w14:textId="77777777" w:rsidR="00492CC0" w:rsidDel="00184EB1" w:rsidRDefault="00566028">
      <w:pPr>
        <w:pStyle w:val="21"/>
        <w:spacing w:line="240" w:lineRule="auto"/>
        <w:rPr>
          <w:del w:id="3792" w:author="微软用户" w:date="2017-08-19T20:42:00Z"/>
        </w:rPr>
        <w:pPrChange w:id="3793" w:author="微软用户" w:date="2017-08-18T22:51:00Z">
          <w:pPr>
            <w:pStyle w:val="21"/>
          </w:pPr>
        </w:pPrChange>
      </w:pPr>
      <w:bookmarkStart w:id="3794" w:name="_Toc491335240"/>
      <w:r>
        <w:t>4</w:t>
      </w:r>
      <w:r w:rsidR="00311D33">
        <w:t>.1</w:t>
      </w:r>
      <w:r w:rsidR="00492CC0" w:rsidRPr="00B87EE1">
        <w:t xml:space="preserve"> </w:t>
      </w:r>
      <w:r w:rsidR="004D6A4B">
        <w:t>中间件优化</w:t>
      </w:r>
      <w:r w:rsidR="00492CC0">
        <w:t>系统</w:t>
      </w:r>
      <w:r w:rsidR="0075350E">
        <w:t>框架设计</w:t>
      </w:r>
      <w:bookmarkEnd w:id="3794"/>
    </w:p>
    <w:p w14:paraId="3F993525" w14:textId="410FE9F1" w:rsidR="00F94F19" w:rsidRDefault="00E4327E">
      <w:pPr>
        <w:pStyle w:val="21"/>
        <w:spacing w:line="240" w:lineRule="auto"/>
        <w:rPr>
          <w:ins w:id="3795" w:author="微软用户" w:date="2017-08-19T20:41:00Z"/>
        </w:rPr>
        <w:pPrChange w:id="3796" w:author="微软用户" w:date="2017-08-19T20:42:00Z">
          <w:pPr/>
        </w:pPrChange>
      </w:pPr>
      <w:del w:id="3797" w:author="微软用户" w:date="2017-08-19T20:42:00Z">
        <w:r w:rsidDel="00184EB1">
          <w:rPr>
            <w:noProof/>
          </w:rPr>
          <w:drawing>
            <wp:inline distT="0" distB="0" distL="0" distR="0" wp14:anchorId="5FF44461" wp14:editId="1A8EA41C">
              <wp:extent cx="5278120" cy="34918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优化中间件系统架构图 .jpg"/>
                      <pic:cNvPicPr/>
                    </pic:nvPicPr>
                    <pic:blipFill>
                      <a:blip r:embed="rId44">
                        <a:extLst>
                          <a:ext uri="{28A0092B-C50C-407E-A947-70E740481C1C}">
                            <a14:useLocalDpi xmlns:a14="http://schemas.microsoft.com/office/drawing/2010/main" val="0"/>
                          </a:ext>
                        </a:extLst>
                      </a:blip>
                      <a:stretch>
                        <a:fillRect/>
                      </a:stretch>
                    </pic:blipFill>
                    <pic:spPr>
                      <a:xfrm>
                        <a:off x="0" y="0"/>
                        <a:ext cx="5278120" cy="3491865"/>
                      </a:xfrm>
                      <a:prstGeom prst="rect">
                        <a:avLst/>
                      </a:prstGeom>
                    </pic:spPr>
                  </pic:pic>
                </a:graphicData>
              </a:graphic>
            </wp:inline>
          </w:drawing>
        </w:r>
      </w:del>
    </w:p>
    <w:p w14:paraId="102C8CCD" w14:textId="2C3F23CE" w:rsidR="00184EB1" w:rsidRPr="00F94F19" w:rsidRDefault="00E2584C">
      <w:pPr>
        <w:jc w:val="center"/>
        <w:pPrChange w:id="3798" w:author="微软用户" w:date="2017-08-19T20:42:00Z">
          <w:pPr/>
        </w:pPrChange>
      </w:pPr>
      <w:ins w:id="3799" w:author="微软用户" w:date="2017-08-19T20:42:00Z">
        <w:r>
          <w:object w:dxaOrig="18555" w:dyaOrig="12270" w14:anchorId="1822507E">
            <v:shape id="_x0000_i1033" type="#_x0000_t75" style="width:360.95pt;height:238.45pt" o:ole="">
              <v:imagedata r:id="rId45" o:title=""/>
            </v:shape>
            <o:OLEObject Type="Embed" ProgID="Visio.Drawing.15" ShapeID="_x0000_i1033" DrawAspect="Content" ObjectID="_1565082765" r:id="rId46"/>
          </w:object>
        </w:r>
      </w:ins>
    </w:p>
    <w:p w14:paraId="73989A4A" w14:textId="770086F8" w:rsidR="00B41FAA" w:rsidRPr="00987564" w:rsidRDefault="00A3725F" w:rsidP="00987564">
      <w:pPr>
        <w:spacing w:line="400" w:lineRule="exact"/>
        <w:ind w:firstLine="420"/>
        <w:jc w:val="center"/>
        <w:rPr>
          <w:rFonts w:asciiTheme="minorEastAsia" w:hAnsiTheme="minorEastAsia" w:cs="Times New Roman"/>
          <w:spacing w:val="10"/>
          <w:kern w:val="0"/>
          <w:sz w:val="24"/>
          <w:szCs w:val="24"/>
          <w:rPrChange w:id="3800" w:author="JY0225" w:date="2017-08-24T11:16:00Z">
            <w:rPr>
              <w:rFonts w:ascii="Times New Roman" w:hAnsi="Times New Roman" w:cs="Times New Roman"/>
              <w:spacing w:val="10"/>
              <w:kern w:val="0"/>
              <w:sz w:val="24"/>
              <w:szCs w:val="24"/>
            </w:rPr>
          </w:rPrChange>
        </w:rPr>
        <w:pPrChange w:id="3801" w:author="JY0225" w:date="2017-08-24T11:16:00Z">
          <w:pPr>
            <w:spacing w:line="360" w:lineRule="auto"/>
            <w:ind w:firstLine="420"/>
            <w:jc w:val="center"/>
          </w:pPr>
        </w:pPrChange>
      </w:pPr>
      <w:del w:id="3802" w:author="JY0225" w:date="2017-08-14T12:38:00Z">
        <w:r w:rsidRPr="00987564" w:rsidDel="00856A51">
          <w:rPr>
            <w:rFonts w:asciiTheme="minorEastAsia" w:hAnsiTheme="minorEastAsia"/>
            <w:rPrChange w:id="3803" w:author="JY0225" w:date="2017-08-24T11:16:00Z">
              <w:rPr/>
            </w:rPrChange>
          </w:rPr>
          <w:tab/>
        </w:r>
      </w:del>
      <w:r w:rsidRPr="00987564">
        <w:rPr>
          <w:rFonts w:asciiTheme="minorEastAsia" w:hAnsiTheme="minorEastAsia" w:cs="Times New Roman" w:hint="eastAsia"/>
          <w:spacing w:val="10"/>
          <w:kern w:val="0"/>
          <w:sz w:val="24"/>
          <w:szCs w:val="24"/>
          <w:rPrChange w:id="3804" w:author="JY0225" w:date="2017-08-24T11:16:00Z">
            <w:rPr>
              <w:rFonts w:ascii="Times New Roman" w:hAnsi="Times New Roman" w:cs="Times New Roman" w:hint="eastAsia"/>
              <w:spacing w:val="10"/>
              <w:kern w:val="0"/>
              <w:sz w:val="24"/>
              <w:szCs w:val="24"/>
            </w:rPr>
          </w:rPrChange>
        </w:rPr>
        <w:t>图</w:t>
      </w:r>
      <w:r w:rsidR="00AD1CEF" w:rsidRPr="00987564">
        <w:rPr>
          <w:rFonts w:asciiTheme="minorEastAsia" w:hAnsiTheme="minorEastAsia" w:cs="Times New Roman"/>
          <w:spacing w:val="10"/>
          <w:kern w:val="0"/>
          <w:sz w:val="24"/>
          <w:szCs w:val="24"/>
          <w:rPrChange w:id="3805" w:author="JY0225" w:date="2017-08-24T11:16:00Z">
            <w:rPr>
              <w:rFonts w:ascii="Times New Roman" w:hAnsi="Times New Roman" w:cs="Times New Roman"/>
              <w:spacing w:val="10"/>
              <w:kern w:val="0"/>
              <w:sz w:val="24"/>
              <w:szCs w:val="24"/>
            </w:rPr>
          </w:rPrChange>
        </w:rPr>
        <w:t>4-1</w:t>
      </w:r>
      <w:r w:rsidR="002B49ED" w:rsidRPr="00987564">
        <w:rPr>
          <w:rFonts w:asciiTheme="minorEastAsia" w:hAnsiTheme="minorEastAsia" w:cs="Times New Roman" w:hint="eastAsia"/>
          <w:spacing w:val="10"/>
          <w:kern w:val="0"/>
          <w:sz w:val="24"/>
          <w:szCs w:val="24"/>
          <w:rPrChange w:id="3806" w:author="JY0225" w:date="2017-08-24T11:16:00Z">
            <w:rPr>
              <w:rFonts w:ascii="Times New Roman" w:hAnsi="Times New Roman" w:cs="Times New Roman" w:hint="eastAsia"/>
              <w:spacing w:val="10"/>
              <w:kern w:val="0"/>
              <w:sz w:val="24"/>
              <w:szCs w:val="24"/>
            </w:rPr>
          </w:rPrChange>
        </w:rPr>
        <w:t xml:space="preserve"> </w:t>
      </w:r>
      <w:r w:rsidRPr="00987564">
        <w:rPr>
          <w:rFonts w:asciiTheme="minorEastAsia" w:hAnsiTheme="minorEastAsia" w:cs="Times New Roman" w:hint="eastAsia"/>
          <w:spacing w:val="10"/>
          <w:kern w:val="0"/>
          <w:sz w:val="24"/>
          <w:szCs w:val="24"/>
          <w:rPrChange w:id="3807" w:author="JY0225" w:date="2017-08-24T11:16:00Z">
            <w:rPr>
              <w:rFonts w:ascii="Times New Roman" w:hAnsi="Times New Roman" w:cs="Times New Roman" w:hint="eastAsia"/>
              <w:spacing w:val="10"/>
              <w:kern w:val="0"/>
              <w:sz w:val="24"/>
              <w:szCs w:val="24"/>
            </w:rPr>
          </w:rPrChange>
        </w:rPr>
        <w:t>云</w:t>
      </w:r>
      <w:r w:rsidR="00476838" w:rsidRPr="00987564">
        <w:rPr>
          <w:rFonts w:asciiTheme="minorEastAsia" w:hAnsiTheme="minorEastAsia" w:cs="Times New Roman" w:hint="eastAsia"/>
          <w:spacing w:val="10"/>
          <w:kern w:val="0"/>
          <w:sz w:val="24"/>
          <w:szCs w:val="24"/>
          <w:rPrChange w:id="3808" w:author="JY0225" w:date="2017-08-24T11:16:00Z">
            <w:rPr>
              <w:rFonts w:ascii="Times New Roman" w:hAnsi="Times New Roman" w:cs="Times New Roman" w:hint="eastAsia"/>
              <w:spacing w:val="10"/>
              <w:kern w:val="0"/>
              <w:sz w:val="24"/>
              <w:szCs w:val="24"/>
            </w:rPr>
          </w:rPrChange>
        </w:rPr>
        <w:t>备份</w:t>
      </w:r>
      <w:r w:rsidRPr="00987564">
        <w:rPr>
          <w:rFonts w:asciiTheme="minorEastAsia" w:hAnsiTheme="minorEastAsia" w:cs="Times New Roman" w:hint="eastAsia"/>
          <w:spacing w:val="10"/>
          <w:kern w:val="0"/>
          <w:sz w:val="24"/>
          <w:szCs w:val="24"/>
          <w:rPrChange w:id="3809" w:author="JY0225" w:date="2017-08-24T11:16:00Z">
            <w:rPr>
              <w:rFonts w:ascii="Times New Roman" w:hAnsi="Times New Roman" w:cs="Times New Roman" w:hint="eastAsia"/>
              <w:spacing w:val="10"/>
              <w:kern w:val="0"/>
              <w:sz w:val="24"/>
              <w:szCs w:val="24"/>
            </w:rPr>
          </w:rPrChange>
        </w:rPr>
        <w:t>中间件系统结构图</w:t>
      </w:r>
    </w:p>
    <w:p w14:paraId="4063FE85" w14:textId="560F9DD7" w:rsidR="00432971" w:rsidRPr="00987564" w:rsidRDefault="00DA448B" w:rsidP="00987564">
      <w:pPr>
        <w:spacing w:line="400" w:lineRule="exact"/>
        <w:rPr>
          <w:rFonts w:asciiTheme="minorEastAsia" w:hAnsiTheme="minorEastAsia" w:cs="Times New Roman"/>
          <w:sz w:val="24"/>
          <w:rPrChange w:id="3810" w:author="JY0225" w:date="2017-08-24T11:16:00Z">
            <w:rPr>
              <w:rFonts w:ascii="Times New Roman" w:hAnsi="Times New Roman" w:cs="Times New Roman"/>
              <w:sz w:val="24"/>
            </w:rPr>
          </w:rPrChange>
        </w:rPr>
        <w:pPrChange w:id="3811" w:author="JY0225" w:date="2017-08-24T11:16:00Z">
          <w:pPr>
            <w:spacing w:line="400" w:lineRule="exact"/>
          </w:pPr>
        </w:pPrChange>
      </w:pPr>
      <w:r w:rsidRPr="00987564">
        <w:rPr>
          <w:rFonts w:asciiTheme="minorEastAsia" w:hAnsiTheme="minorEastAsia" w:cs="Times New Roman"/>
          <w:spacing w:val="10"/>
          <w:kern w:val="0"/>
          <w:sz w:val="24"/>
          <w:szCs w:val="24"/>
          <w:rPrChange w:id="3812" w:author="JY0225" w:date="2017-08-24T11:16:00Z">
            <w:rPr>
              <w:rFonts w:ascii="Times New Roman" w:hAnsi="Times New Roman" w:cs="Times New Roman"/>
              <w:spacing w:val="10"/>
              <w:kern w:val="0"/>
              <w:sz w:val="24"/>
              <w:szCs w:val="24"/>
            </w:rPr>
          </w:rPrChange>
        </w:rPr>
        <w:tab/>
      </w:r>
      <w:commentRangeStart w:id="3813"/>
      <w:r w:rsidR="006A04B6" w:rsidRPr="00987564">
        <w:rPr>
          <w:rFonts w:asciiTheme="minorEastAsia" w:hAnsiTheme="minorEastAsia" w:cs="Times New Roman"/>
          <w:sz w:val="24"/>
          <w:rPrChange w:id="3814" w:author="JY0225" w:date="2017-08-24T11:16:00Z">
            <w:rPr>
              <w:rFonts w:ascii="Times New Roman" w:hAnsi="Times New Roman" w:cs="Times New Roman"/>
              <w:sz w:val="24"/>
            </w:rPr>
          </w:rPrChange>
        </w:rPr>
        <w:t>图</w:t>
      </w:r>
      <w:r w:rsidR="006A04B6" w:rsidRPr="00987564">
        <w:rPr>
          <w:rFonts w:asciiTheme="minorEastAsia" w:hAnsiTheme="minorEastAsia" w:cs="Times New Roman" w:hint="eastAsia"/>
          <w:sz w:val="24"/>
          <w:rPrChange w:id="3815" w:author="JY0225" w:date="2017-08-24T11:16:00Z">
            <w:rPr>
              <w:rFonts w:ascii="Times New Roman" w:hAnsi="Times New Roman" w:cs="Times New Roman" w:hint="eastAsia"/>
              <w:sz w:val="24"/>
            </w:rPr>
          </w:rPrChange>
        </w:rPr>
        <w:t>4-1</w:t>
      </w:r>
      <w:r w:rsidR="006A04B6" w:rsidRPr="00987564">
        <w:rPr>
          <w:rFonts w:asciiTheme="minorEastAsia" w:hAnsiTheme="minorEastAsia" w:cs="Times New Roman" w:hint="eastAsia"/>
          <w:sz w:val="24"/>
          <w:rPrChange w:id="3816" w:author="JY0225" w:date="2017-08-24T11:16:00Z">
            <w:rPr>
              <w:rFonts w:ascii="Times New Roman" w:hAnsi="Times New Roman" w:cs="Times New Roman" w:hint="eastAsia"/>
              <w:sz w:val="24"/>
            </w:rPr>
          </w:rPrChange>
        </w:rPr>
        <w:t>展示了优化后的中间件系统框架设计图，</w:t>
      </w:r>
      <w:r w:rsidR="00412E6C" w:rsidRPr="00987564">
        <w:rPr>
          <w:rFonts w:asciiTheme="minorEastAsia" w:hAnsiTheme="minorEastAsia" w:cs="Times New Roman" w:hint="eastAsia"/>
          <w:sz w:val="24"/>
          <w:rPrChange w:id="3817" w:author="JY0225" w:date="2017-08-24T11:16:00Z">
            <w:rPr>
              <w:rFonts w:ascii="Times New Roman" w:hAnsi="Times New Roman" w:cs="Times New Roman" w:hint="eastAsia"/>
              <w:sz w:val="24"/>
            </w:rPr>
          </w:rPrChange>
        </w:rPr>
        <w:t>在</w:t>
      </w:r>
      <w:r w:rsidR="00E4327E" w:rsidRPr="00987564">
        <w:rPr>
          <w:rFonts w:asciiTheme="minorEastAsia" w:hAnsiTheme="minorEastAsia" w:cs="Times New Roman" w:hint="eastAsia"/>
          <w:sz w:val="24"/>
          <w:rPrChange w:id="3818" w:author="JY0225" w:date="2017-08-24T11:16:00Z">
            <w:rPr>
              <w:rFonts w:ascii="Times New Roman" w:hAnsi="Times New Roman" w:cs="Times New Roman" w:hint="eastAsia"/>
              <w:sz w:val="24"/>
            </w:rPr>
          </w:rPrChange>
        </w:rPr>
        <w:t>现有</w:t>
      </w:r>
      <w:r w:rsidR="00412E6C" w:rsidRPr="00987564">
        <w:rPr>
          <w:rFonts w:asciiTheme="minorEastAsia" w:hAnsiTheme="minorEastAsia" w:cs="Times New Roman" w:hint="eastAsia"/>
          <w:sz w:val="24"/>
          <w:rPrChange w:id="3819" w:author="JY0225" w:date="2017-08-24T11:16:00Z">
            <w:rPr>
              <w:rFonts w:ascii="Times New Roman" w:hAnsi="Times New Roman" w:cs="Times New Roman" w:hint="eastAsia"/>
              <w:sz w:val="24"/>
            </w:rPr>
          </w:rPrChange>
        </w:rPr>
        <w:t>系统的基础上，主要针对</w:t>
      </w:r>
      <w:r w:rsidR="001B01FF" w:rsidRPr="00987564">
        <w:rPr>
          <w:rFonts w:asciiTheme="minorEastAsia" w:hAnsiTheme="minorEastAsia" w:cs="Times New Roman" w:hint="eastAsia"/>
          <w:sz w:val="24"/>
          <w:rPrChange w:id="3820" w:author="JY0225" w:date="2017-08-24T11:16:00Z">
            <w:rPr>
              <w:rFonts w:ascii="Times New Roman" w:hAnsi="Times New Roman" w:cs="Times New Roman" w:hint="eastAsia"/>
              <w:sz w:val="24"/>
            </w:rPr>
          </w:rPrChange>
        </w:rPr>
        <w:t>第二层架构进行重构，新增了</w:t>
      </w:r>
      <w:r w:rsidR="001B01FF" w:rsidRPr="00987564">
        <w:rPr>
          <w:rFonts w:asciiTheme="minorEastAsia" w:hAnsiTheme="minorEastAsia" w:cs="Times New Roman"/>
          <w:sz w:val="24"/>
          <w:rPrChange w:id="3821" w:author="JY0225" w:date="2017-08-24T11:16:00Z">
            <w:rPr>
              <w:rFonts w:ascii="Times New Roman" w:hAnsi="Times New Roman" w:cs="Times New Roman"/>
              <w:sz w:val="24"/>
            </w:rPr>
          </w:rPrChange>
        </w:rPr>
        <w:t>持久会话模块</w:t>
      </w:r>
      <w:r w:rsidR="001B01FF" w:rsidRPr="00987564">
        <w:rPr>
          <w:rFonts w:asciiTheme="minorEastAsia" w:hAnsiTheme="minorEastAsia" w:cs="Times New Roman" w:hint="eastAsia"/>
          <w:sz w:val="24"/>
          <w:rPrChange w:id="3822" w:author="JY0225" w:date="2017-08-24T11:16:00Z">
            <w:rPr>
              <w:rFonts w:ascii="Times New Roman" w:hAnsi="Times New Roman" w:cs="Times New Roman" w:hint="eastAsia"/>
              <w:sz w:val="24"/>
            </w:rPr>
          </w:rPrChange>
        </w:rPr>
        <w:t>、大文件上传模块、本地</w:t>
      </w:r>
      <w:r w:rsidR="001B01FF" w:rsidRPr="00987564">
        <w:rPr>
          <w:rFonts w:asciiTheme="minorEastAsia" w:hAnsiTheme="minorEastAsia" w:cs="Times New Roman"/>
          <w:sz w:val="24"/>
          <w:rPrChange w:id="3823" w:author="JY0225" w:date="2017-08-24T11:16:00Z">
            <w:rPr>
              <w:rFonts w:ascii="Times New Roman" w:hAnsi="Times New Roman" w:cs="Times New Roman"/>
              <w:sz w:val="24"/>
            </w:rPr>
          </w:rPrChange>
        </w:rPr>
        <w:t>缓存模块</w:t>
      </w:r>
      <w:r w:rsidR="00DA41A2" w:rsidRPr="00987564">
        <w:rPr>
          <w:rFonts w:asciiTheme="minorEastAsia" w:hAnsiTheme="minorEastAsia" w:cs="Times New Roman" w:hint="eastAsia"/>
          <w:sz w:val="24"/>
          <w:rPrChange w:id="3824" w:author="JY0225" w:date="2017-08-24T11:16:00Z">
            <w:rPr>
              <w:rFonts w:ascii="Times New Roman" w:hAnsi="Times New Roman" w:cs="Times New Roman" w:hint="eastAsia"/>
              <w:sz w:val="24"/>
            </w:rPr>
          </w:rPrChange>
        </w:rPr>
        <w:t>以及</w:t>
      </w:r>
      <w:r w:rsidR="00D67D9E" w:rsidRPr="00987564">
        <w:rPr>
          <w:rFonts w:asciiTheme="minorEastAsia" w:hAnsiTheme="minorEastAsia" w:cs="Times New Roman" w:hint="eastAsia"/>
          <w:sz w:val="24"/>
          <w:rPrChange w:id="3825" w:author="JY0225" w:date="2017-08-24T11:16:00Z">
            <w:rPr>
              <w:rFonts w:ascii="Times New Roman" w:hAnsi="Times New Roman" w:cs="Times New Roman" w:hint="eastAsia"/>
              <w:sz w:val="24"/>
            </w:rPr>
          </w:rPrChange>
        </w:rPr>
        <w:t>多应用</w:t>
      </w:r>
      <w:r w:rsidR="001B01FF" w:rsidRPr="00987564">
        <w:rPr>
          <w:rFonts w:asciiTheme="minorEastAsia" w:hAnsiTheme="minorEastAsia" w:cs="Times New Roman" w:hint="eastAsia"/>
          <w:sz w:val="24"/>
          <w:rPrChange w:id="3826" w:author="JY0225" w:date="2017-08-24T11:16:00Z">
            <w:rPr>
              <w:rFonts w:ascii="Times New Roman" w:hAnsi="Times New Roman" w:cs="Times New Roman" w:hint="eastAsia"/>
              <w:sz w:val="24"/>
            </w:rPr>
          </w:rPrChange>
        </w:rPr>
        <w:t>适配</w:t>
      </w:r>
      <w:r w:rsidR="001B01FF" w:rsidRPr="00987564">
        <w:rPr>
          <w:rFonts w:asciiTheme="minorEastAsia" w:hAnsiTheme="minorEastAsia" w:cs="Times New Roman"/>
          <w:sz w:val="24"/>
          <w:rPrChange w:id="3827" w:author="JY0225" w:date="2017-08-24T11:16:00Z">
            <w:rPr>
              <w:rFonts w:ascii="Times New Roman" w:hAnsi="Times New Roman" w:cs="Times New Roman"/>
              <w:sz w:val="24"/>
            </w:rPr>
          </w:rPrChange>
        </w:rPr>
        <w:t>模块</w:t>
      </w:r>
      <w:r w:rsidR="00E90D47" w:rsidRPr="00987564">
        <w:rPr>
          <w:rFonts w:asciiTheme="minorEastAsia" w:hAnsiTheme="minorEastAsia" w:cs="Times New Roman" w:hint="eastAsia"/>
          <w:sz w:val="24"/>
          <w:rPrChange w:id="3828" w:author="JY0225" w:date="2017-08-24T11:16:00Z">
            <w:rPr>
              <w:rFonts w:ascii="Times New Roman" w:hAnsi="Times New Roman" w:cs="Times New Roman" w:hint="eastAsia"/>
              <w:sz w:val="24"/>
            </w:rPr>
          </w:rPrChange>
        </w:rPr>
        <w:t>。</w:t>
      </w:r>
      <w:commentRangeEnd w:id="3813"/>
      <w:r w:rsidR="00B72601" w:rsidRPr="00987564">
        <w:rPr>
          <w:rFonts w:asciiTheme="minorEastAsia" w:hAnsiTheme="minorEastAsia"/>
          <w:sz w:val="24"/>
          <w:rPrChange w:id="3829" w:author="JY0225" w:date="2017-08-24T11:16:00Z">
            <w:rPr>
              <w:rFonts w:ascii="Times New Roman" w:hAnsi="Times New Roman"/>
              <w:sz w:val="24"/>
            </w:rPr>
          </w:rPrChange>
        </w:rPr>
        <w:commentReference w:id="3813"/>
      </w:r>
    </w:p>
    <w:p w14:paraId="5728150C" w14:textId="77777777" w:rsidR="00142390" w:rsidRDefault="00CD5A7F">
      <w:pPr>
        <w:pStyle w:val="21"/>
        <w:spacing w:line="240" w:lineRule="auto"/>
        <w:pPrChange w:id="3830" w:author="微软用户" w:date="2017-08-18T22:51:00Z">
          <w:pPr>
            <w:pStyle w:val="21"/>
          </w:pPr>
        </w:pPrChange>
      </w:pPr>
      <w:bookmarkStart w:id="3831" w:name="_Toc491335241"/>
      <w:r>
        <w:t>4</w:t>
      </w:r>
      <w:r w:rsidR="00B0430C">
        <w:t>.2</w:t>
      </w:r>
      <w:r w:rsidR="00142390" w:rsidRPr="00B87EE1">
        <w:t xml:space="preserve"> </w:t>
      </w:r>
      <w:commentRangeStart w:id="3832"/>
      <w:r w:rsidR="006C56E9">
        <w:t>类图设计</w:t>
      </w:r>
      <w:commentRangeEnd w:id="3832"/>
      <w:r w:rsidR="00172D61" w:rsidRPr="0067145D">
        <w:rPr>
          <w:rPrChange w:id="3833" w:author="微软用户" w:date="2017-08-18T22:51:00Z">
            <w:rPr>
              <w:rStyle w:val="af2"/>
              <w:rFonts w:ascii="Calibri" w:eastAsia="宋体" w:hAnsi="Calibri"/>
              <w:b w:val="0"/>
              <w:bCs w:val="0"/>
            </w:rPr>
          </w:rPrChange>
        </w:rPr>
        <w:commentReference w:id="3832"/>
      </w:r>
      <w:bookmarkEnd w:id="3831"/>
    </w:p>
    <w:p w14:paraId="37BC5A4E" w14:textId="76F2DEA6" w:rsidR="007A5014" w:rsidRPr="00987564" w:rsidRDefault="00D65A03">
      <w:pPr>
        <w:spacing w:line="400" w:lineRule="exact"/>
        <w:rPr>
          <w:rFonts w:asciiTheme="minorEastAsia" w:hAnsiTheme="minorEastAsia" w:cs="Times New Roman"/>
          <w:sz w:val="24"/>
          <w:szCs w:val="24"/>
          <w:rPrChange w:id="3834" w:author="JY0225" w:date="2017-08-24T11:17:00Z">
            <w:rPr>
              <w:rFonts w:ascii="Times New Roman" w:hAnsi="Times New Roman" w:cs="Times New Roman"/>
              <w:sz w:val="24"/>
            </w:rPr>
          </w:rPrChange>
        </w:rPr>
      </w:pPr>
      <w:r>
        <w:rPr>
          <w:rFonts w:ascii="Times New Roman" w:hAnsi="Times New Roman" w:cs="Times New Roman"/>
          <w:sz w:val="24"/>
        </w:rPr>
        <w:tab/>
      </w:r>
      <w:r w:rsidR="00C80077" w:rsidRPr="00987564">
        <w:rPr>
          <w:rFonts w:asciiTheme="minorEastAsia" w:hAnsiTheme="minorEastAsia" w:cs="Times New Roman" w:hint="eastAsia"/>
          <w:sz w:val="24"/>
          <w:szCs w:val="24"/>
          <w:rPrChange w:id="3835" w:author="JY0225" w:date="2017-08-24T11:17:00Z">
            <w:rPr>
              <w:rFonts w:ascii="Times New Roman" w:hAnsi="Times New Roman" w:cs="Times New Roman" w:hint="eastAsia"/>
              <w:sz w:val="24"/>
            </w:rPr>
          </w:rPrChange>
        </w:rPr>
        <w:t>本文</w:t>
      </w:r>
      <w:r w:rsidRPr="00987564">
        <w:rPr>
          <w:rFonts w:asciiTheme="minorEastAsia" w:hAnsiTheme="minorEastAsia" w:cs="Times New Roman"/>
          <w:sz w:val="24"/>
          <w:szCs w:val="24"/>
          <w:rPrChange w:id="3836" w:author="JY0225" w:date="2017-08-24T11:17:00Z">
            <w:rPr>
              <w:rFonts w:ascii="Times New Roman" w:hAnsi="Times New Roman" w:cs="Times New Roman"/>
              <w:sz w:val="24"/>
            </w:rPr>
          </w:rPrChange>
        </w:rPr>
        <w:t>对</w:t>
      </w:r>
      <w:r w:rsidR="00E4327E" w:rsidRPr="00987564">
        <w:rPr>
          <w:rFonts w:asciiTheme="minorEastAsia" w:hAnsiTheme="minorEastAsia" w:cs="Times New Roman"/>
          <w:sz w:val="24"/>
          <w:szCs w:val="24"/>
          <w:rPrChange w:id="3837" w:author="JY0225" w:date="2017-08-24T11:17:00Z">
            <w:rPr>
              <w:rFonts w:ascii="Times New Roman" w:hAnsi="Times New Roman" w:cs="Times New Roman"/>
              <w:sz w:val="24"/>
            </w:rPr>
          </w:rPrChange>
        </w:rPr>
        <w:t>现有</w:t>
      </w:r>
      <w:r w:rsidRPr="00987564">
        <w:rPr>
          <w:rFonts w:asciiTheme="minorEastAsia" w:hAnsiTheme="minorEastAsia" w:cs="Times New Roman"/>
          <w:sz w:val="24"/>
          <w:szCs w:val="24"/>
          <w:rPrChange w:id="3838" w:author="JY0225" w:date="2017-08-24T11:17:00Z">
            <w:rPr>
              <w:rFonts w:ascii="Times New Roman" w:hAnsi="Times New Roman" w:cs="Times New Roman"/>
              <w:sz w:val="24"/>
            </w:rPr>
          </w:rPrChange>
        </w:rPr>
        <w:t>的中间件系统源代码进行了重构</w:t>
      </w:r>
      <w:r w:rsidR="00EF5188" w:rsidRPr="00987564">
        <w:rPr>
          <w:rFonts w:asciiTheme="minorEastAsia" w:hAnsiTheme="minorEastAsia"/>
          <w:color w:val="000000" w:themeColor="text1"/>
          <w:sz w:val="24"/>
          <w:szCs w:val="24"/>
          <w:vertAlign w:val="superscript"/>
          <w:rPrChange w:id="3839" w:author="JY0225" w:date="2017-08-24T11:17:00Z">
            <w:rPr>
              <w:color w:val="000000" w:themeColor="text1"/>
              <w:vertAlign w:val="superscript"/>
            </w:rPr>
          </w:rPrChange>
        </w:rPr>
        <w:fldChar w:fldCharType="begin"/>
      </w:r>
      <w:r w:rsidR="00EF5188" w:rsidRPr="00987564">
        <w:rPr>
          <w:rFonts w:asciiTheme="minorEastAsia" w:hAnsiTheme="minorEastAsia"/>
          <w:color w:val="000000" w:themeColor="text1"/>
          <w:sz w:val="24"/>
          <w:szCs w:val="24"/>
          <w:vertAlign w:val="superscript"/>
          <w:rPrChange w:id="3840" w:author="JY0225" w:date="2017-08-24T11:17:00Z">
            <w:rPr>
              <w:color w:val="000000" w:themeColor="text1"/>
              <w:vertAlign w:val="superscript"/>
            </w:rPr>
          </w:rPrChange>
        </w:rPr>
        <w:instrText xml:space="preserve"> REF _Ref489794793 \r \h </w:instrText>
      </w:r>
      <w:r w:rsidR="00EF5188" w:rsidRPr="00987564">
        <w:rPr>
          <w:rFonts w:asciiTheme="minorEastAsia" w:hAnsiTheme="minorEastAsia"/>
          <w:color w:val="000000" w:themeColor="text1"/>
          <w:sz w:val="24"/>
          <w:szCs w:val="24"/>
          <w:vertAlign w:val="superscript"/>
          <w:rPrChange w:id="3841" w:author="JY0225" w:date="2017-08-24T11:17:00Z">
            <w:rPr>
              <w:color w:val="000000" w:themeColor="text1"/>
              <w:vertAlign w:val="superscript"/>
            </w:rPr>
          </w:rPrChange>
        </w:rPr>
      </w:r>
      <w:r w:rsidR="00987564" w:rsidRPr="00987564">
        <w:rPr>
          <w:rFonts w:asciiTheme="minorEastAsia" w:hAnsiTheme="minorEastAsia"/>
          <w:color w:val="000000" w:themeColor="text1"/>
          <w:sz w:val="24"/>
          <w:szCs w:val="24"/>
          <w:vertAlign w:val="superscript"/>
          <w:rPrChange w:id="3842" w:author="JY0225" w:date="2017-08-24T11:17:00Z">
            <w:rPr>
              <w:color w:val="000000" w:themeColor="text1"/>
              <w:sz w:val="24"/>
              <w:szCs w:val="24"/>
              <w:vertAlign w:val="superscript"/>
            </w:rPr>
          </w:rPrChange>
        </w:rPr>
        <w:instrText xml:space="preserve"> \* MERGEFORMAT </w:instrText>
      </w:r>
      <w:r w:rsidR="00EF5188" w:rsidRPr="00987564">
        <w:rPr>
          <w:rFonts w:asciiTheme="minorEastAsia" w:hAnsiTheme="minorEastAsia"/>
          <w:color w:val="000000" w:themeColor="text1"/>
          <w:sz w:val="24"/>
          <w:szCs w:val="24"/>
          <w:vertAlign w:val="superscript"/>
          <w:rPrChange w:id="3843" w:author="JY0225" w:date="2017-08-24T11:17:00Z">
            <w:rPr>
              <w:color w:val="000000" w:themeColor="text1"/>
              <w:vertAlign w:val="superscript"/>
            </w:rPr>
          </w:rPrChange>
        </w:rPr>
        <w:fldChar w:fldCharType="separate"/>
      </w:r>
      <w:r w:rsidR="008E2759" w:rsidRPr="00987564">
        <w:rPr>
          <w:rFonts w:asciiTheme="minorEastAsia" w:hAnsiTheme="minorEastAsia"/>
          <w:color w:val="000000" w:themeColor="text1"/>
          <w:sz w:val="24"/>
          <w:szCs w:val="24"/>
          <w:vertAlign w:val="superscript"/>
          <w:rPrChange w:id="3844" w:author="JY0225" w:date="2017-08-24T11:17:00Z">
            <w:rPr>
              <w:color w:val="000000" w:themeColor="text1"/>
              <w:vertAlign w:val="superscript"/>
            </w:rPr>
          </w:rPrChange>
        </w:rPr>
        <w:t>[32]</w:t>
      </w:r>
      <w:r w:rsidR="00EF5188" w:rsidRPr="00987564">
        <w:rPr>
          <w:rFonts w:asciiTheme="minorEastAsia" w:hAnsiTheme="minorEastAsia"/>
          <w:color w:val="000000" w:themeColor="text1"/>
          <w:sz w:val="24"/>
          <w:szCs w:val="24"/>
          <w:vertAlign w:val="superscript"/>
          <w:rPrChange w:id="3845" w:author="JY0225" w:date="2017-08-24T11:17:00Z">
            <w:rPr>
              <w:color w:val="000000" w:themeColor="text1"/>
              <w:vertAlign w:val="superscript"/>
            </w:rPr>
          </w:rPrChange>
        </w:rPr>
        <w:fldChar w:fldCharType="end"/>
      </w:r>
      <w:r w:rsidR="00EF5188" w:rsidRPr="00987564">
        <w:rPr>
          <w:rFonts w:asciiTheme="minorEastAsia" w:hAnsiTheme="minorEastAsia"/>
          <w:color w:val="000000" w:themeColor="text1"/>
          <w:sz w:val="24"/>
          <w:szCs w:val="24"/>
          <w:vertAlign w:val="superscript"/>
          <w:rPrChange w:id="3846" w:author="JY0225" w:date="2017-08-24T11:17:00Z">
            <w:rPr>
              <w:color w:val="000000" w:themeColor="text1"/>
              <w:vertAlign w:val="superscript"/>
            </w:rPr>
          </w:rPrChange>
        </w:rPr>
        <w:fldChar w:fldCharType="begin"/>
      </w:r>
      <w:r w:rsidR="00EF5188" w:rsidRPr="00987564">
        <w:rPr>
          <w:rFonts w:asciiTheme="minorEastAsia" w:hAnsiTheme="minorEastAsia"/>
          <w:color w:val="000000" w:themeColor="text1"/>
          <w:sz w:val="24"/>
          <w:szCs w:val="24"/>
          <w:vertAlign w:val="superscript"/>
          <w:rPrChange w:id="3847" w:author="JY0225" w:date="2017-08-24T11:17:00Z">
            <w:rPr>
              <w:color w:val="000000" w:themeColor="text1"/>
              <w:vertAlign w:val="superscript"/>
            </w:rPr>
          </w:rPrChange>
        </w:rPr>
        <w:instrText xml:space="preserve"> REF _Ref489794794 \r \h </w:instrText>
      </w:r>
      <w:r w:rsidR="00EF5188" w:rsidRPr="00987564">
        <w:rPr>
          <w:rFonts w:asciiTheme="minorEastAsia" w:hAnsiTheme="minorEastAsia"/>
          <w:color w:val="000000" w:themeColor="text1"/>
          <w:sz w:val="24"/>
          <w:szCs w:val="24"/>
          <w:vertAlign w:val="superscript"/>
          <w:rPrChange w:id="3848" w:author="JY0225" w:date="2017-08-24T11:17:00Z">
            <w:rPr>
              <w:color w:val="000000" w:themeColor="text1"/>
              <w:vertAlign w:val="superscript"/>
            </w:rPr>
          </w:rPrChange>
        </w:rPr>
      </w:r>
      <w:r w:rsidR="00987564" w:rsidRPr="00987564">
        <w:rPr>
          <w:rFonts w:asciiTheme="minorEastAsia" w:hAnsiTheme="minorEastAsia"/>
          <w:color w:val="000000" w:themeColor="text1"/>
          <w:sz w:val="24"/>
          <w:szCs w:val="24"/>
          <w:vertAlign w:val="superscript"/>
          <w:rPrChange w:id="3849" w:author="JY0225" w:date="2017-08-24T11:17:00Z">
            <w:rPr>
              <w:color w:val="000000" w:themeColor="text1"/>
              <w:sz w:val="24"/>
              <w:szCs w:val="24"/>
              <w:vertAlign w:val="superscript"/>
            </w:rPr>
          </w:rPrChange>
        </w:rPr>
        <w:instrText xml:space="preserve"> \* MERGEFORMAT </w:instrText>
      </w:r>
      <w:r w:rsidR="00EF5188" w:rsidRPr="00987564">
        <w:rPr>
          <w:rFonts w:asciiTheme="minorEastAsia" w:hAnsiTheme="minorEastAsia"/>
          <w:color w:val="000000" w:themeColor="text1"/>
          <w:sz w:val="24"/>
          <w:szCs w:val="24"/>
          <w:vertAlign w:val="superscript"/>
          <w:rPrChange w:id="3850" w:author="JY0225" w:date="2017-08-24T11:17:00Z">
            <w:rPr>
              <w:color w:val="000000" w:themeColor="text1"/>
              <w:vertAlign w:val="superscript"/>
            </w:rPr>
          </w:rPrChange>
        </w:rPr>
        <w:fldChar w:fldCharType="separate"/>
      </w:r>
      <w:r w:rsidR="008E2759" w:rsidRPr="00987564">
        <w:rPr>
          <w:rFonts w:asciiTheme="minorEastAsia" w:hAnsiTheme="minorEastAsia"/>
          <w:color w:val="000000" w:themeColor="text1"/>
          <w:sz w:val="24"/>
          <w:szCs w:val="24"/>
          <w:vertAlign w:val="superscript"/>
          <w:rPrChange w:id="3851" w:author="JY0225" w:date="2017-08-24T11:17:00Z">
            <w:rPr>
              <w:color w:val="000000" w:themeColor="text1"/>
              <w:vertAlign w:val="superscript"/>
            </w:rPr>
          </w:rPrChange>
        </w:rPr>
        <w:t>[33]</w:t>
      </w:r>
      <w:r w:rsidR="00EF5188" w:rsidRPr="00987564">
        <w:rPr>
          <w:rFonts w:asciiTheme="minorEastAsia" w:hAnsiTheme="minorEastAsia"/>
          <w:color w:val="000000" w:themeColor="text1"/>
          <w:sz w:val="24"/>
          <w:szCs w:val="24"/>
          <w:vertAlign w:val="superscript"/>
          <w:rPrChange w:id="3852" w:author="JY0225" w:date="2017-08-24T11:17:00Z">
            <w:rPr>
              <w:color w:val="000000" w:themeColor="text1"/>
              <w:vertAlign w:val="superscript"/>
            </w:rPr>
          </w:rPrChange>
        </w:rPr>
        <w:fldChar w:fldCharType="end"/>
      </w:r>
      <w:r w:rsidRPr="00987564">
        <w:rPr>
          <w:rFonts w:asciiTheme="minorEastAsia" w:hAnsiTheme="minorEastAsia" w:cs="Times New Roman" w:hint="eastAsia"/>
          <w:sz w:val="24"/>
          <w:szCs w:val="24"/>
          <w:rPrChange w:id="3853" w:author="JY0225" w:date="2017-08-24T11:17:00Z">
            <w:rPr>
              <w:rFonts w:ascii="Times New Roman" w:hAnsi="Times New Roman" w:cs="Times New Roman" w:hint="eastAsia"/>
              <w:sz w:val="24"/>
            </w:rPr>
          </w:rPrChange>
        </w:rPr>
        <w:t>，</w:t>
      </w:r>
      <w:r w:rsidRPr="00987564">
        <w:rPr>
          <w:rFonts w:asciiTheme="minorEastAsia" w:hAnsiTheme="minorEastAsia" w:cs="Times New Roman"/>
          <w:sz w:val="24"/>
          <w:szCs w:val="24"/>
          <w:rPrChange w:id="3854" w:author="JY0225" w:date="2017-08-24T11:17:00Z">
            <w:rPr>
              <w:rFonts w:ascii="Times New Roman" w:hAnsi="Times New Roman" w:cs="Times New Roman"/>
              <w:sz w:val="24"/>
            </w:rPr>
          </w:rPrChange>
        </w:rPr>
        <w:t>因此</w:t>
      </w:r>
      <w:r w:rsidRPr="00987564">
        <w:rPr>
          <w:rFonts w:asciiTheme="minorEastAsia" w:hAnsiTheme="minorEastAsia" w:cs="Times New Roman" w:hint="eastAsia"/>
          <w:sz w:val="24"/>
          <w:szCs w:val="24"/>
          <w:rPrChange w:id="3855" w:author="JY0225" w:date="2017-08-24T11:17:00Z">
            <w:rPr>
              <w:rFonts w:ascii="Times New Roman" w:hAnsi="Times New Roman" w:cs="Times New Roman" w:hint="eastAsia"/>
              <w:sz w:val="24"/>
            </w:rPr>
          </w:rPrChange>
        </w:rPr>
        <w:t>，</w:t>
      </w:r>
      <w:r w:rsidRPr="00987564">
        <w:rPr>
          <w:rFonts w:asciiTheme="minorEastAsia" w:hAnsiTheme="minorEastAsia" w:cs="Times New Roman"/>
          <w:sz w:val="24"/>
          <w:szCs w:val="24"/>
          <w:rPrChange w:id="3856" w:author="JY0225" w:date="2017-08-24T11:17:00Z">
            <w:rPr>
              <w:rFonts w:ascii="Times New Roman" w:hAnsi="Times New Roman" w:cs="Times New Roman"/>
              <w:sz w:val="24"/>
            </w:rPr>
          </w:rPrChange>
        </w:rPr>
        <w:t>在类图的设计上也做了很大了改变</w:t>
      </w:r>
      <w:r w:rsidRPr="00987564">
        <w:rPr>
          <w:rFonts w:asciiTheme="minorEastAsia" w:hAnsiTheme="minorEastAsia" w:cs="Times New Roman" w:hint="eastAsia"/>
          <w:sz w:val="24"/>
          <w:szCs w:val="24"/>
          <w:rPrChange w:id="3857" w:author="JY0225" w:date="2017-08-24T11:17:00Z">
            <w:rPr>
              <w:rFonts w:ascii="Times New Roman" w:hAnsi="Times New Roman" w:cs="Times New Roman" w:hint="eastAsia"/>
              <w:sz w:val="24"/>
            </w:rPr>
          </w:rPrChange>
        </w:rPr>
        <w:t>。</w:t>
      </w:r>
      <w:r w:rsidR="0000244A" w:rsidRPr="00987564">
        <w:rPr>
          <w:rFonts w:asciiTheme="minorEastAsia" w:hAnsiTheme="minorEastAsia" w:cs="Times New Roman" w:hint="eastAsia"/>
          <w:sz w:val="24"/>
          <w:szCs w:val="24"/>
          <w:rPrChange w:id="3858" w:author="JY0225" w:date="2017-08-24T11:17:00Z">
            <w:rPr>
              <w:rFonts w:ascii="Times New Roman" w:hAnsi="Times New Roman" w:cs="Times New Roman" w:hint="eastAsia"/>
              <w:sz w:val="24"/>
            </w:rPr>
          </w:rPrChange>
        </w:rPr>
        <w:t>由于</w:t>
      </w:r>
      <w:r w:rsidR="00E4327E" w:rsidRPr="00987564">
        <w:rPr>
          <w:rFonts w:asciiTheme="minorEastAsia" w:hAnsiTheme="minorEastAsia" w:cs="Times New Roman"/>
          <w:sz w:val="24"/>
          <w:szCs w:val="24"/>
          <w:rPrChange w:id="3859" w:author="JY0225" w:date="2017-08-24T11:17:00Z">
            <w:rPr>
              <w:rFonts w:ascii="Times New Roman" w:hAnsi="Times New Roman" w:cs="Times New Roman"/>
              <w:sz w:val="24"/>
            </w:rPr>
          </w:rPrChange>
        </w:rPr>
        <w:t>现有</w:t>
      </w:r>
      <w:r w:rsidR="0000244A" w:rsidRPr="00987564">
        <w:rPr>
          <w:rFonts w:asciiTheme="minorEastAsia" w:hAnsiTheme="minorEastAsia" w:cs="Times New Roman"/>
          <w:sz w:val="24"/>
          <w:szCs w:val="24"/>
          <w:rPrChange w:id="3860" w:author="JY0225" w:date="2017-08-24T11:17:00Z">
            <w:rPr>
              <w:rFonts w:ascii="Times New Roman" w:hAnsi="Times New Roman" w:cs="Times New Roman"/>
              <w:sz w:val="24"/>
            </w:rPr>
          </w:rPrChange>
        </w:rPr>
        <w:t>的中间件系统只实现了数据上传</w:t>
      </w:r>
      <w:r w:rsidR="0000244A" w:rsidRPr="00987564">
        <w:rPr>
          <w:rFonts w:asciiTheme="minorEastAsia" w:hAnsiTheme="minorEastAsia" w:cs="Times New Roman" w:hint="eastAsia"/>
          <w:sz w:val="24"/>
          <w:szCs w:val="24"/>
          <w:rPrChange w:id="3861" w:author="JY0225" w:date="2017-08-24T11:17:00Z">
            <w:rPr>
              <w:rFonts w:ascii="Times New Roman" w:hAnsi="Times New Roman" w:cs="Times New Roman" w:hint="eastAsia"/>
              <w:sz w:val="24"/>
            </w:rPr>
          </w:rPrChange>
        </w:rPr>
        <w:t>、</w:t>
      </w:r>
      <w:r w:rsidR="0000244A" w:rsidRPr="00987564">
        <w:rPr>
          <w:rFonts w:asciiTheme="minorEastAsia" w:hAnsiTheme="minorEastAsia" w:cs="Times New Roman"/>
          <w:sz w:val="24"/>
          <w:szCs w:val="24"/>
          <w:rPrChange w:id="3862" w:author="JY0225" w:date="2017-08-24T11:17:00Z">
            <w:rPr>
              <w:rFonts w:ascii="Times New Roman" w:hAnsi="Times New Roman" w:cs="Times New Roman"/>
              <w:sz w:val="24"/>
            </w:rPr>
          </w:rPrChange>
        </w:rPr>
        <w:t>加密</w:t>
      </w:r>
      <w:r w:rsidR="0000244A" w:rsidRPr="00987564">
        <w:rPr>
          <w:rFonts w:asciiTheme="minorEastAsia" w:hAnsiTheme="minorEastAsia" w:cs="Times New Roman" w:hint="eastAsia"/>
          <w:sz w:val="24"/>
          <w:szCs w:val="24"/>
          <w:rPrChange w:id="3863" w:author="JY0225" w:date="2017-08-24T11:17:00Z">
            <w:rPr>
              <w:rFonts w:ascii="Times New Roman" w:hAnsi="Times New Roman" w:cs="Times New Roman" w:hint="eastAsia"/>
              <w:sz w:val="24"/>
            </w:rPr>
          </w:rPrChange>
        </w:rPr>
        <w:t>、</w:t>
      </w:r>
      <w:r w:rsidR="0000244A" w:rsidRPr="00987564">
        <w:rPr>
          <w:rFonts w:asciiTheme="minorEastAsia" w:hAnsiTheme="minorEastAsia" w:cs="Times New Roman"/>
          <w:sz w:val="24"/>
          <w:szCs w:val="24"/>
          <w:rPrChange w:id="3864" w:author="JY0225" w:date="2017-08-24T11:17:00Z">
            <w:rPr>
              <w:rFonts w:ascii="Times New Roman" w:hAnsi="Times New Roman" w:cs="Times New Roman"/>
              <w:sz w:val="24"/>
            </w:rPr>
          </w:rPrChange>
        </w:rPr>
        <w:t>压缩这三项功能</w:t>
      </w:r>
      <w:r w:rsidR="0000244A" w:rsidRPr="00987564">
        <w:rPr>
          <w:rFonts w:asciiTheme="minorEastAsia" w:hAnsiTheme="minorEastAsia" w:cs="Times New Roman" w:hint="eastAsia"/>
          <w:sz w:val="24"/>
          <w:szCs w:val="24"/>
          <w:rPrChange w:id="3865" w:author="JY0225" w:date="2017-08-24T11:17:00Z">
            <w:rPr>
              <w:rFonts w:ascii="Times New Roman" w:hAnsi="Times New Roman" w:cs="Times New Roman" w:hint="eastAsia"/>
              <w:sz w:val="24"/>
            </w:rPr>
          </w:rPrChange>
        </w:rPr>
        <w:t>，因此类图设计相对比较简单，由</w:t>
      </w:r>
      <w:r w:rsidR="0000244A" w:rsidRPr="00987564">
        <w:rPr>
          <w:rFonts w:asciiTheme="minorEastAsia" w:hAnsiTheme="minorEastAsia" w:cs="Times New Roman" w:hint="eastAsia"/>
          <w:sz w:val="24"/>
          <w:szCs w:val="24"/>
          <w:rPrChange w:id="3866" w:author="JY0225" w:date="2017-08-24T11:17:00Z">
            <w:rPr>
              <w:rFonts w:ascii="Times New Roman" w:hAnsi="Times New Roman" w:cs="Times New Roman" w:hint="eastAsia"/>
              <w:sz w:val="24"/>
            </w:rPr>
          </w:rPrChange>
        </w:rPr>
        <w:t>mwServer</w:t>
      </w:r>
      <w:r w:rsidR="0000244A" w:rsidRPr="00987564">
        <w:rPr>
          <w:rFonts w:asciiTheme="minorEastAsia" w:hAnsiTheme="minorEastAsia" w:cs="Times New Roman" w:hint="eastAsia"/>
          <w:sz w:val="24"/>
          <w:szCs w:val="24"/>
          <w:rPrChange w:id="3867" w:author="JY0225" w:date="2017-08-24T11:17:00Z">
            <w:rPr>
              <w:rFonts w:ascii="Times New Roman" w:hAnsi="Times New Roman" w:cs="Times New Roman" w:hint="eastAsia"/>
              <w:sz w:val="24"/>
            </w:rPr>
          </w:rPrChange>
        </w:rPr>
        <w:t>类接收用户的请求，该类的主要作用是启动系统的配置文件，并在接收到用户请求后为其分配一个线程，该线程通过调用</w:t>
      </w:r>
      <w:r w:rsidR="0000244A" w:rsidRPr="00987564">
        <w:rPr>
          <w:rFonts w:asciiTheme="minorEastAsia" w:hAnsiTheme="minorEastAsia" w:cs="Times New Roman" w:hint="eastAsia"/>
          <w:sz w:val="24"/>
          <w:szCs w:val="24"/>
          <w:rPrChange w:id="3868" w:author="JY0225" w:date="2017-08-24T11:17:00Z">
            <w:rPr>
              <w:rFonts w:ascii="Times New Roman" w:hAnsi="Times New Roman" w:cs="Times New Roman" w:hint="eastAsia"/>
              <w:sz w:val="24"/>
            </w:rPr>
          </w:rPrChange>
        </w:rPr>
        <w:t>mw</w:t>
      </w:r>
      <w:r w:rsidR="0000244A" w:rsidRPr="00987564">
        <w:rPr>
          <w:rFonts w:asciiTheme="minorEastAsia" w:hAnsiTheme="minorEastAsia" w:cs="Times New Roman"/>
          <w:sz w:val="24"/>
          <w:szCs w:val="24"/>
          <w:rPrChange w:id="3869" w:author="JY0225" w:date="2017-08-24T11:17:00Z">
            <w:rPr>
              <w:rFonts w:ascii="Times New Roman" w:hAnsi="Times New Roman" w:cs="Times New Roman"/>
              <w:sz w:val="24"/>
            </w:rPr>
          </w:rPrChange>
        </w:rPr>
        <w:t>Controller</w:t>
      </w:r>
      <w:r w:rsidR="00412799" w:rsidRPr="00987564">
        <w:rPr>
          <w:rFonts w:asciiTheme="minorEastAsia" w:hAnsiTheme="minorEastAsia" w:cs="Times New Roman"/>
          <w:sz w:val="24"/>
          <w:szCs w:val="24"/>
          <w:rPrChange w:id="3870" w:author="JY0225" w:date="2017-08-24T11:17:00Z">
            <w:rPr>
              <w:rFonts w:ascii="Times New Roman" w:hAnsi="Times New Roman" w:cs="Times New Roman"/>
              <w:sz w:val="24"/>
            </w:rPr>
          </w:rPrChange>
        </w:rPr>
        <w:t>类</w:t>
      </w:r>
      <w:r w:rsidR="0000244A" w:rsidRPr="00987564">
        <w:rPr>
          <w:rFonts w:asciiTheme="minorEastAsia" w:hAnsiTheme="minorEastAsia" w:cs="Times New Roman"/>
          <w:sz w:val="24"/>
          <w:szCs w:val="24"/>
          <w:rPrChange w:id="3871" w:author="JY0225" w:date="2017-08-24T11:17:00Z">
            <w:rPr>
              <w:rFonts w:ascii="Times New Roman" w:hAnsi="Times New Roman" w:cs="Times New Roman"/>
              <w:sz w:val="24"/>
            </w:rPr>
          </w:rPrChange>
        </w:rPr>
        <w:t>将用户请求发送给服务器</w:t>
      </w:r>
      <w:r w:rsidR="0000244A" w:rsidRPr="00987564">
        <w:rPr>
          <w:rFonts w:asciiTheme="minorEastAsia" w:hAnsiTheme="minorEastAsia" w:cs="Times New Roman" w:hint="eastAsia"/>
          <w:sz w:val="24"/>
          <w:szCs w:val="24"/>
          <w:rPrChange w:id="3872" w:author="JY0225" w:date="2017-08-24T11:17:00Z">
            <w:rPr>
              <w:rFonts w:ascii="Times New Roman" w:hAnsi="Times New Roman" w:cs="Times New Roman" w:hint="eastAsia"/>
              <w:sz w:val="24"/>
            </w:rPr>
          </w:rPrChange>
        </w:rPr>
        <w:t>，</w:t>
      </w:r>
      <w:r w:rsidR="0000244A" w:rsidRPr="00987564">
        <w:rPr>
          <w:rFonts w:asciiTheme="minorEastAsia" w:hAnsiTheme="minorEastAsia" w:cs="Times New Roman"/>
          <w:sz w:val="24"/>
          <w:szCs w:val="24"/>
          <w:rPrChange w:id="3873" w:author="JY0225" w:date="2017-08-24T11:17:00Z">
            <w:rPr>
              <w:rFonts w:ascii="Times New Roman" w:hAnsi="Times New Roman" w:cs="Times New Roman"/>
              <w:sz w:val="24"/>
            </w:rPr>
          </w:rPrChange>
        </w:rPr>
        <w:t>并将服务器返回的结果返回给</w:t>
      </w:r>
      <w:r w:rsidR="0000244A" w:rsidRPr="00987564">
        <w:rPr>
          <w:rFonts w:asciiTheme="minorEastAsia" w:hAnsiTheme="minorEastAsia" w:cs="Times New Roman"/>
          <w:sz w:val="24"/>
          <w:szCs w:val="24"/>
          <w:rPrChange w:id="3874" w:author="JY0225" w:date="2017-08-24T11:17:00Z">
            <w:rPr>
              <w:rFonts w:ascii="Times New Roman" w:hAnsi="Times New Roman" w:cs="Times New Roman"/>
              <w:sz w:val="24"/>
            </w:rPr>
          </w:rPrChange>
        </w:rPr>
        <w:t>mwServer</w:t>
      </w:r>
      <w:r w:rsidR="0000244A" w:rsidRPr="00987564">
        <w:rPr>
          <w:rFonts w:asciiTheme="minorEastAsia" w:hAnsiTheme="minorEastAsia" w:cs="Times New Roman"/>
          <w:sz w:val="24"/>
          <w:szCs w:val="24"/>
          <w:rPrChange w:id="3875" w:author="JY0225" w:date="2017-08-24T11:17:00Z">
            <w:rPr>
              <w:rFonts w:ascii="Times New Roman" w:hAnsi="Times New Roman" w:cs="Times New Roman"/>
              <w:sz w:val="24"/>
            </w:rPr>
          </w:rPrChange>
        </w:rPr>
        <w:t>类</w:t>
      </w:r>
      <w:r w:rsidR="0000244A" w:rsidRPr="00987564">
        <w:rPr>
          <w:rFonts w:asciiTheme="minorEastAsia" w:hAnsiTheme="minorEastAsia" w:cs="Times New Roman" w:hint="eastAsia"/>
          <w:sz w:val="24"/>
          <w:szCs w:val="24"/>
          <w:rPrChange w:id="3876" w:author="JY0225" w:date="2017-08-24T11:17:00Z">
            <w:rPr>
              <w:rFonts w:ascii="Times New Roman" w:hAnsi="Times New Roman" w:cs="Times New Roman" w:hint="eastAsia"/>
              <w:sz w:val="24"/>
            </w:rPr>
          </w:rPrChange>
        </w:rPr>
        <w:t>，</w:t>
      </w:r>
      <w:r w:rsidR="0000244A" w:rsidRPr="00987564">
        <w:rPr>
          <w:rFonts w:asciiTheme="minorEastAsia" w:hAnsiTheme="minorEastAsia" w:cs="Times New Roman"/>
          <w:sz w:val="24"/>
          <w:szCs w:val="24"/>
          <w:rPrChange w:id="3877" w:author="JY0225" w:date="2017-08-24T11:17:00Z">
            <w:rPr>
              <w:rFonts w:ascii="Times New Roman" w:hAnsi="Times New Roman" w:cs="Times New Roman"/>
              <w:sz w:val="24"/>
            </w:rPr>
          </w:rPrChange>
        </w:rPr>
        <w:t>最终由</w:t>
      </w:r>
      <w:r w:rsidR="0000244A" w:rsidRPr="00987564">
        <w:rPr>
          <w:rFonts w:asciiTheme="minorEastAsia" w:hAnsiTheme="minorEastAsia" w:cs="Times New Roman"/>
          <w:sz w:val="24"/>
          <w:szCs w:val="24"/>
          <w:rPrChange w:id="3878" w:author="JY0225" w:date="2017-08-24T11:17:00Z">
            <w:rPr>
              <w:rFonts w:ascii="Times New Roman" w:hAnsi="Times New Roman" w:cs="Times New Roman"/>
              <w:sz w:val="24"/>
            </w:rPr>
          </w:rPrChange>
        </w:rPr>
        <w:t>mwServer</w:t>
      </w:r>
      <w:r w:rsidR="0000244A" w:rsidRPr="00987564">
        <w:rPr>
          <w:rFonts w:asciiTheme="minorEastAsia" w:hAnsiTheme="minorEastAsia" w:cs="Times New Roman"/>
          <w:sz w:val="24"/>
          <w:szCs w:val="24"/>
          <w:rPrChange w:id="3879" w:author="JY0225" w:date="2017-08-24T11:17:00Z">
            <w:rPr>
              <w:rFonts w:ascii="Times New Roman" w:hAnsi="Times New Roman" w:cs="Times New Roman"/>
              <w:sz w:val="24"/>
            </w:rPr>
          </w:rPrChange>
        </w:rPr>
        <w:t>类将结果返回给客户端</w:t>
      </w:r>
      <w:r w:rsidR="0000244A" w:rsidRPr="00987564">
        <w:rPr>
          <w:rFonts w:asciiTheme="minorEastAsia" w:hAnsiTheme="minorEastAsia" w:cs="Times New Roman" w:hint="eastAsia"/>
          <w:sz w:val="24"/>
          <w:szCs w:val="24"/>
          <w:rPrChange w:id="3880" w:author="JY0225" w:date="2017-08-24T11:17:00Z">
            <w:rPr>
              <w:rFonts w:ascii="Times New Roman" w:hAnsi="Times New Roman" w:cs="Times New Roman" w:hint="eastAsia"/>
              <w:sz w:val="24"/>
            </w:rPr>
          </w:rPrChange>
        </w:rPr>
        <w:t>。</w:t>
      </w:r>
      <w:r w:rsidR="00E756FE" w:rsidRPr="00987564">
        <w:rPr>
          <w:rFonts w:asciiTheme="minorEastAsia" w:hAnsiTheme="minorEastAsia" w:cs="Times New Roman"/>
          <w:sz w:val="24"/>
          <w:szCs w:val="24"/>
          <w:rPrChange w:id="3881" w:author="JY0225" w:date="2017-08-24T11:17:00Z">
            <w:rPr>
              <w:rFonts w:ascii="Times New Roman" w:hAnsi="Times New Roman" w:cs="Times New Roman"/>
              <w:sz w:val="24"/>
            </w:rPr>
          </w:rPrChange>
        </w:rPr>
        <w:t>此外</w:t>
      </w:r>
      <w:r w:rsidR="00E756FE" w:rsidRPr="00987564">
        <w:rPr>
          <w:rFonts w:asciiTheme="minorEastAsia" w:hAnsiTheme="minorEastAsia" w:cs="Times New Roman" w:hint="eastAsia"/>
          <w:sz w:val="24"/>
          <w:szCs w:val="24"/>
          <w:rPrChange w:id="3882" w:author="JY0225" w:date="2017-08-24T11:17:00Z">
            <w:rPr>
              <w:rFonts w:ascii="Times New Roman" w:hAnsi="Times New Roman" w:cs="Times New Roman" w:hint="eastAsia"/>
              <w:sz w:val="24"/>
            </w:rPr>
          </w:rPrChange>
        </w:rPr>
        <w:t>，</w:t>
      </w:r>
      <w:r w:rsidR="00E4327E" w:rsidRPr="00987564">
        <w:rPr>
          <w:rFonts w:asciiTheme="minorEastAsia" w:hAnsiTheme="minorEastAsia" w:cs="Times New Roman"/>
          <w:sz w:val="24"/>
          <w:szCs w:val="24"/>
          <w:rPrChange w:id="3883" w:author="JY0225" w:date="2017-08-24T11:17:00Z">
            <w:rPr>
              <w:rFonts w:ascii="Times New Roman" w:hAnsi="Times New Roman" w:cs="Times New Roman"/>
              <w:sz w:val="24"/>
            </w:rPr>
          </w:rPrChange>
        </w:rPr>
        <w:t>现有</w:t>
      </w:r>
      <w:r w:rsidR="00E756FE" w:rsidRPr="00987564">
        <w:rPr>
          <w:rFonts w:asciiTheme="minorEastAsia" w:hAnsiTheme="minorEastAsia" w:cs="Times New Roman"/>
          <w:sz w:val="24"/>
          <w:szCs w:val="24"/>
          <w:rPrChange w:id="3884" w:author="JY0225" w:date="2017-08-24T11:17:00Z">
            <w:rPr>
              <w:rFonts w:ascii="Times New Roman" w:hAnsi="Times New Roman" w:cs="Times New Roman"/>
              <w:sz w:val="24"/>
            </w:rPr>
          </w:rPrChange>
        </w:rPr>
        <w:t>的中间件系统提供对数据的加密和压缩功能</w:t>
      </w:r>
      <w:r w:rsidR="00E756FE" w:rsidRPr="00987564">
        <w:rPr>
          <w:rFonts w:asciiTheme="minorEastAsia" w:hAnsiTheme="minorEastAsia" w:cs="Times New Roman" w:hint="eastAsia"/>
          <w:sz w:val="24"/>
          <w:szCs w:val="24"/>
          <w:rPrChange w:id="3885" w:author="JY0225" w:date="2017-08-24T11:17:00Z">
            <w:rPr>
              <w:rFonts w:ascii="Times New Roman" w:hAnsi="Times New Roman" w:cs="Times New Roman" w:hint="eastAsia"/>
              <w:sz w:val="24"/>
            </w:rPr>
          </w:rPrChange>
        </w:rPr>
        <w:t>，</w:t>
      </w:r>
      <w:r w:rsidR="00E756FE" w:rsidRPr="00987564">
        <w:rPr>
          <w:rFonts w:asciiTheme="minorEastAsia" w:hAnsiTheme="minorEastAsia" w:cs="Times New Roman"/>
          <w:sz w:val="24"/>
          <w:szCs w:val="24"/>
          <w:rPrChange w:id="3886" w:author="JY0225" w:date="2017-08-24T11:17:00Z">
            <w:rPr>
              <w:rFonts w:ascii="Times New Roman" w:hAnsi="Times New Roman" w:cs="Times New Roman"/>
              <w:sz w:val="24"/>
            </w:rPr>
          </w:rPrChange>
        </w:rPr>
        <w:t>这两个功能分别由</w:t>
      </w:r>
      <w:r w:rsidR="00E756FE" w:rsidRPr="00987564">
        <w:rPr>
          <w:rFonts w:asciiTheme="minorEastAsia" w:hAnsiTheme="minorEastAsia" w:cs="Times New Roman"/>
          <w:sz w:val="24"/>
          <w:szCs w:val="24"/>
          <w:rPrChange w:id="3887" w:author="JY0225" w:date="2017-08-24T11:17:00Z">
            <w:rPr>
              <w:rFonts w:ascii="Times New Roman" w:hAnsi="Times New Roman" w:cs="Times New Roman"/>
              <w:sz w:val="24"/>
            </w:rPr>
          </w:rPrChange>
        </w:rPr>
        <w:t>mwEncrypter</w:t>
      </w:r>
      <w:r w:rsidR="00E756FE" w:rsidRPr="00987564">
        <w:rPr>
          <w:rFonts w:asciiTheme="minorEastAsia" w:hAnsiTheme="minorEastAsia" w:cs="Times New Roman"/>
          <w:sz w:val="24"/>
          <w:szCs w:val="24"/>
          <w:rPrChange w:id="3888" w:author="JY0225" w:date="2017-08-24T11:17:00Z">
            <w:rPr>
              <w:rFonts w:ascii="Times New Roman" w:hAnsi="Times New Roman" w:cs="Times New Roman"/>
              <w:sz w:val="24"/>
            </w:rPr>
          </w:rPrChange>
        </w:rPr>
        <w:t>类和</w:t>
      </w:r>
      <w:r w:rsidR="00E756FE" w:rsidRPr="00987564">
        <w:rPr>
          <w:rFonts w:asciiTheme="minorEastAsia" w:hAnsiTheme="minorEastAsia" w:cs="Times New Roman"/>
          <w:sz w:val="24"/>
          <w:szCs w:val="24"/>
          <w:rPrChange w:id="3889" w:author="JY0225" w:date="2017-08-24T11:17:00Z">
            <w:rPr>
              <w:rFonts w:ascii="Times New Roman" w:hAnsi="Times New Roman" w:cs="Times New Roman"/>
              <w:sz w:val="24"/>
            </w:rPr>
          </w:rPrChange>
        </w:rPr>
        <w:t>mwCompresser</w:t>
      </w:r>
      <w:r w:rsidR="00E756FE" w:rsidRPr="00987564">
        <w:rPr>
          <w:rFonts w:asciiTheme="minorEastAsia" w:hAnsiTheme="minorEastAsia" w:cs="Times New Roman"/>
          <w:sz w:val="24"/>
          <w:szCs w:val="24"/>
          <w:rPrChange w:id="3890" w:author="JY0225" w:date="2017-08-24T11:17:00Z">
            <w:rPr>
              <w:rFonts w:ascii="Times New Roman" w:hAnsi="Times New Roman" w:cs="Times New Roman"/>
              <w:sz w:val="24"/>
            </w:rPr>
          </w:rPrChange>
        </w:rPr>
        <w:t>类实现</w:t>
      </w:r>
      <w:r w:rsidR="00E756FE" w:rsidRPr="00987564">
        <w:rPr>
          <w:rFonts w:asciiTheme="minorEastAsia" w:hAnsiTheme="minorEastAsia" w:cs="Times New Roman" w:hint="eastAsia"/>
          <w:sz w:val="24"/>
          <w:szCs w:val="24"/>
          <w:rPrChange w:id="3891" w:author="JY0225" w:date="2017-08-24T11:17:00Z">
            <w:rPr>
              <w:rFonts w:ascii="Times New Roman" w:hAnsi="Times New Roman" w:cs="Times New Roman" w:hint="eastAsia"/>
              <w:sz w:val="24"/>
            </w:rPr>
          </w:rPrChange>
        </w:rPr>
        <w:t>。</w:t>
      </w:r>
    </w:p>
    <w:p w14:paraId="2C259856" w14:textId="4A3FFA6B" w:rsidR="00B33DB4" w:rsidRPr="00987564" w:rsidDel="000A287A" w:rsidRDefault="00B04760" w:rsidP="000E4D98">
      <w:pPr>
        <w:spacing w:line="400" w:lineRule="exact"/>
        <w:jc w:val="left"/>
        <w:rPr>
          <w:del w:id="3892" w:author="微软用户" w:date="2017-08-19T20:00:00Z"/>
          <w:rFonts w:asciiTheme="minorEastAsia" w:hAnsiTheme="minorEastAsia" w:cs="Times New Roman"/>
          <w:spacing w:val="10"/>
          <w:kern w:val="0"/>
          <w:sz w:val="24"/>
          <w:szCs w:val="24"/>
          <w:rPrChange w:id="3893" w:author="JY0225" w:date="2017-08-24T11:17:00Z">
            <w:rPr>
              <w:del w:id="3894" w:author="微软用户" w:date="2017-08-19T20:00:00Z"/>
              <w:rFonts w:ascii="Times New Roman" w:hAnsi="Times New Roman" w:cs="Times New Roman"/>
              <w:spacing w:val="10"/>
              <w:kern w:val="0"/>
              <w:sz w:val="24"/>
              <w:szCs w:val="24"/>
            </w:rPr>
          </w:rPrChange>
        </w:rPr>
      </w:pPr>
      <w:r w:rsidRPr="00987564">
        <w:rPr>
          <w:rFonts w:asciiTheme="minorEastAsia" w:hAnsiTheme="minorEastAsia" w:cs="Times New Roman"/>
          <w:sz w:val="24"/>
          <w:szCs w:val="24"/>
          <w:rPrChange w:id="3895" w:author="JY0225" w:date="2017-08-24T11:17:00Z">
            <w:rPr>
              <w:rFonts w:ascii="Times New Roman" w:hAnsi="Times New Roman" w:cs="Times New Roman"/>
              <w:sz w:val="24"/>
            </w:rPr>
          </w:rPrChange>
        </w:rPr>
        <w:tab/>
      </w:r>
      <w:r w:rsidRPr="00987564">
        <w:rPr>
          <w:rFonts w:asciiTheme="minorEastAsia" w:hAnsiTheme="minorEastAsia" w:cs="Times New Roman"/>
          <w:sz w:val="24"/>
          <w:szCs w:val="24"/>
          <w:rPrChange w:id="3896" w:author="JY0225" w:date="2017-08-24T11:17:00Z">
            <w:rPr>
              <w:rFonts w:ascii="Times New Roman" w:hAnsi="Times New Roman" w:cs="Times New Roman"/>
              <w:sz w:val="24"/>
            </w:rPr>
          </w:rPrChange>
        </w:rPr>
        <w:t>图</w:t>
      </w:r>
      <w:r w:rsidRPr="00987564">
        <w:rPr>
          <w:rFonts w:asciiTheme="minorEastAsia" w:hAnsiTheme="minorEastAsia" w:cs="Times New Roman" w:hint="eastAsia"/>
          <w:sz w:val="24"/>
          <w:szCs w:val="24"/>
          <w:rPrChange w:id="3897" w:author="JY0225" w:date="2017-08-24T11:17:00Z">
            <w:rPr>
              <w:rFonts w:ascii="Times New Roman" w:hAnsi="Times New Roman" w:cs="Times New Roman" w:hint="eastAsia"/>
              <w:sz w:val="24"/>
            </w:rPr>
          </w:rPrChange>
        </w:rPr>
        <w:t>4-2</w:t>
      </w:r>
      <w:r w:rsidRPr="00987564">
        <w:rPr>
          <w:rFonts w:asciiTheme="minorEastAsia" w:hAnsiTheme="minorEastAsia" w:cs="Times New Roman" w:hint="eastAsia"/>
          <w:sz w:val="24"/>
          <w:szCs w:val="24"/>
          <w:rPrChange w:id="3898" w:author="JY0225" w:date="2017-08-24T11:17:00Z">
            <w:rPr>
              <w:rFonts w:ascii="Times New Roman" w:hAnsi="Times New Roman" w:cs="Times New Roman" w:hint="eastAsia"/>
              <w:sz w:val="24"/>
            </w:rPr>
          </w:rPrChange>
        </w:rPr>
        <w:t>展示的是优化后的</w:t>
      </w:r>
      <w:r w:rsidRPr="00987564">
        <w:rPr>
          <w:rFonts w:asciiTheme="minorEastAsia" w:hAnsiTheme="minorEastAsia" w:cs="Times New Roman"/>
          <w:spacing w:val="10"/>
          <w:kern w:val="0"/>
          <w:sz w:val="24"/>
          <w:szCs w:val="24"/>
          <w:rPrChange w:id="3899" w:author="JY0225" w:date="2017-08-24T11:17:00Z">
            <w:rPr>
              <w:rFonts w:ascii="Times New Roman" w:hAnsi="Times New Roman" w:cs="Times New Roman"/>
              <w:spacing w:val="10"/>
              <w:kern w:val="0"/>
              <w:sz w:val="24"/>
              <w:szCs w:val="24"/>
            </w:rPr>
          </w:rPrChange>
        </w:rPr>
        <w:t>云</w:t>
      </w:r>
      <w:r w:rsidR="00476838" w:rsidRPr="00987564">
        <w:rPr>
          <w:rFonts w:asciiTheme="minorEastAsia" w:hAnsiTheme="minorEastAsia" w:cs="Times New Roman"/>
          <w:spacing w:val="10"/>
          <w:kern w:val="0"/>
          <w:sz w:val="24"/>
          <w:szCs w:val="24"/>
          <w:rPrChange w:id="3900" w:author="JY0225" w:date="2017-08-24T11:17:00Z">
            <w:rPr>
              <w:rFonts w:ascii="Times New Roman" w:hAnsi="Times New Roman" w:cs="Times New Roman"/>
              <w:spacing w:val="10"/>
              <w:kern w:val="0"/>
              <w:sz w:val="24"/>
              <w:szCs w:val="24"/>
            </w:rPr>
          </w:rPrChange>
        </w:rPr>
        <w:t>备份</w:t>
      </w:r>
      <w:r w:rsidRPr="00987564">
        <w:rPr>
          <w:rFonts w:asciiTheme="minorEastAsia" w:hAnsiTheme="minorEastAsia" w:cs="Times New Roman"/>
          <w:spacing w:val="10"/>
          <w:kern w:val="0"/>
          <w:sz w:val="24"/>
          <w:szCs w:val="24"/>
          <w:rPrChange w:id="3901" w:author="JY0225" w:date="2017-08-24T11:17:00Z">
            <w:rPr>
              <w:rFonts w:ascii="Times New Roman" w:hAnsi="Times New Roman" w:cs="Times New Roman"/>
              <w:spacing w:val="10"/>
              <w:kern w:val="0"/>
              <w:sz w:val="24"/>
              <w:szCs w:val="24"/>
            </w:rPr>
          </w:rPrChange>
        </w:rPr>
        <w:t>中间件</w:t>
      </w:r>
      <w:r w:rsidRPr="00987564">
        <w:rPr>
          <w:rFonts w:asciiTheme="minorEastAsia" w:hAnsiTheme="minorEastAsia" w:cs="Times New Roman" w:hint="eastAsia"/>
          <w:spacing w:val="10"/>
          <w:kern w:val="0"/>
          <w:sz w:val="24"/>
          <w:szCs w:val="24"/>
          <w:rPrChange w:id="3902" w:author="JY0225" w:date="2017-08-24T11:17:00Z">
            <w:rPr>
              <w:rFonts w:ascii="Times New Roman" w:hAnsi="Times New Roman" w:cs="Times New Roman" w:hint="eastAsia"/>
              <w:spacing w:val="10"/>
              <w:kern w:val="0"/>
              <w:sz w:val="24"/>
              <w:szCs w:val="24"/>
            </w:rPr>
          </w:rPrChange>
        </w:rPr>
        <w:t>系统</w:t>
      </w:r>
      <w:r w:rsidRPr="00987564">
        <w:rPr>
          <w:rFonts w:asciiTheme="minorEastAsia" w:hAnsiTheme="minorEastAsia" w:cs="Times New Roman" w:hint="eastAsia"/>
          <w:spacing w:val="10"/>
          <w:kern w:val="0"/>
          <w:sz w:val="24"/>
          <w:szCs w:val="24"/>
          <w:rPrChange w:id="3903" w:author="JY0225" w:date="2017-08-24T11:17:00Z">
            <w:rPr>
              <w:rFonts w:ascii="Times New Roman" w:hAnsi="Times New Roman" w:cs="Times New Roman" w:hint="eastAsia"/>
              <w:spacing w:val="10"/>
              <w:kern w:val="0"/>
              <w:sz w:val="24"/>
              <w:szCs w:val="24"/>
            </w:rPr>
          </w:rPrChange>
        </w:rPr>
        <w:t>UML</w:t>
      </w:r>
      <w:r w:rsidRPr="00987564">
        <w:rPr>
          <w:rFonts w:asciiTheme="minorEastAsia" w:hAnsiTheme="minorEastAsia" w:cs="Times New Roman" w:hint="eastAsia"/>
          <w:spacing w:val="10"/>
          <w:kern w:val="0"/>
          <w:sz w:val="24"/>
          <w:szCs w:val="24"/>
          <w:rPrChange w:id="3904" w:author="JY0225" w:date="2017-08-24T11:17:00Z">
            <w:rPr>
              <w:rFonts w:ascii="Times New Roman" w:hAnsi="Times New Roman" w:cs="Times New Roman" w:hint="eastAsia"/>
              <w:spacing w:val="10"/>
              <w:kern w:val="0"/>
              <w:sz w:val="24"/>
              <w:szCs w:val="24"/>
            </w:rPr>
          </w:rPrChange>
        </w:rPr>
        <w:t>类图</w:t>
      </w:r>
      <w:r w:rsidR="00BD455D" w:rsidRPr="00987564">
        <w:rPr>
          <w:rFonts w:asciiTheme="minorEastAsia" w:hAnsiTheme="minorEastAsia" w:cs="Times New Roman" w:hint="eastAsia"/>
          <w:spacing w:val="10"/>
          <w:kern w:val="0"/>
          <w:sz w:val="24"/>
          <w:szCs w:val="24"/>
          <w:rPrChange w:id="3905" w:author="JY0225" w:date="2017-08-24T11:17:00Z">
            <w:rPr>
              <w:rFonts w:ascii="Times New Roman" w:hAnsi="Times New Roman" w:cs="Times New Roman" w:hint="eastAsia"/>
              <w:spacing w:val="10"/>
              <w:kern w:val="0"/>
              <w:sz w:val="24"/>
              <w:szCs w:val="24"/>
            </w:rPr>
          </w:rPrChange>
        </w:rPr>
        <w:t>及他们之间的关联关系</w:t>
      </w:r>
      <w:r w:rsidR="00A120D0" w:rsidRPr="00987564">
        <w:rPr>
          <w:rFonts w:asciiTheme="minorEastAsia" w:hAnsiTheme="minorEastAsia"/>
          <w:color w:val="000000" w:themeColor="text1"/>
          <w:sz w:val="24"/>
          <w:szCs w:val="24"/>
          <w:vertAlign w:val="superscript"/>
          <w:rPrChange w:id="3906" w:author="JY0225" w:date="2017-08-24T11:17:00Z">
            <w:rPr>
              <w:color w:val="000000" w:themeColor="text1"/>
              <w:vertAlign w:val="superscript"/>
            </w:rPr>
          </w:rPrChange>
        </w:rPr>
        <w:fldChar w:fldCharType="begin"/>
      </w:r>
      <w:r w:rsidR="00A120D0" w:rsidRPr="00987564">
        <w:rPr>
          <w:rFonts w:asciiTheme="minorEastAsia" w:hAnsiTheme="minorEastAsia"/>
          <w:color w:val="000000" w:themeColor="text1"/>
          <w:sz w:val="24"/>
          <w:szCs w:val="24"/>
          <w:vertAlign w:val="superscript"/>
          <w:rPrChange w:id="3907" w:author="JY0225" w:date="2017-08-24T11:17:00Z">
            <w:rPr>
              <w:color w:val="000000" w:themeColor="text1"/>
              <w:vertAlign w:val="superscript"/>
            </w:rPr>
          </w:rPrChange>
        </w:rPr>
        <w:instrText xml:space="preserve"> REF _Ref489794817 \r \h </w:instrText>
      </w:r>
      <w:r w:rsidR="00F46630" w:rsidRPr="00987564">
        <w:rPr>
          <w:rFonts w:asciiTheme="minorEastAsia" w:hAnsiTheme="minorEastAsia"/>
          <w:color w:val="000000" w:themeColor="text1"/>
          <w:sz w:val="24"/>
          <w:szCs w:val="24"/>
          <w:vertAlign w:val="superscript"/>
          <w:rPrChange w:id="3908" w:author="JY0225" w:date="2017-08-24T11:17:00Z">
            <w:rPr>
              <w:color w:val="000000" w:themeColor="text1"/>
              <w:vertAlign w:val="superscript"/>
            </w:rPr>
          </w:rPrChange>
        </w:rPr>
        <w:instrText xml:space="preserve"> \* MERGEFORMAT </w:instrText>
      </w:r>
      <w:r w:rsidR="00A120D0" w:rsidRPr="00987564">
        <w:rPr>
          <w:rFonts w:asciiTheme="minorEastAsia" w:hAnsiTheme="minorEastAsia"/>
          <w:color w:val="000000" w:themeColor="text1"/>
          <w:sz w:val="24"/>
          <w:szCs w:val="24"/>
          <w:vertAlign w:val="superscript"/>
          <w:rPrChange w:id="3909" w:author="JY0225" w:date="2017-08-24T11:17:00Z">
            <w:rPr>
              <w:color w:val="000000" w:themeColor="text1"/>
              <w:vertAlign w:val="superscript"/>
            </w:rPr>
          </w:rPrChange>
        </w:rPr>
      </w:r>
      <w:r w:rsidR="00A120D0" w:rsidRPr="00987564">
        <w:rPr>
          <w:rFonts w:asciiTheme="minorEastAsia" w:hAnsiTheme="minorEastAsia"/>
          <w:color w:val="000000" w:themeColor="text1"/>
          <w:sz w:val="24"/>
          <w:szCs w:val="24"/>
          <w:vertAlign w:val="superscript"/>
          <w:rPrChange w:id="3910" w:author="JY0225" w:date="2017-08-24T11:17:00Z">
            <w:rPr>
              <w:color w:val="000000" w:themeColor="text1"/>
              <w:vertAlign w:val="superscript"/>
            </w:rPr>
          </w:rPrChange>
        </w:rPr>
        <w:fldChar w:fldCharType="separate"/>
      </w:r>
      <w:r w:rsidR="008E2759" w:rsidRPr="00987564">
        <w:rPr>
          <w:rFonts w:asciiTheme="minorEastAsia" w:hAnsiTheme="minorEastAsia"/>
          <w:color w:val="000000" w:themeColor="text1"/>
          <w:sz w:val="24"/>
          <w:szCs w:val="24"/>
          <w:vertAlign w:val="superscript"/>
          <w:rPrChange w:id="3911" w:author="JY0225" w:date="2017-08-24T11:17:00Z">
            <w:rPr>
              <w:color w:val="000000" w:themeColor="text1"/>
              <w:vertAlign w:val="superscript"/>
            </w:rPr>
          </w:rPrChange>
        </w:rPr>
        <w:t>[34]</w:t>
      </w:r>
      <w:r w:rsidR="00A120D0" w:rsidRPr="00987564">
        <w:rPr>
          <w:rFonts w:asciiTheme="minorEastAsia" w:hAnsiTheme="minorEastAsia"/>
          <w:color w:val="000000" w:themeColor="text1"/>
          <w:sz w:val="24"/>
          <w:szCs w:val="24"/>
          <w:vertAlign w:val="superscript"/>
          <w:rPrChange w:id="3912" w:author="JY0225" w:date="2017-08-24T11:17:00Z">
            <w:rPr>
              <w:color w:val="000000" w:themeColor="text1"/>
              <w:vertAlign w:val="superscript"/>
            </w:rPr>
          </w:rPrChange>
        </w:rPr>
        <w:fldChar w:fldCharType="end"/>
      </w:r>
      <w:r w:rsidR="00412799" w:rsidRPr="00987564">
        <w:rPr>
          <w:rFonts w:asciiTheme="minorEastAsia" w:hAnsiTheme="minorEastAsia" w:cs="Times New Roman" w:hint="eastAsia"/>
          <w:spacing w:val="10"/>
          <w:kern w:val="0"/>
          <w:sz w:val="24"/>
          <w:szCs w:val="24"/>
          <w:rPrChange w:id="3913" w:author="JY0225" w:date="2017-08-24T11:17:00Z">
            <w:rPr>
              <w:rFonts w:ascii="Times New Roman" w:hAnsi="Times New Roman" w:cs="Times New Roman" w:hint="eastAsia"/>
              <w:spacing w:val="10"/>
              <w:kern w:val="0"/>
              <w:sz w:val="24"/>
              <w:szCs w:val="24"/>
            </w:rPr>
          </w:rPrChange>
        </w:rPr>
        <w:t>，</w:t>
      </w:r>
      <w:r w:rsidR="00BD455D" w:rsidRPr="00987564">
        <w:rPr>
          <w:rFonts w:asciiTheme="minorEastAsia" w:hAnsiTheme="minorEastAsia" w:cs="Times New Roman" w:hint="eastAsia"/>
          <w:spacing w:val="10"/>
          <w:kern w:val="0"/>
          <w:sz w:val="24"/>
          <w:szCs w:val="24"/>
          <w:rPrChange w:id="3914" w:author="JY0225" w:date="2017-08-24T11:17:00Z">
            <w:rPr>
              <w:rFonts w:ascii="Times New Roman" w:hAnsi="Times New Roman" w:cs="Times New Roman" w:hint="eastAsia"/>
              <w:spacing w:val="10"/>
              <w:kern w:val="0"/>
              <w:sz w:val="24"/>
              <w:szCs w:val="24"/>
            </w:rPr>
          </w:rPrChange>
        </w:rPr>
        <w:t>相对于</w:t>
      </w:r>
      <w:r w:rsidR="00E4327E" w:rsidRPr="00987564">
        <w:rPr>
          <w:rFonts w:asciiTheme="minorEastAsia" w:hAnsiTheme="minorEastAsia" w:cs="Times New Roman" w:hint="eastAsia"/>
          <w:spacing w:val="10"/>
          <w:kern w:val="0"/>
          <w:sz w:val="24"/>
          <w:szCs w:val="24"/>
          <w:rPrChange w:id="3915" w:author="JY0225" w:date="2017-08-24T11:17:00Z">
            <w:rPr>
              <w:rFonts w:ascii="Times New Roman" w:hAnsi="Times New Roman" w:cs="Times New Roman" w:hint="eastAsia"/>
              <w:spacing w:val="10"/>
              <w:kern w:val="0"/>
              <w:sz w:val="24"/>
              <w:szCs w:val="24"/>
            </w:rPr>
          </w:rPrChange>
        </w:rPr>
        <w:t>现有</w:t>
      </w:r>
      <w:r w:rsidR="00BD455D" w:rsidRPr="00987564">
        <w:rPr>
          <w:rFonts w:asciiTheme="minorEastAsia" w:hAnsiTheme="minorEastAsia" w:cs="Times New Roman" w:hint="eastAsia"/>
          <w:spacing w:val="10"/>
          <w:kern w:val="0"/>
          <w:sz w:val="24"/>
          <w:szCs w:val="24"/>
          <w:rPrChange w:id="3916" w:author="JY0225" w:date="2017-08-24T11:17:00Z">
            <w:rPr>
              <w:rFonts w:ascii="Times New Roman" w:hAnsi="Times New Roman" w:cs="Times New Roman" w:hint="eastAsia"/>
              <w:spacing w:val="10"/>
              <w:kern w:val="0"/>
              <w:sz w:val="24"/>
              <w:szCs w:val="24"/>
            </w:rPr>
          </w:rPrChange>
        </w:rPr>
        <w:t>的中间件系统类图，增加了许多类</w:t>
      </w:r>
      <w:r w:rsidR="005F614F" w:rsidRPr="00987564">
        <w:rPr>
          <w:rFonts w:asciiTheme="minorEastAsia" w:hAnsiTheme="minorEastAsia" w:cs="Times New Roman" w:hint="eastAsia"/>
          <w:spacing w:val="10"/>
          <w:kern w:val="0"/>
          <w:sz w:val="24"/>
          <w:szCs w:val="24"/>
          <w:rPrChange w:id="3917" w:author="JY0225" w:date="2017-08-24T11:17:00Z">
            <w:rPr>
              <w:rFonts w:ascii="Times New Roman" w:hAnsi="Times New Roman" w:cs="Times New Roman" w:hint="eastAsia"/>
              <w:spacing w:val="10"/>
              <w:kern w:val="0"/>
              <w:sz w:val="24"/>
              <w:szCs w:val="24"/>
            </w:rPr>
          </w:rPrChange>
        </w:rPr>
        <w:t>，</w:t>
      </w:r>
      <w:r w:rsidR="00A343AA" w:rsidRPr="00987564">
        <w:rPr>
          <w:rFonts w:asciiTheme="minorEastAsia" w:hAnsiTheme="minorEastAsia" w:cs="Times New Roman" w:hint="eastAsia"/>
          <w:spacing w:val="10"/>
          <w:kern w:val="0"/>
          <w:sz w:val="24"/>
          <w:szCs w:val="24"/>
          <w:rPrChange w:id="3918" w:author="JY0225" w:date="2017-08-24T11:17:00Z">
            <w:rPr>
              <w:rFonts w:ascii="Times New Roman" w:hAnsi="Times New Roman" w:cs="Times New Roman" w:hint="eastAsia"/>
              <w:spacing w:val="10"/>
              <w:kern w:val="0"/>
              <w:sz w:val="24"/>
              <w:szCs w:val="24"/>
            </w:rPr>
          </w:rPrChange>
        </w:rPr>
        <w:t>具体来说有以下几个类：</w:t>
      </w:r>
    </w:p>
    <w:p w14:paraId="41F3E007" w14:textId="37F1EADB" w:rsidR="00912023" w:rsidRPr="00987564" w:rsidDel="000A287A" w:rsidRDefault="00912023">
      <w:pPr>
        <w:spacing w:line="400" w:lineRule="exact"/>
        <w:jc w:val="left"/>
        <w:rPr>
          <w:del w:id="3919" w:author="微软用户" w:date="2017-08-19T20:00:00Z"/>
          <w:rFonts w:asciiTheme="minorEastAsia" w:hAnsiTheme="minorEastAsia"/>
          <w:sz w:val="24"/>
          <w:szCs w:val="24"/>
          <w:rPrChange w:id="3920" w:author="JY0225" w:date="2017-08-24T11:17:00Z">
            <w:rPr>
              <w:del w:id="3921" w:author="微软用户" w:date="2017-08-19T20:00:00Z"/>
            </w:rPr>
          </w:rPrChange>
        </w:rPr>
        <w:pPrChange w:id="3922" w:author="微软用户" w:date="2017-08-19T20:44:00Z">
          <w:pPr/>
        </w:pPrChange>
      </w:pPr>
      <w:del w:id="3923" w:author="微软用户" w:date="2017-08-19T20:00:00Z">
        <w:r w:rsidRPr="00987564" w:rsidDel="000A287A">
          <w:rPr>
            <w:rFonts w:asciiTheme="minorEastAsia" w:hAnsiTheme="minorEastAsia" w:hint="eastAsia"/>
            <w:noProof/>
            <w:sz w:val="24"/>
            <w:szCs w:val="24"/>
            <w:rPrChange w:id="3924" w:author="JY0225" w:date="2017-08-24T11:17:00Z">
              <w:rPr>
                <w:rFonts w:hint="eastAsia"/>
                <w:noProof/>
              </w:rPr>
            </w:rPrChange>
          </w:rPr>
          <w:drawing>
            <wp:inline distT="0" distB="0" distL="0" distR="0" wp14:anchorId="179CCAA7" wp14:editId="56CBA1B5">
              <wp:extent cx="5278120" cy="37953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类图.jpg"/>
                      <pic:cNvPicPr/>
                    </pic:nvPicPr>
                    <pic:blipFill>
                      <a:blip r:embed="rId47">
                        <a:extLst>
                          <a:ext uri="{28A0092B-C50C-407E-A947-70E740481C1C}">
                            <a14:useLocalDpi xmlns:a14="http://schemas.microsoft.com/office/drawing/2010/main" val="0"/>
                          </a:ext>
                        </a:extLst>
                      </a:blip>
                      <a:stretch>
                        <a:fillRect/>
                      </a:stretch>
                    </pic:blipFill>
                    <pic:spPr>
                      <a:xfrm>
                        <a:off x="0" y="0"/>
                        <a:ext cx="5278120" cy="3795395"/>
                      </a:xfrm>
                      <a:prstGeom prst="rect">
                        <a:avLst/>
                      </a:prstGeom>
                    </pic:spPr>
                  </pic:pic>
                </a:graphicData>
              </a:graphic>
            </wp:inline>
          </w:drawing>
        </w:r>
      </w:del>
    </w:p>
    <w:p w14:paraId="0F69950A" w14:textId="2B2CBB6F" w:rsidR="007A49BE" w:rsidRPr="00987564" w:rsidDel="000A287A" w:rsidRDefault="007A49BE">
      <w:pPr>
        <w:spacing w:line="400" w:lineRule="exact"/>
        <w:jc w:val="left"/>
        <w:rPr>
          <w:del w:id="3925" w:author="微软用户" w:date="2017-08-19T20:00:00Z"/>
          <w:rFonts w:asciiTheme="minorEastAsia" w:hAnsiTheme="minorEastAsia" w:cs="Times New Roman"/>
          <w:spacing w:val="10"/>
          <w:kern w:val="0"/>
          <w:sz w:val="24"/>
          <w:szCs w:val="24"/>
          <w:rPrChange w:id="3926" w:author="JY0225" w:date="2017-08-24T11:17:00Z">
            <w:rPr>
              <w:del w:id="3927" w:author="微软用户" w:date="2017-08-19T20:00:00Z"/>
              <w:rFonts w:ascii="Times New Roman" w:hAnsi="Times New Roman" w:cs="Times New Roman"/>
              <w:spacing w:val="10"/>
              <w:kern w:val="0"/>
              <w:sz w:val="24"/>
              <w:szCs w:val="24"/>
            </w:rPr>
          </w:rPrChange>
        </w:rPr>
        <w:pPrChange w:id="3928" w:author="微软用户" w:date="2017-08-19T20:44:00Z">
          <w:pPr>
            <w:spacing w:line="400" w:lineRule="exact"/>
            <w:jc w:val="center"/>
          </w:pPr>
        </w:pPrChange>
      </w:pPr>
      <w:del w:id="3929" w:author="微软用户" w:date="2017-08-19T20:00:00Z">
        <w:r w:rsidRPr="00987564" w:rsidDel="000A287A">
          <w:rPr>
            <w:rFonts w:asciiTheme="minorEastAsia" w:hAnsiTheme="minorEastAsia" w:cs="Times New Roman" w:hint="eastAsia"/>
            <w:spacing w:val="10"/>
            <w:kern w:val="0"/>
            <w:sz w:val="24"/>
            <w:szCs w:val="24"/>
            <w:rPrChange w:id="3930" w:author="JY0225" w:date="2017-08-24T11:17:00Z">
              <w:rPr>
                <w:rFonts w:ascii="Times New Roman" w:hAnsi="Times New Roman" w:cs="Times New Roman" w:hint="eastAsia"/>
                <w:spacing w:val="10"/>
                <w:kern w:val="0"/>
                <w:sz w:val="24"/>
                <w:szCs w:val="24"/>
              </w:rPr>
            </w:rPrChange>
          </w:rPr>
          <w:delText>图</w:delText>
        </w:r>
        <w:r w:rsidRPr="00987564" w:rsidDel="000A287A">
          <w:rPr>
            <w:rFonts w:asciiTheme="minorEastAsia" w:hAnsiTheme="minorEastAsia" w:cs="Times New Roman"/>
            <w:spacing w:val="10"/>
            <w:kern w:val="0"/>
            <w:sz w:val="24"/>
            <w:szCs w:val="24"/>
            <w:rPrChange w:id="3931" w:author="JY0225" w:date="2017-08-24T11:17:00Z">
              <w:rPr>
                <w:rFonts w:ascii="Times New Roman" w:hAnsi="Times New Roman" w:cs="Times New Roman"/>
                <w:spacing w:val="10"/>
                <w:kern w:val="0"/>
                <w:sz w:val="24"/>
                <w:szCs w:val="24"/>
              </w:rPr>
            </w:rPrChange>
          </w:rPr>
          <w:delText>4-2</w:delText>
        </w:r>
        <w:r w:rsidRPr="00987564" w:rsidDel="000A287A">
          <w:rPr>
            <w:rFonts w:asciiTheme="minorEastAsia" w:hAnsiTheme="minorEastAsia" w:cs="Times New Roman" w:hint="eastAsia"/>
            <w:spacing w:val="10"/>
            <w:kern w:val="0"/>
            <w:sz w:val="24"/>
            <w:szCs w:val="24"/>
            <w:rPrChange w:id="3932" w:author="JY0225" w:date="2017-08-24T11:17:00Z">
              <w:rPr>
                <w:rFonts w:ascii="Times New Roman" w:hAnsi="Times New Roman" w:cs="Times New Roman" w:hint="eastAsia"/>
                <w:spacing w:val="10"/>
                <w:kern w:val="0"/>
                <w:sz w:val="24"/>
                <w:szCs w:val="24"/>
              </w:rPr>
            </w:rPrChange>
          </w:rPr>
          <w:delText xml:space="preserve"> </w:delText>
        </w:r>
        <w:r w:rsidRPr="00987564" w:rsidDel="000A287A">
          <w:rPr>
            <w:rFonts w:asciiTheme="minorEastAsia" w:hAnsiTheme="minorEastAsia" w:cs="Times New Roman"/>
            <w:spacing w:val="10"/>
            <w:kern w:val="0"/>
            <w:sz w:val="24"/>
            <w:szCs w:val="24"/>
            <w:rPrChange w:id="3933" w:author="JY0225" w:date="2017-08-24T11:17:00Z">
              <w:rPr>
                <w:rFonts w:ascii="Times New Roman" w:hAnsi="Times New Roman" w:cs="Times New Roman"/>
                <w:spacing w:val="10"/>
                <w:kern w:val="0"/>
                <w:sz w:val="24"/>
                <w:szCs w:val="24"/>
              </w:rPr>
            </w:rPrChange>
          </w:rPr>
          <w:delText>云</w:delText>
        </w:r>
        <w:r w:rsidR="00476838" w:rsidRPr="00987564" w:rsidDel="000A287A">
          <w:rPr>
            <w:rFonts w:asciiTheme="minorEastAsia" w:hAnsiTheme="minorEastAsia" w:cs="Times New Roman"/>
            <w:spacing w:val="10"/>
            <w:kern w:val="0"/>
            <w:sz w:val="24"/>
            <w:szCs w:val="24"/>
            <w:rPrChange w:id="3934" w:author="JY0225" w:date="2017-08-24T11:17:00Z">
              <w:rPr>
                <w:rFonts w:ascii="Times New Roman" w:hAnsi="Times New Roman" w:cs="Times New Roman"/>
                <w:spacing w:val="10"/>
                <w:kern w:val="0"/>
                <w:sz w:val="24"/>
                <w:szCs w:val="24"/>
              </w:rPr>
            </w:rPrChange>
          </w:rPr>
          <w:delText>备份</w:delText>
        </w:r>
        <w:r w:rsidRPr="00987564" w:rsidDel="000A287A">
          <w:rPr>
            <w:rFonts w:asciiTheme="minorEastAsia" w:hAnsiTheme="minorEastAsia" w:cs="Times New Roman"/>
            <w:spacing w:val="10"/>
            <w:kern w:val="0"/>
            <w:sz w:val="24"/>
            <w:szCs w:val="24"/>
            <w:rPrChange w:id="3935" w:author="JY0225" w:date="2017-08-24T11:17:00Z">
              <w:rPr>
                <w:rFonts w:ascii="Times New Roman" w:hAnsi="Times New Roman" w:cs="Times New Roman"/>
                <w:spacing w:val="10"/>
                <w:kern w:val="0"/>
                <w:sz w:val="24"/>
                <w:szCs w:val="24"/>
              </w:rPr>
            </w:rPrChange>
          </w:rPr>
          <w:delText>中间件</w:delText>
        </w:r>
        <w:r w:rsidR="000D77C5" w:rsidRPr="00987564" w:rsidDel="000A287A">
          <w:rPr>
            <w:rFonts w:asciiTheme="minorEastAsia" w:hAnsiTheme="minorEastAsia" w:cs="Times New Roman" w:hint="eastAsia"/>
            <w:spacing w:val="10"/>
            <w:kern w:val="0"/>
            <w:sz w:val="24"/>
            <w:szCs w:val="24"/>
            <w:rPrChange w:id="3936" w:author="JY0225" w:date="2017-08-24T11:17:00Z">
              <w:rPr>
                <w:rFonts w:ascii="Times New Roman" w:hAnsi="Times New Roman" w:cs="Times New Roman" w:hint="eastAsia"/>
                <w:spacing w:val="10"/>
                <w:kern w:val="0"/>
                <w:sz w:val="24"/>
                <w:szCs w:val="24"/>
              </w:rPr>
            </w:rPrChange>
          </w:rPr>
          <w:delText>优化</w:delText>
        </w:r>
        <w:r w:rsidRPr="00987564" w:rsidDel="000A287A">
          <w:rPr>
            <w:rFonts w:asciiTheme="minorEastAsia" w:hAnsiTheme="minorEastAsia" w:cs="Times New Roman" w:hint="eastAsia"/>
            <w:spacing w:val="10"/>
            <w:kern w:val="0"/>
            <w:sz w:val="24"/>
            <w:szCs w:val="24"/>
            <w:rPrChange w:id="3937" w:author="JY0225" w:date="2017-08-24T11:17:00Z">
              <w:rPr>
                <w:rFonts w:ascii="Times New Roman" w:hAnsi="Times New Roman" w:cs="Times New Roman" w:hint="eastAsia"/>
                <w:spacing w:val="10"/>
                <w:kern w:val="0"/>
                <w:sz w:val="24"/>
                <w:szCs w:val="24"/>
              </w:rPr>
            </w:rPrChange>
          </w:rPr>
          <w:delText>系统</w:delText>
        </w:r>
        <w:r w:rsidRPr="00987564" w:rsidDel="000A287A">
          <w:rPr>
            <w:rFonts w:asciiTheme="minorEastAsia" w:hAnsiTheme="minorEastAsia" w:cs="Times New Roman" w:hint="eastAsia"/>
            <w:spacing w:val="10"/>
            <w:kern w:val="0"/>
            <w:sz w:val="24"/>
            <w:szCs w:val="24"/>
            <w:rPrChange w:id="3938" w:author="JY0225" w:date="2017-08-24T11:17:00Z">
              <w:rPr>
                <w:rFonts w:ascii="Times New Roman" w:hAnsi="Times New Roman" w:cs="Times New Roman" w:hint="eastAsia"/>
                <w:spacing w:val="10"/>
                <w:kern w:val="0"/>
                <w:sz w:val="24"/>
                <w:szCs w:val="24"/>
              </w:rPr>
            </w:rPrChange>
          </w:rPr>
          <w:delText>UML</w:delText>
        </w:r>
        <w:r w:rsidRPr="00987564" w:rsidDel="000A287A">
          <w:rPr>
            <w:rFonts w:asciiTheme="minorEastAsia" w:hAnsiTheme="minorEastAsia" w:cs="Times New Roman" w:hint="eastAsia"/>
            <w:spacing w:val="10"/>
            <w:kern w:val="0"/>
            <w:sz w:val="24"/>
            <w:szCs w:val="24"/>
            <w:rPrChange w:id="3939" w:author="JY0225" w:date="2017-08-24T11:17:00Z">
              <w:rPr>
                <w:rFonts w:ascii="Times New Roman" w:hAnsi="Times New Roman" w:cs="Times New Roman" w:hint="eastAsia"/>
                <w:spacing w:val="10"/>
                <w:kern w:val="0"/>
                <w:sz w:val="24"/>
                <w:szCs w:val="24"/>
              </w:rPr>
            </w:rPrChange>
          </w:rPr>
          <w:delText>类图</w:delText>
        </w:r>
      </w:del>
    </w:p>
    <w:p w14:paraId="1C0A6B34" w14:textId="77777777" w:rsidR="00F46630" w:rsidRPr="00987564" w:rsidRDefault="00F46630">
      <w:pPr>
        <w:spacing w:line="400" w:lineRule="exact"/>
        <w:jc w:val="left"/>
        <w:rPr>
          <w:ins w:id="3940" w:author="微软用户" w:date="2017-08-19T20:08:00Z"/>
          <w:rFonts w:asciiTheme="minorEastAsia" w:hAnsiTheme="minorEastAsia"/>
          <w:sz w:val="24"/>
          <w:szCs w:val="24"/>
          <w:rPrChange w:id="3941" w:author="JY0225" w:date="2017-08-24T11:17:00Z">
            <w:rPr>
              <w:ins w:id="3942" w:author="微软用户" w:date="2017-08-19T20:08:00Z"/>
            </w:rPr>
          </w:rPrChange>
        </w:rPr>
        <w:pPrChange w:id="3943" w:author="微软用户" w:date="2017-08-19T20:44:00Z">
          <w:pPr>
            <w:spacing w:line="400" w:lineRule="exact"/>
            <w:ind w:firstLine="420"/>
          </w:pPr>
        </w:pPrChange>
      </w:pPr>
    </w:p>
    <w:p w14:paraId="12ECCF07" w14:textId="77777777" w:rsidR="00274705" w:rsidRDefault="00274705">
      <w:pPr>
        <w:jc w:val="center"/>
        <w:rPr>
          <w:ins w:id="3944" w:author="微软用户" w:date="2017-08-19T20:25:00Z"/>
        </w:rPr>
        <w:pPrChange w:id="3945" w:author="微软用户" w:date="2017-08-19T20:01:00Z">
          <w:pPr>
            <w:spacing w:line="400" w:lineRule="exact"/>
            <w:ind w:firstLine="420"/>
          </w:pPr>
        </w:pPrChange>
      </w:pPr>
    </w:p>
    <w:p w14:paraId="697EC787" w14:textId="5CA86112" w:rsidR="00453251" w:rsidRDefault="00114324">
      <w:pPr>
        <w:jc w:val="center"/>
        <w:rPr>
          <w:ins w:id="3946" w:author="微软用户" w:date="2017-08-19T20:39:00Z"/>
          <w:rFonts w:ascii="Times New Roman" w:hAnsi="Times New Roman" w:cs="Times New Roman"/>
          <w:spacing w:val="10"/>
          <w:kern w:val="0"/>
          <w:sz w:val="24"/>
          <w:szCs w:val="24"/>
        </w:rPr>
        <w:pPrChange w:id="3947" w:author="微软用户" w:date="2017-08-19T20:43:00Z">
          <w:pPr>
            <w:spacing w:line="400" w:lineRule="exact"/>
            <w:ind w:firstLine="420"/>
          </w:pPr>
        </w:pPrChange>
      </w:pPr>
      <w:ins w:id="3948" w:author="微软用户" w:date="2017-08-19T20:39:00Z">
        <w:r>
          <w:rPr>
            <w:rFonts w:ascii="Times New Roman" w:hAnsi="Times New Roman" w:cs="Times New Roman"/>
            <w:spacing w:val="10"/>
            <w:kern w:val="0"/>
            <w:sz w:val="24"/>
            <w:szCs w:val="24"/>
          </w:rPr>
          <w:object w:dxaOrig="15180" w:dyaOrig="10950" w14:anchorId="3FB98353">
            <v:shape id="_x0000_i1034" type="#_x0000_t75" style="width:403pt;height:290.8pt" o:ole="">
              <v:imagedata r:id="rId48" o:title=""/>
            </v:shape>
            <o:OLEObject Type="Embed" ProgID="Visio.Drawing.15" ShapeID="_x0000_i1034" DrawAspect="Content" ObjectID="_1565082766" r:id="rId49"/>
          </w:object>
        </w:r>
      </w:ins>
    </w:p>
    <w:p w14:paraId="21CEFB30" w14:textId="564328BD" w:rsidR="00274705" w:rsidRPr="00562A88" w:rsidRDefault="00562A88">
      <w:pPr>
        <w:ind w:firstLine="420"/>
        <w:jc w:val="center"/>
        <w:rPr>
          <w:ins w:id="3949" w:author="微软用户" w:date="2017-08-19T20:25:00Z"/>
          <w:rFonts w:ascii="Times New Roman" w:hAnsi="Times New Roman" w:cs="Times New Roman"/>
          <w:spacing w:val="10"/>
          <w:kern w:val="0"/>
          <w:sz w:val="24"/>
          <w:szCs w:val="24"/>
          <w:rPrChange w:id="3950" w:author="微软用户" w:date="2017-08-19T20:32:00Z">
            <w:rPr>
              <w:ins w:id="3951" w:author="微软用户" w:date="2017-08-19T20:25:00Z"/>
            </w:rPr>
          </w:rPrChange>
        </w:rPr>
        <w:pPrChange w:id="3952" w:author="微软用户" w:date="2017-08-19T20:41:00Z">
          <w:pPr>
            <w:spacing w:line="400" w:lineRule="exact"/>
            <w:ind w:firstLine="420"/>
          </w:pPr>
        </w:pPrChange>
      </w:pPr>
      <w:ins w:id="3953" w:author="微软用户" w:date="2017-08-19T20:32:00Z">
        <w:r w:rsidRPr="00481762">
          <w:rPr>
            <w:rFonts w:ascii="Times New Roman" w:hAnsi="Times New Roman" w:cs="Times New Roman" w:hint="eastAsia"/>
            <w:spacing w:val="10"/>
            <w:kern w:val="0"/>
            <w:sz w:val="24"/>
            <w:szCs w:val="24"/>
          </w:rPr>
          <w:t>图</w:t>
        </w:r>
        <w:r>
          <w:rPr>
            <w:rFonts w:ascii="Times New Roman" w:hAnsi="Times New Roman" w:cs="Times New Roman"/>
            <w:spacing w:val="10"/>
            <w:kern w:val="0"/>
            <w:sz w:val="24"/>
            <w:szCs w:val="24"/>
          </w:rPr>
          <w:t>4-2</w:t>
        </w:r>
        <w:r>
          <w:rPr>
            <w:rFonts w:ascii="Times New Roman" w:hAnsi="Times New Roman" w:cs="Times New Roman" w:hint="eastAsia"/>
            <w:spacing w:val="10"/>
            <w:kern w:val="0"/>
            <w:sz w:val="24"/>
            <w:szCs w:val="24"/>
          </w:rPr>
          <w:t xml:space="preserve"> </w:t>
        </w:r>
        <w:r w:rsidRPr="00481762">
          <w:rPr>
            <w:rFonts w:ascii="Times New Roman" w:hAnsi="Times New Roman" w:cs="Times New Roman"/>
            <w:spacing w:val="10"/>
            <w:kern w:val="0"/>
            <w:sz w:val="24"/>
            <w:szCs w:val="24"/>
          </w:rPr>
          <w:t>云</w:t>
        </w:r>
        <w:r>
          <w:rPr>
            <w:rFonts w:ascii="Times New Roman" w:hAnsi="Times New Roman" w:cs="Times New Roman"/>
            <w:spacing w:val="10"/>
            <w:kern w:val="0"/>
            <w:sz w:val="24"/>
            <w:szCs w:val="24"/>
          </w:rPr>
          <w:t>备份</w:t>
        </w:r>
        <w:r w:rsidRPr="00481762">
          <w:rPr>
            <w:rFonts w:ascii="Times New Roman" w:hAnsi="Times New Roman" w:cs="Times New Roman"/>
            <w:spacing w:val="10"/>
            <w:kern w:val="0"/>
            <w:sz w:val="24"/>
            <w:szCs w:val="24"/>
          </w:rPr>
          <w:t>中间件</w:t>
        </w:r>
        <w:r>
          <w:rPr>
            <w:rFonts w:ascii="Times New Roman" w:hAnsi="Times New Roman" w:cs="Times New Roman" w:hint="eastAsia"/>
            <w:spacing w:val="10"/>
            <w:kern w:val="0"/>
            <w:sz w:val="24"/>
            <w:szCs w:val="24"/>
          </w:rPr>
          <w:t>优化系统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ins>
    </w:p>
    <w:p w14:paraId="60875B4D" w14:textId="7B6CFEA6" w:rsidR="00B91E7C" w:rsidRPr="00987564" w:rsidRDefault="000A287A" w:rsidP="000A287A">
      <w:pPr>
        <w:spacing w:line="400" w:lineRule="exact"/>
        <w:ind w:firstLine="420"/>
        <w:rPr>
          <w:rFonts w:asciiTheme="minorEastAsia" w:hAnsiTheme="minorEastAsia" w:cs="Times New Roman"/>
          <w:spacing w:val="10"/>
          <w:kern w:val="0"/>
          <w:sz w:val="24"/>
          <w:szCs w:val="24"/>
          <w:rPrChange w:id="3954" w:author="JY0225" w:date="2017-08-24T11:17:00Z">
            <w:rPr/>
          </w:rPrChange>
        </w:rPr>
      </w:pPr>
      <w:del w:id="3955" w:author="微软用户" w:date="2017-08-19T20:08:00Z">
        <w:r w:rsidRPr="00987564" w:rsidDel="00F46630">
          <w:rPr>
            <w:rFonts w:asciiTheme="minorEastAsia" w:hAnsiTheme="minorEastAsia"/>
            <w:sz w:val="24"/>
            <w:szCs w:val="24"/>
            <w:rPrChange w:id="3956" w:author="JY0225" w:date="2017-08-24T11:17:00Z">
              <w:rPr/>
            </w:rPrChange>
          </w:rPr>
          <w:fldChar w:fldCharType="begin"/>
        </w:r>
        <w:r w:rsidRPr="00987564" w:rsidDel="00F46630">
          <w:rPr>
            <w:rFonts w:asciiTheme="minorEastAsia" w:hAnsiTheme="minorEastAsia"/>
            <w:sz w:val="24"/>
            <w:szCs w:val="24"/>
            <w:rPrChange w:id="3957" w:author="JY0225" w:date="2017-08-24T11:17:00Z">
              <w:rPr/>
            </w:rPrChange>
          </w:rPr>
          <w:fldChar w:fldCharType="end"/>
        </w:r>
      </w:del>
      <w:r w:rsidR="004A50FA" w:rsidRPr="00987564">
        <w:rPr>
          <w:rFonts w:asciiTheme="minorEastAsia" w:hAnsiTheme="minorEastAsia" w:cs="Times New Roman" w:hint="eastAsia"/>
          <w:spacing w:val="10"/>
          <w:kern w:val="0"/>
          <w:sz w:val="24"/>
          <w:szCs w:val="24"/>
          <w:rPrChange w:id="3958" w:author="JY0225" w:date="2017-08-24T11:17:00Z">
            <w:rPr>
              <w:rFonts w:hint="eastAsia"/>
            </w:rPr>
          </w:rPrChange>
        </w:rPr>
        <w:t>优化后的中间件模块类的设计主要分为四大模块，</w:t>
      </w:r>
      <w:r w:rsidR="00B91E7C" w:rsidRPr="00987564">
        <w:rPr>
          <w:rFonts w:asciiTheme="minorEastAsia" w:hAnsiTheme="minorEastAsia" w:cs="Times New Roman"/>
          <w:spacing w:val="10"/>
          <w:kern w:val="0"/>
          <w:sz w:val="24"/>
          <w:szCs w:val="24"/>
          <w:rPrChange w:id="3959" w:author="JY0225" w:date="2017-08-24T11:17:00Z">
            <w:rPr/>
          </w:rPrChange>
        </w:rPr>
        <w:t>Core</w:t>
      </w:r>
      <w:r w:rsidR="00B91E7C" w:rsidRPr="00987564">
        <w:rPr>
          <w:rFonts w:asciiTheme="minorEastAsia" w:hAnsiTheme="minorEastAsia" w:cs="Times New Roman" w:hint="eastAsia"/>
          <w:spacing w:val="10"/>
          <w:kern w:val="0"/>
          <w:sz w:val="24"/>
          <w:szCs w:val="24"/>
          <w:rPrChange w:id="3960" w:author="JY0225" w:date="2017-08-24T11:17:00Z">
            <w:rPr>
              <w:rFonts w:hint="eastAsia"/>
            </w:rPr>
          </w:rPrChange>
        </w:rPr>
        <w:t>模块</w:t>
      </w:r>
      <w:r w:rsidR="00F22076" w:rsidRPr="00987564">
        <w:rPr>
          <w:rFonts w:asciiTheme="minorEastAsia" w:hAnsiTheme="minorEastAsia" w:cs="Times New Roman" w:hint="eastAsia"/>
          <w:spacing w:val="10"/>
          <w:kern w:val="0"/>
          <w:sz w:val="24"/>
          <w:szCs w:val="24"/>
          <w:rPrChange w:id="3961" w:author="JY0225" w:date="2017-08-24T11:17:00Z">
            <w:rPr>
              <w:rFonts w:hint="eastAsia"/>
            </w:rPr>
          </w:rPrChange>
        </w:rPr>
        <w:t>的类</w:t>
      </w:r>
      <w:r w:rsidR="00B91E7C" w:rsidRPr="00987564">
        <w:rPr>
          <w:rFonts w:asciiTheme="minorEastAsia" w:hAnsiTheme="minorEastAsia" w:cs="Times New Roman" w:hint="eastAsia"/>
          <w:spacing w:val="10"/>
          <w:kern w:val="0"/>
          <w:sz w:val="24"/>
          <w:szCs w:val="24"/>
          <w:rPrChange w:id="3962" w:author="JY0225" w:date="2017-08-24T11:17:00Z">
            <w:rPr>
              <w:rFonts w:hint="eastAsia"/>
            </w:rPr>
          </w:rPrChange>
        </w:rPr>
        <w:t>是中间件系统的核心</w:t>
      </w:r>
      <w:r w:rsidR="00721989" w:rsidRPr="00987564">
        <w:rPr>
          <w:rFonts w:asciiTheme="minorEastAsia" w:hAnsiTheme="minorEastAsia" w:cs="Times New Roman" w:hint="eastAsia"/>
          <w:spacing w:val="10"/>
          <w:kern w:val="0"/>
          <w:sz w:val="24"/>
          <w:szCs w:val="24"/>
          <w:rPrChange w:id="3963" w:author="JY0225" w:date="2017-08-24T11:17:00Z">
            <w:rPr>
              <w:rFonts w:hint="eastAsia"/>
            </w:rPr>
          </w:rPrChange>
        </w:rPr>
        <w:t>，负责接收和处理用户的请求。通过调用其他模块的类方法，</w:t>
      </w:r>
      <w:r w:rsidR="00BC1DCF" w:rsidRPr="00987564">
        <w:rPr>
          <w:rFonts w:asciiTheme="minorEastAsia" w:hAnsiTheme="minorEastAsia" w:cs="Times New Roman" w:hint="eastAsia"/>
          <w:spacing w:val="10"/>
          <w:kern w:val="0"/>
          <w:sz w:val="24"/>
          <w:szCs w:val="24"/>
          <w:rPrChange w:id="3964" w:author="JY0225" w:date="2017-08-24T11:17:00Z">
            <w:rPr>
              <w:rFonts w:hint="eastAsia"/>
            </w:rPr>
          </w:rPrChange>
        </w:rPr>
        <w:t>将用户的请求做格式化处理，并将预处理后的数据传输至服务器</w:t>
      </w:r>
      <w:r w:rsidR="0052309B" w:rsidRPr="00987564">
        <w:rPr>
          <w:rFonts w:asciiTheme="minorEastAsia" w:hAnsiTheme="minorEastAsia" w:cs="Times New Roman" w:hint="eastAsia"/>
          <w:spacing w:val="10"/>
          <w:kern w:val="0"/>
          <w:sz w:val="24"/>
          <w:szCs w:val="24"/>
          <w:rPrChange w:id="3965" w:author="JY0225" w:date="2017-08-24T11:17:00Z">
            <w:rPr>
              <w:rFonts w:hint="eastAsia"/>
            </w:rPr>
          </w:rPrChange>
        </w:rPr>
        <w:t>；</w:t>
      </w:r>
      <w:r w:rsidR="004A50FA" w:rsidRPr="00987564">
        <w:rPr>
          <w:rFonts w:asciiTheme="minorEastAsia" w:hAnsiTheme="minorEastAsia" w:cs="Times New Roman"/>
          <w:spacing w:val="10"/>
          <w:kern w:val="0"/>
          <w:sz w:val="24"/>
          <w:szCs w:val="24"/>
          <w:rPrChange w:id="3966" w:author="JY0225" w:date="2017-08-24T11:17:00Z">
            <w:rPr/>
          </w:rPrChange>
        </w:rPr>
        <w:t>Features</w:t>
      </w:r>
      <w:r w:rsidR="004A50FA" w:rsidRPr="00987564">
        <w:rPr>
          <w:rFonts w:asciiTheme="minorEastAsia" w:hAnsiTheme="minorEastAsia" w:cs="Times New Roman" w:hint="eastAsia"/>
          <w:spacing w:val="10"/>
          <w:kern w:val="0"/>
          <w:sz w:val="24"/>
          <w:szCs w:val="24"/>
          <w:rPrChange w:id="3967" w:author="JY0225" w:date="2017-08-24T11:17:00Z">
            <w:rPr>
              <w:rFonts w:hint="eastAsia"/>
            </w:rPr>
          </w:rPrChange>
        </w:rPr>
        <w:t>模块</w:t>
      </w:r>
      <w:r w:rsidR="009B1E44" w:rsidRPr="00987564">
        <w:rPr>
          <w:rFonts w:asciiTheme="minorEastAsia" w:hAnsiTheme="minorEastAsia" w:cs="Times New Roman" w:hint="eastAsia"/>
          <w:spacing w:val="10"/>
          <w:kern w:val="0"/>
          <w:sz w:val="24"/>
          <w:szCs w:val="24"/>
          <w:rPrChange w:id="3968" w:author="JY0225" w:date="2017-08-24T11:17:00Z">
            <w:rPr>
              <w:rFonts w:hint="eastAsia"/>
            </w:rPr>
          </w:rPrChange>
        </w:rPr>
        <w:t>的类</w:t>
      </w:r>
      <w:r w:rsidR="004A50FA" w:rsidRPr="00987564">
        <w:rPr>
          <w:rFonts w:asciiTheme="minorEastAsia" w:hAnsiTheme="minorEastAsia" w:cs="Times New Roman" w:hint="eastAsia"/>
          <w:spacing w:val="10"/>
          <w:kern w:val="0"/>
          <w:sz w:val="24"/>
          <w:szCs w:val="24"/>
          <w:rPrChange w:id="3969" w:author="JY0225" w:date="2017-08-24T11:17:00Z">
            <w:rPr>
              <w:rFonts w:hint="eastAsia"/>
            </w:rPr>
          </w:rPrChange>
        </w:rPr>
        <w:t>负责主要优化功能的实现；</w:t>
      </w:r>
      <w:r w:rsidR="00D10CF2" w:rsidRPr="00987564">
        <w:rPr>
          <w:rFonts w:asciiTheme="minorEastAsia" w:hAnsiTheme="minorEastAsia" w:cs="Times New Roman"/>
          <w:spacing w:val="10"/>
          <w:kern w:val="0"/>
          <w:sz w:val="24"/>
          <w:szCs w:val="24"/>
          <w:rPrChange w:id="3970" w:author="JY0225" w:date="2017-08-24T11:17:00Z">
            <w:rPr/>
          </w:rPrChange>
        </w:rPr>
        <w:t>Utils</w:t>
      </w:r>
      <w:r w:rsidR="00D10CF2" w:rsidRPr="00987564">
        <w:rPr>
          <w:rFonts w:asciiTheme="minorEastAsia" w:hAnsiTheme="minorEastAsia" w:cs="Times New Roman" w:hint="eastAsia"/>
          <w:spacing w:val="10"/>
          <w:kern w:val="0"/>
          <w:sz w:val="24"/>
          <w:szCs w:val="24"/>
          <w:rPrChange w:id="3971" w:author="JY0225" w:date="2017-08-24T11:17:00Z">
            <w:rPr>
              <w:rFonts w:hint="eastAsia"/>
            </w:rPr>
          </w:rPrChange>
        </w:rPr>
        <w:t>模块</w:t>
      </w:r>
      <w:r w:rsidR="00427E73" w:rsidRPr="00987564">
        <w:rPr>
          <w:rFonts w:asciiTheme="minorEastAsia" w:hAnsiTheme="minorEastAsia" w:cs="Times New Roman" w:hint="eastAsia"/>
          <w:spacing w:val="10"/>
          <w:kern w:val="0"/>
          <w:sz w:val="24"/>
          <w:szCs w:val="24"/>
          <w:rPrChange w:id="3972" w:author="JY0225" w:date="2017-08-24T11:17:00Z">
            <w:rPr>
              <w:rFonts w:hint="eastAsia"/>
            </w:rPr>
          </w:rPrChange>
        </w:rPr>
        <w:t>的类</w:t>
      </w:r>
      <w:r w:rsidR="00D10CF2" w:rsidRPr="00987564">
        <w:rPr>
          <w:rFonts w:asciiTheme="minorEastAsia" w:hAnsiTheme="minorEastAsia" w:cs="Times New Roman" w:hint="eastAsia"/>
          <w:spacing w:val="10"/>
          <w:kern w:val="0"/>
          <w:sz w:val="24"/>
          <w:szCs w:val="24"/>
          <w:rPrChange w:id="3973" w:author="JY0225" w:date="2017-08-24T11:17:00Z">
            <w:rPr>
              <w:rFonts w:hint="eastAsia"/>
            </w:rPr>
          </w:rPrChange>
        </w:rPr>
        <w:t>提供开发所需的常用工具和信息</w:t>
      </w:r>
      <w:r w:rsidR="001C46F3" w:rsidRPr="00987564">
        <w:rPr>
          <w:rFonts w:asciiTheme="minorEastAsia" w:hAnsiTheme="minorEastAsia" w:cs="Times New Roman" w:hint="eastAsia"/>
          <w:spacing w:val="10"/>
          <w:kern w:val="0"/>
          <w:sz w:val="24"/>
          <w:szCs w:val="24"/>
          <w:rPrChange w:id="3974" w:author="JY0225" w:date="2017-08-24T11:17:00Z">
            <w:rPr>
              <w:rFonts w:hint="eastAsia"/>
            </w:rPr>
          </w:rPrChange>
        </w:rPr>
        <w:t>；</w:t>
      </w:r>
      <w:r w:rsidR="00EC1525" w:rsidRPr="00987564">
        <w:rPr>
          <w:rFonts w:asciiTheme="minorEastAsia" w:hAnsiTheme="minorEastAsia" w:cs="Times New Roman"/>
          <w:spacing w:val="10"/>
          <w:kern w:val="0"/>
          <w:sz w:val="24"/>
          <w:szCs w:val="24"/>
          <w:rPrChange w:id="3975" w:author="JY0225" w:date="2017-08-24T11:17:00Z">
            <w:rPr/>
          </w:rPrChange>
        </w:rPr>
        <w:t>Database</w:t>
      </w:r>
      <w:r w:rsidR="00D6162D" w:rsidRPr="00987564">
        <w:rPr>
          <w:rFonts w:asciiTheme="minorEastAsia" w:hAnsiTheme="minorEastAsia" w:cs="Times New Roman" w:hint="eastAsia"/>
          <w:spacing w:val="10"/>
          <w:kern w:val="0"/>
          <w:sz w:val="24"/>
          <w:szCs w:val="24"/>
          <w:rPrChange w:id="3976" w:author="JY0225" w:date="2017-08-24T11:17:00Z">
            <w:rPr>
              <w:rFonts w:hint="eastAsia"/>
            </w:rPr>
          </w:rPrChange>
        </w:rPr>
        <w:t>模块</w:t>
      </w:r>
      <w:r w:rsidR="00677ECE" w:rsidRPr="00987564">
        <w:rPr>
          <w:rFonts w:asciiTheme="minorEastAsia" w:hAnsiTheme="minorEastAsia" w:cs="Times New Roman" w:hint="eastAsia"/>
          <w:spacing w:val="10"/>
          <w:kern w:val="0"/>
          <w:sz w:val="24"/>
          <w:szCs w:val="24"/>
          <w:rPrChange w:id="3977" w:author="JY0225" w:date="2017-08-24T11:17:00Z">
            <w:rPr>
              <w:rFonts w:hint="eastAsia"/>
            </w:rPr>
          </w:rPrChange>
        </w:rPr>
        <w:t>的类</w:t>
      </w:r>
      <w:r w:rsidR="00EC1525" w:rsidRPr="00987564">
        <w:rPr>
          <w:rFonts w:asciiTheme="minorEastAsia" w:hAnsiTheme="minorEastAsia" w:cs="Times New Roman" w:hint="eastAsia"/>
          <w:spacing w:val="10"/>
          <w:kern w:val="0"/>
          <w:sz w:val="24"/>
          <w:szCs w:val="24"/>
          <w:rPrChange w:id="3978" w:author="JY0225" w:date="2017-08-24T11:17:00Z">
            <w:rPr>
              <w:rFonts w:hint="eastAsia"/>
            </w:rPr>
          </w:rPrChange>
        </w:rPr>
        <w:t>负责与数据库的交互。</w:t>
      </w:r>
      <w:r w:rsidR="00177489" w:rsidRPr="00987564">
        <w:rPr>
          <w:rFonts w:asciiTheme="minorEastAsia" w:hAnsiTheme="minorEastAsia" w:cs="Times New Roman" w:hint="eastAsia"/>
          <w:spacing w:val="10"/>
          <w:kern w:val="0"/>
          <w:sz w:val="24"/>
          <w:szCs w:val="24"/>
          <w:rPrChange w:id="3979" w:author="JY0225" w:date="2017-08-24T11:17:00Z">
            <w:rPr>
              <w:rFonts w:hint="eastAsia"/>
            </w:rPr>
          </w:rPrChange>
        </w:rPr>
        <w:t>具体</w:t>
      </w:r>
      <w:r w:rsidR="00D84061" w:rsidRPr="00987564">
        <w:rPr>
          <w:rFonts w:asciiTheme="minorEastAsia" w:hAnsiTheme="minorEastAsia" w:cs="Times New Roman" w:hint="eastAsia"/>
          <w:spacing w:val="10"/>
          <w:kern w:val="0"/>
          <w:sz w:val="24"/>
          <w:szCs w:val="24"/>
          <w:rPrChange w:id="3980" w:author="JY0225" w:date="2017-08-24T11:17:00Z">
            <w:rPr>
              <w:rFonts w:hint="eastAsia"/>
            </w:rPr>
          </w:rPrChange>
        </w:rPr>
        <w:t>类的功能如下：</w:t>
      </w:r>
    </w:p>
    <w:p w14:paraId="43C67B6E" w14:textId="77777777" w:rsidR="00067CEC" w:rsidRPr="00987564" w:rsidRDefault="004223AE" w:rsidP="007A49BE">
      <w:pPr>
        <w:spacing w:line="400" w:lineRule="exact"/>
        <w:ind w:firstLine="420"/>
        <w:rPr>
          <w:rFonts w:asciiTheme="minorEastAsia" w:hAnsiTheme="minorEastAsia" w:cs="Times New Roman"/>
          <w:spacing w:val="10"/>
          <w:kern w:val="0"/>
          <w:sz w:val="24"/>
          <w:szCs w:val="24"/>
          <w:rPrChange w:id="3981" w:author="JY0225" w:date="2017-08-24T11:17:00Z">
            <w:rPr>
              <w:rFonts w:ascii="Times New Roman" w:hAnsi="Times New Roman" w:cs="Times New Roman"/>
              <w:spacing w:val="10"/>
              <w:kern w:val="0"/>
              <w:sz w:val="24"/>
              <w:szCs w:val="24"/>
            </w:rPr>
          </w:rPrChange>
        </w:rPr>
      </w:pPr>
      <w:r w:rsidRPr="00987564">
        <w:rPr>
          <w:rFonts w:asciiTheme="minorEastAsia" w:hAnsiTheme="minorEastAsia" w:cs="Times New Roman"/>
          <w:spacing w:val="10"/>
          <w:kern w:val="0"/>
          <w:sz w:val="24"/>
          <w:szCs w:val="24"/>
          <w:rPrChange w:id="3982" w:author="JY0225" w:date="2017-08-24T11:17:00Z">
            <w:rPr>
              <w:rFonts w:ascii="Times New Roman" w:hAnsi="Times New Roman" w:cs="Times New Roman"/>
              <w:spacing w:val="10"/>
              <w:kern w:val="0"/>
              <w:sz w:val="24"/>
              <w:szCs w:val="24"/>
            </w:rPr>
          </w:rPrChange>
        </w:rPr>
        <w:t>mwChunk</w:t>
      </w:r>
      <w:r w:rsidR="00177489" w:rsidRPr="00987564">
        <w:rPr>
          <w:rFonts w:asciiTheme="minorEastAsia" w:hAnsiTheme="minorEastAsia" w:cs="Times New Roman" w:hint="eastAsia"/>
          <w:spacing w:val="10"/>
          <w:kern w:val="0"/>
          <w:sz w:val="24"/>
          <w:szCs w:val="24"/>
          <w:rPrChange w:id="3983" w:author="JY0225" w:date="2017-08-24T11:17:00Z">
            <w:rPr>
              <w:rFonts w:ascii="Times New Roman" w:hAnsi="Times New Roman" w:cs="Times New Roman" w:hint="eastAsia"/>
              <w:spacing w:val="10"/>
              <w:kern w:val="0"/>
              <w:sz w:val="24"/>
              <w:szCs w:val="24"/>
            </w:rPr>
          </w:rPrChange>
        </w:rPr>
        <w:t>er</w:t>
      </w:r>
      <w:r w:rsidRPr="00987564">
        <w:rPr>
          <w:rFonts w:asciiTheme="minorEastAsia" w:hAnsiTheme="minorEastAsia" w:cs="Times New Roman"/>
          <w:spacing w:val="10"/>
          <w:kern w:val="0"/>
          <w:sz w:val="24"/>
          <w:szCs w:val="24"/>
          <w:rPrChange w:id="3984" w:author="JY0225" w:date="2017-08-24T11:17:00Z">
            <w:rPr>
              <w:rFonts w:ascii="Times New Roman" w:hAnsi="Times New Roman" w:cs="Times New Roman"/>
              <w:spacing w:val="10"/>
              <w:kern w:val="0"/>
              <w:sz w:val="24"/>
              <w:szCs w:val="24"/>
            </w:rPr>
          </w:rPrChange>
        </w:rPr>
        <w:t xml:space="preserve">: </w:t>
      </w:r>
      <w:r w:rsidRPr="00987564">
        <w:rPr>
          <w:rFonts w:asciiTheme="minorEastAsia" w:hAnsiTheme="minorEastAsia" w:cs="Times New Roman"/>
          <w:spacing w:val="10"/>
          <w:kern w:val="0"/>
          <w:sz w:val="24"/>
          <w:szCs w:val="24"/>
          <w:rPrChange w:id="3985" w:author="JY0225" w:date="2017-08-24T11:17:00Z">
            <w:rPr>
              <w:rFonts w:ascii="Times New Roman" w:hAnsi="Times New Roman" w:cs="Times New Roman"/>
              <w:spacing w:val="10"/>
              <w:kern w:val="0"/>
              <w:sz w:val="24"/>
              <w:szCs w:val="24"/>
            </w:rPr>
          </w:rPrChange>
        </w:rPr>
        <w:t>该类主要用与大文件传输</w:t>
      </w:r>
      <w:r w:rsidRPr="00987564">
        <w:rPr>
          <w:rFonts w:asciiTheme="minorEastAsia" w:hAnsiTheme="minorEastAsia" w:cs="Times New Roman" w:hint="eastAsia"/>
          <w:spacing w:val="10"/>
          <w:kern w:val="0"/>
          <w:sz w:val="24"/>
          <w:szCs w:val="24"/>
          <w:rPrChange w:id="3986" w:author="JY0225" w:date="2017-08-24T11:17:00Z">
            <w:rPr>
              <w:rFonts w:ascii="Times New Roman" w:hAnsi="Times New Roman" w:cs="Times New Roman" w:hint="eastAsia"/>
              <w:spacing w:val="10"/>
              <w:kern w:val="0"/>
              <w:sz w:val="24"/>
              <w:szCs w:val="24"/>
            </w:rPr>
          </w:rPrChange>
        </w:rPr>
        <w:t>，</w:t>
      </w:r>
      <w:r w:rsidRPr="00987564">
        <w:rPr>
          <w:rFonts w:asciiTheme="minorEastAsia" w:hAnsiTheme="minorEastAsia" w:cs="Times New Roman"/>
          <w:spacing w:val="10"/>
          <w:kern w:val="0"/>
          <w:sz w:val="24"/>
          <w:szCs w:val="24"/>
          <w:rPrChange w:id="3987" w:author="JY0225" w:date="2017-08-24T11:17:00Z">
            <w:rPr>
              <w:rFonts w:ascii="Times New Roman" w:hAnsi="Times New Roman" w:cs="Times New Roman"/>
              <w:spacing w:val="10"/>
              <w:kern w:val="0"/>
              <w:sz w:val="24"/>
              <w:szCs w:val="24"/>
            </w:rPr>
          </w:rPrChange>
        </w:rPr>
        <w:t>将超过规定大小的文件拆分为固定大小的文件块</w:t>
      </w:r>
      <w:r w:rsidRPr="00987564">
        <w:rPr>
          <w:rFonts w:asciiTheme="minorEastAsia" w:hAnsiTheme="minorEastAsia" w:cs="Times New Roman" w:hint="eastAsia"/>
          <w:spacing w:val="10"/>
          <w:kern w:val="0"/>
          <w:sz w:val="24"/>
          <w:szCs w:val="24"/>
          <w:rPrChange w:id="3988" w:author="JY0225" w:date="2017-08-24T11:17:00Z">
            <w:rPr>
              <w:rFonts w:ascii="Times New Roman" w:hAnsi="Times New Roman" w:cs="Times New Roman" w:hint="eastAsia"/>
              <w:spacing w:val="10"/>
              <w:kern w:val="0"/>
              <w:sz w:val="24"/>
              <w:szCs w:val="24"/>
            </w:rPr>
          </w:rPrChange>
        </w:rPr>
        <w:t>，</w:t>
      </w:r>
      <w:r w:rsidRPr="00987564">
        <w:rPr>
          <w:rFonts w:asciiTheme="minorEastAsia" w:hAnsiTheme="minorEastAsia" w:cs="Times New Roman"/>
          <w:spacing w:val="10"/>
          <w:kern w:val="0"/>
          <w:sz w:val="24"/>
          <w:szCs w:val="24"/>
          <w:rPrChange w:id="3989" w:author="JY0225" w:date="2017-08-24T11:17:00Z">
            <w:rPr>
              <w:rFonts w:ascii="Times New Roman" w:hAnsi="Times New Roman" w:cs="Times New Roman"/>
              <w:spacing w:val="10"/>
              <w:kern w:val="0"/>
              <w:sz w:val="24"/>
              <w:szCs w:val="24"/>
            </w:rPr>
          </w:rPrChange>
        </w:rPr>
        <w:t>并将按当前用户的信息以及</w:t>
      </w:r>
      <w:r w:rsidR="005A7188" w:rsidRPr="00987564">
        <w:rPr>
          <w:rFonts w:asciiTheme="minorEastAsia" w:hAnsiTheme="minorEastAsia" w:cs="Times New Roman"/>
          <w:spacing w:val="10"/>
          <w:kern w:val="0"/>
          <w:sz w:val="24"/>
          <w:szCs w:val="24"/>
          <w:rPrChange w:id="3990" w:author="JY0225" w:date="2017-08-24T11:17:00Z">
            <w:rPr>
              <w:rFonts w:ascii="Times New Roman" w:hAnsi="Times New Roman" w:cs="Times New Roman"/>
              <w:spacing w:val="10"/>
              <w:kern w:val="0"/>
              <w:sz w:val="24"/>
              <w:szCs w:val="24"/>
            </w:rPr>
          </w:rPrChange>
        </w:rPr>
        <w:t>时间戳信息自动命名</w:t>
      </w:r>
      <w:r w:rsidR="005A7188" w:rsidRPr="00987564">
        <w:rPr>
          <w:rFonts w:asciiTheme="minorEastAsia" w:hAnsiTheme="minorEastAsia" w:cs="Times New Roman" w:hint="eastAsia"/>
          <w:spacing w:val="10"/>
          <w:kern w:val="0"/>
          <w:sz w:val="24"/>
          <w:szCs w:val="24"/>
          <w:rPrChange w:id="3991" w:author="JY0225" w:date="2017-08-24T11:17:00Z">
            <w:rPr>
              <w:rFonts w:ascii="Times New Roman" w:hAnsi="Times New Roman" w:cs="Times New Roman" w:hint="eastAsia"/>
              <w:spacing w:val="10"/>
              <w:kern w:val="0"/>
              <w:sz w:val="24"/>
              <w:szCs w:val="24"/>
            </w:rPr>
          </w:rPrChange>
        </w:rPr>
        <w:t>，</w:t>
      </w:r>
      <w:r w:rsidR="005A7188" w:rsidRPr="00987564">
        <w:rPr>
          <w:rFonts w:asciiTheme="minorEastAsia" w:hAnsiTheme="minorEastAsia" w:cs="Times New Roman"/>
          <w:spacing w:val="10"/>
          <w:kern w:val="0"/>
          <w:sz w:val="24"/>
          <w:szCs w:val="24"/>
          <w:rPrChange w:id="3992" w:author="JY0225" w:date="2017-08-24T11:17:00Z">
            <w:rPr>
              <w:rFonts w:ascii="Times New Roman" w:hAnsi="Times New Roman" w:cs="Times New Roman"/>
              <w:spacing w:val="10"/>
              <w:kern w:val="0"/>
              <w:sz w:val="24"/>
              <w:szCs w:val="24"/>
            </w:rPr>
          </w:rPrChange>
        </w:rPr>
        <w:t>保存在本地的缓存文件中</w:t>
      </w:r>
      <w:r w:rsidR="005A7188" w:rsidRPr="00987564">
        <w:rPr>
          <w:rFonts w:asciiTheme="minorEastAsia" w:hAnsiTheme="minorEastAsia" w:cs="Times New Roman" w:hint="eastAsia"/>
          <w:spacing w:val="10"/>
          <w:kern w:val="0"/>
          <w:sz w:val="24"/>
          <w:szCs w:val="24"/>
          <w:rPrChange w:id="3993" w:author="JY0225" w:date="2017-08-24T11:17:00Z">
            <w:rPr>
              <w:rFonts w:ascii="Times New Roman" w:hAnsi="Times New Roman" w:cs="Times New Roman" w:hint="eastAsia"/>
              <w:spacing w:val="10"/>
              <w:kern w:val="0"/>
              <w:sz w:val="24"/>
              <w:szCs w:val="24"/>
            </w:rPr>
          </w:rPrChange>
        </w:rPr>
        <w:t>。</w:t>
      </w:r>
      <w:r w:rsidR="00592C90" w:rsidRPr="00987564">
        <w:rPr>
          <w:rFonts w:asciiTheme="minorEastAsia" w:hAnsiTheme="minorEastAsia" w:cs="Times New Roman" w:hint="eastAsia"/>
          <w:spacing w:val="10"/>
          <w:kern w:val="0"/>
          <w:sz w:val="24"/>
          <w:szCs w:val="24"/>
          <w:rPrChange w:id="3994" w:author="JY0225" w:date="2017-08-24T11:17:00Z">
            <w:rPr>
              <w:rFonts w:ascii="Times New Roman" w:hAnsi="Times New Roman" w:cs="Times New Roman" w:hint="eastAsia"/>
              <w:spacing w:val="10"/>
              <w:kern w:val="0"/>
              <w:sz w:val="24"/>
              <w:szCs w:val="24"/>
            </w:rPr>
          </w:rPrChange>
        </w:rPr>
        <w:t>此外，该类还需记录上传文件的上传状态信息，如</w:t>
      </w:r>
      <w:r w:rsidR="00944266" w:rsidRPr="00987564">
        <w:rPr>
          <w:rFonts w:asciiTheme="minorEastAsia" w:hAnsiTheme="minorEastAsia" w:cs="Times New Roman" w:hint="eastAsia"/>
          <w:spacing w:val="10"/>
          <w:kern w:val="0"/>
          <w:sz w:val="24"/>
          <w:szCs w:val="24"/>
          <w:rPrChange w:id="3995" w:author="JY0225" w:date="2017-08-24T11:17:00Z">
            <w:rPr>
              <w:rFonts w:ascii="Times New Roman" w:hAnsi="Times New Roman" w:cs="Times New Roman" w:hint="eastAsia"/>
              <w:spacing w:val="10"/>
              <w:kern w:val="0"/>
              <w:sz w:val="24"/>
              <w:szCs w:val="24"/>
            </w:rPr>
          </w:rPrChange>
        </w:rPr>
        <w:t>断点信息，为后续的断点续传技术实现提供支持。</w:t>
      </w:r>
    </w:p>
    <w:p w14:paraId="3079F85D" w14:textId="1BC0F4D2" w:rsidR="004D0E4C" w:rsidRPr="00987564" w:rsidRDefault="004D0E4C" w:rsidP="00067CEC">
      <w:pPr>
        <w:spacing w:line="400" w:lineRule="exact"/>
        <w:ind w:firstLine="420"/>
        <w:rPr>
          <w:rFonts w:asciiTheme="minorEastAsia" w:hAnsiTheme="minorEastAsia" w:cs="Times New Roman"/>
          <w:spacing w:val="10"/>
          <w:kern w:val="0"/>
          <w:sz w:val="24"/>
          <w:szCs w:val="24"/>
          <w:rPrChange w:id="3996" w:author="JY0225" w:date="2017-08-24T11:17:00Z">
            <w:rPr>
              <w:rFonts w:ascii="Times New Roman" w:hAnsi="Times New Roman" w:cs="Times New Roman"/>
              <w:spacing w:val="10"/>
              <w:kern w:val="0"/>
              <w:sz w:val="24"/>
              <w:szCs w:val="24"/>
            </w:rPr>
          </w:rPrChange>
        </w:rPr>
      </w:pPr>
      <w:r w:rsidRPr="00987564">
        <w:rPr>
          <w:rFonts w:asciiTheme="minorEastAsia" w:hAnsiTheme="minorEastAsia" w:cs="Times New Roman"/>
          <w:spacing w:val="10"/>
          <w:kern w:val="0"/>
          <w:sz w:val="24"/>
          <w:szCs w:val="24"/>
          <w:rPrChange w:id="3997" w:author="JY0225" w:date="2017-08-24T11:17:00Z">
            <w:rPr>
              <w:rFonts w:ascii="Times New Roman" w:hAnsi="Times New Roman" w:cs="Times New Roman"/>
              <w:spacing w:val="10"/>
              <w:kern w:val="0"/>
              <w:sz w:val="24"/>
              <w:szCs w:val="24"/>
            </w:rPr>
          </w:rPrChange>
        </w:rPr>
        <w:t xml:space="preserve">mwConstant: </w:t>
      </w:r>
      <w:r w:rsidRPr="00987564">
        <w:rPr>
          <w:rFonts w:asciiTheme="minorEastAsia" w:hAnsiTheme="minorEastAsia" w:cs="Times New Roman"/>
          <w:spacing w:val="10"/>
          <w:kern w:val="0"/>
          <w:sz w:val="24"/>
          <w:szCs w:val="24"/>
          <w:rPrChange w:id="3998" w:author="JY0225" w:date="2017-08-24T11:17:00Z">
            <w:rPr>
              <w:rFonts w:ascii="Times New Roman" w:hAnsi="Times New Roman" w:cs="Times New Roman"/>
              <w:spacing w:val="10"/>
              <w:kern w:val="0"/>
              <w:sz w:val="24"/>
              <w:szCs w:val="24"/>
            </w:rPr>
          </w:rPrChange>
        </w:rPr>
        <w:t>该类的主要作用的为系统提供全局的</w:t>
      </w:r>
      <w:r w:rsidRPr="00987564">
        <w:rPr>
          <w:rFonts w:asciiTheme="minorEastAsia" w:hAnsiTheme="minorEastAsia" w:cs="Times New Roman" w:hint="eastAsia"/>
          <w:spacing w:val="10"/>
          <w:kern w:val="0"/>
          <w:sz w:val="24"/>
          <w:szCs w:val="24"/>
          <w:rPrChange w:id="3999" w:author="JY0225" w:date="2017-08-24T11:17:00Z">
            <w:rPr>
              <w:rFonts w:ascii="Times New Roman" w:hAnsi="Times New Roman" w:cs="Times New Roman" w:hint="eastAsia"/>
              <w:spacing w:val="10"/>
              <w:kern w:val="0"/>
              <w:sz w:val="24"/>
              <w:szCs w:val="24"/>
            </w:rPr>
          </w:rPrChange>
        </w:rPr>
        <w:t>常量</w:t>
      </w:r>
      <w:r w:rsidR="00182EC2" w:rsidRPr="00987564">
        <w:rPr>
          <w:rFonts w:asciiTheme="minorEastAsia" w:hAnsiTheme="minorEastAsia" w:cs="Times New Roman" w:hint="eastAsia"/>
          <w:spacing w:val="10"/>
          <w:kern w:val="0"/>
          <w:sz w:val="24"/>
          <w:szCs w:val="24"/>
          <w:rPrChange w:id="4000" w:author="JY0225" w:date="2017-08-24T11:17:00Z">
            <w:rPr>
              <w:rFonts w:ascii="Times New Roman" w:hAnsi="Times New Roman" w:cs="Times New Roman" w:hint="eastAsia"/>
              <w:spacing w:val="10"/>
              <w:kern w:val="0"/>
              <w:sz w:val="24"/>
              <w:szCs w:val="24"/>
            </w:rPr>
          </w:rPrChange>
        </w:rPr>
        <w:t>，如字符串常量、整型的数字常量（主要用来标识状态或异常信息）</w:t>
      </w:r>
      <w:r w:rsidR="00095DD8" w:rsidRPr="00987564">
        <w:rPr>
          <w:rFonts w:asciiTheme="minorEastAsia" w:hAnsiTheme="minorEastAsia" w:cs="Times New Roman" w:hint="eastAsia"/>
          <w:spacing w:val="10"/>
          <w:kern w:val="0"/>
          <w:sz w:val="24"/>
          <w:szCs w:val="24"/>
          <w:rPrChange w:id="4001" w:author="JY0225" w:date="2017-08-24T11:17:00Z">
            <w:rPr>
              <w:rFonts w:ascii="Times New Roman" w:hAnsi="Times New Roman" w:cs="Times New Roman" w:hint="eastAsia"/>
              <w:spacing w:val="10"/>
              <w:kern w:val="0"/>
              <w:sz w:val="24"/>
              <w:szCs w:val="24"/>
            </w:rPr>
          </w:rPrChange>
        </w:rPr>
        <w:t>，并对这些常量进行统一管理</w:t>
      </w:r>
      <w:r w:rsidRPr="00987564">
        <w:rPr>
          <w:rFonts w:asciiTheme="minorEastAsia" w:hAnsiTheme="minorEastAsia" w:cs="Times New Roman" w:hint="eastAsia"/>
          <w:spacing w:val="10"/>
          <w:kern w:val="0"/>
          <w:sz w:val="24"/>
          <w:szCs w:val="24"/>
          <w:rPrChange w:id="4002" w:author="JY0225" w:date="2017-08-24T11:17:00Z">
            <w:rPr>
              <w:rFonts w:ascii="Times New Roman" w:hAnsi="Times New Roman" w:cs="Times New Roman" w:hint="eastAsia"/>
              <w:spacing w:val="10"/>
              <w:kern w:val="0"/>
              <w:sz w:val="24"/>
              <w:szCs w:val="24"/>
            </w:rPr>
          </w:rPrChange>
        </w:rPr>
        <w:t>。</w:t>
      </w:r>
      <w:r w:rsidR="00182EC2" w:rsidRPr="00987564">
        <w:rPr>
          <w:rFonts w:asciiTheme="minorEastAsia" w:hAnsiTheme="minorEastAsia" w:cs="Times New Roman" w:hint="eastAsia"/>
          <w:spacing w:val="10"/>
          <w:kern w:val="0"/>
          <w:sz w:val="24"/>
          <w:szCs w:val="24"/>
          <w:rPrChange w:id="4003" w:author="JY0225" w:date="2017-08-24T11:17:00Z">
            <w:rPr>
              <w:rFonts w:ascii="Times New Roman" w:hAnsi="Times New Roman" w:cs="Times New Roman" w:hint="eastAsia"/>
              <w:spacing w:val="10"/>
              <w:kern w:val="0"/>
              <w:sz w:val="24"/>
              <w:szCs w:val="24"/>
            </w:rPr>
          </w:rPrChange>
        </w:rPr>
        <w:t>在</w:t>
      </w:r>
      <w:r w:rsidR="00E4327E" w:rsidRPr="00987564">
        <w:rPr>
          <w:rFonts w:asciiTheme="minorEastAsia" w:hAnsiTheme="minorEastAsia" w:cs="Times New Roman" w:hint="eastAsia"/>
          <w:spacing w:val="10"/>
          <w:kern w:val="0"/>
          <w:sz w:val="24"/>
          <w:szCs w:val="24"/>
          <w:rPrChange w:id="4004" w:author="JY0225" w:date="2017-08-24T11:17:00Z">
            <w:rPr>
              <w:rFonts w:ascii="Times New Roman" w:hAnsi="Times New Roman" w:cs="Times New Roman" w:hint="eastAsia"/>
              <w:spacing w:val="10"/>
              <w:kern w:val="0"/>
              <w:sz w:val="24"/>
              <w:szCs w:val="24"/>
            </w:rPr>
          </w:rPrChange>
        </w:rPr>
        <w:t>现有</w:t>
      </w:r>
      <w:r w:rsidR="00182EC2" w:rsidRPr="00987564">
        <w:rPr>
          <w:rFonts w:asciiTheme="minorEastAsia" w:hAnsiTheme="minorEastAsia" w:cs="Times New Roman" w:hint="eastAsia"/>
          <w:spacing w:val="10"/>
          <w:kern w:val="0"/>
          <w:sz w:val="24"/>
          <w:szCs w:val="24"/>
          <w:rPrChange w:id="4005" w:author="JY0225" w:date="2017-08-24T11:17:00Z">
            <w:rPr>
              <w:rFonts w:ascii="Times New Roman" w:hAnsi="Times New Roman" w:cs="Times New Roman" w:hint="eastAsia"/>
              <w:spacing w:val="10"/>
              <w:kern w:val="0"/>
              <w:sz w:val="24"/>
              <w:szCs w:val="24"/>
            </w:rPr>
          </w:rPrChange>
        </w:rPr>
        <w:t>的中间件系统中，</w:t>
      </w:r>
      <w:r w:rsidR="00485C4C" w:rsidRPr="00987564">
        <w:rPr>
          <w:rFonts w:asciiTheme="minorEastAsia" w:hAnsiTheme="minorEastAsia" w:cs="Times New Roman" w:hint="eastAsia"/>
          <w:spacing w:val="10"/>
          <w:kern w:val="0"/>
          <w:sz w:val="24"/>
          <w:szCs w:val="24"/>
          <w:rPrChange w:id="4006" w:author="JY0225" w:date="2017-08-24T11:17:00Z">
            <w:rPr>
              <w:rFonts w:ascii="Times New Roman" w:hAnsi="Times New Roman" w:cs="Times New Roman" w:hint="eastAsia"/>
              <w:spacing w:val="10"/>
              <w:kern w:val="0"/>
              <w:sz w:val="24"/>
              <w:szCs w:val="24"/>
            </w:rPr>
          </w:rPrChange>
        </w:rPr>
        <w:t>常量都是以单独的形式存在于各个类中，这样存在大量重复重复冗余的常量信息，且对源码进行维护时，难以</w:t>
      </w:r>
      <w:r w:rsidR="00664AF7" w:rsidRPr="00987564">
        <w:rPr>
          <w:rFonts w:asciiTheme="minorEastAsia" w:hAnsiTheme="minorEastAsia" w:cs="Times New Roman" w:hint="eastAsia"/>
          <w:spacing w:val="10"/>
          <w:kern w:val="0"/>
          <w:sz w:val="24"/>
          <w:szCs w:val="24"/>
          <w:rPrChange w:id="4007" w:author="JY0225" w:date="2017-08-24T11:17:00Z">
            <w:rPr>
              <w:rFonts w:ascii="Times New Roman" w:hAnsi="Times New Roman" w:cs="Times New Roman" w:hint="eastAsia"/>
              <w:spacing w:val="10"/>
              <w:kern w:val="0"/>
              <w:sz w:val="24"/>
              <w:szCs w:val="24"/>
            </w:rPr>
          </w:rPrChange>
        </w:rPr>
        <w:t>找全所有的常量进行统一修改</w:t>
      </w:r>
      <w:r w:rsidR="00F8442C" w:rsidRPr="00987564">
        <w:rPr>
          <w:rFonts w:asciiTheme="minorEastAsia" w:hAnsiTheme="minorEastAsia" w:cs="Times New Roman" w:hint="eastAsia"/>
          <w:spacing w:val="10"/>
          <w:kern w:val="0"/>
          <w:sz w:val="24"/>
          <w:szCs w:val="24"/>
          <w:rPrChange w:id="4008" w:author="JY0225" w:date="2017-08-24T11:17:00Z">
            <w:rPr>
              <w:rFonts w:ascii="Times New Roman" w:hAnsi="Times New Roman" w:cs="Times New Roman" w:hint="eastAsia"/>
              <w:spacing w:val="10"/>
              <w:kern w:val="0"/>
              <w:sz w:val="24"/>
              <w:szCs w:val="24"/>
            </w:rPr>
          </w:rPrChange>
        </w:rPr>
        <w:t>，这对开发和维护工作带来了很大的困扰</w:t>
      </w:r>
      <w:r w:rsidR="00664AF7" w:rsidRPr="00987564">
        <w:rPr>
          <w:rFonts w:asciiTheme="minorEastAsia" w:hAnsiTheme="minorEastAsia" w:cs="Times New Roman" w:hint="eastAsia"/>
          <w:spacing w:val="10"/>
          <w:kern w:val="0"/>
          <w:sz w:val="24"/>
          <w:szCs w:val="24"/>
          <w:rPrChange w:id="4009" w:author="JY0225" w:date="2017-08-24T11:17:00Z">
            <w:rPr>
              <w:rFonts w:ascii="Times New Roman" w:hAnsi="Times New Roman" w:cs="Times New Roman" w:hint="eastAsia"/>
              <w:spacing w:val="10"/>
              <w:kern w:val="0"/>
              <w:sz w:val="24"/>
              <w:szCs w:val="24"/>
            </w:rPr>
          </w:rPrChange>
        </w:rPr>
        <w:t>。</w:t>
      </w:r>
    </w:p>
    <w:p w14:paraId="5239D39D" w14:textId="1593F796" w:rsidR="000C0A09" w:rsidRPr="00987564" w:rsidRDefault="00844323" w:rsidP="00D65A03">
      <w:pPr>
        <w:spacing w:line="400" w:lineRule="exact"/>
        <w:rPr>
          <w:rFonts w:asciiTheme="minorEastAsia" w:hAnsiTheme="minorEastAsia" w:cs="Times New Roman"/>
          <w:spacing w:val="10"/>
          <w:kern w:val="0"/>
          <w:sz w:val="24"/>
          <w:szCs w:val="24"/>
          <w:rPrChange w:id="4010" w:author="JY0225" w:date="2017-08-24T11:17:00Z">
            <w:rPr>
              <w:rFonts w:ascii="Times New Roman" w:hAnsi="Times New Roman" w:cs="Times New Roman"/>
              <w:spacing w:val="10"/>
              <w:kern w:val="0"/>
              <w:sz w:val="24"/>
              <w:szCs w:val="24"/>
            </w:rPr>
          </w:rPrChange>
        </w:rPr>
      </w:pPr>
      <w:r w:rsidRPr="00987564">
        <w:rPr>
          <w:rFonts w:asciiTheme="minorEastAsia" w:hAnsiTheme="minorEastAsia" w:cs="Times New Roman"/>
          <w:spacing w:val="10"/>
          <w:kern w:val="0"/>
          <w:sz w:val="24"/>
          <w:szCs w:val="24"/>
          <w:rPrChange w:id="4011" w:author="JY0225" w:date="2017-08-24T11:17:00Z">
            <w:rPr>
              <w:rFonts w:ascii="Times New Roman" w:hAnsi="Times New Roman" w:cs="Times New Roman"/>
              <w:spacing w:val="10"/>
              <w:kern w:val="0"/>
              <w:sz w:val="24"/>
              <w:szCs w:val="24"/>
            </w:rPr>
          </w:rPrChange>
        </w:rPr>
        <w:tab/>
      </w:r>
      <w:r w:rsidR="008D3122" w:rsidRPr="00987564">
        <w:rPr>
          <w:rFonts w:asciiTheme="minorEastAsia" w:hAnsiTheme="minorEastAsia" w:cs="Times New Roman"/>
          <w:spacing w:val="10"/>
          <w:kern w:val="0"/>
          <w:sz w:val="24"/>
          <w:szCs w:val="24"/>
          <w:rPrChange w:id="4012" w:author="JY0225" w:date="2017-08-24T11:17:00Z">
            <w:rPr>
              <w:rFonts w:ascii="Times New Roman" w:hAnsi="Times New Roman" w:cs="Times New Roman"/>
              <w:spacing w:val="10"/>
              <w:kern w:val="0"/>
              <w:sz w:val="24"/>
              <w:szCs w:val="24"/>
            </w:rPr>
          </w:rPrChange>
        </w:rPr>
        <w:t xml:space="preserve">mwDao: </w:t>
      </w:r>
      <w:r w:rsidR="008D3122" w:rsidRPr="00987564">
        <w:rPr>
          <w:rFonts w:asciiTheme="minorEastAsia" w:hAnsiTheme="minorEastAsia" w:cs="Times New Roman"/>
          <w:spacing w:val="10"/>
          <w:kern w:val="0"/>
          <w:sz w:val="24"/>
          <w:szCs w:val="24"/>
          <w:rPrChange w:id="4013" w:author="JY0225" w:date="2017-08-24T11:17:00Z">
            <w:rPr>
              <w:rFonts w:ascii="Times New Roman" w:hAnsi="Times New Roman" w:cs="Times New Roman"/>
              <w:spacing w:val="10"/>
              <w:kern w:val="0"/>
              <w:sz w:val="24"/>
              <w:szCs w:val="24"/>
            </w:rPr>
          </w:rPrChange>
        </w:rPr>
        <w:t>该类主要负责数据库层接口的定义与实现</w:t>
      </w:r>
      <w:r w:rsidR="008D3122" w:rsidRPr="00987564">
        <w:rPr>
          <w:rFonts w:asciiTheme="minorEastAsia" w:hAnsiTheme="minorEastAsia" w:cs="Times New Roman" w:hint="eastAsia"/>
          <w:spacing w:val="10"/>
          <w:kern w:val="0"/>
          <w:sz w:val="24"/>
          <w:szCs w:val="24"/>
          <w:rPrChange w:id="4014" w:author="JY0225" w:date="2017-08-24T11:17:00Z">
            <w:rPr>
              <w:rFonts w:ascii="Times New Roman" w:hAnsi="Times New Roman" w:cs="Times New Roman" w:hint="eastAsia"/>
              <w:spacing w:val="10"/>
              <w:kern w:val="0"/>
              <w:sz w:val="24"/>
              <w:szCs w:val="24"/>
            </w:rPr>
          </w:rPrChange>
        </w:rPr>
        <w:t>，</w:t>
      </w:r>
      <w:r w:rsidR="008D3122" w:rsidRPr="00987564">
        <w:rPr>
          <w:rFonts w:asciiTheme="minorEastAsia" w:hAnsiTheme="minorEastAsia" w:cs="Times New Roman"/>
          <w:spacing w:val="10"/>
          <w:kern w:val="0"/>
          <w:sz w:val="24"/>
          <w:szCs w:val="24"/>
          <w:rPrChange w:id="4015" w:author="JY0225" w:date="2017-08-24T11:17:00Z">
            <w:rPr>
              <w:rFonts w:ascii="Times New Roman" w:hAnsi="Times New Roman" w:cs="Times New Roman"/>
              <w:spacing w:val="10"/>
              <w:kern w:val="0"/>
              <w:sz w:val="24"/>
              <w:szCs w:val="24"/>
            </w:rPr>
          </w:rPrChange>
        </w:rPr>
        <w:t>实现业务逻辑与数据库操作的分离</w:t>
      </w:r>
      <w:r w:rsidR="008D3122" w:rsidRPr="00987564">
        <w:rPr>
          <w:rFonts w:asciiTheme="minorEastAsia" w:hAnsiTheme="minorEastAsia" w:cs="Times New Roman" w:hint="eastAsia"/>
          <w:spacing w:val="10"/>
          <w:kern w:val="0"/>
          <w:sz w:val="24"/>
          <w:szCs w:val="24"/>
          <w:rPrChange w:id="4016" w:author="JY0225" w:date="2017-08-24T11:17:00Z">
            <w:rPr>
              <w:rFonts w:ascii="Times New Roman" w:hAnsi="Times New Roman" w:cs="Times New Roman" w:hint="eastAsia"/>
              <w:spacing w:val="10"/>
              <w:kern w:val="0"/>
              <w:sz w:val="24"/>
              <w:szCs w:val="24"/>
            </w:rPr>
          </w:rPrChange>
        </w:rPr>
        <w:t>。</w:t>
      </w:r>
      <w:r w:rsidR="007521D2" w:rsidRPr="00987564">
        <w:rPr>
          <w:rFonts w:asciiTheme="minorEastAsia" w:hAnsiTheme="minorEastAsia" w:cs="Times New Roman"/>
          <w:spacing w:val="10"/>
          <w:kern w:val="0"/>
          <w:sz w:val="24"/>
          <w:szCs w:val="24"/>
          <w:rPrChange w:id="4017" w:author="JY0225" w:date="2017-08-24T11:17:00Z">
            <w:rPr>
              <w:rFonts w:ascii="Times New Roman" w:hAnsi="Times New Roman" w:cs="Times New Roman"/>
              <w:spacing w:val="10"/>
              <w:kern w:val="0"/>
              <w:sz w:val="24"/>
              <w:szCs w:val="24"/>
            </w:rPr>
          </w:rPrChange>
        </w:rPr>
        <w:t>在</w:t>
      </w:r>
      <w:r w:rsidR="00E4327E" w:rsidRPr="00987564">
        <w:rPr>
          <w:rFonts w:asciiTheme="minorEastAsia" w:hAnsiTheme="minorEastAsia" w:cs="Times New Roman"/>
          <w:spacing w:val="10"/>
          <w:kern w:val="0"/>
          <w:sz w:val="24"/>
          <w:szCs w:val="24"/>
          <w:rPrChange w:id="4018" w:author="JY0225" w:date="2017-08-24T11:17:00Z">
            <w:rPr>
              <w:rFonts w:ascii="Times New Roman" w:hAnsi="Times New Roman" w:cs="Times New Roman"/>
              <w:spacing w:val="10"/>
              <w:kern w:val="0"/>
              <w:sz w:val="24"/>
              <w:szCs w:val="24"/>
            </w:rPr>
          </w:rPrChange>
        </w:rPr>
        <w:t>现有</w:t>
      </w:r>
      <w:r w:rsidR="007521D2" w:rsidRPr="00987564">
        <w:rPr>
          <w:rFonts w:asciiTheme="minorEastAsia" w:hAnsiTheme="minorEastAsia" w:cs="Times New Roman"/>
          <w:spacing w:val="10"/>
          <w:kern w:val="0"/>
          <w:sz w:val="24"/>
          <w:szCs w:val="24"/>
          <w:rPrChange w:id="4019" w:author="JY0225" w:date="2017-08-24T11:17:00Z">
            <w:rPr>
              <w:rFonts w:ascii="Times New Roman" w:hAnsi="Times New Roman" w:cs="Times New Roman"/>
              <w:spacing w:val="10"/>
              <w:kern w:val="0"/>
              <w:sz w:val="24"/>
              <w:szCs w:val="24"/>
            </w:rPr>
          </w:rPrChange>
        </w:rPr>
        <w:t>的中间件系统中</w:t>
      </w:r>
      <w:r w:rsidR="007521D2" w:rsidRPr="00987564">
        <w:rPr>
          <w:rFonts w:asciiTheme="minorEastAsia" w:hAnsiTheme="minorEastAsia" w:cs="Times New Roman" w:hint="eastAsia"/>
          <w:spacing w:val="10"/>
          <w:kern w:val="0"/>
          <w:sz w:val="24"/>
          <w:szCs w:val="24"/>
          <w:rPrChange w:id="4020" w:author="JY0225" w:date="2017-08-24T11:17:00Z">
            <w:rPr>
              <w:rFonts w:ascii="Times New Roman" w:hAnsi="Times New Roman" w:cs="Times New Roman" w:hint="eastAsia"/>
              <w:spacing w:val="10"/>
              <w:kern w:val="0"/>
              <w:sz w:val="24"/>
              <w:szCs w:val="24"/>
            </w:rPr>
          </w:rPrChange>
        </w:rPr>
        <w:t>，</w:t>
      </w:r>
      <w:r w:rsidR="007521D2" w:rsidRPr="00987564">
        <w:rPr>
          <w:rFonts w:asciiTheme="minorEastAsia" w:hAnsiTheme="minorEastAsia" w:cs="Times New Roman"/>
          <w:spacing w:val="10"/>
          <w:kern w:val="0"/>
          <w:sz w:val="24"/>
          <w:szCs w:val="24"/>
          <w:rPrChange w:id="4021" w:author="JY0225" w:date="2017-08-24T11:17:00Z">
            <w:rPr>
              <w:rFonts w:ascii="Times New Roman" w:hAnsi="Times New Roman" w:cs="Times New Roman"/>
              <w:spacing w:val="10"/>
              <w:kern w:val="0"/>
              <w:sz w:val="24"/>
              <w:szCs w:val="24"/>
            </w:rPr>
          </w:rPrChange>
        </w:rPr>
        <w:t>数据库操作都是在需要</w:t>
      </w:r>
      <w:r w:rsidR="007521D2" w:rsidRPr="00987564">
        <w:rPr>
          <w:rFonts w:asciiTheme="minorEastAsia" w:hAnsiTheme="minorEastAsia" w:cs="Times New Roman" w:hint="eastAsia"/>
          <w:spacing w:val="10"/>
          <w:kern w:val="0"/>
          <w:sz w:val="24"/>
          <w:szCs w:val="24"/>
          <w:rPrChange w:id="4022" w:author="JY0225" w:date="2017-08-24T11:17:00Z">
            <w:rPr>
              <w:rFonts w:ascii="Times New Roman" w:hAnsi="Times New Roman" w:cs="Times New Roman" w:hint="eastAsia"/>
              <w:spacing w:val="10"/>
              <w:kern w:val="0"/>
              <w:sz w:val="24"/>
              <w:szCs w:val="24"/>
            </w:rPr>
          </w:rPrChange>
        </w:rPr>
        <w:t>的时候创建连接，并执行所需的操作。</w:t>
      </w:r>
      <w:r w:rsidR="000C0A09" w:rsidRPr="00987564">
        <w:rPr>
          <w:rFonts w:asciiTheme="minorEastAsia" w:hAnsiTheme="minorEastAsia" w:cs="Times New Roman" w:hint="eastAsia"/>
          <w:spacing w:val="10"/>
          <w:kern w:val="0"/>
          <w:sz w:val="24"/>
          <w:szCs w:val="24"/>
          <w:rPrChange w:id="4023" w:author="JY0225" w:date="2017-08-24T11:17:00Z">
            <w:rPr>
              <w:rFonts w:ascii="Times New Roman" w:hAnsi="Times New Roman" w:cs="Times New Roman" w:hint="eastAsia"/>
              <w:spacing w:val="10"/>
              <w:kern w:val="0"/>
              <w:sz w:val="24"/>
              <w:szCs w:val="24"/>
            </w:rPr>
          </w:rPrChange>
        </w:rPr>
        <w:t>这样的做法使</w:t>
      </w:r>
      <w:r w:rsidR="00CA1DDC" w:rsidRPr="00987564">
        <w:rPr>
          <w:rFonts w:asciiTheme="minorEastAsia" w:hAnsiTheme="minorEastAsia" w:cs="Times New Roman" w:hint="eastAsia"/>
          <w:spacing w:val="10"/>
          <w:kern w:val="0"/>
          <w:sz w:val="24"/>
          <w:szCs w:val="24"/>
          <w:rPrChange w:id="4024" w:author="JY0225" w:date="2017-08-24T11:17:00Z">
            <w:rPr>
              <w:rFonts w:ascii="Times New Roman" w:hAnsi="Times New Roman" w:cs="Times New Roman" w:hint="eastAsia"/>
              <w:spacing w:val="10"/>
              <w:kern w:val="0"/>
              <w:sz w:val="24"/>
              <w:szCs w:val="24"/>
            </w:rPr>
          </w:rPrChange>
        </w:rPr>
        <w:t>得对数据库的操作十分混乱，并且难于管理，因此在优化的过程中，本文</w:t>
      </w:r>
      <w:r w:rsidR="000C0A09" w:rsidRPr="00987564">
        <w:rPr>
          <w:rFonts w:asciiTheme="minorEastAsia" w:hAnsiTheme="minorEastAsia" w:cs="Times New Roman" w:hint="eastAsia"/>
          <w:spacing w:val="10"/>
          <w:kern w:val="0"/>
          <w:sz w:val="24"/>
          <w:szCs w:val="24"/>
          <w:rPrChange w:id="4025" w:author="JY0225" w:date="2017-08-24T11:17:00Z">
            <w:rPr>
              <w:rFonts w:ascii="Times New Roman" w:hAnsi="Times New Roman" w:cs="Times New Roman" w:hint="eastAsia"/>
              <w:spacing w:val="10"/>
              <w:kern w:val="0"/>
              <w:sz w:val="24"/>
              <w:szCs w:val="24"/>
            </w:rPr>
          </w:rPrChange>
        </w:rPr>
        <w:t>将数据库层的操作与业务层的</w:t>
      </w:r>
      <w:r w:rsidR="000C0A09" w:rsidRPr="00987564">
        <w:rPr>
          <w:rFonts w:asciiTheme="minorEastAsia" w:hAnsiTheme="minorEastAsia" w:cs="Times New Roman" w:hint="eastAsia"/>
          <w:spacing w:val="10"/>
          <w:kern w:val="0"/>
          <w:sz w:val="24"/>
          <w:szCs w:val="24"/>
          <w:rPrChange w:id="4026" w:author="JY0225" w:date="2017-08-24T11:17:00Z">
            <w:rPr>
              <w:rFonts w:ascii="Times New Roman" w:hAnsi="Times New Roman" w:cs="Times New Roman" w:hint="eastAsia"/>
              <w:spacing w:val="10"/>
              <w:kern w:val="0"/>
              <w:sz w:val="24"/>
              <w:szCs w:val="24"/>
            </w:rPr>
          </w:rPrChange>
        </w:rPr>
        <w:lastRenderedPageBreak/>
        <w:t>操作进行了分离。在</w:t>
      </w:r>
      <w:r w:rsidR="000C0A09" w:rsidRPr="00987564">
        <w:rPr>
          <w:rFonts w:asciiTheme="minorEastAsia" w:hAnsiTheme="minorEastAsia" w:cs="Times New Roman" w:hint="eastAsia"/>
          <w:spacing w:val="10"/>
          <w:kern w:val="0"/>
          <w:sz w:val="24"/>
          <w:szCs w:val="24"/>
          <w:rPrChange w:id="4027" w:author="JY0225" w:date="2017-08-24T11:17:00Z">
            <w:rPr>
              <w:rFonts w:ascii="Times New Roman" w:hAnsi="Times New Roman" w:cs="Times New Roman" w:hint="eastAsia"/>
              <w:spacing w:val="10"/>
              <w:kern w:val="0"/>
              <w:sz w:val="24"/>
              <w:szCs w:val="24"/>
            </w:rPr>
          </w:rPrChange>
        </w:rPr>
        <w:t>nwDao</w:t>
      </w:r>
      <w:r w:rsidR="000C0A09" w:rsidRPr="00987564">
        <w:rPr>
          <w:rFonts w:asciiTheme="minorEastAsia" w:hAnsiTheme="minorEastAsia" w:cs="Times New Roman" w:hint="eastAsia"/>
          <w:spacing w:val="10"/>
          <w:kern w:val="0"/>
          <w:sz w:val="24"/>
          <w:szCs w:val="24"/>
          <w:rPrChange w:id="4028" w:author="JY0225" w:date="2017-08-24T11:17:00Z">
            <w:rPr>
              <w:rFonts w:ascii="Times New Roman" w:hAnsi="Times New Roman" w:cs="Times New Roman" w:hint="eastAsia"/>
              <w:spacing w:val="10"/>
              <w:kern w:val="0"/>
              <w:sz w:val="24"/>
              <w:szCs w:val="24"/>
            </w:rPr>
          </w:rPrChange>
        </w:rPr>
        <w:t>类中，提供了大量的接口如</w:t>
      </w:r>
      <w:r w:rsidR="000C0A09" w:rsidRPr="00987564">
        <w:rPr>
          <w:rFonts w:asciiTheme="minorEastAsia" w:hAnsiTheme="minorEastAsia" w:cs="Times New Roman" w:hint="eastAsia"/>
          <w:spacing w:val="10"/>
          <w:kern w:val="0"/>
          <w:sz w:val="24"/>
          <w:szCs w:val="24"/>
          <w:rPrChange w:id="4029" w:author="JY0225" w:date="2017-08-24T11:17:00Z">
            <w:rPr>
              <w:rFonts w:ascii="Times New Roman" w:hAnsi="Times New Roman" w:cs="Times New Roman" w:hint="eastAsia"/>
              <w:spacing w:val="10"/>
              <w:kern w:val="0"/>
              <w:sz w:val="24"/>
              <w:szCs w:val="24"/>
            </w:rPr>
          </w:rPrChange>
        </w:rPr>
        <w:t>ad</w:t>
      </w:r>
      <w:r w:rsidR="000C0A09" w:rsidRPr="00987564">
        <w:rPr>
          <w:rFonts w:asciiTheme="minorEastAsia" w:hAnsiTheme="minorEastAsia" w:cs="Times New Roman"/>
          <w:spacing w:val="10"/>
          <w:kern w:val="0"/>
          <w:sz w:val="24"/>
          <w:szCs w:val="24"/>
          <w:rPrChange w:id="4030" w:author="JY0225" w:date="2017-08-24T11:17:00Z">
            <w:rPr>
              <w:rFonts w:ascii="Times New Roman" w:hAnsi="Times New Roman" w:cs="Times New Roman"/>
              <w:spacing w:val="10"/>
              <w:kern w:val="0"/>
              <w:sz w:val="24"/>
              <w:szCs w:val="24"/>
            </w:rPr>
          </w:rPrChange>
        </w:rPr>
        <w:t>d</w:t>
      </w:r>
      <w:r w:rsidR="000C0A09" w:rsidRPr="00987564">
        <w:rPr>
          <w:rFonts w:asciiTheme="minorEastAsia" w:hAnsiTheme="minorEastAsia" w:cs="Times New Roman" w:hint="eastAsia"/>
          <w:spacing w:val="10"/>
          <w:kern w:val="0"/>
          <w:sz w:val="24"/>
          <w:szCs w:val="24"/>
          <w:rPrChange w:id="4031" w:author="JY0225" w:date="2017-08-24T11:17:00Z">
            <w:rPr>
              <w:rFonts w:ascii="Times New Roman" w:hAnsi="Times New Roman" w:cs="Times New Roman" w:hint="eastAsia"/>
              <w:spacing w:val="10"/>
              <w:kern w:val="0"/>
              <w:sz w:val="24"/>
              <w:szCs w:val="24"/>
            </w:rPr>
          </w:rPrChange>
        </w:rPr>
        <w:t>，</w:t>
      </w:r>
      <w:r w:rsidR="000C0A09" w:rsidRPr="00987564">
        <w:rPr>
          <w:rFonts w:asciiTheme="minorEastAsia" w:hAnsiTheme="minorEastAsia" w:cs="Times New Roman"/>
          <w:spacing w:val="10"/>
          <w:kern w:val="0"/>
          <w:sz w:val="24"/>
          <w:szCs w:val="24"/>
          <w:rPrChange w:id="4032" w:author="JY0225" w:date="2017-08-24T11:17:00Z">
            <w:rPr>
              <w:rFonts w:ascii="Times New Roman" w:hAnsi="Times New Roman" w:cs="Times New Roman"/>
              <w:spacing w:val="10"/>
              <w:kern w:val="0"/>
              <w:sz w:val="24"/>
              <w:szCs w:val="24"/>
            </w:rPr>
          </w:rPrChange>
        </w:rPr>
        <w:t>delete</w:t>
      </w:r>
      <w:r w:rsidR="000C0A09" w:rsidRPr="00987564">
        <w:rPr>
          <w:rFonts w:asciiTheme="minorEastAsia" w:hAnsiTheme="minorEastAsia" w:cs="Times New Roman" w:hint="eastAsia"/>
          <w:spacing w:val="10"/>
          <w:kern w:val="0"/>
          <w:sz w:val="24"/>
          <w:szCs w:val="24"/>
          <w:rPrChange w:id="4033" w:author="JY0225" w:date="2017-08-24T11:17:00Z">
            <w:rPr>
              <w:rFonts w:ascii="Times New Roman" w:hAnsi="Times New Roman" w:cs="Times New Roman" w:hint="eastAsia"/>
              <w:spacing w:val="10"/>
              <w:kern w:val="0"/>
              <w:sz w:val="24"/>
              <w:szCs w:val="24"/>
            </w:rPr>
          </w:rPrChange>
        </w:rPr>
        <w:t>，</w:t>
      </w:r>
      <w:r w:rsidR="000C0A09" w:rsidRPr="00987564">
        <w:rPr>
          <w:rFonts w:asciiTheme="minorEastAsia" w:hAnsiTheme="minorEastAsia" w:cs="Times New Roman" w:hint="eastAsia"/>
          <w:spacing w:val="10"/>
          <w:kern w:val="0"/>
          <w:sz w:val="24"/>
          <w:szCs w:val="24"/>
          <w:rPrChange w:id="4034" w:author="JY0225" w:date="2017-08-24T11:17:00Z">
            <w:rPr>
              <w:rFonts w:ascii="Times New Roman" w:hAnsi="Times New Roman" w:cs="Times New Roman" w:hint="eastAsia"/>
              <w:spacing w:val="10"/>
              <w:kern w:val="0"/>
              <w:sz w:val="24"/>
              <w:szCs w:val="24"/>
            </w:rPr>
          </w:rPrChange>
        </w:rPr>
        <w:t>update</w:t>
      </w:r>
      <w:r w:rsidR="000C0A09" w:rsidRPr="00987564">
        <w:rPr>
          <w:rFonts w:asciiTheme="minorEastAsia" w:hAnsiTheme="minorEastAsia" w:cs="Times New Roman" w:hint="eastAsia"/>
          <w:spacing w:val="10"/>
          <w:kern w:val="0"/>
          <w:sz w:val="24"/>
          <w:szCs w:val="24"/>
          <w:rPrChange w:id="4035" w:author="JY0225" w:date="2017-08-24T11:17:00Z">
            <w:rPr>
              <w:rFonts w:ascii="Times New Roman" w:hAnsi="Times New Roman" w:cs="Times New Roman" w:hint="eastAsia"/>
              <w:spacing w:val="10"/>
              <w:kern w:val="0"/>
              <w:sz w:val="24"/>
              <w:szCs w:val="24"/>
            </w:rPr>
          </w:rPrChange>
        </w:rPr>
        <w:t>，</w:t>
      </w:r>
      <w:r w:rsidR="000C0A09" w:rsidRPr="00987564">
        <w:rPr>
          <w:rFonts w:asciiTheme="minorEastAsia" w:hAnsiTheme="minorEastAsia" w:cs="Times New Roman" w:hint="eastAsia"/>
          <w:spacing w:val="10"/>
          <w:kern w:val="0"/>
          <w:sz w:val="24"/>
          <w:szCs w:val="24"/>
          <w:rPrChange w:id="4036" w:author="JY0225" w:date="2017-08-24T11:17:00Z">
            <w:rPr>
              <w:rFonts w:ascii="Times New Roman" w:hAnsi="Times New Roman" w:cs="Times New Roman" w:hint="eastAsia"/>
              <w:spacing w:val="10"/>
              <w:kern w:val="0"/>
              <w:sz w:val="24"/>
              <w:szCs w:val="24"/>
            </w:rPr>
          </w:rPrChange>
        </w:rPr>
        <w:t>query</w:t>
      </w:r>
      <w:r w:rsidR="000C0A09" w:rsidRPr="00987564">
        <w:rPr>
          <w:rFonts w:asciiTheme="minorEastAsia" w:hAnsiTheme="minorEastAsia" w:cs="Times New Roman" w:hint="eastAsia"/>
          <w:spacing w:val="10"/>
          <w:kern w:val="0"/>
          <w:sz w:val="24"/>
          <w:szCs w:val="24"/>
          <w:rPrChange w:id="4037" w:author="JY0225" w:date="2017-08-24T11:17:00Z">
            <w:rPr>
              <w:rFonts w:ascii="Times New Roman" w:hAnsi="Times New Roman" w:cs="Times New Roman" w:hint="eastAsia"/>
              <w:spacing w:val="10"/>
              <w:kern w:val="0"/>
              <w:sz w:val="24"/>
              <w:szCs w:val="24"/>
            </w:rPr>
          </w:rPrChange>
        </w:rPr>
        <w:t>等，这些接口使得系统的实现层次更加清晰，并且便于修改和管理。</w:t>
      </w:r>
    </w:p>
    <w:p w14:paraId="0F7800FC" w14:textId="074E452E" w:rsidR="00604116" w:rsidRPr="00987564" w:rsidRDefault="00140914" w:rsidP="00E03440">
      <w:pPr>
        <w:spacing w:line="400" w:lineRule="exact"/>
        <w:rPr>
          <w:rFonts w:asciiTheme="minorEastAsia" w:hAnsiTheme="minorEastAsia" w:cs="Times New Roman"/>
          <w:spacing w:val="10"/>
          <w:kern w:val="0"/>
          <w:sz w:val="24"/>
          <w:szCs w:val="24"/>
          <w:rPrChange w:id="4038" w:author="JY0225" w:date="2017-08-24T11:17:00Z">
            <w:rPr>
              <w:rFonts w:ascii="Times New Roman" w:hAnsi="Times New Roman" w:cs="Times New Roman"/>
              <w:spacing w:val="10"/>
              <w:kern w:val="0"/>
              <w:sz w:val="24"/>
              <w:szCs w:val="24"/>
            </w:rPr>
          </w:rPrChange>
        </w:rPr>
      </w:pPr>
      <w:r w:rsidRPr="00987564">
        <w:rPr>
          <w:rFonts w:asciiTheme="minorEastAsia" w:hAnsiTheme="minorEastAsia" w:cs="Times New Roman"/>
          <w:spacing w:val="10"/>
          <w:kern w:val="0"/>
          <w:sz w:val="24"/>
          <w:szCs w:val="24"/>
          <w:rPrChange w:id="4039" w:author="JY0225" w:date="2017-08-24T11:17:00Z">
            <w:rPr>
              <w:rFonts w:ascii="Times New Roman" w:hAnsi="Times New Roman" w:cs="Times New Roman"/>
              <w:spacing w:val="10"/>
              <w:kern w:val="0"/>
              <w:sz w:val="24"/>
              <w:szCs w:val="24"/>
            </w:rPr>
          </w:rPrChange>
        </w:rPr>
        <w:tab/>
        <w:t xml:space="preserve">mwFileUtil: </w:t>
      </w:r>
      <w:r w:rsidRPr="00987564">
        <w:rPr>
          <w:rFonts w:asciiTheme="minorEastAsia" w:hAnsiTheme="minorEastAsia" w:cs="Times New Roman"/>
          <w:spacing w:val="10"/>
          <w:kern w:val="0"/>
          <w:sz w:val="24"/>
          <w:szCs w:val="24"/>
          <w:rPrChange w:id="4040" w:author="JY0225" w:date="2017-08-24T11:17:00Z">
            <w:rPr>
              <w:rFonts w:ascii="Times New Roman" w:hAnsi="Times New Roman" w:cs="Times New Roman"/>
              <w:spacing w:val="10"/>
              <w:kern w:val="0"/>
              <w:sz w:val="24"/>
              <w:szCs w:val="24"/>
            </w:rPr>
          </w:rPrChange>
        </w:rPr>
        <w:t>该类的作用是处理与文件相关的请求</w:t>
      </w:r>
      <w:r w:rsidR="0087158A" w:rsidRPr="00987564">
        <w:rPr>
          <w:rFonts w:asciiTheme="minorEastAsia" w:hAnsiTheme="minorEastAsia" w:cs="Times New Roman" w:hint="eastAsia"/>
          <w:spacing w:val="10"/>
          <w:kern w:val="0"/>
          <w:sz w:val="24"/>
          <w:szCs w:val="24"/>
          <w:rPrChange w:id="4041" w:author="JY0225" w:date="2017-08-24T11:17:00Z">
            <w:rPr>
              <w:rFonts w:ascii="Times New Roman" w:hAnsi="Times New Roman" w:cs="Times New Roman" w:hint="eastAsia"/>
              <w:spacing w:val="10"/>
              <w:kern w:val="0"/>
              <w:sz w:val="24"/>
              <w:szCs w:val="24"/>
            </w:rPr>
          </w:rPrChange>
        </w:rPr>
        <w:t>，如获取文件的大小、</w:t>
      </w:r>
      <w:r w:rsidR="0087158A" w:rsidRPr="00987564">
        <w:rPr>
          <w:rFonts w:asciiTheme="minorEastAsia" w:hAnsiTheme="minorEastAsia" w:cs="Times New Roman" w:hint="eastAsia"/>
          <w:spacing w:val="10"/>
          <w:kern w:val="0"/>
          <w:sz w:val="24"/>
          <w:szCs w:val="24"/>
          <w:rPrChange w:id="4042" w:author="JY0225" w:date="2017-08-24T11:17:00Z">
            <w:rPr>
              <w:rFonts w:ascii="Times New Roman" w:hAnsi="Times New Roman" w:cs="Times New Roman" w:hint="eastAsia"/>
              <w:spacing w:val="10"/>
              <w:kern w:val="0"/>
              <w:sz w:val="24"/>
              <w:szCs w:val="24"/>
            </w:rPr>
          </w:rPrChange>
        </w:rPr>
        <w:t>MD</w:t>
      </w:r>
      <w:r w:rsidR="0087158A" w:rsidRPr="00987564">
        <w:rPr>
          <w:rFonts w:asciiTheme="minorEastAsia" w:hAnsiTheme="minorEastAsia" w:cs="Times New Roman"/>
          <w:spacing w:val="10"/>
          <w:kern w:val="0"/>
          <w:sz w:val="24"/>
          <w:szCs w:val="24"/>
          <w:rPrChange w:id="4043" w:author="JY0225" w:date="2017-08-24T11:17:00Z">
            <w:rPr>
              <w:rFonts w:ascii="Times New Roman" w:hAnsi="Times New Roman" w:cs="Times New Roman"/>
              <w:spacing w:val="10"/>
              <w:kern w:val="0"/>
              <w:sz w:val="24"/>
              <w:szCs w:val="24"/>
            </w:rPr>
          </w:rPrChange>
        </w:rPr>
        <w:t>5</w:t>
      </w:r>
      <w:r w:rsidR="0027521F" w:rsidRPr="00987564">
        <w:rPr>
          <w:rFonts w:asciiTheme="minorEastAsia" w:hAnsiTheme="minorEastAsia" w:cs="Times New Roman" w:hint="eastAsia"/>
          <w:spacing w:val="10"/>
          <w:kern w:val="0"/>
          <w:sz w:val="24"/>
          <w:szCs w:val="24"/>
          <w:rPrChange w:id="4044" w:author="JY0225" w:date="2017-08-24T11:17:00Z">
            <w:rPr>
              <w:rFonts w:ascii="Times New Roman" w:hAnsi="Times New Roman" w:cs="Times New Roman" w:hint="eastAsia"/>
              <w:spacing w:val="10"/>
              <w:kern w:val="0"/>
              <w:sz w:val="24"/>
              <w:szCs w:val="24"/>
            </w:rPr>
          </w:rPrChange>
        </w:rPr>
        <w:t>值、复制文件等。</w:t>
      </w:r>
      <w:r w:rsidR="00E03440" w:rsidRPr="00987564">
        <w:rPr>
          <w:rFonts w:asciiTheme="minorEastAsia" w:hAnsiTheme="minorEastAsia" w:cs="Times New Roman" w:hint="eastAsia"/>
          <w:spacing w:val="10"/>
          <w:kern w:val="0"/>
          <w:sz w:val="24"/>
          <w:szCs w:val="24"/>
          <w:rPrChange w:id="4045" w:author="JY0225" w:date="2017-08-24T11:17:00Z">
            <w:rPr>
              <w:rFonts w:ascii="Times New Roman" w:hAnsi="Times New Roman" w:cs="Times New Roman" w:hint="eastAsia"/>
              <w:spacing w:val="10"/>
              <w:kern w:val="0"/>
              <w:sz w:val="24"/>
              <w:szCs w:val="24"/>
            </w:rPr>
          </w:rPrChange>
        </w:rPr>
        <w:t>这些操作对于云</w:t>
      </w:r>
      <w:r w:rsidR="00476838" w:rsidRPr="00987564">
        <w:rPr>
          <w:rFonts w:asciiTheme="minorEastAsia" w:hAnsiTheme="minorEastAsia" w:cs="Times New Roman" w:hint="eastAsia"/>
          <w:spacing w:val="10"/>
          <w:kern w:val="0"/>
          <w:sz w:val="24"/>
          <w:szCs w:val="24"/>
          <w:rPrChange w:id="4046" w:author="JY0225" w:date="2017-08-24T11:17:00Z">
            <w:rPr>
              <w:rFonts w:ascii="Times New Roman" w:hAnsi="Times New Roman" w:cs="Times New Roman" w:hint="eastAsia"/>
              <w:spacing w:val="10"/>
              <w:kern w:val="0"/>
              <w:sz w:val="24"/>
              <w:szCs w:val="24"/>
            </w:rPr>
          </w:rPrChange>
        </w:rPr>
        <w:t>备份</w:t>
      </w:r>
      <w:r w:rsidR="00B72D7A" w:rsidRPr="00987564">
        <w:rPr>
          <w:rFonts w:asciiTheme="minorEastAsia" w:hAnsiTheme="minorEastAsia" w:cs="Times New Roman" w:hint="eastAsia"/>
          <w:spacing w:val="10"/>
          <w:kern w:val="0"/>
          <w:sz w:val="24"/>
          <w:szCs w:val="24"/>
          <w:rPrChange w:id="4047" w:author="JY0225" w:date="2017-08-24T11:17:00Z">
            <w:rPr>
              <w:rFonts w:ascii="Times New Roman" w:hAnsi="Times New Roman" w:cs="Times New Roman" w:hint="eastAsia"/>
              <w:spacing w:val="10"/>
              <w:kern w:val="0"/>
              <w:sz w:val="24"/>
              <w:szCs w:val="24"/>
            </w:rPr>
          </w:rPrChange>
        </w:rPr>
        <w:t>服务来说十分常见的，因此本文</w:t>
      </w:r>
      <w:r w:rsidR="00E03440" w:rsidRPr="00987564">
        <w:rPr>
          <w:rFonts w:asciiTheme="minorEastAsia" w:hAnsiTheme="minorEastAsia" w:cs="Times New Roman" w:hint="eastAsia"/>
          <w:spacing w:val="10"/>
          <w:kern w:val="0"/>
          <w:sz w:val="24"/>
          <w:szCs w:val="24"/>
          <w:rPrChange w:id="4048" w:author="JY0225" w:date="2017-08-24T11:17:00Z">
            <w:rPr>
              <w:rFonts w:ascii="Times New Roman" w:hAnsi="Times New Roman" w:cs="Times New Roman" w:hint="eastAsia"/>
              <w:spacing w:val="10"/>
              <w:kern w:val="0"/>
              <w:sz w:val="24"/>
              <w:szCs w:val="24"/>
            </w:rPr>
          </w:rPrChange>
        </w:rPr>
        <w:t>单独此类方法统一封装在</w:t>
      </w:r>
      <w:r w:rsidR="00E03440" w:rsidRPr="00987564">
        <w:rPr>
          <w:rFonts w:asciiTheme="minorEastAsia" w:hAnsiTheme="minorEastAsia" w:cs="Times New Roman" w:hint="eastAsia"/>
          <w:spacing w:val="10"/>
          <w:kern w:val="0"/>
          <w:sz w:val="24"/>
          <w:szCs w:val="24"/>
          <w:rPrChange w:id="4049" w:author="JY0225" w:date="2017-08-24T11:17:00Z">
            <w:rPr>
              <w:rFonts w:ascii="Times New Roman" w:hAnsi="Times New Roman" w:cs="Times New Roman" w:hint="eastAsia"/>
              <w:spacing w:val="10"/>
              <w:kern w:val="0"/>
              <w:sz w:val="24"/>
              <w:szCs w:val="24"/>
            </w:rPr>
          </w:rPrChange>
        </w:rPr>
        <w:t>mwFileUtil</w:t>
      </w:r>
      <w:r w:rsidR="00E03440" w:rsidRPr="00987564">
        <w:rPr>
          <w:rFonts w:asciiTheme="minorEastAsia" w:hAnsiTheme="minorEastAsia" w:cs="Times New Roman" w:hint="eastAsia"/>
          <w:spacing w:val="10"/>
          <w:kern w:val="0"/>
          <w:sz w:val="24"/>
          <w:szCs w:val="24"/>
          <w:rPrChange w:id="4050" w:author="JY0225" w:date="2017-08-24T11:17:00Z">
            <w:rPr>
              <w:rFonts w:ascii="Times New Roman" w:hAnsi="Times New Roman" w:cs="Times New Roman" w:hint="eastAsia"/>
              <w:spacing w:val="10"/>
              <w:kern w:val="0"/>
              <w:sz w:val="24"/>
              <w:szCs w:val="24"/>
            </w:rPr>
          </w:rPrChange>
        </w:rPr>
        <w:t>类中，以方便在后续的开发过程中使用。</w:t>
      </w:r>
    </w:p>
    <w:p w14:paraId="09CA79F3" w14:textId="4DAF39A3" w:rsidR="004D718D" w:rsidRPr="00987564" w:rsidRDefault="004D718D" w:rsidP="00E03440">
      <w:pPr>
        <w:spacing w:line="400" w:lineRule="exact"/>
        <w:rPr>
          <w:rFonts w:asciiTheme="minorEastAsia" w:hAnsiTheme="minorEastAsia" w:cs="Times New Roman"/>
          <w:spacing w:val="10"/>
          <w:kern w:val="0"/>
          <w:sz w:val="24"/>
          <w:szCs w:val="24"/>
          <w:rPrChange w:id="4051" w:author="JY0225" w:date="2017-08-24T11:17:00Z">
            <w:rPr>
              <w:rFonts w:ascii="Times New Roman" w:hAnsi="Times New Roman" w:cs="Times New Roman"/>
              <w:spacing w:val="10"/>
              <w:kern w:val="0"/>
              <w:sz w:val="24"/>
              <w:szCs w:val="24"/>
            </w:rPr>
          </w:rPrChange>
        </w:rPr>
      </w:pPr>
      <w:r w:rsidRPr="00987564">
        <w:rPr>
          <w:rFonts w:asciiTheme="minorEastAsia" w:hAnsiTheme="minorEastAsia" w:cs="Times New Roman"/>
          <w:spacing w:val="10"/>
          <w:kern w:val="0"/>
          <w:sz w:val="24"/>
          <w:szCs w:val="24"/>
          <w:rPrChange w:id="4052" w:author="JY0225" w:date="2017-08-24T11:17:00Z">
            <w:rPr>
              <w:rFonts w:ascii="Times New Roman" w:hAnsi="Times New Roman" w:cs="Times New Roman"/>
              <w:spacing w:val="10"/>
              <w:kern w:val="0"/>
              <w:sz w:val="24"/>
              <w:szCs w:val="24"/>
            </w:rPr>
          </w:rPrChange>
        </w:rPr>
        <w:tab/>
        <w:t xml:space="preserve">mwUserUtil: </w:t>
      </w:r>
      <w:r w:rsidRPr="00987564">
        <w:rPr>
          <w:rFonts w:asciiTheme="minorEastAsia" w:hAnsiTheme="minorEastAsia" w:cs="Times New Roman"/>
          <w:spacing w:val="10"/>
          <w:kern w:val="0"/>
          <w:sz w:val="24"/>
          <w:szCs w:val="24"/>
          <w:rPrChange w:id="4053" w:author="JY0225" w:date="2017-08-24T11:17:00Z">
            <w:rPr>
              <w:rFonts w:ascii="Times New Roman" w:hAnsi="Times New Roman" w:cs="Times New Roman"/>
              <w:spacing w:val="10"/>
              <w:kern w:val="0"/>
              <w:sz w:val="24"/>
              <w:szCs w:val="24"/>
            </w:rPr>
          </w:rPrChange>
        </w:rPr>
        <w:t>该类的主要作用是</w:t>
      </w:r>
      <w:r w:rsidR="001672D0" w:rsidRPr="00987564">
        <w:rPr>
          <w:rFonts w:asciiTheme="minorEastAsia" w:hAnsiTheme="minorEastAsia" w:cs="Times New Roman"/>
          <w:spacing w:val="10"/>
          <w:kern w:val="0"/>
          <w:sz w:val="24"/>
          <w:szCs w:val="24"/>
          <w:rPrChange w:id="4054" w:author="JY0225" w:date="2017-08-24T11:17:00Z">
            <w:rPr>
              <w:rFonts w:ascii="Times New Roman" w:hAnsi="Times New Roman" w:cs="Times New Roman"/>
              <w:spacing w:val="10"/>
              <w:kern w:val="0"/>
              <w:sz w:val="24"/>
              <w:szCs w:val="24"/>
            </w:rPr>
          </w:rPrChange>
        </w:rPr>
        <w:t>获取用户的信息</w:t>
      </w:r>
      <w:r w:rsidR="001672D0" w:rsidRPr="00987564">
        <w:rPr>
          <w:rFonts w:asciiTheme="minorEastAsia" w:hAnsiTheme="minorEastAsia" w:cs="Times New Roman" w:hint="eastAsia"/>
          <w:spacing w:val="10"/>
          <w:kern w:val="0"/>
          <w:sz w:val="24"/>
          <w:szCs w:val="24"/>
          <w:rPrChange w:id="4055" w:author="JY0225" w:date="2017-08-24T11:17:00Z">
            <w:rPr>
              <w:rFonts w:ascii="Times New Roman" w:hAnsi="Times New Roman" w:cs="Times New Roman" w:hint="eastAsia"/>
              <w:spacing w:val="10"/>
              <w:kern w:val="0"/>
              <w:sz w:val="24"/>
              <w:szCs w:val="24"/>
            </w:rPr>
          </w:rPrChange>
        </w:rPr>
        <w:t>，</w:t>
      </w:r>
      <w:r w:rsidR="001672D0" w:rsidRPr="00987564">
        <w:rPr>
          <w:rFonts w:asciiTheme="minorEastAsia" w:hAnsiTheme="minorEastAsia" w:cs="Times New Roman"/>
          <w:spacing w:val="10"/>
          <w:kern w:val="0"/>
          <w:sz w:val="24"/>
          <w:szCs w:val="24"/>
          <w:rPrChange w:id="4056" w:author="JY0225" w:date="2017-08-24T11:17:00Z">
            <w:rPr>
              <w:rFonts w:ascii="Times New Roman" w:hAnsi="Times New Roman" w:cs="Times New Roman"/>
              <w:spacing w:val="10"/>
              <w:kern w:val="0"/>
              <w:sz w:val="24"/>
              <w:szCs w:val="24"/>
            </w:rPr>
          </w:rPrChange>
        </w:rPr>
        <w:t>如用户的</w:t>
      </w:r>
      <w:r w:rsidR="001672D0" w:rsidRPr="00987564">
        <w:rPr>
          <w:rFonts w:asciiTheme="minorEastAsia" w:hAnsiTheme="minorEastAsia" w:cs="Times New Roman"/>
          <w:spacing w:val="10"/>
          <w:kern w:val="0"/>
          <w:sz w:val="24"/>
          <w:szCs w:val="24"/>
          <w:rPrChange w:id="4057" w:author="JY0225" w:date="2017-08-24T11:17:00Z">
            <w:rPr>
              <w:rFonts w:ascii="Times New Roman" w:hAnsi="Times New Roman" w:cs="Times New Roman"/>
              <w:spacing w:val="10"/>
              <w:kern w:val="0"/>
              <w:sz w:val="24"/>
              <w:szCs w:val="24"/>
            </w:rPr>
          </w:rPrChange>
        </w:rPr>
        <w:t>id</w:t>
      </w:r>
      <w:r w:rsidR="001672D0" w:rsidRPr="00987564">
        <w:rPr>
          <w:rFonts w:asciiTheme="minorEastAsia" w:hAnsiTheme="minorEastAsia" w:cs="Times New Roman" w:hint="eastAsia"/>
          <w:spacing w:val="10"/>
          <w:kern w:val="0"/>
          <w:sz w:val="24"/>
          <w:szCs w:val="24"/>
          <w:rPrChange w:id="4058" w:author="JY0225" w:date="2017-08-24T11:17:00Z">
            <w:rPr>
              <w:rFonts w:ascii="Times New Roman" w:hAnsi="Times New Roman" w:cs="Times New Roman" w:hint="eastAsia"/>
              <w:spacing w:val="10"/>
              <w:kern w:val="0"/>
              <w:sz w:val="24"/>
              <w:szCs w:val="24"/>
            </w:rPr>
          </w:rPrChange>
        </w:rPr>
        <w:t>、</w:t>
      </w:r>
      <w:r w:rsidR="001672D0" w:rsidRPr="00987564">
        <w:rPr>
          <w:rFonts w:asciiTheme="minorEastAsia" w:hAnsiTheme="minorEastAsia" w:cs="Times New Roman"/>
          <w:spacing w:val="10"/>
          <w:kern w:val="0"/>
          <w:sz w:val="24"/>
          <w:szCs w:val="24"/>
          <w:rPrChange w:id="4059" w:author="JY0225" w:date="2017-08-24T11:17:00Z">
            <w:rPr>
              <w:rFonts w:ascii="Times New Roman" w:hAnsi="Times New Roman" w:cs="Times New Roman"/>
              <w:spacing w:val="10"/>
              <w:kern w:val="0"/>
              <w:sz w:val="24"/>
              <w:szCs w:val="24"/>
            </w:rPr>
          </w:rPrChange>
        </w:rPr>
        <w:t>用户的</w:t>
      </w:r>
      <w:r w:rsidR="001672D0" w:rsidRPr="00987564">
        <w:rPr>
          <w:rFonts w:asciiTheme="minorEastAsia" w:hAnsiTheme="minorEastAsia" w:cs="Times New Roman"/>
          <w:spacing w:val="10"/>
          <w:kern w:val="0"/>
          <w:sz w:val="24"/>
          <w:szCs w:val="24"/>
          <w:rPrChange w:id="4060" w:author="JY0225" w:date="2017-08-24T11:17:00Z">
            <w:rPr>
              <w:rFonts w:ascii="Times New Roman" w:hAnsi="Times New Roman" w:cs="Times New Roman"/>
              <w:spacing w:val="10"/>
              <w:kern w:val="0"/>
              <w:sz w:val="24"/>
              <w:szCs w:val="24"/>
            </w:rPr>
          </w:rPrChange>
        </w:rPr>
        <w:t>token</w:t>
      </w:r>
      <w:r w:rsidR="001672D0" w:rsidRPr="00987564">
        <w:rPr>
          <w:rFonts w:asciiTheme="minorEastAsia" w:hAnsiTheme="minorEastAsia" w:cs="Times New Roman" w:hint="eastAsia"/>
          <w:spacing w:val="10"/>
          <w:kern w:val="0"/>
          <w:sz w:val="24"/>
          <w:szCs w:val="24"/>
          <w:rPrChange w:id="4061" w:author="JY0225" w:date="2017-08-24T11:17:00Z">
            <w:rPr>
              <w:rFonts w:ascii="Times New Roman" w:hAnsi="Times New Roman" w:cs="Times New Roman" w:hint="eastAsia"/>
              <w:spacing w:val="10"/>
              <w:kern w:val="0"/>
              <w:sz w:val="24"/>
              <w:szCs w:val="24"/>
            </w:rPr>
          </w:rPrChange>
        </w:rPr>
        <w:t>、</w:t>
      </w:r>
      <w:r w:rsidR="001672D0" w:rsidRPr="00987564">
        <w:rPr>
          <w:rFonts w:asciiTheme="minorEastAsia" w:hAnsiTheme="minorEastAsia" w:cs="Times New Roman"/>
          <w:spacing w:val="10"/>
          <w:kern w:val="0"/>
          <w:sz w:val="24"/>
          <w:szCs w:val="24"/>
          <w:rPrChange w:id="4062" w:author="JY0225" w:date="2017-08-24T11:17:00Z">
            <w:rPr>
              <w:rFonts w:ascii="Times New Roman" w:hAnsi="Times New Roman" w:cs="Times New Roman"/>
              <w:spacing w:val="10"/>
              <w:kern w:val="0"/>
              <w:sz w:val="24"/>
              <w:szCs w:val="24"/>
            </w:rPr>
          </w:rPrChange>
        </w:rPr>
        <w:t>查询用户登录状态是否过期</w:t>
      </w:r>
      <w:r w:rsidR="001672D0" w:rsidRPr="00987564">
        <w:rPr>
          <w:rFonts w:asciiTheme="minorEastAsia" w:hAnsiTheme="minorEastAsia" w:cs="Times New Roman" w:hint="eastAsia"/>
          <w:spacing w:val="10"/>
          <w:kern w:val="0"/>
          <w:sz w:val="24"/>
          <w:szCs w:val="24"/>
          <w:rPrChange w:id="4063" w:author="JY0225" w:date="2017-08-24T11:17:00Z">
            <w:rPr>
              <w:rFonts w:ascii="Times New Roman" w:hAnsi="Times New Roman" w:cs="Times New Roman" w:hint="eastAsia"/>
              <w:spacing w:val="10"/>
              <w:kern w:val="0"/>
              <w:sz w:val="24"/>
              <w:szCs w:val="24"/>
            </w:rPr>
          </w:rPrChange>
        </w:rPr>
        <w:t>。</w:t>
      </w:r>
      <w:r w:rsidR="00327DC2" w:rsidRPr="00987564">
        <w:rPr>
          <w:rFonts w:asciiTheme="minorEastAsia" w:hAnsiTheme="minorEastAsia" w:cs="Times New Roman"/>
          <w:spacing w:val="10"/>
          <w:kern w:val="0"/>
          <w:sz w:val="24"/>
          <w:szCs w:val="24"/>
          <w:rPrChange w:id="4064" w:author="JY0225" w:date="2017-08-24T11:17:00Z">
            <w:rPr>
              <w:rFonts w:ascii="Times New Roman" w:hAnsi="Times New Roman" w:cs="Times New Roman"/>
              <w:spacing w:val="10"/>
              <w:kern w:val="0"/>
              <w:sz w:val="24"/>
              <w:szCs w:val="24"/>
            </w:rPr>
          </w:rPrChange>
        </w:rPr>
        <w:t>这些在</w:t>
      </w:r>
      <w:r w:rsidR="00327DC2" w:rsidRPr="00987564">
        <w:rPr>
          <w:rFonts w:asciiTheme="minorEastAsia" w:hAnsiTheme="minorEastAsia" w:cs="Times New Roman"/>
          <w:spacing w:val="10"/>
          <w:kern w:val="0"/>
          <w:sz w:val="24"/>
          <w:szCs w:val="24"/>
          <w:rPrChange w:id="4065" w:author="JY0225" w:date="2017-08-24T11:17:00Z">
            <w:rPr>
              <w:rFonts w:ascii="Times New Roman" w:hAnsi="Times New Roman" w:cs="Times New Roman"/>
              <w:spacing w:val="10"/>
              <w:kern w:val="0"/>
              <w:sz w:val="24"/>
              <w:szCs w:val="24"/>
            </w:rPr>
          </w:rPrChange>
        </w:rPr>
        <w:t>service</w:t>
      </w:r>
      <w:r w:rsidR="00327DC2" w:rsidRPr="00987564">
        <w:rPr>
          <w:rFonts w:asciiTheme="minorEastAsia" w:hAnsiTheme="minorEastAsia" w:cs="Times New Roman"/>
          <w:spacing w:val="10"/>
          <w:kern w:val="0"/>
          <w:sz w:val="24"/>
          <w:szCs w:val="24"/>
          <w:rPrChange w:id="4066" w:author="JY0225" w:date="2017-08-24T11:17:00Z">
            <w:rPr>
              <w:rFonts w:ascii="Times New Roman" w:hAnsi="Times New Roman" w:cs="Times New Roman"/>
              <w:spacing w:val="10"/>
              <w:kern w:val="0"/>
              <w:sz w:val="24"/>
              <w:szCs w:val="24"/>
            </w:rPr>
          </w:rPrChange>
        </w:rPr>
        <w:t>层中都是</w:t>
      </w:r>
      <w:r w:rsidR="00DE4CB0" w:rsidRPr="00987564">
        <w:rPr>
          <w:rFonts w:asciiTheme="minorEastAsia" w:hAnsiTheme="minorEastAsia" w:cs="Times New Roman"/>
          <w:spacing w:val="10"/>
          <w:kern w:val="0"/>
          <w:sz w:val="24"/>
          <w:szCs w:val="24"/>
          <w:rPrChange w:id="4067" w:author="JY0225" w:date="2017-08-24T11:17:00Z">
            <w:rPr>
              <w:rFonts w:ascii="Times New Roman" w:hAnsi="Times New Roman" w:cs="Times New Roman"/>
              <w:spacing w:val="10"/>
              <w:kern w:val="0"/>
              <w:sz w:val="24"/>
              <w:szCs w:val="24"/>
            </w:rPr>
          </w:rPrChange>
        </w:rPr>
        <w:t>经常使用到</w:t>
      </w:r>
      <w:r w:rsidR="00327DC2" w:rsidRPr="00987564">
        <w:rPr>
          <w:rFonts w:asciiTheme="minorEastAsia" w:hAnsiTheme="minorEastAsia" w:cs="Times New Roman"/>
          <w:spacing w:val="10"/>
          <w:kern w:val="0"/>
          <w:sz w:val="24"/>
          <w:szCs w:val="24"/>
          <w:rPrChange w:id="4068" w:author="JY0225" w:date="2017-08-24T11:17:00Z">
            <w:rPr>
              <w:rFonts w:ascii="Times New Roman" w:hAnsi="Times New Roman" w:cs="Times New Roman"/>
              <w:spacing w:val="10"/>
              <w:kern w:val="0"/>
              <w:sz w:val="24"/>
              <w:szCs w:val="24"/>
            </w:rPr>
          </w:rPrChange>
        </w:rPr>
        <w:t>的信息</w:t>
      </w:r>
      <w:r w:rsidR="00327DC2" w:rsidRPr="00987564">
        <w:rPr>
          <w:rFonts w:asciiTheme="minorEastAsia" w:hAnsiTheme="minorEastAsia" w:cs="Times New Roman" w:hint="eastAsia"/>
          <w:spacing w:val="10"/>
          <w:kern w:val="0"/>
          <w:sz w:val="24"/>
          <w:szCs w:val="24"/>
          <w:rPrChange w:id="4069" w:author="JY0225" w:date="2017-08-24T11:17:00Z">
            <w:rPr>
              <w:rFonts w:ascii="Times New Roman" w:hAnsi="Times New Roman" w:cs="Times New Roman" w:hint="eastAsia"/>
              <w:spacing w:val="10"/>
              <w:kern w:val="0"/>
              <w:sz w:val="24"/>
              <w:szCs w:val="24"/>
            </w:rPr>
          </w:rPrChange>
        </w:rPr>
        <w:t>，</w:t>
      </w:r>
      <w:r w:rsidR="005F0AF8" w:rsidRPr="00987564">
        <w:rPr>
          <w:rFonts w:asciiTheme="minorEastAsia" w:hAnsiTheme="minorEastAsia" w:cs="Times New Roman"/>
          <w:spacing w:val="10"/>
          <w:kern w:val="0"/>
          <w:sz w:val="24"/>
          <w:szCs w:val="24"/>
          <w:rPrChange w:id="4070" w:author="JY0225" w:date="2017-08-24T11:17:00Z">
            <w:rPr>
              <w:rFonts w:ascii="Times New Roman" w:hAnsi="Times New Roman" w:cs="Times New Roman"/>
              <w:spacing w:val="10"/>
              <w:kern w:val="0"/>
              <w:sz w:val="24"/>
              <w:szCs w:val="24"/>
            </w:rPr>
          </w:rPrChange>
        </w:rPr>
        <w:t>因此</w:t>
      </w:r>
      <w:r w:rsidR="005F0AF8" w:rsidRPr="00987564">
        <w:rPr>
          <w:rFonts w:asciiTheme="minorEastAsia" w:hAnsiTheme="minorEastAsia" w:cs="Times New Roman" w:hint="eastAsia"/>
          <w:spacing w:val="10"/>
          <w:kern w:val="0"/>
          <w:sz w:val="24"/>
          <w:szCs w:val="24"/>
          <w:rPrChange w:id="4071" w:author="JY0225" w:date="2017-08-24T11:17:00Z">
            <w:rPr>
              <w:rFonts w:ascii="Times New Roman" w:hAnsi="Times New Roman" w:cs="Times New Roman" w:hint="eastAsia"/>
              <w:spacing w:val="10"/>
              <w:kern w:val="0"/>
              <w:sz w:val="24"/>
              <w:szCs w:val="24"/>
            </w:rPr>
          </w:rPrChange>
        </w:rPr>
        <w:t>本文</w:t>
      </w:r>
      <w:r w:rsidR="00327DC2" w:rsidRPr="00987564">
        <w:rPr>
          <w:rFonts w:asciiTheme="minorEastAsia" w:hAnsiTheme="minorEastAsia" w:cs="Times New Roman"/>
          <w:spacing w:val="10"/>
          <w:kern w:val="0"/>
          <w:sz w:val="24"/>
          <w:szCs w:val="24"/>
          <w:rPrChange w:id="4072" w:author="JY0225" w:date="2017-08-24T11:17:00Z">
            <w:rPr>
              <w:rFonts w:ascii="Times New Roman" w:hAnsi="Times New Roman" w:cs="Times New Roman"/>
              <w:spacing w:val="10"/>
              <w:kern w:val="0"/>
              <w:sz w:val="24"/>
              <w:szCs w:val="24"/>
            </w:rPr>
          </w:rPrChange>
        </w:rPr>
        <w:t>也对这些功能进行了封装</w:t>
      </w:r>
      <w:r w:rsidR="00327DC2" w:rsidRPr="00987564">
        <w:rPr>
          <w:rFonts w:asciiTheme="minorEastAsia" w:hAnsiTheme="minorEastAsia" w:cs="Times New Roman" w:hint="eastAsia"/>
          <w:spacing w:val="10"/>
          <w:kern w:val="0"/>
          <w:sz w:val="24"/>
          <w:szCs w:val="24"/>
          <w:rPrChange w:id="4073" w:author="JY0225" w:date="2017-08-24T11:17:00Z">
            <w:rPr>
              <w:rFonts w:ascii="Times New Roman" w:hAnsi="Times New Roman" w:cs="Times New Roman" w:hint="eastAsia"/>
              <w:spacing w:val="10"/>
              <w:kern w:val="0"/>
              <w:sz w:val="24"/>
              <w:szCs w:val="24"/>
            </w:rPr>
          </w:rPrChange>
        </w:rPr>
        <w:t>。</w:t>
      </w:r>
    </w:p>
    <w:p w14:paraId="37B50DCF" w14:textId="445D4FC2" w:rsidR="001B4DE4" w:rsidRPr="00987564" w:rsidRDefault="001B4DE4" w:rsidP="00E03440">
      <w:pPr>
        <w:spacing w:line="400" w:lineRule="exact"/>
        <w:rPr>
          <w:rFonts w:asciiTheme="minorEastAsia" w:hAnsiTheme="minorEastAsia" w:cs="Times New Roman"/>
          <w:spacing w:val="10"/>
          <w:kern w:val="0"/>
          <w:sz w:val="24"/>
          <w:szCs w:val="24"/>
          <w:rPrChange w:id="4074" w:author="JY0225" w:date="2017-08-24T11:17:00Z">
            <w:rPr>
              <w:rFonts w:ascii="Times New Roman" w:hAnsi="Times New Roman" w:cs="Times New Roman"/>
              <w:spacing w:val="10"/>
              <w:kern w:val="0"/>
              <w:sz w:val="24"/>
              <w:szCs w:val="24"/>
            </w:rPr>
          </w:rPrChange>
        </w:rPr>
      </w:pPr>
      <w:r w:rsidRPr="00987564">
        <w:rPr>
          <w:rFonts w:asciiTheme="minorEastAsia" w:hAnsiTheme="minorEastAsia" w:cs="Times New Roman"/>
          <w:spacing w:val="10"/>
          <w:kern w:val="0"/>
          <w:sz w:val="24"/>
          <w:szCs w:val="24"/>
          <w:rPrChange w:id="4075" w:author="JY0225" w:date="2017-08-24T11:17:00Z">
            <w:rPr>
              <w:rFonts w:ascii="Times New Roman" w:hAnsi="Times New Roman" w:cs="Times New Roman"/>
              <w:spacing w:val="10"/>
              <w:kern w:val="0"/>
              <w:sz w:val="24"/>
              <w:szCs w:val="24"/>
            </w:rPr>
          </w:rPrChange>
        </w:rPr>
        <w:tab/>
      </w:r>
      <w:r w:rsidR="00CF2ACF" w:rsidRPr="00987564">
        <w:rPr>
          <w:rFonts w:asciiTheme="minorEastAsia" w:hAnsiTheme="minorEastAsia" w:cs="Times New Roman"/>
          <w:spacing w:val="10"/>
          <w:kern w:val="0"/>
          <w:sz w:val="24"/>
          <w:szCs w:val="24"/>
          <w:rPrChange w:id="4076" w:author="JY0225" w:date="2017-08-24T11:17:00Z">
            <w:rPr>
              <w:rFonts w:ascii="Times New Roman" w:hAnsi="Times New Roman" w:cs="Times New Roman"/>
              <w:spacing w:val="10"/>
              <w:kern w:val="0"/>
              <w:sz w:val="24"/>
              <w:szCs w:val="24"/>
            </w:rPr>
          </w:rPrChange>
        </w:rPr>
        <w:t>mwFirefoxHelper</w:t>
      </w:r>
      <w:r w:rsidR="00CF2ACF" w:rsidRPr="00987564">
        <w:rPr>
          <w:rFonts w:asciiTheme="minorEastAsia" w:hAnsiTheme="minorEastAsia" w:cs="Times New Roman" w:hint="eastAsia"/>
          <w:spacing w:val="10"/>
          <w:kern w:val="0"/>
          <w:sz w:val="24"/>
          <w:szCs w:val="24"/>
          <w:rPrChange w:id="4077" w:author="JY0225" w:date="2017-08-24T11:17:00Z">
            <w:rPr>
              <w:rFonts w:ascii="Times New Roman" w:hAnsi="Times New Roman" w:cs="Times New Roman" w:hint="eastAsia"/>
              <w:spacing w:val="10"/>
              <w:kern w:val="0"/>
              <w:sz w:val="24"/>
              <w:szCs w:val="24"/>
            </w:rPr>
          </w:rPrChange>
        </w:rPr>
        <w:t xml:space="preserve">: </w:t>
      </w:r>
      <w:r w:rsidR="00CF2ACF" w:rsidRPr="00987564">
        <w:rPr>
          <w:rFonts w:asciiTheme="minorEastAsia" w:hAnsiTheme="minorEastAsia" w:cs="Times New Roman" w:hint="eastAsia"/>
          <w:spacing w:val="10"/>
          <w:kern w:val="0"/>
          <w:sz w:val="24"/>
          <w:szCs w:val="24"/>
          <w:rPrChange w:id="4078" w:author="JY0225" w:date="2017-08-24T11:17:00Z">
            <w:rPr>
              <w:rFonts w:ascii="Times New Roman" w:hAnsi="Times New Roman" w:cs="Times New Roman" w:hint="eastAsia"/>
              <w:spacing w:val="10"/>
              <w:kern w:val="0"/>
              <w:sz w:val="24"/>
              <w:szCs w:val="24"/>
            </w:rPr>
          </w:rPrChange>
        </w:rPr>
        <w:t>该类的主要作用是处理来自</w:t>
      </w:r>
      <w:r w:rsidR="00CF2ACF" w:rsidRPr="00987564">
        <w:rPr>
          <w:rFonts w:asciiTheme="minorEastAsia" w:hAnsiTheme="minorEastAsia" w:cs="Times New Roman" w:hint="eastAsia"/>
          <w:spacing w:val="10"/>
          <w:kern w:val="0"/>
          <w:sz w:val="24"/>
          <w:szCs w:val="24"/>
          <w:rPrChange w:id="4079" w:author="JY0225" w:date="2017-08-24T11:17:00Z">
            <w:rPr>
              <w:rFonts w:ascii="Times New Roman" w:hAnsi="Times New Roman" w:cs="Times New Roman" w:hint="eastAsia"/>
              <w:spacing w:val="10"/>
              <w:kern w:val="0"/>
              <w:sz w:val="24"/>
              <w:szCs w:val="24"/>
            </w:rPr>
          </w:rPrChange>
        </w:rPr>
        <w:t>firefox</w:t>
      </w:r>
      <w:r w:rsidR="002E5718" w:rsidRPr="00987564">
        <w:rPr>
          <w:rFonts w:asciiTheme="minorEastAsia" w:hAnsiTheme="minorEastAsia" w:cs="Times New Roman" w:hint="eastAsia"/>
          <w:spacing w:val="10"/>
          <w:kern w:val="0"/>
          <w:sz w:val="24"/>
          <w:szCs w:val="24"/>
          <w:rPrChange w:id="4080" w:author="JY0225" w:date="2017-08-24T11:17:00Z">
            <w:rPr>
              <w:rFonts w:ascii="Times New Roman" w:hAnsi="Times New Roman" w:cs="Times New Roman" w:hint="eastAsia"/>
              <w:spacing w:val="10"/>
              <w:kern w:val="0"/>
              <w:sz w:val="24"/>
              <w:szCs w:val="24"/>
            </w:rPr>
          </w:rPrChange>
        </w:rPr>
        <w:t>扩展</w:t>
      </w:r>
      <w:r w:rsidR="00CF2ACF" w:rsidRPr="00987564">
        <w:rPr>
          <w:rFonts w:asciiTheme="minorEastAsia" w:hAnsiTheme="minorEastAsia" w:cs="Times New Roman" w:hint="eastAsia"/>
          <w:spacing w:val="10"/>
          <w:kern w:val="0"/>
          <w:sz w:val="24"/>
          <w:szCs w:val="24"/>
          <w:rPrChange w:id="4081" w:author="JY0225" w:date="2017-08-24T11:17:00Z">
            <w:rPr>
              <w:rFonts w:ascii="Times New Roman" w:hAnsi="Times New Roman" w:cs="Times New Roman" w:hint="eastAsia"/>
              <w:spacing w:val="10"/>
              <w:kern w:val="0"/>
              <w:sz w:val="24"/>
              <w:szCs w:val="24"/>
            </w:rPr>
          </w:rPrChange>
        </w:rPr>
        <w:t>的请求。</w:t>
      </w:r>
      <w:r w:rsidR="00ED6ED6" w:rsidRPr="00987564">
        <w:rPr>
          <w:rFonts w:asciiTheme="minorEastAsia" w:hAnsiTheme="minorEastAsia" w:cs="Times New Roman" w:hint="eastAsia"/>
          <w:spacing w:val="10"/>
          <w:kern w:val="0"/>
          <w:sz w:val="24"/>
          <w:szCs w:val="24"/>
          <w:rPrChange w:id="4082" w:author="JY0225" w:date="2017-08-24T11:17:00Z">
            <w:rPr>
              <w:rFonts w:ascii="Times New Roman" w:hAnsi="Times New Roman" w:cs="Times New Roman" w:hint="eastAsia"/>
              <w:spacing w:val="10"/>
              <w:kern w:val="0"/>
              <w:sz w:val="24"/>
              <w:szCs w:val="24"/>
            </w:rPr>
          </w:rPrChange>
        </w:rPr>
        <w:t>由于</w:t>
      </w:r>
      <w:r w:rsidR="00ED6ED6" w:rsidRPr="00987564">
        <w:rPr>
          <w:rFonts w:asciiTheme="minorEastAsia" w:hAnsiTheme="minorEastAsia" w:cs="Times New Roman" w:hint="eastAsia"/>
          <w:spacing w:val="10"/>
          <w:kern w:val="0"/>
          <w:sz w:val="24"/>
          <w:szCs w:val="24"/>
          <w:rPrChange w:id="4083" w:author="JY0225" w:date="2017-08-24T11:17:00Z">
            <w:rPr>
              <w:rFonts w:ascii="Times New Roman" w:hAnsi="Times New Roman" w:cs="Times New Roman" w:hint="eastAsia"/>
              <w:spacing w:val="10"/>
              <w:kern w:val="0"/>
              <w:sz w:val="24"/>
              <w:szCs w:val="24"/>
            </w:rPr>
          </w:rPrChange>
        </w:rPr>
        <w:t>Firefox</w:t>
      </w:r>
      <w:r w:rsidR="002E5718" w:rsidRPr="00987564">
        <w:rPr>
          <w:rFonts w:asciiTheme="minorEastAsia" w:hAnsiTheme="minorEastAsia" w:cs="Times New Roman" w:hint="eastAsia"/>
          <w:spacing w:val="10"/>
          <w:kern w:val="0"/>
          <w:sz w:val="24"/>
          <w:szCs w:val="24"/>
          <w:rPrChange w:id="4084" w:author="JY0225" w:date="2017-08-24T11:17:00Z">
            <w:rPr>
              <w:rFonts w:ascii="Times New Roman" w:hAnsi="Times New Roman" w:cs="Times New Roman" w:hint="eastAsia"/>
              <w:spacing w:val="10"/>
              <w:kern w:val="0"/>
              <w:sz w:val="24"/>
              <w:szCs w:val="24"/>
            </w:rPr>
          </w:rPrChange>
        </w:rPr>
        <w:t>扩展</w:t>
      </w:r>
      <w:r w:rsidR="00ED6ED6" w:rsidRPr="00987564">
        <w:rPr>
          <w:rFonts w:asciiTheme="minorEastAsia" w:hAnsiTheme="minorEastAsia" w:cs="Times New Roman" w:hint="eastAsia"/>
          <w:spacing w:val="10"/>
          <w:kern w:val="0"/>
          <w:sz w:val="24"/>
          <w:szCs w:val="24"/>
          <w:rPrChange w:id="4085" w:author="JY0225" w:date="2017-08-24T11:17:00Z">
            <w:rPr>
              <w:rFonts w:ascii="Times New Roman" w:hAnsi="Times New Roman" w:cs="Times New Roman" w:hint="eastAsia"/>
              <w:spacing w:val="10"/>
              <w:kern w:val="0"/>
              <w:sz w:val="24"/>
              <w:szCs w:val="24"/>
            </w:rPr>
          </w:rPrChange>
        </w:rPr>
        <w:t>请求的特殊性，使用到了</w:t>
      </w:r>
      <w:r w:rsidR="00ED6ED6" w:rsidRPr="00987564">
        <w:rPr>
          <w:rFonts w:asciiTheme="minorEastAsia" w:hAnsiTheme="minorEastAsia" w:cs="Times New Roman" w:hint="eastAsia"/>
          <w:spacing w:val="10"/>
          <w:kern w:val="0"/>
          <w:sz w:val="24"/>
          <w:szCs w:val="24"/>
          <w:rPrChange w:id="4086" w:author="JY0225" w:date="2017-08-24T11:17:00Z">
            <w:rPr>
              <w:rFonts w:ascii="Times New Roman" w:hAnsi="Times New Roman" w:cs="Times New Roman" w:hint="eastAsia"/>
              <w:spacing w:val="10"/>
              <w:kern w:val="0"/>
              <w:sz w:val="24"/>
              <w:szCs w:val="24"/>
            </w:rPr>
          </w:rPrChange>
        </w:rPr>
        <w:t>WebSocket</w:t>
      </w:r>
      <w:r w:rsidR="00ED6ED6" w:rsidRPr="00987564">
        <w:rPr>
          <w:rFonts w:asciiTheme="minorEastAsia" w:hAnsiTheme="minorEastAsia" w:cs="Times New Roman" w:hint="eastAsia"/>
          <w:spacing w:val="10"/>
          <w:kern w:val="0"/>
          <w:sz w:val="24"/>
          <w:szCs w:val="24"/>
          <w:rPrChange w:id="4087" w:author="JY0225" w:date="2017-08-24T11:17:00Z">
            <w:rPr>
              <w:rFonts w:ascii="Times New Roman" w:hAnsi="Times New Roman" w:cs="Times New Roman" w:hint="eastAsia"/>
              <w:spacing w:val="10"/>
              <w:kern w:val="0"/>
              <w:sz w:val="24"/>
              <w:szCs w:val="24"/>
            </w:rPr>
          </w:rPrChange>
        </w:rPr>
        <w:t>作为服务器与客户端之间的通行方式，与</w:t>
      </w:r>
      <w:r w:rsidR="00ED6ED6" w:rsidRPr="00987564">
        <w:rPr>
          <w:rFonts w:asciiTheme="minorEastAsia" w:hAnsiTheme="minorEastAsia" w:cs="Times New Roman" w:hint="eastAsia"/>
          <w:spacing w:val="10"/>
          <w:kern w:val="0"/>
          <w:sz w:val="24"/>
          <w:szCs w:val="24"/>
          <w:rPrChange w:id="4088" w:author="JY0225" w:date="2017-08-24T11:17:00Z">
            <w:rPr>
              <w:rFonts w:ascii="Times New Roman" w:hAnsi="Times New Roman" w:cs="Times New Roman" w:hint="eastAsia"/>
              <w:spacing w:val="10"/>
              <w:kern w:val="0"/>
              <w:sz w:val="24"/>
              <w:szCs w:val="24"/>
            </w:rPr>
          </w:rPrChange>
        </w:rPr>
        <w:t>Socket</w:t>
      </w:r>
      <w:r w:rsidR="003753E4" w:rsidRPr="00987564">
        <w:rPr>
          <w:rFonts w:asciiTheme="minorEastAsia" w:hAnsiTheme="minorEastAsia" w:cs="Times New Roman" w:hint="eastAsia"/>
          <w:spacing w:val="10"/>
          <w:kern w:val="0"/>
          <w:sz w:val="24"/>
          <w:szCs w:val="24"/>
          <w:rPrChange w:id="4089" w:author="JY0225" w:date="2017-08-24T11:17:00Z">
            <w:rPr>
              <w:rFonts w:ascii="Times New Roman" w:hAnsi="Times New Roman" w:cs="Times New Roman" w:hint="eastAsia"/>
              <w:spacing w:val="10"/>
              <w:kern w:val="0"/>
              <w:sz w:val="24"/>
              <w:szCs w:val="24"/>
            </w:rPr>
          </w:rPrChange>
        </w:rPr>
        <w:t>通信方式不同的是，它需要进行一次握手协议，因此，</w:t>
      </w:r>
      <w:r w:rsidR="00ED6ED6" w:rsidRPr="00987564">
        <w:rPr>
          <w:rFonts w:asciiTheme="minorEastAsia" w:hAnsiTheme="minorEastAsia" w:cs="Times New Roman" w:hint="eastAsia"/>
          <w:spacing w:val="10"/>
          <w:kern w:val="0"/>
          <w:sz w:val="24"/>
          <w:szCs w:val="24"/>
          <w:rPrChange w:id="4090" w:author="JY0225" w:date="2017-08-24T11:17:00Z">
            <w:rPr>
              <w:rFonts w:ascii="Times New Roman" w:hAnsi="Times New Roman" w:cs="Times New Roman" w:hint="eastAsia"/>
              <w:spacing w:val="10"/>
              <w:kern w:val="0"/>
              <w:sz w:val="24"/>
              <w:szCs w:val="24"/>
            </w:rPr>
          </w:rPrChange>
        </w:rPr>
        <w:t>需要对来</w:t>
      </w:r>
      <w:r w:rsidR="00ED6ED6" w:rsidRPr="00987564">
        <w:rPr>
          <w:rFonts w:asciiTheme="minorEastAsia" w:hAnsiTheme="minorEastAsia" w:cs="Times New Roman" w:hint="eastAsia"/>
          <w:spacing w:val="10"/>
          <w:kern w:val="0"/>
          <w:sz w:val="24"/>
          <w:szCs w:val="24"/>
          <w:rPrChange w:id="4091" w:author="JY0225" w:date="2017-08-24T11:17:00Z">
            <w:rPr>
              <w:rFonts w:ascii="Times New Roman" w:hAnsi="Times New Roman" w:cs="Times New Roman" w:hint="eastAsia"/>
              <w:spacing w:val="10"/>
              <w:kern w:val="0"/>
              <w:sz w:val="24"/>
              <w:szCs w:val="24"/>
            </w:rPr>
          </w:rPrChange>
        </w:rPr>
        <w:t>Firefox</w:t>
      </w:r>
      <w:r w:rsidR="00ED6ED6" w:rsidRPr="00987564">
        <w:rPr>
          <w:rFonts w:asciiTheme="minorEastAsia" w:hAnsiTheme="minorEastAsia" w:cs="Times New Roman" w:hint="eastAsia"/>
          <w:spacing w:val="10"/>
          <w:kern w:val="0"/>
          <w:sz w:val="24"/>
          <w:szCs w:val="24"/>
          <w:rPrChange w:id="4092" w:author="JY0225" w:date="2017-08-24T11:17:00Z">
            <w:rPr>
              <w:rFonts w:ascii="Times New Roman" w:hAnsi="Times New Roman" w:cs="Times New Roman" w:hint="eastAsia"/>
              <w:spacing w:val="10"/>
              <w:kern w:val="0"/>
              <w:sz w:val="24"/>
              <w:szCs w:val="24"/>
            </w:rPr>
          </w:rPrChange>
        </w:rPr>
        <w:t>的请求进行单独处理。</w:t>
      </w:r>
    </w:p>
    <w:p w14:paraId="37DF9052" w14:textId="47A3D17C" w:rsidR="00C43064" w:rsidRPr="00987564" w:rsidRDefault="007B2E19" w:rsidP="00067CEC">
      <w:pPr>
        <w:spacing w:line="400" w:lineRule="exact"/>
        <w:rPr>
          <w:rFonts w:asciiTheme="minorEastAsia" w:hAnsiTheme="minorEastAsia" w:cs="Times New Roman"/>
          <w:spacing w:val="10"/>
          <w:kern w:val="0"/>
          <w:sz w:val="24"/>
          <w:szCs w:val="24"/>
          <w:rPrChange w:id="4093" w:author="JY0225" w:date="2017-08-24T11:17:00Z">
            <w:rPr>
              <w:rFonts w:ascii="Times New Roman" w:hAnsi="Times New Roman" w:cs="Times New Roman"/>
              <w:spacing w:val="10"/>
              <w:kern w:val="0"/>
              <w:sz w:val="24"/>
              <w:szCs w:val="24"/>
            </w:rPr>
          </w:rPrChange>
        </w:rPr>
      </w:pPr>
      <w:r w:rsidRPr="00987564">
        <w:rPr>
          <w:rFonts w:asciiTheme="minorEastAsia" w:hAnsiTheme="minorEastAsia" w:cs="Times New Roman"/>
          <w:spacing w:val="10"/>
          <w:kern w:val="0"/>
          <w:sz w:val="24"/>
          <w:szCs w:val="24"/>
          <w:rPrChange w:id="4094" w:author="JY0225" w:date="2017-08-24T11:17:00Z">
            <w:rPr>
              <w:rFonts w:ascii="Times New Roman" w:hAnsi="Times New Roman" w:cs="Times New Roman"/>
              <w:spacing w:val="10"/>
              <w:kern w:val="0"/>
              <w:sz w:val="24"/>
              <w:szCs w:val="24"/>
            </w:rPr>
          </w:rPrChange>
        </w:rPr>
        <w:tab/>
        <w:t xml:space="preserve">mwParser: </w:t>
      </w:r>
      <w:r w:rsidRPr="00987564">
        <w:rPr>
          <w:rFonts w:asciiTheme="minorEastAsia" w:hAnsiTheme="minorEastAsia" w:cs="Times New Roman"/>
          <w:spacing w:val="10"/>
          <w:kern w:val="0"/>
          <w:sz w:val="24"/>
          <w:szCs w:val="24"/>
          <w:rPrChange w:id="4095" w:author="JY0225" w:date="2017-08-24T11:17:00Z">
            <w:rPr>
              <w:rFonts w:ascii="Times New Roman" w:hAnsi="Times New Roman" w:cs="Times New Roman"/>
              <w:spacing w:val="10"/>
              <w:kern w:val="0"/>
              <w:sz w:val="24"/>
              <w:szCs w:val="24"/>
            </w:rPr>
          </w:rPrChange>
        </w:rPr>
        <w:t>该类的主要目的是适配来自不同客户端的请求</w:t>
      </w:r>
      <w:r w:rsidRPr="00987564">
        <w:rPr>
          <w:rFonts w:asciiTheme="minorEastAsia" w:hAnsiTheme="minorEastAsia" w:cs="Times New Roman" w:hint="eastAsia"/>
          <w:spacing w:val="10"/>
          <w:kern w:val="0"/>
          <w:sz w:val="24"/>
          <w:szCs w:val="24"/>
          <w:rPrChange w:id="4096" w:author="JY0225" w:date="2017-08-24T11:17:00Z">
            <w:rPr>
              <w:rFonts w:ascii="Times New Roman" w:hAnsi="Times New Roman" w:cs="Times New Roman" w:hint="eastAsia"/>
              <w:spacing w:val="10"/>
              <w:kern w:val="0"/>
              <w:sz w:val="24"/>
              <w:szCs w:val="24"/>
            </w:rPr>
          </w:rPrChange>
        </w:rPr>
        <w:t>，</w:t>
      </w:r>
      <w:r w:rsidRPr="00987564">
        <w:rPr>
          <w:rFonts w:asciiTheme="minorEastAsia" w:hAnsiTheme="minorEastAsia" w:cs="Times New Roman"/>
          <w:spacing w:val="10"/>
          <w:kern w:val="0"/>
          <w:sz w:val="24"/>
          <w:szCs w:val="24"/>
          <w:rPrChange w:id="4097" w:author="JY0225" w:date="2017-08-24T11:17:00Z">
            <w:rPr>
              <w:rFonts w:ascii="Times New Roman" w:hAnsi="Times New Roman" w:cs="Times New Roman"/>
              <w:spacing w:val="10"/>
              <w:kern w:val="0"/>
              <w:sz w:val="24"/>
              <w:szCs w:val="24"/>
            </w:rPr>
          </w:rPrChange>
        </w:rPr>
        <w:t>并将请求转化为了服务器</w:t>
      </w:r>
      <w:r w:rsidR="0022704A" w:rsidRPr="00987564">
        <w:rPr>
          <w:rFonts w:asciiTheme="minorEastAsia" w:hAnsiTheme="minorEastAsia" w:cs="Times New Roman"/>
          <w:spacing w:val="10"/>
          <w:kern w:val="0"/>
          <w:sz w:val="24"/>
          <w:szCs w:val="24"/>
          <w:rPrChange w:id="4098" w:author="JY0225" w:date="2017-08-24T11:17:00Z">
            <w:rPr>
              <w:rFonts w:ascii="Times New Roman" w:hAnsi="Times New Roman" w:cs="Times New Roman"/>
              <w:spacing w:val="10"/>
              <w:kern w:val="0"/>
              <w:sz w:val="24"/>
              <w:szCs w:val="24"/>
            </w:rPr>
          </w:rPrChange>
        </w:rPr>
        <w:t>可识别</w:t>
      </w:r>
      <w:r w:rsidRPr="00987564">
        <w:rPr>
          <w:rFonts w:asciiTheme="minorEastAsia" w:hAnsiTheme="minorEastAsia" w:cs="Times New Roman"/>
          <w:spacing w:val="10"/>
          <w:kern w:val="0"/>
          <w:sz w:val="24"/>
          <w:szCs w:val="24"/>
          <w:rPrChange w:id="4099" w:author="JY0225" w:date="2017-08-24T11:17:00Z">
            <w:rPr>
              <w:rFonts w:ascii="Times New Roman" w:hAnsi="Times New Roman" w:cs="Times New Roman"/>
              <w:spacing w:val="10"/>
              <w:kern w:val="0"/>
              <w:sz w:val="24"/>
              <w:szCs w:val="24"/>
            </w:rPr>
          </w:rPrChange>
        </w:rPr>
        <w:t>的标准形式</w:t>
      </w:r>
      <w:r w:rsidR="009C3BFA" w:rsidRPr="00987564">
        <w:rPr>
          <w:rFonts w:asciiTheme="minorEastAsia" w:hAnsiTheme="minorEastAsia" w:cs="Times New Roman" w:hint="eastAsia"/>
          <w:spacing w:val="10"/>
          <w:kern w:val="0"/>
          <w:sz w:val="24"/>
          <w:szCs w:val="24"/>
          <w:rPrChange w:id="4100" w:author="JY0225" w:date="2017-08-24T11:17:00Z">
            <w:rPr>
              <w:rFonts w:ascii="Times New Roman" w:hAnsi="Times New Roman" w:cs="Times New Roman" w:hint="eastAsia"/>
              <w:spacing w:val="10"/>
              <w:kern w:val="0"/>
              <w:sz w:val="24"/>
              <w:szCs w:val="24"/>
            </w:rPr>
          </w:rPrChange>
        </w:rPr>
        <w:t>。此外</w:t>
      </w:r>
      <w:r w:rsidR="006413BB" w:rsidRPr="00987564">
        <w:rPr>
          <w:rFonts w:asciiTheme="minorEastAsia" w:hAnsiTheme="minorEastAsia" w:cs="Times New Roman" w:hint="eastAsia"/>
          <w:spacing w:val="10"/>
          <w:kern w:val="0"/>
          <w:sz w:val="24"/>
          <w:szCs w:val="24"/>
          <w:rPrChange w:id="4101" w:author="JY0225" w:date="2017-08-24T11:17:00Z">
            <w:rPr>
              <w:rFonts w:ascii="Times New Roman" w:hAnsi="Times New Roman" w:cs="Times New Roman" w:hint="eastAsia"/>
              <w:spacing w:val="10"/>
              <w:kern w:val="0"/>
              <w:sz w:val="24"/>
              <w:szCs w:val="24"/>
            </w:rPr>
          </w:rPrChange>
        </w:rPr>
        <w:t>该类预留了一定的接口，使得中间件系统具备一定的可扩展性，为以后开发更多种类的云</w:t>
      </w:r>
      <w:r w:rsidR="00476838" w:rsidRPr="00987564">
        <w:rPr>
          <w:rFonts w:asciiTheme="minorEastAsia" w:hAnsiTheme="minorEastAsia" w:cs="Times New Roman" w:hint="eastAsia"/>
          <w:spacing w:val="10"/>
          <w:kern w:val="0"/>
          <w:sz w:val="24"/>
          <w:szCs w:val="24"/>
          <w:rPrChange w:id="4102" w:author="JY0225" w:date="2017-08-24T11:17:00Z">
            <w:rPr>
              <w:rFonts w:ascii="Times New Roman" w:hAnsi="Times New Roman" w:cs="Times New Roman" w:hint="eastAsia"/>
              <w:spacing w:val="10"/>
              <w:kern w:val="0"/>
              <w:sz w:val="24"/>
              <w:szCs w:val="24"/>
            </w:rPr>
          </w:rPrChange>
        </w:rPr>
        <w:t>备份</w:t>
      </w:r>
      <w:r w:rsidR="006413BB" w:rsidRPr="00987564">
        <w:rPr>
          <w:rFonts w:asciiTheme="minorEastAsia" w:hAnsiTheme="minorEastAsia" w:cs="Times New Roman" w:hint="eastAsia"/>
          <w:spacing w:val="10"/>
          <w:kern w:val="0"/>
          <w:sz w:val="24"/>
          <w:szCs w:val="24"/>
          <w:rPrChange w:id="4103" w:author="JY0225" w:date="2017-08-24T11:17:00Z">
            <w:rPr>
              <w:rFonts w:ascii="Times New Roman" w:hAnsi="Times New Roman" w:cs="Times New Roman" w:hint="eastAsia"/>
              <w:spacing w:val="10"/>
              <w:kern w:val="0"/>
              <w:sz w:val="24"/>
              <w:szCs w:val="24"/>
            </w:rPr>
          </w:rPrChange>
        </w:rPr>
        <w:t>客户端奠定基础。</w:t>
      </w:r>
    </w:p>
    <w:p w14:paraId="16B076A1" w14:textId="77777777" w:rsidR="00604116" w:rsidRDefault="00F8555A">
      <w:pPr>
        <w:pStyle w:val="21"/>
        <w:spacing w:line="240" w:lineRule="auto"/>
        <w:pPrChange w:id="4104" w:author="微软用户" w:date="2017-08-18T22:51:00Z">
          <w:pPr>
            <w:pStyle w:val="21"/>
          </w:pPr>
        </w:pPrChange>
      </w:pPr>
      <w:bookmarkStart w:id="4105" w:name="_Toc491335242"/>
      <w:r>
        <w:t>4</w:t>
      </w:r>
      <w:r w:rsidR="00C07592">
        <w:t>.3</w:t>
      </w:r>
      <w:r w:rsidR="004D07A7" w:rsidRPr="00B87EE1">
        <w:t xml:space="preserve"> </w:t>
      </w:r>
      <w:r w:rsidR="00C3103D">
        <w:t>关键</w:t>
      </w:r>
      <w:r w:rsidR="00D34183">
        <w:t>流程</w:t>
      </w:r>
      <w:r w:rsidR="004D07A7">
        <w:t>设计</w:t>
      </w:r>
      <w:bookmarkEnd w:id="4105"/>
    </w:p>
    <w:p w14:paraId="2519BED7" w14:textId="371DD50F" w:rsidR="008A4E59" w:rsidRPr="00987564" w:rsidRDefault="008A4E59" w:rsidP="00F32326">
      <w:pPr>
        <w:spacing w:line="400" w:lineRule="exact"/>
        <w:ind w:firstLine="420"/>
        <w:rPr>
          <w:rFonts w:asciiTheme="minorEastAsia" w:hAnsiTheme="minorEastAsia" w:cs="Times New Roman"/>
          <w:color w:val="000000" w:themeColor="text1"/>
          <w:sz w:val="24"/>
          <w:rPrChange w:id="4106" w:author="JY0225" w:date="2017-08-24T11:17:00Z">
            <w:rPr>
              <w:rFonts w:ascii="Times New Roman" w:hAnsi="Times New Roman" w:cs="Times New Roman"/>
              <w:color w:val="000000" w:themeColor="text1"/>
              <w:sz w:val="24"/>
            </w:rPr>
          </w:rPrChange>
        </w:rPr>
      </w:pPr>
      <w:r w:rsidRPr="00987564">
        <w:rPr>
          <w:rFonts w:asciiTheme="minorEastAsia" w:hAnsiTheme="minorEastAsia" w:cs="Times New Roman"/>
          <w:color w:val="000000" w:themeColor="text1"/>
          <w:sz w:val="24"/>
          <w:rPrChange w:id="4107" w:author="JY0225" w:date="2017-08-24T11:17:00Z">
            <w:rPr>
              <w:rFonts w:ascii="Times New Roman" w:hAnsi="Times New Roman" w:cs="Times New Roman"/>
              <w:color w:val="000000" w:themeColor="text1"/>
              <w:sz w:val="24"/>
            </w:rPr>
          </w:rPrChange>
        </w:rPr>
        <w:t>从系统的总流程上来看</w:t>
      </w:r>
      <w:r w:rsidRPr="00987564">
        <w:rPr>
          <w:rFonts w:asciiTheme="minorEastAsia" w:hAnsiTheme="minorEastAsia" w:cs="Times New Roman" w:hint="eastAsia"/>
          <w:color w:val="000000" w:themeColor="text1"/>
          <w:sz w:val="24"/>
          <w:rPrChange w:id="4108" w:author="JY0225" w:date="2017-08-24T11:17:00Z">
            <w:rPr>
              <w:rFonts w:ascii="Times New Roman" w:hAnsi="Times New Roman" w:cs="Times New Roman" w:hint="eastAsia"/>
              <w:color w:val="000000" w:themeColor="text1"/>
              <w:sz w:val="24"/>
            </w:rPr>
          </w:rPrChange>
        </w:rPr>
        <w:t>，</w:t>
      </w:r>
      <w:r w:rsidRPr="00987564">
        <w:rPr>
          <w:rFonts w:asciiTheme="minorEastAsia" w:hAnsiTheme="minorEastAsia" w:cs="Times New Roman"/>
          <w:color w:val="000000" w:themeColor="text1"/>
          <w:sz w:val="24"/>
          <w:rPrChange w:id="4109" w:author="JY0225" w:date="2017-08-24T11:17:00Z">
            <w:rPr>
              <w:rFonts w:ascii="Times New Roman" w:hAnsi="Times New Roman" w:cs="Times New Roman"/>
              <w:color w:val="000000" w:themeColor="text1"/>
              <w:sz w:val="24"/>
            </w:rPr>
          </w:rPrChange>
        </w:rPr>
        <w:t>优化后的中间件系统并未改变现有的系统的整体流程</w:t>
      </w:r>
      <w:r w:rsidRPr="00987564">
        <w:rPr>
          <w:rFonts w:asciiTheme="minorEastAsia" w:hAnsiTheme="minorEastAsia" w:cs="Times New Roman" w:hint="eastAsia"/>
          <w:color w:val="000000" w:themeColor="text1"/>
          <w:sz w:val="24"/>
          <w:rPrChange w:id="4110" w:author="JY0225" w:date="2017-08-24T11:17:00Z">
            <w:rPr>
              <w:rFonts w:ascii="Times New Roman" w:hAnsi="Times New Roman" w:cs="Times New Roman" w:hint="eastAsia"/>
              <w:color w:val="000000" w:themeColor="text1"/>
              <w:sz w:val="24"/>
            </w:rPr>
          </w:rPrChange>
        </w:rPr>
        <w:t>，</w:t>
      </w:r>
      <w:r w:rsidR="00A80AD8" w:rsidRPr="00987564">
        <w:rPr>
          <w:rFonts w:asciiTheme="minorEastAsia" w:hAnsiTheme="minorEastAsia" w:cs="Times New Roman" w:hint="eastAsia"/>
          <w:color w:val="000000" w:themeColor="text1"/>
          <w:sz w:val="24"/>
          <w:rPrChange w:id="4111" w:author="JY0225" w:date="2017-08-24T11:17:00Z">
            <w:rPr>
              <w:rFonts w:ascii="Times New Roman" w:hAnsi="Times New Roman" w:cs="Times New Roman" w:hint="eastAsia"/>
              <w:color w:val="000000" w:themeColor="text1"/>
              <w:sz w:val="24"/>
            </w:rPr>
          </w:rPrChange>
        </w:rPr>
        <w:t>本文</w:t>
      </w:r>
      <w:r w:rsidRPr="00987564">
        <w:rPr>
          <w:rFonts w:asciiTheme="minorEastAsia" w:hAnsiTheme="minorEastAsia" w:cs="Times New Roman"/>
          <w:color w:val="000000" w:themeColor="text1"/>
          <w:sz w:val="24"/>
          <w:rPrChange w:id="4112" w:author="JY0225" w:date="2017-08-24T11:17:00Z">
            <w:rPr>
              <w:rFonts w:ascii="Times New Roman" w:hAnsi="Times New Roman" w:cs="Times New Roman"/>
              <w:color w:val="000000" w:themeColor="text1"/>
              <w:sz w:val="24"/>
            </w:rPr>
          </w:rPrChange>
        </w:rPr>
        <w:t>只是通过对关键技术的优化</w:t>
      </w:r>
      <w:r w:rsidRPr="00987564">
        <w:rPr>
          <w:rFonts w:asciiTheme="minorEastAsia" w:hAnsiTheme="minorEastAsia" w:cs="Times New Roman" w:hint="eastAsia"/>
          <w:color w:val="000000" w:themeColor="text1"/>
          <w:sz w:val="24"/>
          <w:rPrChange w:id="4113" w:author="JY0225" w:date="2017-08-24T11:17:00Z">
            <w:rPr>
              <w:rFonts w:ascii="Times New Roman" w:hAnsi="Times New Roman" w:cs="Times New Roman" w:hint="eastAsia"/>
              <w:color w:val="000000" w:themeColor="text1"/>
              <w:sz w:val="24"/>
            </w:rPr>
          </w:rPrChange>
        </w:rPr>
        <w:t>，</w:t>
      </w:r>
      <w:r w:rsidRPr="00987564">
        <w:rPr>
          <w:rFonts w:asciiTheme="minorEastAsia" w:hAnsiTheme="minorEastAsia" w:cs="Times New Roman"/>
          <w:color w:val="000000" w:themeColor="text1"/>
          <w:sz w:val="24"/>
          <w:rPrChange w:id="4114" w:author="JY0225" w:date="2017-08-24T11:17:00Z">
            <w:rPr>
              <w:rFonts w:ascii="Times New Roman" w:hAnsi="Times New Roman" w:cs="Times New Roman"/>
              <w:color w:val="000000" w:themeColor="text1"/>
              <w:sz w:val="24"/>
            </w:rPr>
          </w:rPrChange>
        </w:rPr>
        <w:t>对每个步骤进行了细化</w:t>
      </w:r>
      <w:r w:rsidRPr="00987564">
        <w:rPr>
          <w:rFonts w:asciiTheme="minorEastAsia" w:hAnsiTheme="minorEastAsia" w:cs="Times New Roman" w:hint="eastAsia"/>
          <w:color w:val="000000" w:themeColor="text1"/>
          <w:sz w:val="24"/>
          <w:rPrChange w:id="4115" w:author="JY0225" w:date="2017-08-24T11:17:00Z">
            <w:rPr>
              <w:rFonts w:ascii="Times New Roman" w:hAnsi="Times New Roman" w:cs="Times New Roman" w:hint="eastAsia"/>
              <w:color w:val="000000" w:themeColor="text1"/>
              <w:sz w:val="24"/>
            </w:rPr>
          </w:rPrChange>
        </w:rPr>
        <w:t>。</w:t>
      </w:r>
    </w:p>
    <w:p w14:paraId="67BB079C" w14:textId="69BC798F" w:rsidR="008A4E59" w:rsidRPr="00987564" w:rsidRDefault="008A4E59" w:rsidP="008A4E59">
      <w:pPr>
        <w:spacing w:line="400" w:lineRule="exact"/>
        <w:ind w:firstLine="420"/>
        <w:rPr>
          <w:rFonts w:asciiTheme="minorEastAsia" w:hAnsiTheme="minorEastAsia" w:cs="Times New Roman"/>
          <w:color w:val="000000" w:themeColor="text1"/>
          <w:sz w:val="24"/>
          <w:rPrChange w:id="4116" w:author="JY0225" w:date="2017-08-24T11:17:00Z">
            <w:rPr>
              <w:rFonts w:ascii="Times New Roman" w:hAnsi="Times New Roman" w:cs="Times New Roman"/>
              <w:color w:val="000000" w:themeColor="text1"/>
              <w:sz w:val="24"/>
            </w:rPr>
          </w:rPrChange>
        </w:rPr>
      </w:pPr>
      <w:r w:rsidRPr="00987564">
        <w:rPr>
          <w:rFonts w:asciiTheme="minorEastAsia" w:hAnsiTheme="minorEastAsia" w:cs="Times New Roman"/>
          <w:color w:val="000000" w:themeColor="text1"/>
          <w:sz w:val="24"/>
          <w:rPrChange w:id="4117" w:author="JY0225" w:date="2017-08-24T11:17:00Z">
            <w:rPr>
              <w:rFonts w:ascii="Times New Roman" w:hAnsi="Times New Roman" w:cs="Times New Roman"/>
              <w:color w:val="000000" w:themeColor="text1"/>
              <w:sz w:val="24"/>
            </w:rPr>
          </w:rPrChange>
        </w:rPr>
        <w:t>客户端向中间件发送请求</w:t>
      </w:r>
      <w:r w:rsidRPr="00987564">
        <w:rPr>
          <w:rFonts w:asciiTheme="minorEastAsia" w:hAnsiTheme="minorEastAsia" w:cs="Times New Roman" w:hint="eastAsia"/>
          <w:color w:val="000000" w:themeColor="text1"/>
          <w:sz w:val="24"/>
          <w:rPrChange w:id="4118" w:author="JY0225" w:date="2017-08-24T11:17:00Z">
            <w:rPr>
              <w:rFonts w:ascii="Times New Roman" w:hAnsi="Times New Roman" w:cs="Times New Roman" w:hint="eastAsia"/>
              <w:color w:val="000000" w:themeColor="text1"/>
              <w:sz w:val="24"/>
            </w:rPr>
          </w:rPrChange>
        </w:rPr>
        <w:t>，</w:t>
      </w:r>
      <w:r w:rsidRPr="00987564">
        <w:rPr>
          <w:rFonts w:asciiTheme="minorEastAsia" w:hAnsiTheme="minorEastAsia" w:cs="Times New Roman"/>
          <w:color w:val="000000" w:themeColor="text1"/>
          <w:sz w:val="24"/>
          <w:rPrChange w:id="4119" w:author="JY0225" w:date="2017-08-24T11:17:00Z">
            <w:rPr>
              <w:rFonts w:ascii="Times New Roman" w:hAnsi="Times New Roman" w:cs="Times New Roman"/>
              <w:color w:val="000000" w:themeColor="text1"/>
              <w:sz w:val="24"/>
            </w:rPr>
          </w:rPrChange>
        </w:rPr>
        <w:t>在现有的中间件系统中</w:t>
      </w:r>
      <w:r w:rsidRPr="00987564">
        <w:rPr>
          <w:rFonts w:asciiTheme="minorEastAsia" w:hAnsiTheme="minorEastAsia" w:cs="Times New Roman" w:hint="eastAsia"/>
          <w:color w:val="000000" w:themeColor="text1"/>
          <w:sz w:val="24"/>
          <w:rPrChange w:id="4120" w:author="JY0225" w:date="2017-08-24T11:17:00Z">
            <w:rPr>
              <w:rFonts w:ascii="Times New Roman" w:hAnsi="Times New Roman" w:cs="Times New Roman" w:hint="eastAsia"/>
              <w:color w:val="000000" w:themeColor="text1"/>
              <w:sz w:val="24"/>
            </w:rPr>
          </w:rPrChange>
        </w:rPr>
        <w:t>，</w:t>
      </w:r>
      <w:r w:rsidR="005B3CC2" w:rsidRPr="00987564">
        <w:rPr>
          <w:rFonts w:asciiTheme="minorEastAsia" w:hAnsiTheme="minorEastAsia" w:cs="Times New Roman"/>
          <w:color w:val="000000" w:themeColor="text1"/>
          <w:sz w:val="24"/>
          <w:rPrChange w:id="4121" w:author="JY0225" w:date="2017-08-24T11:17:00Z">
            <w:rPr>
              <w:rFonts w:ascii="Times New Roman" w:hAnsi="Times New Roman" w:cs="Times New Roman"/>
              <w:color w:val="000000" w:themeColor="text1"/>
              <w:sz w:val="24"/>
            </w:rPr>
          </w:rPrChange>
        </w:rPr>
        <w:t>只需将用户的请求通过解析</w:t>
      </w:r>
      <w:r w:rsidR="005B3CC2" w:rsidRPr="00987564">
        <w:rPr>
          <w:rFonts w:asciiTheme="minorEastAsia" w:hAnsiTheme="minorEastAsia" w:cs="Times New Roman" w:hint="eastAsia"/>
          <w:color w:val="000000" w:themeColor="text1"/>
          <w:sz w:val="24"/>
          <w:rPrChange w:id="4122" w:author="JY0225" w:date="2017-08-24T11:17:00Z">
            <w:rPr>
              <w:rFonts w:ascii="Times New Roman" w:hAnsi="Times New Roman" w:cs="Times New Roman" w:hint="eastAsia"/>
              <w:color w:val="000000" w:themeColor="text1"/>
              <w:sz w:val="24"/>
            </w:rPr>
          </w:rPrChange>
        </w:rPr>
        <w:t>类</w:t>
      </w:r>
      <w:r w:rsidRPr="00987564">
        <w:rPr>
          <w:rFonts w:asciiTheme="minorEastAsia" w:hAnsiTheme="minorEastAsia" w:cs="Times New Roman"/>
          <w:color w:val="000000" w:themeColor="text1"/>
          <w:sz w:val="24"/>
          <w:rPrChange w:id="4123" w:author="JY0225" w:date="2017-08-24T11:17:00Z">
            <w:rPr>
              <w:rFonts w:ascii="Times New Roman" w:hAnsi="Times New Roman" w:cs="Times New Roman"/>
              <w:color w:val="000000" w:themeColor="text1"/>
              <w:sz w:val="24"/>
            </w:rPr>
          </w:rPrChange>
        </w:rPr>
        <w:t>进行格式化操作</w:t>
      </w:r>
      <w:r w:rsidRPr="00987564">
        <w:rPr>
          <w:rFonts w:asciiTheme="minorEastAsia" w:hAnsiTheme="minorEastAsia" w:cs="Times New Roman" w:hint="eastAsia"/>
          <w:color w:val="000000" w:themeColor="text1"/>
          <w:sz w:val="24"/>
          <w:rPrChange w:id="4124" w:author="JY0225" w:date="2017-08-24T11:17:00Z">
            <w:rPr>
              <w:rFonts w:ascii="Times New Roman" w:hAnsi="Times New Roman" w:cs="Times New Roman" w:hint="eastAsia"/>
              <w:color w:val="000000" w:themeColor="text1"/>
              <w:sz w:val="24"/>
            </w:rPr>
          </w:rPrChange>
        </w:rPr>
        <w:t>，</w:t>
      </w:r>
      <w:r w:rsidRPr="00987564">
        <w:rPr>
          <w:rFonts w:asciiTheme="minorEastAsia" w:hAnsiTheme="minorEastAsia" w:cs="Times New Roman"/>
          <w:color w:val="000000" w:themeColor="text1"/>
          <w:sz w:val="24"/>
          <w:rPrChange w:id="4125" w:author="JY0225" w:date="2017-08-24T11:17:00Z">
            <w:rPr>
              <w:rFonts w:ascii="Times New Roman" w:hAnsi="Times New Roman" w:cs="Times New Roman"/>
              <w:color w:val="000000" w:themeColor="text1"/>
              <w:sz w:val="24"/>
            </w:rPr>
          </w:rPrChange>
        </w:rPr>
        <w:t>即可传递给服务器</w:t>
      </w:r>
      <w:r w:rsidRPr="00987564">
        <w:rPr>
          <w:rFonts w:asciiTheme="minorEastAsia" w:hAnsiTheme="minorEastAsia" w:cs="Times New Roman" w:hint="eastAsia"/>
          <w:color w:val="000000" w:themeColor="text1"/>
          <w:sz w:val="24"/>
          <w:rPrChange w:id="4126" w:author="JY0225" w:date="2017-08-24T11:17:00Z">
            <w:rPr>
              <w:rFonts w:ascii="Times New Roman" w:hAnsi="Times New Roman" w:cs="Times New Roman" w:hint="eastAsia"/>
              <w:color w:val="000000" w:themeColor="text1"/>
              <w:sz w:val="24"/>
            </w:rPr>
          </w:rPrChange>
        </w:rPr>
        <w:t>。</w:t>
      </w:r>
      <w:r w:rsidRPr="00987564">
        <w:rPr>
          <w:rFonts w:asciiTheme="minorEastAsia" w:hAnsiTheme="minorEastAsia" w:cs="Times New Roman"/>
          <w:color w:val="000000" w:themeColor="text1"/>
          <w:sz w:val="24"/>
          <w:rPrChange w:id="4127" w:author="JY0225" w:date="2017-08-24T11:17:00Z">
            <w:rPr>
              <w:rFonts w:ascii="Times New Roman" w:hAnsi="Times New Roman" w:cs="Times New Roman"/>
              <w:color w:val="000000" w:themeColor="text1"/>
              <w:sz w:val="24"/>
            </w:rPr>
          </w:rPrChange>
        </w:rPr>
        <w:t>而在优化后的中间件系统中</w:t>
      </w:r>
      <w:r w:rsidRPr="00987564">
        <w:rPr>
          <w:rFonts w:asciiTheme="minorEastAsia" w:hAnsiTheme="minorEastAsia" w:cs="Times New Roman" w:hint="eastAsia"/>
          <w:color w:val="000000" w:themeColor="text1"/>
          <w:sz w:val="24"/>
          <w:rPrChange w:id="4128" w:author="JY0225" w:date="2017-08-24T11:17:00Z">
            <w:rPr>
              <w:rFonts w:ascii="Times New Roman" w:hAnsi="Times New Roman" w:cs="Times New Roman" w:hint="eastAsia"/>
              <w:color w:val="000000" w:themeColor="text1"/>
              <w:sz w:val="24"/>
            </w:rPr>
          </w:rPrChange>
        </w:rPr>
        <w:t>，</w:t>
      </w:r>
      <w:r w:rsidRPr="00987564">
        <w:rPr>
          <w:rFonts w:asciiTheme="minorEastAsia" w:hAnsiTheme="minorEastAsia" w:cs="Times New Roman"/>
          <w:color w:val="000000" w:themeColor="text1"/>
          <w:sz w:val="24"/>
          <w:rPrChange w:id="4129" w:author="JY0225" w:date="2017-08-24T11:17:00Z">
            <w:rPr>
              <w:rFonts w:ascii="Times New Roman" w:hAnsi="Times New Roman" w:cs="Times New Roman"/>
              <w:color w:val="000000" w:themeColor="text1"/>
              <w:sz w:val="24"/>
            </w:rPr>
          </w:rPrChange>
        </w:rPr>
        <w:t>将进行持久会话管理操作</w:t>
      </w:r>
      <w:r w:rsidRPr="00987564">
        <w:rPr>
          <w:rFonts w:asciiTheme="minorEastAsia" w:hAnsiTheme="minorEastAsia" w:cs="Times New Roman" w:hint="eastAsia"/>
          <w:color w:val="000000" w:themeColor="text1"/>
          <w:sz w:val="24"/>
          <w:rPrChange w:id="4130" w:author="JY0225" w:date="2017-08-24T11:17:00Z">
            <w:rPr>
              <w:rFonts w:ascii="Times New Roman" w:hAnsi="Times New Roman" w:cs="Times New Roman" w:hint="eastAsia"/>
              <w:color w:val="000000" w:themeColor="text1"/>
              <w:sz w:val="24"/>
            </w:rPr>
          </w:rPrChange>
        </w:rPr>
        <w:t>，</w:t>
      </w:r>
      <w:r w:rsidRPr="00987564">
        <w:rPr>
          <w:rFonts w:asciiTheme="minorEastAsia" w:hAnsiTheme="minorEastAsia" w:cs="Times New Roman"/>
          <w:color w:val="000000" w:themeColor="text1"/>
          <w:sz w:val="24"/>
          <w:rPrChange w:id="4131" w:author="JY0225" w:date="2017-08-24T11:17:00Z">
            <w:rPr>
              <w:rFonts w:ascii="Times New Roman" w:hAnsi="Times New Roman" w:cs="Times New Roman"/>
              <w:color w:val="000000" w:themeColor="text1"/>
              <w:sz w:val="24"/>
            </w:rPr>
          </w:rPrChange>
        </w:rPr>
        <w:t>当用户的请求到达中间件后</w:t>
      </w:r>
      <w:r w:rsidRPr="00987564">
        <w:rPr>
          <w:rFonts w:asciiTheme="minorEastAsia" w:hAnsiTheme="minorEastAsia" w:cs="Times New Roman" w:hint="eastAsia"/>
          <w:color w:val="000000" w:themeColor="text1"/>
          <w:sz w:val="24"/>
          <w:rPrChange w:id="4132" w:author="JY0225" w:date="2017-08-24T11:17:00Z">
            <w:rPr>
              <w:rFonts w:ascii="Times New Roman" w:hAnsi="Times New Roman" w:cs="Times New Roman" w:hint="eastAsia"/>
              <w:color w:val="000000" w:themeColor="text1"/>
              <w:sz w:val="24"/>
            </w:rPr>
          </w:rPrChange>
        </w:rPr>
        <w:t>，</w:t>
      </w:r>
      <w:r w:rsidRPr="00987564">
        <w:rPr>
          <w:rFonts w:asciiTheme="minorEastAsia" w:hAnsiTheme="minorEastAsia" w:cs="Times New Roman"/>
          <w:color w:val="000000" w:themeColor="text1"/>
          <w:sz w:val="24"/>
          <w:rPrChange w:id="4133" w:author="JY0225" w:date="2017-08-24T11:17:00Z">
            <w:rPr>
              <w:rFonts w:ascii="Times New Roman" w:hAnsi="Times New Roman" w:cs="Times New Roman"/>
              <w:color w:val="000000" w:themeColor="text1"/>
              <w:sz w:val="24"/>
            </w:rPr>
          </w:rPrChange>
        </w:rPr>
        <w:t>首先会将用户的登录信息</w:t>
      </w:r>
      <w:r w:rsidRPr="00987564">
        <w:rPr>
          <w:rFonts w:asciiTheme="minorEastAsia" w:hAnsiTheme="minorEastAsia" w:cs="Times New Roman" w:hint="eastAsia"/>
          <w:color w:val="000000" w:themeColor="text1"/>
          <w:sz w:val="24"/>
          <w:rPrChange w:id="4134" w:author="JY0225" w:date="2017-08-24T11:17:00Z">
            <w:rPr>
              <w:rFonts w:ascii="Times New Roman" w:hAnsi="Times New Roman" w:cs="Times New Roman" w:hint="eastAsia"/>
              <w:color w:val="000000" w:themeColor="text1"/>
              <w:sz w:val="24"/>
            </w:rPr>
          </w:rPrChange>
        </w:rPr>
        <w:t>id</w:t>
      </w:r>
      <w:r w:rsidRPr="00987564">
        <w:rPr>
          <w:rFonts w:asciiTheme="minorEastAsia" w:hAnsiTheme="minorEastAsia" w:cs="Times New Roman" w:hint="eastAsia"/>
          <w:color w:val="000000" w:themeColor="text1"/>
          <w:sz w:val="24"/>
          <w:rPrChange w:id="4135" w:author="JY0225" w:date="2017-08-24T11:17:00Z">
            <w:rPr>
              <w:rFonts w:ascii="Times New Roman" w:hAnsi="Times New Roman" w:cs="Times New Roman" w:hint="eastAsia"/>
              <w:color w:val="000000" w:themeColor="text1"/>
              <w:sz w:val="24"/>
            </w:rPr>
          </w:rPrChange>
        </w:rPr>
        <w:t>、</w:t>
      </w:r>
      <w:r w:rsidRPr="00987564">
        <w:rPr>
          <w:rFonts w:asciiTheme="minorEastAsia" w:hAnsiTheme="minorEastAsia" w:cs="Times New Roman" w:hint="eastAsia"/>
          <w:color w:val="000000" w:themeColor="text1"/>
          <w:sz w:val="24"/>
          <w:rPrChange w:id="4136" w:author="JY0225" w:date="2017-08-24T11:17:00Z">
            <w:rPr>
              <w:rFonts w:ascii="Times New Roman" w:hAnsi="Times New Roman" w:cs="Times New Roman" w:hint="eastAsia"/>
              <w:color w:val="000000" w:themeColor="text1"/>
              <w:sz w:val="24"/>
            </w:rPr>
          </w:rPrChange>
        </w:rPr>
        <w:t>token</w:t>
      </w:r>
      <w:r w:rsidRPr="00987564">
        <w:rPr>
          <w:rFonts w:asciiTheme="minorEastAsia" w:hAnsiTheme="minorEastAsia" w:cs="Times New Roman" w:hint="eastAsia"/>
          <w:color w:val="000000" w:themeColor="text1"/>
          <w:sz w:val="24"/>
          <w:rPrChange w:id="4137" w:author="JY0225" w:date="2017-08-24T11:17:00Z">
            <w:rPr>
              <w:rFonts w:ascii="Times New Roman" w:hAnsi="Times New Roman" w:cs="Times New Roman" w:hint="eastAsia"/>
              <w:color w:val="000000" w:themeColor="text1"/>
              <w:sz w:val="24"/>
            </w:rPr>
          </w:rPrChange>
        </w:rPr>
        <w:t>等以及请求的详细信息保存在</w:t>
      </w:r>
      <w:r w:rsidRPr="00987564">
        <w:rPr>
          <w:rFonts w:asciiTheme="minorEastAsia" w:hAnsiTheme="minorEastAsia" w:cs="Times New Roman" w:hint="eastAsia"/>
          <w:color w:val="000000" w:themeColor="text1"/>
          <w:sz w:val="24"/>
          <w:rPrChange w:id="4138" w:author="JY0225" w:date="2017-08-24T11:17:00Z">
            <w:rPr>
              <w:rFonts w:ascii="Times New Roman" w:hAnsi="Times New Roman" w:cs="Times New Roman" w:hint="eastAsia"/>
              <w:color w:val="000000" w:themeColor="text1"/>
              <w:sz w:val="24"/>
            </w:rPr>
          </w:rPrChange>
        </w:rPr>
        <w:t>SQLite</w:t>
      </w:r>
      <w:r w:rsidR="00334441" w:rsidRPr="00987564">
        <w:rPr>
          <w:rFonts w:asciiTheme="minorEastAsia" w:hAnsiTheme="minorEastAsia" w:cs="Times New Roman" w:hint="eastAsia"/>
          <w:color w:val="000000" w:themeColor="text1"/>
          <w:sz w:val="24"/>
          <w:rPrChange w:id="4139" w:author="JY0225" w:date="2017-08-24T11:17:00Z">
            <w:rPr>
              <w:rFonts w:ascii="Times New Roman" w:hAnsi="Times New Roman" w:cs="Times New Roman" w:hint="eastAsia"/>
              <w:color w:val="000000" w:themeColor="text1"/>
              <w:sz w:val="24"/>
            </w:rPr>
          </w:rPrChange>
        </w:rPr>
        <w:t>数据库中，同时由于这些信息中包含用户的隐私，因此</w:t>
      </w:r>
      <w:r w:rsidRPr="00987564">
        <w:rPr>
          <w:rFonts w:asciiTheme="minorEastAsia" w:hAnsiTheme="minorEastAsia" w:cs="Times New Roman" w:hint="eastAsia"/>
          <w:color w:val="000000" w:themeColor="text1"/>
          <w:sz w:val="24"/>
          <w:rPrChange w:id="4140" w:author="JY0225" w:date="2017-08-24T11:17:00Z">
            <w:rPr>
              <w:rFonts w:ascii="Times New Roman" w:hAnsi="Times New Roman" w:cs="Times New Roman" w:hint="eastAsia"/>
              <w:color w:val="000000" w:themeColor="text1"/>
              <w:sz w:val="24"/>
            </w:rPr>
          </w:rPrChange>
        </w:rPr>
        <w:t>会首先对这些信息加密，然后再存入</w:t>
      </w:r>
      <w:r w:rsidR="00454DFF" w:rsidRPr="00987564">
        <w:rPr>
          <w:rFonts w:asciiTheme="minorEastAsia" w:hAnsiTheme="minorEastAsia" w:cs="Times New Roman" w:hint="eastAsia"/>
          <w:color w:val="000000" w:themeColor="text1"/>
          <w:sz w:val="24"/>
          <w:rPrChange w:id="4141" w:author="JY0225" w:date="2017-08-24T11:17:00Z">
            <w:rPr>
              <w:rFonts w:ascii="Times New Roman" w:hAnsi="Times New Roman" w:cs="Times New Roman" w:hint="eastAsia"/>
              <w:color w:val="000000" w:themeColor="text1"/>
              <w:sz w:val="24"/>
            </w:rPr>
          </w:rPrChange>
        </w:rPr>
        <w:t>数据库中。此外，</w:t>
      </w:r>
      <w:r w:rsidRPr="00987564">
        <w:rPr>
          <w:rFonts w:asciiTheme="minorEastAsia" w:hAnsiTheme="minorEastAsia" w:cs="Times New Roman" w:hint="eastAsia"/>
          <w:color w:val="000000" w:themeColor="text1"/>
          <w:sz w:val="24"/>
          <w:rPrChange w:id="4142" w:author="JY0225" w:date="2017-08-24T11:17:00Z">
            <w:rPr>
              <w:rFonts w:ascii="Times New Roman" w:hAnsi="Times New Roman" w:cs="Times New Roman" w:hint="eastAsia"/>
              <w:color w:val="000000" w:themeColor="text1"/>
              <w:sz w:val="24"/>
            </w:rPr>
          </w:rPrChange>
        </w:rPr>
        <w:t>用户的请求可能来自不同</w:t>
      </w:r>
      <w:r w:rsidR="00A2575C" w:rsidRPr="00987564">
        <w:rPr>
          <w:rFonts w:asciiTheme="minorEastAsia" w:hAnsiTheme="minorEastAsia" w:cs="Times New Roman" w:hint="eastAsia"/>
          <w:color w:val="000000" w:themeColor="text1"/>
          <w:sz w:val="24"/>
          <w:rPrChange w:id="4143" w:author="JY0225" w:date="2017-08-24T11:17:00Z">
            <w:rPr>
              <w:rFonts w:ascii="Times New Roman" w:hAnsi="Times New Roman" w:cs="Times New Roman" w:hint="eastAsia"/>
              <w:color w:val="000000" w:themeColor="text1"/>
              <w:sz w:val="24"/>
            </w:rPr>
          </w:rPrChange>
        </w:rPr>
        <w:t>的客户端，它们可能使用不同的通信协议，不同的请求信息，因此</w:t>
      </w:r>
      <w:r w:rsidRPr="00987564">
        <w:rPr>
          <w:rFonts w:asciiTheme="minorEastAsia" w:hAnsiTheme="minorEastAsia" w:cs="Times New Roman" w:hint="eastAsia"/>
          <w:color w:val="000000" w:themeColor="text1"/>
          <w:sz w:val="24"/>
          <w:rPrChange w:id="4144" w:author="JY0225" w:date="2017-08-24T11:17:00Z">
            <w:rPr>
              <w:rFonts w:ascii="Times New Roman" w:hAnsi="Times New Roman" w:cs="Times New Roman" w:hint="eastAsia"/>
              <w:color w:val="000000" w:themeColor="text1"/>
              <w:sz w:val="24"/>
            </w:rPr>
          </w:rPrChange>
        </w:rPr>
        <w:t>需要对来自不同客户</w:t>
      </w:r>
      <w:r w:rsidR="007E3581" w:rsidRPr="00987564">
        <w:rPr>
          <w:rFonts w:asciiTheme="minorEastAsia" w:hAnsiTheme="minorEastAsia" w:cs="Times New Roman" w:hint="eastAsia"/>
          <w:color w:val="000000" w:themeColor="text1"/>
          <w:sz w:val="24"/>
          <w:rPrChange w:id="4145" w:author="JY0225" w:date="2017-08-24T11:17:00Z">
            <w:rPr>
              <w:rFonts w:ascii="Times New Roman" w:hAnsi="Times New Roman" w:cs="Times New Roman" w:hint="eastAsia"/>
              <w:color w:val="000000" w:themeColor="text1"/>
              <w:sz w:val="24"/>
            </w:rPr>
          </w:rPrChange>
        </w:rPr>
        <w:t>端的用户请求进行适配。此外，当用户的请求为上传或下载文件时，</w:t>
      </w:r>
      <w:r w:rsidRPr="00987564">
        <w:rPr>
          <w:rFonts w:asciiTheme="minorEastAsia" w:hAnsiTheme="minorEastAsia" w:cs="Times New Roman" w:hint="eastAsia"/>
          <w:color w:val="000000" w:themeColor="text1"/>
          <w:sz w:val="24"/>
          <w:rPrChange w:id="4146" w:author="JY0225" w:date="2017-08-24T11:17:00Z">
            <w:rPr>
              <w:rFonts w:ascii="Times New Roman" w:hAnsi="Times New Roman" w:cs="Times New Roman" w:hint="eastAsia"/>
              <w:color w:val="000000" w:themeColor="text1"/>
              <w:sz w:val="24"/>
            </w:rPr>
          </w:rPrChange>
        </w:rPr>
        <w:t>需要首先判断本地缓存中或者服务器端有没有当前文件，如果存在，那么执行</w:t>
      </w:r>
      <w:r w:rsidR="00474B3A" w:rsidRPr="00987564">
        <w:rPr>
          <w:rFonts w:asciiTheme="minorEastAsia" w:hAnsiTheme="minorEastAsia" w:cs="Times New Roman" w:hint="eastAsia"/>
          <w:color w:val="000000" w:themeColor="text1"/>
          <w:sz w:val="24"/>
          <w:rPrChange w:id="4147" w:author="JY0225" w:date="2017-08-24T11:17:00Z">
            <w:rPr>
              <w:rFonts w:ascii="Times New Roman" w:hAnsi="Times New Roman" w:cs="Times New Roman" w:hint="eastAsia"/>
              <w:color w:val="000000" w:themeColor="text1"/>
              <w:sz w:val="24"/>
            </w:rPr>
          </w:rPrChange>
        </w:rPr>
        <w:t>文件复制操作，若不存在，则执行正常的文件长传下载操作。同时，</w:t>
      </w:r>
      <w:r w:rsidRPr="00987564">
        <w:rPr>
          <w:rFonts w:asciiTheme="minorEastAsia" w:hAnsiTheme="minorEastAsia" w:cs="Times New Roman" w:hint="eastAsia"/>
          <w:color w:val="000000" w:themeColor="text1"/>
          <w:sz w:val="24"/>
          <w:rPrChange w:id="4148" w:author="JY0225" w:date="2017-08-24T11:17:00Z">
            <w:rPr>
              <w:rFonts w:ascii="Times New Roman" w:hAnsi="Times New Roman" w:cs="Times New Roman" w:hint="eastAsia"/>
              <w:color w:val="000000" w:themeColor="text1"/>
              <w:sz w:val="24"/>
            </w:rPr>
          </w:rPrChange>
        </w:rPr>
        <w:t>需要判断上传文件的大小，如果超过规定的文件块大小，那么需要执行大文件分块传输。</w:t>
      </w:r>
    </w:p>
    <w:p w14:paraId="0C2C9340" w14:textId="0DC0F5E5" w:rsidR="008A4E59" w:rsidRPr="00987564" w:rsidRDefault="008A4E59" w:rsidP="008A4E59">
      <w:pPr>
        <w:spacing w:line="400" w:lineRule="exact"/>
        <w:ind w:firstLine="420"/>
        <w:rPr>
          <w:rFonts w:asciiTheme="minorEastAsia" w:hAnsiTheme="minorEastAsia" w:cs="Times New Roman"/>
          <w:color w:val="000000" w:themeColor="text1"/>
          <w:sz w:val="24"/>
          <w:rPrChange w:id="4149" w:author="JY0225" w:date="2017-08-24T11:17:00Z">
            <w:rPr>
              <w:rFonts w:ascii="Times New Roman" w:hAnsi="Times New Roman" w:cs="Times New Roman"/>
              <w:color w:val="000000" w:themeColor="text1"/>
              <w:sz w:val="24"/>
            </w:rPr>
          </w:rPrChange>
        </w:rPr>
      </w:pPr>
      <w:r w:rsidRPr="00987564">
        <w:rPr>
          <w:rFonts w:asciiTheme="minorEastAsia" w:hAnsiTheme="minorEastAsia" w:cs="Times New Roman" w:hint="eastAsia"/>
          <w:color w:val="000000" w:themeColor="text1"/>
          <w:sz w:val="24"/>
          <w:rPrChange w:id="4150" w:author="JY0225" w:date="2017-08-24T11:17:00Z">
            <w:rPr>
              <w:rFonts w:ascii="Times New Roman" w:hAnsi="Times New Roman" w:cs="Times New Roman" w:hint="eastAsia"/>
              <w:color w:val="000000" w:themeColor="text1"/>
              <w:sz w:val="24"/>
            </w:rPr>
          </w:rPrChange>
        </w:rPr>
        <w:t>中间件系统优化</w:t>
      </w:r>
      <w:r w:rsidR="000F4A3D" w:rsidRPr="00987564">
        <w:rPr>
          <w:rFonts w:asciiTheme="minorEastAsia" w:hAnsiTheme="minorEastAsia" w:cs="Times New Roman" w:hint="eastAsia"/>
          <w:color w:val="000000" w:themeColor="text1"/>
          <w:sz w:val="24"/>
          <w:rPrChange w:id="4151" w:author="JY0225" w:date="2017-08-24T11:17:00Z">
            <w:rPr>
              <w:rFonts w:ascii="Times New Roman" w:hAnsi="Times New Roman" w:cs="Times New Roman" w:hint="eastAsia"/>
              <w:color w:val="000000" w:themeColor="text1"/>
              <w:sz w:val="24"/>
            </w:rPr>
          </w:rPrChange>
        </w:rPr>
        <w:t>后总</w:t>
      </w:r>
      <w:r w:rsidRPr="00987564">
        <w:rPr>
          <w:rFonts w:asciiTheme="minorEastAsia" w:hAnsiTheme="minorEastAsia" w:cs="Times New Roman" w:hint="eastAsia"/>
          <w:color w:val="000000" w:themeColor="text1"/>
          <w:sz w:val="24"/>
          <w:rPrChange w:id="4152" w:author="JY0225" w:date="2017-08-24T11:17:00Z">
            <w:rPr>
              <w:rFonts w:ascii="Times New Roman" w:hAnsi="Times New Roman" w:cs="Times New Roman" w:hint="eastAsia"/>
              <w:color w:val="000000" w:themeColor="text1"/>
              <w:sz w:val="24"/>
            </w:rPr>
          </w:rPrChange>
        </w:rPr>
        <w:t>流程如下：</w:t>
      </w:r>
    </w:p>
    <w:p w14:paraId="0AC3B3FE" w14:textId="77777777" w:rsidR="00BA41EC" w:rsidRDefault="004519CB" w:rsidP="00BA41EC">
      <w:pPr>
        <w:pStyle w:val="31"/>
      </w:pPr>
      <w:bookmarkStart w:id="4153" w:name="_Toc491335243"/>
      <w:r>
        <w:lastRenderedPageBreak/>
        <w:t>4</w:t>
      </w:r>
      <w:r w:rsidR="006647F0">
        <w:t>.3</w:t>
      </w:r>
      <w:r w:rsidR="00BA41EC" w:rsidRPr="006637A1">
        <w:t xml:space="preserve">.1 </w:t>
      </w:r>
      <w:r w:rsidR="00DD747A">
        <w:t>系统总流程设计</w:t>
      </w:r>
      <w:bookmarkEnd w:id="4153"/>
    </w:p>
    <w:p w14:paraId="10DCBEEA" w14:textId="03D13C57" w:rsidR="005C4B84" w:rsidRDefault="008A4E59">
      <w:pPr>
        <w:pPrChange w:id="4154" w:author="JY0225" w:date="2017-08-23T11:26:00Z">
          <w:pPr>
            <w:jc w:val="center"/>
          </w:pPr>
        </w:pPrChange>
      </w:pPr>
      <w:del w:id="4155" w:author="JY0225" w:date="2017-08-23T11:20:00Z">
        <w:r w:rsidDel="006D560D">
          <w:rPr>
            <w:noProof/>
          </w:rPr>
          <w:drawing>
            <wp:inline distT="0" distB="0" distL="0" distR="0" wp14:anchorId="49EB9AFB" wp14:editId="69C5801B">
              <wp:extent cx="8075697" cy="5710894"/>
              <wp:effectExtent l="127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50">
                        <a:extLst>
                          <a:ext uri="{28A0092B-C50C-407E-A947-70E740481C1C}">
                            <a14:useLocalDpi xmlns:a14="http://schemas.microsoft.com/office/drawing/2010/main" val="0"/>
                          </a:ext>
                        </a:extLst>
                      </a:blip>
                      <a:stretch>
                        <a:fillRect/>
                      </a:stretch>
                    </pic:blipFill>
                    <pic:spPr>
                      <a:xfrm rot="5400000">
                        <a:off x="0" y="0"/>
                        <a:ext cx="8109515" cy="5734809"/>
                      </a:xfrm>
                      <a:prstGeom prst="rect">
                        <a:avLst/>
                      </a:prstGeom>
                    </pic:spPr>
                  </pic:pic>
                </a:graphicData>
              </a:graphic>
            </wp:inline>
          </w:drawing>
        </w:r>
      </w:del>
      <w:ins w:id="4156" w:author="JY0225" w:date="2017-08-23T11:21:00Z">
        <w:r w:rsidR="006D560D">
          <w:object w:dxaOrig="21637" w:dyaOrig="26897" w14:anchorId="1B2882F1">
            <v:shape id="_x0000_i1035" type="#_x0000_t75" style="width:424.5pt;height:525.5pt" o:ole="">
              <v:imagedata r:id="rId51" o:title=""/>
            </v:shape>
            <o:OLEObject Type="Embed" ProgID="Visio.Drawing.15" ShapeID="_x0000_i1035" DrawAspect="Content" ObjectID="_1565082767" r:id="rId52"/>
          </w:object>
        </w:r>
      </w:ins>
    </w:p>
    <w:p w14:paraId="5AE70904" w14:textId="0AF3963B" w:rsidR="00130496" w:rsidRPr="002A0D31" w:rsidRDefault="00C512FA" w:rsidP="000810A0">
      <w:pPr>
        <w:jc w:val="center"/>
        <w:rPr>
          <w:rFonts w:ascii="Times New Roman" w:hAnsi="Times New Roman" w:cs="Times New Roman"/>
          <w:color w:val="000000" w:themeColor="text1"/>
          <w:sz w:val="24"/>
        </w:rPr>
      </w:pPr>
      <w:r w:rsidRPr="002A0D31">
        <w:rPr>
          <w:rFonts w:ascii="Times New Roman" w:hAnsi="Times New Roman" w:cs="Times New Roman" w:hint="eastAsia"/>
          <w:color w:val="000000" w:themeColor="text1"/>
          <w:sz w:val="24"/>
        </w:rPr>
        <w:t>图</w:t>
      </w:r>
      <w:r w:rsidR="002A0D31">
        <w:rPr>
          <w:rFonts w:ascii="Times New Roman" w:hAnsi="Times New Roman" w:cs="Times New Roman"/>
          <w:color w:val="000000" w:themeColor="text1"/>
          <w:sz w:val="24"/>
        </w:rPr>
        <w:t>4-3</w:t>
      </w:r>
      <w:r w:rsidR="002A0D31">
        <w:rPr>
          <w:rFonts w:ascii="Times New Roman" w:hAnsi="Times New Roman" w:cs="Times New Roman" w:hint="eastAsia"/>
          <w:color w:val="000000" w:themeColor="text1"/>
          <w:sz w:val="24"/>
        </w:rPr>
        <w:t xml:space="preserve"> </w:t>
      </w:r>
      <w:r w:rsidRPr="002A0D31">
        <w:rPr>
          <w:rFonts w:ascii="Times New Roman" w:hAnsi="Times New Roman" w:cs="Times New Roman"/>
          <w:color w:val="000000" w:themeColor="text1"/>
          <w:sz w:val="24"/>
        </w:rPr>
        <w:t>云</w:t>
      </w:r>
      <w:r w:rsidR="00476838">
        <w:rPr>
          <w:rFonts w:ascii="Times New Roman" w:hAnsi="Times New Roman" w:cs="Times New Roman"/>
          <w:color w:val="000000" w:themeColor="text1"/>
          <w:sz w:val="24"/>
        </w:rPr>
        <w:t>备份</w:t>
      </w:r>
      <w:r w:rsidRPr="002A0D31">
        <w:rPr>
          <w:rFonts w:ascii="Times New Roman" w:hAnsi="Times New Roman" w:cs="Times New Roman"/>
          <w:color w:val="000000" w:themeColor="text1"/>
          <w:sz w:val="24"/>
        </w:rPr>
        <w:t>系统中间件总体流程图</w:t>
      </w:r>
    </w:p>
    <w:p w14:paraId="6C51C76D" w14:textId="77777777" w:rsidR="008B2918" w:rsidRDefault="009A0CA7" w:rsidP="008B2918">
      <w:pPr>
        <w:pStyle w:val="31"/>
      </w:pPr>
      <w:bookmarkStart w:id="4157" w:name="_Toc491335244"/>
      <w:r>
        <w:t>4</w:t>
      </w:r>
      <w:r w:rsidR="0089266B">
        <w:t>.3</w:t>
      </w:r>
      <w:r w:rsidR="007E4F1D">
        <w:t>.2</w:t>
      </w:r>
      <w:r w:rsidR="008B2918" w:rsidRPr="006637A1">
        <w:t xml:space="preserve"> </w:t>
      </w:r>
      <w:r w:rsidR="004D334F">
        <w:t>持久会话管理流程设计</w:t>
      </w:r>
      <w:bookmarkEnd w:id="4157"/>
    </w:p>
    <w:p w14:paraId="185C8CCC" w14:textId="77777777" w:rsidR="006948E4" w:rsidRPr="00987564" w:rsidRDefault="006948E4" w:rsidP="007240A8">
      <w:pPr>
        <w:spacing w:line="400" w:lineRule="exact"/>
        <w:ind w:left="420"/>
        <w:rPr>
          <w:rFonts w:asciiTheme="minorEastAsia" w:hAnsiTheme="minorEastAsia"/>
          <w:sz w:val="24"/>
          <w:rPrChange w:id="4158" w:author="JY0225" w:date="2017-08-24T11:17:00Z">
            <w:rPr>
              <w:sz w:val="24"/>
            </w:rPr>
          </w:rPrChange>
        </w:rPr>
      </w:pPr>
      <w:r w:rsidRPr="00987564">
        <w:rPr>
          <w:rFonts w:asciiTheme="minorEastAsia" w:hAnsiTheme="minorEastAsia" w:hint="eastAsia"/>
          <w:sz w:val="24"/>
          <w:rPrChange w:id="4159" w:author="JY0225" w:date="2017-08-24T11:17:00Z">
            <w:rPr>
              <w:rFonts w:hint="eastAsia"/>
              <w:sz w:val="24"/>
            </w:rPr>
          </w:rPrChange>
        </w:rPr>
        <w:t>云</w:t>
      </w:r>
      <w:r w:rsidRPr="00987564">
        <w:rPr>
          <w:rFonts w:asciiTheme="minorEastAsia" w:hAnsiTheme="minorEastAsia"/>
          <w:sz w:val="24"/>
          <w:rPrChange w:id="4160" w:author="JY0225" w:date="2017-08-24T11:17:00Z">
            <w:rPr>
              <w:sz w:val="24"/>
            </w:rPr>
          </w:rPrChange>
        </w:rPr>
        <w:t>备份中间件</w:t>
      </w:r>
      <w:r w:rsidRPr="00987564">
        <w:rPr>
          <w:rFonts w:asciiTheme="minorEastAsia" w:hAnsiTheme="minorEastAsia" w:hint="eastAsia"/>
          <w:sz w:val="24"/>
          <w:rPrChange w:id="4161" w:author="JY0225" w:date="2017-08-24T11:17:00Z">
            <w:rPr>
              <w:rFonts w:hint="eastAsia"/>
              <w:sz w:val="24"/>
            </w:rPr>
          </w:rPrChange>
        </w:rPr>
        <w:t>在</w:t>
      </w:r>
      <w:r w:rsidRPr="00987564">
        <w:rPr>
          <w:rFonts w:asciiTheme="minorEastAsia" w:hAnsiTheme="minorEastAsia"/>
          <w:sz w:val="24"/>
          <w:rPrChange w:id="4162" w:author="JY0225" w:date="2017-08-24T11:17:00Z">
            <w:rPr>
              <w:sz w:val="24"/>
            </w:rPr>
          </w:rPrChange>
        </w:rPr>
        <w:t>客户端和服务器之间工作，</w:t>
      </w:r>
      <w:r w:rsidRPr="00987564">
        <w:rPr>
          <w:rFonts w:asciiTheme="minorEastAsia" w:hAnsiTheme="minorEastAsia" w:hint="eastAsia"/>
          <w:sz w:val="24"/>
          <w:rPrChange w:id="4163" w:author="JY0225" w:date="2017-08-24T11:17:00Z">
            <w:rPr>
              <w:rFonts w:hint="eastAsia"/>
              <w:sz w:val="24"/>
            </w:rPr>
          </w:rPrChange>
        </w:rPr>
        <w:t>多个</w:t>
      </w:r>
      <w:r w:rsidRPr="00987564">
        <w:rPr>
          <w:rFonts w:asciiTheme="minorEastAsia" w:hAnsiTheme="minorEastAsia"/>
          <w:sz w:val="24"/>
          <w:rPrChange w:id="4164" w:author="JY0225" w:date="2017-08-24T11:17:00Z">
            <w:rPr>
              <w:sz w:val="24"/>
            </w:rPr>
          </w:rPrChange>
        </w:rPr>
        <w:t>客户端的命令通过中间件</w:t>
      </w:r>
    </w:p>
    <w:p w14:paraId="31922CAD" w14:textId="02951739" w:rsidR="006948E4" w:rsidRPr="00987564" w:rsidRDefault="006948E4" w:rsidP="007240A8">
      <w:pPr>
        <w:spacing w:line="400" w:lineRule="exact"/>
        <w:rPr>
          <w:rFonts w:asciiTheme="minorEastAsia" w:hAnsiTheme="minorEastAsia"/>
          <w:sz w:val="24"/>
          <w:rPrChange w:id="4165" w:author="JY0225" w:date="2017-08-24T11:17:00Z">
            <w:rPr>
              <w:sz w:val="24"/>
            </w:rPr>
          </w:rPrChange>
        </w:rPr>
      </w:pPr>
      <w:r w:rsidRPr="00987564">
        <w:rPr>
          <w:rFonts w:asciiTheme="minorEastAsia" w:hAnsiTheme="minorEastAsia"/>
          <w:sz w:val="24"/>
          <w:rPrChange w:id="4166" w:author="JY0225" w:date="2017-08-24T11:17:00Z">
            <w:rPr>
              <w:sz w:val="24"/>
            </w:rPr>
          </w:rPrChange>
        </w:rPr>
        <w:t>提</w:t>
      </w:r>
      <w:r w:rsidRPr="00987564">
        <w:rPr>
          <w:rFonts w:asciiTheme="minorEastAsia" w:hAnsiTheme="minorEastAsia" w:hint="eastAsia"/>
          <w:sz w:val="24"/>
          <w:rPrChange w:id="4167" w:author="JY0225" w:date="2017-08-24T11:17:00Z">
            <w:rPr>
              <w:rFonts w:hint="eastAsia"/>
              <w:sz w:val="24"/>
            </w:rPr>
          </w:rPrChange>
        </w:rPr>
        <w:t>交给</w:t>
      </w:r>
      <w:r w:rsidRPr="00987564">
        <w:rPr>
          <w:rFonts w:asciiTheme="minorEastAsia" w:hAnsiTheme="minorEastAsia"/>
          <w:sz w:val="24"/>
          <w:rPrChange w:id="4168" w:author="JY0225" w:date="2017-08-24T11:17:00Z">
            <w:rPr>
              <w:sz w:val="24"/>
            </w:rPr>
          </w:rPrChange>
        </w:rPr>
        <w:t>服务器。</w:t>
      </w:r>
      <w:r w:rsidRPr="00987564">
        <w:rPr>
          <w:rFonts w:asciiTheme="minorEastAsia" w:hAnsiTheme="minorEastAsia" w:hint="eastAsia"/>
          <w:sz w:val="24"/>
          <w:rPrChange w:id="4169" w:author="JY0225" w:date="2017-08-24T11:17:00Z">
            <w:rPr>
              <w:rFonts w:hint="eastAsia"/>
              <w:sz w:val="24"/>
            </w:rPr>
          </w:rPrChange>
        </w:rPr>
        <w:t>当用户注销或者在机器重启的情况下，仍然需要中间件执行未完成的任务。因此，中间件需要持久化保存多个客户端的请求，以可靠地执行客户</w:t>
      </w:r>
      <w:r w:rsidRPr="00987564">
        <w:rPr>
          <w:rFonts w:asciiTheme="minorEastAsia" w:hAnsiTheme="minorEastAsia" w:hint="eastAsia"/>
          <w:sz w:val="24"/>
          <w:rPrChange w:id="4170" w:author="JY0225" w:date="2017-08-24T11:17:00Z">
            <w:rPr>
              <w:rFonts w:hint="eastAsia"/>
              <w:sz w:val="24"/>
            </w:rPr>
          </w:rPrChange>
        </w:rPr>
        <w:lastRenderedPageBreak/>
        <w:t>端提交的任务。同时，用户在访问</w:t>
      </w:r>
      <w:r w:rsidR="00476838" w:rsidRPr="00987564">
        <w:rPr>
          <w:rFonts w:asciiTheme="minorEastAsia" w:hAnsiTheme="minorEastAsia" w:hint="eastAsia"/>
          <w:sz w:val="24"/>
          <w:rPrChange w:id="4171" w:author="JY0225" w:date="2017-08-24T11:17:00Z">
            <w:rPr>
              <w:rFonts w:hint="eastAsia"/>
              <w:sz w:val="24"/>
            </w:rPr>
          </w:rPrChange>
        </w:rPr>
        <w:t>备份</w:t>
      </w:r>
      <w:r w:rsidRPr="00987564">
        <w:rPr>
          <w:rFonts w:asciiTheme="minorEastAsia" w:hAnsiTheme="minorEastAsia" w:hint="eastAsia"/>
          <w:sz w:val="24"/>
          <w:rPrChange w:id="4172" w:author="JY0225" w:date="2017-08-24T11:17:00Z">
            <w:rPr>
              <w:rFonts w:hint="eastAsia"/>
              <w:sz w:val="24"/>
            </w:rPr>
          </w:rPrChange>
        </w:rPr>
        <w:t>服务器上的资源时，需要提供身份和授权信息，因此中间件也需要保存用户的相关私密信息。以下展示的是会话持久化管理的流程设计，包括会话持久化与会话加密管理流程设计。</w:t>
      </w:r>
    </w:p>
    <w:p w14:paraId="4FC8B606" w14:textId="77777777" w:rsidR="009A5BD3" w:rsidRPr="00987564" w:rsidDel="00A35D1C" w:rsidRDefault="0000160D" w:rsidP="007240A8">
      <w:pPr>
        <w:spacing w:line="400" w:lineRule="exact"/>
        <w:ind w:firstLine="420"/>
        <w:rPr>
          <w:del w:id="4173" w:author="JY0225" w:date="2017-08-22T19:06:00Z"/>
          <w:rFonts w:asciiTheme="minorEastAsia" w:hAnsiTheme="minorEastAsia"/>
          <w:bCs/>
          <w:sz w:val="24"/>
          <w:rPrChange w:id="4174" w:author="JY0225" w:date="2017-08-24T11:17:00Z">
            <w:rPr>
              <w:del w:id="4175" w:author="JY0225" w:date="2017-08-22T19:06:00Z"/>
              <w:bCs/>
              <w:sz w:val="24"/>
            </w:rPr>
          </w:rPrChange>
        </w:rPr>
      </w:pPr>
      <w:r w:rsidRPr="00987564">
        <w:rPr>
          <w:rFonts w:asciiTheme="minorEastAsia" w:hAnsiTheme="minorEastAsia" w:hint="eastAsia"/>
          <w:bCs/>
          <w:sz w:val="24"/>
          <w:rPrChange w:id="4176" w:author="JY0225" w:date="2017-08-24T11:17:00Z">
            <w:rPr>
              <w:rFonts w:hint="eastAsia"/>
              <w:bCs/>
              <w:sz w:val="24"/>
            </w:rPr>
          </w:rPrChange>
        </w:rPr>
        <w:t>1</w:t>
      </w:r>
      <w:r w:rsidRPr="00987564">
        <w:rPr>
          <w:rFonts w:asciiTheme="minorEastAsia" w:hAnsiTheme="minorEastAsia" w:hint="eastAsia"/>
          <w:bCs/>
          <w:sz w:val="24"/>
          <w:rPrChange w:id="4177" w:author="JY0225" w:date="2017-08-24T11:17:00Z">
            <w:rPr>
              <w:rFonts w:hint="eastAsia"/>
              <w:bCs/>
              <w:sz w:val="24"/>
            </w:rPr>
          </w:rPrChange>
        </w:rPr>
        <w:t>）</w:t>
      </w:r>
      <w:r w:rsidR="009A5BD3" w:rsidRPr="00987564">
        <w:rPr>
          <w:rFonts w:asciiTheme="minorEastAsia" w:hAnsiTheme="minorEastAsia"/>
          <w:bCs/>
          <w:sz w:val="24"/>
          <w:rPrChange w:id="4178" w:author="JY0225" w:date="2017-08-24T11:17:00Z">
            <w:rPr>
              <w:bCs/>
              <w:sz w:val="24"/>
            </w:rPr>
          </w:rPrChange>
        </w:rPr>
        <w:t>会话持久化流程设计</w:t>
      </w:r>
    </w:p>
    <w:p w14:paraId="4E5A9A10" w14:textId="1A2CD74D" w:rsidR="00A35D1C" w:rsidRPr="00987564" w:rsidRDefault="003A7F99">
      <w:pPr>
        <w:spacing w:line="400" w:lineRule="exact"/>
        <w:ind w:firstLine="420"/>
        <w:rPr>
          <w:ins w:id="4179" w:author="JY0225" w:date="2017-08-22T19:08:00Z"/>
          <w:rFonts w:asciiTheme="minorEastAsia" w:hAnsiTheme="minorEastAsia"/>
          <w:sz w:val="24"/>
          <w:rPrChange w:id="4180" w:author="JY0225" w:date="2017-08-24T11:17:00Z">
            <w:rPr>
              <w:ins w:id="4181" w:author="JY0225" w:date="2017-08-22T19:08:00Z"/>
            </w:rPr>
          </w:rPrChange>
        </w:rPr>
        <w:pPrChange w:id="4182" w:author="JY0225" w:date="2017-08-22T19:12:00Z">
          <w:pPr>
            <w:jc w:val="center"/>
          </w:pPr>
        </w:pPrChange>
      </w:pPr>
      <w:del w:id="4183" w:author="JY0225" w:date="2017-08-22T19:04:00Z">
        <w:r w:rsidRPr="00987564" w:rsidDel="00A35D1C">
          <w:rPr>
            <w:rFonts w:asciiTheme="minorEastAsia" w:hAnsiTheme="minorEastAsia"/>
            <w:noProof/>
            <w:sz w:val="24"/>
            <w:rPrChange w:id="4184" w:author="JY0225" w:date="2017-08-24T11:17:00Z">
              <w:rPr>
                <w:noProof/>
                <w:sz w:val="24"/>
              </w:rPr>
            </w:rPrChange>
          </w:rPr>
          <w:drawing>
            <wp:inline distT="0" distB="0" distL="0" distR="0" wp14:anchorId="3FB8C6D1" wp14:editId="7D583D0C">
              <wp:extent cx="4776716" cy="2669948"/>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会话持久化流程设计.jpg"/>
                      <pic:cNvPicPr/>
                    </pic:nvPicPr>
                    <pic:blipFill>
                      <a:blip r:embed="rId53">
                        <a:extLst>
                          <a:ext uri="{28A0092B-C50C-407E-A947-70E740481C1C}">
                            <a14:useLocalDpi xmlns:a14="http://schemas.microsoft.com/office/drawing/2010/main" val="0"/>
                          </a:ext>
                        </a:extLst>
                      </a:blip>
                      <a:stretch>
                        <a:fillRect/>
                      </a:stretch>
                    </pic:blipFill>
                    <pic:spPr>
                      <a:xfrm>
                        <a:off x="0" y="0"/>
                        <a:ext cx="4806911" cy="2686826"/>
                      </a:xfrm>
                      <a:prstGeom prst="rect">
                        <a:avLst/>
                      </a:prstGeom>
                    </pic:spPr>
                  </pic:pic>
                </a:graphicData>
              </a:graphic>
            </wp:inline>
          </w:drawing>
        </w:r>
      </w:del>
    </w:p>
    <w:p w14:paraId="48734C8A" w14:textId="20813232" w:rsidR="007B2645" w:rsidRPr="00894938" w:rsidRDefault="00C0530C" w:rsidP="000E4D98">
      <w:pPr>
        <w:jc w:val="center"/>
      </w:pPr>
      <w:ins w:id="4185" w:author="JY0225" w:date="2017-08-22T19:10:00Z">
        <w:r>
          <w:object w:dxaOrig="9703" w:dyaOrig="5680" w14:anchorId="521DCD1E">
            <v:shape id="_x0000_i1036" type="#_x0000_t75" style="width:387.1pt;height:226.3pt" o:ole="">
              <v:imagedata r:id="rId54" o:title=""/>
            </v:shape>
            <o:OLEObject Type="Embed" ProgID="Visio.Drawing.15" ShapeID="_x0000_i1036" DrawAspect="Content" ObjectID="_1565082768" r:id="rId55"/>
          </w:object>
        </w:r>
      </w:ins>
    </w:p>
    <w:p w14:paraId="1705718B" w14:textId="286C4B43" w:rsidR="00C0122F" w:rsidRPr="00987564" w:rsidRDefault="00C0122F" w:rsidP="00987564">
      <w:pPr>
        <w:spacing w:line="400" w:lineRule="exact"/>
        <w:ind w:firstLine="420"/>
        <w:jc w:val="center"/>
        <w:rPr>
          <w:rFonts w:asciiTheme="minorEastAsia" w:hAnsiTheme="minorEastAsia"/>
          <w:sz w:val="24"/>
          <w:rPrChange w:id="4186" w:author="JY0225" w:date="2017-08-24T11:18:00Z">
            <w:rPr>
              <w:sz w:val="24"/>
            </w:rPr>
          </w:rPrChange>
        </w:rPr>
        <w:pPrChange w:id="4187" w:author="JY0225" w:date="2017-08-24T11:18:00Z">
          <w:pPr>
            <w:spacing w:line="360" w:lineRule="auto"/>
            <w:ind w:firstLine="420"/>
            <w:jc w:val="center"/>
          </w:pPr>
        </w:pPrChange>
      </w:pPr>
      <w:r w:rsidRPr="00987564">
        <w:rPr>
          <w:rFonts w:asciiTheme="minorEastAsia" w:hAnsiTheme="minorEastAsia" w:hint="eastAsia"/>
          <w:sz w:val="24"/>
          <w:rPrChange w:id="4188" w:author="JY0225" w:date="2017-08-24T11:18:00Z">
            <w:rPr>
              <w:rFonts w:hint="eastAsia"/>
              <w:sz w:val="24"/>
            </w:rPr>
          </w:rPrChange>
        </w:rPr>
        <w:t>图</w:t>
      </w:r>
      <w:r w:rsidR="00894938" w:rsidRPr="00987564">
        <w:rPr>
          <w:rFonts w:asciiTheme="minorEastAsia" w:hAnsiTheme="minorEastAsia"/>
          <w:sz w:val="24"/>
          <w:rPrChange w:id="4189" w:author="JY0225" w:date="2017-08-24T11:18:00Z">
            <w:rPr>
              <w:sz w:val="24"/>
            </w:rPr>
          </w:rPrChange>
        </w:rPr>
        <w:t>4-4</w:t>
      </w:r>
      <w:r w:rsidR="00894938" w:rsidRPr="00987564">
        <w:rPr>
          <w:rFonts w:asciiTheme="minorEastAsia" w:hAnsiTheme="minorEastAsia" w:hint="eastAsia"/>
          <w:sz w:val="24"/>
          <w:rPrChange w:id="4190" w:author="JY0225" w:date="2017-08-24T11:18:00Z">
            <w:rPr>
              <w:rFonts w:hint="eastAsia"/>
              <w:sz w:val="24"/>
            </w:rPr>
          </w:rPrChange>
        </w:rPr>
        <w:t xml:space="preserve"> </w:t>
      </w:r>
      <w:r w:rsidRPr="00987564">
        <w:rPr>
          <w:rFonts w:asciiTheme="minorEastAsia" w:hAnsiTheme="minorEastAsia"/>
          <w:sz w:val="24"/>
          <w:rPrChange w:id="4191" w:author="JY0225" w:date="2017-08-24T11:18:00Z">
            <w:rPr>
              <w:sz w:val="24"/>
            </w:rPr>
          </w:rPrChange>
        </w:rPr>
        <w:t>云</w:t>
      </w:r>
      <w:r w:rsidR="00476838" w:rsidRPr="00987564">
        <w:rPr>
          <w:rFonts w:asciiTheme="minorEastAsia" w:hAnsiTheme="minorEastAsia"/>
          <w:sz w:val="24"/>
          <w:rPrChange w:id="4192" w:author="JY0225" w:date="2017-08-24T11:18:00Z">
            <w:rPr>
              <w:sz w:val="24"/>
            </w:rPr>
          </w:rPrChange>
        </w:rPr>
        <w:t>备份</w:t>
      </w:r>
      <w:r w:rsidR="00746545" w:rsidRPr="00987564">
        <w:rPr>
          <w:rFonts w:asciiTheme="minorEastAsia" w:hAnsiTheme="minorEastAsia" w:hint="eastAsia"/>
          <w:sz w:val="24"/>
          <w:rPrChange w:id="4193" w:author="JY0225" w:date="2017-08-24T11:18:00Z">
            <w:rPr>
              <w:rFonts w:hint="eastAsia"/>
              <w:sz w:val="24"/>
            </w:rPr>
          </w:rPrChange>
        </w:rPr>
        <w:t>中</w:t>
      </w:r>
      <w:r w:rsidRPr="00987564">
        <w:rPr>
          <w:rFonts w:asciiTheme="minorEastAsia" w:hAnsiTheme="minorEastAsia"/>
          <w:sz w:val="24"/>
          <w:rPrChange w:id="4194" w:author="JY0225" w:date="2017-08-24T11:18:00Z">
            <w:rPr>
              <w:sz w:val="24"/>
            </w:rPr>
          </w:rPrChange>
        </w:rPr>
        <w:t>间件</w:t>
      </w:r>
      <w:r w:rsidR="00746545" w:rsidRPr="00987564">
        <w:rPr>
          <w:rFonts w:asciiTheme="minorEastAsia" w:hAnsiTheme="minorEastAsia" w:hint="eastAsia"/>
          <w:sz w:val="24"/>
          <w:rPrChange w:id="4195" w:author="JY0225" w:date="2017-08-24T11:18:00Z">
            <w:rPr>
              <w:rFonts w:hint="eastAsia"/>
              <w:sz w:val="24"/>
            </w:rPr>
          </w:rPrChange>
        </w:rPr>
        <w:t>系统</w:t>
      </w:r>
      <w:r w:rsidRPr="00987564">
        <w:rPr>
          <w:rFonts w:asciiTheme="minorEastAsia" w:hAnsiTheme="minorEastAsia" w:hint="eastAsia"/>
          <w:sz w:val="24"/>
          <w:rPrChange w:id="4196" w:author="JY0225" w:date="2017-08-24T11:18:00Z">
            <w:rPr>
              <w:rFonts w:hint="eastAsia"/>
              <w:sz w:val="24"/>
            </w:rPr>
          </w:rPrChange>
        </w:rPr>
        <w:t>会话持久化</w:t>
      </w:r>
      <w:r w:rsidRPr="00987564">
        <w:rPr>
          <w:rFonts w:asciiTheme="minorEastAsia" w:hAnsiTheme="minorEastAsia"/>
          <w:sz w:val="24"/>
          <w:rPrChange w:id="4197" w:author="JY0225" w:date="2017-08-24T11:18:00Z">
            <w:rPr>
              <w:sz w:val="24"/>
            </w:rPr>
          </w:rPrChange>
        </w:rPr>
        <w:t>流程图</w:t>
      </w:r>
    </w:p>
    <w:p w14:paraId="5761E306" w14:textId="4D58FB3A" w:rsidR="00C0122F" w:rsidRPr="00987564" w:rsidRDefault="004E58D2" w:rsidP="00987564">
      <w:pPr>
        <w:spacing w:line="400" w:lineRule="exact"/>
        <w:ind w:firstLine="420"/>
        <w:jc w:val="left"/>
        <w:rPr>
          <w:rFonts w:asciiTheme="minorEastAsia" w:hAnsiTheme="minorEastAsia"/>
          <w:sz w:val="24"/>
          <w:rPrChange w:id="4198" w:author="JY0225" w:date="2017-08-24T11:18:00Z">
            <w:rPr>
              <w:sz w:val="24"/>
            </w:rPr>
          </w:rPrChange>
        </w:rPr>
        <w:pPrChange w:id="4199" w:author="JY0225" w:date="2017-08-24T11:18:00Z">
          <w:pPr>
            <w:spacing w:line="400" w:lineRule="exact"/>
            <w:ind w:firstLine="420"/>
            <w:jc w:val="left"/>
          </w:pPr>
        </w:pPrChange>
      </w:pPr>
      <w:ins w:id="4200" w:author="JY0225" w:date="2017-08-23T15:34:00Z">
        <w:r w:rsidRPr="00987564">
          <w:rPr>
            <w:rFonts w:asciiTheme="minorEastAsia" w:hAnsiTheme="minorEastAsia" w:hint="eastAsia"/>
            <w:sz w:val="24"/>
            <w:rPrChange w:id="4201" w:author="JY0225" w:date="2017-08-24T11:18:00Z">
              <w:rPr>
                <w:rFonts w:hint="eastAsia"/>
                <w:sz w:val="24"/>
              </w:rPr>
            </w:rPrChange>
          </w:rPr>
          <w:t>如图</w:t>
        </w:r>
        <w:r w:rsidRPr="00987564">
          <w:rPr>
            <w:rFonts w:asciiTheme="minorEastAsia" w:hAnsiTheme="minorEastAsia" w:hint="eastAsia"/>
            <w:sz w:val="24"/>
            <w:rPrChange w:id="4202" w:author="JY0225" w:date="2017-08-24T11:18:00Z">
              <w:rPr>
                <w:rFonts w:hint="eastAsia"/>
                <w:sz w:val="24"/>
              </w:rPr>
            </w:rPrChange>
          </w:rPr>
          <w:t>4-4</w:t>
        </w:r>
        <w:r w:rsidRPr="00987564">
          <w:rPr>
            <w:rFonts w:asciiTheme="minorEastAsia" w:hAnsiTheme="minorEastAsia" w:hint="eastAsia"/>
            <w:sz w:val="24"/>
            <w:rPrChange w:id="4203" w:author="JY0225" w:date="2017-08-24T11:18:00Z">
              <w:rPr>
                <w:rFonts w:hint="eastAsia"/>
                <w:sz w:val="24"/>
              </w:rPr>
            </w:rPrChange>
          </w:rPr>
          <w:t>所示，</w:t>
        </w:r>
      </w:ins>
      <w:r w:rsidR="0085667D" w:rsidRPr="00987564">
        <w:rPr>
          <w:rFonts w:asciiTheme="minorEastAsia" w:hAnsiTheme="minorEastAsia" w:hint="eastAsia"/>
          <w:sz w:val="24"/>
          <w:rPrChange w:id="4204" w:author="JY0225" w:date="2017-08-24T11:18:00Z">
            <w:rPr>
              <w:rFonts w:hint="eastAsia"/>
              <w:sz w:val="24"/>
            </w:rPr>
          </w:rPrChange>
        </w:rPr>
        <w:t>中间件</w:t>
      </w:r>
      <w:r w:rsidR="008E7DCE" w:rsidRPr="00987564">
        <w:rPr>
          <w:rFonts w:asciiTheme="minorEastAsia" w:hAnsiTheme="minorEastAsia" w:hint="eastAsia"/>
          <w:sz w:val="24"/>
          <w:rPrChange w:id="4205" w:author="JY0225" w:date="2017-08-24T11:18:00Z">
            <w:rPr>
              <w:rFonts w:hint="eastAsia"/>
              <w:sz w:val="24"/>
            </w:rPr>
          </w:rPrChange>
        </w:rPr>
        <w:t>接收到客户端</w:t>
      </w:r>
      <w:r w:rsidR="004039BB" w:rsidRPr="00987564">
        <w:rPr>
          <w:rFonts w:asciiTheme="minorEastAsia" w:hAnsiTheme="minorEastAsia" w:hint="eastAsia"/>
          <w:sz w:val="24"/>
          <w:rPrChange w:id="4206" w:author="JY0225" w:date="2017-08-24T11:18:00Z">
            <w:rPr>
              <w:rFonts w:hint="eastAsia"/>
              <w:sz w:val="24"/>
            </w:rPr>
          </w:rPrChange>
        </w:rPr>
        <w:t>的请求后，首先将请求</w:t>
      </w:r>
      <w:r w:rsidR="008E7DCE" w:rsidRPr="00987564">
        <w:rPr>
          <w:rFonts w:asciiTheme="minorEastAsia" w:hAnsiTheme="minorEastAsia" w:hint="eastAsia"/>
          <w:sz w:val="24"/>
          <w:rPrChange w:id="4207" w:author="JY0225" w:date="2017-08-24T11:18:00Z">
            <w:rPr>
              <w:rFonts w:hint="eastAsia"/>
              <w:sz w:val="24"/>
            </w:rPr>
          </w:rPrChange>
        </w:rPr>
        <w:t>发送给持久会话模块进行会话备份。若请求中含有与会话查询有关的指令，持久会话模块会从数据库中查询该条指令，并调用数据加密模块进行相应的解密操作，然后将结果返回给客户端；若请求中含有与会话撤销有关</w:t>
      </w:r>
      <w:r w:rsidR="00A7581A" w:rsidRPr="00987564">
        <w:rPr>
          <w:rFonts w:asciiTheme="minorEastAsia" w:hAnsiTheme="minorEastAsia" w:hint="eastAsia"/>
          <w:sz w:val="24"/>
          <w:rPrChange w:id="4208" w:author="JY0225" w:date="2017-08-24T11:18:00Z">
            <w:rPr>
              <w:rFonts w:hint="eastAsia"/>
              <w:sz w:val="24"/>
            </w:rPr>
          </w:rPrChange>
        </w:rPr>
        <w:t>的指令，则直接在数据库中将相应的会话删除，并将删除结果返回给客</w:t>
      </w:r>
      <w:r w:rsidR="008E7DCE" w:rsidRPr="00987564">
        <w:rPr>
          <w:rFonts w:asciiTheme="minorEastAsia" w:hAnsiTheme="minorEastAsia" w:hint="eastAsia"/>
          <w:sz w:val="24"/>
          <w:rPrChange w:id="4209" w:author="JY0225" w:date="2017-08-24T11:18:00Z">
            <w:rPr>
              <w:rFonts w:hint="eastAsia"/>
              <w:sz w:val="24"/>
            </w:rPr>
          </w:rPrChange>
        </w:rPr>
        <w:t>端。</w:t>
      </w:r>
    </w:p>
    <w:p w14:paraId="614F46C0" w14:textId="454E9C7A" w:rsidR="00983C59" w:rsidRPr="00987564" w:rsidRDefault="00555860" w:rsidP="00987564">
      <w:pPr>
        <w:spacing w:line="400" w:lineRule="exact"/>
        <w:ind w:firstLine="420"/>
        <w:rPr>
          <w:ins w:id="4210" w:author="JY0225" w:date="2017-08-23T14:24:00Z"/>
          <w:rFonts w:asciiTheme="minorEastAsia" w:hAnsiTheme="minorEastAsia"/>
          <w:bCs/>
          <w:sz w:val="24"/>
          <w:rPrChange w:id="4211" w:author="JY0225" w:date="2017-08-24T11:18:00Z">
            <w:rPr>
              <w:ins w:id="4212" w:author="JY0225" w:date="2017-08-23T14:24:00Z"/>
              <w:bCs/>
              <w:sz w:val="24"/>
            </w:rPr>
          </w:rPrChange>
        </w:rPr>
        <w:pPrChange w:id="4213" w:author="JY0225" w:date="2017-08-24T11:18:00Z">
          <w:pPr>
            <w:spacing w:line="400" w:lineRule="exact"/>
            <w:ind w:firstLine="420"/>
          </w:pPr>
        </w:pPrChange>
      </w:pPr>
      <w:r w:rsidRPr="00987564">
        <w:rPr>
          <w:rFonts w:asciiTheme="minorEastAsia" w:hAnsiTheme="minorEastAsia"/>
          <w:bCs/>
          <w:sz w:val="24"/>
          <w:rPrChange w:id="4214" w:author="JY0225" w:date="2017-08-24T11:18:00Z">
            <w:rPr>
              <w:bCs/>
              <w:sz w:val="24"/>
            </w:rPr>
          </w:rPrChange>
        </w:rPr>
        <w:t>2</w:t>
      </w:r>
      <w:r w:rsidRPr="00987564">
        <w:rPr>
          <w:rFonts w:asciiTheme="minorEastAsia" w:hAnsiTheme="minorEastAsia" w:hint="eastAsia"/>
          <w:bCs/>
          <w:sz w:val="24"/>
          <w:rPrChange w:id="4215" w:author="JY0225" w:date="2017-08-24T11:18:00Z">
            <w:rPr>
              <w:rFonts w:hint="eastAsia"/>
              <w:bCs/>
              <w:sz w:val="24"/>
            </w:rPr>
          </w:rPrChange>
        </w:rPr>
        <w:t>）</w:t>
      </w:r>
      <w:r w:rsidR="00983C59" w:rsidRPr="00987564">
        <w:rPr>
          <w:rFonts w:asciiTheme="minorEastAsia" w:hAnsiTheme="minorEastAsia"/>
          <w:bCs/>
          <w:sz w:val="24"/>
          <w:rPrChange w:id="4216" w:author="JY0225" w:date="2017-08-24T11:18:00Z">
            <w:rPr>
              <w:bCs/>
              <w:sz w:val="24"/>
            </w:rPr>
          </w:rPrChange>
        </w:rPr>
        <w:t xml:space="preserve"> </w:t>
      </w:r>
      <w:r w:rsidR="009F5D2C" w:rsidRPr="00987564">
        <w:rPr>
          <w:rFonts w:asciiTheme="minorEastAsia" w:hAnsiTheme="minorEastAsia" w:hint="eastAsia"/>
          <w:bCs/>
          <w:sz w:val="24"/>
          <w:rPrChange w:id="4217" w:author="JY0225" w:date="2017-08-24T11:18:00Z">
            <w:rPr>
              <w:rFonts w:hint="eastAsia"/>
              <w:bCs/>
              <w:sz w:val="24"/>
            </w:rPr>
          </w:rPrChange>
        </w:rPr>
        <w:t>会话</w:t>
      </w:r>
      <w:r w:rsidR="009F5D2C" w:rsidRPr="00987564">
        <w:rPr>
          <w:rFonts w:asciiTheme="minorEastAsia" w:hAnsiTheme="minorEastAsia"/>
          <w:bCs/>
          <w:sz w:val="24"/>
          <w:rPrChange w:id="4218" w:author="JY0225" w:date="2017-08-24T11:18:00Z">
            <w:rPr>
              <w:bCs/>
              <w:sz w:val="24"/>
            </w:rPr>
          </w:rPrChange>
        </w:rPr>
        <w:t>加密</w:t>
      </w:r>
      <w:r w:rsidR="00983C59" w:rsidRPr="00987564">
        <w:rPr>
          <w:rFonts w:asciiTheme="minorEastAsia" w:hAnsiTheme="minorEastAsia"/>
          <w:bCs/>
          <w:sz w:val="24"/>
          <w:rPrChange w:id="4219" w:author="JY0225" w:date="2017-08-24T11:18:00Z">
            <w:rPr>
              <w:bCs/>
              <w:sz w:val="24"/>
            </w:rPr>
          </w:rPrChange>
        </w:rPr>
        <w:t>流程设计</w:t>
      </w:r>
    </w:p>
    <w:p w14:paraId="73D5BF2C" w14:textId="4C62176C" w:rsidR="001D6877" w:rsidRDefault="001D6877">
      <w:pPr>
        <w:rPr>
          <w:ins w:id="4220" w:author="JY0225" w:date="2017-08-23T14:24:00Z"/>
        </w:rPr>
        <w:pPrChange w:id="4221" w:author="JY0225" w:date="2017-08-23T14:24:00Z">
          <w:pPr>
            <w:spacing w:line="400" w:lineRule="exact"/>
            <w:ind w:firstLine="420"/>
          </w:pPr>
        </w:pPrChange>
      </w:pPr>
      <w:ins w:id="4222" w:author="JY0225" w:date="2017-08-23T14:24:00Z">
        <w:r>
          <w:object w:dxaOrig="12778" w:dyaOrig="6474" w14:anchorId="0BB204A0">
            <v:shape id="_x0000_i1037" type="#_x0000_t75" style="width:429.2pt;height:216.95pt" o:ole="">
              <v:imagedata r:id="rId56" o:title=""/>
            </v:shape>
            <o:OLEObject Type="Embed" ProgID="Visio.Drawing.15" ShapeID="_x0000_i1037" DrawAspect="Content" ObjectID="_1565082769" r:id="rId57"/>
          </w:object>
        </w:r>
      </w:ins>
    </w:p>
    <w:p w14:paraId="416BFDDB" w14:textId="77777777" w:rsidR="001D6877" w:rsidRPr="00987564" w:rsidDel="001D6877" w:rsidRDefault="001D6877" w:rsidP="00987564">
      <w:pPr>
        <w:spacing w:line="400" w:lineRule="exact"/>
        <w:ind w:firstLine="420"/>
        <w:jc w:val="center"/>
        <w:rPr>
          <w:del w:id="4223" w:author="JY0225" w:date="2017-08-23T14:24:00Z"/>
          <w:moveTo w:id="4224" w:author="JY0225" w:date="2017-08-23T14:24:00Z"/>
          <w:rFonts w:asciiTheme="minorEastAsia" w:hAnsiTheme="minorEastAsia"/>
          <w:sz w:val="24"/>
          <w:rPrChange w:id="4225" w:author="JY0225" w:date="2017-08-24T11:18:00Z">
            <w:rPr>
              <w:del w:id="4226" w:author="JY0225" w:date="2017-08-23T14:24:00Z"/>
              <w:moveTo w:id="4227" w:author="JY0225" w:date="2017-08-23T14:24:00Z"/>
              <w:sz w:val="24"/>
            </w:rPr>
          </w:rPrChange>
        </w:rPr>
        <w:pPrChange w:id="4228" w:author="JY0225" w:date="2017-08-24T11:18:00Z">
          <w:pPr>
            <w:spacing w:line="360" w:lineRule="auto"/>
            <w:ind w:firstLine="420"/>
            <w:jc w:val="center"/>
          </w:pPr>
        </w:pPrChange>
      </w:pPr>
      <w:moveToRangeStart w:id="4229" w:author="JY0225" w:date="2017-08-23T14:24:00Z" w:name="move491261601"/>
      <w:moveTo w:id="4230" w:author="JY0225" w:date="2017-08-23T14:24:00Z">
        <w:r w:rsidRPr="00987564">
          <w:rPr>
            <w:rFonts w:asciiTheme="minorEastAsia" w:hAnsiTheme="minorEastAsia" w:hint="eastAsia"/>
            <w:sz w:val="24"/>
            <w:rPrChange w:id="4231" w:author="JY0225" w:date="2017-08-24T11:18:00Z">
              <w:rPr>
                <w:rFonts w:hint="eastAsia"/>
                <w:sz w:val="24"/>
              </w:rPr>
            </w:rPrChange>
          </w:rPr>
          <w:t>图</w:t>
        </w:r>
        <w:r w:rsidRPr="00987564">
          <w:rPr>
            <w:rFonts w:asciiTheme="minorEastAsia" w:hAnsiTheme="minorEastAsia"/>
            <w:sz w:val="24"/>
            <w:rPrChange w:id="4232" w:author="JY0225" w:date="2017-08-24T11:18:00Z">
              <w:rPr>
                <w:sz w:val="24"/>
              </w:rPr>
            </w:rPrChange>
          </w:rPr>
          <w:t>4-5</w:t>
        </w:r>
        <w:r w:rsidRPr="00987564">
          <w:rPr>
            <w:rFonts w:asciiTheme="minorEastAsia" w:hAnsiTheme="minorEastAsia"/>
            <w:sz w:val="24"/>
            <w:rPrChange w:id="4233" w:author="JY0225" w:date="2017-08-24T11:18:00Z">
              <w:rPr>
                <w:sz w:val="24"/>
              </w:rPr>
            </w:rPrChange>
          </w:rPr>
          <w:t>云备份中间件</w:t>
        </w:r>
        <w:r w:rsidRPr="00987564">
          <w:rPr>
            <w:rFonts w:asciiTheme="minorEastAsia" w:hAnsiTheme="minorEastAsia" w:hint="eastAsia"/>
            <w:sz w:val="24"/>
            <w:rPrChange w:id="4234" w:author="JY0225" w:date="2017-08-24T11:18:00Z">
              <w:rPr>
                <w:rFonts w:hint="eastAsia"/>
                <w:sz w:val="24"/>
              </w:rPr>
            </w:rPrChange>
          </w:rPr>
          <w:t>系统会话加密</w:t>
        </w:r>
        <w:r w:rsidRPr="00987564">
          <w:rPr>
            <w:rFonts w:asciiTheme="minorEastAsia" w:hAnsiTheme="minorEastAsia"/>
            <w:sz w:val="24"/>
            <w:rPrChange w:id="4235" w:author="JY0225" w:date="2017-08-24T11:18:00Z">
              <w:rPr>
                <w:sz w:val="24"/>
              </w:rPr>
            </w:rPrChange>
          </w:rPr>
          <w:t>流程图</w:t>
        </w:r>
      </w:moveTo>
    </w:p>
    <w:moveToRangeEnd w:id="4229"/>
    <w:p w14:paraId="24671C13" w14:textId="77777777" w:rsidR="001D6877" w:rsidRPr="00987564" w:rsidRDefault="001D6877" w:rsidP="00987564">
      <w:pPr>
        <w:spacing w:line="400" w:lineRule="exact"/>
        <w:ind w:firstLine="420"/>
        <w:jc w:val="center"/>
        <w:rPr>
          <w:rFonts w:asciiTheme="minorEastAsia" w:hAnsiTheme="minorEastAsia"/>
          <w:rPrChange w:id="4236" w:author="JY0225" w:date="2017-08-24T11:18:00Z">
            <w:rPr/>
          </w:rPrChange>
        </w:rPr>
        <w:pPrChange w:id="4237" w:author="JY0225" w:date="2017-08-24T11:18:00Z">
          <w:pPr>
            <w:spacing w:line="400" w:lineRule="exact"/>
            <w:ind w:firstLine="420"/>
          </w:pPr>
        </w:pPrChange>
      </w:pPr>
    </w:p>
    <w:p w14:paraId="7C47B87E" w14:textId="4AE839A7" w:rsidR="00694313" w:rsidRPr="00987564" w:rsidDel="001D6877" w:rsidRDefault="00630F6A" w:rsidP="00987564">
      <w:pPr>
        <w:spacing w:line="400" w:lineRule="exact"/>
        <w:ind w:firstLine="420"/>
        <w:rPr>
          <w:del w:id="4238" w:author="JY0225" w:date="2017-08-23T14:24:00Z"/>
          <w:rFonts w:asciiTheme="minorEastAsia" w:hAnsiTheme="minorEastAsia"/>
          <w:sz w:val="24"/>
          <w:rPrChange w:id="4239" w:author="JY0225" w:date="2017-08-24T11:18:00Z">
            <w:rPr>
              <w:del w:id="4240" w:author="JY0225" w:date="2017-08-23T14:24:00Z"/>
              <w:sz w:val="24"/>
            </w:rPr>
          </w:rPrChange>
        </w:rPr>
        <w:pPrChange w:id="4241" w:author="JY0225" w:date="2017-08-24T11:18:00Z">
          <w:pPr>
            <w:spacing w:line="400" w:lineRule="exact"/>
            <w:ind w:firstLine="420"/>
          </w:pPr>
        </w:pPrChange>
      </w:pPr>
      <w:ins w:id="4242" w:author="JY0225" w:date="2017-08-23T15:34:00Z">
        <w:r w:rsidRPr="00987564">
          <w:rPr>
            <w:rFonts w:asciiTheme="minorEastAsia" w:hAnsiTheme="minorEastAsia" w:hint="eastAsia"/>
            <w:sz w:val="24"/>
            <w:rPrChange w:id="4243" w:author="JY0225" w:date="2017-08-24T11:18:00Z">
              <w:rPr>
                <w:rFonts w:hint="eastAsia"/>
                <w:sz w:val="24"/>
              </w:rPr>
            </w:rPrChange>
          </w:rPr>
          <w:lastRenderedPageBreak/>
          <w:t>如图</w:t>
        </w:r>
        <w:r w:rsidRPr="00987564">
          <w:rPr>
            <w:rFonts w:asciiTheme="minorEastAsia" w:hAnsiTheme="minorEastAsia" w:hint="eastAsia"/>
            <w:sz w:val="24"/>
            <w:rPrChange w:id="4244" w:author="JY0225" w:date="2017-08-24T11:18:00Z">
              <w:rPr>
                <w:rFonts w:hint="eastAsia"/>
                <w:sz w:val="24"/>
              </w:rPr>
            </w:rPrChange>
          </w:rPr>
          <w:t>4-4</w:t>
        </w:r>
        <w:r w:rsidRPr="00987564">
          <w:rPr>
            <w:rFonts w:asciiTheme="minorEastAsia" w:hAnsiTheme="minorEastAsia" w:hint="eastAsia"/>
            <w:sz w:val="24"/>
            <w:rPrChange w:id="4245" w:author="JY0225" w:date="2017-08-24T11:18:00Z">
              <w:rPr>
                <w:rFonts w:hint="eastAsia"/>
                <w:sz w:val="24"/>
              </w:rPr>
            </w:rPrChange>
          </w:rPr>
          <w:t>所示，</w:t>
        </w:r>
      </w:ins>
      <w:r w:rsidR="00157F03" w:rsidRPr="00987564">
        <w:rPr>
          <w:rFonts w:asciiTheme="minorEastAsia" w:hAnsiTheme="minorEastAsia" w:hint="eastAsia"/>
          <w:sz w:val="24"/>
          <w:rPrChange w:id="4246" w:author="JY0225" w:date="2017-08-24T11:18:00Z">
            <w:rPr>
              <w:rFonts w:hint="eastAsia"/>
              <w:sz w:val="24"/>
            </w:rPr>
          </w:rPrChange>
        </w:rPr>
        <w:t>中间件</w:t>
      </w:r>
      <w:r w:rsidR="00694313" w:rsidRPr="00987564">
        <w:rPr>
          <w:rFonts w:asciiTheme="minorEastAsia" w:hAnsiTheme="minorEastAsia" w:hint="eastAsia"/>
          <w:sz w:val="24"/>
          <w:rPrChange w:id="4247" w:author="JY0225" w:date="2017-08-24T11:18:00Z">
            <w:rPr>
              <w:rFonts w:hint="eastAsia"/>
              <w:sz w:val="24"/>
            </w:rPr>
          </w:rPrChange>
        </w:rPr>
        <w:t>接收到客户端</w:t>
      </w:r>
      <w:r w:rsidR="005A29C0" w:rsidRPr="00987564">
        <w:rPr>
          <w:rFonts w:asciiTheme="minorEastAsia" w:hAnsiTheme="minorEastAsia" w:hint="eastAsia"/>
          <w:sz w:val="24"/>
          <w:rPrChange w:id="4248" w:author="JY0225" w:date="2017-08-24T11:18:00Z">
            <w:rPr>
              <w:rFonts w:hint="eastAsia"/>
              <w:sz w:val="24"/>
            </w:rPr>
          </w:rPrChange>
        </w:rPr>
        <w:t>的请求</w:t>
      </w:r>
      <w:r w:rsidR="00694313" w:rsidRPr="00987564">
        <w:rPr>
          <w:rFonts w:asciiTheme="minorEastAsia" w:hAnsiTheme="minorEastAsia" w:hint="eastAsia"/>
          <w:sz w:val="24"/>
          <w:rPrChange w:id="4249" w:author="JY0225" w:date="2017-08-24T11:18:00Z">
            <w:rPr>
              <w:rFonts w:hint="eastAsia"/>
              <w:sz w:val="24"/>
            </w:rPr>
          </w:rPrChange>
        </w:rPr>
        <w:t>后，需要对会话进行备份。</w:t>
      </w:r>
      <w:r w:rsidR="00324604" w:rsidRPr="00987564">
        <w:rPr>
          <w:rFonts w:asciiTheme="minorEastAsia" w:hAnsiTheme="minorEastAsia" w:hint="eastAsia"/>
          <w:sz w:val="24"/>
          <w:rPrChange w:id="4250" w:author="JY0225" w:date="2017-08-24T11:18:00Z">
            <w:rPr>
              <w:rFonts w:hint="eastAsia"/>
              <w:sz w:val="24"/>
            </w:rPr>
          </w:rPrChange>
        </w:rPr>
        <w:t>若将会话以明文</w:t>
      </w:r>
      <w:r w:rsidR="0050706A" w:rsidRPr="00987564">
        <w:rPr>
          <w:rFonts w:asciiTheme="minorEastAsia" w:hAnsiTheme="minorEastAsia" w:hint="eastAsia"/>
          <w:sz w:val="24"/>
          <w:rPrChange w:id="4251" w:author="JY0225" w:date="2017-08-24T11:18:00Z">
            <w:rPr>
              <w:rFonts w:hint="eastAsia"/>
              <w:sz w:val="24"/>
            </w:rPr>
          </w:rPrChange>
        </w:rPr>
        <w:t>的</w:t>
      </w:r>
      <w:r w:rsidR="0071350E" w:rsidRPr="00987564">
        <w:rPr>
          <w:rFonts w:asciiTheme="minorEastAsia" w:hAnsiTheme="minorEastAsia" w:hint="eastAsia"/>
          <w:sz w:val="24"/>
          <w:rPrChange w:id="4252" w:author="JY0225" w:date="2017-08-24T11:18:00Z">
            <w:rPr>
              <w:rFonts w:hint="eastAsia"/>
              <w:sz w:val="24"/>
            </w:rPr>
          </w:rPrChange>
        </w:rPr>
        <w:t>形式</w:t>
      </w:r>
      <w:r w:rsidR="0050706A" w:rsidRPr="00987564">
        <w:rPr>
          <w:rFonts w:asciiTheme="minorEastAsia" w:hAnsiTheme="minorEastAsia" w:hint="eastAsia"/>
          <w:sz w:val="24"/>
          <w:rPrChange w:id="4253" w:author="JY0225" w:date="2017-08-24T11:18:00Z">
            <w:rPr>
              <w:rFonts w:hint="eastAsia"/>
              <w:sz w:val="24"/>
            </w:rPr>
          </w:rPrChange>
        </w:rPr>
        <w:t>保存在数据库中，</w:t>
      </w:r>
      <w:r w:rsidR="00694313" w:rsidRPr="00987564">
        <w:rPr>
          <w:rFonts w:asciiTheme="minorEastAsia" w:hAnsiTheme="minorEastAsia" w:hint="eastAsia"/>
          <w:sz w:val="24"/>
          <w:rPrChange w:id="4254" w:author="JY0225" w:date="2017-08-24T11:18:00Z">
            <w:rPr>
              <w:rFonts w:hint="eastAsia"/>
              <w:sz w:val="24"/>
            </w:rPr>
          </w:rPrChange>
        </w:rPr>
        <w:t>可能会导致用户信息泄露，因此在对会话进行备份</w:t>
      </w:r>
      <w:r w:rsidR="000469DC" w:rsidRPr="00987564">
        <w:rPr>
          <w:rFonts w:asciiTheme="minorEastAsia" w:hAnsiTheme="minorEastAsia" w:hint="eastAsia"/>
          <w:sz w:val="24"/>
          <w:rPrChange w:id="4255" w:author="JY0225" w:date="2017-08-24T11:18:00Z">
            <w:rPr>
              <w:rFonts w:hint="eastAsia"/>
              <w:sz w:val="24"/>
            </w:rPr>
          </w:rPrChange>
        </w:rPr>
        <w:t>之前，中间件首先</w:t>
      </w:r>
      <w:r w:rsidR="00694313" w:rsidRPr="00987564">
        <w:rPr>
          <w:rFonts w:asciiTheme="minorEastAsia" w:hAnsiTheme="minorEastAsia" w:hint="eastAsia"/>
          <w:sz w:val="24"/>
          <w:rPrChange w:id="4256" w:author="JY0225" w:date="2017-08-24T11:18:00Z">
            <w:rPr>
              <w:rFonts w:hint="eastAsia"/>
              <w:sz w:val="24"/>
            </w:rPr>
          </w:rPrChange>
        </w:rPr>
        <w:t>调用数据加密模块对用户会话进行加密，然后再存入数据库，并将结果返回给客户端。</w:t>
      </w:r>
    </w:p>
    <w:p w14:paraId="21FFCCC0" w14:textId="73A3A179" w:rsidR="00114324" w:rsidRPr="00987564" w:rsidRDefault="00D5110E" w:rsidP="00987564">
      <w:pPr>
        <w:spacing w:line="400" w:lineRule="exact"/>
        <w:ind w:firstLine="420"/>
        <w:rPr>
          <w:rFonts w:asciiTheme="minorEastAsia" w:hAnsiTheme="minorEastAsia"/>
          <w:bCs/>
          <w:sz w:val="24"/>
          <w:rPrChange w:id="4257" w:author="JY0225" w:date="2017-08-24T11:18:00Z">
            <w:rPr>
              <w:bCs/>
              <w:sz w:val="24"/>
            </w:rPr>
          </w:rPrChange>
        </w:rPr>
        <w:pPrChange w:id="4258" w:author="JY0225" w:date="2017-08-24T11:18:00Z">
          <w:pPr>
            <w:jc w:val="center"/>
          </w:pPr>
        </w:pPrChange>
      </w:pPr>
      <w:del w:id="4259" w:author="JY0225" w:date="2017-08-22T19:18:00Z">
        <w:r w:rsidRPr="00987564" w:rsidDel="00114324">
          <w:rPr>
            <w:rFonts w:asciiTheme="minorEastAsia" w:hAnsiTheme="minorEastAsia" w:hint="eastAsia"/>
            <w:bCs/>
            <w:noProof/>
            <w:sz w:val="24"/>
            <w:rPrChange w:id="4260" w:author="JY0225" w:date="2017-08-24T11:18:00Z">
              <w:rPr>
                <w:rFonts w:hint="eastAsia"/>
                <w:bCs/>
                <w:noProof/>
                <w:sz w:val="24"/>
              </w:rPr>
            </w:rPrChange>
          </w:rPr>
          <w:drawing>
            <wp:inline distT="0" distB="0" distL="0" distR="0" wp14:anchorId="31FB4C4E" wp14:editId="4C3634BB">
              <wp:extent cx="5257276" cy="2562225"/>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会话持久化加密流程设计01.jpg"/>
                      <pic:cNvPicPr/>
                    </pic:nvPicPr>
                    <pic:blipFill>
                      <a:blip r:embed="rId58">
                        <a:extLst>
                          <a:ext uri="{28A0092B-C50C-407E-A947-70E740481C1C}">
                            <a14:useLocalDpi xmlns:a14="http://schemas.microsoft.com/office/drawing/2010/main" val="0"/>
                          </a:ext>
                        </a:extLst>
                      </a:blip>
                      <a:stretch>
                        <a:fillRect/>
                      </a:stretch>
                    </pic:blipFill>
                    <pic:spPr>
                      <a:xfrm>
                        <a:off x="0" y="0"/>
                        <a:ext cx="5271031" cy="2568929"/>
                      </a:xfrm>
                      <a:prstGeom prst="rect">
                        <a:avLst/>
                      </a:prstGeom>
                    </pic:spPr>
                  </pic:pic>
                </a:graphicData>
              </a:graphic>
            </wp:inline>
          </w:drawing>
        </w:r>
      </w:del>
      <w:del w:id="4261" w:author="JY0225" w:date="2017-08-23T14:24:00Z">
        <w:r w:rsidR="003D15D7" w:rsidRPr="00987564" w:rsidDel="001D6877">
          <w:rPr>
            <w:rFonts w:asciiTheme="minorEastAsia" w:hAnsiTheme="minorEastAsia"/>
            <w:bCs/>
            <w:sz w:val="24"/>
            <w:rPrChange w:id="4262" w:author="JY0225" w:date="2017-08-24T11:18:00Z">
              <w:rPr>
                <w:bCs/>
                <w:sz w:val="24"/>
              </w:rPr>
            </w:rPrChange>
          </w:rPr>
          <w:fldChar w:fldCharType="begin"/>
        </w:r>
        <w:r w:rsidR="003D15D7" w:rsidRPr="00987564" w:rsidDel="001D6877">
          <w:rPr>
            <w:rFonts w:asciiTheme="minorEastAsia" w:hAnsiTheme="minorEastAsia"/>
            <w:bCs/>
            <w:sz w:val="24"/>
            <w:rPrChange w:id="4263" w:author="JY0225" w:date="2017-08-24T11:18:00Z">
              <w:rPr>
                <w:bCs/>
                <w:sz w:val="24"/>
              </w:rPr>
            </w:rPrChange>
          </w:rPr>
          <w:fldChar w:fldCharType="end"/>
        </w:r>
      </w:del>
    </w:p>
    <w:p w14:paraId="54234DD7" w14:textId="2CA85B41" w:rsidR="00B57F86" w:rsidRPr="00474528" w:rsidDel="001D6877" w:rsidRDefault="00B57F86" w:rsidP="008718D4">
      <w:pPr>
        <w:spacing w:line="360" w:lineRule="auto"/>
        <w:ind w:firstLine="420"/>
        <w:jc w:val="center"/>
        <w:rPr>
          <w:moveFrom w:id="4264" w:author="JY0225" w:date="2017-08-23T14:24:00Z"/>
          <w:sz w:val="24"/>
        </w:rPr>
      </w:pPr>
      <w:moveFromRangeStart w:id="4265" w:author="JY0225" w:date="2017-08-23T14:24:00Z" w:name="move491261601"/>
      <w:moveFrom w:id="4266" w:author="JY0225" w:date="2017-08-23T14:24:00Z">
        <w:r w:rsidRPr="00474528" w:rsidDel="001D6877">
          <w:rPr>
            <w:rFonts w:hint="eastAsia"/>
            <w:sz w:val="24"/>
          </w:rPr>
          <w:t>图</w:t>
        </w:r>
        <w:r w:rsidR="00474528" w:rsidDel="001D6877">
          <w:rPr>
            <w:sz w:val="24"/>
          </w:rPr>
          <w:t>4-5</w:t>
        </w:r>
        <w:r w:rsidRPr="00474528" w:rsidDel="001D6877">
          <w:rPr>
            <w:sz w:val="24"/>
          </w:rPr>
          <w:t>云</w:t>
        </w:r>
        <w:r w:rsidR="00476838" w:rsidDel="001D6877">
          <w:rPr>
            <w:sz w:val="24"/>
          </w:rPr>
          <w:t>备份</w:t>
        </w:r>
        <w:r w:rsidRPr="00474528" w:rsidDel="001D6877">
          <w:rPr>
            <w:sz w:val="24"/>
          </w:rPr>
          <w:t>中间件</w:t>
        </w:r>
        <w:r w:rsidR="00FB4349" w:rsidDel="001D6877">
          <w:rPr>
            <w:rFonts w:hint="eastAsia"/>
            <w:sz w:val="24"/>
          </w:rPr>
          <w:t>系统</w:t>
        </w:r>
        <w:r w:rsidRPr="00474528" w:rsidDel="001D6877">
          <w:rPr>
            <w:rFonts w:hint="eastAsia"/>
            <w:sz w:val="24"/>
          </w:rPr>
          <w:t>会话加密</w:t>
        </w:r>
        <w:r w:rsidRPr="00474528" w:rsidDel="001D6877">
          <w:rPr>
            <w:sz w:val="24"/>
          </w:rPr>
          <w:t>流程图</w:t>
        </w:r>
      </w:moveFrom>
    </w:p>
    <w:p w14:paraId="3C33E845" w14:textId="28D54414" w:rsidR="008B2918" w:rsidRDefault="00F91BA0" w:rsidP="008B2918">
      <w:pPr>
        <w:pStyle w:val="31"/>
      </w:pPr>
      <w:bookmarkStart w:id="4267" w:name="_Toc488351941"/>
      <w:bookmarkStart w:id="4268" w:name="_Toc488412527"/>
      <w:bookmarkStart w:id="4269" w:name="_Toc488421364"/>
      <w:bookmarkStart w:id="4270" w:name="_Toc488422521"/>
      <w:bookmarkStart w:id="4271" w:name="_Toc488477592"/>
      <w:bookmarkStart w:id="4272" w:name="_Toc488485825"/>
      <w:bookmarkStart w:id="4273" w:name="_Toc488493970"/>
      <w:bookmarkStart w:id="4274" w:name="_Toc488502785"/>
      <w:bookmarkStart w:id="4275" w:name="_Toc488503363"/>
      <w:bookmarkStart w:id="4276" w:name="_Toc488566475"/>
      <w:bookmarkStart w:id="4277" w:name="_Toc488567298"/>
      <w:bookmarkStart w:id="4278" w:name="_Toc488664336"/>
      <w:bookmarkStart w:id="4279" w:name="_Toc488744776"/>
      <w:bookmarkStart w:id="4280" w:name="_Toc491335245"/>
      <w:bookmarkEnd w:id="4267"/>
      <w:bookmarkEnd w:id="4268"/>
      <w:bookmarkEnd w:id="4269"/>
      <w:bookmarkEnd w:id="4270"/>
      <w:bookmarkEnd w:id="4271"/>
      <w:bookmarkEnd w:id="4272"/>
      <w:bookmarkEnd w:id="4273"/>
      <w:bookmarkEnd w:id="4274"/>
      <w:bookmarkEnd w:id="4275"/>
      <w:bookmarkEnd w:id="4276"/>
      <w:bookmarkEnd w:id="4277"/>
      <w:bookmarkEnd w:id="4278"/>
      <w:bookmarkEnd w:id="4279"/>
      <w:moveFromRangeEnd w:id="4265"/>
      <w:r>
        <w:t>4</w:t>
      </w:r>
      <w:r w:rsidR="00DB3111">
        <w:t>.3</w:t>
      </w:r>
      <w:r w:rsidR="00236A21">
        <w:t>.3</w:t>
      </w:r>
      <w:r w:rsidR="004D334F" w:rsidRPr="006637A1">
        <w:t xml:space="preserve"> </w:t>
      </w:r>
      <w:r w:rsidR="00D70FFC">
        <w:rPr>
          <w:rFonts w:hint="eastAsia"/>
        </w:rPr>
        <w:t>大文件传输</w:t>
      </w:r>
      <w:r w:rsidR="005F020A">
        <w:rPr>
          <w:rFonts w:hint="eastAsia"/>
        </w:rPr>
        <w:t>流程设计</w:t>
      </w:r>
      <w:bookmarkEnd w:id="4280"/>
    </w:p>
    <w:p w14:paraId="11E2182C" w14:textId="110FFD0A" w:rsidR="00432E71" w:rsidRPr="00861351" w:rsidRDefault="00800688" w:rsidP="007240A8">
      <w:pPr>
        <w:spacing w:line="400" w:lineRule="exact"/>
        <w:ind w:firstLine="420"/>
        <w:jc w:val="left"/>
        <w:rPr>
          <w:sz w:val="24"/>
        </w:rPr>
      </w:pPr>
      <w:r>
        <w:rPr>
          <w:rFonts w:hint="eastAsia"/>
          <w:sz w:val="24"/>
        </w:rPr>
        <w:t>大文件传输</w:t>
      </w:r>
      <w:r w:rsidR="00432E71" w:rsidRPr="00861351">
        <w:rPr>
          <w:rFonts w:hint="eastAsia"/>
          <w:sz w:val="24"/>
        </w:rPr>
        <w:t>利用服务器的高级功能</w:t>
      </w:r>
      <w:r w:rsidR="00421595">
        <w:rPr>
          <w:rFonts w:hint="eastAsia"/>
          <w:sz w:val="24"/>
        </w:rPr>
        <w:t>，</w:t>
      </w:r>
      <w:r w:rsidR="00E078C1">
        <w:rPr>
          <w:rFonts w:hint="eastAsia"/>
          <w:sz w:val="24"/>
        </w:rPr>
        <w:t>解决在网络状况不佳的情况下，</w:t>
      </w:r>
      <w:r w:rsidR="00031807">
        <w:rPr>
          <w:rFonts w:hint="eastAsia"/>
          <w:sz w:val="24"/>
        </w:rPr>
        <w:t>文件传输</w:t>
      </w:r>
      <w:r w:rsidR="00E078C1">
        <w:rPr>
          <w:rFonts w:hint="eastAsia"/>
          <w:sz w:val="24"/>
        </w:rPr>
        <w:t>的稳定性</w:t>
      </w:r>
      <w:r w:rsidR="00745FB8">
        <w:rPr>
          <w:rFonts w:hint="eastAsia"/>
          <w:sz w:val="24"/>
        </w:rPr>
        <w:t>问题</w:t>
      </w:r>
      <w:r w:rsidR="00421595">
        <w:rPr>
          <w:rFonts w:hint="eastAsia"/>
          <w:sz w:val="24"/>
        </w:rPr>
        <w:t>。</w:t>
      </w:r>
      <w:r w:rsidR="00432E71">
        <w:rPr>
          <w:rFonts w:hint="eastAsia"/>
          <w:sz w:val="24"/>
        </w:rPr>
        <w:t>以下展示的是</w:t>
      </w:r>
      <w:r w:rsidR="006A287D">
        <w:rPr>
          <w:rFonts w:hint="eastAsia"/>
          <w:sz w:val="24"/>
        </w:rPr>
        <w:t>大文件传输</w:t>
      </w:r>
      <w:r w:rsidR="00432E71">
        <w:rPr>
          <w:rFonts w:hint="eastAsia"/>
          <w:sz w:val="24"/>
        </w:rPr>
        <w:t>的流程设计，包括大文件上传下载流程设计。</w:t>
      </w:r>
    </w:p>
    <w:p w14:paraId="29C615AB" w14:textId="3368727D" w:rsidR="0059384B" w:rsidRPr="00D70FFC" w:rsidDel="00C0530C" w:rsidRDefault="005647A7" w:rsidP="007240A8">
      <w:pPr>
        <w:pStyle w:val="a5"/>
        <w:numPr>
          <w:ilvl w:val="0"/>
          <w:numId w:val="19"/>
        </w:numPr>
        <w:spacing w:line="400" w:lineRule="exact"/>
        <w:ind w:firstLineChars="0"/>
        <w:rPr>
          <w:del w:id="4281" w:author="JY0225" w:date="2017-08-22T19:32:00Z"/>
          <w:bCs/>
          <w:sz w:val="24"/>
        </w:rPr>
      </w:pPr>
      <w:r>
        <w:rPr>
          <w:rFonts w:hint="eastAsia"/>
          <w:bCs/>
          <w:sz w:val="24"/>
        </w:rPr>
        <w:t>大文件上传</w:t>
      </w:r>
      <w:r w:rsidR="0059384B" w:rsidRPr="00D70FFC">
        <w:rPr>
          <w:rFonts w:hint="eastAsia"/>
          <w:bCs/>
          <w:sz w:val="24"/>
        </w:rPr>
        <w:t>流程设计</w:t>
      </w:r>
    </w:p>
    <w:p w14:paraId="2F3A181D" w14:textId="6265709B" w:rsidR="00DF1740" w:rsidRDefault="00CF2693">
      <w:pPr>
        <w:pStyle w:val="a5"/>
        <w:numPr>
          <w:ilvl w:val="0"/>
          <w:numId w:val="19"/>
        </w:numPr>
        <w:spacing w:line="400" w:lineRule="exact"/>
        <w:ind w:firstLineChars="0"/>
        <w:rPr>
          <w:ins w:id="4282" w:author="JY0225" w:date="2017-08-22T19:30:00Z"/>
        </w:rPr>
        <w:pPrChange w:id="4283" w:author="JY0225" w:date="2017-08-22T19:32:00Z">
          <w:pPr>
            <w:jc w:val="center"/>
          </w:pPr>
        </w:pPrChange>
      </w:pPr>
      <w:del w:id="4284" w:author="JY0225" w:date="2017-08-22T19:32:00Z">
        <w:r w:rsidDel="00C0530C">
          <w:rPr>
            <w:rFonts w:hint="eastAsia"/>
            <w:noProof/>
          </w:rPr>
          <w:drawing>
            <wp:inline distT="0" distB="0" distL="0" distR="0" wp14:anchorId="57EEA603" wp14:editId="689DCC16">
              <wp:extent cx="4486940" cy="2991293"/>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大文件上传流程设计.jpg"/>
                      <pic:cNvPicPr/>
                    </pic:nvPicPr>
                    <pic:blipFill>
                      <a:blip r:embed="rId59">
                        <a:extLst>
                          <a:ext uri="{28A0092B-C50C-407E-A947-70E740481C1C}">
                            <a14:useLocalDpi xmlns:a14="http://schemas.microsoft.com/office/drawing/2010/main" val="0"/>
                          </a:ext>
                        </a:extLst>
                      </a:blip>
                      <a:stretch>
                        <a:fillRect/>
                      </a:stretch>
                    </pic:blipFill>
                    <pic:spPr>
                      <a:xfrm>
                        <a:off x="0" y="0"/>
                        <a:ext cx="4503139" cy="3002093"/>
                      </a:xfrm>
                      <a:prstGeom prst="rect">
                        <a:avLst/>
                      </a:prstGeom>
                    </pic:spPr>
                  </pic:pic>
                </a:graphicData>
              </a:graphic>
            </wp:inline>
          </w:drawing>
        </w:r>
      </w:del>
    </w:p>
    <w:p w14:paraId="79671ABC" w14:textId="48651FB7" w:rsidR="00C0530C" w:rsidRPr="00AF0620" w:rsidRDefault="003D15D7" w:rsidP="000E4D98">
      <w:pPr>
        <w:jc w:val="center"/>
      </w:pPr>
      <w:ins w:id="4285" w:author="JY0225" w:date="2017-08-22T19:34:00Z">
        <w:r>
          <w:object w:dxaOrig="8059" w:dyaOrig="5808" w14:anchorId="5220F36C">
            <v:shape id="_x0000_i1038" type="#_x0000_t75" style="width:345.05pt;height:248.75pt" o:ole="">
              <v:imagedata r:id="rId60" o:title=""/>
            </v:shape>
            <o:OLEObject Type="Embed" ProgID="Visio.Drawing.15" ShapeID="_x0000_i1038" DrawAspect="Content" ObjectID="_1565082770" r:id="rId61"/>
          </w:object>
        </w:r>
      </w:ins>
    </w:p>
    <w:p w14:paraId="62BBE5F4" w14:textId="31592E6C" w:rsidR="004B262F" w:rsidRPr="00987564" w:rsidRDefault="004B262F" w:rsidP="00B15AD9">
      <w:pPr>
        <w:spacing w:line="400" w:lineRule="exact"/>
        <w:ind w:firstLine="420"/>
        <w:jc w:val="center"/>
        <w:rPr>
          <w:rFonts w:asciiTheme="minorEastAsia" w:hAnsiTheme="minorEastAsia"/>
          <w:sz w:val="24"/>
          <w:rPrChange w:id="4286" w:author="JY0225" w:date="2017-08-24T11:18:00Z">
            <w:rPr>
              <w:sz w:val="24"/>
            </w:rPr>
          </w:rPrChange>
        </w:rPr>
      </w:pPr>
      <w:r w:rsidRPr="00987564">
        <w:rPr>
          <w:rFonts w:asciiTheme="minorEastAsia" w:hAnsiTheme="minorEastAsia" w:hint="eastAsia"/>
          <w:sz w:val="24"/>
          <w:rPrChange w:id="4287" w:author="JY0225" w:date="2017-08-24T11:18:00Z">
            <w:rPr>
              <w:rFonts w:hint="eastAsia"/>
              <w:sz w:val="24"/>
            </w:rPr>
          </w:rPrChange>
        </w:rPr>
        <w:t>图</w:t>
      </w:r>
      <w:r w:rsidR="00E95CBE" w:rsidRPr="00987564">
        <w:rPr>
          <w:rFonts w:asciiTheme="minorEastAsia" w:hAnsiTheme="minorEastAsia"/>
          <w:sz w:val="24"/>
          <w:rPrChange w:id="4288" w:author="JY0225" w:date="2017-08-24T11:18:00Z">
            <w:rPr>
              <w:sz w:val="24"/>
            </w:rPr>
          </w:rPrChange>
        </w:rPr>
        <w:t xml:space="preserve">4-6 </w:t>
      </w:r>
      <w:r w:rsidRPr="00987564">
        <w:rPr>
          <w:rFonts w:asciiTheme="minorEastAsia" w:hAnsiTheme="minorEastAsia"/>
          <w:sz w:val="24"/>
          <w:rPrChange w:id="4289" w:author="JY0225" w:date="2017-08-24T11:18:00Z">
            <w:rPr>
              <w:sz w:val="24"/>
            </w:rPr>
          </w:rPrChange>
        </w:rPr>
        <w:t>云</w:t>
      </w:r>
      <w:r w:rsidR="00476838" w:rsidRPr="00987564">
        <w:rPr>
          <w:rFonts w:asciiTheme="minorEastAsia" w:hAnsiTheme="minorEastAsia"/>
          <w:sz w:val="24"/>
          <w:rPrChange w:id="4290" w:author="JY0225" w:date="2017-08-24T11:18:00Z">
            <w:rPr>
              <w:sz w:val="24"/>
            </w:rPr>
          </w:rPrChange>
        </w:rPr>
        <w:t>备份</w:t>
      </w:r>
      <w:r w:rsidRPr="00987564">
        <w:rPr>
          <w:rFonts w:asciiTheme="minorEastAsia" w:hAnsiTheme="minorEastAsia"/>
          <w:sz w:val="24"/>
          <w:rPrChange w:id="4291" w:author="JY0225" w:date="2017-08-24T11:18:00Z">
            <w:rPr>
              <w:sz w:val="24"/>
            </w:rPr>
          </w:rPrChange>
        </w:rPr>
        <w:t>中间件</w:t>
      </w:r>
      <w:r w:rsidR="004D06DF" w:rsidRPr="00987564">
        <w:rPr>
          <w:rFonts w:asciiTheme="minorEastAsia" w:hAnsiTheme="minorEastAsia" w:hint="eastAsia"/>
          <w:sz w:val="24"/>
          <w:rPrChange w:id="4292" w:author="JY0225" w:date="2017-08-24T11:18:00Z">
            <w:rPr>
              <w:rFonts w:hint="eastAsia"/>
              <w:sz w:val="24"/>
            </w:rPr>
          </w:rPrChange>
        </w:rPr>
        <w:t>系统</w:t>
      </w:r>
      <w:r w:rsidRPr="00987564">
        <w:rPr>
          <w:rFonts w:asciiTheme="minorEastAsia" w:hAnsiTheme="minorEastAsia" w:hint="eastAsia"/>
          <w:sz w:val="24"/>
          <w:rPrChange w:id="4293" w:author="JY0225" w:date="2017-08-24T11:18:00Z">
            <w:rPr>
              <w:rFonts w:hint="eastAsia"/>
              <w:sz w:val="24"/>
            </w:rPr>
          </w:rPrChange>
        </w:rPr>
        <w:t>大文件上传</w:t>
      </w:r>
      <w:r w:rsidRPr="00987564">
        <w:rPr>
          <w:rFonts w:asciiTheme="minorEastAsia" w:hAnsiTheme="minorEastAsia"/>
          <w:sz w:val="24"/>
          <w:rPrChange w:id="4294" w:author="JY0225" w:date="2017-08-24T11:18:00Z">
            <w:rPr>
              <w:sz w:val="24"/>
            </w:rPr>
          </w:rPrChange>
        </w:rPr>
        <w:t>流程图</w:t>
      </w:r>
    </w:p>
    <w:p w14:paraId="05BA6A80" w14:textId="2D0AC87F" w:rsidR="00BD1224" w:rsidRPr="00987564" w:rsidRDefault="002C6EAF" w:rsidP="00B15AD9">
      <w:pPr>
        <w:spacing w:line="400" w:lineRule="exact"/>
        <w:ind w:firstLine="420"/>
        <w:rPr>
          <w:rFonts w:asciiTheme="minorEastAsia" w:hAnsiTheme="minorEastAsia"/>
          <w:sz w:val="24"/>
          <w:rPrChange w:id="4295" w:author="JY0225" w:date="2017-08-24T11:18:00Z">
            <w:rPr>
              <w:sz w:val="24"/>
            </w:rPr>
          </w:rPrChange>
        </w:rPr>
      </w:pPr>
      <w:ins w:id="4296" w:author="JY0225" w:date="2017-08-23T15:34:00Z">
        <w:r w:rsidRPr="00987564">
          <w:rPr>
            <w:rFonts w:asciiTheme="minorEastAsia" w:hAnsiTheme="minorEastAsia" w:hint="eastAsia"/>
            <w:sz w:val="24"/>
            <w:rPrChange w:id="4297" w:author="JY0225" w:date="2017-08-24T11:18:00Z">
              <w:rPr>
                <w:rFonts w:hint="eastAsia"/>
                <w:sz w:val="24"/>
              </w:rPr>
            </w:rPrChange>
          </w:rPr>
          <w:t>如图</w:t>
        </w:r>
        <w:r w:rsidRPr="00987564">
          <w:rPr>
            <w:rFonts w:asciiTheme="minorEastAsia" w:hAnsiTheme="minorEastAsia" w:hint="eastAsia"/>
            <w:sz w:val="24"/>
            <w:rPrChange w:id="4298" w:author="JY0225" w:date="2017-08-24T11:18:00Z">
              <w:rPr>
                <w:rFonts w:hint="eastAsia"/>
                <w:sz w:val="24"/>
              </w:rPr>
            </w:rPrChange>
          </w:rPr>
          <w:t>4-6</w:t>
        </w:r>
        <w:r w:rsidRPr="00987564">
          <w:rPr>
            <w:rFonts w:asciiTheme="minorEastAsia" w:hAnsiTheme="minorEastAsia" w:hint="eastAsia"/>
            <w:sz w:val="24"/>
            <w:rPrChange w:id="4299" w:author="JY0225" w:date="2017-08-24T11:18:00Z">
              <w:rPr>
                <w:rFonts w:hint="eastAsia"/>
                <w:sz w:val="24"/>
              </w:rPr>
            </w:rPrChange>
          </w:rPr>
          <w:t>所示，</w:t>
        </w:r>
      </w:ins>
      <w:r w:rsidR="0067125F" w:rsidRPr="00987564">
        <w:rPr>
          <w:rFonts w:asciiTheme="minorEastAsia" w:hAnsiTheme="minorEastAsia" w:hint="eastAsia"/>
          <w:sz w:val="24"/>
          <w:rPrChange w:id="4300" w:author="JY0225" w:date="2017-08-24T11:18:00Z">
            <w:rPr>
              <w:rFonts w:hint="eastAsia"/>
              <w:sz w:val="24"/>
            </w:rPr>
          </w:rPrChange>
        </w:rPr>
        <w:t>中间件</w:t>
      </w:r>
      <w:r w:rsidR="0072110A" w:rsidRPr="00987564">
        <w:rPr>
          <w:rFonts w:asciiTheme="minorEastAsia" w:hAnsiTheme="minorEastAsia" w:hint="eastAsia"/>
          <w:sz w:val="24"/>
          <w:rPrChange w:id="4301" w:author="JY0225" w:date="2017-08-24T11:18:00Z">
            <w:rPr>
              <w:rFonts w:hint="eastAsia"/>
              <w:sz w:val="24"/>
            </w:rPr>
          </w:rPrChange>
        </w:rPr>
        <w:t>接收到数据上传的指令后，首先会对文件大小进行判断。若是大文件则调用分片上传函数，将大文件分成固定大小的临时小文件后逐一分片上传，并将上传结果返回。由于服务器不会自动将分片的文件进行整合，而是提供一个整合分片文件的接口，所以在文件上传完毕之后需要向服务器发送文</w:t>
      </w:r>
      <w:r w:rsidR="00CE3CF8" w:rsidRPr="00987564">
        <w:rPr>
          <w:rFonts w:asciiTheme="minorEastAsia" w:hAnsiTheme="minorEastAsia" w:hint="eastAsia"/>
          <w:sz w:val="24"/>
          <w:rPrChange w:id="4302" w:author="JY0225" w:date="2017-08-24T11:18:00Z">
            <w:rPr>
              <w:rFonts w:hint="eastAsia"/>
              <w:sz w:val="24"/>
            </w:rPr>
          </w:rPrChange>
        </w:rPr>
        <w:t>件整合的命令将分片上传的文件进行整合，并将执行结果返回给控制类</w:t>
      </w:r>
      <w:r w:rsidR="0072110A" w:rsidRPr="00987564">
        <w:rPr>
          <w:rFonts w:asciiTheme="minorEastAsia" w:hAnsiTheme="minorEastAsia" w:hint="eastAsia"/>
          <w:sz w:val="24"/>
          <w:rPrChange w:id="4303" w:author="JY0225" w:date="2017-08-24T11:18:00Z">
            <w:rPr>
              <w:rFonts w:hint="eastAsia"/>
              <w:sz w:val="24"/>
            </w:rPr>
          </w:rPrChange>
        </w:rPr>
        <w:t>。</w:t>
      </w:r>
    </w:p>
    <w:p w14:paraId="7D7D5382" w14:textId="43381BC4" w:rsidR="00D74B5C" w:rsidRPr="00987564" w:rsidDel="00924F30" w:rsidRDefault="008B1360">
      <w:pPr>
        <w:spacing w:line="400" w:lineRule="exact"/>
        <w:ind w:firstLine="420"/>
        <w:rPr>
          <w:del w:id="4304" w:author="JY0225" w:date="2017-08-22T19:37:00Z"/>
          <w:rFonts w:asciiTheme="minorEastAsia" w:hAnsiTheme="minorEastAsia"/>
          <w:bCs/>
          <w:sz w:val="24"/>
          <w:rPrChange w:id="4305" w:author="JY0225" w:date="2017-08-24T11:18:00Z">
            <w:rPr>
              <w:del w:id="4306" w:author="JY0225" w:date="2017-08-22T19:37:00Z"/>
              <w:bCs/>
              <w:sz w:val="24"/>
            </w:rPr>
          </w:rPrChange>
        </w:rPr>
        <w:pPrChange w:id="4307" w:author="JY0225" w:date="2017-08-22T19:37:00Z">
          <w:pPr>
            <w:jc w:val="center"/>
          </w:pPr>
        </w:pPrChange>
      </w:pPr>
      <w:r w:rsidRPr="00987564">
        <w:rPr>
          <w:rFonts w:asciiTheme="minorEastAsia" w:hAnsiTheme="minorEastAsia"/>
          <w:bCs/>
          <w:sz w:val="24"/>
          <w:rPrChange w:id="4308" w:author="JY0225" w:date="2017-08-24T11:18:00Z">
            <w:rPr>
              <w:bCs/>
              <w:sz w:val="24"/>
            </w:rPr>
          </w:rPrChange>
        </w:rPr>
        <w:t>2</w:t>
      </w:r>
      <w:r w:rsidRPr="00987564">
        <w:rPr>
          <w:rFonts w:asciiTheme="minorEastAsia" w:hAnsiTheme="minorEastAsia" w:hint="eastAsia"/>
          <w:bCs/>
          <w:sz w:val="24"/>
          <w:rPrChange w:id="4309" w:author="JY0225" w:date="2017-08-24T11:18:00Z">
            <w:rPr>
              <w:rFonts w:hint="eastAsia"/>
              <w:bCs/>
              <w:sz w:val="24"/>
            </w:rPr>
          </w:rPrChange>
        </w:rPr>
        <w:t>）</w:t>
      </w:r>
      <w:r w:rsidR="00D74B5C" w:rsidRPr="00987564">
        <w:rPr>
          <w:rFonts w:asciiTheme="minorEastAsia" w:hAnsiTheme="minorEastAsia"/>
          <w:bCs/>
          <w:sz w:val="24"/>
          <w:rPrChange w:id="4310" w:author="JY0225" w:date="2017-08-24T11:18:00Z">
            <w:rPr>
              <w:bCs/>
              <w:sz w:val="24"/>
            </w:rPr>
          </w:rPrChange>
        </w:rPr>
        <w:t xml:space="preserve"> </w:t>
      </w:r>
      <w:r w:rsidR="001E774C" w:rsidRPr="00987564">
        <w:rPr>
          <w:rFonts w:asciiTheme="minorEastAsia" w:hAnsiTheme="minorEastAsia" w:hint="eastAsia"/>
          <w:bCs/>
          <w:sz w:val="24"/>
          <w:rPrChange w:id="4311" w:author="JY0225" w:date="2017-08-24T11:18:00Z">
            <w:rPr>
              <w:rFonts w:hint="eastAsia"/>
              <w:bCs/>
              <w:sz w:val="24"/>
            </w:rPr>
          </w:rPrChange>
        </w:rPr>
        <w:t>大文件下载</w:t>
      </w:r>
      <w:r w:rsidR="00D74B5C" w:rsidRPr="00987564">
        <w:rPr>
          <w:rFonts w:asciiTheme="minorEastAsia" w:hAnsiTheme="minorEastAsia" w:hint="eastAsia"/>
          <w:bCs/>
          <w:sz w:val="24"/>
          <w:rPrChange w:id="4312" w:author="JY0225" w:date="2017-08-24T11:18:00Z">
            <w:rPr>
              <w:rFonts w:hint="eastAsia"/>
              <w:bCs/>
              <w:sz w:val="24"/>
            </w:rPr>
          </w:rPrChange>
        </w:rPr>
        <w:t>流程设计</w:t>
      </w:r>
    </w:p>
    <w:p w14:paraId="5A8DF47C" w14:textId="43E0E963" w:rsidR="00924F30" w:rsidRPr="00987564" w:rsidRDefault="00924F30" w:rsidP="00B15AD9">
      <w:pPr>
        <w:spacing w:line="400" w:lineRule="exact"/>
        <w:ind w:firstLine="420"/>
        <w:rPr>
          <w:ins w:id="4313" w:author="JY0225" w:date="2017-08-23T14:25:00Z"/>
          <w:rFonts w:asciiTheme="minorEastAsia" w:hAnsiTheme="minorEastAsia"/>
          <w:bCs/>
          <w:sz w:val="24"/>
          <w:rPrChange w:id="4314" w:author="JY0225" w:date="2017-08-24T11:18:00Z">
            <w:rPr>
              <w:ins w:id="4315" w:author="JY0225" w:date="2017-08-23T14:25:00Z"/>
              <w:bCs/>
              <w:sz w:val="24"/>
            </w:rPr>
          </w:rPrChange>
        </w:rPr>
      </w:pPr>
    </w:p>
    <w:p w14:paraId="26664F09" w14:textId="09AD3338" w:rsidR="00924F30" w:rsidRPr="00987564" w:rsidRDefault="000D278D" w:rsidP="00B15AD9">
      <w:pPr>
        <w:spacing w:line="400" w:lineRule="exact"/>
        <w:ind w:firstLine="420"/>
        <w:rPr>
          <w:ins w:id="4316" w:author="JY0225" w:date="2017-08-23T14:25:00Z"/>
          <w:rFonts w:asciiTheme="minorEastAsia" w:hAnsiTheme="minorEastAsia"/>
          <w:bCs/>
          <w:sz w:val="24"/>
          <w:rPrChange w:id="4317" w:author="JY0225" w:date="2017-08-24T11:18:00Z">
            <w:rPr>
              <w:ins w:id="4318" w:author="JY0225" w:date="2017-08-23T14:25:00Z"/>
              <w:bCs/>
              <w:sz w:val="24"/>
            </w:rPr>
          </w:rPrChange>
        </w:rPr>
      </w:pPr>
      <w:ins w:id="4319" w:author="JY0225" w:date="2017-08-23T15:35:00Z">
        <w:r w:rsidRPr="00987564">
          <w:rPr>
            <w:rFonts w:asciiTheme="minorEastAsia" w:hAnsiTheme="minorEastAsia" w:hint="eastAsia"/>
            <w:sz w:val="24"/>
            <w:rPrChange w:id="4320" w:author="JY0225" w:date="2017-08-24T11:18:00Z">
              <w:rPr>
                <w:rFonts w:hint="eastAsia"/>
                <w:sz w:val="24"/>
              </w:rPr>
            </w:rPrChange>
          </w:rPr>
          <w:t>如图</w:t>
        </w:r>
        <w:r w:rsidRPr="00987564">
          <w:rPr>
            <w:rFonts w:asciiTheme="minorEastAsia" w:hAnsiTheme="minorEastAsia" w:hint="eastAsia"/>
            <w:sz w:val="24"/>
            <w:rPrChange w:id="4321" w:author="JY0225" w:date="2017-08-24T11:18:00Z">
              <w:rPr>
                <w:rFonts w:hint="eastAsia"/>
                <w:sz w:val="24"/>
              </w:rPr>
            </w:rPrChange>
          </w:rPr>
          <w:t>4-7</w:t>
        </w:r>
        <w:r w:rsidRPr="00987564">
          <w:rPr>
            <w:rFonts w:asciiTheme="minorEastAsia" w:hAnsiTheme="minorEastAsia" w:hint="eastAsia"/>
            <w:sz w:val="24"/>
            <w:rPrChange w:id="4322" w:author="JY0225" w:date="2017-08-24T11:18:00Z">
              <w:rPr>
                <w:rFonts w:hint="eastAsia"/>
                <w:sz w:val="24"/>
              </w:rPr>
            </w:rPrChange>
          </w:rPr>
          <w:t>所示，</w:t>
        </w:r>
      </w:ins>
      <w:ins w:id="4323" w:author="JY0225" w:date="2017-08-23T14:25:00Z">
        <w:r w:rsidR="00924F30" w:rsidRPr="00987564">
          <w:rPr>
            <w:rFonts w:asciiTheme="minorEastAsia" w:hAnsiTheme="minorEastAsia" w:cs="Times New Roman" w:hint="eastAsia"/>
            <w:sz w:val="24"/>
            <w:szCs w:val="24"/>
            <w:rPrChange w:id="4324" w:author="JY0225" w:date="2017-08-24T11:18:00Z">
              <w:rPr>
                <w:rFonts w:ascii="Times New Roman" w:hAnsi="Times New Roman" w:cs="Times New Roman" w:hint="eastAsia"/>
                <w:sz w:val="24"/>
                <w:szCs w:val="24"/>
              </w:rPr>
            </w:rPrChange>
          </w:rPr>
          <w:t>中间件接收到数据下载的指令后，首先会对文件大小进行判断。</w:t>
        </w:r>
        <w:r w:rsidR="00924F30" w:rsidRPr="00987564">
          <w:rPr>
            <w:rFonts w:asciiTheme="minorEastAsia" w:hAnsiTheme="minorEastAsia" w:cs="Times New Roman"/>
            <w:sz w:val="24"/>
            <w:szCs w:val="24"/>
            <w:rPrChange w:id="4325" w:author="JY0225" w:date="2017-08-24T11:18:00Z">
              <w:rPr>
                <w:rFonts w:ascii="Times New Roman" w:hAnsi="Times New Roman" w:cs="Times New Roman"/>
                <w:sz w:val="24"/>
                <w:szCs w:val="24"/>
              </w:rPr>
            </w:rPrChange>
          </w:rPr>
          <w:t>若是大文件则调用分片</w:t>
        </w:r>
        <w:r w:rsidR="00924F30" w:rsidRPr="00987564">
          <w:rPr>
            <w:rFonts w:asciiTheme="minorEastAsia" w:hAnsiTheme="minorEastAsia" w:cs="Times New Roman" w:hint="eastAsia"/>
            <w:sz w:val="24"/>
            <w:szCs w:val="24"/>
            <w:rPrChange w:id="4326" w:author="JY0225" w:date="2017-08-24T11:18:00Z">
              <w:rPr>
                <w:rFonts w:ascii="Times New Roman" w:hAnsi="Times New Roman" w:cs="Times New Roman" w:hint="eastAsia"/>
                <w:sz w:val="24"/>
                <w:szCs w:val="24"/>
              </w:rPr>
            </w:rPrChange>
          </w:rPr>
          <w:t>下载</w:t>
        </w:r>
        <w:r w:rsidR="00924F30" w:rsidRPr="00987564">
          <w:rPr>
            <w:rFonts w:asciiTheme="minorEastAsia" w:hAnsiTheme="minorEastAsia" w:cs="Times New Roman"/>
            <w:sz w:val="24"/>
            <w:szCs w:val="24"/>
            <w:rPrChange w:id="4327" w:author="JY0225" w:date="2017-08-24T11:18:00Z">
              <w:rPr>
                <w:rFonts w:ascii="Times New Roman" w:hAnsi="Times New Roman" w:cs="Times New Roman"/>
                <w:sz w:val="24"/>
                <w:szCs w:val="24"/>
              </w:rPr>
            </w:rPrChange>
          </w:rPr>
          <w:t>函数，</w:t>
        </w:r>
        <w:r w:rsidR="00924F30" w:rsidRPr="00987564">
          <w:rPr>
            <w:rFonts w:asciiTheme="minorEastAsia" w:hAnsiTheme="minorEastAsia" w:cs="Times New Roman" w:hint="eastAsia"/>
            <w:sz w:val="24"/>
            <w:szCs w:val="24"/>
            <w:rPrChange w:id="4328" w:author="JY0225" w:date="2017-08-24T11:18:00Z">
              <w:rPr>
                <w:rFonts w:ascii="Times New Roman" w:hAnsi="Times New Roman" w:cs="Times New Roman" w:hint="eastAsia"/>
                <w:sz w:val="24"/>
                <w:szCs w:val="24"/>
              </w:rPr>
            </w:rPrChange>
          </w:rPr>
          <w:t>每次请求包含分片文件的起止索引和大小，通过多次下载请求任务完成大文件的下载。将所有分片文件下载完成后，对分片文件进行组合并返回给控制类。</w:t>
        </w:r>
      </w:ins>
    </w:p>
    <w:p w14:paraId="4BF9A460" w14:textId="7FFDFE79" w:rsidR="00D74B5C" w:rsidRDefault="00CF2693">
      <w:pPr>
        <w:spacing w:line="400" w:lineRule="exact"/>
        <w:ind w:firstLine="420"/>
        <w:rPr>
          <w:ins w:id="4329" w:author="JY0225" w:date="2017-08-22T19:37:00Z"/>
        </w:rPr>
        <w:pPrChange w:id="4330" w:author="JY0225" w:date="2017-08-22T19:37:00Z">
          <w:pPr>
            <w:jc w:val="center"/>
          </w:pPr>
        </w:pPrChange>
      </w:pPr>
      <w:del w:id="4331" w:author="JY0225" w:date="2017-08-22T19:37:00Z">
        <w:r w:rsidDel="004963A8">
          <w:rPr>
            <w:noProof/>
          </w:rPr>
          <w:lastRenderedPageBreak/>
          <w:drawing>
            <wp:inline distT="0" distB="0" distL="0" distR="0" wp14:anchorId="6D3E9C0E" wp14:editId="4E1873EC">
              <wp:extent cx="3981450" cy="3576959"/>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大文件下载流程设计.jpg"/>
                      <pic:cNvPicPr/>
                    </pic:nvPicPr>
                    <pic:blipFill>
                      <a:blip r:embed="rId62">
                        <a:extLst>
                          <a:ext uri="{28A0092B-C50C-407E-A947-70E740481C1C}">
                            <a14:useLocalDpi xmlns:a14="http://schemas.microsoft.com/office/drawing/2010/main" val="0"/>
                          </a:ext>
                        </a:extLst>
                      </a:blip>
                      <a:stretch>
                        <a:fillRect/>
                      </a:stretch>
                    </pic:blipFill>
                    <pic:spPr>
                      <a:xfrm>
                        <a:off x="0" y="0"/>
                        <a:ext cx="3994304" cy="3588507"/>
                      </a:xfrm>
                      <a:prstGeom prst="rect">
                        <a:avLst/>
                      </a:prstGeom>
                    </pic:spPr>
                  </pic:pic>
                </a:graphicData>
              </a:graphic>
            </wp:inline>
          </w:drawing>
        </w:r>
      </w:del>
    </w:p>
    <w:p w14:paraId="0920769C" w14:textId="5A8CE296" w:rsidR="005B5F57" w:rsidRPr="00D74B5C" w:rsidRDefault="000E185E" w:rsidP="000E4D98">
      <w:pPr>
        <w:jc w:val="center"/>
      </w:pPr>
      <w:ins w:id="4332" w:author="JY0225" w:date="2017-08-22T19:37:00Z">
        <w:r>
          <w:object w:dxaOrig="7249" w:dyaOrig="7226" w14:anchorId="50CA8A3C">
            <v:shape id="_x0000_i1039" type="#_x0000_t75" style="width:304.85pt;height:303.9pt" o:ole="">
              <v:imagedata r:id="rId63" o:title=""/>
            </v:shape>
            <o:OLEObject Type="Embed" ProgID="Visio.Drawing.15" ShapeID="_x0000_i1039" DrawAspect="Content" ObjectID="_1565082771" r:id="rId64"/>
          </w:object>
        </w:r>
      </w:ins>
    </w:p>
    <w:p w14:paraId="4323E458" w14:textId="69517989" w:rsidR="00432E71" w:rsidRPr="00987564" w:rsidRDefault="00AA057A" w:rsidP="00B15AD9">
      <w:pPr>
        <w:spacing w:line="400" w:lineRule="exact"/>
        <w:ind w:firstLineChars="200" w:firstLine="480"/>
        <w:jc w:val="center"/>
        <w:rPr>
          <w:rFonts w:asciiTheme="minorEastAsia" w:hAnsiTheme="minorEastAsia" w:cs="Times New Roman"/>
          <w:sz w:val="24"/>
          <w:szCs w:val="24"/>
          <w:rPrChange w:id="4333" w:author="JY0225" w:date="2017-08-24T11:18:00Z">
            <w:rPr>
              <w:rFonts w:ascii="Times New Roman" w:hAnsi="Times New Roman" w:cs="Times New Roman"/>
              <w:sz w:val="24"/>
              <w:szCs w:val="24"/>
            </w:rPr>
          </w:rPrChange>
        </w:rPr>
      </w:pPr>
      <w:r w:rsidRPr="00987564">
        <w:rPr>
          <w:rFonts w:asciiTheme="minorEastAsia" w:hAnsiTheme="minorEastAsia" w:cs="Times New Roman" w:hint="eastAsia"/>
          <w:sz w:val="24"/>
          <w:szCs w:val="24"/>
          <w:rPrChange w:id="4334" w:author="JY0225" w:date="2017-08-24T11:18:00Z">
            <w:rPr>
              <w:rFonts w:ascii="Times New Roman" w:hAnsi="Times New Roman" w:cs="Times New Roman" w:hint="eastAsia"/>
              <w:sz w:val="24"/>
              <w:szCs w:val="24"/>
            </w:rPr>
          </w:rPrChange>
        </w:rPr>
        <w:t>图</w:t>
      </w:r>
      <w:r w:rsidR="005F7588" w:rsidRPr="00987564">
        <w:rPr>
          <w:rFonts w:asciiTheme="minorEastAsia" w:hAnsiTheme="minorEastAsia" w:cs="Times New Roman"/>
          <w:sz w:val="24"/>
          <w:szCs w:val="24"/>
          <w:rPrChange w:id="4335" w:author="JY0225" w:date="2017-08-24T11:18:00Z">
            <w:rPr>
              <w:rFonts w:ascii="Times New Roman" w:hAnsi="Times New Roman" w:cs="Times New Roman"/>
              <w:sz w:val="24"/>
              <w:szCs w:val="24"/>
            </w:rPr>
          </w:rPrChange>
        </w:rPr>
        <w:t xml:space="preserve">4-7 </w:t>
      </w:r>
      <w:r w:rsidRPr="00987564">
        <w:rPr>
          <w:rFonts w:asciiTheme="minorEastAsia" w:hAnsiTheme="minorEastAsia" w:cs="Times New Roman"/>
          <w:sz w:val="24"/>
          <w:szCs w:val="24"/>
          <w:rPrChange w:id="4336" w:author="JY0225" w:date="2017-08-24T11:18:00Z">
            <w:rPr>
              <w:rFonts w:ascii="Times New Roman" w:hAnsi="Times New Roman" w:cs="Times New Roman"/>
              <w:sz w:val="24"/>
              <w:szCs w:val="24"/>
            </w:rPr>
          </w:rPrChange>
        </w:rPr>
        <w:t>云</w:t>
      </w:r>
      <w:r w:rsidR="00476838" w:rsidRPr="00987564">
        <w:rPr>
          <w:rFonts w:asciiTheme="minorEastAsia" w:hAnsiTheme="minorEastAsia" w:cs="Times New Roman"/>
          <w:sz w:val="24"/>
          <w:szCs w:val="24"/>
          <w:rPrChange w:id="4337" w:author="JY0225" w:date="2017-08-24T11:18:00Z">
            <w:rPr>
              <w:rFonts w:ascii="Times New Roman" w:hAnsi="Times New Roman" w:cs="Times New Roman"/>
              <w:sz w:val="24"/>
              <w:szCs w:val="24"/>
            </w:rPr>
          </w:rPrChange>
        </w:rPr>
        <w:t>备份</w:t>
      </w:r>
      <w:r w:rsidRPr="00987564">
        <w:rPr>
          <w:rFonts w:asciiTheme="minorEastAsia" w:hAnsiTheme="minorEastAsia" w:cs="Times New Roman"/>
          <w:sz w:val="24"/>
          <w:szCs w:val="24"/>
          <w:rPrChange w:id="4338" w:author="JY0225" w:date="2017-08-24T11:18:00Z">
            <w:rPr>
              <w:rFonts w:ascii="Times New Roman" w:hAnsi="Times New Roman" w:cs="Times New Roman"/>
              <w:sz w:val="24"/>
              <w:szCs w:val="24"/>
            </w:rPr>
          </w:rPrChange>
        </w:rPr>
        <w:t>与云备份系统中间件</w:t>
      </w:r>
      <w:r w:rsidRPr="00987564">
        <w:rPr>
          <w:rFonts w:asciiTheme="minorEastAsia" w:hAnsiTheme="minorEastAsia" w:cs="Times New Roman" w:hint="eastAsia"/>
          <w:sz w:val="24"/>
          <w:szCs w:val="24"/>
          <w:rPrChange w:id="4339" w:author="JY0225" w:date="2017-08-24T11:18:00Z">
            <w:rPr>
              <w:rFonts w:ascii="Times New Roman" w:hAnsi="Times New Roman" w:cs="Times New Roman" w:hint="eastAsia"/>
              <w:sz w:val="24"/>
              <w:szCs w:val="24"/>
            </w:rPr>
          </w:rPrChange>
        </w:rPr>
        <w:t>大文件下载</w:t>
      </w:r>
      <w:r w:rsidRPr="00987564">
        <w:rPr>
          <w:rFonts w:asciiTheme="minorEastAsia" w:hAnsiTheme="minorEastAsia" w:cs="Times New Roman"/>
          <w:sz w:val="24"/>
          <w:szCs w:val="24"/>
          <w:rPrChange w:id="4340" w:author="JY0225" w:date="2017-08-24T11:18:00Z">
            <w:rPr>
              <w:rFonts w:ascii="Times New Roman" w:hAnsi="Times New Roman" w:cs="Times New Roman"/>
              <w:sz w:val="24"/>
              <w:szCs w:val="24"/>
            </w:rPr>
          </w:rPrChange>
        </w:rPr>
        <w:t>流程图</w:t>
      </w:r>
    </w:p>
    <w:p w14:paraId="21E2ADF2" w14:textId="77777777" w:rsidR="00720935" w:rsidDel="00720935" w:rsidRDefault="00720935" w:rsidP="00720935">
      <w:pPr>
        <w:pStyle w:val="31"/>
        <w:rPr>
          <w:del w:id="4341" w:author="JY0225" w:date="2017-08-23T14:25:00Z"/>
          <w:moveTo w:id="4342" w:author="JY0225" w:date="2017-08-23T14:25:00Z"/>
        </w:rPr>
      </w:pPr>
      <w:bookmarkStart w:id="4343" w:name="_Toc491335246"/>
      <w:moveToRangeStart w:id="4344" w:author="JY0225" w:date="2017-08-23T14:25:00Z" w:name="move491261659"/>
      <w:moveTo w:id="4345" w:author="JY0225" w:date="2017-08-23T14:25:00Z">
        <w:r>
          <w:t>4.3.4</w:t>
        </w:r>
        <w:r w:rsidRPr="006637A1">
          <w:t xml:space="preserve"> </w:t>
        </w:r>
        <w:r>
          <w:t>本地缓存流程设计</w:t>
        </w:r>
        <w:bookmarkEnd w:id="4343"/>
      </w:moveTo>
    </w:p>
    <w:moveToRangeEnd w:id="4344"/>
    <w:p w14:paraId="52FBEC45" w14:textId="1A83F944" w:rsidR="0046547F" w:rsidRPr="008C5FF2" w:rsidRDefault="00573F0A">
      <w:pPr>
        <w:pStyle w:val="31"/>
        <w:pPrChange w:id="4346" w:author="JY0225" w:date="2017-08-23T14:25:00Z">
          <w:pPr>
            <w:spacing w:line="400" w:lineRule="exact"/>
            <w:ind w:firstLine="420"/>
          </w:pPr>
        </w:pPrChange>
      </w:pPr>
      <w:del w:id="4347" w:author="JY0225" w:date="2017-08-23T14:25:00Z">
        <w:r w:rsidDel="00924F30">
          <w:rPr>
            <w:rFonts w:hint="eastAsia"/>
          </w:rPr>
          <w:delText>中间件</w:delText>
        </w:r>
        <w:r w:rsidR="0046547F" w:rsidDel="00924F30">
          <w:rPr>
            <w:rFonts w:hint="eastAsia"/>
          </w:rPr>
          <w:delText>接收到数据下载的指令后，首先会对文件大小进行判断。</w:delText>
        </w:r>
        <w:r w:rsidR="0046547F" w:rsidDel="00924F30">
          <w:delText>若是大文件则调用分片</w:delText>
        </w:r>
        <w:r w:rsidR="0046547F" w:rsidDel="00924F30">
          <w:rPr>
            <w:rFonts w:hint="eastAsia"/>
          </w:rPr>
          <w:delText>下载</w:delText>
        </w:r>
        <w:r w:rsidR="0046547F" w:rsidRPr="00B87EE1" w:rsidDel="00924F30">
          <w:delText>函数，</w:delText>
        </w:r>
        <w:r w:rsidR="00960EF0" w:rsidDel="00924F30">
          <w:rPr>
            <w:rFonts w:hint="eastAsia"/>
          </w:rPr>
          <w:delText>每次请求包含分片文件的起止索引和大小，通过多次下载请求任务</w:delText>
        </w:r>
        <w:r w:rsidR="0046547F" w:rsidDel="00924F30">
          <w:rPr>
            <w:rFonts w:hint="eastAsia"/>
          </w:rPr>
          <w:delText>完成大文件的下</w:delText>
        </w:r>
        <w:r w:rsidR="0000095F" w:rsidDel="00924F30">
          <w:rPr>
            <w:rFonts w:hint="eastAsia"/>
          </w:rPr>
          <w:delText>载。将所有分片文件下载完成后，对分片文件进行组合并返回给控制类</w:delText>
        </w:r>
        <w:r w:rsidR="0046547F" w:rsidDel="00924F30">
          <w:rPr>
            <w:rFonts w:hint="eastAsia"/>
          </w:rPr>
          <w:delText>。</w:delText>
        </w:r>
      </w:del>
    </w:p>
    <w:p w14:paraId="25A3E6EA" w14:textId="2AC2F125" w:rsidR="005F0610" w:rsidRPr="00987564" w:rsidDel="00720935" w:rsidRDefault="009536F3" w:rsidP="00CB27EF">
      <w:pPr>
        <w:pStyle w:val="31"/>
        <w:rPr>
          <w:moveFrom w:id="4348" w:author="JY0225" w:date="2017-08-23T14:25:00Z"/>
          <w:rFonts w:asciiTheme="minorEastAsia" w:hAnsiTheme="minorEastAsia"/>
          <w:sz w:val="24"/>
          <w:szCs w:val="24"/>
          <w:rPrChange w:id="4349" w:author="JY0225" w:date="2017-08-24T11:18:00Z">
            <w:rPr>
              <w:moveFrom w:id="4350" w:author="JY0225" w:date="2017-08-23T14:25:00Z"/>
            </w:rPr>
          </w:rPrChange>
        </w:rPr>
      </w:pPr>
      <w:moveFromRangeStart w:id="4351" w:author="JY0225" w:date="2017-08-23T14:25:00Z" w:name="move491261659"/>
      <w:moveFrom w:id="4352" w:author="JY0225" w:date="2017-08-23T14:25:00Z">
        <w:r w:rsidRPr="00987564" w:rsidDel="00720935">
          <w:rPr>
            <w:rFonts w:asciiTheme="minorEastAsia" w:hAnsiTheme="minorEastAsia"/>
            <w:sz w:val="24"/>
            <w:szCs w:val="24"/>
            <w:rPrChange w:id="4353" w:author="JY0225" w:date="2017-08-24T11:18:00Z">
              <w:rPr/>
            </w:rPrChange>
          </w:rPr>
          <w:t>4</w:t>
        </w:r>
        <w:r w:rsidR="00200FEA" w:rsidRPr="00987564" w:rsidDel="00720935">
          <w:rPr>
            <w:rFonts w:asciiTheme="minorEastAsia" w:hAnsiTheme="minorEastAsia"/>
            <w:sz w:val="24"/>
            <w:szCs w:val="24"/>
            <w:rPrChange w:id="4354" w:author="JY0225" w:date="2017-08-24T11:18:00Z">
              <w:rPr/>
            </w:rPrChange>
          </w:rPr>
          <w:t>.3</w:t>
        </w:r>
        <w:r w:rsidR="0099077E" w:rsidRPr="00987564" w:rsidDel="00720935">
          <w:rPr>
            <w:rFonts w:asciiTheme="minorEastAsia" w:hAnsiTheme="minorEastAsia"/>
            <w:sz w:val="24"/>
            <w:szCs w:val="24"/>
            <w:rPrChange w:id="4355" w:author="JY0225" w:date="2017-08-24T11:18:00Z">
              <w:rPr/>
            </w:rPrChange>
          </w:rPr>
          <w:t>.4</w:t>
        </w:r>
        <w:r w:rsidR="008B2918" w:rsidRPr="00987564" w:rsidDel="00720935">
          <w:rPr>
            <w:rFonts w:asciiTheme="minorEastAsia" w:hAnsiTheme="minorEastAsia"/>
            <w:sz w:val="24"/>
            <w:szCs w:val="24"/>
            <w:rPrChange w:id="4356" w:author="JY0225" w:date="2017-08-24T11:18:00Z">
              <w:rPr/>
            </w:rPrChange>
          </w:rPr>
          <w:t xml:space="preserve"> </w:t>
        </w:r>
        <w:r w:rsidR="00B12EAC" w:rsidRPr="00987564" w:rsidDel="00720935">
          <w:rPr>
            <w:rFonts w:asciiTheme="minorEastAsia" w:hAnsiTheme="minorEastAsia"/>
            <w:sz w:val="24"/>
            <w:szCs w:val="24"/>
            <w:rPrChange w:id="4357" w:author="JY0225" w:date="2017-08-24T11:18:00Z">
              <w:rPr/>
            </w:rPrChange>
          </w:rPr>
          <w:t>本地缓存</w:t>
        </w:r>
        <w:r w:rsidR="008B2918" w:rsidRPr="00987564" w:rsidDel="00720935">
          <w:rPr>
            <w:rFonts w:asciiTheme="minorEastAsia" w:hAnsiTheme="minorEastAsia"/>
            <w:sz w:val="24"/>
            <w:szCs w:val="24"/>
            <w:rPrChange w:id="4358" w:author="JY0225" w:date="2017-08-24T11:18:00Z">
              <w:rPr/>
            </w:rPrChange>
          </w:rPr>
          <w:t>流程设计</w:t>
        </w:r>
      </w:moveFrom>
    </w:p>
    <w:moveFromRangeEnd w:id="4351"/>
    <w:p w14:paraId="3C87BFC7" w14:textId="4DBBCDA5" w:rsidR="00BA0D8F" w:rsidRPr="00987564" w:rsidRDefault="00BA0D8F" w:rsidP="00B15AD9">
      <w:pPr>
        <w:spacing w:line="400" w:lineRule="exact"/>
        <w:ind w:firstLine="420"/>
        <w:rPr>
          <w:rFonts w:asciiTheme="minorEastAsia" w:hAnsiTheme="minorEastAsia"/>
          <w:sz w:val="24"/>
          <w:szCs w:val="24"/>
          <w:rPrChange w:id="4359" w:author="JY0225" w:date="2017-08-24T11:18:00Z">
            <w:rPr>
              <w:sz w:val="24"/>
            </w:rPr>
          </w:rPrChange>
        </w:rPr>
      </w:pPr>
      <w:r w:rsidRPr="00987564">
        <w:rPr>
          <w:rFonts w:asciiTheme="minorEastAsia" w:hAnsiTheme="minorEastAsia" w:hint="eastAsia"/>
          <w:sz w:val="24"/>
          <w:szCs w:val="24"/>
          <w:rPrChange w:id="4360" w:author="JY0225" w:date="2017-08-24T11:18:00Z">
            <w:rPr>
              <w:rFonts w:hint="eastAsia"/>
              <w:sz w:val="24"/>
            </w:rPr>
          </w:rPrChange>
        </w:rPr>
        <w:t>用户在文件上传和下载时，可能会反复访问同一文件，这时可用充分利用临时</w:t>
      </w:r>
      <w:r w:rsidR="00476838" w:rsidRPr="00987564">
        <w:rPr>
          <w:rFonts w:asciiTheme="minorEastAsia" w:hAnsiTheme="minorEastAsia" w:hint="eastAsia"/>
          <w:sz w:val="24"/>
          <w:szCs w:val="24"/>
          <w:rPrChange w:id="4361" w:author="JY0225" w:date="2017-08-24T11:18:00Z">
            <w:rPr>
              <w:rFonts w:hint="eastAsia"/>
              <w:sz w:val="24"/>
            </w:rPr>
          </w:rPrChange>
        </w:rPr>
        <w:t>备份</w:t>
      </w:r>
      <w:r w:rsidRPr="00987564">
        <w:rPr>
          <w:rFonts w:asciiTheme="minorEastAsia" w:hAnsiTheme="minorEastAsia" w:hint="eastAsia"/>
          <w:sz w:val="24"/>
          <w:szCs w:val="24"/>
          <w:rPrChange w:id="4362" w:author="JY0225" w:date="2017-08-24T11:18:00Z">
            <w:rPr>
              <w:rFonts w:hint="eastAsia"/>
              <w:sz w:val="24"/>
            </w:rPr>
          </w:rPrChange>
        </w:rPr>
        <w:t>区域</w:t>
      </w:r>
      <w:r w:rsidR="007752BE" w:rsidRPr="00987564">
        <w:rPr>
          <w:rFonts w:asciiTheme="minorEastAsia" w:hAnsiTheme="minorEastAsia" w:hint="eastAsia"/>
          <w:sz w:val="24"/>
          <w:szCs w:val="24"/>
          <w:rPrChange w:id="4363" w:author="JY0225" w:date="2017-08-24T11:18:00Z">
            <w:rPr>
              <w:rFonts w:hint="eastAsia"/>
              <w:sz w:val="24"/>
            </w:rPr>
          </w:rPrChange>
        </w:rPr>
        <w:t>以及存储在服务器端的文件信息</w:t>
      </w:r>
      <w:r w:rsidRPr="00987564">
        <w:rPr>
          <w:rFonts w:asciiTheme="minorEastAsia" w:hAnsiTheme="minorEastAsia" w:hint="eastAsia"/>
          <w:sz w:val="24"/>
          <w:szCs w:val="24"/>
          <w:rPrChange w:id="4364" w:author="JY0225" w:date="2017-08-24T11:18:00Z">
            <w:rPr>
              <w:rFonts w:hint="eastAsia"/>
              <w:sz w:val="24"/>
            </w:rPr>
          </w:rPrChange>
        </w:rPr>
        <w:t>，将反复访问的文件保存在临时</w:t>
      </w:r>
      <w:r w:rsidR="00476838" w:rsidRPr="00987564">
        <w:rPr>
          <w:rFonts w:asciiTheme="minorEastAsia" w:hAnsiTheme="minorEastAsia" w:hint="eastAsia"/>
          <w:sz w:val="24"/>
          <w:szCs w:val="24"/>
          <w:rPrChange w:id="4365" w:author="JY0225" w:date="2017-08-24T11:18:00Z">
            <w:rPr>
              <w:rFonts w:hint="eastAsia"/>
              <w:sz w:val="24"/>
            </w:rPr>
          </w:rPrChange>
        </w:rPr>
        <w:t>备份</w:t>
      </w:r>
      <w:r w:rsidRPr="00987564">
        <w:rPr>
          <w:rFonts w:asciiTheme="minorEastAsia" w:hAnsiTheme="minorEastAsia" w:hint="eastAsia"/>
          <w:sz w:val="24"/>
          <w:szCs w:val="24"/>
          <w:rPrChange w:id="4366" w:author="JY0225" w:date="2017-08-24T11:18:00Z">
            <w:rPr>
              <w:rFonts w:hint="eastAsia"/>
              <w:sz w:val="24"/>
            </w:rPr>
          </w:rPrChange>
        </w:rPr>
        <w:t>区域。通过分析请求和文件内容，可以进一步在客户端和服务器端上降低系统</w:t>
      </w:r>
      <w:r w:rsidRPr="00987564">
        <w:rPr>
          <w:rFonts w:asciiTheme="minorEastAsia" w:hAnsiTheme="minorEastAsia" w:hint="eastAsia"/>
          <w:sz w:val="24"/>
          <w:szCs w:val="24"/>
          <w:rPrChange w:id="4367" w:author="JY0225" w:date="2017-08-24T11:18:00Z">
            <w:rPr>
              <w:rFonts w:hint="eastAsia"/>
              <w:sz w:val="24"/>
            </w:rPr>
          </w:rPrChange>
        </w:rPr>
        <w:t>I/O</w:t>
      </w:r>
      <w:r w:rsidRPr="00987564">
        <w:rPr>
          <w:rFonts w:asciiTheme="minorEastAsia" w:hAnsiTheme="minorEastAsia" w:hint="eastAsia"/>
          <w:sz w:val="24"/>
          <w:szCs w:val="24"/>
          <w:rPrChange w:id="4368" w:author="JY0225" w:date="2017-08-24T11:18:00Z">
            <w:rPr>
              <w:rFonts w:hint="eastAsia"/>
              <w:sz w:val="24"/>
            </w:rPr>
          </w:rPrChange>
        </w:rPr>
        <w:t>。以下展示的是本地缓存管理模块的流程设计，包括数据上传和下载缓存管理流程设计。</w:t>
      </w:r>
    </w:p>
    <w:p w14:paraId="3ED50BE9" w14:textId="77777777" w:rsidR="00BA0D8F" w:rsidRPr="00987564" w:rsidRDefault="00864BDF" w:rsidP="00B15AD9">
      <w:pPr>
        <w:spacing w:line="400" w:lineRule="exact"/>
        <w:ind w:firstLine="420"/>
        <w:rPr>
          <w:rFonts w:asciiTheme="minorEastAsia" w:hAnsiTheme="minorEastAsia"/>
          <w:bCs/>
          <w:sz w:val="24"/>
          <w:szCs w:val="24"/>
          <w:rPrChange w:id="4369" w:author="JY0225" w:date="2017-08-24T11:18:00Z">
            <w:rPr>
              <w:bCs/>
              <w:sz w:val="24"/>
            </w:rPr>
          </w:rPrChange>
        </w:rPr>
      </w:pPr>
      <w:r w:rsidRPr="00987564">
        <w:rPr>
          <w:rFonts w:asciiTheme="minorEastAsia" w:hAnsiTheme="minorEastAsia"/>
          <w:bCs/>
          <w:sz w:val="24"/>
          <w:szCs w:val="24"/>
          <w:rPrChange w:id="4370" w:author="JY0225" w:date="2017-08-24T11:18:00Z">
            <w:rPr>
              <w:bCs/>
              <w:sz w:val="24"/>
            </w:rPr>
          </w:rPrChange>
        </w:rPr>
        <w:t>1</w:t>
      </w:r>
      <w:r w:rsidRPr="00987564">
        <w:rPr>
          <w:rFonts w:asciiTheme="minorEastAsia" w:hAnsiTheme="minorEastAsia" w:hint="eastAsia"/>
          <w:bCs/>
          <w:sz w:val="24"/>
          <w:szCs w:val="24"/>
          <w:rPrChange w:id="4371" w:author="JY0225" w:date="2017-08-24T11:18:00Z">
            <w:rPr>
              <w:rFonts w:hint="eastAsia"/>
              <w:bCs/>
              <w:sz w:val="24"/>
            </w:rPr>
          </w:rPrChange>
        </w:rPr>
        <w:t>）</w:t>
      </w:r>
      <w:r w:rsidR="00BA0D8F" w:rsidRPr="00987564">
        <w:rPr>
          <w:rFonts w:asciiTheme="minorEastAsia" w:hAnsiTheme="minorEastAsia"/>
          <w:bCs/>
          <w:sz w:val="24"/>
          <w:szCs w:val="24"/>
          <w:rPrChange w:id="4372" w:author="JY0225" w:date="2017-08-24T11:18:00Z">
            <w:rPr>
              <w:bCs/>
              <w:sz w:val="24"/>
            </w:rPr>
          </w:rPrChange>
        </w:rPr>
        <w:t xml:space="preserve"> </w:t>
      </w:r>
      <w:r w:rsidR="00BA0D8F" w:rsidRPr="00987564">
        <w:rPr>
          <w:rFonts w:asciiTheme="minorEastAsia" w:hAnsiTheme="minorEastAsia"/>
          <w:bCs/>
          <w:sz w:val="24"/>
          <w:szCs w:val="24"/>
          <w:rPrChange w:id="4373" w:author="JY0225" w:date="2017-08-24T11:18:00Z">
            <w:rPr>
              <w:bCs/>
              <w:sz w:val="24"/>
            </w:rPr>
          </w:rPrChange>
        </w:rPr>
        <w:t>数据上传本地缓存流程设计</w:t>
      </w:r>
    </w:p>
    <w:p w14:paraId="0E36C296" w14:textId="1D5D3BCF" w:rsidR="007E3BC9" w:rsidRPr="00987564" w:rsidDel="00282407" w:rsidRDefault="00792327" w:rsidP="00B15AD9">
      <w:pPr>
        <w:spacing w:line="400" w:lineRule="exact"/>
        <w:ind w:firstLine="420"/>
        <w:rPr>
          <w:del w:id="4374" w:author="JY0225" w:date="2017-08-22T19:42:00Z"/>
          <w:rFonts w:asciiTheme="minorEastAsia" w:hAnsiTheme="minorEastAsia"/>
          <w:sz w:val="24"/>
          <w:szCs w:val="24"/>
          <w:rPrChange w:id="4375" w:author="JY0225" w:date="2017-08-24T11:18:00Z">
            <w:rPr>
              <w:del w:id="4376" w:author="JY0225" w:date="2017-08-22T19:42:00Z"/>
              <w:sz w:val="24"/>
            </w:rPr>
          </w:rPrChange>
        </w:rPr>
      </w:pPr>
      <w:ins w:id="4377" w:author="JY0225" w:date="2017-08-23T15:35:00Z">
        <w:r w:rsidRPr="00987564">
          <w:rPr>
            <w:rFonts w:asciiTheme="minorEastAsia" w:hAnsiTheme="minorEastAsia" w:hint="eastAsia"/>
            <w:sz w:val="24"/>
            <w:szCs w:val="24"/>
            <w:rPrChange w:id="4378" w:author="JY0225" w:date="2017-08-24T11:18:00Z">
              <w:rPr>
                <w:rFonts w:hint="eastAsia"/>
                <w:sz w:val="24"/>
              </w:rPr>
            </w:rPrChange>
          </w:rPr>
          <w:t>如图</w:t>
        </w:r>
        <w:r w:rsidRPr="00987564">
          <w:rPr>
            <w:rFonts w:asciiTheme="minorEastAsia" w:hAnsiTheme="minorEastAsia" w:hint="eastAsia"/>
            <w:sz w:val="24"/>
            <w:szCs w:val="24"/>
            <w:rPrChange w:id="4379" w:author="JY0225" w:date="2017-08-24T11:18:00Z">
              <w:rPr>
                <w:rFonts w:hint="eastAsia"/>
                <w:sz w:val="24"/>
              </w:rPr>
            </w:rPrChange>
          </w:rPr>
          <w:t>4-</w:t>
        </w:r>
        <w:r w:rsidRPr="00987564">
          <w:rPr>
            <w:rFonts w:asciiTheme="minorEastAsia" w:hAnsiTheme="minorEastAsia"/>
            <w:sz w:val="24"/>
            <w:szCs w:val="24"/>
            <w:rPrChange w:id="4380" w:author="JY0225" w:date="2017-08-24T11:18:00Z">
              <w:rPr>
                <w:sz w:val="24"/>
              </w:rPr>
            </w:rPrChange>
          </w:rPr>
          <w:t>8</w:t>
        </w:r>
        <w:r w:rsidRPr="00987564">
          <w:rPr>
            <w:rFonts w:asciiTheme="minorEastAsia" w:hAnsiTheme="minorEastAsia" w:hint="eastAsia"/>
            <w:sz w:val="24"/>
            <w:szCs w:val="24"/>
            <w:rPrChange w:id="4381" w:author="JY0225" w:date="2017-08-24T11:18:00Z">
              <w:rPr>
                <w:rFonts w:hint="eastAsia"/>
                <w:sz w:val="24"/>
              </w:rPr>
            </w:rPrChange>
          </w:rPr>
          <w:t>所示，</w:t>
        </w:r>
      </w:ins>
      <w:r w:rsidR="00400312" w:rsidRPr="00987564">
        <w:rPr>
          <w:rFonts w:asciiTheme="minorEastAsia" w:hAnsiTheme="minorEastAsia" w:hint="eastAsia"/>
          <w:sz w:val="24"/>
          <w:szCs w:val="24"/>
          <w:rPrChange w:id="4382" w:author="JY0225" w:date="2017-08-24T11:18:00Z">
            <w:rPr>
              <w:rFonts w:hint="eastAsia"/>
              <w:sz w:val="24"/>
            </w:rPr>
          </w:rPrChange>
        </w:rPr>
        <w:t>中间件</w:t>
      </w:r>
      <w:r w:rsidR="007E3BC9" w:rsidRPr="00987564">
        <w:rPr>
          <w:rFonts w:asciiTheme="minorEastAsia" w:hAnsiTheme="minorEastAsia" w:hint="eastAsia"/>
          <w:sz w:val="24"/>
          <w:szCs w:val="24"/>
          <w:rPrChange w:id="4383" w:author="JY0225" w:date="2017-08-24T11:18:00Z">
            <w:rPr>
              <w:rFonts w:hint="eastAsia"/>
              <w:sz w:val="24"/>
            </w:rPr>
          </w:rPrChange>
        </w:rPr>
        <w:t>接收到用户上传文件的指令时，首先获取待上传文件的信息，包括文件大小和</w:t>
      </w:r>
      <w:r w:rsidR="007E3BC9" w:rsidRPr="00987564">
        <w:rPr>
          <w:rFonts w:asciiTheme="minorEastAsia" w:hAnsiTheme="minorEastAsia" w:hint="eastAsia"/>
          <w:sz w:val="24"/>
          <w:szCs w:val="24"/>
          <w:rPrChange w:id="4384" w:author="JY0225" w:date="2017-08-24T11:18:00Z">
            <w:rPr>
              <w:rFonts w:hint="eastAsia"/>
              <w:sz w:val="24"/>
            </w:rPr>
          </w:rPrChange>
        </w:rPr>
        <w:t>MD</w:t>
      </w:r>
      <w:r w:rsidR="007E3BC9" w:rsidRPr="00987564">
        <w:rPr>
          <w:rFonts w:asciiTheme="minorEastAsia" w:hAnsiTheme="minorEastAsia"/>
          <w:sz w:val="24"/>
          <w:szCs w:val="24"/>
          <w:rPrChange w:id="4385" w:author="JY0225" w:date="2017-08-24T11:18:00Z">
            <w:rPr>
              <w:sz w:val="24"/>
            </w:rPr>
          </w:rPrChange>
        </w:rPr>
        <w:t>5</w:t>
      </w:r>
      <w:r w:rsidR="007E3BC9" w:rsidRPr="00987564">
        <w:rPr>
          <w:rFonts w:asciiTheme="minorEastAsia" w:hAnsiTheme="minorEastAsia" w:hint="eastAsia"/>
          <w:sz w:val="24"/>
          <w:szCs w:val="24"/>
          <w:rPrChange w:id="4386" w:author="JY0225" w:date="2017-08-24T11:18:00Z">
            <w:rPr>
              <w:rFonts w:hint="eastAsia"/>
              <w:sz w:val="24"/>
            </w:rPr>
          </w:rPrChange>
        </w:rPr>
        <w:t>值等信息，</w:t>
      </w:r>
      <w:r w:rsidR="00A953B5" w:rsidRPr="00987564">
        <w:rPr>
          <w:rFonts w:asciiTheme="minorEastAsia" w:hAnsiTheme="minorEastAsia" w:hint="eastAsia"/>
          <w:sz w:val="24"/>
          <w:szCs w:val="24"/>
          <w:rPrChange w:id="4387" w:author="JY0225" w:date="2017-08-24T11:18:00Z">
            <w:rPr>
              <w:rFonts w:hint="eastAsia"/>
              <w:sz w:val="24"/>
            </w:rPr>
          </w:rPrChange>
        </w:rPr>
        <w:t>根据数据库中记录的服务器端的文件信息，通过</w:t>
      </w:r>
      <w:r w:rsidR="00A953B5" w:rsidRPr="00987564">
        <w:rPr>
          <w:rFonts w:asciiTheme="minorEastAsia" w:hAnsiTheme="minorEastAsia" w:hint="eastAsia"/>
          <w:sz w:val="24"/>
          <w:szCs w:val="24"/>
          <w:rPrChange w:id="4388" w:author="JY0225" w:date="2017-08-24T11:18:00Z">
            <w:rPr>
              <w:rFonts w:hint="eastAsia"/>
              <w:sz w:val="24"/>
            </w:rPr>
          </w:rPrChange>
        </w:rPr>
        <w:t>MD</w:t>
      </w:r>
      <w:r w:rsidR="00A953B5" w:rsidRPr="00987564">
        <w:rPr>
          <w:rFonts w:asciiTheme="minorEastAsia" w:hAnsiTheme="minorEastAsia"/>
          <w:sz w:val="24"/>
          <w:szCs w:val="24"/>
          <w:rPrChange w:id="4389" w:author="JY0225" w:date="2017-08-24T11:18:00Z">
            <w:rPr>
              <w:sz w:val="24"/>
            </w:rPr>
          </w:rPrChange>
        </w:rPr>
        <w:t>5</w:t>
      </w:r>
      <w:r w:rsidR="00A953B5" w:rsidRPr="00987564">
        <w:rPr>
          <w:rFonts w:asciiTheme="minorEastAsia" w:hAnsiTheme="minorEastAsia" w:hint="eastAsia"/>
          <w:sz w:val="24"/>
          <w:szCs w:val="24"/>
          <w:rPrChange w:id="4390" w:author="JY0225" w:date="2017-08-24T11:18:00Z">
            <w:rPr>
              <w:rFonts w:hint="eastAsia"/>
              <w:sz w:val="24"/>
            </w:rPr>
          </w:rPrChange>
        </w:rPr>
        <w:t>值校验，判断服务器中是否存在该文件。</w:t>
      </w:r>
      <w:r w:rsidR="00CF2693" w:rsidRPr="00987564">
        <w:rPr>
          <w:rFonts w:asciiTheme="minorEastAsia" w:hAnsiTheme="minorEastAsia" w:hint="eastAsia"/>
          <w:sz w:val="24"/>
          <w:szCs w:val="24"/>
          <w:rPrChange w:id="4391" w:author="JY0225" w:date="2017-08-24T11:18:00Z">
            <w:rPr>
              <w:rFonts w:hint="eastAsia"/>
              <w:sz w:val="24"/>
            </w:rPr>
          </w:rPrChange>
        </w:rPr>
        <w:t>若服务器中存在该文件，</w:t>
      </w:r>
      <w:r w:rsidR="00700552" w:rsidRPr="00987564">
        <w:rPr>
          <w:rFonts w:asciiTheme="minorEastAsia" w:hAnsiTheme="minorEastAsia"/>
          <w:sz w:val="24"/>
          <w:szCs w:val="24"/>
          <w:rPrChange w:id="4392" w:author="JY0225" w:date="2017-08-24T11:18:00Z">
            <w:rPr>
              <w:sz w:val="24"/>
            </w:rPr>
          </w:rPrChange>
        </w:rPr>
        <w:t xml:space="preserve"> </w:t>
      </w:r>
      <w:r w:rsidR="006F5905" w:rsidRPr="00987564">
        <w:rPr>
          <w:rFonts w:asciiTheme="minorEastAsia" w:hAnsiTheme="minorEastAsia" w:hint="eastAsia"/>
          <w:sz w:val="24"/>
          <w:szCs w:val="24"/>
          <w:rPrChange w:id="4393" w:author="JY0225" w:date="2017-08-24T11:18:00Z">
            <w:rPr>
              <w:rFonts w:hint="eastAsia"/>
              <w:sz w:val="24"/>
            </w:rPr>
          </w:rPrChange>
        </w:rPr>
        <w:t>则调用服务器提供的复制文件接口，将目标文件复制到上传路径；如服务器不存在该文件则</w:t>
      </w:r>
      <w:r w:rsidR="00CF52EC" w:rsidRPr="00987564">
        <w:rPr>
          <w:rFonts w:asciiTheme="minorEastAsia" w:hAnsiTheme="minorEastAsia" w:hint="eastAsia"/>
          <w:sz w:val="24"/>
          <w:szCs w:val="24"/>
          <w:rPrChange w:id="4394" w:author="JY0225" w:date="2017-08-24T11:18:00Z">
            <w:rPr>
              <w:rFonts w:hint="eastAsia"/>
              <w:sz w:val="24"/>
            </w:rPr>
          </w:rPrChange>
        </w:rPr>
        <w:t>执行</w:t>
      </w:r>
      <w:r w:rsidR="006F5905" w:rsidRPr="00987564">
        <w:rPr>
          <w:rFonts w:asciiTheme="minorEastAsia" w:hAnsiTheme="minorEastAsia" w:hint="eastAsia"/>
          <w:sz w:val="24"/>
          <w:szCs w:val="24"/>
          <w:rPrChange w:id="4395" w:author="JY0225" w:date="2017-08-24T11:18:00Z">
            <w:rPr>
              <w:rFonts w:hint="eastAsia"/>
              <w:sz w:val="24"/>
            </w:rPr>
          </w:rPrChange>
        </w:rPr>
        <w:t>正常</w:t>
      </w:r>
      <w:r w:rsidR="00CF52EC" w:rsidRPr="00987564">
        <w:rPr>
          <w:rFonts w:asciiTheme="minorEastAsia" w:hAnsiTheme="minorEastAsia" w:hint="eastAsia"/>
          <w:sz w:val="24"/>
          <w:szCs w:val="24"/>
          <w:rPrChange w:id="4396" w:author="JY0225" w:date="2017-08-24T11:18:00Z">
            <w:rPr>
              <w:rFonts w:hint="eastAsia"/>
              <w:sz w:val="24"/>
            </w:rPr>
          </w:rPrChange>
        </w:rPr>
        <w:t>的</w:t>
      </w:r>
      <w:r w:rsidR="006F5905" w:rsidRPr="00987564">
        <w:rPr>
          <w:rFonts w:asciiTheme="minorEastAsia" w:hAnsiTheme="minorEastAsia" w:hint="eastAsia"/>
          <w:sz w:val="24"/>
          <w:szCs w:val="24"/>
          <w:rPrChange w:id="4397" w:author="JY0225" w:date="2017-08-24T11:18:00Z">
            <w:rPr>
              <w:rFonts w:hint="eastAsia"/>
              <w:sz w:val="24"/>
            </w:rPr>
          </w:rPrChange>
        </w:rPr>
        <w:t>上传</w:t>
      </w:r>
      <w:r w:rsidR="00CF52EC" w:rsidRPr="00987564">
        <w:rPr>
          <w:rFonts w:asciiTheme="minorEastAsia" w:hAnsiTheme="minorEastAsia" w:hint="eastAsia"/>
          <w:sz w:val="24"/>
          <w:szCs w:val="24"/>
          <w:rPrChange w:id="4398" w:author="JY0225" w:date="2017-08-24T11:18:00Z">
            <w:rPr>
              <w:rFonts w:hint="eastAsia"/>
              <w:sz w:val="24"/>
            </w:rPr>
          </w:rPrChange>
        </w:rPr>
        <w:t>任务</w:t>
      </w:r>
      <w:r w:rsidR="006F5905" w:rsidRPr="00987564">
        <w:rPr>
          <w:rFonts w:asciiTheme="minorEastAsia" w:hAnsiTheme="minorEastAsia" w:hint="eastAsia"/>
          <w:sz w:val="24"/>
          <w:szCs w:val="24"/>
          <w:rPrChange w:id="4399" w:author="JY0225" w:date="2017-08-24T11:18:00Z">
            <w:rPr>
              <w:rFonts w:hint="eastAsia"/>
              <w:sz w:val="24"/>
            </w:rPr>
          </w:rPrChange>
        </w:rPr>
        <w:t>。</w:t>
      </w:r>
    </w:p>
    <w:p w14:paraId="65D3BF45" w14:textId="7FEE7752" w:rsidR="007E3BC9" w:rsidRPr="00987564" w:rsidRDefault="00044595">
      <w:pPr>
        <w:spacing w:line="400" w:lineRule="exact"/>
        <w:ind w:firstLine="420"/>
        <w:rPr>
          <w:ins w:id="4400" w:author="JY0225" w:date="2017-08-22T19:38:00Z"/>
          <w:rFonts w:asciiTheme="minorEastAsia" w:hAnsiTheme="minorEastAsia"/>
          <w:sz w:val="24"/>
          <w:szCs w:val="24"/>
          <w:rPrChange w:id="4401" w:author="JY0225" w:date="2017-08-24T11:18:00Z">
            <w:rPr>
              <w:ins w:id="4402" w:author="JY0225" w:date="2017-08-22T19:38:00Z"/>
            </w:rPr>
          </w:rPrChange>
        </w:rPr>
        <w:pPrChange w:id="4403" w:author="JY0225" w:date="2017-08-22T19:42:00Z">
          <w:pPr>
            <w:jc w:val="center"/>
          </w:pPr>
        </w:pPrChange>
      </w:pPr>
      <w:del w:id="4404" w:author="JY0225" w:date="2017-08-22T19:42:00Z">
        <w:r w:rsidRPr="00987564" w:rsidDel="00282407">
          <w:rPr>
            <w:rFonts w:asciiTheme="minorEastAsia" w:hAnsiTheme="minorEastAsia"/>
            <w:noProof/>
            <w:sz w:val="24"/>
            <w:szCs w:val="24"/>
            <w:rPrChange w:id="4405" w:author="JY0225" w:date="2017-08-24T11:18:00Z">
              <w:rPr>
                <w:noProof/>
              </w:rPr>
            </w:rPrChange>
          </w:rPr>
          <w:drawing>
            <wp:inline distT="0" distB="0" distL="0" distR="0" wp14:anchorId="1EBA788E" wp14:editId="7A648211">
              <wp:extent cx="5036024" cy="2814284"/>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数据上传缓存管理流程设计.jpg"/>
                      <pic:cNvPicPr/>
                    </pic:nvPicPr>
                    <pic:blipFill>
                      <a:blip r:embed="rId65">
                        <a:extLst>
                          <a:ext uri="{28A0092B-C50C-407E-A947-70E740481C1C}">
                            <a14:useLocalDpi xmlns:a14="http://schemas.microsoft.com/office/drawing/2010/main" val="0"/>
                          </a:ext>
                        </a:extLst>
                      </a:blip>
                      <a:stretch>
                        <a:fillRect/>
                      </a:stretch>
                    </pic:blipFill>
                    <pic:spPr>
                      <a:xfrm>
                        <a:off x="0" y="0"/>
                        <a:ext cx="5040794" cy="2816950"/>
                      </a:xfrm>
                      <a:prstGeom prst="rect">
                        <a:avLst/>
                      </a:prstGeom>
                    </pic:spPr>
                  </pic:pic>
                </a:graphicData>
              </a:graphic>
            </wp:inline>
          </w:drawing>
        </w:r>
      </w:del>
    </w:p>
    <w:p w14:paraId="741F85F9" w14:textId="3F56BE11" w:rsidR="00282407" w:rsidRPr="007E3BC9" w:rsidRDefault="002576C8" w:rsidP="007E3BC9">
      <w:pPr>
        <w:jc w:val="center"/>
      </w:pPr>
      <w:ins w:id="4406" w:author="JY0225" w:date="2017-08-22T19:41:00Z">
        <w:r>
          <w:object w:dxaOrig="9363" w:dyaOrig="5666" w14:anchorId="572F5485">
            <v:shape id="_x0000_i1040" type="#_x0000_t75" style="width:365.6pt;height:220.7pt" o:ole="">
              <v:imagedata r:id="rId66" o:title=""/>
            </v:shape>
            <o:OLEObject Type="Embed" ProgID="Visio.Drawing.15" ShapeID="_x0000_i1040" DrawAspect="Content" ObjectID="_1565082772" r:id="rId67"/>
          </w:object>
        </w:r>
      </w:ins>
    </w:p>
    <w:p w14:paraId="075D9E8D" w14:textId="7193D00E" w:rsidR="00BA0D8F" w:rsidRPr="00987564" w:rsidRDefault="007E3BC9" w:rsidP="00987564">
      <w:pPr>
        <w:spacing w:line="400" w:lineRule="exact"/>
        <w:ind w:firstLine="420"/>
        <w:jc w:val="center"/>
        <w:rPr>
          <w:rFonts w:asciiTheme="minorEastAsia" w:hAnsiTheme="minorEastAsia"/>
          <w:sz w:val="24"/>
          <w:rPrChange w:id="4407" w:author="JY0225" w:date="2017-08-24T11:19:00Z">
            <w:rPr>
              <w:sz w:val="24"/>
            </w:rPr>
          </w:rPrChange>
        </w:rPr>
        <w:pPrChange w:id="4408" w:author="JY0225" w:date="2017-08-24T11:19:00Z">
          <w:pPr>
            <w:spacing w:line="360" w:lineRule="auto"/>
            <w:ind w:firstLine="420"/>
            <w:jc w:val="center"/>
          </w:pPr>
        </w:pPrChange>
      </w:pPr>
      <w:r w:rsidRPr="00987564">
        <w:rPr>
          <w:rFonts w:asciiTheme="minorEastAsia" w:hAnsiTheme="minorEastAsia" w:hint="eastAsia"/>
          <w:sz w:val="24"/>
          <w:rPrChange w:id="4409" w:author="JY0225" w:date="2017-08-24T11:19:00Z">
            <w:rPr>
              <w:rFonts w:hint="eastAsia"/>
              <w:sz w:val="24"/>
            </w:rPr>
          </w:rPrChange>
        </w:rPr>
        <w:t>图</w:t>
      </w:r>
      <w:r w:rsidR="007C380E" w:rsidRPr="00987564">
        <w:rPr>
          <w:rFonts w:asciiTheme="minorEastAsia" w:hAnsiTheme="minorEastAsia"/>
          <w:sz w:val="24"/>
          <w:rPrChange w:id="4410" w:author="JY0225" w:date="2017-08-24T11:19:00Z">
            <w:rPr>
              <w:sz w:val="24"/>
            </w:rPr>
          </w:rPrChange>
        </w:rPr>
        <w:t>4-8</w:t>
      </w:r>
      <w:r w:rsidR="007C380E" w:rsidRPr="00987564">
        <w:rPr>
          <w:rFonts w:asciiTheme="minorEastAsia" w:hAnsiTheme="minorEastAsia" w:hint="eastAsia"/>
          <w:sz w:val="24"/>
          <w:rPrChange w:id="4411" w:author="JY0225" w:date="2017-08-24T11:19:00Z">
            <w:rPr>
              <w:rFonts w:hint="eastAsia"/>
              <w:sz w:val="24"/>
            </w:rPr>
          </w:rPrChange>
        </w:rPr>
        <w:t xml:space="preserve"> </w:t>
      </w:r>
      <w:r w:rsidRPr="00987564">
        <w:rPr>
          <w:rFonts w:asciiTheme="minorEastAsia" w:hAnsiTheme="minorEastAsia"/>
          <w:sz w:val="24"/>
          <w:rPrChange w:id="4412" w:author="JY0225" w:date="2017-08-24T11:19:00Z">
            <w:rPr>
              <w:sz w:val="24"/>
            </w:rPr>
          </w:rPrChange>
        </w:rPr>
        <w:t>云</w:t>
      </w:r>
      <w:r w:rsidR="00476838" w:rsidRPr="00987564">
        <w:rPr>
          <w:rFonts w:asciiTheme="minorEastAsia" w:hAnsiTheme="minorEastAsia"/>
          <w:sz w:val="24"/>
          <w:rPrChange w:id="4413" w:author="JY0225" w:date="2017-08-24T11:19:00Z">
            <w:rPr>
              <w:sz w:val="24"/>
            </w:rPr>
          </w:rPrChange>
        </w:rPr>
        <w:t>备份</w:t>
      </w:r>
      <w:r w:rsidRPr="00987564">
        <w:rPr>
          <w:rFonts w:asciiTheme="minorEastAsia" w:hAnsiTheme="minorEastAsia"/>
          <w:sz w:val="24"/>
          <w:rPrChange w:id="4414" w:author="JY0225" w:date="2017-08-24T11:19:00Z">
            <w:rPr>
              <w:sz w:val="24"/>
            </w:rPr>
          </w:rPrChange>
        </w:rPr>
        <w:t>中间件</w:t>
      </w:r>
      <w:r w:rsidR="00044595" w:rsidRPr="00987564">
        <w:rPr>
          <w:rFonts w:asciiTheme="minorEastAsia" w:hAnsiTheme="minorEastAsia" w:hint="eastAsia"/>
          <w:sz w:val="24"/>
          <w:rPrChange w:id="4415" w:author="JY0225" w:date="2017-08-24T11:19:00Z">
            <w:rPr>
              <w:rFonts w:hint="eastAsia"/>
              <w:sz w:val="24"/>
            </w:rPr>
          </w:rPrChange>
        </w:rPr>
        <w:t>系统</w:t>
      </w:r>
      <w:r w:rsidRPr="00987564">
        <w:rPr>
          <w:rFonts w:asciiTheme="minorEastAsia" w:hAnsiTheme="minorEastAsia" w:hint="eastAsia"/>
          <w:sz w:val="24"/>
          <w:rPrChange w:id="4416" w:author="JY0225" w:date="2017-08-24T11:19:00Z">
            <w:rPr>
              <w:rFonts w:hint="eastAsia"/>
              <w:sz w:val="24"/>
            </w:rPr>
          </w:rPrChange>
        </w:rPr>
        <w:t>数据上传缓存管理</w:t>
      </w:r>
      <w:r w:rsidRPr="00987564">
        <w:rPr>
          <w:rFonts w:asciiTheme="minorEastAsia" w:hAnsiTheme="minorEastAsia"/>
          <w:sz w:val="24"/>
          <w:rPrChange w:id="4417" w:author="JY0225" w:date="2017-08-24T11:19:00Z">
            <w:rPr>
              <w:sz w:val="24"/>
            </w:rPr>
          </w:rPrChange>
        </w:rPr>
        <w:t>流程图</w:t>
      </w:r>
    </w:p>
    <w:p w14:paraId="2D982A97" w14:textId="21106CED" w:rsidR="007E3BC9" w:rsidRPr="00987564" w:rsidRDefault="009E0EE7" w:rsidP="00987564">
      <w:pPr>
        <w:spacing w:line="400" w:lineRule="exact"/>
        <w:ind w:firstLine="420"/>
        <w:rPr>
          <w:rFonts w:asciiTheme="minorEastAsia" w:hAnsiTheme="minorEastAsia"/>
          <w:bCs/>
          <w:sz w:val="24"/>
          <w:rPrChange w:id="4418" w:author="JY0225" w:date="2017-08-24T11:19:00Z">
            <w:rPr>
              <w:bCs/>
              <w:sz w:val="24"/>
            </w:rPr>
          </w:rPrChange>
        </w:rPr>
        <w:pPrChange w:id="4419" w:author="JY0225" w:date="2017-08-24T11:19:00Z">
          <w:pPr>
            <w:ind w:firstLine="420"/>
          </w:pPr>
        </w:pPrChange>
      </w:pPr>
      <w:r w:rsidRPr="00987564">
        <w:rPr>
          <w:rFonts w:asciiTheme="minorEastAsia" w:hAnsiTheme="minorEastAsia"/>
          <w:bCs/>
          <w:sz w:val="24"/>
          <w:rPrChange w:id="4420" w:author="JY0225" w:date="2017-08-24T11:19:00Z">
            <w:rPr>
              <w:bCs/>
              <w:sz w:val="24"/>
            </w:rPr>
          </w:rPrChange>
        </w:rPr>
        <w:t>2</w:t>
      </w:r>
      <w:r w:rsidRPr="00987564">
        <w:rPr>
          <w:rFonts w:asciiTheme="minorEastAsia" w:hAnsiTheme="minorEastAsia" w:hint="eastAsia"/>
          <w:bCs/>
          <w:sz w:val="24"/>
          <w:rPrChange w:id="4421" w:author="JY0225" w:date="2017-08-24T11:19:00Z">
            <w:rPr>
              <w:rFonts w:hint="eastAsia"/>
              <w:bCs/>
              <w:sz w:val="24"/>
            </w:rPr>
          </w:rPrChange>
        </w:rPr>
        <w:t>）</w:t>
      </w:r>
      <w:r w:rsidR="007E3BC9" w:rsidRPr="00987564">
        <w:rPr>
          <w:rFonts w:asciiTheme="minorEastAsia" w:hAnsiTheme="minorEastAsia"/>
          <w:bCs/>
          <w:sz w:val="24"/>
          <w:rPrChange w:id="4422" w:author="JY0225" w:date="2017-08-24T11:19:00Z">
            <w:rPr>
              <w:bCs/>
              <w:sz w:val="24"/>
            </w:rPr>
          </w:rPrChange>
        </w:rPr>
        <w:t xml:space="preserve"> </w:t>
      </w:r>
      <w:r w:rsidR="007E3BC9" w:rsidRPr="00987564">
        <w:rPr>
          <w:rFonts w:asciiTheme="minorEastAsia" w:hAnsiTheme="minorEastAsia"/>
          <w:bCs/>
          <w:sz w:val="24"/>
          <w:rPrChange w:id="4423" w:author="JY0225" w:date="2017-08-24T11:19:00Z">
            <w:rPr>
              <w:bCs/>
              <w:sz w:val="24"/>
            </w:rPr>
          </w:rPrChange>
        </w:rPr>
        <w:t>数据下载缓存流程设计</w:t>
      </w:r>
    </w:p>
    <w:p w14:paraId="0E2F8170" w14:textId="079E7E3D" w:rsidR="008C6E13" w:rsidRPr="00987564" w:rsidRDefault="00460B6A" w:rsidP="00987564">
      <w:pPr>
        <w:spacing w:line="400" w:lineRule="exact"/>
        <w:ind w:firstLine="420"/>
        <w:rPr>
          <w:rFonts w:asciiTheme="minorEastAsia" w:hAnsiTheme="minorEastAsia" w:cs="Times New Roman"/>
          <w:sz w:val="24"/>
          <w:szCs w:val="24"/>
          <w:rPrChange w:id="4424" w:author="JY0225" w:date="2017-08-24T11:19:00Z">
            <w:rPr>
              <w:rFonts w:ascii="Times New Roman" w:hAnsi="Times New Roman" w:cs="Times New Roman"/>
              <w:sz w:val="24"/>
              <w:szCs w:val="24"/>
            </w:rPr>
          </w:rPrChange>
        </w:rPr>
        <w:pPrChange w:id="4425" w:author="JY0225" w:date="2017-08-24T11:19:00Z">
          <w:pPr>
            <w:spacing w:line="360" w:lineRule="auto"/>
            <w:ind w:firstLine="420"/>
          </w:pPr>
        </w:pPrChange>
      </w:pPr>
      <w:ins w:id="4426" w:author="JY0225" w:date="2017-08-23T15:35:00Z">
        <w:r w:rsidRPr="00987564">
          <w:rPr>
            <w:rFonts w:asciiTheme="minorEastAsia" w:hAnsiTheme="minorEastAsia" w:hint="eastAsia"/>
            <w:sz w:val="24"/>
            <w:rPrChange w:id="4427" w:author="JY0225" w:date="2017-08-24T11:19:00Z">
              <w:rPr>
                <w:rFonts w:hint="eastAsia"/>
                <w:sz w:val="24"/>
              </w:rPr>
            </w:rPrChange>
          </w:rPr>
          <w:t>如图</w:t>
        </w:r>
        <w:r w:rsidRPr="00987564">
          <w:rPr>
            <w:rFonts w:asciiTheme="minorEastAsia" w:hAnsiTheme="minorEastAsia" w:hint="eastAsia"/>
            <w:sz w:val="24"/>
            <w:rPrChange w:id="4428" w:author="JY0225" w:date="2017-08-24T11:19:00Z">
              <w:rPr>
                <w:rFonts w:hint="eastAsia"/>
                <w:sz w:val="24"/>
              </w:rPr>
            </w:rPrChange>
          </w:rPr>
          <w:t>4-9</w:t>
        </w:r>
        <w:r w:rsidRPr="00987564">
          <w:rPr>
            <w:rFonts w:asciiTheme="minorEastAsia" w:hAnsiTheme="minorEastAsia" w:hint="eastAsia"/>
            <w:sz w:val="24"/>
            <w:rPrChange w:id="4429" w:author="JY0225" w:date="2017-08-24T11:19:00Z">
              <w:rPr>
                <w:rFonts w:hint="eastAsia"/>
                <w:sz w:val="24"/>
              </w:rPr>
            </w:rPrChange>
          </w:rPr>
          <w:t>所示，</w:t>
        </w:r>
      </w:ins>
      <w:r w:rsidR="008C6E13" w:rsidRPr="00987564">
        <w:rPr>
          <w:rFonts w:asciiTheme="minorEastAsia" w:hAnsiTheme="minorEastAsia" w:cs="Times New Roman" w:hint="eastAsia"/>
          <w:sz w:val="24"/>
          <w:szCs w:val="24"/>
          <w:rPrChange w:id="4430" w:author="JY0225" w:date="2017-08-24T11:19:00Z">
            <w:rPr>
              <w:rFonts w:ascii="Times New Roman" w:hAnsi="Times New Roman" w:cs="Times New Roman" w:hint="eastAsia"/>
              <w:sz w:val="24"/>
              <w:szCs w:val="24"/>
            </w:rPr>
          </w:rPrChange>
        </w:rPr>
        <w:t>中间件</w:t>
      </w:r>
      <w:r w:rsidR="0072169E" w:rsidRPr="00987564">
        <w:rPr>
          <w:rFonts w:asciiTheme="minorEastAsia" w:hAnsiTheme="minorEastAsia" w:cs="Times New Roman" w:hint="eastAsia"/>
          <w:sz w:val="24"/>
          <w:szCs w:val="24"/>
          <w:rPrChange w:id="4431" w:author="JY0225" w:date="2017-08-24T11:19:00Z">
            <w:rPr>
              <w:rFonts w:ascii="Times New Roman" w:hAnsi="Times New Roman" w:cs="Times New Roman" w:hint="eastAsia"/>
              <w:sz w:val="24"/>
              <w:szCs w:val="24"/>
            </w:rPr>
          </w:rPrChange>
        </w:rPr>
        <w:t>接收</w:t>
      </w:r>
      <w:r w:rsidR="008C6E13" w:rsidRPr="00987564">
        <w:rPr>
          <w:rFonts w:asciiTheme="minorEastAsia" w:hAnsiTheme="minorEastAsia" w:cs="Times New Roman" w:hint="eastAsia"/>
          <w:sz w:val="24"/>
          <w:szCs w:val="24"/>
          <w:rPrChange w:id="4432" w:author="JY0225" w:date="2017-08-24T11:19:00Z">
            <w:rPr>
              <w:rFonts w:ascii="Times New Roman" w:hAnsi="Times New Roman" w:cs="Times New Roman" w:hint="eastAsia"/>
              <w:sz w:val="24"/>
              <w:szCs w:val="24"/>
            </w:rPr>
          </w:rPrChange>
        </w:rPr>
        <w:t>到用户下载文件的请求后，首先会查询数据库</w:t>
      </w:r>
      <w:r w:rsidR="0072169E" w:rsidRPr="00987564">
        <w:rPr>
          <w:rFonts w:asciiTheme="minorEastAsia" w:hAnsiTheme="minorEastAsia" w:cs="Times New Roman" w:hint="eastAsia"/>
          <w:sz w:val="24"/>
          <w:szCs w:val="24"/>
          <w:rPrChange w:id="4433" w:author="JY0225" w:date="2017-08-24T11:19:00Z">
            <w:rPr>
              <w:rFonts w:ascii="Times New Roman" w:hAnsi="Times New Roman" w:cs="Times New Roman" w:hint="eastAsia"/>
              <w:sz w:val="24"/>
              <w:szCs w:val="24"/>
            </w:rPr>
          </w:rPrChange>
        </w:rPr>
        <w:t>中的本地缓存文件的信息，根据</w:t>
      </w:r>
      <w:r w:rsidR="0072169E" w:rsidRPr="00987564">
        <w:rPr>
          <w:rFonts w:asciiTheme="minorEastAsia" w:hAnsiTheme="minorEastAsia" w:cs="Times New Roman" w:hint="eastAsia"/>
          <w:sz w:val="24"/>
          <w:szCs w:val="24"/>
          <w:rPrChange w:id="4434" w:author="JY0225" w:date="2017-08-24T11:19:00Z">
            <w:rPr>
              <w:rFonts w:ascii="Times New Roman" w:hAnsi="Times New Roman" w:cs="Times New Roman" w:hint="eastAsia"/>
              <w:sz w:val="24"/>
              <w:szCs w:val="24"/>
            </w:rPr>
          </w:rPrChange>
        </w:rPr>
        <w:t>MD</w:t>
      </w:r>
      <w:r w:rsidR="0072169E" w:rsidRPr="00987564">
        <w:rPr>
          <w:rFonts w:asciiTheme="minorEastAsia" w:hAnsiTheme="minorEastAsia" w:cs="Times New Roman"/>
          <w:sz w:val="24"/>
          <w:szCs w:val="24"/>
          <w:rPrChange w:id="4435" w:author="JY0225" w:date="2017-08-24T11:19:00Z">
            <w:rPr>
              <w:rFonts w:ascii="Times New Roman" w:hAnsi="Times New Roman" w:cs="Times New Roman"/>
              <w:sz w:val="24"/>
              <w:szCs w:val="24"/>
            </w:rPr>
          </w:rPrChange>
        </w:rPr>
        <w:t>5</w:t>
      </w:r>
      <w:r w:rsidR="0072169E" w:rsidRPr="00987564">
        <w:rPr>
          <w:rFonts w:asciiTheme="minorEastAsia" w:hAnsiTheme="minorEastAsia" w:cs="Times New Roman" w:hint="eastAsia"/>
          <w:sz w:val="24"/>
          <w:szCs w:val="24"/>
          <w:rPrChange w:id="4436" w:author="JY0225" w:date="2017-08-24T11:19:00Z">
            <w:rPr>
              <w:rFonts w:ascii="Times New Roman" w:hAnsi="Times New Roman" w:cs="Times New Roman" w:hint="eastAsia"/>
              <w:sz w:val="24"/>
              <w:szCs w:val="24"/>
            </w:rPr>
          </w:rPrChange>
        </w:rPr>
        <w:t>值校验是否存在待下载的文件。若存在</w:t>
      </w:r>
      <w:r w:rsidR="00C014E6" w:rsidRPr="00987564">
        <w:rPr>
          <w:rFonts w:asciiTheme="minorEastAsia" w:hAnsiTheme="minorEastAsia" w:cs="Times New Roman" w:hint="eastAsia"/>
          <w:sz w:val="24"/>
          <w:szCs w:val="24"/>
          <w:rPrChange w:id="4437" w:author="JY0225" w:date="2017-08-24T11:19:00Z">
            <w:rPr>
              <w:rFonts w:ascii="Times New Roman" w:hAnsi="Times New Roman" w:cs="Times New Roman" w:hint="eastAsia"/>
              <w:sz w:val="24"/>
              <w:szCs w:val="24"/>
            </w:rPr>
          </w:rPrChange>
        </w:rPr>
        <w:t>该文件，则直接从本地缓存中将该文件复制到下载路径；若不存在该文件，则从服务器端下载该文件。</w:t>
      </w:r>
    </w:p>
    <w:p w14:paraId="41A6B281" w14:textId="606A0A98" w:rsidR="007E3BC9" w:rsidRDefault="00780429" w:rsidP="00780429">
      <w:pPr>
        <w:jc w:val="center"/>
      </w:pPr>
      <w:del w:id="4438" w:author="JY0225" w:date="2017-08-22T19:43:00Z">
        <w:r w:rsidDel="002576C8">
          <w:rPr>
            <w:noProof/>
          </w:rPr>
          <w:drawing>
            <wp:inline distT="0" distB="0" distL="0" distR="0" wp14:anchorId="33DB6D9B" wp14:editId="6E4F24EC">
              <wp:extent cx="5100075" cy="2850078"/>
              <wp:effectExtent l="0" t="0" r="5715"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数据下载缓存管理流程设计.jpg"/>
                      <pic:cNvPicPr/>
                    </pic:nvPicPr>
                    <pic:blipFill>
                      <a:blip r:embed="rId68">
                        <a:extLst>
                          <a:ext uri="{28A0092B-C50C-407E-A947-70E740481C1C}">
                            <a14:useLocalDpi xmlns:a14="http://schemas.microsoft.com/office/drawing/2010/main" val="0"/>
                          </a:ext>
                        </a:extLst>
                      </a:blip>
                      <a:stretch>
                        <a:fillRect/>
                      </a:stretch>
                    </pic:blipFill>
                    <pic:spPr>
                      <a:xfrm>
                        <a:off x="0" y="0"/>
                        <a:ext cx="5106626" cy="2853739"/>
                      </a:xfrm>
                      <a:prstGeom prst="rect">
                        <a:avLst/>
                      </a:prstGeom>
                    </pic:spPr>
                  </pic:pic>
                </a:graphicData>
              </a:graphic>
            </wp:inline>
          </w:drawing>
        </w:r>
      </w:del>
      <w:ins w:id="4439" w:author="JY0225" w:date="2017-08-22T19:45:00Z">
        <w:r w:rsidR="002576C8">
          <w:object w:dxaOrig="9363" w:dyaOrig="5666" w14:anchorId="5488F1B2">
            <v:shape id="_x0000_i1041" type="#_x0000_t75" style="width:368.4pt;height:222.55pt" o:ole="">
              <v:imagedata r:id="rId69" o:title=""/>
            </v:shape>
            <o:OLEObject Type="Embed" ProgID="Visio.Drawing.15" ShapeID="_x0000_i1041" DrawAspect="Content" ObjectID="_1565082773" r:id="rId70"/>
          </w:object>
        </w:r>
      </w:ins>
    </w:p>
    <w:p w14:paraId="331ADBED" w14:textId="10885FBD" w:rsidR="004E7101" w:rsidRPr="00987564" w:rsidRDefault="004E7101" w:rsidP="00987564">
      <w:pPr>
        <w:spacing w:line="400" w:lineRule="exact"/>
        <w:ind w:firstLineChars="200" w:firstLine="480"/>
        <w:jc w:val="center"/>
        <w:rPr>
          <w:rFonts w:asciiTheme="minorEastAsia" w:hAnsiTheme="minorEastAsia" w:cs="Times New Roman"/>
          <w:sz w:val="24"/>
          <w:szCs w:val="24"/>
          <w:rPrChange w:id="4440" w:author="JY0225" w:date="2017-08-24T11:19:00Z">
            <w:rPr>
              <w:rFonts w:ascii="Times New Roman" w:hAnsi="Times New Roman" w:cs="Times New Roman"/>
              <w:sz w:val="24"/>
              <w:szCs w:val="24"/>
            </w:rPr>
          </w:rPrChange>
        </w:rPr>
        <w:pPrChange w:id="4441" w:author="JY0225" w:date="2017-08-24T11:19:00Z">
          <w:pPr>
            <w:spacing w:line="360" w:lineRule="auto"/>
            <w:ind w:firstLineChars="200" w:firstLine="480"/>
            <w:jc w:val="center"/>
          </w:pPr>
        </w:pPrChange>
      </w:pPr>
      <w:r w:rsidRPr="00987564">
        <w:rPr>
          <w:rFonts w:asciiTheme="minorEastAsia" w:hAnsiTheme="minorEastAsia" w:cs="Times New Roman" w:hint="eastAsia"/>
          <w:sz w:val="24"/>
          <w:szCs w:val="24"/>
          <w:rPrChange w:id="4442" w:author="JY0225" w:date="2017-08-24T11:19:00Z">
            <w:rPr>
              <w:rFonts w:ascii="Times New Roman" w:hAnsi="Times New Roman" w:cs="Times New Roman" w:hint="eastAsia"/>
              <w:sz w:val="24"/>
              <w:szCs w:val="24"/>
            </w:rPr>
          </w:rPrChange>
        </w:rPr>
        <w:t>图</w:t>
      </w:r>
      <w:r w:rsidR="00401E29" w:rsidRPr="00987564">
        <w:rPr>
          <w:rFonts w:asciiTheme="minorEastAsia" w:hAnsiTheme="minorEastAsia" w:cs="Times New Roman"/>
          <w:sz w:val="24"/>
          <w:szCs w:val="24"/>
          <w:rPrChange w:id="4443" w:author="JY0225" w:date="2017-08-24T11:19:00Z">
            <w:rPr>
              <w:rFonts w:ascii="Times New Roman" w:hAnsi="Times New Roman" w:cs="Times New Roman"/>
              <w:sz w:val="24"/>
              <w:szCs w:val="24"/>
            </w:rPr>
          </w:rPrChange>
        </w:rPr>
        <w:t>4-9</w:t>
      </w:r>
      <w:r w:rsidRPr="00987564">
        <w:rPr>
          <w:rFonts w:asciiTheme="minorEastAsia" w:hAnsiTheme="minorEastAsia" w:cs="Times New Roman"/>
          <w:sz w:val="24"/>
          <w:szCs w:val="24"/>
          <w:rPrChange w:id="4444" w:author="JY0225" w:date="2017-08-24T11:19:00Z">
            <w:rPr>
              <w:rFonts w:ascii="Times New Roman" w:hAnsi="Times New Roman" w:cs="Times New Roman"/>
              <w:sz w:val="24"/>
              <w:szCs w:val="24"/>
            </w:rPr>
          </w:rPrChange>
        </w:rPr>
        <w:t>云</w:t>
      </w:r>
      <w:r w:rsidR="00476838" w:rsidRPr="00987564">
        <w:rPr>
          <w:rFonts w:asciiTheme="minorEastAsia" w:hAnsiTheme="minorEastAsia" w:cs="Times New Roman"/>
          <w:sz w:val="24"/>
          <w:szCs w:val="24"/>
          <w:rPrChange w:id="4445" w:author="JY0225" w:date="2017-08-24T11:19:00Z">
            <w:rPr>
              <w:rFonts w:ascii="Times New Roman" w:hAnsi="Times New Roman" w:cs="Times New Roman"/>
              <w:sz w:val="24"/>
              <w:szCs w:val="24"/>
            </w:rPr>
          </w:rPrChange>
        </w:rPr>
        <w:t>备份</w:t>
      </w:r>
      <w:r w:rsidRPr="00987564">
        <w:rPr>
          <w:rFonts w:asciiTheme="minorEastAsia" w:hAnsiTheme="minorEastAsia" w:cs="Times New Roman"/>
          <w:sz w:val="24"/>
          <w:szCs w:val="24"/>
          <w:rPrChange w:id="4446" w:author="JY0225" w:date="2017-08-24T11:19:00Z">
            <w:rPr>
              <w:rFonts w:ascii="Times New Roman" w:hAnsi="Times New Roman" w:cs="Times New Roman"/>
              <w:sz w:val="24"/>
              <w:szCs w:val="24"/>
            </w:rPr>
          </w:rPrChange>
        </w:rPr>
        <w:t>与云备份系统中间件</w:t>
      </w:r>
      <w:r w:rsidRPr="00987564">
        <w:rPr>
          <w:rFonts w:asciiTheme="minorEastAsia" w:hAnsiTheme="minorEastAsia" w:cs="Times New Roman" w:hint="eastAsia"/>
          <w:sz w:val="24"/>
          <w:szCs w:val="24"/>
          <w:rPrChange w:id="4447" w:author="JY0225" w:date="2017-08-24T11:19:00Z">
            <w:rPr>
              <w:rFonts w:ascii="Times New Roman" w:hAnsi="Times New Roman" w:cs="Times New Roman" w:hint="eastAsia"/>
              <w:sz w:val="24"/>
              <w:szCs w:val="24"/>
            </w:rPr>
          </w:rPrChange>
        </w:rPr>
        <w:t>大文件下载</w:t>
      </w:r>
      <w:r w:rsidRPr="00987564">
        <w:rPr>
          <w:rFonts w:asciiTheme="minorEastAsia" w:hAnsiTheme="minorEastAsia" w:cs="Times New Roman"/>
          <w:sz w:val="24"/>
          <w:szCs w:val="24"/>
          <w:rPrChange w:id="4448" w:author="JY0225" w:date="2017-08-24T11:19:00Z">
            <w:rPr>
              <w:rFonts w:ascii="Times New Roman" w:hAnsi="Times New Roman" w:cs="Times New Roman"/>
              <w:sz w:val="24"/>
              <w:szCs w:val="24"/>
            </w:rPr>
          </w:rPrChange>
        </w:rPr>
        <w:t>流程图</w:t>
      </w:r>
    </w:p>
    <w:p w14:paraId="00055F81" w14:textId="77777777" w:rsidR="007E4F1D" w:rsidRDefault="00B2530F" w:rsidP="007E4F1D">
      <w:pPr>
        <w:pStyle w:val="31"/>
      </w:pPr>
      <w:bookmarkStart w:id="4449" w:name="_Toc491335247"/>
      <w:r>
        <w:t>4.3</w:t>
      </w:r>
      <w:r w:rsidR="002126C0">
        <w:t>.5</w:t>
      </w:r>
      <w:r w:rsidR="007E4F1D" w:rsidRPr="006637A1">
        <w:t xml:space="preserve"> </w:t>
      </w:r>
      <w:r w:rsidR="009776FB">
        <w:rPr>
          <w:rFonts w:hint="eastAsia"/>
        </w:rPr>
        <w:t>多应用适配</w:t>
      </w:r>
      <w:r w:rsidR="007E4F1D">
        <w:t>流程设计</w:t>
      </w:r>
      <w:bookmarkEnd w:id="4449"/>
    </w:p>
    <w:p w14:paraId="692D8FD5" w14:textId="62BBA2C1" w:rsidR="006617BB" w:rsidRPr="000A6C54" w:rsidRDefault="006617BB" w:rsidP="00987564">
      <w:pPr>
        <w:spacing w:line="400" w:lineRule="exact"/>
        <w:ind w:firstLineChars="200" w:firstLine="480"/>
        <w:rPr>
          <w:sz w:val="24"/>
        </w:rPr>
        <w:pPrChange w:id="4450" w:author="JY0225" w:date="2017-08-24T11:19:00Z">
          <w:pPr>
            <w:spacing w:line="360" w:lineRule="auto"/>
            <w:ind w:firstLineChars="200" w:firstLine="480"/>
          </w:pPr>
        </w:pPrChange>
      </w:pPr>
      <w:r>
        <w:rPr>
          <w:rFonts w:hint="eastAsia"/>
          <w:sz w:val="24"/>
        </w:rPr>
        <w:t>由于</w:t>
      </w:r>
      <w:r w:rsidR="00FE279F">
        <w:rPr>
          <w:rFonts w:hint="eastAsia"/>
          <w:sz w:val="24"/>
        </w:rPr>
        <w:t>操作系统与编程语言的差异性，且</w:t>
      </w:r>
      <w:r w:rsidRPr="000A6C54">
        <w:rPr>
          <w:rFonts w:hint="eastAsia"/>
          <w:sz w:val="24"/>
        </w:rPr>
        <w:t>设计时考虑的情形和目标不一样，客户端和服务端通常会定义不同的接口，导致服务器和客户端不匹配。交互适配模</w:t>
      </w:r>
      <w:r w:rsidRPr="000A6C54">
        <w:rPr>
          <w:rFonts w:hint="eastAsia"/>
          <w:sz w:val="24"/>
        </w:rPr>
        <w:lastRenderedPageBreak/>
        <w:t>块</w:t>
      </w:r>
      <w:r>
        <w:rPr>
          <w:rFonts w:hint="eastAsia"/>
          <w:sz w:val="24"/>
        </w:rPr>
        <w:t>的</w:t>
      </w:r>
      <w:r w:rsidRPr="000A6C54">
        <w:rPr>
          <w:rFonts w:hint="eastAsia"/>
          <w:sz w:val="24"/>
        </w:rPr>
        <w:t>主要的目标是完成不同客户端和服务之间的适配。</w:t>
      </w:r>
      <w:r>
        <w:rPr>
          <w:rFonts w:hint="eastAsia"/>
          <w:sz w:val="24"/>
        </w:rPr>
        <w:t>以下展示的是交互适配模块进行命令接口转换时的流程设计。</w:t>
      </w:r>
    </w:p>
    <w:p w14:paraId="13F3D286" w14:textId="160F4C20" w:rsidR="006617BB" w:rsidRDefault="000E4D98" w:rsidP="00762481">
      <w:pPr>
        <w:jc w:val="center"/>
      </w:pPr>
      <w:ins w:id="4451" w:author="JY0225" w:date="2017-08-22T19:50:00Z">
        <w:r>
          <w:object w:dxaOrig="6234" w:dyaOrig="7389" w14:anchorId="14481875">
            <v:shape id="_x0000_i1042" type="#_x0000_t75" style="width:248.75pt;height:294.55pt" o:ole="">
              <v:imagedata r:id="rId71" o:title=""/>
            </v:shape>
            <o:OLEObject Type="Embed" ProgID="Visio.Drawing.15" ShapeID="_x0000_i1042" DrawAspect="Content" ObjectID="_1565082774" r:id="rId72"/>
          </w:object>
        </w:r>
      </w:ins>
      <w:del w:id="4452" w:author="JY0225" w:date="2017-08-22T19:48:00Z">
        <w:r w:rsidR="00EA3181" w:rsidDel="000E4D98">
          <w:rPr>
            <w:noProof/>
          </w:rPr>
          <w:drawing>
            <wp:inline distT="0" distB="0" distL="0" distR="0" wp14:anchorId="348DECE1" wp14:editId="3AB32D1C">
              <wp:extent cx="3370521" cy="3967725"/>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命令接口转换设计.jpg"/>
                      <pic:cNvPicPr/>
                    </pic:nvPicPr>
                    <pic:blipFill>
                      <a:blip r:embed="rId73">
                        <a:extLst>
                          <a:ext uri="{28A0092B-C50C-407E-A947-70E740481C1C}">
                            <a14:useLocalDpi xmlns:a14="http://schemas.microsoft.com/office/drawing/2010/main" val="0"/>
                          </a:ext>
                        </a:extLst>
                      </a:blip>
                      <a:stretch>
                        <a:fillRect/>
                      </a:stretch>
                    </pic:blipFill>
                    <pic:spPr>
                      <a:xfrm>
                        <a:off x="0" y="0"/>
                        <a:ext cx="3382383" cy="3981689"/>
                      </a:xfrm>
                      <a:prstGeom prst="rect">
                        <a:avLst/>
                      </a:prstGeom>
                    </pic:spPr>
                  </pic:pic>
                </a:graphicData>
              </a:graphic>
            </wp:inline>
          </w:drawing>
        </w:r>
      </w:del>
    </w:p>
    <w:p w14:paraId="0BE00E7D" w14:textId="18E7E2D7" w:rsidR="00762481" w:rsidRPr="00987564" w:rsidRDefault="00762481" w:rsidP="00987564">
      <w:pPr>
        <w:spacing w:line="400" w:lineRule="exact"/>
        <w:ind w:left="420"/>
        <w:jc w:val="center"/>
        <w:rPr>
          <w:rFonts w:asciiTheme="minorEastAsia" w:hAnsiTheme="minorEastAsia"/>
          <w:color w:val="000000" w:themeColor="text1"/>
          <w:sz w:val="24"/>
          <w:rPrChange w:id="4453" w:author="JY0225" w:date="2017-08-24T11:20:00Z">
            <w:rPr>
              <w:color w:val="000000" w:themeColor="text1"/>
              <w:sz w:val="24"/>
            </w:rPr>
          </w:rPrChange>
        </w:rPr>
        <w:pPrChange w:id="4454" w:author="JY0225" w:date="2017-08-24T11:20:00Z">
          <w:pPr>
            <w:spacing w:line="360" w:lineRule="auto"/>
            <w:ind w:left="420"/>
            <w:jc w:val="center"/>
          </w:pPr>
        </w:pPrChange>
      </w:pPr>
      <w:r w:rsidRPr="00987564">
        <w:rPr>
          <w:rFonts w:asciiTheme="minorEastAsia" w:hAnsiTheme="minorEastAsia" w:hint="eastAsia"/>
          <w:color w:val="000000" w:themeColor="text1"/>
          <w:sz w:val="24"/>
          <w:rPrChange w:id="4455" w:author="JY0225" w:date="2017-08-24T11:20:00Z">
            <w:rPr>
              <w:rFonts w:hint="eastAsia"/>
              <w:color w:val="000000" w:themeColor="text1"/>
              <w:sz w:val="24"/>
            </w:rPr>
          </w:rPrChange>
        </w:rPr>
        <w:t>图</w:t>
      </w:r>
      <w:r w:rsidR="00773488" w:rsidRPr="00987564">
        <w:rPr>
          <w:rFonts w:asciiTheme="minorEastAsia" w:hAnsiTheme="minorEastAsia"/>
          <w:color w:val="000000" w:themeColor="text1"/>
          <w:sz w:val="24"/>
          <w:rPrChange w:id="4456" w:author="JY0225" w:date="2017-08-24T11:20:00Z">
            <w:rPr>
              <w:color w:val="000000" w:themeColor="text1"/>
              <w:sz w:val="24"/>
            </w:rPr>
          </w:rPrChange>
        </w:rPr>
        <w:t>4-10</w:t>
      </w:r>
      <w:r w:rsidR="00243CC7" w:rsidRPr="00987564">
        <w:rPr>
          <w:rFonts w:asciiTheme="minorEastAsia" w:hAnsiTheme="minorEastAsia"/>
          <w:color w:val="000000" w:themeColor="text1"/>
          <w:sz w:val="24"/>
          <w:rPrChange w:id="4457" w:author="JY0225" w:date="2017-08-24T11:20:00Z">
            <w:rPr>
              <w:color w:val="000000" w:themeColor="text1"/>
              <w:sz w:val="24"/>
            </w:rPr>
          </w:rPrChange>
        </w:rPr>
        <w:t xml:space="preserve"> </w:t>
      </w:r>
      <w:r w:rsidRPr="00987564">
        <w:rPr>
          <w:rFonts w:asciiTheme="minorEastAsia" w:hAnsiTheme="minorEastAsia"/>
          <w:color w:val="000000" w:themeColor="text1"/>
          <w:sz w:val="24"/>
          <w:rPrChange w:id="4458" w:author="JY0225" w:date="2017-08-24T11:20:00Z">
            <w:rPr>
              <w:color w:val="000000" w:themeColor="text1"/>
              <w:sz w:val="24"/>
            </w:rPr>
          </w:rPrChange>
        </w:rPr>
        <w:t>云</w:t>
      </w:r>
      <w:r w:rsidR="00476838" w:rsidRPr="00987564">
        <w:rPr>
          <w:rFonts w:asciiTheme="minorEastAsia" w:hAnsiTheme="minorEastAsia"/>
          <w:color w:val="000000" w:themeColor="text1"/>
          <w:sz w:val="24"/>
          <w:rPrChange w:id="4459" w:author="JY0225" w:date="2017-08-24T11:20:00Z">
            <w:rPr>
              <w:color w:val="000000" w:themeColor="text1"/>
              <w:sz w:val="24"/>
            </w:rPr>
          </w:rPrChange>
        </w:rPr>
        <w:t>备份</w:t>
      </w:r>
      <w:r w:rsidRPr="00987564">
        <w:rPr>
          <w:rFonts w:asciiTheme="minorEastAsia" w:hAnsiTheme="minorEastAsia"/>
          <w:color w:val="000000" w:themeColor="text1"/>
          <w:sz w:val="24"/>
          <w:rPrChange w:id="4460" w:author="JY0225" w:date="2017-08-24T11:20:00Z">
            <w:rPr>
              <w:color w:val="000000" w:themeColor="text1"/>
              <w:sz w:val="24"/>
            </w:rPr>
          </w:rPrChange>
        </w:rPr>
        <w:t>与云备份系统中间件</w:t>
      </w:r>
      <w:r w:rsidRPr="00987564">
        <w:rPr>
          <w:rFonts w:asciiTheme="minorEastAsia" w:hAnsiTheme="minorEastAsia" w:hint="eastAsia"/>
          <w:color w:val="000000" w:themeColor="text1"/>
          <w:sz w:val="24"/>
          <w:rPrChange w:id="4461" w:author="JY0225" w:date="2017-08-24T11:20:00Z">
            <w:rPr>
              <w:rFonts w:hint="eastAsia"/>
              <w:color w:val="000000" w:themeColor="text1"/>
              <w:sz w:val="24"/>
            </w:rPr>
          </w:rPrChange>
        </w:rPr>
        <w:t>交互适配模块</w:t>
      </w:r>
      <w:r w:rsidRPr="00987564">
        <w:rPr>
          <w:rFonts w:asciiTheme="minorEastAsia" w:hAnsiTheme="minorEastAsia"/>
          <w:color w:val="000000" w:themeColor="text1"/>
          <w:sz w:val="24"/>
          <w:rPrChange w:id="4462" w:author="JY0225" w:date="2017-08-24T11:20:00Z">
            <w:rPr>
              <w:color w:val="000000" w:themeColor="text1"/>
              <w:sz w:val="24"/>
            </w:rPr>
          </w:rPrChange>
        </w:rPr>
        <w:t>流程图</w:t>
      </w:r>
    </w:p>
    <w:p w14:paraId="2D98808B" w14:textId="739061C5" w:rsidR="008924BE" w:rsidRPr="00987564" w:rsidDel="00B32D59" w:rsidRDefault="00B32D59" w:rsidP="00987564">
      <w:pPr>
        <w:spacing w:line="400" w:lineRule="exact"/>
        <w:ind w:firstLine="420"/>
        <w:rPr>
          <w:del w:id="4463" w:author="JY0225" w:date="2017-08-23T15:36:00Z"/>
          <w:rFonts w:asciiTheme="minorEastAsia" w:hAnsiTheme="minorEastAsia"/>
          <w:color w:val="000000" w:themeColor="text1"/>
          <w:sz w:val="24"/>
          <w:rPrChange w:id="4464" w:author="JY0225" w:date="2017-08-24T11:20:00Z">
            <w:rPr>
              <w:del w:id="4465" w:author="JY0225" w:date="2017-08-23T15:36:00Z"/>
              <w:color w:val="000000" w:themeColor="text1"/>
              <w:sz w:val="24"/>
            </w:rPr>
          </w:rPrChange>
        </w:rPr>
        <w:pPrChange w:id="4466" w:author="JY0225" w:date="2017-08-24T11:20:00Z">
          <w:pPr>
            <w:spacing w:line="360" w:lineRule="auto"/>
            <w:ind w:firstLine="420"/>
          </w:pPr>
        </w:pPrChange>
      </w:pPr>
      <w:ins w:id="4467" w:author="JY0225" w:date="2017-08-23T15:35:00Z">
        <w:r w:rsidRPr="00987564">
          <w:rPr>
            <w:rFonts w:asciiTheme="minorEastAsia" w:hAnsiTheme="minorEastAsia" w:hint="eastAsia"/>
            <w:sz w:val="24"/>
            <w:rPrChange w:id="4468" w:author="JY0225" w:date="2017-08-24T11:20:00Z">
              <w:rPr>
                <w:rFonts w:hint="eastAsia"/>
                <w:sz w:val="24"/>
              </w:rPr>
            </w:rPrChange>
          </w:rPr>
          <w:t>如图</w:t>
        </w:r>
        <w:r w:rsidRPr="00987564">
          <w:rPr>
            <w:rFonts w:asciiTheme="minorEastAsia" w:hAnsiTheme="minorEastAsia" w:hint="eastAsia"/>
            <w:sz w:val="24"/>
            <w:rPrChange w:id="4469" w:author="JY0225" w:date="2017-08-24T11:20:00Z">
              <w:rPr>
                <w:rFonts w:hint="eastAsia"/>
                <w:sz w:val="24"/>
              </w:rPr>
            </w:rPrChange>
          </w:rPr>
          <w:t>4-10</w:t>
        </w:r>
        <w:r w:rsidRPr="00987564">
          <w:rPr>
            <w:rFonts w:asciiTheme="minorEastAsia" w:hAnsiTheme="minorEastAsia" w:hint="eastAsia"/>
            <w:sz w:val="24"/>
            <w:rPrChange w:id="4470" w:author="JY0225" w:date="2017-08-24T11:20:00Z">
              <w:rPr>
                <w:rFonts w:hint="eastAsia"/>
                <w:sz w:val="24"/>
              </w:rPr>
            </w:rPrChange>
          </w:rPr>
          <w:t>所示，</w:t>
        </w:r>
      </w:ins>
      <w:r w:rsidR="008924BE" w:rsidRPr="00987564">
        <w:rPr>
          <w:rFonts w:asciiTheme="minorEastAsia" w:hAnsiTheme="minorEastAsia" w:hint="eastAsia"/>
          <w:color w:val="000000" w:themeColor="text1"/>
          <w:sz w:val="24"/>
          <w:rPrChange w:id="4471" w:author="JY0225" w:date="2017-08-24T11:20:00Z">
            <w:rPr>
              <w:rFonts w:hint="eastAsia"/>
              <w:color w:val="000000" w:themeColor="text1"/>
              <w:sz w:val="24"/>
            </w:rPr>
          </w:rPrChange>
        </w:rPr>
        <w:t>交互适配模块接收到客户端交互模块发送的指令后，首先判断该指令中</w:t>
      </w:r>
      <w:ins w:id="4472" w:author="JY0225" w:date="2017-08-23T15:36:00Z">
        <w:r w:rsidRPr="00987564">
          <w:rPr>
            <w:rFonts w:asciiTheme="minorEastAsia" w:hAnsiTheme="minorEastAsia" w:hint="eastAsia"/>
            <w:color w:val="000000" w:themeColor="text1"/>
            <w:sz w:val="24"/>
            <w:rPrChange w:id="4473" w:author="JY0225" w:date="2017-08-24T11:20:00Z">
              <w:rPr>
                <w:rFonts w:hint="eastAsia"/>
                <w:color w:val="000000" w:themeColor="text1"/>
                <w:sz w:val="24"/>
              </w:rPr>
            </w:rPrChange>
          </w:rPr>
          <w:t>的</w:t>
        </w:r>
      </w:ins>
      <w:del w:id="4474" w:author="JY0225" w:date="2017-08-23T15:36:00Z">
        <w:r w:rsidR="008924BE" w:rsidRPr="00987564" w:rsidDel="00B32D59">
          <w:rPr>
            <w:rFonts w:asciiTheme="minorEastAsia" w:hAnsiTheme="minorEastAsia" w:hint="eastAsia"/>
            <w:color w:val="000000" w:themeColor="text1"/>
            <w:sz w:val="24"/>
            <w:rPrChange w:id="4475" w:author="JY0225" w:date="2017-08-24T11:20:00Z">
              <w:rPr>
                <w:rFonts w:hint="eastAsia"/>
                <w:color w:val="000000" w:themeColor="text1"/>
                <w:sz w:val="24"/>
              </w:rPr>
            </w:rPrChange>
          </w:rPr>
          <w:delText>所</w:delText>
        </w:r>
      </w:del>
    </w:p>
    <w:p w14:paraId="4E8811A3" w14:textId="77777777" w:rsidR="00212E62" w:rsidRPr="00987564" w:rsidRDefault="008924BE" w:rsidP="00987564">
      <w:pPr>
        <w:spacing w:line="400" w:lineRule="exact"/>
        <w:ind w:firstLine="420"/>
        <w:rPr>
          <w:rFonts w:asciiTheme="minorEastAsia" w:hAnsiTheme="minorEastAsia"/>
          <w:color w:val="000000" w:themeColor="text1"/>
          <w:sz w:val="24"/>
          <w:rPrChange w:id="4476" w:author="JY0225" w:date="2017-08-24T11:20:00Z">
            <w:rPr>
              <w:color w:val="000000" w:themeColor="text1"/>
              <w:sz w:val="24"/>
            </w:rPr>
          </w:rPrChange>
        </w:rPr>
        <w:pPrChange w:id="4477" w:author="JY0225" w:date="2017-08-24T11:20:00Z">
          <w:pPr>
            <w:spacing w:line="360" w:lineRule="auto"/>
          </w:pPr>
        </w:pPrChange>
      </w:pPr>
      <w:r w:rsidRPr="00987564">
        <w:rPr>
          <w:rFonts w:asciiTheme="minorEastAsia" w:hAnsiTheme="minorEastAsia" w:hint="eastAsia"/>
          <w:color w:val="FF0000"/>
          <w:sz w:val="24"/>
          <w:rPrChange w:id="4478" w:author="JY0225" w:date="2017-08-24T11:20:00Z">
            <w:rPr>
              <w:rFonts w:hint="eastAsia"/>
              <w:color w:val="000000" w:themeColor="text1"/>
              <w:sz w:val="24"/>
            </w:rPr>
          </w:rPrChange>
        </w:rPr>
        <w:t>请求</w:t>
      </w:r>
      <w:del w:id="4479" w:author="JY0225" w:date="2017-08-23T15:36:00Z">
        <w:r w:rsidRPr="00987564" w:rsidDel="00B32D59">
          <w:rPr>
            <w:rFonts w:asciiTheme="minorEastAsia" w:hAnsiTheme="minorEastAsia" w:hint="eastAsia"/>
            <w:color w:val="FF0000"/>
            <w:sz w:val="24"/>
            <w:rPrChange w:id="4480" w:author="JY0225" w:date="2017-08-24T11:20:00Z">
              <w:rPr>
                <w:rFonts w:hint="eastAsia"/>
                <w:color w:val="000000" w:themeColor="text1"/>
                <w:sz w:val="24"/>
              </w:rPr>
            </w:rPrChange>
          </w:rPr>
          <w:delText>的功能</w:delText>
        </w:r>
      </w:del>
      <w:r w:rsidRPr="00987564">
        <w:rPr>
          <w:rFonts w:asciiTheme="minorEastAsia" w:hAnsiTheme="minorEastAsia" w:hint="eastAsia"/>
          <w:color w:val="FF0000"/>
          <w:sz w:val="24"/>
          <w:rPrChange w:id="4481" w:author="JY0225" w:date="2017-08-24T11:20:00Z">
            <w:rPr>
              <w:rFonts w:hint="eastAsia"/>
              <w:color w:val="000000" w:themeColor="text1"/>
              <w:sz w:val="24"/>
            </w:rPr>
          </w:rPrChange>
        </w:rPr>
        <w:t>是否可以分解为若干个子功能，若能分解为若干个子功能，则</w:t>
      </w:r>
      <w:r w:rsidRPr="00987564">
        <w:rPr>
          <w:rFonts w:asciiTheme="minorEastAsia" w:hAnsiTheme="minorEastAsia" w:hint="eastAsia"/>
          <w:color w:val="000000" w:themeColor="text1"/>
          <w:sz w:val="24"/>
          <w:rPrChange w:id="4482" w:author="JY0225" w:date="2017-08-24T11:20:00Z">
            <w:rPr>
              <w:rFonts w:hint="eastAsia"/>
              <w:color w:val="000000" w:themeColor="text1"/>
              <w:sz w:val="24"/>
            </w:rPr>
          </w:rPrChange>
        </w:rPr>
        <w:t>先将指令分解然后逐一适配，并将适配后的指令交给控制模块处理，最后将处理后的结果进行整合返回给客户端。</w:t>
      </w:r>
    </w:p>
    <w:p w14:paraId="55197C72"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4483" w:name="_Toc488833235"/>
      <w:bookmarkStart w:id="4484" w:name="_Toc488850472"/>
      <w:bookmarkStart w:id="4485" w:name="_Toc488874489"/>
      <w:bookmarkStart w:id="4486" w:name="_Toc488874568"/>
      <w:bookmarkStart w:id="4487" w:name="_Toc488874647"/>
      <w:bookmarkStart w:id="4488" w:name="_Toc488874726"/>
      <w:bookmarkStart w:id="4489" w:name="_Toc488875097"/>
      <w:bookmarkStart w:id="4490" w:name="_Toc488916856"/>
      <w:bookmarkStart w:id="4491" w:name="_Toc488916934"/>
      <w:bookmarkStart w:id="4492" w:name="_Toc488926354"/>
      <w:bookmarkStart w:id="4493" w:name="_Toc488926433"/>
      <w:bookmarkStart w:id="4494" w:name="_Toc488926837"/>
      <w:bookmarkStart w:id="4495" w:name="_Toc488927671"/>
      <w:bookmarkStart w:id="4496" w:name="_Toc488927752"/>
      <w:bookmarkStart w:id="4497" w:name="_Toc488948487"/>
      <w:bookmarkStart w:id="4498" w:name="_Toc488956598"/>
      <w:bookmarkStart w:id="4499" w:name="_Toc489026190"/>
      <w:bookmarkStart w:id="4500" w:name="_Toc489032618"/>
      <w:bookmarkStart w:id="4501" w:name="_Toc489103411"/>
      <w:bookmarkStart w:id="4502" w:name="_Toc489195678"/>
      <w:bookmarkStart w:id="4503" w:name="_Toc489215666"/>
      <w:bookmarkStart w:id="4504" w:name="_Toc489217200"/>
      <w:bookmarkStart w:id="4505" w:name="_Toc489298473"/>
      <w:bookmarkStart w:id="4506" w:name="_Toc489446979"/>
      <w:bookmarkStart w:id="4507" w:name="_Toc489518444"/>
      <w:bookmarkStart w:id="4508" w:name="_Toc489543835"/>
      <w:bookmarkStart w:id="4509" w:name="_Toc489689108"/>
      <w:bookmarkStart w:id="4510" w:name="_Toc489707607"/>
      <w:bookmarkStart w:id="4511" w:name="_Toc489712134"/>
      <w:bookmarkStart w:id="4512" w:name="_Toc489780756"/>
      <w:bookmarkStart w:id="4513" w:name="_Toc489795677"/>
      <w:bookmarkStart w:id="4514" w:name="_Toc489820427"/>
      <w:bookmarkStart w:id="4515" w:name="_Toc489899098"/>
      <w:bookmarkStart w:id="4516" w:name="_Toc489907809"/>
      <w:bookmarkStart w:id="4517" w:name="_Toc489991404"/>
      <w:bookmarkStart w:id="4518" w:name="_Toc490056577"/>
      <w:bookmarkStart w:id="4519" w:name="_Toc490467097"/>
      <w:bookmarkStart w:id="4520" w:name="_Toc490470951"/>
      <w:bookmarkStart w:id="4521" w:name="_Toc490474162"/>
      <w:bookmarkStart w:id="4522" w:name="_Toc490477151"/>
      <w:bookmarkStart w:id="4523" w:name="_Toc490860353"/>
      <w:bookmarkStart w:id="4524" w:name="_Toc490860691"/>
      <w:bookmarkStart w:id="4525" w:name="_Toc490943123"/>
      <w:bookmarkStart w:id="4526" w:name="_Toc490994528"/>
      <w:bookmarkStart w:id="4527" w:name="_Toc491202476"/>
      <w:bookmarkStart w:id="4528" w:name="_Toc491260541"/>
      <w:bookmarkStart w:id="4529" w:name="_Toc491268925"/>
      <w:bookmarkStart w:id="4530" w:name="_Toc491334852"/>
      <w:bookmarkStart w:id="4531" w:name="_Toc491335248"/>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p>
    <w:p w14:paraId="4DC80046"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4532" w:name="_Toc488833236"/>
      <w:bookmarkStart w:id="4533" w:name="_Toc488850473"/>
      <w:bookmarkStart w:id="4534" w:name="_Toc488874490"/>
      <w:bookmarkStart w:id="4535" w:name="_Toc488874569"/>
      <w:bookmarkStart w:id="4536" w:name="_Toc488874648"/>
      <w:bookmarkStart w:id="4537" w:name="_Toc488874727"/>
      <w:bookmarkStart w:id="4538" w:name="_Toc488875098"/>
      <w:bookmarkStart w:id="4539" w:name="_Toc488916857"/>
      <w:bookmarkStart w:id="4540" w:name="_Toc488916935"/>
      <w:bookmarkStart w:id="4541" w:name="_Toc488926355"/>
      <w:bookmarkStart w:id="4542" w:name="_Toc488926434"/>
      <w:bookmarkStart w:id="4543" w:name="_Toc488926838"/>
      <w:bookmarkStart w:id="4544" w:name="_Toc488927672"/>
      <w:bookmarkStart w:id="4545" w:name="_Toc488927753"/>
      <w:bookmarkStart w:id="4546" w:name="_Toc488948488"/>
      <w:bookmarkStart w:id="4547" w:name="_Toc488956599"/>
      <w:bookmarkStart w:id="4548" w:name="_Toc489026191"/>
      <w:bookmarkStart w:id="4549" w:name="_Toc489032619"/>
      <w:bookmarkStart w:id="4550" w:name="_Toc489103412"/>
      <w:bookmarkStart w:id="4551" w:name="_Toc489195679"/>
      <w:bookmarkStart w:id="4552" w:name="_Toc489215667"/>
      <w:bookmarkStart w:id="4553" w:name="_Toc489217201"/>
      <w:bookmarkStart w:id="4554" w:name="_Toc489298474"/>
      <w:bookmarkStart w:id="4555" w:name="_Toc489446980"/>
      <w:bookmarkStart w:id="4556" w:name="_Toc489518445"/>
      <w:bookmarkStart w:id="4557" w:name="_Toc489543836"/>
      <w:bookmarkStart w:id="4558" w:name="_Toc489689109"/>
      <w:bookmarkStart w:id="4559" w:name="_Toc489707608"/>
      <w:bookmarkStart w:id="4560" w:name="_Toc489712135"/>
      <w:bookmarkStart w:id="4561" w:name="_Toc489780757"/>
      <w:bookmarkStart w:id="4562" w:name="_Toc489795678"/>
      <w:bookmarkStart w:id="4563" w:name="_Toc489820428"/>
      <w:bookmarkStart w:id="4564" w:name="_Toc489899099"/>
      <w:bookmarkStart w:id="4565" w:name="_Toc489907810"/>
      <w:bookmarkStart w:id="4566" w:name="_Toc489991405"/>
      <w:bookmarkStart w:id="4567" w:name="_Toc490056578"/>
      <w:bookmarkStart w:id="4568" w:name="_Toc490467098"/>
      <w:bookmarkStart w:id="4569" w:name="_Toc490470952"/>
      <w:bookmarkStart w:id="4570" w:name="_Toc490474163"/>
      <w:bookmarkStart w:id="4571" w:name="_Toc490477152"/>
      <w:bookmarkStart w:id="4572" w:name="_Toc490860354"/>
      <w:bookmarkStart w:id="4573" w:name="_Toc490860692"/>
      <w:bookmarkStart w:id="4574" w:name="_Toc490943124"/>
      <w:bookmarkStart w:id="4575" w:name="_Toc490994529"/>
      <w:bookmarkStart w:id="4576" w:name="_Toc491202477"/>
      <w:bookmarkStart w:id="4577" w:name="_Toc491260542"/>
      <w:bookmarkStart w:id="4578" w:name="_Toc491268926"/>
      <w:bookmarkStart w:id="4579" w:name="_Toc491334853"/>
      <w:bookmarkStart w:id="4580" w:name="_Toc491335249"/>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p>
    <w:p w14:paraId="0CBF55A0"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4581" w:name="_Toc488833237"/>
      <w:bookmarkStart w:id="4582" w:name="_Toc488850474"/>
      <w:bookmarkStart w:id="4583" w:name="_Toc488874491"/>
      <w:bookmarkStart w:id="4584" w:name="_Toc488874570"/>
      <w:bookmarkStart w:id="4585" w:name="_Toc488874649"/>
      <w:bookmarkStart w:id="4586" w:name="_Toc488874728"/>
      <w:bookmarkStart w:id="4587" w:name="_Toc488875099"/>
      <w:bookmarkStart w:id="4588" w:name="_Toc488916858"/>
      <w:bookmarkStart w:id="4589" w:name="_Toc488916936"/>
      <w:bookmarkStart w:id="4590" w:name="_Toc488926356"/>
      <w:bookmarkStart w:id="4591" w:name="_Toc488926435"/>
      <w:bookmarkStart w:id="4592" w:name="_Toc488926839"/>
      <w:bookmarkStart w:id="4593" w:name="_Toc488927673"/>
      <w:bookmarkStart w:id="4594" w:name="_Toc488927754"/>
      <w:bookmarkStart w:id="4595" w:name="_Toc488948489"/>
      <w:bookmarkStart w:id="4596" w:name="_Toc488956600"/>
      <w:bookmarkStart w:id="4597" w:name="_Toc489026192"/>
      <w:bookmarkStart w:id="4598" w:name="_Toc489032620"/>
      <w:bookmarkStart w:id="4599" w:name="_Toc489103413"/>
      <w:bookmarkStart w:id="4600" w:name="_Toc489195680"/>
      <w:bookmarkStart w:id="4601" w:name="_Toc489215668"/>
      <w:bookmarkStart w:id="4602" w:name="_Toc489217202"/>
      <w:bookmarkStart w:id="4603" w:name="_Toc489298475"/>
      <w:bookmarkStart w:id="4604" w:name="_Toc489446981"/>
      <w:bookmarkStart w:id="4605" w:name="_Toc489518446"/>
      <w:bookmarkStart w:id="4606" w:name="_Toc489543837"/>
      <w:bookmarkStart w:id="4607" w:name="_Toc489689110"/>
      <w:bookmarkStart w:id="4608" w:name="_Toc489707609"/>
      <w:bookmarkStart w:id="4609" w:name="_Toc489712136"/>
      <w:bookmarkStart w:id="4610" w:name="_Toc489780758"/>
      <w:bookmarkStart w:id="4611" w:name="_Toc489795679"/>
      <w:bookmarkStart w:id="4612" w:name="_Toc489820429"/>
      <w:bookmarkStart w:id="4613" w:name="_Toc489899100"/>
      <w:bookmarkStart w:id="4614" w:name="_Toc489907811"/>
      <w:bookmarkStart w:id="4615" w:name="_Toc489991406"/>
      <w:bookmarkStart w:id="4616" w:name="_Toc490056579"/>
      <w:bookmarkStart w:id="4617" w:name="_Toc490467099"/>
      <w:bookmarkStart w:id="4618" w:name="_Toc490470953"/>
      <w:bookmarkStart w:id="4619" w:name="_Toc490474164"/>
      <w:bookmarkStart w:id="4620" w:name="_Toc490477153"/>
      <w:bookmarkStart w:id="4621" w:name="_Toc490860355"/>
      <w:bookmarkStart w:id="4622" w:name="_Toc490860693"/>
      <w:bookmarkStart w:id="4623" w:name="_Toc490943125"/>
      <w:bookmarkStart w:id="4624" w:name="_Toc490994530"/>
      <w:bookmarkStart w:id="4625" w:name="_Toc491202478"/>
      <w:bookmarkStart w:id="4626" w:name="_Toc491260543"/>
      <w:bookmarkStart w:id="4627" w:name="_Toc491268927"/>
      <w:bookmarkStart w:id="4628" w:name="_Toc491334854"/>
      <w:bookmarkStart w:id="4629" w:name="_Toc49133525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p>
    <w:p w14:paraId="23448696"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4630" w:name="_Toc488833238"/>
      <w:bookmarkStart w:id="4631" w:name="_Toc488850475"/>
      <w:bookmarkStart w:id="4632" w:name="_Toc488874492"/>
      <w:bookmarkStart w:id="4633" w:name="_Toc488874571"/>
      <w:bookmarkStart w:id="4634" w:name="_Toc488874650"/>
      <w:bookmarkStart w:id="4635" w:name="_Toc488874729"/>
      <w:bookmarkStart w:id="4636" w:name="_Toc488875100"/>
      <w:bookmarkStart w:id="4637" w:name="_Toc488916859"/>
      <w:bookmarkStart w:id="4638" w:name="_Toc488916937"/>
      <w:bookmarkStart w:id="4639" w:name="_Toc488926357"/>
      <w:bookmarkStart w:id="4640" w:name="_Toc488926436"/>
      <w:bookmarkStart w:id="4641" w:name="_Toc488926840"/>
      <w:bookmarkStart w:id="4642" w:name="_Toc488927674"/>
      <w:bookmarkStart w:id="4643" w:name="_Toc488927755"/>
      <w:bookmarkStart w:id="4644" w:name="_Toc488948490"/>
      <w:bookmarkStart w:id="4645" w:name="_Toc488956601"/>
      <w:bookmarkStart w:id="4646" w:name="_Toc489026193"/>
      <w:bookmarkStart w:id="4647" w:name="_Toc489032621"/>
      <w:bookmarkStart w:id="4648" w:name="_Toc489103414"/>
      <w:bookmarkStart w:id="4649" w:name="_Toc489195681"/>
      <w:bookmarkStart w:id="4650" w:name="_Toc489215669"/>
      <w:bookmarkStart w:id="4651" w:name="_Toc489217203"/>
      <w:bookmarkStart w:id="4652" w:name="_Toc489298476"/>
      <w:bookmarkStart w:id="4653" w:name="_Toc489446982"/>
      <w:bookmarkStart w:id="4654" w:name="_Toc489518447"/>
      <w:bookmarkStart w:id="4655" w:name="_Toc489543838"/>
      <w:bookmarkStart w:id="4656" w:name="_Toc489689111"/>
      <w:bookmarkStart w:id="4657" w:name="_Toc489707610"/>
      <w:bookmarkStart w:id="4658" w:name="_Toc489712137"/>
      <w:bookmarkStart w:id="4659" w:name="_Toc489780759"/>
      <w:bookmarkStart w:id="4660" w:name="_Toc489795680"/>
      <w:bookmarkStart w:id="4661" w:name="_Toc489820430"/>
      <w:bookmarkStart w:id="4662" w:name="_Toc489899101"/>
      <w:bookmarkStart w:id="4663" w:name="_Toc489907812"/>
      <w:bookmarkStart w:id="4664" w:name="_Toc489991407"/>
      <w:bookmarkStart w:id="4665" w:name="_Toc490056580"/>
      <w:bookmarkStart w:id="4666" w:name="_Toc490467100"/>
      <w:bookmarkStart w:id="4667" w:name="_Toc490470954"/>
      <w:bookmarkStart w:id="4668" w:name="_Toc490474165"/>
      <w:bookmarkStart w:id="4669" w:name="_Toc490477154"/>
      <w:bookmarkStart w:id="4670" w:name="_Toc490860356"/>
      <w:bookmarkStart w:id="4671" w:name="_Toc490860694"/>
      <w:bookmarkStart w:id="4672" w:name="_Toc490943126"/>
      <w:bookmarkStart w:id="4673" w:name="_Toc490994531"/>
      <w:bookmarkStart w:id="4674" w:name="_Toc491202479"/>
      <w:bookmarkStart w:id="4675" w:name="_Toc491260544"/>
      <w:bookmarkStart w:id="4676" w:name="_Toc491268928"/>
      <w:bookmarkStart w:id="4677" w:name="_Toc491334855"/>
      <w:bookmarkStart w:id="4678" w:name="_Toc491335251"/>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p>
    <w:p w14:paraId="16EBE975" w14:textId="77777777" w:rsidR="0050550D" w:rsidRPr="0050550D"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4679" w:name="_Toc488833239"/>
      <w:bookmarkStart w:id="4680" w:name="_Toc488850476"/>
      <w:bookmarkStart w:id="4681" w:name="_Toc488874493"/>
      <w:bookmarkStart w:id="4682" w:name="_Toc488874572"/>
      <w:bookmarkStart w:id="4683" w:name="_Toc488874651"/>
      <w:bookmarkStart w:id="4684" w:name="_Toc488874730"/>
      <w:bookmarkStart w:id="4685" w:name="_Toc488875101"/>
      <w:bookmarkStart w:id="4686" w:name="_Toc488916860"/>
      <w:bookmarkStart w:id="4687" w:name="_Toc488916938"/>
      <w:bookmarkStart w:id="4688" w:name="_Toc488926358"/>
      <w:bookmarkStart w:id="4689" w:name="_Toc488926437"/>
      <w:bookmarkStart w:id="4690" w:name="_Toc488926841"/>
      <w:bookmarkStart w:id="4691" w:name="_Toc488927675"/>
      <w:bookmarkStart w:id="4692" w:name="_Toc488927756"/>
      <w:bookmarkStart w:id="4693" w:name="_Toc488948491"/>
      <w:bookmarkStart w:id="4694" w:name="_Toc488956602"/>
      <w:bookmarkStart w:id="4695" w:name="_Toc489026194"/>
      <w:bookmarkStart w:id="4696" w:name="_Toc489032622"/>
      <w:bookmarkStart w:id="4697" w:name="_Toc489103415"/>
      <w:bookmarkStart w:id="4698" w:name="_Toc489195682"/>
      <w:bookmarkStart w:id="4699" w:name="_Toc489215670"/>
      <w:bookmarkStart w:id="4700" w:name="_Toc489217204"/>
      <w:bookmarkStart w:id="4701" w:name="_Toc489298477"/>
      <w:bookmarkStart w:id="4702" w:name="_Toc489446983"/>
      <w:bookmarkStart w:id="4703" w:name="_Toc489518448"/>
      <w:bookmarkStart w:id="4704" w:name="_Toc489543839"/>
      <w:bookmarkStart w:id="4705" w:name="_Toc489689112"/>
      <w:bookmarkStart w:id="4706" w:name="_Toc489707611"/>
      <w:bookmarkStart w:id="4707" w:name="_Toc489712138"/>
      <w:bookmarkStart w:id="4708" w:name="_Toc489780760"/>
      <w:bookmarkStart w:id="4709" w:name="_Toc489795681"/>
      <w:bookmarkStart w:id="4710" w:name="_Toc489820431"/>
      <w:bookmarkStart w:id="4711" w:name="_Toc489899102"/>
      <w:bookmarkStart w:id="4712" w:name="_Toc489907813"/>
      <w:bookmarkStart w:id="4713" w:name="_Toc489991408"/>
      <w:bookmarkStart w:id="4714" w:name="_Toc490056581"/>
      <w:bookmarkStart w:id="4715" w:name="_Toc490467101"/>
      <w:bookmarkStart w:id="4716" w:name="_Toc490470955"/>
      <w:bookmarkStart w:id="4717" w:name="_Toc490474166"/>
      <w:bookmarkStart w:id="4718" w:name="_Toc490477155"/>
      <w:bookmarkStart w:id="4719" w:name="_Toc490860357"/>
      <w:bookmarkStart w:id="4720" w:name="_Toc490860695"/>
      <w:bookmarkStart w:id="4721" w:name="_Toc490943127"/>
      <w:bookmarkStart w:id="4722" w:name="_Toc490994532"/>
      <w:bookmarkStart w:id="4723" w:name="_Toc491202480"/>
      <w:bookmarkStart w:id="4724" w:name="_Toc491260545"/>
      <w:bookmarkStart w:id="4725" w:name="_Toc491268929"/>
      <w:bookmarkStart w:id="4726" w:name="_Toc491334856"/>
      <w:bookmarkStart w:id="4727" w:name="_Toc491335252"/>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p>
    <w:p w14:paraId="7367F37C" w14:textId="77777777" w:rsidR="0050550D" w:rsidRPr="0050550D"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4728" w:name="_Toc488833240"/>
      <w:bookmarkStart w:id="4729" w:name="_Toc488850477"/>
      <w:bookmarkStart w:id="4730" w:name="_Toc488874494"/>
      <w:bookmarkStart w:id="4731" w:name="_Toc488874573"/>
      <w:bookmarkStart w:id="4732" w:name="_Toc488874652"/>
      <w:bookmarkStart w:id="4733" w:name="_Toc488874731"/>
      <w:bookmarkStart w:id="4734" w:name="_Toc488875102"/>
      <w:bookmarkStart w:id="4735" w:name="_Toc488916861"/>
      <w:bookmarkStart w:id="4736" w:name="_Toc488916939"/>
      <w:bookmarkStart w:id="4737" w:name="_Toc488926359"/>
      <w:bookmarkStart w:id="4738" w:name="_Toc488926438"/>
      <w:bookmarkStart w:id="4739" w:name="_Toc488926842"/>
      <w:bookmarkStart w:id="4740" w:name="_Toc488927676"/>
      <w:bookmarkStart w:id="4741" w:name="_Toc488927757"/>
      <w:bookmarkStart w:id="4742" w:name="_Toc488948492"/>
      <w:bookmarkStart w:id="4743" w:name="_Toc488956603"/>
      <w:bookmarkStart w:id="4744" w:name="_Toc489026195"/>
      <w:bookmarkStart w:id="4745" w:name="_Toc489032623"/>
      <w:bookmarkStart w:id="4746" w:name="_Toc489103416"/>
      <w:bookmarkStart w:id="4747" w:name="_Toc489195683"/>
      <w:bookmarkStart w:id="4748" w:name="_Toc489215671"/>
      <w:bookmarkStart w:id="4749" w:name="_Toc489217205"/>
      <w:bookmarkStart w:id="4750" w:name="_Toc489298478"/>
      <w:bookmarkStart w:id="4751" w:name="_Toc489446984"/>
      <w:bookmarkStart w:id="4752" w:name="_Toc489518449"/>
      <w:bookmarkStart w:id="4753" w:name="_Toc489543840"/>
      <w:bookmarkStart w:id="4754" w:name="_Toc489689113"/>
      <w:bookmarkStart w:id="4755" w:name="_Toc489707612"/>
      <w:bookmarkStart w:id="4756" w:name="_Toc489712139"/>
      <w:bookmarkStart w:id="4757" w:name="_Toc489780761"/>
      <w:bookmarkStart w:id="4758" w:name="_Toc489795682"/>
      <w:bookmarkStart w:id="4759" w:name="_Toc489820432"/>
      <w:bookmarkStart w:id="4760" w:name="_Toc489899103"/>
      <w:bookmarkStart w:id="4761" w:name="_Toc489907814"/>
      <w:bookmarkStart w:id="4762" w:name="_Toc489991409"/>
      <w:bookmarkStart w:id="4763" w:name="_Toc490056582"/>
      <w:bookmarkStart w:id="4764" w:name="_Toc490467102"/>
      <w:bookmarkStart w:id="4765" w:name="_Toc490470956"/>
      <w:bookmarkStart w:id="4766" w:name="_Toc490474167"/>
      <w:bookmarkStart w:id="4767" w:name="_Toc490477156"/>
      <w:bookmarkStart w:id="4768" w:name="_Toc490860358"/>
      <w:bookmarkStart w:id="4769" w:name="_Toc490860696"/>
      <w:bookmarkStart w:id="4770" w:name="_Toc490943128"/>
      <w:bookmarkStart w:id="4771" w:name="_Toc490994533"/>
      <w:bookmarkStart w:id="4772" w:name="_Toc491202481"/>
      <w:bookmarkStart w:id="4773" w:name="_Toc491260546"/>
      <w:bookmarkStart w:id="4774" w:name="_Toc491268930"/>
      <w:bookmarkStart w:id="4775" w:name="_Toc491334857"/>
      <w:bookmarkStart w:id="4776" w:name="_Toc491335253"/>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p>
    <w:p w14:paraId="75F4CEE9" w14:textId="77777777" w:rsidR="0050550D" w:rsidRPr="0050550D"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4777" w:name="_Toc488833241"/>
      <w:bookmarkStart w:id="4778" w:name="_Toc488850478"/>
      <w:bookmarkStart w:id="4779" w:name="_Toc488874495"/>
      <w:bookmarkStart w:id="4780" w:name="_Toc488874574"/>
      <w:bookmarkStart w:id="4781" w:name="_Toc488874653"/>
      <w:bookmarkStart w:id="4782" w:name="_Toc488874732"/>
      <w:bookmarkStart w:id="4783" w:name="_Toc488875103"/>
      <w:bookmarkStart w:id="4784" w:name="_Toc488916862"/>
      <w:bookmarkStart w:id="4785" w:name="_Toc488916940"/>
      <w:bookmarkStart w:id="4786" w:name="_Toc488926360"/>
      <w:bookmarkStart w:id="4787" w:name="_Toc488926439"/>
      <w:bookmarkStart w:id="4788" w:name="_Toc488926843"/>
      <w:bookmarkStart w:id="4789" w:name="_Toc488927677"/>
      <w:bookmarkStart w:id="4790" w:name="_Toc488927758"/>
      <w:bookmarkStart w:id="4791" w:name="_Toc488948493"/>
      <w:bookmarkStart w:id="4792" w:name="_Toc488956604"/>
      <w:bookmarkStart w:id="4793" w:name="_Toc489026196"/>
      <w:bookmarkStart w:id="4794" w:name="_Toc489032624"/>
      <w:bookmarkStart w:id="4795" w:name="_Toc489103417"/>
      <w:bookmarkStart w:id="4796" w:name="_Toc489195684"/>
      <w:bookmarkStart w:id="4797" w:name="_Toc489215672"/>
      <w:bookmarkStart w:id="4798" w:name="_Toc489217206"/>
      <w:bookmarkStart w:id="4799" w:name="_Toc489298479"/>
      <w:bookmarkStart w:id="4800" w:name="_Toc489446985"/>
      <w:bookmarkStart w:id="4801" w:name="_Toc489518450"/>
      <w:bookmarkStart w:id="4802" w:name="_Toc489543841"/>
      <w:bookmarkStart w:id="4803" w:name="_Toc489689114"/>
      <w:bookmarkStart w:id="4804" w:name="_Toc489707613"/>
      <w:bookmarkStart w:id="4805" w:name="_Toc489712140"/>
      <w:bookmarkStart w:id="4806" w:name="_Toc489780762"/>
      <w:bookmarkStart w:id="4807" w:name="_Toc489795683"/>
      <w:bookmarkStart w:id="4808" w:name="_Toc489820433"/>
      <w:bookmarkStart w:id="4809" w:name="_Toc489899104"/>
      <w:bookmarkStart w:id="4810" w:name="_Toc489907815"/>
      <w:bookmarkStart w:id="4811" w:name="_Toc489991410"/>
      <w:bookmarkStart w:id="4812" w:name="_Toc490056583"/>
      <w:bookmarkStart w:id="4813" w:name="_Toc490467103"/>
      <w:bookmarkStart w:id="4814" w:name="_Toc490470957"/>
      <w:bookmarkStart w:id="4815" w:name="_Toc490474168"/>
      <w:bookmarkStart w:id="4816" w:name="_Toc490477157"/>
      <w:bookmarkStart w:id="4817" w:name="_Toc490860359"/>
      <w:bookmarkStart w:id="4818" w:name="_Toc490860697"/>
      <w:bookmarkStart w:id="4819" w:name="_Toc490943129"/>
      <w:bookmarkStart w:id="4820" w:name="_Toc490994534"/>
      <w:bookmarkStart w:id="4821" w:name="_Toc491202482"/>
      <w:bookmarkStart w:id="4822" w:name="_Toc491260547"/>
      <w:bookmarkStart w:id="4823" w:name="_Toc491268931"/>
      <w:bookmarkStart w:id="4824" w:name="_Toc491334858"/>
      <w:bookmarkStart w:id="4825" w:name="_Toc491335254"/>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p>
    <w:p w14:paraId="4BB2AC04" w14:textId="14101067" w:rsidR="00AE14CE" w:rsidRDefault="0067145D">
      <w:pPr>
        <w:pStyle w:val="21"/>
        <w:spacing w:line="240" w:lineRule="auto"/>
        <w:pPrChange w:id="4826" w:author="微软用户" w:date="2017-08-18T22:52:00Z">
          <w:pPr>
            <w:pStyle w:val="21"/>
            <w:numPr>
              <w:ilvl w:val="1"/>
              <w:numId w:val="13"/>
            </w:numPr>
            <w:ind w:left="567" w:hanging="567"/>
          </w:pPr>
        </w:pPrChange>
      </w:pPr>
      <w:bookmarkStart w:id="4827" w:name="_Toc491335255"/>
      <w:ins w:id="4828" w:author="微软用户" w:date="2017-08-18T22:52:00Z">
        <w:r>
          <w:rPr>
            <w:rFonts w:hint="eastAsia"/>
          </w:rPr>
          <w:t>4.4</w:t>
        </w:r>
      </w:ins>
      <w:r w:rsidR="0015287D">
        <w:rPr>
          <w:rFonts w:hint="eastAsia"/>
        </w:rPr>
        <w:t>数据库</w:t>
      </w:r>
      <w:r w:rsidR="00AE14CE">
        <w:t>设计</w:t>
      </w:r>
      <w:bookmarkEnd w:id="4827"/>
    </w:p>
    <w:p w14:paraId="207DFA89" w14:textId="32155CD2" w:rsidR="006D4ECC" w:rsidRPr="00987564" w:rsidRDefault="001F74B9" w:rsidP="001F74B9">
      <w:pPr>
        <w:spacing w:line="400" w:lineRule="exact"/>
        <w:ind w:firstLine="420"/>
        <w:rPr>
          <w:rFonts w:asciiTheme="minorEastAsia" w:hAnsiTheme="minorEastAsia" w:cs="Times New Roman"/>
          <w:spacing w:val="10"/>
          <w:sz w:val="24"/>
          <w:szCs w:val="24"/>
          <w:rPrChange w:id="4829" w:author="JY0225" w:date="2017-08-24T11:20:00Z">
            <w:rPr>
              <w:rFonts w:ascii="Times New Roman" w:hAnsi="Times New Roman" w:cs="Times New Roman"/>
              <w:spacing w:val="10"/>
              <w:sz w:val="24"/>
            </w:rPr>
          </w:rPrChange>
        </w:rPr>
      </w:pPr>
      <w:r w:rsidRPr="00987564">
        <w:rPr>
          <w:rFonts w:asciiTheme="minorEastAsia" w:hAnsiTheme="minorEastAsia" w:hint="eastAsia"/>
          <w:color w:val="000000" w:themeColor="text1"/>
          <w:sz w:val="24"/>
          <w:szCs w:val="24"/>
          <w:rPrChange w:id="4830" w:author="JY0225" w:date="2017-08-24T11:20:00Z">
            <w:rPr>
              <w:rFonts w:hint="eastAsia"/>
              <w:color w:val="000000" w:themeColor="text1"/>
              <w:sz w:val="24"/>
            </w:rPr>
          </w:rPrChange>
        </w:rPr>
        <w:t>中间件系统优化</w:t>
      </w:r>
      <w:r w:rsidR="0050027F" w:rsidRPr="00987564">
        <w:rPr>
          <w:rFonts w:asciiTheme="minorEastAsia" w:hAnsiTheme="minorEastAsia" w:hint="eastAsia"/>
          <w:color w:val="000000" w:themeColor="text1"/>
          <w:sz w:val="24"/>
          <w:szCs w:val="24"/>
          <w:rPrChange w:id="4831" w:author="JY0225" w:date="2017-08-24T11:20:00Z">
            <w:rPr>
              <w:rFonts w:hint="eastAsia"/>
              <w:color w:val="000000" w:themeColor="text1"/>
              <w:sz w:val="24"/>
            </w:rPr>
          </w:rPrChange>
        </w:rPr>
        <w:t>涉及到许多数据</w:t>
      </w:r>
      <w:r w:rsidR="00476838" w:rsidRPr="00987564">
        <w:rPr>
          <w:rFonts w:asciiTheme="minorEastAsia" w:hAnsiTheme="minorEastAsia" w:hint="eastAsia"/>
          <w:color w:val="000000" w:themeColor="text1"/>
          <w:sz w:val="24"/>
          <w:szCs w:val="24"/>
          <w:rPrChange w:id="4832" w:author="JY0225" w:date="2017-08-24T11:20:00Z">
            <w:rPr>
              <w:rFonts w:hint="eastAsia"/>
              <w:color w:val="000000" w:themeColor="text1"/>
              <w:sz w:val="24"/>
            </w:rPr>
          </w:rPrChange>
        </w:rPr>
        <w:t>备份</w:t>
      </w:r>
      <w:r w:rsidR="0050027F" w:rsidRPr="00987564">
        <w:rPr>
          <w:rFonts w:asciiTheme="minorEastAsia" w:hAnsiTheme="minorEastAsia" w:hint="eastAsia"/>
          <w:color w:val="000000" w:themeColor="text1"/>
          <w:sz w:val="24"/>
          <w:szCs w:val="24"/>
          <w:rPrChange w:id="4833" w:author="JY0225" w:date="2017-08-24T11:20:00Z">
            <w:rPr>
              <w:rFonts w:hint="eastAsia"/>
              <w:color w:val="000000" w:themeColor="text1"/>
              <w:sz w:val="24"/>
            </w:rPr>
          </w:rPrChange>
        </w:rPr>
        <w:t>的问题，如对用户信息加密</w:t>
      </w:r>
      <w:r w:rsidR="00476838" w:rsidRPr="00987564">
        <w:rPr>
          <w:rFonts w:asciiTheme="minorEastAsia" w:hAnsiTheme="minorEastAsia" w:hint="eastAsia"/>
          <w:color w:val="000000" w:themeColor="text1"/>
          <w:sz w:val="24"/>
          <w:szCs w:val="24"/>
          <w:rPrChange w:id="4834" w:author="JY0225" w:date="2017-08-24T11:20:00Z">
            <w:rPr>
              <w:rFonts w:hint="eastAsia"/>
              <w:color w:val="000000" w:themeColor="text1"/>
              <w:sz w:val="24"/>
            </w:rPr>
          </w:rPrChange>
        </w:rPr>
        <w:t>备份</w:t>
      </w:r>
      <w:r w:rsidR="0050027F" w:rsidRPr="00987564">
        <w:rPr>
          <w:rFonts w:asciiTheme="minorEastAsia" w:hAnsiTheme="minorEastAsia" w:hint="eastAsia"/>
          <w:color w:val="000000" w:themeColor="text1"/>
          <w:sz w:val="24"/>
          <w:szCs w:val="24"/>
          <w:rPrChange w:id="4835" w:author="JY0225" w:date="2017-08-24T11:20:00Z">
            <w:rPr>
              <w:rFonts w:hint="eastAsia"/>
              <w:color w:val="000000" w:themeColor="text1"/>
              <w:sz w:val="24"/>
            </w:rPr>
          </w:rPrChange>
        </w:rPr>
        <w:t>、</w:t>
      </w:r>
      <w:r w:rsidR="006544F1" w:rsidRPr="00987564">
        <w:rPr>
          <w:rFonts w:asciiTheme="minorEastAsia" w:hAnsiTheme="minorEastAsia" w:hint="eastAsia"/>
          <w:color w:val="000000" w:themeColor="text1"/>
          <w:sz w:val="24"/>
          <w:szCs w:val="24"/>
          <w:rPrChange w:id="4836" w:author="JY0225" w:date="2017-08-24T11:20:00Z">
            <w:rPr>
              <w:rFonts w:hint="eastAsia"/>
              <w:color w:val="000000" w:themeColor="text1"/>
              <w:sz w:val="24"/>
            </w:rPr>
          </w:rPrChange>
        </w:rPr>
        <w:t>记录大文件上传断点信息、记录本地和服务器文件的缓存信息，这些信息都需要保存在数据库中。</w:t>
      </w:r>
      <w:r w:rsidR="00965C4F" w:rsidRPr="00987564">
        <w:rPr>
          <w:rFonts w:asciiTheme="minorEastAsia" w:hAnsiTheme="minorEastAsia" w:hint="eastAsia"/>
          <w:color w:val="000000" w:themeColor="text1"/>
          <w:sz w:val="24"/>
          <w:szCs w:val="24"/>
          <w:rPrChange w:id="4837" w:author="JY0225" w:date="2017-08-24T11:20:00Z">
            <w:rPr>
              <w:rFonts w:hint="eastAsia"/>
              <w:color w:val="000000" w:themeColor="text1"/>
              <w:sz w:val="24"/>
            </w:rPr>
          </w:rPrChange>
        </w:rPr>
        <w:t>在实现的过程中，本文</w:t>
      </w:r>
      <w:r w:rsidR="00291E4A" w:rsidRPr="00987564">
        <w:rPr>
          <w:rFonts w:asciiTheme="minorEastAsia" w:hAnsiTheme="minorEastAsia" w:hint="eastAsia"/>
          <w:color w:val="000000" w:themeColor="text1"/>
          <w:sz w:val="24"/>
          <w:szCs w:val="24"/>
          <w:rPrChange w:id="4838" w:author="JY0225" w:date="2017-08-24T11:20:00Z">
            <w:rPr>
              <w:rFonts w:hint="eastAsia"/>
              <w:color w:val="000000" w:themeColor="text1"/>
              <w:sz w:val="24"/>
            </w:rPr>
          </w:rPrChange>
        </w:rPr>
        <w:t>使用的是</w:t>
      </w:r>
      <w:r w:rsidR="00291E4A" w:rsidRPr="00987564">
        <w:rPr>
          <w:rFonts w:asciiTheme="minorEastAsia" w:hAnsiTheme="minorEastAsia" w:hint="eastAsia"/>
          <w:color w:val="000000" w:themeColor="text1"/>
          <w:sz w:val="24"/>
          <w:szCs w:val="24"/>
          <w:rPrChange w:id="4839" w:author="JY0225" w:date="2017-08-24T11:20:00Z">
            <w:rPr>
              <w:rFonts w:hint="eastAsia"/>
              <w:color w:val="000000" w:themeColor="text1"/>
              <w:sz w:val="24"/>
            </w:rPr>
          </w:rPrChange>
        </w:rPr>
        <w:t>SQLite</w:t>
      </w:r>
      <w:r w:rsidR="00291E4A" w:rsidRPr="00987564">
        <w:rPr>
          <w:rFonts w:asciiTheme="minorEastAsia" w:hAnsiTheme="minorEastAsia" w:hint="eastAsia"/>
          <w:color w:val="000000" w:themeColor="text1"/>
          <w:sz w:val="24"/>
          <w:szCs w:val="24"/>
          <w:rPrChange w:id="4840" w:author="JY0225" w:date="2017-08-24T11:20:00Z">
            <w:rPr>
              <w:rFonts w:hint="eastAsia"/>
              <w:color w:val="000000" w:themeColor="text1"/>
              <w:sz w:val="24"/>
            </w:rPr>
          </w:rPrChange>
        </w:rPr>
        <w:t>关系型数据库，之所以选择</w:t>
      </w:r>
      <w:r w:rsidR="00291E4A" w:rsidRPr="00987564">
        <w:rPr>
          <w:rFonts w:asciiTheme="minorEastAsia" w:hAnsiTheme="minorEastAsia" w:hint="eastAsia"/>
          <w:color w:val="000000" w:themeColor="text1"/>
          <w:sz w:val="24"/>
          <w:szCs w:val="24"/>
          <w:rPrChange w:id="4841" w:author="JY0225" w:date="2017-08-24T11:20:00Z">
            <w:rPr>
              <w:rFonts w:hint="eastAsia"/>
              <w:color w:val="000000" w:themeColor="text1"/>
              <w:sz w:val="24"/>
            </w:rPr>
          </w:rPrChange>
        </w:rPr>
        <w:t>SQLite</w:t>
      </w:r>
      <w:r w:rsidR="00291E4A" w:rsidRPr="00987564">
        <w:rPr>
          <w:rFonts w:asciiTheme="minorEastAsia" w:hAnsiTheme="minorEastAsia" w:hint="eastAsia"/>
          <w:color w:val="000000" w:themeColor="text1"/>
          <w:sz w:val="24"/>
          <w:szCs w:val="24"/>
          <w:rPrChange w:id="4842" w:author="JY0225" w:date="2017-08-24T11:20:00Z">
            <w:rPr>
              <w:rFonts w:hint="eastAsia"/>
              <w:color w:val="000000" w:themeColor="text1"/>
              <w:sz w:val="24"/>
            </w:rPr>
          </w:rPrChange>
        </w:rPr>
        <w:t>，是因为</w:t>
      </w:r>
      <w:r w:rsidR="00291E4A" w:rsidRPr="00987564">
        <w:rPr>
          <w:rFonts w:asciiTheme="minorEastAsia" w:hAnsiTheme="minorEastAsia" w:cs="Times New Roman" w:hint="eastAsia"/>
          <w:spacing w:val="10"/>
          <w:sz w:val="24"/>
          <w:szCs w:val="24"/>
          <w:rPrChange w:id="4843" w:author="JY0225" w:date="2017-08-24T11:20:00Z">
            <w:rPr>
              <w:rFonts w:ascii="Times New Roman" w:hAnsi="Times New Roman" w:cs="Times New Roman" w:hint="eastAsia"/>
              <w:spacing w:val="10"/>
              <w:sz w:val="24"/>
            </w:rPr>
          </w:rPrChange>
        </w:rPr>
        <w:t>它是一款轻量级的数据库，且可以在几乎所有的主流操作系统上运行，并支持大多数的</w:t>
      </w:r>
      <w:r w:rsidR="00291E4A" w:rsidRPr="00987564">
        <w:rPr>
          <w:rFonts w:asciiTheme="minorEastAsia" w:hAnsiTheme="minorEastAsia" w:cs="Times New Roman" w:hint="eastAsia"/>
          <w:spacing w:val="10"/>
          <w:sz w:val="24"/>
          <w:szCs w:val="24"/>
          <w:rPrChange w:id="4844" w:author="JY0225" w:date="2017-08-24T11:20:00Z">
            <w:rPr>
              <w:rFonts w:ascii="Times New Roman" w:hAnsi="Times New Roman" w:cs="Times New Roman" w:hint="eastAsia"/>
              <w:spacing w:val="10"/>
              <w:sz w:val="24"/>
            </w:rPr>
          </w:rPrChange>
        </w:rPr>
        <w:t>SQL92</w:t>
      </w:r>
      <w:r w:rsidR="00291E4A" w:rsidRPr="00987564">
        <w:rPr>
          <w:rFonts w:asciiTheme="minorEastAsia" w:hAnsiTheme="minorEastAsia" w:cs="Times New Roman" w:hint="eastAsia"/>
          <w:spacing w:val="10"/>
          <w:sz w:val="24"/>
          <w:szCs w:val="24"/>
          <w:rPrChange w:id="4845" w:author="JY0225" w:date="2017-08-24T11:20:00Z">
            <w:rPr>
              <w:rFonts w:ascii="Times New Roman" w:hAnsi="Times New Roman" w:cs="Times New Roman" w:hint="eastAsia"/>
              <w:spacing w:val="10"/>
              <w:sz w:val="24"/>
            </w:rPr>
          </w:rPrChange>
        </w:rPr>
        <w:t>标准，源代码不受版权限制。</w:t>
      </w:r>
      <w:r w:rsidR="005E6B79" w:rsidRPr="00987564">
        <w:rPr>
          <w:rFonts w:asciiTheme="minorEastAsia" w:hAnsiTheme="minorEastAsia" w:cs="Times New Roman" w:hint="eastAsia"/>
          <w:spacing w:val="10"/>
          <w:sz w:val="24"/>
          <w:szCs w:val="24"/>
          <w:rPrChange w:id="4846" w:author="JY0225" w:date="2017-08-24T11:20:00Z">
            <w:rPr>
              <w:rFonts w:ascii="Times New Roman" w:hAnsi="Times New Roman" w:cs="Times New Roman" w:hint="eastAsia"/>
              <w:spacing w:val="10"/>
              <w:sz w:val="24"/>
            </w:rPr>
          </w:rPrChange>
        </w:rPr>
        <w:t>此外，最大支持</w:t>
      </w:r>
      <w:r w:rsidR="005E6B79" w:rsidRPr="00987564">
        <w:rPr>
          <w:rFonts w:asciiTheme="minorEastAsia" w:hAnsiTheme="minorEastAsia" w:cs="Times New Roman" w:hint="eastAsia"/>
          <w:spacing w:val="10"/>
          <w:sz w:val="24"/>
          <w:szCs w:val="24"/>
          <w:rPrChange w:id="4847" w:author="JY0225" w:date="2017-08-24T11:20:00Z">
            <w:rPr>
              <w:rFonts w:ascii="Times New Roman" w:hAnsi="Times New Roman" w:cs="Times New Roman" w:hint="eastAsia"/>
              <w:spacing w:val="10"/>
              <w:sz w:val="24"/>
            </w:rPr>
          </w:rPrChange>
        </w:rPr>
        <w:t>2TB</w:t>
      </w:r>
      <w:r w:rsidR="005E6B79" w:rsidRPr="00987564">
        <w:rPr>
          <w:rFonts w:asciiTheme="minorEastAsia" w:hAnsiTheme="minorEastAsia" w:cs="Times New Roman" w:hint="eastAsia"/>
          <w:spacing w:val="10"/>
          <w:sz w:val="24"/>
          <w:szCs w:val="24"/>
          <w:rPrChange w:id="4848" w:author="JY0225" w:date="2017-08-24T11:20:00Z">
            <w:rPr>
              <w:rFonts w:ascii="Times New Roman" w:hAnsi="Times New Roman" w:cs="Times New Roman" w:hint="eastAsia"/>
              <w:spacing w:val="10"/>
              <w:sz w:val="24"/>
            </w:rPr>
          </w:rPrChange>
        </w:rPr>
        <w:t>的</w:t>
      </w:r>
      <w:r w:rsidR="00476838" w:rsidRPr="00987564">
        <w:rPr>
          <w:rFonts w:asciiTheme="minorEastAsia" w:hAnsiTheme="minorEastAsia" w:cs="Times New Roman" w:hint="eastAsia"/>
          <w:spacing w:val="10"/>
          <w:sz w:val="24"/>
          <w:szCs w:val="24"/>
          <w:rPrChange w:id="4849" w:author="JY0225" w:date="2017-08-24T11:20:00Z">
            <w:rPr>
              <w:rFonts w:ascii="Times New Roman" w:hAnsi="Times New Roman" w:cs="Times New Roman" w:hint="eastAsia"/>
              <w:spacing w:val="10"/>
              <w:sz w:val="24"/>
            </w:rPr>
          </w:rPrChange>
        </w:rPr>
        <w:t>备份</w:t>
      </w:r>
      <w:r w:rsidR="005E6B79" w:rsidRPr="00987564">
        <w:rPr>
          <w:rFonts w:asciiTheme="minorEastAsia" w:hAnsiTheme="minorEastAsia" w:cs="Times New Roman" w:hint="eastAsia"/>
          <w:spacing w:val="10"/>
          <w:sz w:val="24"/>
          <w:szCs w:val="24"/>
          <w:rPrChange w:id="4850" w:author="JY0225" w:date="2017-08-24T11:20:00Z">
            <w:rPr>
              <w:rFonts w:ascii="Times New Roman" w:hAnsi="Times New Roman" w:cs="Times New Roman" w:hint="eastAsia"/>
              <w:spacing w:val="10"/>
              <w:sz w:val="24"/>
            </w:rPr>
          </w:rPrChange>
        </w:rPr>
        <w:t>空间也足够</w:t>
      </w:r>
      <w:r w:rsidR="00476838" w:rsidRPr="00987564">
        <w:rPr>
          <w:rFonts w:asciiTheme="minorEastAsia" w:hAnsiTheme="minorEastAsia" w:cs="Times New Roman" w:hint="eastAsia"/>
          <w:spacing w:val="10"/>
          <w:sz w:val="24"/>
          <w:szCs w:val="24"/>
          <w:rPrChange w:id="4851" w:author="JY0225" w:date="2017-08-24T11:20:00Z">
            <w:rPr>
              <w:rFonts w:ascii="Times New Roman" w:hAnsi="Times New Roman" w:cs="Times New Roman" w:hint="eastAsia"/>
              <w:spacing w:val="10"/>
              <w:sz w:val="24"/>
            </w:rPr>
          </w:rPrChange>
        </w:rPr>
        <w:t>备份</w:t>
      </w:r>
      <w:r w:rsidR="005E6B79" w:rsidRPr="00987564">
        <w:rPr>
          <w:rFonts w:asciiTheme="minorEastAsia" w:hAnsiTheme="minorEastAsia" w:cs="Times New Roman" w:hint="eastAsia"/>
          <w:spacing w:val="10"/>
          <w:sz w:val="24"/>
          <w:szCs w:val="24"/>
          <w:rPrChange w:id="4852" w:author="JY0225" w:date="2017-08-24T11:20:00Z">
            <w:rPr>
              <w:rFonts w:ascii="Times New Roman" w:hAnsi="Times New Roman" w:cs="Times New Roman" w:hint="eastAsia"/>
              <w:spacing w:val="10"/>
              <w:sz w:val="24"/>
            </w:rPr>
          </w:rPrChange>
        </w:rPr>
        <w:t>缓存信息。在处理事务的能力上，也具备一定的优势。</w:t>
      </w:r>
    </w:p>
    <w:p w14:paraId="1C010E86" w14:textId="4F2B4506" w:rsidR="00C81D79" w:rsidRPr="00987564" w:rsidRDefault="007D6103" w:rsidP="001F74B9">
      <w:pPr>
        <w:spacing w:line="400" w:lineRule="exact"/>
        <w:ind w:firstLine="420"/>
        <w:rPr>
          <w:rFonts w:asciiTheme="minorEastAsia" w:hAnsiTheme="minorEastAsia" w:cs="Times New Roman"/>
          <w:spacing w:val="10"/>
          <w:sz w:val="24"/>
          <w:szCs w:val="24"/>
          <w:rPrChange w:id="4853" w:author="JY0225" w:date="2017-08-24T11:20:00Z">
            <w:rPr>
              <w:rFonts w:ascii="Times New Roman" w:hAnsi="Times New Roman" w:cs="Times New Roman"/>
              <w:spacing w:val="10"/>
              <w:sz w:val="24"/>
            </w:rPr>
          </w:rPrChange>
        </w:rPr>
      </w:pPr>
      <w:r w:rsidRPr="00987564">
        <w:rPr>
          <w:rFonts w:asciiTheme="minorEastAsia" w:hAnsiTheme="minorEastAsia" w:cs="Times New Roman" w:hint="eastAsia"/>
          <w:spacing w:val="10"/>
          <w:sz w:val="24"/>
          <w:szCs w:val="24"/>
          <w:rPrChange w:id="4854" w:author="JY0225" w:date="2017-08-24T11:20:00Z">
            <w:rPr>
              <w:rFonts w:ascii="Times New Roman" w:hAnsi="Times New Roman" w:cs="Times New Roman" w:hint="eastAsia"/>
              <w:spacing w:val="10"/>
              <w:sz w:val="24"/>
            </w:rPr>
          </w:rPrChange>
        </w:rPr>
        <w:t>本文</w:t>
      </w:r>
      <w:r w:rsidR="00C81D79" w:rsidRPr="00987564">
        <w:rPr>
          <w:rFonts w:asciiTheme="minorEastAsia" w:hAnsiTheme="minorEastAsia" w:cs="Times New Roman" w:hint="eastAsia"/>
          <w:spacing w:val="10"/>
          <w:sz w:val="24"/>
          <w:szCs w:val="24"/>
          <w:rPrChange w:id="4855" w:author="JY0225" w:date="2017-08-24T11:20:00Z">
            <w:rPr>
              <w:rFonts w:ascii="Times New Roman" w:hAnsi="Times New Roman" w:cs="Times New Roman" w:hint="eastAsia"/>
              <w:spacing w:val="10"/>
              <w:sz w:val="24"/>
            </w:rPr>
          </w:rPrChange>
        </w:rPr>
        <w:t>在系统的数据库中，一共设计了三张表</w:t>
      </w:r>
      <w:r w:rsidR="009A7BAF" w:rsidRPr="00987564">
        <w:rPr>
          <w:rFonts w:asciiTheme="minorEastAsia" w:hAnsiTheme="minorEastAsia"/>
          <w:color w:val="000000" w:themeColor="text1"/>
          <w:sz w:val="24"/>
          <w:szCs w:val="24"/>
          <w:vertAlign w:val="superscript"/>
          <w:rPrChange w:id="4856" w:author="JY0225" w:date="2017-08-24T11:20:00Z">
            <w:rPr>
              <w:color w:val="000000" w:themeColor="text1"/>
              <w:vertAlign w:val="superscript"/>
            </w:rPr>
          </w:rPrChange>
        </w:rPr>
        <w:fldChar w:fldCharType="begin"/>
      </w:r>
      <w:r w:rsidR="009A7BAF" w:rsidRPr="00987564">
        <w:rPr>
          <w:rFonts w:asciiTheme="minorEastAsia" w:hAnsiTheme="minorEastAsia"/>
          <w:color w:val="000000" w:themeColor="text1"/>
          <w:sz w:val="24"/>
          <w:szCs w:val="24"/>
          <w:vertAlign w:val="superscript"/>
          <w:rPrChange w:id="4857" w:author="JY0225" w:date="2017-08-24T11:20:00Z">
            <w:rPr>
              <w:color w:val="000000" w:themeColor="text1"/>
              <w:vertAlign w:val="superscript"/>
            </w:rPr>
          </w:rPrChange>
        </w:rPr>
        <w:instrText xml:space="preserve"> REF _Ref489794863 \r \h </w:instrText>
      </w:r>
      <w:r w:rsidR="009A7BAF" w:rsidRPr="00987564">
        <w:rPr>
          <w:rFonts w:asciiTheme="minorEastAsia" w:hAnsiTheme="minorEastAsia"/>
          <w:color w:val="000000" w:themeColor="text1"/>
          <w:sz w:val="24"/>
          <w:szCs w:val="24"/>
          <w:vertAlign w:val="superscript"/>
          <w:rPrChange w:id="4858" w:author="JY0225" w:date="2017-08-24T11:20:00Z">
            <w:rPr>
              <w:color w:val="000000" w:themeColor="text1"/>
              <w:vertAlign w:val="superscript"/>
            </w:rPr>
          </w:rPrChange>
        </w:rPr>
      </w:r>
      <w:r w:rsidR="00987564" w:rsidRPr="00987564">
        <w:rPr>
          <w:rFonts w:asciiTheme="minorEastAsia" w:hAnsiTheme="minorEastAsia"/>
          <w:color w:val="000000" w:themeColor="text1"/>
          <w:sz w:val="24"/>
          <w:szCs w:val="24"/>
          <w:vertAlign w:val="superscript"/>
          <w:rPrChange w:id="4859" w:author="JY0225" w:date="2017-08-24T11:20:00Z">
            <w:rPr>
              <w:color w:val="000000" w:themeColor="text1"/>
              <w:sz w:val="24"/>
              <w:szCs w:val="24"/>
              <w:vertAlign w:val="superscript"/>
            </w:rPr>
          </w:rPrChange>
        </w:rPr>
        <w:instrText xml:space="preserve"> \* MERGEFORMAT </w:instrText>
      </w:r>
      <w:r w:rsidR="009A7BAF" w:rsidRPr="00987564">
        <w:rPr>
          <w:rFonts w:asciiTheme="minorEastAsia" w:hAnsiTheme="minorEastAsia"/>
          <w:color w:val="000000" w:themeColor="text1"/>
          <w:sz w:val="24"/>
          <w:szCs w:val="24"/>
          <w:vertAlign w:val="superscript"/>
          <w:rPrChange w:id="4860" w:author="JY0225" w:date="2017-08-24T11:20:00Z">
            <w:rPr>
              <w:color w:val="000000" w:themeColor="text1"/>
              <w:vertAlign w:val="superscript"/>
            </w:rPr>
          </w:rPrChange>
        </w:rPr>
        <w:fldChar w:fldCharType="separate"/>
      </w:r>
      <w:r w:rsidR="008E2759" w:rsidRPr="00987564">
        <w:rPr>
          <w:rFonts w:asciiTheme="minorEastAsia" w:hAnsiTheme="minorEastAsia"/>
          <w:color w:val="000000" w:themeColor="text1"/>
          <w:sz w:val="24"/>
          <w:szCs w:val="24"/>
          <w:vertAlign w:val="superscript"/>
          <w:rPrChange w:id="4861" w:author="JY0225" w:date="2017-08-24T11:20:00Z">
            <w:rPr>
              <w:color w:val="000000" w:themeColor="text1"/>
              <w:vertAlign w:val="superscript"/>
            </w:rPr>
          </w:rPrChange>
        </w:rPr>
        <w:t>[35]</w:t>
      </w:r>
      <w:r w:rsidR="009A7BAF" w:rsidRPr="00987564">
        <w:rPr>
          <w:rFonts w:asciiTheme="minorEastAsia" w:hAnsiTheme="minorEastAsia"/>
          <w:color w:val="000000" w:themeColor="text1"/>
          <w:sz w:val="24"/>
          <w:szCs w:val="24"/>
          <w:vertAlign w:val="superscript"/>
          <w:rPrChange w:id="4862" w:author="JY0225" w:date="2017-08-24T11:20:00Z">
            <w:rPr>
              <w:color w:val="000000" w:themeColor="text1"/>
              <w:vertAlign w:val="superscript"/>
            </w:rPr>
          </w:rPrChange>
        </w:rPr>
        <w:fldChar w:fldCharType="end"/>
      </w:r>
      <w:r w:rsidR="00C81D79" w:rsidRPr="00987564">
        <w:rPr>
          <w:rFonts w:asciiTheme="minorEastAsia" w:hAnsiTheme="minorEastAsia" w:cs="Times New Roman" w:hint="eastAsia"/>
          <w:spacing w:val="10"/>
          <w:sz w:val="24"/>
          <w:szCs w:val="24"/>
          <w:rPrChange w:id="4863" w:author="JY0225" w:date="2017-08-24T11:20:00Z">
            <w:rPr>
              <w:rFonts w:ascii="Times New Roman" w:hAnsi="Times New Roman" w:cs="Times New Roman" w:hint="eastAsia"/>
              <w:spacing w:val="10"/>
              <w:sz w:val="24"/>
            </w:rPr>
          </w:rPrChange>
        </w:rPr>
        <w:t>，分别用来保存用户的请求信息</w:t>
      </w:r>
      <w:r w:rsidR="00DF0AFB" w:rsidRPr="00987564">
        <w:rPr>
          <w:rFonts w:asciiTheme="minorEastAsia" w:hAnsiTheme="minorEastAsia" w:cs="Times New Roman" w:hint="eastAsia"/>
          <w:spacing w:val="10"/>
          <w:sz w:val="24"/>
          <w:szCs w:val="24"/>
          <w:rPrChange w:id="4864" w:author="JY0225" w:date="2017-08-24T11:20:00Z">
            <w:rPr>
              <w:rFonts w:ascii="Times New Roman" w:hAnsi="Times New Roman" w:cs="Times New Roman" w:hint="eastAsia"/>
              <w:spacing w:val="10"/>
              <w:sz w:val="24"/>
            </w:rPr>
          </w:rPrChange>
        </w:rPr>
        <w:t>、</w:t>
      </w:r>
      <w:r w:rsidR="00D35CE6" w:rsidRPr="00987564">
        <w:rPr>
          <w:rFonts w:asciiTheme="minorEastAsia" w:hAnsiTheme="minorEastAsia" w:cs="Times New Roman" w:hint="eastAsia"/>
          <w:spacing w:val="10"/>
          <w:sz w:val="24"/>
          <w:szCs w:val="24"/>
          <w:rPrChange w:id="4865" w:author="JY0225" w:date="2017-08-24T11:20:00Z">
            <w:rPr>
              <w:rFonts w:ascii="Times New Roman" w:hAnsi="Times New Roman" w:cs="Times New Roman" w:hint="eastAsia"/>
              <w:spacing w:val="10"/>
              <w:sz w:val="24"/>
            </w:rPr>
          </w:rPrChange>
        </w:rPr>
        <w:t>缓存信息以及断点信息。</w:t>
      </w:r>
      <w:r w:rsidR="002E5215" w:rsidRPr="00987564">
        <w:rPr>
          <w:rFonts w:asciiTheme="minorEastAsia" w:hAnsiTheme="minorEastAsia" w:cs="Times New Roman" w:hint="eastAsia"/>
          <w:spacing w:val="10"/>
          <w:sz w:val="24"/>
          <w:szCs w:val="24"/>
          <w:rPrChange w:id="4866" w:author="JY0225" w:date="2017-08-24T11:20:00Z">
            <w:rPr>
              <w:rFonts w:ascii="Times New Roman" w:hAnsi="Times New Roman" w:cs="Times New Roman" w:hint="eastAsia"/>
              <w:spacing w:val="10"/>
              <w:sz w:val="24"/>
            </w:rPr>
          </w:rPrChange>
        </w:rPr>
        <w:t>详细信息如下：</w:t>
      </w:r>
    </w:p>
    <w:p w14:paraId="6F96D95C" w14:textId="77777777" w:rsidR="00BB7C8F" w:rsidRPr="00987564" w:rsidRDefault="00A707E4" w:rsidP="001F74B9">
      <w:pPr>
        <w:spacing w:line="400" w:lineRule="exact"/>
        <w:ind w:firstLine="420"/>
        <w:rPr>
          <w:rFonts w:asciiTheme="minorEastAsia" w:hAnsiTheme="minorEastAsia" w:cs="Times New Roman"/>
          <w:spacing w:val="10"/>
          <w:sz w:val="24"/>
          <w:szCs w:val="24"/>
          <w:rPrChange w:id="4867" w:author="JY0225" w:date="2017-08-24T11:20:00Z">
            <w:rPr>
              <w:rFonts w:ascii="Times New Roman" w:hAnsi="Times New Roman" w:cs="Times New Roman"/>
              <w:spacing w:val="10"/>
              <w:sz w:val="24"/>
            </w:rPr>
          </w:rPrChange>
        </w:rPr>
      </w:pPr>
      <w:r w:rsidRPr="00987564">
        <w:rPr>
          <w:rFonts w:asciiTheme="minorEastAsia" w:hAnsiTheme="minorEastAsia" w:cs="Times New Roman" w:hint="eastAsia"/>
          <w:spacing w:val="10"/>
          <w:sz w:val="24"/>
          <w:szCs w:val="24"/>
          <w:rPrChange w:id="4868" w:author="JY0225" w:date="2017-08-24T11:20:00Z">
            <w:rPr>
              <w:rFonts w:ascii="Times New Roman" w:hAnsi="Times New Roman" w:cs="Times New Roman" w:hint="eastAsia"/>
              <w:spacing w:val="10"/>
              <w:sz w:val="24"/>
            </w:rPr>
          </w:rPrChange>
        </w:rPr>
        <w:t>用户请求信息表：</w:t>
      </w:r>
    </w:p>
    <w:tbl>
      <w:tblPr>
        <w:tblStyle w:val="ae"/>
        <w:tblW w:w="0" w:type="auto"/>
        <w:tblInd w:w="445" w:type="dxa"/>
        <w:tblLook w:val="04A0" w:firstRow="1" w:lastRow="0" w:firstColumn="1" w:lastColumn="0" w:noHBand="0" w:noVBand="1"/>
      </w:tblPr>
      <w:tblGrid>
        <w:gridCol w:w="7851"/>
      </w:tblGrid>
      <w:tr w:rsidR="00BB7C8F" w:rsidRPr="00987564" w14:paraId="5A3648D4" w14:textId="77777777" w:rsidTr="00FC5D16">
        <w:tc>
          <w:tcPr>
            <w:tcW w:w="7851" w:type="dxa"/>
          </w:tcPr>
          <w:p w14:paraId="091D7E7C" w14:textId="77777777" w:rsidR="008408F8" w:rsidRPr="00987564" w:rsidRDefault="008408F8" w:rsidP="00FC5D16">
            <w:pPr>
              <w:pStyle w:val="a7"/>
              <w:spacing w:line="400" w:lineRule="exact"/>
              <w:jc w:val="both"/>
              <w:rPr>
                <w:rFonts w:asciiTheme="minorEastAsia" w:eastAsiaTheme="minorEastAsia" w:hAnsiTheme="minorEastAsia"/>
                <w:szCs w:val="24"/>
                <w:rPrChange w:id="4869" w:author="JY0225" w:date="2017-08-24T11:20:00Z">
                  <w:rPr>
                    <w:rFonts w:eastAsiaTheme="minorEastAsia"/>
                  </w:rPr>
                </w:rPrChange>
              </w:rPr>
            </w:pPr>
            <w:r w:rsidRPr="00987564">
              <w:rPr>
                <w:rFonts w:asciiTheme="minorEastAsia" w:eastAsiaTheme="minorEastAsia" w:hAnsiTheme="minorEastAsia"/>
                <w:szCs w:val="24"/>
                <w:rPrChange w:id="4870" w:author="JY0225" w:date="2017-08-24T11:20:00Z">
                  <w:rPr>
                    <w:rFonts w:eastAsiaTheme="minorEastAsia"/>
                  </w:rPr>
                </w:rPrChange>
              </w:rPr>
              <w:t>create table if not exists Log(</w:t>
            </w:r>
          </w:p>
          <w:p w14:paraId="4B8A096D" w14:textId="6554C523" w:rsidR="008408F8" w:rsidRPr="00987564" w:rsidRDefault="008408F8" w:rsidP="00410872">
            <w:pPr>
              <w:pStyle w:val="a7"/>
              <w:spacing w:line="400" w:lineRule="exact"/>
              <w:ind w:firstLineChars="200" w:firstLine="520"/>
              <w:jc w:val="both"/>
              <w:rPr>
                <w:rFonts w:asciiTheme="minorEastAsia" w:eastAsiaTheme="minorEastAsia" w:hAnsiTheme="minorEastAsia"/>
                <w:szCs w:val="24"/>
                <w:rPrChange w:id="4871" w:author="JY0225" w:date="2017-08-24T11:20:00Z">
                  <w:rPr>
                    <w:rFonts w:eastAsiaTheme="minorEastAsia"/>
                  </w:rPr>
                </w:rPrChange>
              </w:rPr>
            </w:pPr>
            <w:r w:rsidRPr="00987564">
              <w:rPr>
                <w:rFonts w:asciiTheme="minorEastAsia" w:eastAsiaTheme="minorEastAsia" w:hAnsiTheme="minorEastAsia"/>
                <w:szCs w:val="24"/>
                <w:rPrChange w:id="4872" w:author="JY0225" w:date="2017-08-24T11:20:00Z">
                  <w:rPr>
                    <w:rFonts w:eastAsiaTheme="minorEastAsia"/>
                  </w:rPr>
                </w:rPrChange>
              </w:rPr>
              <w:lastRenderedPageBreak/>
              <w:t xml:space="preserve">request text not null, </w:t>
            </w:r>
            <w:r w:rsidR="00D22617" w:rsidRPr="00987564">
              <w:rPr>
                <w:rFonts w:asciiTheme="minorEastAsia" w:eastAsiaTheme="minorEastAsia" w:hAnsiTheme="minorEastAsia"/>
                <w:szCs w:val="24"/>
                <w:rPrChange w:id="4873" w:author="JY0225" w:date="2017-08-24T11:20:00Z">
                  <w:rPr>
                    <w:rFonts w:eastAsiaTheme="minorEastAsia"/>
                  </w:rPr>
                </w:rPrChange>
              </w:rPr>
              <w:t xml:space="preserve">     </w:t>
            </w:r>
            <w:ins w:id="4874" w:author="JY0225" w:date="2017-08-24T11:20:00Z">
              <w:r w:rsidR="00152EF1">
                <w:rPr>
                  <w:rFonts w:asciiTheme="minorEastAsia" w:eastAsiaTheme="minorEastAsia" w:hAnsiTheme="minorEastAsia"/>
                  <w:szCs w:val="24"/>
                </w:rPr>
                <w:t xml:space="preserve">    </w:t>
              </w:r>
            </w:ins>
            <w:r w:rsidR="00D22617" w:rsidRPr="00987564">
              <w:rPr>
                <w:rFonts w:asciiTheme="minorEastAsia" w:eastAsiaTheme="minorEastAsia" w:hAnsiTheme="minorEastAsia"/>
                <w:szCs w:val="24"/>
                <w:rPrChange w:id="4875" w:author="JY0225" w:date="2017-08-24T11:20:00Z">
                  <w:rPr>
                    <w:rFonts w:eastAsiaTheme="minorEastAsia"/>
                  </w:rPr>
                </w:rPrChange>
              </w:rPr>
              <w:t>//</w:t>
            </w:r>
            <w:r w:rsidR="00D22617" w:rsidRPr="00987564">
              <w:rPr>
                <w:rFonts w:asciiTheme="minorEastAsia" w:eastAsiaTheme="minorEastAsia" w:hAnsiTheme="minorEastAsia" w:hint="eastAsia"/>
                <w:szCs w:val="24"/>
                <w:rPrChange w:id="4876" w:author="JY0225" w:date="2017-08-24T11:20:00Z">
                  <w:rPr>
                    <w:rFonts w:eastAsiaTheme="minorEastAsia" w:hint="eastAsia"/>
                  </w:rPr>
                </w:rPrChange>
              </w:rPr>
              <w:t>请求内容</w:t>
            </w:r>
          </w:p>
          <w:p w14:paraId="09988526" w14:textId="19C0CED6" w:rsidR="008408F8" w:rsidRPr="00987564" w:rsidRDefault="008408F8" w:rsidP="00410872">
            <w:pPr>
              <w:pStyle w:val="a7"/>
              <w:spacing w:line="400" w:lineRule="exact"/>
              <w:ind w:firstLineChars="200" w:firstLine="520"/>
              <w:jc w:val="both"/>
              <w:rPr>
                <w:rFonts w:asciiTheme="minorEastAsia" w:eastAsiaTheme="minorEastAsia" w:hAnsiTheme="minorEastAsia"/>
                <w:szCs w:val="24"/>
                <w:rPrChange w:id="4877" w:author="JY0225" w:date="2017-08-24T11:20:00Z">
                  <w:rPr>
                    <w:rFonts w:eastAsiaTheme="minorEastAsia"/>
                  </w:rPr>
                </w:rPrChange>
              </w:rPr>
            </w:pPr>
            <w:r w:rsidRPr="00987564">
              <w:rPr>
                <w:rFonts w:asciiTheme="minorEastAsia" w:eastAsiaTheme="minorEastAsia" w:hAnsiTheme="minorEastAsia"/>
                <w:szCs w:val="24"/>
                <w:rPrChange w:id="4878" w:author="JY0225" w:date="2017-08-24T11:20:00Z">
                  <w:rPr>
                    <w:rFonts w:eastAsiaTheme="minorEastAsia"/>
                  </w:rPr>
                </w:rPrChange>
              </w:rPr>
              <w:t>uuid char[33] not null,</w:t>
            </w:r>
            <w:r w:rsidR="00D22617" w:rsidRPr="00987564">
              <w:rPr>
                <w:rFonts w:asciiTheme="minorEastAsia" w:eastAsiaTheme="minorEastAsia" w:hAnsiTheme="minorEastAsia"/>
                <w:szCs w:val="24"/>
                <w:rPrChange w:id="4879" w:author="JY0225" w:date="2017-08-24T11:20:00Z">
                  <w:rPr>
                    <w:rFonts w:eastAsiaTheme="minorEastAsia"/>
                  </w:rPr>
                </w:rPrChange>
              </w:rPr>
              <w:t xml:space="preserve">    </w:t>
            </w:r>
            <w:ins w:id="4880" w:author="JY0225" w:date="2017-08-24T11:20:00Z">
              <w:r w:rsidR="00152EF1">
                <w:rPr>
                  <w:rFonts w:asciiTheme="minorEastAsia" w:eastAsiaTheme="minorEastAsia" w:hAnsiTheme="minorEastAsia"/>
                  <w:szCs w:val="24"/>
                </w:rPr>
                <w:t xml:space="preserve">     </w:t>
              </w:r>
            </w:ins>
            <w:r w:rsidR="00D22617" w:rsidRPr="00987564">
              <w:rPr>
                <w:rFonts w:asciiTheme="minorEastAsia" w:eastAsiaTheme="minorEastAsia" w:hAnsiTheme="minorEastAsia"/>
                <w:szCs w:val="24"/>
                <w:rPrChange w:id="4881" w:author="JY0225" w:date="2017-08-24T11:20:00Z">
                  <w:rPr>
                    <w:rFonts w:eastAsiaTheme="minorEastAsia"/>
                  </w:rPr>
                </w:rPrChange>
              </w:rPr>
              <w:t>//</w:t>
            </w:r>
            <w:r w:rsidR="00D22617" w:rsidRPr="00987564">
              <w:rPr>
                <w:rFonts w:asciiTheme="minorEastAsia" w:eastAsiaTheme="minorEastAsia" w:hAnsiTheme="minorEastAsia" w:hint="eastAsia"/>
                <w:szCs w:val="24"/>
                <w:rPrChange w:id="4882" w:author="JY0225" w:date="2017-08-24T11:20:00Z">
                  <w:rPr>
                    <w:rFonts w:eastAsiaTheme="minorEastAsia" w:hint="eastAsia"/>
                  </w:rPr>
                </w:rPrChange>
              </w:rPr>
              <w:t>请求标识</w:t>
            </w:r>
          </w:p>
          <w:p w14:paraId="3B38C185" w14:textId="107152F4" w:rsidR="008408F8" w:rsidRPr="00987564" w:rsidRDefault="008408F8" w:rsidP="00410872">
            <w:pPr>
              <w:pStyle w:val="a7"/>
              <w:spacing w:line="400" w:lineRule="exact"/>
              <w:ind w:firstLineChars="200" w:firstLine="520"/>
              <w:jc w:val="both"/>
              <w:rPr>
                <w:rFonts w:asciiTheme="minorEastAsia" w:eastAsiaTheme="minorEastAsia" w:hAnsiTheme="minorEastAsia"/>
                <w:szCs w:val="24"/>
                <w:rPrChange w:id="4883" w:author="JY0225" w:date="2017-08-24T11:20:00Z">
                  <w:rPr>
                    <w:rFonts w:eastAsiaTheme="minorEastAsia"/>
                  </w:rPr>
                </w:rPrChange>
              </w:rPr>
            </w:pPr>
            <w:r w:rsidRPr="00987564">
              <w:rPr>
                <w:rFonts w:asciiTheme="minorEastAsia" w:eastAsiaTheme="minorEastAsia" w:hAnsiTheme="minorEastAsia"/>
                <w:szCs w:val="24"/>
                <w:rPrChange w:id="4884" w:author="JY0225" w:date="2017-08-24T11:20:00Z">
                  <w:rPr>
                    <w:rFonts w:eastAsiaTheme="minorEastAsia"/>
                  </w:rPr>
                </w:rPrChange>
              </w:rPr>
              <w:t>state char[20] not null,</w:t>
            </w:r>
            <w:r w:rsidR="00D22617" w:rsidRPr="00987564">
              <w:rPr>
                <w:rFonts w:asciiTheme="minorEastAsia" w:eastAsiaTheme="minorEastAsia" w:hAnsiTheme="minorEastAsia"/>
                <w:szCs w:val="24"/>
                <w:rPrChange w:id="4885" w:author="JY0225" w:date="2017-08-24T11:20:00Z">
                  <w:rPr>
                    <w:rFonts w:eastAsiaTheme="minorEastAsia"/>
                  </w:rPr>
                </w:rPrChange>
              </w:rPr>
              <w:t xml:space="preserve">    </w:t>
            </w:r>
            <w:ins w:id="4886" w:author="JY0225" w:date="2017-08-24T11:20:00Z">
              <w:r w:rsidR="00152EF1">
                <w:rPr>
                  <w:rFonts w:asciiTheme="minorEastAsia" w:eastAsiaTheme="minorEastAsia" w:hAnsiTheme="minorEastAsia"/>
                  <w:szCs w:val="24"/>
                </w:rPr>
                <w:t xml:space="preserve">    </w:t>
              </w:r>
            </w:ins>
            <w:r w:rsidR="00D22617" w:rsidRPr="00987564">
              <w:rPr>
                <w:rFonts w:asciiTheme="minorEastAsia" w:eastAsiaTheme="minorEastAsia" w:hAnsiTheme="minorEastAsia"/>
                <w:szCs w:val="24"/>
                <w:rPrChange w:id="4887" w:author="JY0225" w:date="2017-08-24T11:20:00Z">
                  <w:rPr>
                    <w:rFonts w:eastAsiaTheme="minorEastAsia"/>
                  </w:rPr>
                </w:rPrChange>
              </w:rPr>
              <w:t>//</w:t>
            </w:r>
            <w:r w:rsidR="00D22617" w:rsidRPr="00987564">
              <w:rPr>
                <w:rFonts w:asciiTheme="minorEastAsia" w:eastAsiaTheme="minorEastAsia" w:hAnsiTheme="minorEastAsia" w:hint="eastAsia"/>
                <w:szCs w:val="24"/>
                <w:rPrChange w:id="4888" w:author="JY0225" w:date="2017-08-24T11:20:00Z">
                  <w:rPr>
                    <w:rFonts w:eastAsiaTheme="minorEastAsia" w:hint="eastAsia"/>
                  </w:rPr>
                </w:rPrChange>
              </w:rPr>
              <w:t>请求状态</w:t>
            </w:r>
          </w:p>
          <w:p w14:paraId="0B64E66F" w14:textId="719EEB74" w:rsidR="008408F8" w:rsidRPr="00987564" w:rsidRDefault="008408F8" w:rsidP="00410872">
            <w:pPr>
              <w:pStyle w:val="a7"/>
              <w:spacing w:line="400" w:lineRule="exact"/>
              <w:ind w:firstLineChars="200" w:firstLine="520"/>
              <w:jc w:val="both"/>
              <w:rPr>
                <w:rFonts w:asciiTheme="minorEastAsia" w:eastAsiaTheme="minorEastAsia" w:hAnsiTheme="minorEastAsia"/>
                <w:szCs w:val="24"/>
                <w:rPrChange w:id="4889" w:author="JY0225" w:date="2017-08-24T11:20:00Z">
                  <w:rPr>
                    <w:rFonts w:eastAsiaTheme="minorEastAsia"/>
                  </w:rPr>
                </w:rPrChange>
              </w:rPr>
            </w:pPr>
            <w:r w:rsidRPr="00987564">
              <w:rPr>
                <w:rFonts w:asciiTheme="minorEastAsia" w:eastAsiaTheme="minorEastAsia" w:hAnsiTheme="minorEastAsia"/>
                <w:szCs w:val="24"/>
                <w:rPrChange w:id="4890" w:author="JY0225" w:date="2017-08-24T11:20:00Z">
                  <w:rPr>
                    <w:rFonts w:eastAsiaTheme="minorEastAsia"/>
                  </w:rPr>
                </w:rPrChange>
              </w:rPr>
              <w:t>time char[20] not null,</w:t>
            </w:r>
            <w:r w:rsidR="00D22617" w:rsidRPr="00987564">
              <w:rPr>
                <w:rFonts w:asciiTheme="minorEastAsia" w:eastAsiaTheme="minorEastAsia" w:hAnsiTheme="minorEastAsia"/>
                <w:szCs w:val="24"/>
                <w:rPrChange w:id="4891" w:author="JY0225" w:date="2017-08-24T11:20:00Z">
                  <w:rPr>
                    <w:rFonts w:eastAsiaTheme="minorEastAsia"/>
                  </w:rPr>
                </w:rPrChange>
              </w:rPr>
              <w:t xml:space="preserve">    </w:t>
            </w:r>
            <w:ins w:id="4892" w:author="JY0225" w:date="2017-08-24T11:21:00Z">
              <w:r w:rsidR="00152EF1">
                <w:rPr>
                  <w:rFonts w:asciiTheme="minorEastAsia" w:eastAsiaTheme="minorEastAsia" w:hAnsiTheme="minorEastAsia"/>
                  <w:szCs w:val="24"/>
                </w:rPr>
                <w:t xml:space="preserve">     </w:t>
              </w:r>
            </w:ins>
            <w:r w:rsidR="00D22617" w:rsidRPr="00987564">
              <w:rPr>
                <w:rFonts w:asciiTheme="minorEastAsia" w:eastAsiaTheme="minorEastAsia" w:hAnsiTheme="minorEastAsia"/>
                <w:szCs w:val="24"/>
                <w:rPrChange w:id="4893" w:author="JY0225" w:date="2017-08-24T11:20:00Z">
                  <w:rPr>
                    <w:rFonts w:eastAsiaTheme="minorEastAsia"/>
                  </w:rPr>
                </w:rPrChange>
              </w:rPr>
              <w:t>//</w:t>
            </w:r>
            <w:r w:rsidR="00D22617" w:rsidRPr="00987564">
              <w:rPr>
                <w:rFonts w:asciiTheme="minorEastAsia" w:eastAsiaTheme="minorEastAsia" w:hAnsiTheme="minorEastAsia" w:hint="eastAsia"/>
                <w:szCs w:val="24"/>
                <w:rPrChange w:id="4894" w:author="JY0225" w:date="2017-08-24T11:20:00Z">
                  <w:rPr>
                    <w:rFonts w:eastAsiaTheme="minorEastAsia" w:hint="eastAsia"/>
                  </w:rPr>
                </w:rPrChange>
              </w:rPr>
              <w:t>请求时间</w:t>
            </w:r>
          </w:p>
          <w:p w14:paraId="38E8DF01" w14:textId="4585B5CE" w:rsidR="008408F8" w:rsidRPr="00987564" w:rsidRDefault="008408F8" w:rsidP="00410872">
            <w:pPr>
              <w:pStyle w:val="a7"/>
              <w:spacing w:line="400" w:lineRule="exact"/>
              <w:ind w:firstLineChars="200" w:firstLine="520"/>
              <w:jc w:val="both"/>
              <w:rPr>
                <w:rFonts w:asciiTheme="minorEastAsia" w:eastAsiaTheme="minorEastAsia" w:hAnsiTheme="minorEastAsia"/>
                <w:szCs w:val="24"/>
                <w:rPrChange w:id="4895" w:author="JY0225" w:date="2017-08-24T11:20:00Z">
                  <w:rPr>
                    <w:rFonts w:eastAsiaTheme="minorEastAsia"/>
                  </w:rPr>
                </w:rPrChange>
              </w:rPr>
            </w:pPr>
            <w:r w:rsidRPr="00987564">
              <w:rPr>
                <w:rFonts w:asciiTheme="minorEastAsia" w:eastAsiaTheme="minorEastAsia" w:hAnsiTheme="minorEastAsia"/>
                <w:szCs w:val="24"/>
                <w:rPrChange w:id="4896" w:author="JY0225" w:date="2017-08-24T11:20:00Z">
                  <w:rPr>
                    <w:rFonts w:eastAsiaTheme="minorEastAsia"/>
                  </w:rPr>
                </w:rPrChange>
              </w:rPr>
              <w:t>userid varchar[100] not null,</w:t>
            </w:r>
            <w:r w:rsidR="00D22617" w:rsidRPr="00987564">
              <w:rPr>
                <w:rFonts w:asciiTheme="minorEastAsia" w:eastAsiaTheme="minorEastAsia" w:hAnsiTheme="minorEastAsia"/>
                <w:szCs w:val="24"/>
                <w:rPrChange w:id="4897" w:author="JY0225" w:date="2017-08-24T11:20:00Z">
                  <w:rPr>
                    <w:rFonts w:eastAsiaTheme="minorEastAsia"/>
                  </w:rPr>
                </w:rPrChange>
              </w:rPr>
              <w:t xml:space="preserve">   </w:t>
            </w:r>
            <w:del w:id="4898" w:author="JY0225" w:date="2017-08-24T11:21:00Z">
              <w:r w:rsidR="00D22617" w:rsidRPr="00987564" w:rsidDel="00152EF1">
                <w:rPr>
                  <w:rFonts w:asciiTheme="minorEastAsia" w:eastAsiaTheme="minorEastAsia" w:hAnsiTheme="minorEastAsia"/>
                  <w:szCs w:val="24"/>
                  <w:rPrChange w:id="4899" w:author="JY0225" w:date="2017-08-24T11:20:00Z">
                    <w:rPr>
                      <w:rFonts w:eastAsiaTheme="minorEastAsia"/>
                    </w:rPr>
                  </w:rPrChange>
                </w:rPr>
                <w:delText xml:space="preserve"> </w:delText>
              </w:r>
            </w:del>
            <w:r w:rsidR="00D22617" w:rsidRPr="00987564">
              <w:rPr>
                <w:rFonts w:asciiTheme="minorEastAsia" w:eastAsiaTheme="minorEastAsia" w:hAnsiTheme="minorEastAsia"/>
                <w:szCs w:val="24"/>
                <w:rPrChange w:id="4900" w:author="JY0225" w:date="2017-08-24T11:20:00Z">
                  <w:rPr>
                    <w:rFonts w:eastAsiaTheme="minorEastAsia"/>
                  </w:rPr>
                </w:rPrChange>
              </w:rPr>
              <w:t>//</w:t>
            </w:r>
            <w:r w:rsidR="00D22617" w:rsidRPr="00987564">
              <w:rPr>
                <w:rFonts w:asciiTheme="minorEastAsia" w:eastAsiaTheme="minorEastAsia" w:hAnsiTheme="minorEastAsia" w:hint="eastAsia"/>
                <w:szCs w:val="24"/>
                <w:rPrChange w:id="4901" w:author="JY0225" w:date="2017-08-24T11:20:00Z">
                  <w:rPr>
                    <w:rFonts w:eastAsiaTheme="minorEastAsia" w:hint="eastAsia"/>
                  </w:rPr>
                </w:rPrChange>
              </w:rPr>
              <w:t>请求用户</w:t>
            </w:r>
            <w:r w:rsidR="00D22617" w:rsidRPr="00987564">
              <w:rPr>
                <w:rFonts w:asciiTheme="minorEastAsia" w:eastAsiaTheme="minorEastAsia" w:hAnsiTheme="minorEastAsia" w:hint="eastAsia"/>
                <w:szCs w:val="24"/>
                <w:rPrChange w:id="4902" w:author="JY0225" w:date="2017-08-24T11:20:00Z">
                  <w:rPr>
                    <w:rFonts w:eastAsiaTheme="minorEastAsia" w:hint="eastAsia"/>
                  </w:rPr>
                </w:rPrChange>
              </w:rPr>
              <w:t>id</w:t>
            </w:r>
          </w:p>
          <w:p w14:paraId="58C0096C" w14:textId="1E90F1AF" w:rsidR="00BB7C8F" w:rsidRPr="00987564" w:rsidRDefault="008408F8" w:rsidP="00410872">
            <w:pPr>
              <w:pStyle w:val="a7"/>
              <w:spacing w:line="400" w:lineRule="exact"/>
              <w:ind w:firstLineChars="200" w:firstLine="520"/>
              <w:jc w:val="both"/>
              <w:rPr>
                <w:rFonts w:asciiTheme="minorEastAsia" w:eastAsiaTheme="minorEastAsia" w:hAnsiTheme="minorEastAsia"/>
                <w:szCs w:val="24"/>
                <w:rPrChange w:id="4903" w:author="JY0225" w:date="2017-08-24T11:20:00Z">
                  <w:rPr>
                    <w:rFonts w:eastAsiaTheme="minorEastAsia"/>
                  </w:rPr>
                </w:rPrChange>
              </w:rPr>
            </w:pPr>
            <w:r w:rsidRPr="00987564">
              <w:rPr>
                <w:rFonts w:asciiTheme="minorEastAsia" w:eastAsiaTheme="minorEastAsia" w:hAnsiTheme="minorEastAsia"/>
                <w:szCs w:val="24"/>
                <w:rPrChange w:id="4904" w:author="JY0225" w:date="2017-08-24T11:20:00Z">
                  <w:rPr>
                    <w:rFonts w:eastAsiaTheme="minorEastAsia"/>
                  </w:rPr>
                </w:rPrChange>
              </w:rPr>
              <w:t>result text not null);</w:t>
            </w:r>
            <w:r w:rsidR="00D22617" w:rsidRPr="00987564">
              <w:rPr>
                <w:rFonts w:asciiTheme="minorEastAsia" w:eastAsiaTheme="minorEastAsia" w:hAnsiTheme="minorEastAsia"/>
                <w:szCs w:val="24"/>
                <w:rPrChange w:id="4905" w:author="JY0225" w:date="2017-08-24T11:20:00Z">
                  <w:rPr>
                    <w:rFonts w:eastAsiaTheme="minorEastAsia"/>
                  </w:rPr>
                </w:rPrChange>
              </w:rPr>
              <w:t xml:space="preserve">         </w:t>
            </w:r>
            <w:ins w:id="4906" w:author="JY0225" w:date="2017-08-24T11:21:00Z">
              <w:r w:rsidR="00152EF1">
                <w:rPr>
                  <w:rFonts w:asciiTheme="minorEastAsia" w:eastAsiaTheme="minorEastAsia" w:hAnsiTheme="minorEastAsia"/>
                  <w:szCs w:val="24"/>
                </w:rPr>
                <w:t xml:space="preserve"> </w:t>
              </w:r>
            </w:ins>
            <w:del w:id="4907" w:author="JY0225" w:date="2017-08-24T11:21:00Z">
              <w:r w:rsidR="00D22617" w:rsidRPr="00987564" w:rsidDel="00152EF1">
                <w:rPr>
                  <w:rFonts w:asciiTheme="minorEastAsia" w:eastAsiaTheme="minorEastAsia" w:hAnsiTheme="minorEastAsia"/>
                  <w:szCs w:val="24"/>
                  <w:rPrChange w:id="4908" w:author="JY0225" w:date="2017-08-24T11:20:00Z">
                    <w:rPr>
                      <w:rFonts w:eastAsiaTheme="minorEastAsia"/>
                    </w:rPr>
                  </w:rPrChange>
                </w:rPr>
                <w:delText xml:space="preserve"> </w:delText>
              </w:r>
            </w:del>
            <w:r w:rsidR="00D22617" w:rsidRPr="00987564">
              <w:rPr>
                <w:rFonts w:asciiTheme="minorEastAsia" w:eastAsiaTheme="minorEastAsia" w:hAnsiTheme="minorEastAsia"/>
                <w:szCs w:val="24"/>
                <w:rPrChange w:id="4909" w:author="JY0225" w:date="2017-08-24T11:20:00Z">
                  <w:rPr>
                    <w:rFonts w:eastAsiaTheme="minorEastAsia"/>
                  </w:rPr>
                </w:rPrChange>
              </w:rPr>
              <w:t>//</w:t>
            </w:r>
            <w:r w:rsidR="00D22617" w:rsidRPr="00987564">
              <w:rPr>
                <w:rFonts w:asciiTheme="minorEastAsia" w:eastAsiaTheme="minorEastAsia" w:hAnsiTheme="minorEastAsia" w:hint="eastAsia"/>
                <w:szCs w:val="24"/>
                <w:rPrChange w:id="4910" w:author="JY0225" w:date="2017-08-24T11:20:00Z">
                  <w:rPr>
                    <w:rFonts w:eastAsiaTheme="minorEastAsia" w:hint="eastAsia"/>
                  </w:rPr>
                </w:rPrChange>
              </w:rPr>
              <w:t>请求执行结果</w:t>
            </w:r>
          </w:p>
        </w:tc>
      </w:tr>
    </w:tbl>
    <w:p w14:paraId="6F94C9A0" w14:textId="77777777" w:rsidR="00BB7C8F" w:rsidRPr="00987564" w:rsidRDefault="008C0220" w:rsidP="001F74B9">
      <w:pPr>
        <w:spacing w:line="400" w:lineRule="exact"/>
        <w:ind w:firstLine="420"/>
        <w:rPr>
          <w:rFonts w:asciiTheme="minorEastAsia" w:hAnsiTheme="minorEastAsia"/>
          <w:color w:val="000000" w:themeColor="text1"/>
          <w:sz w:val="24"/>
          <w:szCs w:val="24"/>
          <w:rPrChange w:id="4911" w:author="JY0225" w:date="2017-08-24T11:20:00Z">
            <w:rPr>
              <w:color w:val="000000" w:themeColor="text1"/>
              <w:sz w:val="24"/>
            </w:rPr>
          </w:rPrChange>
        </w:rPr>
      </w:pPr>
      <w:r w:rsidRPr="00987564">
        <w:rPr>
          <w:rFonts w:asciiTheme="minorEastAsia" w:hAnsiTheme="minorEastAsia" w:hint="eastAsia"/>
          <w:color w:val="000000" w:themeColor="text1"/>
          <w:sz w:val="24"/>
          <w:szCs w:val="24"/>
          <w:rPrChange w:id="4912" w:author="JY0225" w:date="2017-08-24T11:20:00Z">
            <w:rPr>
              <w:rFonts w:hint="eastAsia"/>
              <w:color w:val="000000" w:themeColor="text1"/>
              <w:sz w:val="24"/>
            </w:rPr>
          </w:rPrChange>
        </w:rPr>
        <w:lastRenderedPageBreak/>
        <w:t>缓存信息表：</w:t>
      </w:r>
    </w:p>
    <w:tbl>
      <w:tblPr>
        <w:tblStyle w:val="ae"/>
        <w:tblW w:w="0" w:type="auto"/>
        <w:tblInd w:w="445" w:type="dxa"/>
        <w:tblLook w:val="04A0" w:firstRow="1" w:lastRow="0" w:firstColumn="1" w:lastColumn="0" w:noHBand="0" w:noVBand="1"/>
      </w:tblPr>
      <w:tblGrid>
        <w:gridCol w:w="7851"/>
      </w:tblGrid>
      <w:tr w:rsidR="008C0220" w:rsidRPr="00987564" w14:paraId="4A0992D4" w14:textId="77777777" w:rsidTr="00FC5D16">
        <w:tc>
          <w:tcPr>
            <w:tcW w:w="7851" w:type="dxa"/>
          </w:tcPr>
          <w:p w14:paraId="3A07EC72" w14:textId="77777777" w:rsidR="008C0220" w:rsidRPr="00987564" w:rsidRDefault="008C0220" w:rsidP="008C0220">
            <w:pPr>
              <w:pStyle w:val="a7"/>
              <w:spacing w:line="400" w:lineRule="exact"/>
              <w:rPr>
                <w:rFonts w:asciiTheme="minorEastAsia" w:eastAsiaTheme="minorEastAsia" w:hAnsiTheme="minorEastAsia"/>
                <w:szCs w:val="24"/>
                <w:rPrChange w:id="4913" w:author="JY0225" w:date="2017-08-24T11:20:00Z">
                  <w:rPr>
                    <w:rFonts w:eastAsiaTheme="minorEastAsia"/>
                  </w:rPr>
                </w:rPrChange>
              </w:rPr>
            </w:pPr>
            <w:r w:rsidRPr="00987564">
              <w:rPr>
                <w:rFonts w:asciiTheme="minorEastAsia" w:eastAsiaTheme="minorEastAsia" w:hAnsiTheme="minorEastAsia"/>
                <w:szCs w:val="24"/>
                <w:rPrChange w:id="4914" w:author="JY0225" w:date="2017-08-24T11:20:00Z">
                  <w:rPr>
                    <w:rFonts w:eastAsiaTheme="minorEastAsia"/>
                  </w:rPr>
                </w:rPrChange>
              </w:rPr>
              <w:t>create table if not exists fileCache(</w:t>
            </w:r>
          </w:p>
          <w:p w14:paraId="5D06ABDA" w14:textId="77777777" w:rsidR="008C0220" w:rsidRPr="00987564" w:rsidRDefault="008C0220" w:rsidP="008C0220">
            <w:pPr>
              <w:pStyle w:val="a7"/>
              <w:spacing w:line="400" w:lineRule="exact"/>
              <w:ind w:firstLineChars="200" w:firstLine="520"/>
              <w:rPr>
                <w:rFonts w:asciiTheme="minorEastAsia" w:eastAsiaTheme="minorEastAsia" w:hAnsiTheme="minorEastAsia"/>
                <w:szCs w:val="24"/>
                <w:rPrChange w:id="4915" w:author="JY0225" w:date="2017-08-24T11:20:00Z">
                  <w:rPr>
                    <w:rFonts w:eastAsiaTheme="minorEastAsia"/>
                  </w:rPr>
                </w:rPrChange>
              </w:rPr>
            </w:pPr>
            <w:r w:rsidRPr="00987564">
              <w:rPr>
                <w:rFonts w:asciiTheme="minorEastAsia" w:eastAsiaTheme="minorEastAsia" w:hAnsiTheme="minorEastAsia"/>
                <w:szCs w:val="24"/>
                <w:rPrChange w:id="4916" w:author="JY0225" w:date="2017-08-24T11:20:00Z">
                  <w:rPr>
                    <w:rFonts w:eastAsiaTheme="minorEastAsia"/>
                  </w:rPr>
                </w:rPrChange>
              </w:rPr>
              <w:t xml:space="preserve">user_id varchar[100] not null, </w:t>
            </w:r>
            <w:r w:rsidR="00EA638B" w:rsidRPr="00987564">
              <w:rPr>
                <w:rFonts w:asciiTheme="minorEastAsia" w:eastAsiaTheme="minorEastAsia" w:hAnsiTheme="minorEastAsia"/>
                <w:szCs w:val="24"/>
                <w:rPrChange w:id="4917" w:author="JY0225" w:date="2017-08-24T11:20:00Z">
                  <w:rPr>
                    <w:rFonts w:eastAsiaTheme="minorEastAsia"/>
                  </w:rPr>
                </w:rPrChange>
              </w:rPr>
              <w:t xml:space="preserve">          //</w:t>
            </w:r>
            <w:r w:rsidR="00EA638B" w:rsidRPr="00987564">
              <w:rPr>
                <w:rFonts w:asciiTheme="minorEastAsia" w:eastAsiaTheme="minorEastAsia" w:hAnsiTheme="minorEastAsia" w:hint="eastAsia"/>
                <w:szCs w:val="24"/>
                <w:rPrChange w:id="4918" w:author="JY0225" w:date="2017-08-24T11:20:00Z">
                  <w:rPr>
                    <w:rFonts w:eastAsiaTheme="minorEastAsia" w:hint="eastAsia"/>
                  </w:rPr>
                </w:rPrChange>
              </w:rPr>
              <w:t>用户</w:t>
            </w:r>
            <w:r w:rsidR="00EA638B" w:rsidRPr="00987564">
              <w:rPr>
                <w:rFonts w:asciiTheme="minorEastAsia" w:eastAsiaTheme="minorEastAsia" w:hAnsiTheme="minorEastAsia" w:hint="eastAsia"/>
                <w:szCs w:val="24"/>
                <w:rPrChange w:id="4919" w:author="JY0225" w:date="2017-08-24T11:20:00Z">
                  <w:rPr>
                    <w:rFonts w:eastAsiaTheme="minorEastAsia" w:hint="eastAsia"/>
                  </w:rPr>
                </w:rPrChange>
              </w:rPr>
              <w:t>id</w:t>
            </w:r>
          </w:p>
          <w:p w14:paraId="63FBAD40" w14:textId="77777777" w:rsidR="008C0220" w:rsidRPr="00987564" w:rsidRDefault="008C0220" w:rsidP="008C0220">
            <w:pPr>
              <w:pStyle w:val="a7"/>
              <w:spacing w:line="400" w:lineRule="exact"/>
              <w:ind w:firstLineChars="200" w:firstLine="520"/>
              <w:rPr>
                <w:rFonts w:asciiTheme="minorEastAsia" w:eastAsiaTheme="minorEastAsia" w:hAnsiTheme="minorEastAsia"/>
                <w:szCs w:val="24"/>
                <w:rPrChange w:id="4920" w:author="JY0225" w:date="2017-08-24T11:20:00Z">
                  <w:rPr>
                    <w:rFonts w:eastAsiaTheme="minorEastAsia"/>
                  </w:rPr>
                </w:rPrChange>
              </w:rPr>
            </w:pPr>
            <w:r w:rsidRPr="00987564">
              <w:rPr>
                <w:rFonts w:asciiTheme="minorEastAsia" w:eastAsiaTheme="minorEastAsia" w:hAnsiTheme="minorEastAsia"/>
                <w:szCs w:val="24"/>
                <w:rPrChange w:id="4921" w:author="JY0225" w:date="2017-08-24T11:20:00Z">
                  <w:rPr>
                    <w:rFonts w:eastAsiaTheme="minorEastAsia"/>
                  </w:rPr>
                </w:rPrChange>
              </w:rPr>
              <w:t>file_name varchar[100] not null,</w:t>
            </w:r>
            <w:r w:rsidR="00EA638B" w:rsidRPr="00987564">
              <w:rPr>
                <w:rFonts w:asciiTheme="minorEastAsia" w:eastAsiaTheme="minorEastAsia" w:hAnsiTheme="minorEastAsia"/>
                <w:szCs w:val="24"/>
                <w:rPrChange w:id="4922" w:author="JY0225" w:date="2017-08-24T11:20:00Z">
                  <w:rPr>
                    <w:rFonts w:eastAsiaTheme="minorEastAsia"/>
                  </w:rPr>
                </w:rPrChange>
              </w:rPr>
              <w:t xml:space="preserve">         //</w:t>
            </w:r>
            <w:r w:rsidR="00EA638B" w:rsidRPr="00987564">
              <w:rPr>
                <w:rFonts w:asciiTheme="minorEastAsia" w:eastAsiaTheme="minorEastAsia" w:hAnsiTheme="minorEastAsia" w:hint="eastAsia"/>
                <w:szCs w:val="24"/>
                <w:rPrChange w:id="4923" w:author="JY0225" w:date="2017-08-24T11:20:00Z">
                  <w:rPr>
                    <w:rFonts w:eastAsiaTheme="minorEastAsia" w:hint="eastAsia"/>
                  </w:rPr>
                </w:rPrChange>
              </w:rPr>
              <w:t>文件名</w:t>
            </w:r>
          </w:p>
          <w:p w14:paraId="49324F09" w14:textId="77777777" w:rsidR="008C0220" w:rsidRPr="00987564" w:rsidRDefault="008C0220" w:rsidP="008C0220">
            <w:pPr>
              <w:pStyle w:val="a7"/>
              <w:spacing w:line="400" w:lineRule="exact"/>
              <w:ind w:firstLineChars="200" w:firstLine="520"/>
              <w:rPr>
                <w:rFonts w:asciiTheme="minorEastAsia" w:eastAsiaTheme="minorEastAsia" w:hAnsiTheme="minorEastAsia"/>
                <w:szCs w:val="24"/>
                <w:rPrChange w:id="4924" w:author="JY0225" w:date="2017-08-24T11:20:00Z">
                  <w:rPr>
                    <w:rFonts w:eastAsiaTheme="minorEastAsia"/>
                  </w:rPr>
                </w:rPrChange>
              </w:rPr>
            </w:pPr>
            <w:r w:rsidRPr="00987564">
              <w:rPr>
                <w:rFonts w:asciiTheme="minorEastAsia" w:eastAsiaTheme="minorEastAsia" w:hAnsiTheme="minorEastAsia"/>
                <w:szCs w:val="24"/>
                <w:rPrChange w:id="4925" w:author="JY0225" w:date="2017-08-24T11:20:00Z">
                  <w:rPr>
                    <w:rFonts w:eastAsiaTheme="minorEastAsia"/>
                  </w:rPr>
                </w:rPrChange>
              </w:rPr>
              <w:t>length bigint not null,</w:t>
            </w:r>
            <w:r w:rsidR="00EA638B" w:rsidRPr="00987564">
              <w:rPr>
                <w:rFonts w:asciiTheme="minorEastAsia" w:eastAsiaTheme="minorEastAsia" w:hAnsiTheme="minorEastAsia"/>
                <w:szCs w:val="24"/>
                <w:rPrChange w:id="4926" w:author="JY0225" w:date="2017-08-24T11:20:00Z">
                  <w:rPr>
                    <w:rFonts w:eastAsiaTheme="minorEastAsia"/>
                  </w:rPr>
                </w:rPrChange>
              </w:rPr>
              <w:t xml:space="preserve">                 //</w:t>
            </w:r>
            <w:r w:rsidR="00EA638B" w:rsidRPr="00987564">
              <w:rPr>
                <w:rFonts w:asciiTheme="minorEastAsia" w:eastAsiaTheme="minorEastAsia" w:hAnsiTheme="minorEastAsia" w:hint="eastAsia"/>
                <w:szCs w:val="24"/>
                <w:rPrChange w:id="4927" w:author="JY0225" w:date="2017-08-24T11:20:00Z">
                  <w:rPr>
                    <w:rFonts w:eastAsiaTheme="minorEastAsia" w:hint="eastAsia"/>
                  </w:rPr>
                </w:rPrChange>
              </w:rPr>
              <w:t>文件长度</w:t>
            </w:r>
          </w:p>
          <w:p w14:paraId="2A0EDD7E" w14:textId="300D2D82" w:rsidR="008C0220" w:rsidRPr="00987564" w:rsidRDefault="008C0220" w:rsidP="008C0220">
            <w:pPr>
              <w:pStyle w:val="a7"/>
              <w:spacing w:line="400" w:lineRule="exact"/>
              <w:ind w:firstLineChars="200" w:firstLine="520"/>
              <w:rPr>
                <w:rFonts w:asciiTheme="minorEastAsia" w:eastAsiaTheme="minorEastAsia" w:hAnsiTheme="minorEastAsia"/>
                <w:szCs w:val="24"/>
                <w:rPrChange w:id="4928" w:author="JY0225" w:date="2017-08-24T11:20:00Z">
                  <w:rPr>
                    <w:rFonts w:eastAsiaTheme="minorEastAsia"/>
                  </w:rPr>
                </w:rPrChange>
              </w:rPr>
            </w:pPr>
            <w:r w:rsidRPr="00987564">
              <w:rPr>
                <w:rFonts w:asciiTheme="minorEastAsia" w:eastAsiaTheme="minorEastAsia" w:hAnsiTheme="minorEastAsia"/>
                <w:szCs w:val="24"/>
                <w:rPrChange w:id="4929" w:author="JY0225" w:date="2017-08-24T11:20:00Z">
                  <w:rPr>
                    <w:rFonts w:eastAsiaTheme="minorEastAsia"/>
                  </w:rPr>
                </w:rPrChange>
              </w:rPr>
              <w:t>MD5 varchar[100] not null,</w:t>
            </w:r>
            <w:r w:rsidR="00EA638B" w:rsidRPr="00987564">
              <w:rPr>
                <w:rFonts w:asciiTheme="minorEastAsia" w:eastAsiaTheme="minorEastAsia" w:hAnsiTheme="minorEastAsia"/>
                <w:szCs w:val="24"/>
                <w:rPrChange w:id="4930" w:author="JY0225" w:date="2017-08-24T11:20:00Z">
                  <w:rPr>
                    <w:rFonts w:eastAsiaTheme="minorEastAsia"/>
                  </w:rPr>
                </w:rPrChange>
              </w:rPr>
              <w:t xml:space="preserve">            </w:t>
            </w:r>
            <w:r w:rsidR="00EA638B" w:rsidRPr="00987564">
              <w:rPr>
                <w:rFonts w:asciiTheme="minorEastAsia" w:eastAsiaTheme="minorEastAsia" w:hAnsiTheme="minorEastAsia" w:hint="eastAsia"/>
                <w:szCs w:val="24"/>
                <w:rPrChange w:id="4931" w:author="JY0225" w:date="2017-08-24T11:20:00Z">
                  <w:rPr>
                    <w:rFonts w:eastAsiaTheme="minorEastAsia" w:hint="eastAsia"/>
                  </w:rPr>
                </w:rPrChange>
              </w:rPr>
              <w:t xml:space="preserve"> </w:t>
            </w:r>
            <w:ins w:id="4932" w:author="JY0225" w:date="2017-08-24T11:21:00Z">
              <w:r w:rsidR="00E0142F">
                <w:rPr>
                  <w:rFonts w:asciiTheme="minorEastAsia" w:eastAsiaTheme="minorEastAsia" w:hAnsiTheme="minorEastAsia"/>
                  <w:szCs w:val="24"/>
                </w:rPr>
                <w:t xml:space="preserve"> </w:t>
              </w:r>
            </w:ins>
            <w:r w:rsidR="00EA638B" w:rsidRPr="00987564">
              <w:rPr>
                <w:rFonts w:asciiTheme="minorEastAsia" w:eastAsiaTheme="minorEastAsia" w:hAnsiTheme="minorEastAsia"/>
                <w:szCs w:val="24"/>
                <w:rPrChange w:id="4933" w:author="JY0225" w:date="2017-08-24T11:20:00Z">
                  <w:rPr>
                    <w:rFonts w:eastAsiaTheme="minorEastAsia"/>
                  </w:rPr>
                </w:rPrChange>
              </w:rPr>
              <w:t>//</w:t>
            </w:r>
            <w:r w:rsidR="00EA638B" w:rsidRPr="00987564">
              <w:rPr>
                <w:rFonts w:asciiTheme="minorEastAsia" w:eastAsiaTheme="minorEastAsia" w:hAnsiTheme="minorEastAsia" w:hint="eastAsia"/>
                <w:szCs w:val="24"/>
                <w:rPrChange w:id="4934" w:author="JY0225" w:date="2017-08-24T11:20:00Z">
                  <w:rPr>
                    <w:rFonts w:eastAsiaTheme="minorEastAsia" w:hint="eastAsia"/>
                  </w:rPr>
                </w:rPrChange>
              </w:rPr>
              <w:t>文件</w:t>
            </w:r>
            <w:r w:rsidR="00EA638B" w:rsidRPr="00987564">
              <w:rPr>
                <w:rFonts w:asciiTheme="minorEastAsia" w:eastAsiaTheme="minorEastAsia" w:hAnsiTheme="minorEastAsia" w:hint="eastAsia"/>
                <w:szCs w:val="24"/>
                <w:rPrChange w:id="4935" w:author="JY0225" w:date="2017-08-24T11:20:00Z">
                  <w:rPr>
                    <w:rFonts w:eastAsiaTheme="minorEastAsia" w:hint="eastAsia"/>
                  </w:rPr>
                </w:rPrChange>
              </w:rPr>
              <w:t>MD</w:t>
            </w:r>
            <w:r w:rsidR="00EA638B" w:rsidRPr="00987564">
              <w:rPr>
                <w:rFonts w:asciiTheme="minorEastAsia" w:eastAsiaTheme="minorEastAsia" w:hAnsiTheme="minorEastAsia"/>
                <w:szCs w:val="24"/>
                <w:rPrChange w:id="4936" w:author="JY0225" w:date="2017-08-24T11:20:00Z">
                  <w:rPr>
                    <w:rFonts w:eastAsiaTheme="minorEastAsia"/>
                  </w:rPr>
                </w:rPrChange>
              </w:rPr>
              <w:t>5</w:t>
            </w:r>
            <w:r w:rsidR="00EA638B" w:rsidRPr="00987564">
              <w:rPr>
                <w:rFonts w:asciiTheme="minorEastAsia" w:eastAsiaTheme="minorEastAsia" w:hAnsiTheme="minorEastAsia" w:hint="eastAsia"/>
                <w:szCs w:val="24"/>
                <w:rPrChange w:id="4937" w:author="JY0225" w:date="2017-08-24T11:20:00Z">
                  <w:rPr>
                    <w:rFonts w:eastAsiaTheme="minorEastAsia" w:hint="eastAsia"/>
                  </w:rPr>
                </w:rPrChange>
              </w:rPr>
              <w:t>值</w:t>
            </w:r>
          </w:p>
          <w:p w14:paraId="175400B8" w14:textId="4C637553" w:rsidR="008C0220" w:rsidRPr="00987564" w:rsidRDefault="008C0220" w:rsidP="008C0220">
            <w:pPr>
              <w:pStyle w:val="a7"/>
              <w:spacing w:line="400" w:lineRule="exact"/>
              <w:ind w:firstLineChars="200" w:firstLine="520"/>
              <w:rPr>
                <w:rFonts w:asciiTheme="minorEastAsia" w:eastAsiaTheme="minorEastAsia" w:hAnsiTheme="minorEastAsia"/>
                <w:szCs w:val="24"/>
                <w:rPrChange w:id="4938" w:author="JY0225" w:date="2017-08-24T11:20:00Z">
                  <w:rPr>
                    <w:rFonts w:eastAsiaTheme="minorEastAsia"/>
                  </w:rPr>
                </w:rPrChange>
              </w:rPr>
            </w:pPr>
            <w:r w:rsidRPr="00987564">
              <w:rPr>
                <w:rFonts w:asciiTheme="minorEastAsia" w:eastAsiaTheme="minorEastAsia" w:hAnsiTheme="minorEastAsia"/>
                <w:szCs w:val="24"/>
                <w:rPrChange w:id="4939" w:author="JY0225" w:date="2017-08-24T11:20:00Z">
                  <w:rPr>
                    <w:rFonts w:eastAsiaTheme="minorEastAsia"/>
                  </w:rPr>
                </w:rPrChange>
              </w:rPr>
              <w:t>use_time int not null,</w:t>
            </w:r>
            <w:r w:rsidR="00EA638B" w:rsidRPr="00987564">
              <w:rPr>
                <w:rFonts w:asciiTheme="minorEastAsia" w:eastAsiaTheme="minorEastAsia" w:hAnsiTheme="minorEastAsia"/>
                <w:szCs w:val="24"/>
                <w:rPrChange w:id="4940" w:author="JY0225" w:date="2017-08-24T11:20:00Z">
                  <w:rPr>
                    <w:rFonts w:eastAsiaTheme="minorEastAsia"/>
                  </w:rPr>
                </w:rPrChange>
              </w:rPr>
              <w:t xml:space="preserve">                 </w:t>
            </w:r>
            <w:ins w:id="4941" w:author="JY0225" w:date="2017-08-24T11:21:00Z">
              <w:r w:rsidR="00E0142F">
                <w:rPr>
                  <w:rFonts w:asciiTheme="minorEastAsia" w:eastAsiaTheme="minorEastAsia" w:hAnsiTheme="minorEastAsia"/>
                  <w:szCs w:val="24"/>
                </w:rPr>
                <w:t xml:space="preserve"> </w:t>
              </w:r>
            </w:ins>
            <w:r w:rsidR="00EA638B" w:rsidRPr="00987564">
              <w:rPr>
                <w:rFonts w:asciiTheme="minorEastAsia" w:eastAsiaTheme="minorEastAsia" w:hAnsiTheme="minorEastAsia"/>
                <w:szCs w:val="24"/>
                <w:rPrChange w:id="4942" w:author="JY0225" w:date="2017-08-24T11:20:00Z">
                  <w:rPr>
                    <w:rFonts w:eastAsiaTheme="minorEastAsia"/>
                  </w:rPr>
                </w:rPrChange>
              </w:rPr>
              <w:t>//</w:t>
            </w:r>
            <w:r w:rsidR="00EA638B" w:rsidRPr="00987564">
              <w:rPr>
                <w:rFonts w:asciiTheme="minorEastAsia" w:eastAsiaTheme="minorEastAsia" w:hAnsiTheme="minorEastAsia" w:hint="eastAsia"/>
                <w:szCs w:val="24"/>
                <w:rPrChange w:id="4943" w:author="JY0225" w:date="2017-08-24T11:20:00Z">
                  <w:rPr>
                    <w:rFonts w:eastAsiaTheme="minorEastAsia" w:hint="eastAsia"/>
                  </w:rPr>
                </w:rPrChange>
              </w:rPr>
              <w:t>使用次数</w:t>
            </w:r>
            <w:r w:rsidR="00EA638B" w:rsidRPr="00987564">
              <w:rPr>
                <w:rFonts w:asciiTheme="minorEastAsia" w:eastAsiaTheme="minorEastAsia" w:hAnsiTheme="minorEastAsia"/>
                <w:szCs w:val="24"/>
                <w:rPrChange w:id="4944" w:author="JY0225" w:date="2017-08-24T11:20:00Z">
                  <w:rPr>
                    <w:rFonts w:eastAsiaTheme="minorEastAsia"/>
                  </w:rPr>
                </w:rPrChange>
              </w:rPr>
              <w:t xml:space="preserve"> </w:t>
            </w:r>
          </w:p>
          <w:p w14:paraId="0CAC536F" w14:textId="77777777" w:rsidR="008C0220" w:rsidRPr="00987564" w:rsidRDefault="008C0220" w:rsidP="008C0220">
            <w:pPr>
              <w:pStyle w:val="a7"/>
              <w:spacing w:line="400" w:lineRule="exact"/>
              <w:ind w:firstLineChars="200" w:firstLine="520"/>
              <w:jc w:val="both"/>
              <w:rPr>
                <w:rFonts w:asciiTheme="minorEastAsia" w:eastAsiaTheme="minorEastAsia" w:hAnsiTheme="minorEastAsia"/>
                <w:szCs w:val="24"/>
                <w:rPrChange w:id="4945" w:author="JY0225" w:date="2017-08-24T11:20:00Z">
                  <w:rPr>
                    <w:rFonts w:eastAsiaTheme="minorEastAsia"/>
                  </w:rPr>
                </w:rPrChange>
              </w:rPr>
            </w:pPr>
            <w:r w:rsidRPr="00987564">
              <w:rPr>
                <w:rFonts w:asciiTheme="minorEastAsia" w:eastAsiaTheme="minorEastAsia" w:hAnsiTheme="minorEastAsia"/>
                <w:szCs w:val="24"/>
                <w:rPrChange w:id="4946" w:author="JY0225" w:date="2017-08-24T11:20:00Z">
                  <w:rPr>
                    <w:rFonts w:eastAsiaTheme="minorEastAsia"/>
                  </w:rPr>
                </w:rPrChange>
              </w:rPr>
              <w:t>modified_time varchar[100] not null);</w:t>
            </w:r>
            <w:del w:id="4947" w:author="JY0225" w:date="2017-08-24T11:20:00Z">
              <w:r w:rsidR="00EA638B" w:rsidRPr="00987564" w:rsidDel="00987564">
                <w:rPr>
                  <w:rFonts w:asciiTheme="minorEastAsia" w:eastAsiaTheme="minorEastAsia" w:hAnsiTheme="minorEastAsia"/>
                  <w:szCs w:val="24"/>
                  <w:rPrChange w:id="4948" w:author="JY0225" w:date="2017-08-24T11:20:00Z">
                    <w:rPr>
                      <w:rFonts w:eastAsiaTheme="minorEastAsia"/>
                    </w:rPr>
                  </w:rPrChange>
                </w:rPr>
                <w:delText xml:space="preserve">     </w:delText>
              </w:r>
            </w:del>
            <w:r w:rsidR="00EA638B" w:rsidRPr="00987564">
              <w:rPr>
                <w:rFonts w:asciiTheme="minorEastAsia" w:eastAsiaTheme="minorEastAsia" w:hAnsiTheme="minorEastAsia"/>
                <w:szCs w:val="24"/>
                <w:rPrChange w:id="4949" w:author="JY0225" w:date="2017-08-24T11:20:00Z">
                  <w:rPr>
                    <w:rFonts w:eastAsiaTheme="minorEastAsia"/>
                  </w:rPr>
                </w:rPrChange>
              </w:rPr>
              <w:t>//</w:t>
            </w:r>
            <w:r w:rsidR="00EA638B" w:rsidRPr="00987564">
              <w:rPr>
                <w:rFonts w:asciiTheme="minorEastAsia" w:eastAsiaTheme="minorEastAsia" w:hAnsiTheme="minorEastAsia" w:hint="eastAsia"/>
                <w:szCs w:val="24"/>
                <w:rPrChange w:id="4950" w:author="JY0225" w:date="2017-08-24T11:20:00Z">
                  <w:rPr>
                    <w:rFonts w:eastAsiaTheme="minorEastAsia" w:hint="eastAsia"/>
                  </w:rPr>
                </w:rPrChange>
              </w:rPr>
              <w:t>最后一次修改时间</w:t>
            </w:r>
          </w:p>
        </w:tc>
      </w:tr>
    </w:tbl>
    <w:p w14:paraId="6C52B01F" w14:textId="77777777" w:rsidR="008C0220" w:rsidRPr="00987564" w:rsidRDefault="009A791B" w:rsidP="001F74B9">
      <w:pPr>
        <w:spacing w:line="400" w:lineRule="exact"/>
        <w:ind w:firstLine="420"/>
        <w:rPr>
          <w:rFonts w:asciiTheme="minorEastAsia" w:hAnsiTheme="minorEastAsia"/>
          <w:color w:val="000000" w:themeColor="text1"/>
          <w:sz w:val="24"/>
          <w:szCs w:val="24"/>
          <w:rPrChange w:id="4951" w:author="JY0225" w:date="2017-08-24T11:20:00Z">
            <w:rPr>
              <w:color w:val="000000" w:themeColor="text1"/>
              <w:sz w:val="24"/>
            </w:rPr>
          </w:rPrChange>
        </w:rPr>
      </w:pPr>
      <w:r w:rsidRPr="00987564">
        <w:rPr>
          <w:rFonts w:asciiTheme="minorEastAsia" w:hAnsiTheme="minorEastAsia" w:hint="eastAsia"/>
          <w:color w:val="000000" w:themeColor="text1"/>
          <w:sz w:val="24"/>
          <w:szCs w:val="24"/>
          <w:rPrChange w:id="4952" w:author="JY0225" w:date="2017-08-24T11:20:00Z">
            <w:rPr>
              <w:rFonts w:hint="eastAsia"/>
              <w:color w:val="000000" w:themeColor="text1"/>
              <w:sz w:val="24"/>
            </w:rPr>
          </w:rPrChange>
        </w:rPr>
        <w:t>断线信息表：</w:t>
      </w:r>
    </w:p>
    <w:tbl>
      <w:tblPr>
        <w:tblStyle w:val="ae"/>
        <w:tblW w:w="0" w:type="auto"/>
        <w:tblInd w:w="445" w:type="dxa"/>
        <w:tblLook w:val="04A0" w:firstRow="1" w:lastRow="0" w:firstColumn="1" w:lastColumn="0" w:noHBand="0" w:noVBand="1"/>
      </w:tblPr>
      <w:tblGrid>
        <w:gridCol w:w="7851"/>
      </w:tblGrid>
      <w:tr w:rsidR="009A791B" w:rsidRPr="00987564" w14:paraId="7F430538" w14:textId="77777777" w:rsidTr="00FC5D16">
        <w:tc>
          <w:tcPr>
            <w:tcW w:w="7851" w:type="dxa"/>
          </w:tcPr>
          <w:p w14:paraId="3B3B7EB0" w14:textId="77777777" w:rsidR="009A791B" w:rsidRPr="00987564" w:rsidRDefault="009A791B" w:rsidP="009A791B">
            <w:pPr>
              <w:pStyle w:val="a7"/>
              <w:spacing w:line="400" w:lineRule="exact"/>
              <w:rPr>
                <w:rFonts w:asciiTheme="minorEastAsia" w:eastAsiaTheme="minorEastAsia" w:hAnsiTheme="minorEastAsia"/>
                <w:szCs w:val="24"/>
                <w:rPrChange w:id="4953" w:author="JY0225" w:date="2017-08-24T11:20:00Z">
                  <w:rPr>
                    <w:rFonts w:eastAsiaTheme="minorEastAsia"/>
                  </w:rPr>
                </w:rPrChange>
              </w:rPr>
            </w:pPr>
            <w:r w:rsidRPr="00987564">
              <w:rPr>
                <w:rFonts w:asciiTheme="minorEastAsia" w:eastAsiaTheme="minorEastAsia" w:hAnsiTheme="minorEastAsia"/>
                <w:szCs w:val="24"/>
                <w:rPrChange w:id="4954" w:author="JY0225" w:date="2017-08-24T11:20:00Z">
                  <w:rPr>
                    <w:rFonts w:eastAsiaTheme="minorEastAsia"/>
                  </w:rPr>
                </w:rPrChange>
              </w:rPr>
              <w:t>create table if not exists breakpoint(</w:t>
            </w:r>
          </w:p>
          <w:p w14:paraId="7477EF4A" w14:textId="77777777" w:rsidR="009A791B" w:rsidRPr="00987564" w:rsidRDefault="009A791B" w:rsidP="009A791B">
            <w:pPr>
              <w:pStyle w:val="a7"/>
              <w:spacing w:line="400" w:lineRule="exact"/>
              <w:ind w:firstLineChars="200" w:firstLine="520"/>
              <w:rPr>
                <w:rFonts w:asciiTheme="minorEastAsia" w:eastAsiaTheme="minorEastAsia" w:hAnsiTheme="minorEastAsia"/>
                <w:szCs w:val="24"/>
                <w:rPrChange w:id="4955" w:author="JY0225" w:date="2017-08-24T11:20:00Z">
                  <w:rPr>
                    <w:rFonts w:eastAsiaTheme="minorEastAsia"/>
                  </w:rPr>
                </w:rPrChange>
              </w:rPr>
            </w:pPr>
            <w:r w:rsidRPr="00987564">
              <w:rPr>
                <w:rFonts w:asciiTheme="minorEastAsia" w:eastAsiaTheme="minorEastAsia" w:hAnsiTheme="minorEastAsia"/>
                <w:szCs w:val="24"/>
                <w:rPrChange w:id="4956" w:author="JY0225" w:date="2017-08-24T11:20:00Z">
                  <w:rPr>
                    <w:rFonts w:eastAsiaTheme="minorEastAsia"/>
                  </w:rPr>
                </w:rPrChange>
              </w:rPr>
              <w:t xml:space="preserve">user_id varchar[100] not null, </w:t>
            </w:r>
            <w:r w:rsidR="0008759D" w:rsidRPr="00987564">
              <w:rPr>
                <w:rFonts w:asciiTheme="minorEastAsia" w:eastAsiaTheme="minorEastAsia" w:hAnsiTheme="minorEastAsia"/>
                <w:szCs w:val="24"/>
                <w:rPrChange w:id="4957" w:author="JY0225" w:date="2017-08-24T11:20:00Z">
                  <w:rPr>
                    <w:rFonts w:eastAsiaTheme="minorEastAsia"/>
                  </w:rPr>
                </w:rPrChange>
              </w:rPr>
              <w:t xml:space="preserve">       </w:t>
            </w:r>
            <w:del w:id="4958" w:author="JY0225" w:date="2017-08-24T11:20:00Z">
              <w:r w:rsidR="0008759D" w:rsidRPr="00987564" w:rsidDel="00152EF1">
                <w:rPr>
                  <w:rFonts w:asciiTheme="minorEastAsia" w:eastAsiaTheme="minorEastAsia" w:hAnsiTheme="minorEastAsia"/>
                  <w:szCs w:val="24"/>
                  <w:rPrChange w:id="4959" w:author="JY0225" w:date="2017-08-24T11:20:00Z">
                    <w:rPr>
                      <w:rFonts w:eastAsiaTheme="minorEastAsia"/>
                    </w:rPr>
                  </w:rPrChange>
                </w:rPr>
                <w:delText xml:space="preserve">  </w:delText>
              </w:r>
            </w:del>
            <w:r w:rsidR="0008759D" w:rsidRPr="00987564">
              <w:rPr>
                <w:rFonts w:asciiTheme="minorEastAsia" w:eastAsiaTheme="minorEastAsia" w:hAnsiTheme="minorEastAsia"/>
                <w:szCs w:val="24"/>
                <w:rPrChange w:id="4960" w:author="JY0225" w:date="2017-08-24T11:20:00Z">
                  <w:rPr>
                    <w:rFonts w:eastAsiaTheme="minorEastAsia"/>
                  </w:rPr>
                </w:rPrChange>
              </w:rPr>
              <w:t>//</w:t>
            </w:r>
            <w:r w:rsidR="0008759D" w:rsidRPr="00987564">
              <w:rPr>
                <w:rFonts w:asciiTheme="minorEastAsia" w:eastAsiaTheme="minorEastAsia" w:hAnsiTheme="minorEastAsia" w:hint="eastAsia"/>
                <w:szCs w:val="24"/>
                <w:rPrChange w:id="4961" w:author="JY0225" w:date="2017-08-24T11:20:00Z">
                  <w:rPr>
                    <w:rFonts w:eastAsiaTheme="minorEastAsia" w:hint="eastAsia"/>
                  </w:rPr>
                </w:rPrChange>
              </w:rPr>
              <w:t>用户</w:t>
            </w:r>
            <w:r w:rsidR="0008759D" w:rsidRPr="00987564">
              <w:rPr>
                <w:rFonts w:asciiTheme="minorEastAsia" w:eastAsiaTheme="minorEastAsia" w:hAnsiTheme="minorEastAsia" w:hint="eastAsia"/>
                <w:szCs w:val="24"/>
                <w:rPrChange w:id="4962" w:author="JY0225" w:date="2017-08-24T11:20:00Z">
                  <w:rPr>
                    <w:rFonts w:eastAsiaTheme="minorEastAsia" w:hint="eastAsia"/>
                  </w:rPr>
                </w:rPrChange>
              </w:rPr>
              <w:t>id</w:t>
            </w:r>
            <w:r w:rsidR="0008759D" w:rsidRPr="00987564">
              <w:rPr>
                <w:rFonts w:asciiTheme="minorEastAsia" w:eastAsiaTheme="minorEastAsia" w:hAnsiTheme="minorEastAsia"/>
                <w:szCs w:val="24"/>
                <w:rPrChange w:id="4963" w:author="JY0225" w:date="2017-08-24T11:20:00Z">
                  <w:rPr>
                    <w:rFonts w:eastAsiaTheme="minorEastAsia"/>
                  </w:rPr>
                </w:rPrChange>
              </w:rPr>
              <w:t xml:space="preserve"> </w:t>
            </w:r>
          </w:p>
          <w:p w14:paraId="3823E36B" w14:textId="340D2424" w:rsidR="009A791B" w:rsidRPr="00987564" w:rsidRDefault="009A791B" w:rsidP="009A791B">
            <w:pPr>
              <w:pStyle w:val="a7"/>
              <w:spacing w:line="400" w:lineRule="exact"/>
              <w:ind w:firstLineChars="200" w:firstLine="520"/>
              <w:rPr>
                <w:rFonts w:asciiTheme="minorEastAsia" w:eastAsiaTheme="minorEastAsia" w:hAnsiTheme="minorEastAsia"/>
                <w:szCs w:val="24"/>
                <w:rPrChange w:id="4964" w:author="JY0225" w:date="2017-08-24T11:20:00Z">
                  <w:rPr>
                    <w:rFonts w:eastAsiaTheme="minorEastAsia"/>
                  </w:rPr>
                </w:rPrChange>
              </w:rPr>
            </w:pPr>
            <w:r w:rsidRPr="00987564">
              <w:rPr>
                <w:rFonts w:asciiTheme="minorEastAsia" w:eastAsiaTheme="minorEastAsia" w:hAnsiTheme="minorEastAsia"/>
                <w:szCs w:val="24"/>
                <w:rPrChange w:id="4965" w:author="JY0225" w:date="2017-08-24T11:20:00Z">
                  <w:rPr>
                    <w:rFonts w:eastAsiaTheme="minorEastAsia"/>
                  </w:rPr>
                </w:rPrChange>
              </w:rPr>
              <w:t>MD5 varchar[100] not null,</w:t>
            </w:r>
            <w:r w:rsidR="0008759D" w:rsidRPr="00987564">
              <w:rPr>
                <w:rFonts w:asciiTheme="minorEastAsia" w:eastAsiaTheme="minorEastAsia" w:hAnsiTheme="minorEastAsia"/>
                <w:szCs w:val="24"/>
                <w:rPrChange w:id="4966" w:author="JY0225" w:date="2017-08-24T11:20:00Z">
                  <w:rPr>
                    <w:rFonts w:eastAsiaTheme="minorEastAsia"/>
                  </w:rPr>
                </w:rPrChange>
              </w:rPr>
              <w:t xml:space="preserve">           </w:t>
            </w:r>
            <w:ins w:id="4967" w:author="JY0225" w:date="2017-08-24T11:21:00Z">
              <w:r w:rsidR="000A11E4">
                <w:rPr>
                  <w:rFonts w:asciiTheme="minorEastAsia" w:eastAsiaTheme="minorEastAsia" w:hAnsiTheme="minorEastAsia" w:hint="eastAsia"/>
                  <w:szCs w:val="24"/>
                </w:rPr>
                <w:t xml:space="preserve"> </w:t>
              </w:r>
            </w:ins>
            <w:del w:id="4968" w:author="JY0225" w:date="2017-08-24T11:21:00Z">
              <w:r w:rsidR="0008759D" w:rsidRPr="00987564" w:rsidDel="000A11E4">
                <w:rPr>
                  <w:rFonts w:asciiTheme="minorEastAsia" w:eastAsiaTheme="minorEastAsia" w:hAnsiTheme="minorEastAsia"/>
                  <w:szCs w:val="24"/>
                  <w:rPrChange w:id="4969" w:author="JY0225" w:date="2017-08-24T11:20:00Z">
                    <w:rPr>
                      <w:rFonts w:eastAsiaTheme="minorEastAsia"/>
                    </w:rPr>
                  </w:rPrChange>
                </w:rPr>
                <w:delText xml:space="preserve"> </w:delText>
              </w:r>
            </w:del>
            <w:r w:rsidR="0008759D" w:rsidRPr="00987564">
              <w:rPr>
                <w:rFonts w:asciiTheme="minorEastAsia" w:eastAsiaTheme="minorEastAsia" w:hAnsiTheme="minorEastAsia"/>
                <w:szCs w:val="24"/>
                <w:rPrChange w:id="4970" w:author="JY0225" w:date="2017-08-24T11:20:00Z">
                  <w:rPr>
                    <w:rFonts w:eastAsiaTheme="minorEastAsia"/>
                  </w:rPr>
                </w:rPrChange>
              </w:rPr>
              <w:t>//</w:t>
            </w:r>
            <w:r w:rsidR="0008759D" w:rsidRPr="00987564">
              <w:rPr>
                <w:rFonts w:asciiTheme="minorEastAsia" w:eastAsiaTheme="minorEastAsia" w:hAnsiTheme="minorEastAsia" w:hint="eastAsia"/>
                <w:szCs w:val="24"/>
                <w:rPrChange w:id="4971" w:author="JY0225" w:date="2017-08-24T11:20:00Z">
                  <w:rPr>
                    <w:rFonts w:eastAsiaTheme="minorEastAsia" w:hint="eastAsia"/>
                  </w:rPr>
                </w:rPrChange>
              </w:rPr>
              <w:t>文件</w:t>
            </w:r>
            <w:r w:rsidR="0008759D" w:rsidRPr="00987564">
              <w:rPr>
                <w:rFonts w:asciiTheme="minorEastAsia" w:eastAsiaTheme="minorEastAsia" w:hAnsiTheme="minorEastAsia" w:hint="eastAsia"/>
                <w:szCs w:val="24"/>
                <w:rPrChange w:id="4972" w:author="JY0225" w:date="2017-08-24T11:20:00Z">
                  <w:rPr>
                    <w:rFonts w:eastAsiaTheme="minorEastAsia" w:hint="eastAsia"/>
                  </w:rPr>
                </w:rPrChange>
              </w:rPr>
              <w:t>MD</w:t>
            </w:r>
            <w:r w:rsidR="0008759D" w:rsidRPr="00987564">
              <w:rPr>
                <w:rFonts w:asciiTheme="minorEastAsia" w:eastAsiaTheme="minorEastAsia" w:hAnsiTheme="minorEastAsia"/>
                <w:szCs w:val="24"/>
                <w:rPrChange w:id="4973" w:author="JY0225" w:date="2017-08-24T11:20:00Z">
                  <w:rPr>
                    <w:rFonts w:eastAsiaTheme="minorEastAsia"/>
                  </w:rPr>
                </w:rPrChange>
              </w:rPr>
              <w:t>5</w:t>
            </w:r>
            <w:r w:rsidR="0008759D" w:rsidRPr="00987564">
              <w:rPr>
                <w:rFonts w:asciiTheme="minorEastAsia" w:eastAsiaTheme="minorEastAsia" w:hAnsiTheme="minorEastAsia" w:hint="eastAsia"/>
                <w:szCs w:val="24"/>
                <w:rPrChange w:id="4974" w:author="JY0225" w:date="2017-08-24T11:20:00Z">
                  <w:rPr>
                    <w:rFonts w:eastAsiaTheme="minorEastAsia" w:hint="eastAsia"/>
                  </w:rPr>
                </w:rPrChange>
              </w:rPr>
              <w:t>值</w:t>
            </w:r>
            <w:r w:rsidR="0008759D" w:rsidRPr="00987564">
              <w:rPr>
                <w:rFonts w:asciiTheme="minorEastAsia" w:eastAsiaTheme="minorEastAsia" w:hAnsiTheme="minorEastAsia"/>
                <w:szCs w:val="24"/>
                <w:rPrChange w:id="4975" w:author="JY0225" w:date="2017-08-24T11:20:00Z">
                  <w:rPr>
                    <w:rFonts w:eastAsiaTheme="minorEastAsia"/>
                  </w:rPr>
                </w:rPrChange>
              </w:rPr>
              <w:t xml:space="preserve"> </w:t>
            </w:r>
          </w:p>
          <w:p w14:paraId="53D84B53" w14:textId="77777777" w:rsidR="009A791B" w:rsidRPr="00987564" w:rsidRDefault="009A791B" w:rsidP="009A791B">
            <w:pPr>
              <w:pStyle w:val="a7"/>
              <w:spacing w:line="400" w:lineRule="exact"/>
              <w:ind w:firstLineChars="200" w:firstLine="520"/>
              <w:rPr>
                <w:rFonts w:asciiTheme="minorEastAsia" w:eastAsiaTheme="minorEastAsia" w:hAnsiTheme="minorEastAsia"/>
                <w:szCs w:val="24"/>
                <w:rPrChange w:id="4976" w:author="JY0225" w:date="2017-08-24T11:20:00Z">
                  <w:rPr>
                    <w:rFonts w:eastAsiaTheme="minorEastAsia"/>
                  </w:rPr>
                </w:rPrChange>
              </w:rPr>
            </w:pPr>
            <w:r w:rsidRPr="00987564">
              <w:rPr>
                <w:rFonts w:asciiTheme="minorEastAsia" w:eastAsiaTheme="minorEastAsia" w:hAnsiTheme="minorEastAsia"/>
                <w:szCs w:val="24"/>
                <w:rPrChange w:id="4977" w:author="JY0225" w:date="2017-08-24T11:20:00Z">
                  <w:rPr>
                    <w:rFonts w:eastAsiaTheme="minorEastAsia"/>
                  </w:rPr>
                </w:rPrChange>
              </w:rPr>
              <w:t>server_path varchar[100] not null,</w:t>
            </w:r>
            <w:del w:id="4978" w:author="JY0225" w:date="2017-08-24T11:21:00Z">
              <w:r w:rsidR="0008759D" w:rsidRPr="00987564" w:rsidDel="000A11E4">
                <w:rPr>
                  <w:rFonts w:asciiTheme="minorEastAsia" w:eastAsiaTheme="minorEastAsia" w:hAnsiTheme="minorEastAsia"/>
                  <w:szCs w:val="24"/>
                  <w:rPrChange w:id="4979" w:author="JY0225" w:date="2017-08-24T11:20:00Z">
                    <w:rPr>
                      <w:rFonts w:eastAsiaTheme="minorEastAsia"/>
                    </w:rPr>
                  </w:rPrChange>
                </w:rPr>
                <w:delText xml:space="preserve">       </w:delText>
              </w:r>
            </w:del>
            <w:r w:rsidR="0008759D" w:rsidRPr="00987564">
              <w:rPr>
                <w:rFonts w:asciiTheme="minorEastAsia" w:eastAsiaTheme="minorEastAsia" w:hAnsiTheme="minorEastAsia"/>
                <w:szCs w:val="24"/>
                <w:rPrChange w:id="4980" w:author="JY0225" w:date="2017-08-24T11:20:00Z">
                  <w:rPr>
                    <w:rFonts w:eastAsiaTheme="minorEastAsia"/>
                  </w:rPr>
                </w:rPrChange>
              </w:rPr>
              <w:t>//</w:t>
            </w:r>
            <w:r w:rsidR="0008759D" w:rsidRPr="00987564">
              <w:rPr>
                <w:rFonts w:asciiTheme="minorEastAsia" w:eastAsiaTheme="minorEastAsia" w:hAnsiTheme="minorEastAsia" w:hint="eastAsia"/>
                <w:szCs w:val="24"/>
                <w:rPrChange w:id="4981" w:author="JY0225" w:date="2017-08-24T11:20:00Z">
                  <w:rPr>
                    <w:rFonts w:eastAsiaTheme="minorEastAsia" w:hint="eastAsia"/>
                  </w:rPr>
                </w:rPrChange>
              </w:rPr>
              <w:t>文件在服务器的位置</w:t>
            </w:r>
          </w:p>
          <w:p w14:paraId="2BCE859F" w14:textId="77777777" w:rsidR="009A791B" w:rsidRPr="00987564" w:rsidRDefault="009A791B" w:rsidP="009A791B">
            <w:pPr>
              <w:pStyle w:val="a7"/>
              <w:spacing w:line="400" w:lineRule="exact"/>
              <w:ind w:firstLineChars="200" w:firstLine="520"/>
              <w:rPr>
                <w:rFonts w:asciiTheme="minorEastAsia" w:eastAsiaTheme="minorEastAsia" w:hAnsiTheme="minorEastAsia"/>
                <w:szCs w:val="24"/>
                <w:rPrChange w:id="4982" w:author="JY0225" w:date="2017-08-24T11:20:00Z">
                  <w:rPr>
                    <w:rFonts w:eastAsiaTheme="minorEastAsia"/>
                  </w:rPr>
                </w:rPrChange>
              </w:rPr>
            </w:pPr>
            <w:r w:rsidRPr="00987564">
              <w:rPr>
                <w:rFonts w:asciiTheme="minorEastAsia" w:eastAsiaTheme="minorEastAsia" w:hAnsiTheme="minorEastAsia"/>
                <w:szCs w:val="24"/>
                <w:rPrChange w:id="4983" w:author="JY0225" w:date="2017-08-24T11:20:00Z">
                  <w:rPr>
                    <w:rFonts w:eastAsiaTheme="minorEastAsia"/>
                  </w:rPr>
                </w:rPrChange>
              </w:rPr>
              <w:t>point int not null default 0,</w:t>
            </w:r>
            <w:r w:rsidR="0008759D" w:rsidRPr="00987564">
              <w:rPr>
                <w:rFonts w:asciiTheme="minorEastAsia" w:eastAsiaTheme="minorEastAsia" w:hAnsiTheme="minorEastAsia"/>
                <w:szCs w:val="24"/>
                <w:rPrChange w:id="4984" w:author="JY0225" w:date="2017-08-24T11:20:00Z">
                  <w:rPr>
                    <w:rFonts w:eastAsiaTheme="minorEastAsia"/>
                  </w:rPr>
                </w:rPrChange>
              </w:rPr>
              <w:t xml:space="preserve">         </w:t>
            </w:r>
            <w:del w:id="4985" w:author="JY0225" w:date="2017-08-24T11:21:00Z">
              <w:r w:rsidR="0008759D" w:rsidRPr="00987564" w:rsidDel="000A11E4">
                <w:rPr>
                  <w:rFonts w:asciiTheme="minorEastAsia" w:eastAsiaTheme="minorEastAsia" w:hAnsiTheme="minorEastAsia"/>
                  <w:szCs w:val="24"/>
                  <w:rPrChange w:id="4986" w:author="JY0225" w:date="2017-08-24T11:20:00Z">
                    <w:rPr>
                      <w:rFonts w:eastAsiaTheme="minorEastAsia"/>
                    </w:rPr>
                  </w:rPrChange>
                </w:rPr>
                <w:delText xml:space="preserve">   </w:delText>
              </w:r>
            </w:del>
            <w:r w:rsidR="0008759D" w:rsidRPr="00987564">
              <w:rPr>
                <w:rFonts w:asciiTheme="minorEastAsia" w:eastAsiaTheme="minorEastAsia" w:hAnsiTheme="minorEastAsia"/>
                <w:szCs w:val="24"/>
                <w:rPrChange w:id="4987" w:author="JY0225" w:date="2017-08-24T11:20:00Z">
                  <w:rPr>
                    <w:rFonts w:eastAsiaTheme="minorEastAsia"/>
                  </w:rPr>
                </w:rPrChange>
              </w:rPr>
              <w:t>//</w:t>
            </w:r>
            <w:r w:rsidR="0008759D" w:rsidRPr="00987564">
              <w:rPr>
                <w:rFonts w:asciiTheme="minorEastAsia" w:eastAsiaTheme="minorEastAsia" w:hAnsiTheme="minorEastAsia" w:hint="eastAsia"/>
                <w:szCs w:val="24"/>
                <w:rPrChange w:id="4988" w:author="JY0225" w:date="2017-08-24T11:20:00Z">
                  <w:rPr>
                    <w:rFonts w:eastAsiaTheme="minorEastAsia" w:hint="eastAsia"/>
                  </w:rPr>
                </w:rPrChange>
              </w:rPr>
              <w:t>断点偏移量</w:t>
            </w:r>
          </w:p>
          <w:p w14:paraId="2CE8EFC4" w14:textId="77777777" w:rsidR="009A791B" w:rsidRPr="00987564" w:rsidRDefault="009A791B" w:rsidP="009A791B">
            <w:pPr>
              <w:pStyle w:val="a7"/>
              <w:spacing w:line="400" w:lineRule="exact"/>
              <w:ind w:firstLineChars="200" w:firstLine="520"/>
              <w:jc w:val="both"/>
              <w:rPr>
                <w:rFonts w:asciiTheme="minorEastAsia" w:eastAsiaTheme="minorEastAsia" w:hAnsiTheme="minorEastAsia"/>
                <w:szCs w:val="24"/>
                <w:rPrChange w:id="4989" w:author="JY0225" w:date="2017-08-24T11:20:00Z">
                  <w:rPr>
                    <w:rFonts w:eastAsiaTheme="minorEastAsia"/>
                  </w:rPr>
                </w:rPrChange>
              </w:rPr>
            </w:pPr>
            <w:r w:rsidRPr="00987564">
              <w:rPr>
                <w:rFonts w:asciiTheme="minorEastAsia" w:eastAsiaTheme="minorEastAsia" w:hAnsiTheme="minorEastAsia"/>
                <w:szCs w:val="24"/>
                <w:rPrChange w:id="4990" w:author="JY0225" w:date="2017-08-24T11:20:00Z">
                  <w:rPr>
                    <w:rFonts w:eastAsiaTheme="minorEastAsia"/>
                  </w:rPr>
                </w:rPrChange>
              </w:rPr>
              <w:t>flag bit not null default 0);</w:t>
            </w:r>
            <w:r w:rsidR="0008759D" w:rsidRPr="00987564">
              <w:rPr>
                <w:rFonts w:asciiTheme="minorEastAsia" w:eastAsiaTheme="minorEastAsia" w:hAnsiTheme="minorEastAsia"/>
                <w:szCs w:val="24"/>
                <w:rPrChange w:id="4991" w:author="JY0225" w:date="2017-08-24T11:20:00Z">
                  <w:rPr>
                    <w:rFonts w:eastAsiaTheme="minorEastAsia"/>
                  </w:rPr>
                </w:rPrChange>
              </w:rPr>
              <w:t xml:space="preserve">       </w:t>
            </w:r>
            <w:del w:id="4992" w:author="JY0225" w:date="2017-08-24T11:21:00Z">
              <w:r w:rsidR="0008759D" w:rsidRPr="00987564" w:rsidDel="000A11E4">
                <w:rPr>
                  <w:rFonts w:asciiTheme="minorEastAsia" w:eastAsiaTheme="minorEastAsia" w:hAnsiTheme="minorEastAsia"/>
                  <w:szCs w:val="24"/>
                  <w:rPrChange w:id="4993" w:author="JY0225" w:date="2017-08-24T11:20:00Z">
                    <w:rPr>
                      <w:rFonts w:eastAsiaTheme="minorEastAsia"/>
                    </w:rPr>
                  </w:rPrChange>
                </w:rPr>
                <w:delText xml:space="preserve">     </w:delText>
              </w:r>
            </w:del>
            <w:r w:rsidR="0008759D" w:rsidRPr="00987564">
              <w:rPr>
                <w:rFonts w:asciiTheme="minorEastAsia" w:eastAsiaTheme="minorEastAsia" w:hAnsiTheme="minorEastAsia"/>
                <w:szCs w:val="24"/>
                <w:rPrChange w:id="4994" w:author="JY0225" w:date="2017-08-24T11:20:00Z">
                  <w:rPr>
                    <w:rFonts w:eastAsiaTheme="minorEastAsia"/>
                  </w:rPr>
                </w:rPrChange>
              </w:rPr>
              <w:t>//</w:t>
            </w:r>
            <w:r w:rsidR="0008759D" w:rsidRPr="00987564">
              <w:rPr>
                <w:rFonts w:asciiTheme="minorEastAsia" w:eastAsiaTheme="minorEastAsia" w:hAnsiTheme="minorEastAsia" w:hint="eastAsia"/>
                <w:szCs w:val="24"/>
                <w:rPrChange w:id="4995" w:author="JY0225" w:date="2017-08-24T11:20:00Z">
                  <w:rPr>
                    <w:rFonts w:eastAsiaTheme="minorEastAsia" w:hint="eastAsia"/>
                  </w:rPr>
                </w:rPrChange>
              </w:rPr>
              <w:t>标识是否需要断点</w:t>
            </w:r>
          </w:p>
        </w:tc>
      </w:tr>
    </w:tbl>
    <w:p w14:paraId="492C3F70" w14:textId="04B9AAC7" w:rsidR="001B4D5C" w:rsidRDefault="0067145D">
      <w:pPr>
        <w:pStyle w:val="21"/>
        <w:spacing w:line="240" w:lineRule="auto"/>
        <w:pPrChange w:id="4996" w:author="微软用户" w:date="2017-08-18T22:52:00Z">
          <w:pPr>
            <w:pStyle w:val="21"/>
            <w:numPr>
              <w:ilvl w:val="1"/>
              <w:numId w:val="13"/>
            </w:numPr>
            <w:ind w:left="567" w:hanging="567"/>
          </w:pPr>
        </w:pPrChange>
      </w:pPr>
      <w:bookmarkStart w:id="4997" w:name="_Toc491335256"/>
      <w:ins w:id="4998" w:author="微软用户" w:date="2017-08-18T22:52:00Z">
        <w:r>
          <w:rPr>
            <w:rFonts w:hint="eastAsia"/>
          </w:rPr>
          <w:t>4.5</w:t>
        </w:r>
      </w:ins>
      <w:r w:rsidR="001B4D5C">
        <w:rPr>
          <w:rFonts w:hint="eastAsia"/>
        </w:rPr>
        <w:t>系统优化</w:t>
      </w:r>
      <w:ins w:id="4999" w:author="JY0225" w:date="2017-08-23T15:22:00Z">
        <w:r w:rsidR="004A51A1">
          <w:rPr>
            <w:rFonts w:hint="eastAsia"/>
          </w:rPr>
          <w:t>核心</w:t>
        </w:r>
      </w:ins>
      <w:r w:rsidR="001B4D5C">
        <w:rPr>
          <w:rFonts w:hint="eastAsia"/>
        </w:rPr>
        <w:t>接口</w:t>
      </w:r>
      <w:r w:rsidR="001B4D5C">
        <w:t>设计</w:t>
      </w:r>
      <w:bookmarkEnd w:id="4997"/>
    </w:p>
    <w:p w14:paraId="418A7C89" w14:textId="6961DE2E" w:rsidR="000B587C" w:rsidRPr="00CD1C90" w:rsidRDefault="00204C9D" w:rsidP="008D4279">
      <w:pPr>
        <w:spacing w:line="400" w:lineRule="exact"/>
        <w:ind w:firstLine="420"/>
        <w:rPr>
          <w:rFonts w:asciiTheme="minorEastAsia" w:hAnsiTheme="minorEastAsia"/>
          <w:color w:val="000000" w:themeColor="text1"/>
          <w:sz w:val="24"/>
          <w:szCs w:val="24"/>
          <w:rPrChange w:id="5000"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5001" w:author="JY0225" w:date="2017-08-24T11:22:00Z">
            <w:rPr>
              <w:rFonts w:hint="eastAsia"/>
              <w:color w:val="000000" w:themeColor="text1"/>
              <w:sz w:val="24"/>
            </w:rPr>
          </w:rPrChange>
        </w:rPr>
        <w:t>程序接口是操作系统为用户提供的两类接口之一，编程人员在程序中通过程序接口来请求操作系统提供服务</w:t>
      </w:r>
      <w:r w:rsidR="00347F58" w:rsidRPr="00CD1C90">
        <w:rPr>
          <w:rFonts w:asciiTheme="minorEastAsia" w:hAnsiTheme="minorEastAsia"/>
          <w:color w:val="000000" w:themeColor="text1"/>
          <w:sz w:val="24"/>
          <w:szCs w:val="24"/>
          <w:vertAlign w:val="superscript"/>
          <w:rPrChange w:id="5002" w:author="JY0225" w:date="2017-08-24T11:22:00Z">
            <w:rPr>
              <w:color w:val="000000" w:themeColor="text1"/>
              <w:vertAlign w:val="superscript"/>
            </w:rPr>
          </w:rPrChange>
        </w:rPr>
        <w:fldChar w:fldCharType="begin"/>
      </w:r>
      <w:r w:rsidR="00347F58" w:rsidRPr="00CD1C90">
        <w:rPr>
          <w:rFonts w:asciiTheme="minorEastAsia" w:hAnsiTheme="minorEastAsia"/>
          <w:color w:val="000000" w:themeColor="text1"/>
          <w:sz w:val="24"/>
          <w:szCs w:val="24"/>
          <w:vertAlign w:val="superscript"/>
          <w:rPrChange w:id="5003" w:author="JY0225" w:date="2017-08-24T11:22:00Z">
            <w:rPr>
              <w:color w:val="000000" w:themeColor="text1"/>
              <w:vertAlign w:val="superscript"/>
            </w:rPr>
          </w:rPrChange>
        </w:rPr>
        <w:instrText xml:space="preserve"> REF _Ref489794879 \r \h </w:instrText>
      </w:r>
      <w:r w:rsidR="00347F58" w:rsidRPr="00CD1C90">
        <w:rPr>
          <w:rFonts w:asciiTheme="minorEastAsia" w:hAnsiTheme="minorEastAsia"/>
          <w:color w:val="000000" w:themeColor="text1"/>
          <w:sz w:val="24"/>
          <w:szCs w:val="24"/>
          <w:vertAlign w:val="superscript"/>
          <w:rPrChange w:id="5004" w:author="JY0225" w:date="2017-08-24T11:22:00Z">
            <w:rPr>
              <w:color w:val="000000" w:themeColor="text1"/>
              <w:vertAlign w:val="superscript"/>
            </w:rPr>
          </w:rPrChange>
        </w:rPr>
      </w:r>
      <w:r w:rsidR="00CD1C90" w:rsidRPr="00CD1C90">
        <w:rPr>
          <w:rFonts w:asciiTheme="minorEastAsia" w:hAnsiTheme="minorEastAsia"/>
          <w:color w:val="000000" w:themeColor="text1"/>
          <w:sz w:val="24"/>
          <w:szCs w:val="24"/>
          <w:vertAlign w:val="superscript"/>
          <w:rPrChange w:id="5005" w:author="JY0225" w:date="2017-08-24T11:22:00Z">
            <w:rPr>
              <w:color w:val="000000" w:themeColor="text1"/>
              <w:sz w:val="24"/>
              <w:szCs w:val="24"/>
              <w:vertAlign w:val="superscript"/>
            </w:rPr>
          </w:rPrChange>
        </w:rPr>
        <w:instrText xml:space="preserve"> \* MERGEFORMAT </w:instrText>
      </w:r>
      <w:r w:rsidR="00347F58" w:rsidRPr="00CD1C90">
        <w:rPr>
          <w:rFonts w:asciiTheme="minorEastAsia" w:hAnsiTheme="minorEastAsia"/>
          <w:color w:val="000000" w:themeColor="text1"/>
          <w:sz w:val="24"/>
          <w:szCs w:val="24"/>
          <w:vertAlign w:val="superscript"/>
          <w:rPrChange w:id="5006" w:author="JY0225" w:date="2017-08-24T11:22:00Z">
            <w:rPr>
              <w:color w:val="000000" w:themeColor="text1"/>
              <w:vertAlign w:val="superscript"/>
            </w:rPr>
          </w:rPrChange>
        </w:rPr>
        <w:fldChar w:fldCharType="separate"/>
      </w:r>
      <w:r w:rsidR="008E2759" w:rsidRPr="00CD1C90">
        <w:rPr>
          <w:rFonts w:asciiTheme="minorEastAsia" w:hAnsiTheme="minorEastAsia"/>
          <w:color w:val="000000" w:themeColor="text1"/>
          <w:sz w:val="24"/>
          <w:szCs w:val="24"/>
          <w:vertAlign w:val="superscript"/>
          <w:rPrChange w:id="5007" w:author="JY0225" w:date="2017-08-24T11:22:00Z">
            <w:rPr>
              <w:color w:val="000000" w:themeColor="text1"/>
              <w:vertAlign w:val="superscript"/>
            </w:rPr>
          </w:rPrChange>
        </w:rPr>
        <w:t>[36]</w:t>
      </w:r>
      <w:r w:rsidR="00347F58" w:rsidRPr="00CD1C90">
        <w:rPr>
          <w:rFonts w:asciiTheme="minorEastAsia" w:hAnsiTheme="minorEastAsia"/>
          <w:color w:val="000000" w:themeColor="text1"/>
          <w:sz w:val="24"/>
          <w:szCs w:val="24"/>
          <w:vertAlign w:val="superscript"/>
          <w:rPrChange w:id="5008" w:author="JY0225" w:date="2017-08-24T11:22:00Z">
            <w:rPr>
              <w:color w:val="000000" w:themeColor="text1"/>
              <w:vertAlign w:val="superscript"/>
            </w:rPr>
          </w:rPrChange>
        </w:rPr>
        <w:fldChar w:fldCharType="end"/>
      </w:r>
      <w:r w:rsidRPr="00CD1C90">
        <w:rPr>
          <w:rFonts w:asciiTheme="minorEastAsia" w:hAnsiTheme="minorEastAsia" w:hint="eastAsia"/>
          <w:color w:val="000000" w:themeColor="text1"/>
          <w:sz w:val="24"/>
          <w:szCs w:val="24"/>
          <w:rPrChange w:id="5009" w:author="JY0225" w:date="2017-08-24T11:22:00Z">
            <w:rPr>
              <w:rFonts w:hint="eastAsia"/>
              <w:color w:val="000000" w:themeColor="text1"/>
              <w:sz w:val="24"/>
            </w:rPr>
          </w:rPrChange>
        </w:rPr>
        <w:t>。</w:t>
      </w:r>
      <w:r w:rsidR="00E4327E" w:rsidRPr="00CD1C90">
        <w:rPr>
          <w:rFonts w:asciiTheme="minorEastAsia" w:hAnsiTheme="minorEastAsia" w:hint="eastAsia"/>
          <w:color w:val="000000" w:themeColor="text1"/>
          <w:sz w:val="24"/>
          <w:szCs w:val="24"/>
          <w:rPrChange w:id="5010" w:author="JY0225" w:date="2017-08-24T11:22:00Z">
            <w:rPr>
              <w:rFonts w:hint="eastAsia"/>
              <w:color w:val="000000" w:themeColor="text1"/>
              <w:sz w:val="24"/>
            </w:rPr>
          </w:rPrChange>
        </w:rPr>
        <w:t>现有</w:t>
      </w:r>
      <w:r w:rsidR="00223B44" w:rsidRPr="00CD1C90">
        <w:rPr>
          <w:rFonts w:asciiTheme="minorEastAsia" w:hAnsiTheme="minorEastAsia" w:hint="eastAsia"/>
          <w:color w:val="000000" w:themeColor="text1"/>
          <w:sz w:val="24"/>
          <w:szCs w:val="24"/>
          <w:rPrChange w:id="5011" w:author="JY0225" w:date="2017-08-24T11:22:00Z">
            <w:rPr>
              <w:rFonts w:hint="eastAsia"/>
              <w:color w:val="000000" w:themeColor="text1"/>
              <w:sz w:val="24"/>
            </w:rPr>
          </w:rPrChange>
        </w:rPr>
        <w:t>的中间件系统为用户提供了大量的接口，满足了用户使用云</w:t>
      </w:r>
      <w:r w:rsidR="00476838" w:rsidRPr="00CD1C90">
        <w:rPr>
          <w:rFonts w:asciiTheme="minorEastAsia" w:hAnsiTheme="minorEastAsia" w:hint="eastAsia"/>
          <w:color w:val="000000" w:themeColor="text1"/>
          <w:sz w:val="24"/>
          <w:szCs w:val="24"/>
          <w:rPrChange w:id="5012" w:author="JY0225" w:date="2017-08-24T11:22:00Z">
            <w:rPr>
              <w:rFonts w:hint="eastAsia"/>
              <w:color w:val="000000" w:themeColor="text1"/>
              <w:sz w:val="24"/>
            </w:rPr>
          </w:rPrChange>
        </w:rPr>
        <w:t>备份</w:t>
      </w:r>
      <w:r w:rsidR="00223B44" w:rsidRPr="00CD1C90">
        <w:rPr>
          <w:rFonts w:asciiTheme="minorEastAsia" w:hAnsiTheme="minorEastAsia" w:hint="eastAsia"/>
          <w:color w:val="000000" w:themeColor="text1"/>
          <w:sz w:val="24"/>
          <w:szCs w:val="24"/>
          <w:rPrChange w:id="5013" w:author="JY0225" w:date="2017-08-24T11:22:00Z">
            <w:rPr>
              <w:rFonts w:hint="eastAsia"/>
              <w:color w:val="000000" w:themeColor="text1"/>
              <w:sz w:val="24"/>
            </w:rPr>
          </w:rPrChange>
        </w:rPr>
        <w:t>服务的基本功能。</w:t>
      </w:r>
      <w:r w:rsidR="009D7AD0" w:rsidRPr="00CD1C90">
        <w:rPr>
          <w:rFonts w:asciiTheme="minorEastAsia" w:hAnsiTheme="minorEastAsia" w:hint="eastAsia"/>
          <w:color w:val="000000" w:themeColor="text1"/>
          <w:sz w:val="24"/>
          <w:szCs w:val="24"/>
          <w:rPrChange w:id="5014" w:author="JY0225" w:date="2017-08-24T11:22:00Z">
            <w:rPr>
              <w:rFonts w:hint="eastAsia"/>
              <w:color w:val="000000" w:themeColor="text1"/>
              <w:sz w:val="24"/>
            </w:rPr>
          </w:rPrChange>
        </w:rPr>
        <w:t>优化后的中间件系统为用户提供了更多的</w:t>
      </w:r>
      <w:r w:rsidR="00FA3BF8" w:rsidRPr="00CD1C90">
        <w:rPr>
          <w:rFonts w:asciiTheme="minorEastAsia" w:hAnsiTheme="minorEastAsia" w:hint="eastAsia"/>
          <w:color w:val="000000" w:themeColor="text1"/>
          <w:sz w:val="24"/>
          <w:szCs w:val="24"/>
          <w:rPrChange w:id="5015" w:author="JY0225" w:date="2017-08-24T11:22:00Z">
            <w:rPr>
              <w:rFonts w:hint="eastAsia"/>
              <w:color w:val="000000" w:themeColor="text1"/>
              <w:sz w:val="24"/>
            </w:rPr>
          </w:rPrChange>
        </w:rPr>
        <w:t>高级功能，这些功能都是以接口的形式呈现给用户和开发人员，下面</w:t>
      </w:r>
      <w:r w:rsidR="009D7AD0" w:rsidRPr="00CD1C90">
        <w:rPr>
          <w:rFonts w:asciiTheme="minorEastAsia" w:hAnsiTheme="minorEastAsia" w:hint="eastAsia"/>
          <w:color w:val="000000" w:themeColor="text1"/>
          <w:sz w:val="24"/>
          <w:szCs w:val="24"/>
          <w:rPrChange w:id="5016" w:author="JY0225" w:date="2017-08-24T11:22:00Z">
            <w:rPr>
              <w:rFonts w:hint="eastAsia"/>
              <w:color w:val="000000" w:themeColor="text1"/>
              <w:sz w:val="24"/>
            </w:rPr>
          </w:rPrChange>
        </w:rPr>
        <w:t>将从函数原型、功能、参数说明、返回值说明、使用方法这五个方面，对优化后提供的接口进行详细的阐述。</w:t>
      </w:r>
    </w:p>
    <w:p w14:paraId="78D86D3B" w14:textId="77777777" w:rsidR="00F72E11" w:rsidRDefault="00F72E11" w:rsidP="00F72E11">
      <w:pPr>
        <w:pStyle w:val="31"/>
      </w:pPr>
      <w:bookmarkStart w:id="5017" w:name="_Toc491335257"/>
      <w:r>
        <w:t xml:space="preserve">4.5.1 </w:t>
      </w:r>
      <w:r>
        <w:rPr>
          <w:rFonts w:hint="eastAsia"/>
        </w:rPr>
        <w:t>持久会话管理接口设计</w:t>
      </w:r>
      <w:bookmarkEnd w:id="5017"/>
    </w:p>
    <w:p w14:paraId="21E36BFE" w14:textId="77777777" w:rsidR="00F72E11" w:rsidRPr="00CD1C90" w:rsidRDefault="000F0B50">
      <w:pPr>
        <w:spacing w:line="400" w:lineRule="exact"/>
        <w:ind w:firstLine="420"/>
        <w:rPr>
          <w:rFonts w:asciiTheme="minorEastAsia" w:hAnsiTheme="minorEastAsia"/>
          <w:color w:val="000000" w:themeColor="text1"/>
          <w:sz w:val="24"/>
          <w:szCs w:val="24"/>
          <w:rPrChange w:id="5018" w:author="JY0225" w:date="2017-08-24T11:22:00Z">
            <w:rPr>
              <w:color w:val="000000" w:themeColor="text1"/>
              <w:sz w:val="24"/>
            </w:rPr>
          </w:rPrChange>
        </w:rPr>
        <w:pPrChange w:id="5019" w:author="JY0225" w:date="2017-08-23T15:15:00Z">
          <w:pPr>
            <w:spacing w:line="400" w:lineRule="exact"/>
          </w:pPr>
        </w:pPrChange>
      </w:pPr>
      <w:r w:rsidRPr="00CD1C90">
        <w:rPr>
          <w:rFonts w:asciiTheme="minorEastAsia" w:hAnsiTheme="minorEastAsia" w:hint="eastAsia"/>
          <w:color w:val="000000" w:themeColor="text1"/>
          <w:sz w:val="24"/>
          <w:szCs w:val="24"/>
          <w:rPrChange w:id="5020" w:author="JY0225" w:date="2017-08-24T11:22:00Z">
            <w:rPr>
              <w:rFonts w:hint="eastAsia"/>
              <w:color w:val="000000" w:themeColor="text1"/>
              <w:sz w:val="24"/>
            </w:rPr>
          </w:rPrChange>
        </w:rPr>
        <w:t>1</w:t>
      </w:r>
      <w:r w:rsidRPr="00CD1C90">
        <w:rPr>
          <w:rFonts w:asciiTheme="minorEastAsia" w:hAnsiTheme="minorEastAsia" w:hint="eastAsia"/>
          <w:color w:val="000000" w:themeColor="text1"/>
          <w:sz w:val="24"/>
          <w:szCs w:val="24"/>
          <w:rPrChange w:id="5021" w:author="JY0225" w:date="2017-08-24T11:22:00Z">
            <w:rPr>
              <w:rFonts w:hint="eastAsia"/>
              <w:color w:val="000000" w:themeColor="text1"/>
              <w:sz w:val="24"/>
            </w:rPr>
          </w:rPrChange>
        </w:rPr>
        <w:t>）</w:t>
      </w:r>
      <w:r w:rsidR="00903F64" w:rsidRPr="00CD1C90">
        <w:rPr>
          <w:rFonts w:asciiTheme="minorEastAsia" w:hAnsiTheme="minorEastAsia" w:hint="eastAsia"/>
          <w:color w:val="000000" w:themeColor="text1"/>
          <w:sz w:val="24"/>
          <w:szCs w:val="24"/>
          <w:rPrChange w:id="5022" w:author="JY0225" w:date="2017-08-24T11:22:00Z">
            <w:rPr>
              <w:rFonts w:hint="eastAsia"/>
              <w:color w:val="000000" w:themeColor="text1"/>
              <w:sz w:val="24"/>
            </w:rPr>
          </w:rPrChange>
        </w:rPr>
        <w:t>新增会话</w:t>
      </w:r>
    </w:p>
    <w:tbl>
      <w:tblPr>
        <w:tblStyle w:val="ae"/>
        <w:tblW w:w="0" w:type="auto"/>
        <w:tblLook w:val="04A0" w:firstRow="1" w:lastRow="0" w:firstColumn="1" w:lastColumn="0" w:noHBand="0" w:noVBand="1"/>
      </w:tblPr>
      <w:tblGrid>
        <w:gridCol w:w="1660"/>
        <w:gridCol w:w="1660"/>
        <w:gridCol w:w="4982"/>
      </w:tblGrid>
      <w:tr w:rsidR="00376C44" w:rsidRPr="00CD1C90" w14:paraId="638D0018" w14:textId="77777777" w:rsidTr="00EF2128">
        <w:tc>
          <w:tcPr>
            <w:tcW w:w="1660" w:type="dxa"/>
          </w:tcPr>
          <w:p w14:paraId="2CB2B6FB" w14:textId="77777777" w:rsidR="00376C44" w:rsidRPr="00CD1C90" w:rsidRDefault="00376C44" w:rsidP="000B587C">
            <w:pPr>
              <w:spacing w:line="400" w:lineRule="exact"/>
              <w:rPr>
                <w:rFonts w:asciiTheme="minorEastAsia" w:hAnsiTheme="minorEastAsia"/>
                <w:color w:val="000000" w:themeColor="text1"/>
                <w:sz w:val="24"/>
                <w:szCs w:val="24"/>
                <w:rPrChange w:id="5023"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5024" w:author="JY0225" w:date="2017-08-24T11:22:00Z">
                  <w:rPr>
                    <w:rFonts w:hint="eastAsia"/>
                    <w:color w:val="000000" w:themeColor="text1"/>
                    <w:sz w:val="24"/>
                  </w:rPr>
                </w:rPrChange>
              </w:rPr>
              <w:t>接口编号</w:t>
            </w:r>
          </w:p>
        </w:tc>
        <w:tc>
          <w:tcPr>
            <w:tcW w:w="1660" w:type="dxa"/>
          </w:tcPr>
          <w:p w14:paraId="5F228E81" w14:textId="77777777" w:rsidR="00376C44" w:rsidRPr="00CD1C90" w:rsidRDefault="00376C44" w:rsidP="000B587C">
            <w:pPr>
              <w:spacing w:line="400" w:lineRule="exact"/>
              <w:rPr>
                <w:rFonts w:asciiTheme="minorEastAsia" w:hAnsiTheme="minorEastAsia"/>
                <w:color w:val="000000" w:themeColor="text1"/>
                <w:sz w:val="24"/>
                <w:szCs w:val="24"/>
                <w:rPrChange w:id="5025"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5026" w:author="JY0225" w:date="2017-08-24T11:22:00Z">
                  <w:rPr>
                    <w:rFonts w:hint="eastAsia"/>
                    <w:color w:val="000000" w:themeColor="text1"/>
                    <w:sz w:val="24"/>
                  </w:rPr>
                </w:rPrChange>
              </w:rPr>
              <w:t>接口名称</w:t>
            </w:r>
          </w:p>
        </w:tc>
        <w:tc>
          <w:tcPr>
            <w:tcW w:w="4982" w:type="dxa"/>
          </w:tcPr>
          <w:p w14:paraId="4BC1C41A" w14:textId="77777777" w:rsidR="00376C44" w:rsidRPr="00CD1C90" w:rsidRDefault="00376C44" w:rsidP="000B587C">
            <w:pPr>
              <w:spacing w:line="400" w:lineRule="exact"/>
              <w:rPr>
                <w:rFonts w:asciiTheme="minorEastAsia" w:hAnsiTheme="minorEastAsia"/>
                <w:color w:val="000000" w:themeColor="text1"/>
                <w:sz w:val="24"/>
                <w:szCs w:val="24"/>
                <w:rPrChange w:id="5027"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5028" w:author="JY0225" w:date="2017-08-24T11:22:00Z">
                  <w:rPr>
                    <w:rFonts w:hint="eastAsia"/>
                    <w:color w:val="000000" w:themeColor="text1"/>
                    <w:sz w:val="24"/>
                  </w:rPr>
                </w:rPrChange>
              </w:rPr>
              <w:t>新增会话</w:t>
            </w:r>
          </w:p>
        </w:tc>
      </w:tr>
      <w:tr w:rsidR="00376C44" w:rsidRPr="00CD1C90" w14:paraId="6F592864" w14:textId="77777777" w:rsidTr="00EF2128">
        <w:tc>
          <w:tcPr>
            <w:tcW w:w="1660" w:type="dxa"/>
            <w:vMerge w:val="restart"/>
          </w:tcPr>
          <w:p w14:paraId="33499314" w14:textId="77777777" w:rsidR="00376C44" w:rsidRPr="00CD1C90" w:rsidRDefault="00376C44" w:rsidP="000B587C">
            <w:pPr>
              <w:spacing w:line="400" w:lineRule="exact"/>
              <w:rPr>
                <w:rFonts w:asciiTheme="minorEastAsia" w:hAnsiTheme="minorEastAsia"/>
                <w:color w:val="000000" w:themeColor="text1"/>
                <w:sz w:val="24"/>
                <w:szCs w:val="24"/>
                <w:rPrChange w:id="5029"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5030" w:author="JY0225" w:date="2017-08-24T11:22:00Z">
                  <w:rPr>
                    <w:rFonts w:hint="eastAsia"/>
                    <w:color w:val="000000" w:themeColor="text1"/>
                    <w:sz w:val="24"/>
                  </w:rPr>
                </w:rPrChange>
              </w:rPr>
              <w:t>Cloud-Op</w:t>
            </w:r>
            <w:r w:rsidRPr="00CD1C90">
              <w:rPr>
                <w:rFonts w:asciiTheme="minorEastAsia" w:hAnsiTheme="minorEastAsia"/>
                <w:color w:val="000000" w:themeColor="text1"/>
                <w:sz w:val="24"/>
                <w:szCs w:val="24"/>
                <w:rPrChange w:id="5031" w:author="JY0225" w:date="2017-08-24T11:22:00Z">
                  <w:rPr>
                    <w:color w:val="000000" w:themeColor="text1"/>
                    <w:sz w:val="24"/>
                  </w:rPr>
                </w:rPrChange>
              </w:rPr>
              <w:t>t-01</w:t>
            </w:r>
          </w:p>
        </w:tc>
        <w:tc>
          <w:tcPr>
            <w:tcW w:w="1660" w:type="dxa"/>
          </w:tcPr>
          <w:p w14:paraId="289C317F" w14:textId="77777777" w:rsidR="00376C44" w:rsidRPr="00CD1C90" w:rsidRDefault="00376C44" w:rsidP="000B587C">
            <w:pPr>
              <w:spacing w:line="400" w:lineRule="exact"/>
              <w:rPr>
                <w:rFonts w:asciiTheme="minorEastAsia" w:hAnsiTheme="minorEastAsia"/>
                <w:color w:val="000000" w:themeColor="text1"/>
                <w:sz w:val="24"/>
                <w:szCs w:val="24"/>
                <w:rPrChange w:id="5032"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5033" w:author="JY0225" w:date="2017-08-24T11:22:00Z">
                  <w:rPr>
                    <w:rFonts w:hint="eastAsia"/>
                    <w:color w:val="000000" w:themeColor="text1"/>
                    <w:sz w:val="24"/>
                  </w:rPr>
                </w:rPrChange>
              </w:rPr>
              <w:t>接口原型</w:t>
            </w:r>
          </w:p>
        </w:tc>
        <w:tc>
          <w:tcPr>
            <w:tcW w:w="4982" w:type="dxa"/>
          </w:tcPr>
          <w:p w14:paraId="0B2396B4" w14:textId="77777777" w:rsidR="00376C44" w:rsidRPr="00CD1C90" w:rsidRDefault="00376C44" w:rsidP="000B587C">
            <w:pPr>
              <w:spacing w:line="400" w:lineRule="exact"/>
              <w:rPr>
                <w:rFonts w:asciiTheme="minorEastAsia" w:hAnsiTheme="minorEastAsia"/>
                <w:color w:val="000000" w:themeColor="text1"/>
                <w:sz w:val="24"/>
                <w:szCs w:val="24"/>
                <w:rPrChange w:id="5034"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5035" w:author="JY0225" w:date="2017-08-24T11:22:00Z">
                  <w:rPr>
                    <w:rFonts w:hint="eastAsia"/>
                    <w:color w:val="000000" w:themeColor="text1"/>
                    <w:sz w:val="24"/>
                  </w:rPr>
                </w:rPrChange>
              </w:rPr>
              <w:t>b</w:t>
            </w:r>
            <w:r w:rsidRPr="00CD1C90">
              <w:rPr>
                <w:rFonts w:asciiTheme="minorEastAsia" w:hAnsiTheme="minorEastAsia"/>
                <w:color w:val="000000" w:themeColor="text1"/>
                <w:sz w:val="24"/>
                <w:szCs w:val="24"/>
                <w:rPrChange w:id="5036" w:author="JY0225" w:date="2017-08-24T11:22:00Z">
                  <w:rPr>
                    <w:color w:val="000000" w:themeColor="text1"/>
                    <w:sz w:val="24"/>
                  </w:rPr>
                </w:rPrChange>
              </w:rPr>
              <w:t xml:space="preserve">ool </w:t>
            </w:r>
            <w:r w:rsidRPr="00CD1C90">
              <w:rPr>
                <w:rFonts w:asciiTheme="minorEastAsia" w:hAnsiTheme="minorEastAsia" w:hint="eastAsia"/>
                <w:color w:val="000000" w:themeColor="text1"/>
                <w:sz w:val="24"/>
                <w:szCs w:val="24"/>
                <w:rPrChange w:id="5037" w:author="JY0225" w:date="2017-08-24T11:22:00Z">
                  <w:rPr>
                    <w:rFonts w:hint="eastAsia"/>
                    <w:color w:val="000000" w:themeColor="text1"/>
                    <w:sz w:val="24"/>
                  </w:rPr>
                </w:rPrChange>
              </w:rPr>
              <w:t>add</w:t>
            </w:r>
            <w:r w:rsidRPr="00CD1C90">
              <w:rPr>
                <w:rFonts w:asciiTheme="minorEastAsia" w:hAnsiTheme="minorEastAsia"/>
                <w:color w:val="000000" w:themeColor="text1"/>
                <w:sz w:val="24"/>
                <w:szCs w:val="24"/>
                <w:rPrChange w:id="5038" w:author="JY0225" w:date="2017-08-24T11:22:00Z">
                  <w:rPr>
                    <w:color w:val="000000" w:themeColor="text1"/>
                    <w:sz w:val="24"/>
                  </w:rPr>
                </w:rPrChange>
              </w:rPr>
              <w:t xml:space="preserve">_session(String request, String </w:t>
            </w:r>
            <w:r w:rsidRPr="00CD1C90">
              <w:rPr>
                <w:rFonts w:asciiTheme="minorEastAsia" w:hAnsiTheme="minorEastAsia"/>
                <w:color w:val="000000" w:themeColor="text1"/>
                <w:sz w:val="24"/>
                <w:szCs w:val="24"/>
                <w:rPrChange w:id="5039" w:author="JY0225" w:date="2017-08-24T11:22:00Z">
                  <w:rPr>
                    <w:color w:val="000000" w:themeColor="text1"/>
                    <w:sz w:val="24"/>
                  </w:rPr>
                </w:rPrChange>
              </w:rPr>
              <w:lastRenderedPageBreak/>
              <w:t>userid)</w:t>
            </w:r>
          </w:p>
        </w:tc>
      </w:tr>
      <w:tr w:rsidR="00376C44" w:rsidRPr="00CD1C90" w14:paraId="1D655CE5" w14:textId="77777777" w:rsidTr="00EF2128">
        <w:tc>
          <w:tcPr>
            <w:tcW w:w="1660" w:type="dxa"/>
            <w:vMerge/>
          </w:tcPr>
          <w:p w14:paraId="4A6F7C96" w14:textId="77777777" w:rsidR="00376C44" w:rsidRPr="00CD1C90" w:rsidRDefault="00376C44" w:rsidP="000B587C">
            <w:pPr>
              <w:spacing w:line="400" w:lineRule="exact"/>
              <w:rPr>
                <w:rFonts w:asciiTheme="minorEastAsia" w:hAnsiTheme="minorEastAsia"/>
                <w:color w:val="000000" w:themeColor="text1"/>
                <w:sz w:val="24"/>
                <w:szCs w:val="24"/>
                <w:rPrChange w:id="5040" w:author="JY0225" w:date="2017-08-24T11:22:00Z">
                  <w:rPr>
                    <w:color w:val="000000" w:themeColor="text1"/>
                    <w:sz w:val="24"/>
                  </w:rPr>
                </w:rPrChange>
              </w:rPr>
            </w:pPr>
          </w:p>
        </w:tc>
        <w:tc>
          <w:tcPr>
            <w:tcW w:w="1660" w:type="dxa"/>
          </w:tcPr>
          <w:p w14:paraId="320B74DD" w14:textId="77777777" w:rsidR="00376C44" w:rsidRPr="00CD1C90" w:rsidRDefault="00376C44" w:rsidP="000B587C">
            <w:pPr>
              <w:spacing w:line="400" w:lineRule="exact"/>
              <w:rPr>
                <w:rFonts w:asciiTheme="minorEastAsia" w:hAnsiTheme="minorEastAsia"/>
                <w:color w:val="000000" w:themeColor="text1"/>
                <w:sz w:val="24"/>
                <w:szCs w:val="24"/>
                <w:rPrChange w:id="5041"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5042" w:author="JY0225" w:date="2017-08-24T11:22:00Z">
                  <w:rPr>
                    <w:rFonts w:hint="eastAsia"/>
                    <w:color w:val="000000" w:themeColor="text1"/>
                    <w:sz w:val="24"/>
                  </w:rPr>
                </w:rPrChange>
              </w:rPr>
              <w:t>接口参数</w:t>
            </w:r>
          </w:p>
        </w:tc>
        <w:tc>
          <w:tcPr>
            <w:tcW w:w="4982" w:type="dxa"/>
          </w:tcPr>
          <w:p w14:paraId="7C8F0B1D" w14:textId="77777777" w:rsidR="00376C44" w:rsidRPr="00CD1C90" w:rsidRDefault="001A7E29" w:rsidP="00376C44">
            <w:pPr>
              <w:spacing w:line="400" w:lineRule="exact"/>
              <w:rPr>
                <w:rFonts w:asciiTheme="minorEastAsia" w:hAnsiTheme="minorEastAsia"/>
                <w:color w:val="000000" w:themeColor="text1"/>
                <w:sz w:val="24"/>
                <w:szCs w:val="24"/>
                <w:rPrChange w:id="5043"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5044" w:author="JY0225" w:date="2017-08-24T11:22:00Z">
                  <w:rPr>
                    <w:rFonts w:hint="eastAsia"/>
                    <w:color w:val="000000" w:themeColor="text1"/>
                    <w:sz w:val="24"/>
                  </w:rPr>
                </w:rPrChange>
              </w:rPr>
              <w:t>r</w:t>
            </w:r>
            <w:r w:rsidR="00376C44" w:rsidRPr="00CD1C90">
              <w:rPr>
                <w:rFonts w:asciiTheme="minorEastAsia" w:hAnsiTheme="minorEastAsia"/>
                <w:color w:val="000000" w:themeColor="text1"/>
                <w:sz w:val="24"/>
                <w:szCs w:val="24"/>
                <w:rPrChange w:id="5045" w:author="JY0225" w:date="2017-08-24T11:22:00Z">
                  <w:rPr>
                    <w:color w:val="000000" w:themeColor="text1"/>
                    <w:sz w:val="24"/>
                  </w:rPr>
                </w:rPrChange>
              </w:rPr>
              <w:t>equest</w:t>
            </w:r>
            <w:r w:rsidR="00135E07" w:rsidRPr="00CD1C90">
              <w:rPr>
                <w:rFonts w:asciiTheme="minorEastAsia" w:hAnsiTheme="minorEastAsia" w:hint="eastAsia"/>
                <w:color w:val="000000" w:themeColor="text1"/>
                <w:sz w:val="24"/>
                <w:szCs w:val="24"/>
                <w:rPrChange w:id="5046" w:author="JY0225" w:date="2017-08-24T11:22:00Z">
                  <w:rPr>
                    <w:rFonts w:hint="eastAsia"/>
                    <w:color w:val="000000" w:themeColor="text1"/>
                    <w:sz w:val="24"/>
                  </w:rPr>
                </w:rPrChange>
              </w:rPr>
              <w:t>：</w:t>
            </w:r>
            <w:r w:rsidR="00376C44" w:rsidRPr="00CD1C90">
              <w:rPr>
                <w:rFonts w:asciiTheme="minorEastAsia" w:hAnsiTheme="minorEastAsia" w:hint="eastAsia"/>
                <w:color w:val="000000" w:themeColor="text1"/>
                <w:sz w:val="24"/>
                <w:szCs w:val="24"/>
                <w:rPrChange w:id="5047" w:author="JY0225" w:date="2017-08-24T11:22:00Z">
                  <w:rPr>
                    <w:rFonts w:hint="eastAsia"/>
                    <w:color w:val="000000" w:themeColor="text1"/>
                    <w:sz w:val="24"/>
                  </w:rPr>
                </w:rPrChange>
              </w:rPr>
              <w:t>用户请求</w:t>
            </w:r>
          </w:p>
          <w:p w14:paraId="16AA46A8" w14:textId="77777777" w:rsidR="00376C44" w:rsidRPr="00CD1C90" w:rsidRDefault="00376C44" w:rsidP="000B587C">
            <w:pPr>
              <w:spacing w:line="400" w:lineRule="exact"/>
              <w:rPr>
                <w:rFonts w:asciiTheme="minorEastAsia" w:hAnsiTheme="minorEastAsia"/>
                <w:color w:val="000000" w:themeColor="text1"/>
                <w:sz w:val="24"/>
                <w:szCs w:val="24"/>
                <w:rPrChange w:id="5048" w:author="JY0225" w:date="2017-08-24T11:22:00Z">
                  <w:rPr>
                    <w:color w:val="000000" w:themeColor="text1"/>
                    <w:sz w:val="24"/>
                  </w:rPr>
                </w:rPrChange>
              </w:rPr>
            </w:pPr>
            <w:r w:rsidRPr="00CD1C90">
              <w:rPr>
                <w:rFonts w:asciiTheme="minorEastAsia" w:hAnsiTheme="minorEastAsia"/>
                <w:color w:val="000000" w:themeColor="text1"/>
                <w:sz w:val="24"/>
                <w:szCs w:val="24"/>
                <w:rPrChange w:id="5049" w:author="JY0225" w:date="2017-08-24T11:22:00Z">
                  <w:rPr>
                    <w:color w:val="000000" w:themeColor="text1"/>
                    <w:sz w:val="24"/>
                  </w:rPr>
                </w:rPrChange>
              </w:rPr>
              <w:t>userid</w:t>
            </w:r>
            <w:r w:rsidR="00135E07" w:rsidRPr="00CD1C90">
              <w:rPr>
                <w:rFonts w:asciiTheme="minorEastAsia" w:hAnsiTheme="minorEastAsia" w:hint="eastAsia"/>
                <w:color w:val="000000" w:themeColor="text1"/>
                <w:sz w:val="24"/>
                <w:szCs w:val="24"/>
                <w:rPrChange w:id="5050" w:author="JY0225" w:date="2017-08-24T11:22:00Z">
                  <w:rPr>
                    <w:rFonts w:hint="eastAsia"/>
                    <w:color w:val="000000" w:themeColor="text1"/>
                    <w:sz w:val="24"/>
                  </w:rPr>
                </w:rPrChange>
              </w:rPr>
              <w:t>：</w:t>
            </w:r>
            <w:r w:rsidRPr="00CD1C90">
              <w:rPr>
                <w:rFonts w:asciiTheme="minorEastAsia" w:hAnsiTheme="minorEastAsia" w:hint="eastAsia"/>
                <w:color w:val="000000" w:themeColor="text1"/>
                <w:sz w:val="24"/>
                <w:szCs w:val="24"/>
                <w:rPrChange w:id="5051" w:author="JY0225" w:date="2017-08-24T11:22:00Z">
                  <w:rPr>
                    <w:rFonts w:hint="eastAsia"/>
                    <w:color w:val="000000" w:themeColor="text1"/>
                    <w:sz w:val="24"/>
                  </w:rPr>
                </w:rPrChange>
              </w:rPr>
              <w:t>用户</w:t>
            </w:r>
            <w:r w:rsidRPr="00CD1C90">
              <w:rPr>
                <w:rFonts w:asciiTheme="minorEastAsia" w:hAnsiTheme="minorEastAsia" w:hint="eastAsia"/>
                <w:color w:val="000000" w:themeColor="text1"/>
                <w:sz w:val="24"/>
                <w:szCs w:val="24"/>
                <w:rPrChange w:id="5052" w:author="JY0225" w:date="2017-08-24T11:22:00Z">
                  <w:rPr>
                    <w:rFonts w:hint="eastAsia"/>
                    <w:color w:val="000000" w:themeColor="text1"/>
                    <w:sz w:val="24"/>
                  </w:rPr>
                </w:rPrChange>
              </w:rPr>
              <w:t>id</w:t>
            </w:r>
          </w:p>
        </w:tc>
      </w:tr>
      <w:tr w:rsidR="00376C44" w:rsidRPr="00CD1C90" w14:paraId="24DB4965" w14:textId="77777777" w:rsidTr="00EF2128">
        <w:tc>
          <w:tcPr>
            <w:tcW w:w="1660" w:type="dxa"/>
            <w:vMerge/>
          </w:tcPr>
          <w:p w14:paraId="54A98A11" w14:textId="77777777" w:rsidR="00376C44" w:rsidRPr="00CD1C90" w:rsidRDefault="00376C44" w:rsidP="000B587C">
            <w:pPr>
              <w:spacing w:line="400" w:lineRule="exact"/>
              <w:rPr>
                <w:rFonts w:asciiTheme="minorEastAsia" w:hAnsiTheme="minorEastAsia"/>
                <w:color w:val="000000" w:themeColor="text1"/>
                <w:sz w:val="24"/>
                <w:szCs w:val="24"/>
                <w:rPrChange w:id="5053" w:author="JY0225" w:date="2017-08-24T11:22:00Z">
                  <w:rPr>
                    <w:color w:val="000000" w:themeColor="text1"/>
                    <w:sz w:val="24"/>
                  </w:rPr>
                </w:rPrChange>
              </w:rPr>
            </w:pPr>
          </w:p>
        </w:tc>
        <w:tc>
          <w:tcPr>
            <w:tcW w:w="1660" w:type="dxa"/>
          </w:tcPr>
          <w:p w14:paraId="072295F5" w14:textId="77777777" w:rsidR="00376C44" w:rsidRPr="00CD1C90" w:rsidRDefault="00376C44" w:rsidP="000B587C">
            <w:pPr>
              <w:spacing w:line="400" w:lineRule="exact"/>
              <w:rPr>
                <w:rFonts w:asciiTheme="minorEastAsia" w:hAnsiTheme="minorEastAsia"/>
                <w:color w:val="000000" w:themeColor="text1"/>
                <w:sz w:val="24"/>
                <w:szCs w:val="24"/>
                <w:rPrChange w:id="5054"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5055" w:author="JY0225" w:date="2017-08-24T11:22:00Z">
                  <w:rPr>
                    <w:rFonts w:hint="eastAsia"/>
                    <w:color w:val="000000" w:themeColor="text1"/>
                    <w:sz w:val="24"/>
                  </w:rPr>
                </w:rPrChange>
              </w:rPr>
              <w:t>返回结果</w:t>
            </w:r>
          </w:p>
        </w:tc>
        <w:tc>
          <w:tcPr>
            <w:tcW w:w="4982" w:type="dxa"/>
          </w:tcPr>
          <w:p w14:paraId="54DF7B12" w14:textId="77777777" w:rsidR="00614A5F" w:rsidRPr="00CD1C90" w:rsidRDefault="00614A5F" w:rsidP="00614A5F">
            <w:pPr>
              <w:spacing w:line="400" w:lineRule="exact"/>
              <w:rPr>
                <w:rFonts w:asciiTheme="minorEastAsia" w:hAnsiTheme="minorEastAsia"/>
                <w:color w:val="000000" w:themeColor="text1"/>
                <w:sz w:val="24"/>
                <w:szCs w:val="24"/>
                <w:rPrChange w:id="5056"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5057" w:author="JY0225" w:date="2017-08-24T11:22:00Z">
                  <w:rPr>
                    <w:rFonts w:hint="eastAsia"/>
                    <w:color w:val="000000" w:themeColor="text1"/>
                    <w:sz w:val="24"/>
                  </w:rPr>
                </w:rPrChange>
              </w:rPr>
              <w:t>True</w:t>
            </w:r>
            <w:r w:rsidRPr="00CD1C90">
              <w:rPr>
                <w:rFonts w:asciiTheme="minorEastAsia" w:hAnsiTheme="minorEastAsia" w:hint="eastAsia"/>
                <w:color w:val="000000" w:themeColor="text1"/>
                <w:sz w:val="24"/>
                <w:szCs w:val="24"/>
                <w:rPrChange w:id="5058" w:author="JY0225" w:date="2017-08-24T11:22:00Z">
                  <w:rPr>
                    <w:rFonts w:hint="eastAsia"/>
                    <w:color w:val="000000" w:themeColor="text1"/>
                    <w:sz w:val="24"/>
                  </w:rPr>
                </w:rPrChange>
              </w:rPr>
              <w:t>：新增会话成功</w:t>
            </w:r>
          </w:p>
          <w:p w14:paraId="1C813BAE" w14:textId="77777777" w:rsidR="00376C44" w:rsidRPr="00CD1C90" w:rsidRDefault="00614A5F" w:rsidP="000B587C">
            <w:pPr>
              <w:spacing w:line="400" w:lineRule="exact"/>
              <w:rPr>
                <w:rFonts w:asciiTheme="minorEastAsia" w:hAnsiTheme="minorEastAsia"/>
                <w:color w:val="000000" w:themeColor="text1"/>
                <w:sz w:val="24"/>
                <w:szCs w:val="24"/>
                <w:rPrChange w:id="5059"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5060" w:author="JY0225" w:date="2017-08-24T11:22:00Z">
                  <w:rPr>
                    <w:rFonts w:hint="eastAsia"/>
                    <w:color w:val="000000" w:themeColor="text1"/>
                    <w:sz w:val="24"/>
                  </w:rPr>
                </w:rPrChange>
              </w:rPr>
              <w:t>False</w:t>
            </w:r>
            <w:r w:rsidRPr="00CD1C90">
              <w:rPr>
                <w:rFonts w:asciiTheme="minorEastAsia" w:hAnsiTheme="minorEastAsia" w:hint="eastAsia"/>
                <w:color w:val="000000" w:themeColor="text1"/>
                <w:sz w:val="24"/>
                <w:szCs w:val="24"/>
                <w:rPrChange w:id="5061" w:author="JY0225" w:date="2017-08-24T11:22:00Z">
                  <w:rPr>
                    <w:rFonts w:hint="eastAsia"/>
                    <w:color w:val="000000" w:themeColor="text1"/>
                    <w:sz w:val="24"/>
                  </w:rPr>
                </w:rPrChange>
              </w:rPr>
              <w:t>：新增会话失败</w:t>
            </w:r>
          </w:p>
        </w:tc>
      </w:tr>
    </w:tbl>
    <w:p w14:paraId="04B7BE17" w14:textId="7577FB84" w:rsidR="0044105B" w:rsidRPr="00CD1C90" w:rsidRDefault="0044105B" w:rsidP="00505F76">
      <w:pPr>
        <w:spacing w:line="400" w:lineRule="exact"/>
        <w:rPr>
          <w:ins w:id="5062" w:author="JY0225" w:date="2017-08-23T14:06:00Z"/>
          <w:rFonts w:asciiTheme="minorEastAsia" w:hAnsiTheme="minorEastAsia"/>
          <w:color w:val="000000" w:themeColor="text1"/>
          <w:sz w:val="24"/>
          <w:szCs w:val="24"/>
          <w:rPrChange w:id="5063" w:author="JY0225" w:date="2017-08-24T11:22:00Z">
            <w:rPr>
              <w:ins w:id="5064" w:author="JY0225" w:date="2017-08-23T14:06:00Z"/>
              <w:color w:val="000000" w:themeColor="text1"/>
              <w:sz w:val="24"/>
            </w:rPr>
          </w:rPrChange>
        </w:rPr>
      </w:pPr>
      <w:ins w:id="5065" w:author="JY0225" w:date="2017-08-23T14:06:00Z">
        <w:r w:rsidRPr="00CD1C90">
          <w:rPr>
            <w:rFonts w:asciiTheme="minorEastAsia" w:hAnsiTheme="minorEastAsia"/>
            <w:color w:val="000000" w:themeColor="text1"/>
            <w:sz w:val="24"/>
            <w:szCs w:val="24"/>
            <w:rPrChange w:id="5066" w:author="JY0225" w:date="2017-08-24T11:22:00Z">
              <w:rPr>
                <w:color w:val="000000" w:themeColor="text1"/>
                <w:sz w:val="24"/>
              </w:rPr>
            </w:rPrChange>
          </w:rPr>
          <w:tab/>
        </w:r>
      </w:ins>
      <w:ins w:id="5067" w:author="JY0225" w:date="2017-08-23T14:12:00Z">
        <w:r w:rsidR="00B17877" w:rsidRPr="00CD1C90">
          <w:rPr>
            <w:rFonts w:asciiTheme="minorEastAsia" w:hAnsiTheme="minorEastAsia" w:hint="eastAsia"/>
            <w:color w:val="000000" w:themeColor="text1"/>
            <w:sz w:val="24"/>
            <w:szCs w:val="24"/>
            <w:rPrChange w:id="5068" w:author="JY0225" w:date="2017-08-24T11:22:00Z">
              <w:rPr>
                <w:rFonts w:hint="eastAsia"/>
                <w:color w:val="000000" w:themeColor="text1"/>
                <w:sz w:val="24"/>
              </w:rPr>
            </w:rPrChange>
          </w:rPr>
          <w:t>新增会话接口由</w:t>
        </w:r>
      </w:ins>
      <w:ins w:id="5069" w:author="JY0225" w:date="2017-08-23T14:13:00Z">
        <w:r w:rsidR="00B17877" w:rsidRPr="00CD1C90">
          <w:rPr>
            <w:rFonts w:asciiTheme="minorEastAsia" w:hAnsiTheme="minorEastAsia" w:hint="eastAsia"/>
            <w:color w:val="000000" w:themeColor="text1"/>
            <w:sz w:val="24"/>
            <w:szCs w:val="24"/>
            <w:rPrChange w:id="5070" w:author="JY0225" w:date="2017-08-24T11:22:00Z">
              <w:rPr>
                <w:rFonts w:hint="eastAsia"/>
                <w:color w:val="000000" w:themeColor="text1"/>
                <w:sz w:val="24"/>
              </w:rPr>
            </w:rPrChange>
          </w:rPr>
          <w:t>控制类在用户请求到达中间件时自动调用，以用户请求作为第一个参数，并从请求中解析出用户的</w:t>
        </w:r>
        <w:r w:rsidR="00B17877" w:rsidRPr="00CD1C90">
          <w:rPr>
            <w:rFonts w:asciiTheme="minorEastAsia" w:hAnsiTheme="minorEastAsia" w:hint="eastAsia"/>
            <w:color w:val="000000" w:themeColor="text1"/>
            <w:sz w:val="24"/>
            <w:szCs w:val="24"/>
            <w:rPrChange w:id="5071" w:author="JY0225" w:date="2017-08-24T11:22:00Z">
              <w:rPr>
                <w:rFonts w:hint="eastAsia"/>
                <w:color w:val="000000" w:themeColor="text1"/>
                <w:sz w:val="24"/>
              </w:rPr>
            </w:rPrChange>
          </w:rPr>
          <w:t>id</w:t>
        </w:r>
        <w:r w:rsidR="00B17877" w:rsidRPr="00CD1C90">
          <w:rPr>
            <w:rFonts w:asciiTheme="minorEastAsia" w:hAnsiTheme="minorEastAsia" w:hint="eastAsia"/>
            <w:color w:val="000000" w:themeColor="text1"/>
            <w:sz w:val="24"/>
            <w:szCs w:val="24"/>
            <w:rPrChange w:id="5072" w:author="JY0225" w:date="2017-08-24T11:22:00Z">
              <w:rPr>
                <w:rFonts w:hint="eastAsia"/>
                <w:color w:val="000000" w:themeColor="text1"/>
                <w:sz w:val="24"/>
              </w:rPr>
            </w:rPrChange>
          </w:rPr>
          <w:t>作为第二个参数。</w:t>
        </w:r>
        <w:r w:rsidR="00B34F82" w:rsidRPr="00CD1C90">
          <w:rPr>
            <w:rFonts w:asciiTheme="minorEastAsia" w:hAnsiTheme="minorEastAsia" w:hint="eastAsia"/>
            <w:color w:val="000000" w:themeColor="text1"/>
            <w:sz w:val="24"/>
            <w:szCs w:val="24"/>
            <w:rPrChange w:id="5073" w:author="JY0225" w:date="2017-08-24T11:22:00Z">
              <w:rPr>
                <w:rFonts w:hint="eastAsia"/>
                <w:color w:val="000000" w:themeColor="text1"/>
                <w:sz w:val="24"/>
              </w:rPr>
            </w:rPrChange>
          </w:rPr>
          <w:t>存储在</w:t>
        </w:r>
      </w:ins>
      <w:ins w:id="5074" w:author="JY0225" w:date="2017-08-23T14:14:00Z">
        <w:r w:rsidR="00B34F82" w:rsidRPr="00CD1C90">
          <w:rPr>
            <w:rFonts w:asciiTheme="minorEastAsia" w:hAnsiTheme="minorEastAsia" w:hint="eastAsia"/>
            <w:color w:val="000000" w:themeColor="text1"/>
            <w:sz w:val="24"/>
            <w:szCs w:val="24"/>
            <w:rPrChange w:id="5075" w:author="JY0225" w:date="2017-08-24T11:22:00Z">
              <w:rPr>
                <w:rFonts w:hint="eastAsia"/>
                <w:color w:val="000000" w:themeColor="text1"/>
                <w:sz w:val="24"/>
              </w:rPr>
            </w:rPrChange>
          </w:rPr>
          <w:t>SQLite</w:t>
        </w:r>
        <w:r w:rsidR="00B34F82" w:rsidRPr="00CD1C90">
          <w:rPr>
            <w:rFonts w:asciiTheme="minorEastAsia" w:hAnsiTheme="minorEastAsia" w:hint="eastAsia"/>
            <w:color w:val="000000" w:themeColor="text1"/>
            <w:sz w:val="24"/>
            <w:szCs w:val="24"/>
            <w:rPrChange w:id="5076" w:author="JY0225" w:date="2017-08-24T11:22:00Z">
              <w:rPr>
                <w:rFonts w:hint="eastAsia"/>
                <w:color w:val="000000" w:themeColor="text1"/>
                <w:sz w:val="24"/>
              </w:rPr>
            </w:rPrChange>
          </w:rPr>
          <w:t>中的用户会话信息除了请求和用户</w:t>
        </w:r>
        <w:r w:rsidR="00B34F82" w:rsidRPr="00CD1C90">
          <w:rPr>
            <w:rFonts w:asciiTheme="minorEastAsia" w:hAnsiTheme="minorEastAsia" w:hint="eastAsia"/>
            <w:color w:val="000000" w:themeColor="text1"/>
            <w:sz w:val="24"/>
            <w:szCs w:val="24"/>
            <w:rPrChange w:id="5077" w:author="JY0225" w:date="2017-08-24T11:22:00Z">
              <w:rPr>
                <w:rFonts w:hint="eastAsia"/>
                <w:color w:val="000000" w:themeColor="text1"/>
                <w:sz w:val="24"/>
              </w:rPr>
            </w:rPrChange>
          </w:rPr>
          <w:t>id</w:t>
        </w:r>
        <w:r w:rsidR="00B34F82" w:rsidRPr="00CD1C90">
          <w:rPr>
            <w:rFonts w:asciiTheme="minorEastAsia" w:hAnsiTheme="minorEastAsia" w:hint="eastAsia"/>
            <w:color w:val="000000" w:themeColor="text1"/>
            <w:sz w:val="24"/>
            <w:szCs w:val="24"/>
            <w:rPrChange w:id="5078" w:author="JY0225" w:date="2017-08-24T11:22:00Z">
              <w:rPr>
                <w:rFonts w:hint="eastAsia"/>
                <w:color w:val="000000" w:themeColor="text1"/>
                <w:sz w:val="24"/>
              </w:rPr>
            </w:rPrChange>
          </w:rPr>
          <w:t>两个</w:t>
        </w:r>
      </w:ins>
      <w:ins w:id="5079" w:author="JY0225" w:date="2017-08-23T14:16:00Z">
        <w:r w:rsidR="00B34F82" w:rsidRPr="00CD1C90">
          <w:rPr>
            <w:rFonts w:asciiTheme="minorEastAsia" w:hAnsiTheme="minorEastAsia" w:hint="eastAsia"/>
            <w:color w:val="000000" w:themeColor="text1"/>
            <w:sz w:val="24"/>
            <w:szCs w:val="24"/>
            <w:rPrChange w:id="5080" w:author="JY0225" w:date="2017-08-24T11:22:00Z">
              <w:rPr>
                <w:rFonts w:hint="eastAsia"/>
                <w:color w:val="000000" w:themeColor="text1"/>
                <w:sz w:val="24"/>
              </w:rPr>
            </w:rPrChange>
          </w:rPr>
          <w:t>属性</w:t>
        </w:r>
      </w:ins>
      <w:ins w:id="5081" w:author="JY0225" w:date="2017-08-23T14:14:00Z">
        <w:r w:rsidR="00B34F82" w:rsidRPr="00CD1C90">
          <w:rPr>
            <w:rFonts w:asciiTheme="minorEastAsia" w:hAnsiTheme="minorEastAsia" w:hint="eastAsia"/>
            <w:color w:val="000000" w:themeColor="text1"/>
            <w:sz w:val="24"/>
            <w:szCs w:val="24"/>
            <w:rPrChange w:id="5082" w:author="JY0225" w:date="2017-08-24T11:22:00Z">
              <w:rPr>
                <w:rFonts w:hint="eastAsia"/>
                <w:color w:val="000000" w:themeColor="text1"/>
                <w:sz w:val="24"/>
              </w:rPr>
            </w:rPrChange>
          </w:rPr>
          <w:t>之外，还有</w:t>
        </w:r>
      </w:ins>
      <w:ins w:id="5083" w:author="JY0225" w:date="2017-08-23T14:15:00Z">
        <w:r w:rsidR="00B34F82" w:rsidRPr="00CD1C90">
          <w:rPr>
            <w:rFonts w:asciiTheme="minorEastAsia" w:hAnsiTheme="minorEastAsia" w:hint="eastAsia"/>
            <w:color w:val="000000" w:themeColor="text1"/>
            <w:sz w:val="24"/>
            <w:szCs w:val="24"/>
            <w:rPrChange w:id="5084" w:author="JY0225" w:date="2017-08-24T11:22:00Z">
              <w:rPr>
                <w:rFonts w:hint="eastAsia"/>
                <w:color w:val="000000" w:themeColor="text1"/>
                <w:sz w:val="24"/>
              </w:rPr>
            </w:rPrChange>
          </w:rPr>
          <w:t>请求标识</w:t>
        </w:r>
        <w:r w:rsidR="00B34F82" w:rsidRPr="00CD1C90">
          <w:rPr>
            <w:rFonts w:asciiTheme="minorEastAsia" w:hAnsiTheme="minorEastAsia" w:hint="eastAsia"/>
            <w:color w:val="000000" w:themeColor="text1"/>
            <w:sz w:val="24"/>
            <w:szCs w:val="24"/>
            <w:rPrChange w:id="5085" w:author="JY0225" w:date="2017-08-24T11:22:00Z">
              <w:rPr>
                <w:rFonts w:hint="eastAsia"/>
                <w:color w:val="000000" w:themeColor="text1"/>
                <w:sz w:val="24"/>
              </w:rPr>
            </w:rPrChange>
          </w:rPr>
          <w:t>uuid</w:t>
        </w:r>
        <w:r w:rsidR="00B34F82" w:rsidRPr="00CD1C90">
          <w:rPr>
            <w:rFonts w:asciiTheme="minorEastAsia" w:hAnsiTheme="minorEastAsia" w:hint="eastAsia"/>
            <w:color w:val="000000" w:themeColor="text1"/>
            <w:sz w:val="24"/>
            <w:szCs w:val="24"/>
            <w:rPrChange w:id="5086" w:author="JY0225" w:date="2017-08-24T11:22:00Z">
              <w:rPr>
                <w:rFonts w:hint="eastAsia"/>
                <w:color w:val="000000" w:themeColor="text1"/>
                <w:sz w:val="24"/>
              </w:rPr>
            </w:rPrChange>
          </w:rPr>
          <w:t>、</w:t>
        </w:r>
      </w:ins>
      <w:ins w:id="5087" w:author="JY0225" w:date="2017-08-23T14:14:00Z">
        <w:r w:rsidR="00B34F82" w:rsidRPr="00CD1C90">
          <w:rPr>
            <w:rFonts w:asciiTheme="minorEastAsia" w:hAnsiTheme="minorEastAsia" w:hint="eastAsia"/>
            <w:color w:val="000000" w:themeColor="text1"/>
            <w:sz w:val="24"/>
            <w:szCs w:val="24"/>
            <w:rPrChange w:id="5088" w:author="JY0225" w:date="2017-08-24T11:22:00Z">
              <w:rPr>
                <w:rFonts w:hint="eastAsia"/>
                <w:color w:val="000000" w:themeColor="text1"/>
                <w:sz w:val="24"/>
              </w:rPr>
            </w:rPrChange>
          </w:rPr>
          <w:t>请求时间</w:t>
        </w:r>
        <w:r w:rsidR="00B34F82" w:rsidRPr="00CD1C90">
          <w:rPr>
            <w:rFonts w:asciiTheme="minorEastAsia" w:hAnsiTheme="minorEastAsia" w:hint="eastAsia"/>
            <w:color w:val="000000" w:themeColor="text1"/>
            <w:sz w:val="24"/>
            <w:szCs w:val="24"/>
            <w:rPrChange w:id="5089" w:author="JY0225" w:date="2017-08-24T11:22:00Z">
              <w:rPr>
                <w:rFonts w:hint="eastAsia"/>
                <w:color w:val="000000" w:themeColor="text1"/>
                <w:sz w:val="24"/>
              </w:rPr>
            </w:rPrChange>
          </w:rPr>
          <w:t>time</w:t>
        </w:r>
        <w:r w:rsidR="00B34F82" w:rsidRPr="00CD1C90">
          <w:rPr>
            <w:rFonts w:asciiTheme="minorEastAsia" w:hAnsiTheme="minorEastAsia" w:hint="eastAsia"/>
            <w:color w:val="000000" w:themeColor="text1"/>
            <w:sz w:val="24"/>
            <w:szCs w:val="24"/>
            <w:rPrChange w:id="5090" w:author="JY0225" w:date="2017-08-24T11:22:00Z">
              <w:rPr>
                <w:rFonts w:hint="eastAsia"/>
                <w:color w:val="000000" w:themeColor="text1"/>
                <w:sz w:val="24"/>
              </w:rPr>
            </w:rPrChange>
          </w:rPr>
          <w:t>、请求状态</w:t>
        </w:r>
        <w:r w:rsidR="00B34F82" w:rsidRPr="00CD1C90">
          <w:rPr>
            <w:rFonts w:asciiTheme="minorEastAsia" w:hAnsiTheme="minorEastAsia" w:hint="eastAsia"/>
            <w:color w:val="000000" w:themeColor="text1"/>
            <w:sz w:val="24"/>
            <w:szCs w:val="24"/>
            <w:rPrChange w:id="5091" w:author="JY0225" w:date="2017-08-24T11:22:00Z">
              <w:rPr>
                <w:rFonts w:hint="eastAsia"/>
                <w:color w:val="000000" w:themeColor="text1"/>
                <w:sz w:val="24"/>
              </w:rPr>
            </w:rPrChange>
          </w:rPr>
          <w:t>status</w:t>
        </w:r>
        <w:r w:rsidR="00B34F82" w:rsidRPr="00CD1C90">
          <w:rPr>
            <w:rFonts w:asciiTheme="minorEastAsia" w:hAnsiTheme="minorEastAsia" w:hint="eastAsia"/>
            <w:color w:val="000000" w:themeColor="text1"/>
            <w:sz w:val="24"/>
            <w:szCs w:val="24"/>
            <w:rPrChange w:id="5092" w:author="JY0225" w:date="2017-08-24T11:22:00Z">
              <w:rPr>
                <w:rFonts w:hint="eastAsia"/>
                <w:color w:val="000000" w:themeColor="text1"/>
                <w:sz w:val="24"/>
              </w:rPr>
            </w:rPrChange>
          </w:rPr>
          <w:t>、</w:t>
        </w:r>
      </w:ins>
      <w:ins w:id="5093" w:author="JY0225" w:date="2017-08-23T14:16:00Z">
        <w:r w:rsidR="00B34F82" w:rsidRPr="00CD1C90">
          <w:rPr>
            <w:rFonts w:asciiTheme="minorEastAsia" w:hAnsiTheme="minorEastAsia" w:hint="eastAsia"/>
            <w:color w:val="000000" w:themeColor="text1"/>
            <w:sz w:val="24"/>
            <w:szCs w:val="24"/>
            <w:rPrChange w:id="5094" w:author="JY0225" w:date="2017-08-24T11:22:00Z">
              <w:rPr>
                <w:rFonts w:hint="eastAsia"/>
                <w:color w:val="000000" w:themeColor="text1"/>
                <w:sz w:val="24"/>
              </w:rPr>
            </w:rPrChange>
          </w:rPr>
          <w:t>请求返回结果</w:t>
        </w:r>
        <w:r w:rsidR="00B34F82" w:rsidRPr="00CD1C90">
          <w:rPr>
            <w:rFonts w:asciiTheme="minorEastAsia" w:hAnsiTheme="minorEastAsia" w:hint="eastAsia"/>
            <w:color w:val="000000" w:themeColor="text1"/>
            <w:sz w:val="24"/>
            <w:szCs w:val="24"/>
            <w:rPrChange w:id="5095" w:author="JY0225" w:date="2017-08-24T11:22:00Z">
              <w:rPr>
                <w:rFonts w:hint="eastAsia"/>
                <w:color w:val="000000" w:themeColor="text1"/>
                <w:sz w:val="24"/>
              </w:rPr>
            </w:rPrChange>
          </w:rPr>
          <w:t>result</w:t>
        </w:r>
        <w:r w:rsidR="00B34F82" w:rsidRPr="00CD1C90">
          <w:rPr>
            <w:rFonts w:asciiTheme="minorEastAsia" w:hAnsiTheme="minorEastAsia" w:hint="eastAsia"/>
            <w:color w:val="000000" w:themeColor="text1"/>
            <w:sz w:val="24"/>
            <w:szCs w:val="24"/>
            <w:rPrChange w:id="5096" w:author="JY0225" w:date="2017-08-24T11:22:00Z">
              <w:rPr>
                <w:rFonts w:hint="eastAsia"/>
                <w:color w:val="000000" w:themeColor="text1"/>
                <w:sz w:val="24"/>
              </w:rPr>
            </w:rPrChange>
          </w:rPr>
          <w:t>等属性，这些信息在接口的实现过程中，根据当前的</w:t>
        </w:r>
      </w:ins>
      <w:ins w:id="5097" w:author="JY0225" w:date="2017-08-23T14:20:00Z">
        <w:r w:rsidR="00CC33A6" w:rsidRPr="00CD1C90">
          <w:rPr>
            <w:rFonts w:asciiTheme="minorEastAsia" w:hAnsiTheme="minorEastAsia" w:hint="eastAsia"/>
            <w:color w:val="000000" w:themeColor="text1"/>
            <w:sz w:val="24"/>
            <w:szCs w:val="24"/>
            <w:rPrChange w:id="5098" w:author="JY0225" w:date="2017-08-24T11:22:00Z">
              <w:rPr>
                <w:rFonts w:hint="eastAsia"/>
                <w:color w:val="000000" w:themeColor="text1"/>
                <w:sz w:val="24"/>
              </w:rPr>
            </w:rPrChange>
          </w:rPr>
          <w:t>系统</w:t>
        </w:r>
      </w:ins>
      <w:ins w:id="5099" w:author="JY0225" w:date="2017-08-23T14:16:00Z">
        <w:r w:rsidR="00B34F82" w:rsidRPr="00CD1C90">
          <w:rPr>
            <w:rFonts w:asciiTheme="minorEastAsia" w:hAnsiTheme="minorEastAsia" w:hint="eastAsia"/>
            <w:color w:val="000000" w:themeColor="text1"/>
            <w:sz w:val="24"/>
            <w:szCs w:val="24"/>
            <w:rPrChange w:id="5100" w:author="JY0225" w:date="2017-08-24T11:22:00Z">
              <w:rPr>
                <w:rFonts w:hint="eastAsia"/>
                <w:color w:val="000000" w:themeColor="text1"/>
                <w:sz w:val="24"/>
              </w:rPr>
            </w:rPrChange>
          </w:rPr>
          <w:t>环境和服务器返回的结果自动生成。</w:t>
        </w:r>
      </w:ins>
      <w:ins w:id="5101" w:author="JY0225" w:date="2017-08-23T14:27:00Z">
        <w:r w:rsidR="005D7046" w:rsidRPr="00CD1C90">
          <w:rPr>
            <w:rFonts w:asciiTheme="minorEastAsia" w:hAnsiTheme="minorEastAsia" w:hint="eastAsia"/>
            <w:color w:val="000000" w:themeColor="text1"/>
            <w:sz w:val="24"/>
            <w:szCs w:val="24"/>
            <w:rPrChange w:id="5102" w:author="JY0225" w:date="2017-08-24T11:22:00Z">
              <w:rPr>
                <w:rFonts w:hint="eastAsia"/>
                <w:color w:val="000000" w:themeColor="text1"/>
                <w:sz w:val="24"/>
              </w:rPr>
            </w:rPrChange>
          </w:rPr>
          <w:t>返回的信息为添加会话信息的结果。</w:t>
        </w:r>
      </w:ins>
    </w:p>
    <w:p w14:paraId="0B9B709A" w14:textId="4678007E" w:rsidR="00505F76" w:rsidRPr="00CD1C90" w:rsidRDefault="00E22796">
      <w:pPr>
        <w:spacing w:line="400" w:lineRule="exact"/>
        <w:ind w:firstLine="420"/>
        <w:rPr>
          <w:rFonts w:asciiTheme="minorEastAsia" w:hAnsiTheme="minorEastAsia"/>
          <w:color w:val="000000" w:themeColor="text1"/>
          <w:sz w:val="24"/>
          <w:szCs w:val="24"/>
          <w:rPrChange w:id="5103" w:author="JY0225" w:date="2017-08-24T11:22:00Z">
            <w:rPr>
              <w:color w:val="000000" w:themeColor="text1"/>
              <w:sz w:val="24"/>
            </w:rPr>
          </w:rPrChange>
        </w:rPr>
        <w:pPrChange w:id="5104" w:author="JY0225" w:date="2017-08-23T15:15:00Z">
          <w:pPr>
            <w:spacing w:line="400" w:lineRule="exact"/>
          </w:pPr>
        </w:pPrChange>
      </w:pPr>
      <w:r w:rsidRPr="00CD1C90">
        <w:rPr>
          <w:rFonts w:asciiTheme="minorEastAsia" w:hAnsiTheme="minorEastAsia" w:hint="eastAsia"/>
          <w:color w:val="000000" w:themeColor="text1"/>
          <w:sz w:val="24"/>
          <w:szCs w:val="24"/>
          <w:rPrChange w:id="5105" w:author="JY0225" w:date="2017-08-24T11:22:00Z">
            <w:rPr>
              <w:rFonts w:hint="eastAsia"/>
              <w:color w:val="000000" w:themeColor="text1"/>
              <w:sz w:val="24"/>
            </w:rPr>
          </w:rPrChange>
        </w:rPr>
        <w:t>2</w:t>
      </w:r>
      <w:r w:rsidR="00505F76" w:rsidRPr="00CD1C90">
        <w:rPr>
          <w:rFonts w:asciiTheme="minorEastAsia" w:hAnsiTheme="minorEastAsia" w:hint="eastAsia"/>
          <w:color w:val="000000" w:themeColor="text1"/>
          <w:sz w:val="24"/>
          <w:szCs w:val="24"/>
          <w:rPrChange w:id="5106" w:author="JY0225" w:date="2017-08-24T11:22:00Z">
            <w:rPr>
              <w:rFonts w:hint="eastAsia"/>
              <w:color w:val="000000" w:themeColor="text1"/>
              <w:sz w:val="24"/>
            </w:rPr>
          </w:rPrChange>
        </w:rPr>
        <w:t>）删除会话</w:t>
      </w:r>
    </w:p>
    <w:tbl>
      <w:tblPr>
        <w:tblStyle w:val="ae"/>
        <w:tblW w:w="0" w:type="auto"/>
        <w:tblLook w:val="04A0" w:firstRow="1" w:lastRow="0" w:firstColumn="1" w:lastColumn="0" w:noHBand="0" w:noVBand="1"/>
      </w:tblPr>
      <w:tblGrid>
        <w:gridCol w:w="1660"/>
        <w:gridCol w:w="1660"/>
        <w:gridCol w:w="4982"/>
      </w:tblGrid>
      <w:tr w:rsidR="00505F76" w:rsidRPr="00CD1C90" w14:paraId="0668A557" w14:textId="77777777" w:rsidTr="00EF2128">
        <w:tc>
          <w:tcPr>
            <w:tcW w:w="1660" w:type="dxa"/>
          </w:tcPr>
          <w:p w14:paraId="653B6D4E" w14:textId="77777777" w:rsidR="00505F76" w:rsidRPr="00CD1C90" w:rsidRDefault="00505F76" w:rsidP="00EF2128">
            <w:pPr>
              <w:spacing w:line="400" w:lineRule="exact"/>
              <w:rPr>
                <w:rFonts w:asciiTheme="minorEastAsia" w:hAnsiTheme="minorEastAsia"/>
                <w:color w:val="000000" w:themeColor="text1"/>
                <w:sz w:val="24"/>
                <w:szCs w:val="24"/>
                <w:rPrChange w:id="5107"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5108" w:author="JY0225" w:date="2017-08-24T11:22:00Z">
                  <w:rPr>
                    <w:rFonts w:hint="eastAsia"/>
                    <w:color w:val="000000" w:themeColor="text1"/>
                    <w:sz w:val="24"/>
                  </w:rPr>
                </w:rPrChange>
              </w:rPr>
              <w:t>接口编号</w:t>
            </w:r>
          </w:p>
        </w:tc>
        <w:tc>
          <w:tcPr>
            <w:tcW w:w="1660" w:type="dxa"/>
          </w:tcPr>
          <w:p w14:paraId="33DD2D5E" w14:textId="77777777" w:rsidR="00505F76" w:rsidRPr="00CD1C90" w:rsidRDefault="00505F76" w:rsidP="00EF2128">
            <w:pPr>
              <w:spacing w:line="400" w:lineRule="exact"/>
              <w:rPr>
                <w:rFonts w:asciiTheme="minorEastAsia" w:hAnsiTheme="minorEastAsia"/>
                <w:color w:val="000000" w:themeColor="text1"/>
                <w:sz w:val="24"/>
                <w:szCs w:val="24"/>
                <w:rPrChange w:id="5109"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5110" w:author="JY0225" w:date="2017-08-24T11:22:00Z">
                  <w:rPr>
                    <w:rFonts w:hint="eastAsia"/>
                    <w:color w:val="000000" w:themeColor="text1"/>
                    <w:sz w:val="24"/>
                  </w:rPr>
                </w:rPrChange>
              </w:rPr>
              <w:t>接口名称</w:t>
            </w:r>
          </w:p>
        </w:tc>
        <w:tc>
          <w:tcPr>
            <w:tcW w:w="4982" w:type="dxa"/>
          </w:tcPr>
          <w:p w14:paraId="4722356E" w14:textId="77777777" w:rsidR="00505F76" w:rsidRPr="00CD1C90" w:rsidRDefault="002D6567" w:rsidP="00EF2128">
            <w:pPr>
              <w:spacing w:line="400" w:lineRule="exact"/>
              <w:rPr>
                <w:rFonts w:asciiTheme="minorEastAsia" w:hAnsiTheme="minorEastAsia"/>
                <w:color w:val="000000" w:themeColor="text1"/>
                <w:sz w:val="24"/>
                <w:szCs w:val="24"/>
                <w:rPrChange w:id="5111"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5112" w:author="JY0225" w:date="2017-08-24T11:22:00Z">
                  <w:rPr>
                    <w:rFonts w:hint="eastAsia"/>
                    <w:color w:val="000000" w:themeColor="text1"/>
                    <w:sz w:val="24"/>
                  </w:rPr>
                </w:rPrChange>
              </w:rPr>
              <w:t>删除会话</w:t>
            </w:r>
          </w:p>
        </w:tc>
      </w:tr>
      <w:tr w:rsidR="00505F76" w:rsidRPr="00CD1C90" w14:paraId="6E69FC84" w14:textId="77777777" w:rsidTr="00EF2128">
        <w:tc>
          <w:tcPr>
            <w:tcW w:w="1660" w:type="dxa"/>
            <w:vMerge w:val="restart"/>
          </w:tcPr>
          <w:p w14:paraId="779BAF0D" w14:textId="77777777" w:rsidR="00505F76" w:rsidRPr="00CD1C90" w:rsidRDefault="00505F76" w:rsidP="00EF2128">
            <w:pPr>
              <w:spacing w:line="400" w:lineRule="exact"/>
              <w:rPr>
                <w:rFonts w:asciiTheme="minorEastAsia" w:hAnsiTheme="minorEastAsia"/>
                <w:color w:val="000000" w:themeColor="text1"/>
                <w:sz w:val="24"/>
                <w:szCs w:val="24"/>
                <w:rPrChange w:id="5113"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5114" w:author="JY0225" w:date="2017-08-24T11:22:00Z">
                  <w:rPr>
                    <w:rFonts w:hint="eastAsia"/>
                    <w:color w:val="000000" w:themeColor="text1"/>
                    <w:sz w:val="24"/>
                  </w:rPr>
                </w:rPrChange>
              </w:rPr>
              <w:t>Cloud-Op</w:t>
            </w:r>
            <w:r w:rsidR="0026364F" w:rsidRPr="00CD1C90">
              <w:rPr>
                <w:rFonts w:asciiTheme="minorEastAsia" w:hAnsiTheme="minorEastAsia"/>
                <w:color w:val="000000" w:themeColor="text1"/>
                <w:sz w:val="24"/>
                <w:szCs w:val="24"/>
                <w:rPrChange w:id="5115" w:author="JY0225" w:date="2017-08-24T11:22:00Z">
                  <w:rPr>
                    <w:color w:val="000000" w:themeColor="text1"/>
                    <w:sz w:val="24"/>
                  </w:rPr>
                </w:rPrChange>
              </w:rPr>
              <w:t>t-02</w:t>
            </w:r>
          </w:p>
        </w:tc>
        <w:tc>
          <w:tcPr>
            <w:tcW w:w="1660" w:type="dxa"/>
          </w:tcPr>
          <w:p w14:paraId="2A978B9F" w14:textId="77777777" w:rsidR="00505F76" w:rsidRPr="00CD1C90" w:rsidRDefault="00505F76" w:rsidP="00EF2128">
            <w:pPr>
              <w:spacing w:line="400" w:lineRule="exact"/>
              <w:rPr>
                <w:rFonts w:asciiTheme="minorEastAsia" w:hAnsiTheme="minorEastAsia"/>
                <w:color w:val="000000" w:themeColor="text1"/>
                <w:sz w:val="24"/>
                <w:szCs w:val="24"/>
                <w:rPrChange w:id="5116"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5117" w:author="JY0225" w:date="2017-08-24T11:22:00Z">
                  <w:rPr>
                    <w:rFonts w:hint="eastAsia"/>
                    <w:color w:val="000000" w:themeColor="text1"/>
                    <w:sz w:val="24"/>
                  </w:rPr>
                </w:rPrChange>
              </w:rPr>
              <w:t>接口原型</w:t>
            </w:r>
          </w:p>
        </w:tc>
        <w:tc>
          <w:tcPr>
            <w:tcW w:w="4982" w:type="dxa"/>
          </w:tcPr>
          <w:p w14:paraId="12D41D05" w14:textId="77777777" w:rsidR="00505F76" w:rsidRPr="00CD1C90" w:rsidRDefault="00505F76" w:rsidP="00C65BA3">
            <w:pPr>
              <w:spacing w:line="400" w:lineRule="exact"/>
              <w:rPr>
                <w:rFonts w:asciiTheme="minorEastAsia" w:hAnsiTheme="minorEastAsia"/>
                <w:color w:val="000000" w:themeColor="text1"/>
                <w:sz w:val="24"/>
                <w:szCs w:val="24"/>
                <w:rPrChange w:id="5118"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5119" w:author="JY0225" w:date="2017-08-24T11:22:00Z">
                  <w:rPr>
                    <w:rFonts w:hint="eastAsia"/>
                    <w:color w:val="000000" w:themeColor="text1"/>
                    <w:sz w:val="24"/>
                  </w:rPr>
                </w:rPrChange>
              </w:rPr>
              <w:t>b</w:t>
            </w:r>
            <w:r w:rsidRPr="00CD1C90">
              <w:rPr>
                <w:rFonts w:asciiTheme="minorEastAsia" w:hAnsiTheme="minorEastAsia"/>
                <w:color w:val="000000" w:themeColor="text1"/>
                <w:sz w:val="24"/>
                <w:szCs w:val="24"/>
                <w:rPrChange w:id="5120" w:author="JY0225" w:date="2017-08-24T11:22:00Z">
                  <w:rPr>
                    <w:color w:val="000000" w:themeColor="text1"/>
                    <w:sz w:val="24"/>
                  </w:rPr>
                </w:rPrChange>
              </w:rPr>
              <w:t xml:space="preserve">ool </w:t>
            </w:r>
            <w:r w:rsidR="006812D6" w:rsidRPr="00CD1C90">
              <w:rPr>
                <w:rFonts w:asciiTheme="minorEastAsia" w:hAnsiTheme="minorEastAsia" w:hint="eastAsia"/>
                <w:color w:val="000000" w:themeColor="text1"/>
                <w:sz w:val="24"/>
                <w:szCs w:val="24"/>
                <w:rPrChange w:id="5121" w:author="JY0225" w:date="2017-08-24T11:22:00Z">
                  <w:rPr>
                    <w:rFonts w:hint="eastAsia"/>
                    <w:color w:val="000000" w:themeColor="text1"/>
                    <w:sz w:val="24"/>
                  </w:rPr>
                </w:rPrChange>
              </w:rPr>
              <w:t>de</w:t>
            </w:r>
            <w:r w:rsidR="006812D6" w:rsidRPr="00CD1C90">
              <w:rPr>
                <w:rFonts w:asciiTheme="minorEastAsia" w:hAnsiTheme="minorEastAsia"/>
                <w:color w:val="000000" w:themeColor="text1"/>
                <w:sz w:val="24"/>
                <w:szCs w:val="24"/>
                <w:rPrChange w:id="5122" w:author="JY0225" w:date="2017-08-24T11:22:00Z">
                  <w:rPr>
                    <w:color w:val="000000" w:themeColor="text1"/>
                    <w:sz w:val="24"/>
                  </w:rPr>
                </w:rPrChange>
              </w:rPr>
              <w:t>lete</w:t>
            </w:r>
            <w:r w:rsidRPr="00CD1C90">
              <w:rPr>
                <w:rFonts w:asciiTheme="minorEastAsia" w:hAnsiTheme="minorEastAsia"/>
                <w:color w:val="000000" w:themeColor="text1"/>
                <w:sz w:val="24"/>
                <w:szCs w:val="24"/>
                <w:rPrChange w:id="5123" w:author="JY0225" w:date="2017-08-24T11:22:00Z">
                  <w:rPr>
                    <w:color w:val="000000" w:themeColor="text1"/>
                    <w:sz w:val="24"/>
                  </w:rPr>
                </w:rPrChange>
              </w:rPr>
              <w:t>_session(</w:t>
            </w:r>
            <w:r w:rsidR="006D3AD5" w:rsidRPr="00CD1C90">
              <w:rPr>
                <w:rFonts w:asciiTheme="minorEastAsia" w:hAnsiTheme="minorEastAsia"/>
                <w:color w:val="000000" w:themeColor="text1"/>
                <w:sz w:val="24"/>
                <w:szCs w:val="24"/>
                <w:rPrChange w:id="5124" w:author="JY0225" w:date="2017-08-24T11:22:00Z">
                  <w:rPr>
                    <w:color w:val="000000" w:themeColor="text1"/>
                    <w:sz w:val="24"/>
                  </w:rPr>
                </w:rPrChange>
              </w:rPr>
              <w:t xml:space="preserve">String </w:t>
            </w:r>
            <w:r w:rsidR="00C65BA3" w:rsidRPr="00CD1C90">
              <w:rPr>
                <w:rFonts w:asciiTheme="minorEastAsia" w:hAnsiTheme="minorEastAsia"/>
                <w:color w:val="000000" w:themeColor="text1"/>
                <w:sz w:val="24"/>
                <w:szCs w:val="24"/>
                <w:rPrChange w:id="5125" w:author="JY0225" w:date="2017-08-24T11:22:00Z">
                  <w:rPr>
                    <w:color w:val="000000" w:themeColor="text1"/>
                    <w:sz w:val="24"/>
                  </w:rPr>
                </w:rPrChange>
              </w:rPr>
              <w:t>sessionid</w:t>
            </w:r>
            <w:r w:rsidRPr="00CD1C90">
              <w:rPr>
                <w:rFonts w:asciiTheme="minorEastAsia" w:hAnsiTheme="minorEastAsia"/>
                <w:color w:val="000000" w:themeColor="text1"/>
                <w:sz w:val="24"/>
                <w:szCs w:val="24"/>
                <w:rPrChange w:id="5126" w:author="JY0225" w:date="2017-08-24T11:22:00Z">
                  <w:rPr>
                    <w:color w:val="000000" w:themeColor="text1"/>
                    <w:sz w:val="24"/>
                  </w:rPr>
                </w:rPrChange>
              </w:rPr>
              <w:t>, String userid)</w:t>
            </w:r>
          </w:p>
        </w:tc>
      </w:tr>
      <w:tr w:rsidR="00505F76" w:rsidRPr="00CD1C90" w14:paraId="3B811D40" w14:textId="77777777" w:rsidTr="00EF2128">
        <w:tc>
          <w:tcPr>
            <w:tcW w:w="1660" w:type="dxa"/>
            <w:vMerge/>
          </w:tcPr>
          <w:p w14:paraId="73093A87" w14:textId="77777777" w:rsidR="00505F76" w:rsidRPr="00CD1C90" w:rsidRDefault="00505F76" w:rsidP="00EF2128">
            <w:pPr>
              <w:spacing w:line="400" w:lineRule="exact"/>
              <w:rPr>
                <w:rFonts w:asciiTheme="minorEastAsia" w:hAnsiTheme="minorEastAsia"/>
                <w:color w:val="000000" w:themeColor="text1"/>
                <w:sz w:val="24"/>
                <w:szCs w:val="24"/>
                <w:rPrChange w:id="5127" w:author="JY0225" w:date="2017-08-24T11:22:00Z">
                  <w:rPr>
                    <w:color w:val="000000" w:themeColor="text1"/>
                    <w:sz w:val="24"/>
                  </w:rPr>
                </w:rPrChange>
              </w:rPr>
            </w:pPr>
          </w:p>
        </w:tc>
        <w:tc>
          <w:tcPr>
            <w:tcW w:w="1660" w:type="dxa"/>
          </w:tcPr>
          <w:p w14:paraId="44174082" w14:textId="77777777" w:rsidR="00505F76" w:rsidRPr="00CD1C90" w:rsidRDefault="00505F76" w:rsidP="00EF2128">
            <w:pPr>
              <w:spacing w:line="400" w:lineRule="exact"/>
              <w:rPr>
                <w:rFonts w:asciiTheme="minorEastAsia" w:hAnsiTheme="minorEastAsia"/>
                <w:color w:val="000000" w:themeColor="text1"/>
                <w:sz w:val="24"/>
                <w:szCs w:val="24"/>
                <w:rPrChange w:id="5128"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5129" w:author="JY0225" w:date="2017-08-24T11:22:00Z">
                  <w:rPr>
                    <w:rFonts w:hint="eastAsia"/>
                    <w:color w:val="000000" w:themeColor="text1"/>
                    <w:sz w:val="24"/>
                  </w:rPr>
                </w:rPrChange>
              </w:rPr>
              <w:t>接口参数</w:t>
            </w:r>
          </w:p>
        </w:tc>
        <w:tc>
          <w:tcPr>
            <w:tcW w:w="4982" w:type="dxa"/>
          </w:tcPr>
          <w:p w14:paraId="4B12919E" w14:textId="77777777" w:rsidR="00505F76" w:rsidRPr="00CD1C90" w:rsidRDefault="0014368C" w:rsidP="00EF2128">
            <w:pPr>
              <w:spacing w:line="400" w:lineRule="exact"/>
              <w:rPr>
                <w:rFonts w:asciiTheme="minorEastAsia" w:hAnsiTheme="minorEastAsia"/>
                <w:color w:val="000000" w:themeColor="text1"/>
                <w:sz w:val="24"/>
                <w:szCs w:val="24"/>
                <w:rPrChange w:id="5130" w:author="JY0225" w:date="2017-08-24T11:22:00Z">
                  <w:rPr>
                    <w:color w:val="000000" w:themeColor="text1"/>
                    <w:sz w:val="24"/>
                  </w:rPr>
                </w:rPrChange>
              </w:rPr>
            </w:pPr>
            <w:r w:rsidRPr="00CD1C90">
              <w:rPr>
                <w:rFonts w:asciiTheme="minorEastAsia" w:hAnsiTheme="minorEastAsia"/>
                <w:color w:val="000000" w:themeColor="text1"/>
                <w:sz w:val="24"/>
                <w:szCs w:val="24"/>
                <w:rPrChange w:id="5131" w:author="JY0225" w:date="2017-08-24T11:22:00Z">
                  <w:rPr>
                    <w:color w:val="000000" w:themeColor="text1"/>
                    <w:sz w:val="24"/>
                  </w:rPr>
                </w:rPrChange>
              </w:rPr>
              <w:t>sessionid</w:t>
            </w:r>
            <w:r w:rsidR="00505F76" w:rsidRPr="00CD1C90">
              <w:rPr>
                <w:rFonts w:asciiTheme="minorEastAsia" w:hAnsiTheme="minorEastAsia" w:hint="eastAsia"/>
                <w:color w:val="000000" w:themeColor="text1"/>
                <w:sz w:val="24"/>
                <w:szCs w:val="24"/>
                <w:rPrChange w:id="5132" w:author="JY0225" w:date="2017-08-24T11:22:00Z">
                  <w:rPr>
                    <w:rFonts w:hint="eastAsia"/>
                    <w:color w:val="000000" w:themeColor="text1"/>
                    <w:sz w:val="24"/>
                  </w:rPr>
                </w:rPrChange>
              </w:rPr>
              <w:t>：</w:t>
            </w:r>
            <w:r w:rsidRPr="00CD1C90">
              <w:rPr>
                <w:rFonts w:asciiTheme="minorEastAsia" w:hAnsiTheme="minorEastAsia" w:hint="eastAsia"/>
                <w:color w:val="000000" w:themeColor="text1"/>
                <w:sz w:val="24"/>
                <w:szCs w:val="24"/>
                <w:rPrChange w:id="5133" w:author="JY0225" w:date="2017-08-24T11:22:00Z">
                  <w:rPr>
                    <w:rFonts w:hint="eastAsia"/>
                    <w:color w:val="000000" w:themeColor="text1"/>
                    <w:sz w:val="24"/>
                  </w:rPr>
                </w:rPrChange>
              </w:rPr>
              <w:t>会话</w:t>
            </w:r>
            <w:r w:rsidRPr="00CD1C90">
              <w:rPr>
                <w:rFonts w:asciiTheme="minorEastAsia" w:hAnsiTheme="minorEastAsia" w:hint="eastAsia"/>
                <w:color w:val="000000" w:themeColor="text1"/>
                <w:sz w:val="24"/>
                <w:szCs w:val="24"/>
                <w:rPrChange w:id="5134" w:author="JY0225" w:date="2017-08-24T11:22:00Z">
                  <w:rPr>
                    <w:rFonts w:hint="eastAsia"/>
                    <w:color w:val="000000" w:themeColor="text1"/>
                    <w:sz w:val="24"/>
                  </w:rPr>
                </w:rPrChange>
              </w:rPr>
              <w:t>id</w:t>
            </w:r>
          </w:p>
          <w:p w14:paraId="226944CC" w14:textId="77777777" w:rsidR="00505F76" w:rsidRPr="00CD1C90" w:rsidRDefault="00505F76" w:rsidP="00EF2128">
            <w:pPr>
              <w:spacing w:line="400" w:lineRule="exact"/>
              <w:rPr>
                <w:rFonts w:asciiTheme="minorEastAsia" w:hAnsiTheme="minorEastAsia"/>
                <w:color w:val="000000" w:themeColor="text1"/>
                <w:sz w:val="24"/>
                <w:szCs w:val="24"/>
                <w:rPrChange w:id="5135" w:author="JY0225" w:date="2017-08-24T11:22:00Z">
                  <w:rPr>
                    <w:color w:val="000000" w:themeColor="text1"/>
                    <w:sz w:val="24"/>
                  </w:rPr>
                </w:rPrChange>
              </w:rPr>
            </w:pPr>
            <w:r w:rsidRPr="00CD1C90">
              <w:rPr>
                <w:rFonts w:asciiTheme="minorEastAsia" w:hAnsiTheme="minorEastAsia"/>
                <w:color w:val="000000" w:themeColor="text1"/>
                <w:sz w:val="24"/>
                <w:szCs w:val="24"/>
                <w:rPrChange w:id="5136" w:author="JY0225" w:date="2017-08-24T11:22:00Z">
                  <w:rPr>
                    <w:color w:val="000000" w:themeColor="text1"/>
                    <w:sz w:val="24"/>
                  </w:rPr>
                </w:rPrChange>
              </w:rPr>
              <w:t>userid</w:t>
            </w:r>
            <w:r w:rsidRPr="00CD1C90">
              <w:rPr>
                <w:rFonts w:asciiTheme="minorEastAsia" w:hAnsiTheme="minorEastAsia" w:hint="eastAsia"/>
                <w:color w:val="000000" w:themeColor="text1"/>
                <w:sz w:val="24"/>
                <w:szCs w:val="24"/>
                <w:rPrChange w:id="5137" w:author="JY0225" w:date="2017-08-24T11:22:00Z">
                  <w:rPr>
                    <w:rFonts w:hint="eastAsia"/>
                    <w:color w:val="000000" w:themeColor="text1"/>
                    <w:sz w:val="24"/>
                  </w:rPr>
                </w:rPrChange>
              </w:rPr>
              <w:t>：用户</w:t>
            </w:r>
            <w:r w:rsidRPr="00CD1C90">
              <w:rPr>
                <w:rFonts w:asciiTheme="minorEastAsia" w:hAnsiTheme="minorEastAsia" w:hint="eastAsia"/>
                <w:color w:val="000000" w:themeColor="text1"/>
                <w:sz w:val="24"/>
                <w:szCs w:val="24"/>
                <w:rPrChange w:id="5138" w:author="JY0225" w:date="2017-08-24T11:22:00Z">
                  <w:rPr>
                    <w:rFonts w:hint="eastAsia"/>
                    <w:color w:val="000000" w:themeColor="text1"/>
                    <w:sz w:val="24"/>
                  </w:rPr>
                </w:rPrChange>
              </w:rPr>
              <w:t>id</w:t>
            </w:r>
          </w:p>
        </w:tc>
      </w:tr>
      <w:tr w:rsidR="00505F76" w:rsidRPr="00CD1C90" w14:paraId="03259457" w14:textId="77777777" w:rsidTr="00EF2128">
        <w:tc>
          <w:tcPr>
            <w:tcW w:w="1660" w:type="dxa"/>
            <w:vMerge/>
          </w:tcPr>
          <w:p w14:paraId="634C039A" w14:textId="77777777" w:rsidR="00505F76" w:rsidRPr="00CD1C90" w:rsidRDefault="00505F76" w:rsidP="00EF2128">
            <w:pPr>
              <w:spacing w:line="400" w:lineRule="exact"/>
              <w:rPr>
                <w:rFonts w:asciiTheme="minorEastAsia" w:hAnsiTheme="minorEastAsia"/>
                <w:color w:val="000000" w:themeColor="text1"/>
                <w:sz w:val="24"/>
                <w:szCs w:val="24"/>
                <w:rPrChange w:id="5139" w:author="JY0225" w:date="2017-08-24T11:22:00Z">
                  <w:rPr>
                    <w:color w:val="000000" w:themeColor="text1"/>
                    <w:sz w:val="24"/>
                  </w:rPr>
                </w:rPrChange>
              </w:rPr>
            </w:pPr>
          </w:p>
        </w:tc>
        <w:tc>
          <w:tcPr>
            <w:tcW w:w="1660" w:type="dxa"/>
          </w:tcPr>
          <w:p w14:paraId="7633259A" w14:textId="77777777" w:rsidR="00505F76" w:rsidRPr="00CD1C90" w:rsidRDefault="00505F76" w:rsidP="00EF2128">
            <w:pPr>
              <w:spacing w:line="400" w:lineRule="exact"/>
              <w:rPr>
                <w:rFonts w:asciiTheme="minorEastAsia" w:hAnsiTheme="minorEastAsia"/>
                <w:color w:val="000000" w:themeColor="text1"/>
                <w:sz w:val="24"/>
                <w:szCs w:val="24"/>
                <w:rPrChange w:id="5140"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5141" w:author="JY0225" w:date="2017-08-24T11:22:00Z">
                  <w:rPr>
                    <w:rFonts w:hint="eastAsia"/>
                    <w:color w:val="000000" w:themeColor="text1"/>
                    <w:sz w:val="24"/>
                  </w:rPr>
                </w:rPrChange>
              </w:rPr>
              <w:t>返回结果</w:t>
            </w:r>
          </w:p>
        </w:tc>
        <w:tc>
          <w:tcPr>
            <w:tcW w:w="4982" w:type="dxa"/>
          </w:tcPr>
          <w:p w14:paraId="23366C0C" w14:textId="77777777" w:rsidR="00505F76" w:rsidRPr="00CD1C90" w:rsidRDefault="00505F76" w:rsidP="00EF2128">
            <w:pPr>
              <w:spacing w:line="400" w:lineRule="exact"/>
              <w:rPr>
                <w:rFonts w:asciiTheme="minorEastAsia" w:hAnsiTheme="minorEastAsia"/>
                <w:color w:val="000000" w:themeColor="text1"/>
                <w:sz w:val="24"/>
                <w:szCs w:val="24"/>
                <w:rPrChange w:id="5142"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5143" w:author="JY0225" w:date="2017-08-24T11:22:00Z">
                  <w:rPr>
                    <w:rFonts w:hint="eastAsia"/>
                    <w:color w:val="000000" w:themeColor="text1"/>
                    <w:sz w:val="24"/>
                  </w:rPr>
                </w:rPrChange>
              </w:rPr>
              <w:t>True</w:t>
            </w:r>
            <w:r w:rsidRPr="00CD1C90">
              <w:rPr>
                <w:rFonts w:asciiTheme="minorEastAsia" w:hAnsiTheme="minorEastAsia" w:hint="eastAsia"/>
                <w:color w:val="000000" w:themeColor="text1"/>
                <w:sz w:val="24"/>
                <w:szCs w:val="24"/>
                <w:rPrChange w:id="5144" w:author="JY0225" w:date="2017-08-24T11:22:00Z">
                  <w:rPr>
                    <w:rFonts w:hint="eastAsia"/>
                    <w:color w:val="000000" w:themeColor="text1"/>
                    <w:sz w:val="24"/>
                  </w:rPr>
                </w:rPrChange>
              </w:rPr>
              <w:t>：</w:t>
            </w:r>
            <w:r w:rsidR="004C2B1D" w:rsidRPr="00CD1C90">
              <w:rPr>
                <w:rFonts w:asciiTheme="minorEastAsia" w:hAnsiTheme="minorEastAsia" w:hint="eastAsia"/>
                <w:color w:val="000000" w:themeColor="text1"/>
                <w:sz w:val="24"/>
                <w:szCs w:val="24"/>
                <w:rPrChange w:id="5145" w:author="JY0225" w:date="2017-08-24T11:22:00Z">
                  <w:rPr>
                    <w:rFonts w:hint="eastAsia"/>
                    <w:color w:val="000000" w:themeColor="text1"/>
                    <w:sz w:val="24"/>
                  </w:rPr>
                </w:rPrChange>
              </w:rPr>
              <w:t>删除</w:t>
            </w:r>
            <w:r w:rsidRPr="00CD1C90">
              <w:rPr>
                <w:rFonts w:asciiTheme="minorEastAsia" w:hAnsiTheme="minorEastAsia" w:hint="eastAsia"/>
                <w:color w:val="000000" w:themeColor="text1"/>
                <w:sz w:val="24"/>
                <w:szCs w:val="24"/>
                <w:rPrChange w:id="5146" w:author="JY0225" w:date="2017-08-24T11:22:00Z">
                  <w:rPr>
                    <w:rFonts w:hint="eastAsia"/>
                    <w:color w:val="000000" w:themeColor="text1"/>
                    <w:sz w:val="24"/>
                  </w:rPr>
                </w:rPrChange>
              </w:rPr>
              <w:t>会话成功</w:t>
            </w:r>
          </w:p>
          <w:p w14:paraId="79DBDFCC" w14:textId="77777777" w:rsidR="00505F76" w:rsidRPr="00CD1C90" w:rsidRDefault="00505F76" w:rsidP="00EF2128">
            <w:pPr>
              <w:spacing w:line="400" w:lineRule="exact"/>
              <w:rPr>
                <w:rFonts w:asciiTheme="minorEastAsia" w:hAnsiTheme="minorEastAsia"/>
                <w:color w:val="000000" w:themeColor="text1"/>
                <w:sz w:val="24"/>
                <w:szCs w:val="24"/>
                <w:rPrChange w:id="5147"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5148" w:author="JY0225" w:date="2017-08-24T11:22:00Z">
                  <w:rPr>
                    <w:rFonts w:hint="eastAsia"/>
                    <w:color w:val="000000" w:themeColor="text1"/>
                    <w:sz w:val="24"/>
                  </w:rPr>
                </w:rPrChange>
              </w:rPr>
              <w:t>False</w:t>
            </w:r>
            <w:r w:rsidRPr="00CD1C90">
              <w:rPr>
                <w:rFonts w:asciiTheme="minorEastAsia" w:hAnsiTheme="minorEastAsia" w:hint="eastAsia"/>
                <w:color w:val="000000" w:themeColor="text1"/>
                <w:sz w:val="24"/>
                <w:szCs w:val="24"/>
                <w:rPrChange w:id="5149" w:author="JY0225" w:date="2017-08-24T11:22:00Z">
                  <w:rPr>
                    <w:rFonts w:hint="eastAsia"/>
                    <w:color w:val="000000" w:themeColor="text1"/>
                    <w:sz w:val="24"/>
                  </w:rPr>
                </w:rPrChange>
              </w:rPr>
              <w:t>：</w:t>
            </w:r>
            <w:r w:rsidR="004C2B1D" w:rsidRPr="00CD1C90">
              <w:rPr>
                <w:rFonts w:asciiTheme="minorEastAsia" w:hAnsiTheme="minorEastAsia" w:hint="eastAsia"/>
                <w:color w:val="000000" w:themeColor="text1"/>
                <w:sz w:val="24"/>
                <w:szCs w:val="24"/>
                <w:rPrChange w:id="5150" w:author="JY0225" w:date="2017-08-24T11:22:00Z">
                  <w:rPr>
                    <w:rFonts w:hint="eastAsia"/>
                    <w:color w:val="000000" w:themeColor="text1"/>
                    <w:sz w:val="24"/>
                  </w:rPr>
                </w:rPrChange>
              </w:rPr>
              <w:t>删除</w:t>
            </w:r>
            <w:r w:rsidRPr="00CD1C90">
              <w:rPr>
                <w:rFonts w:asciiTheme="minorEastAsia" w:hAnsiTheme="minorEastAsia" w:hint="eastAsia"/>
                <w:color w:val="000000" w:themeColor="text1"/>
                <w:sz w:val="24"/>
                <w:szCs w:val="24"/>
                <w:rPrChange w:id="5151" w:author="JY0225" w:date="2017-08-24T11:22:00Z">
                  <w:rPr>
                    <w:rFonts w:hint="eastAsia"/>
                    <w:color w:val="000000" w:themeColor="text1"/>
                    <w:sz w:val="24"/>
                  </w:rPr>
                </w:rPrChange>
              </w:rPr>
              <w:t>会话失败</w:t>
            </w:r>
          </w:p>
        </w:tc>
      </w:tr>
    </w:tbl>
    <w:p w14:paraId="6958613E" w14:textId="5421C816" w:rsidR="000872E0" w:rsidRPr="00CD1C90" w:rsidRDefault="000872E0" w:rsidP="0036113F">
      <w:pPr>
        <w:spacing w:line="400" w:lineRule="exact"/>
        <w:rPr>
          <w:ins w:id="5152" w:author="JY0225" w:date="2017-08-23T14:17:00Z"/>
          <w:rFonts w:asciiTheme="minorEastAsia" w:hAnsiTheme="minorEastAsia"/>
          <w:color w:val="000000" w:themeColor="text1"/>
          <w:sz w:val="24"/>
          <w:szCs w:val="24"/>
          <w:rPrChange w:id="5153" w:author="JY0225" w:date="2017-08-24T11:22:00Z">
            <w:rPr>
              <w:ins w:id="5154" w:author="JY0225" w:date="2017-08-23T14:17:00Z"/>
              <w:color w:val="000000" w:themeColor="text1"/>
              <w:sz w:val="24"/>
            </w:rPr>
          </w:rPrChange>
        </w:rPr>
      </w:pPr>
      <w:ins w:id="5155" w:author="JY0225" w:date="2017-08-23T14:17:00Z">
        <w:r w:rsidRPr="00CD1C90">
          <w:rPr>
            <w:rFonts w:asciiTheme="minorEastAsia" w:hAnsiTheme="minorEastAsia"/>
            <w:color w:val="000000" w:themeColor="text1"/>
            <w:sz w:val="24"/>
            <w:szCs w:val="24"/>
            <w:rPrChange w:id="5156" w:author="JY0225" w:date="2017-08-24T11:22:00Z">
              <w:rPr>
                <w:color w:val="000000" w:themeColor="text1"/>
                <w:sz w:val="24"/>
              </w:rPr>
            </w:rPrChange>
          </w:rPr>
          <w:tab/>
        </w:r>
        <w:r w:rsidRPr="00CD1C90">
          <w:rPr>
            <w:rFonts w:asciiTheme="minorEastAsia" w:hAnsiTheme="minorEastAsia" w:hint="eastAsia"/>
            <w:color w:val="000000" w:themeColor="text1"/>
            <w:sz w:val="24"/>
            <w:szCs w:val="24"/>
            <w:rPrChange w:id="5157" w:author="JY0225" w:date="2017-08-24T11:22:00Z">
              <w:rPr>
                <w:rFonts w:hint="eastAsia"/>
                <w:color w:val="000000" w:themeColor="text1"/>
                <w:sz w:val="24"/>
              </w:rPr>
            </w:rPrChange>
          </w:rPr>
          <w:t>删除会话接口在用户发送删除会话请求到中间件时调用，该</w:t>
        </w:r>
      </w:ins>
      <w:ins w:id="5158" w:author="JY0225" w:date="2017-08-23T14:18:00Z">
        <w:r w:rsidRPr="00CD1C90">
          <w:rPr>
            <w:rFonts w:asciiTheme="minorEastAsia" w:hAnsiTheme="minorEastAsia" w:hint="eastAsia"/>
            <w:color w:val="000000" w:themeColor="text1"/>
            <w:sz w:val="24"/>
            <w:szCs w:val="24"/>
            <w:rPrChange w:id="5159" w:author="JY0225" w:date="2017-08-24T11:22:00Z">
              <w:rPr>
                <w:rFonts w:hint="eastAsia"/>
                <w:color w:val="000000" w:themeColor="text1"/>
                <w:sz w:val="24"/>
              </w:rPr>
            </w:rPrChange>
          </w:rPr>
          <w:t>接口以会话</w:t>
        </w:r>
        <w:r w:rsidRPr="00CD1C90">
          <w:rPr>
            <w:rFonts w:asciiTheme="minorEastAsia" w:hAnsiTheme="minorEastAsia" w:hint="eastAsia"/>
            <w:color w:val="000000" w:themeColor="text1"/>
            <w:sz w:val="24"/>
            <w:szCs w:val="24"/>
            <w:rPrChange w:id="5160" w:author="JY0225" w:date="2017-08-24T11:22:00Z">
              <w:rPr>
                <w:rFonts w:hint="eastAsia"/>
                <w:color w:val="000000" w:themeColor="text1"/>
                <w:sz w:val="24"/>
              </w:rPr>
            </w:rPrChange>
          </w:rPr>
          <w:t>id</w:t>
        </w:r>
        <w:r w:rsidRPr="00CD1C90">
          <w:rPr>
            <w:rFonts w:asciiTheme="minorEastAsia" w:hAnsiTheme="minorEastAsia" w:hint="eastAsia"/>
            <w:color w:val="000000" w:themeColor="text1"/>
            <w:sz w:val="24"/>
            <w:szCs w:val="24"/>
            <w:rPrChange w:id="5161" w:author="JY0225" w:date="2017-08-24T11:22:00Z">
              <w:rPr>
                <w:rFonts w:hint="eastAsia"/>
                <w:color w:val="000000" w:themeColor="text1"/>
                <w:sz w:val="24"/>
              </w:rPr>
            </w:rPrChange>
          </w:rPr>
          <w:t>作为第一个参数，用户</w:t>
        </w:r>
        <w:r w:rsidRPr="00CD1C90">
          <w:rPr>
            <w:rFonts w:asciiTheme="minorEastAsia" w:hAnsiTheme="minorEastAsia" w:hint="eastAsia"/>
            <w:color w:val="000000" w:themeColor="text1"/>
            <w:sz w:val="24"/>
            <w:szCs w:val="24"/>
            <w:rPrChange w:id="5162" w:author="JY0225" w:date="2017-08-24T11:22:00Z">
              <w:rPr>
                <w:rFonts w:hint="eastAsia"/>
                <w:color w:val="000000" w:themeColor="text1"/>
                <w:sz w:val="24"/>
              </w:rPr>
            </w:rPrChange>
          </w:rPr>
          <w:t>id</w:t>
        </w:r>
        <w:r w:rsidRPr="00CD1C90">
          <w:rPr>
            <w:rFonts w:asciiTheme="minorEastAsia" w:hAnsiTheme="minorEastAsia" w:hint="eastAsia"/>
            <w:color w:val="000000" w:themeColor="text1"/>
            <w:sz w:val="24"/>
            <w:szCs w:val="24"/>
            <w:rPrChange w:id="5163" w:author="JY0225" w:date="2017-08-24T11:22:00Z">
              <w:rPr>
                <w:rFonts w:hint="eastAsia"/>
                <w:color w:val="000000" w:themeColor="text1"/>
                <w:sz w:val="24"/>
              </w:rPr>
            </w:rPrChange>
          </w:rPr>
          <w:t>作为第二个参数。</w:t>
        </w:r>
        <w:r w:rsidR="00FD3A8B" w:rsidRPr="00CD1C90">
          <w:rPr>
            <w:rFonts w:asciiTheme="minorEastAsia" w:hAnsiTheme="minorEastAsia" w:hint="eastAsia"/>
            <w:color w:val="000000" w:themeColor="text1"/>
            <w:sz w:val="24"/>
            <w:szCs w:val="24"/>
            <w:rPrChange w:id="5164" w:author="JY0225" w:date="2017-08-24T11:22:00Z">
              <w:rPr>
                <w:rFonts w:hint="eastAsia"/>
                <w:color w:val="000000" w:themeColor="text1"/>
                <w:sz w:val="24"/>
              </w:rPr>
            </w:rPrChange>
          </w:rPr>
          <w:t>在接口的实现中，会校验当前用户</w:t>
        </w:r>
        <w:r w:rsidR="00FD3A8B" w:rsidRPr="00CD1C90">
          <w:rPr>
            <w:rFonts w:asciiTheme="minorEastAsia" w:hAnsiTheme="minorEastAsia" w:hint="eastAsia"/>
            <w:color w:val="000000" w:themeColor="text1"/>
            <w:sz w:val="24"/>
            <w:szCs w:val="24"/>
            <w:rPrChange w:id="5165" w:author="JY0225" w:date="2017-08-24T11:22:00Z">
              <w:rPr>
                <w:rFonts w:hint="eastAsia"/>
                <w:color w:val="000000" w:themeColor="text1"/>
                <w:sz w:val="24"/>
              </w:rPr>
            </w:rPrChange>
          </w:rPr>
          <w:t>id</w:t>
        </w:r>
        <w:r w:rsidR="00FD3A8B" w:rsidRPr="00CD1C90">
          <w:rPr>
            <w:rFonts w:asciiTheme="minorEastAsia" w:hAnsiTheme="minorEastAsia" w:hint="eastAsia"/>
            <w:color w:val="000000" w:themeColor="text1"/>
            <w:sz w:val="24"/>
            <w:szCs w:val="24"/>
            <w:rPrChange w:id="5166" w:author="JY0225" w:date="2017-08-24T11:22:00Z">
              <w:rPr>
                <w:rFonts w:hint="eastAsia"/>
                <w:color w:val="000000" w:themeColor="text1"/>
                <w:sz w:val="24"/>
              </w:rPr>
            </w:rPrChange>
          </w:rPr>
          <w:t>与传入的参数</w:t>
        </w:r>
        <w:r w:rsidR="00FD3A8B" w:rsidRPr="00CD1C90">
          <w:rPr>
            <w:rFonts w:asciiTheme="minorEastAsia" w:hAnsiTheme="minorEastAsia" w:hint="eastAsia"/>
            <w:color w:val="000000" w:themeColor="text1"/>
            <w:sz w:val="24"/>
            <w:szCs w:val="24"/>
            <w:rPrChange w:id="5167" w:author="JY0225" w:date="2017-08-24T11:22:00Z">
              <w:rPr>
                <w:rFonts w:hint="eastAsia"/>
                <w:color w:val="000000" w:themeColor="text1"/>
                <w:sz w:val="24"/>
              </w:rPr>
            </w:rPrChange>
          </w:rPr>
          <w:t>id</w:t>
        </w:r>
        <w:r w:rsidR="00FD3A8B" w:rsidRPr="00CD1C90">
          <w:rPr>
            <w:rFonts w:asciiTheme="minorEastAsia" w:hAnsiTheme="minorEastAsia" w:hint="eastAsia"/>
            <w:color w:val="000000" w:themeColor="text1"/>
            <w:sz w:val="24"/>
            <w:szCs w:val="24"/>
            <w:rPrChange w:id="5168" w:author="JY0225" w:date="2017-08-24T11:22:00Z">
              <w:rPr>
                <w:rFonts w:hint="eastAsia"/>
                <w:color w:val="000000" w:themeColor="text1"/>
                <w:sz w:val="24"/>
              </w:rPr>
            </w:rPrChange>
          </w:rPr>
          <w:t>是否一致，</w:t>
        </w:r>
      </w:ins>
      <w:ins w:id="5169" w:author="JY0225" w:date="2017-08-23T14:19:00Z">
        <w:r w:rsidR="00FD3A8B" w:rsidRPr="00CD1C90">
          <w:rPr>
            <w:rFonts w:asciiTheme="minorEastAsia" w:hAnsiTheme="minorEastAsia" w:hint="eastAsia"/>
            <w:color w:val="000000" w:themeColor="text1"/>
            <w:sz w:val="24"/>
            <w:szCs w:val="24"/>
            <w:rPrChange w:id="5170" w:author="JY0225" w:date="2017-08-24T11:22:00Z">
              <w:rPr>
                <w:rFonts w:hint="eastAsia"/>
                <w:color w:val="000000" w:themeColor="text1"/>
                <w:sz w:val="24"/>
              </w:rPr>
            </w:rPrChange>
          </w:rPr>
          <w:t>如果一致则根据会话</w:t>
        </w:r>
        <w:r w:rsidR="00FD3A8B" w:rsidRPr="00CD1C90">
          <w:rPr>
            <w:rFonts w:asciiTheme="minorEastAsia" w:hAnsiTheme="minorEastAsia" w:hint="eastAsia"/>
            <w:color w:val="000000" w:themeColor="text1"/>
            <w:sz w:val="24"/>
            <w:szCs w:val="24"/>
            <w:rPrChange w:id="5171" w:author="JY0225" w:date="2017-08-24T11:22:00Z">
              <w:rPr>
                <w:rFonts w:hint="eastAsia"/>
                <w:color w:val="000000" w:themeColor="text1"/>
                <w:sz w:val="24"/>
              </w:rPr>
            </w:rPrChange>
          </w:rPr>
          <w:t>id</w:t>
        </w:r>
        <w:r w:rsidR="00FD3A8B" w:rsidRPr="00CD1C90">
          <w:rPr>
            <w:rFonts w:asciiTheme="minorEastAsia" w:hAnsiTheme="minorEastAsia" w:hint="eastAsia"/>
            <w:color w:val="000000" w:themeColor="text1"/>
            <w:sz w:val="24"/>
            <w:szCs w:val="24"/>
            <w:rPrChange w:id="5172" w:author="JY0225" w:date="2017-08-24T11:22:00Z">
              <w:rPr>
                <w:rFonts w:hint="eastAsia"/>
                <w:color w:val="000000" w:themeColor="text1"/>
                <w:sz w:val="24"/>
              </w:rPr>
            </w:rPrChange>
          </w:rPr>
          <w:t>删除用户指定的会话；若</w:t>
        </w:r>
        <w:r w:rsidR="00FD3A8B" w:rsidRPr="00CD1C90">
          <w:rPr>
            <w:rFonts w:asciiTheme="minorEastAsia" w:hAnsiTheme="minorEastAsia" w:hint="eastAsia"/>
            <w:color w:val="000000" w:themeColor="text1"/>
            <w:sz w:val="24"/>
            <w:szCs w:val="24"/>
            <w:rPrChange w:id="5173" w:author="JY0225" w:date="2017-08-24T11:22:00Z">
              <w:rPr>
                <w:rFonts w:hint="eastAsia"/>
                <w:color w:val="000000" w:themeColor="text1"/>
                <w:sz w:val="24"/>
              </w:rPr>
            </w:rPrChange>
          </w:rPr>
          <w:t>id</w:t>
        </w:r>
        <w:r w:rsidR="00FD3A8B" w:rsidRPr="00CD1C90">
          <w:rPr>
            <w:rFonts w:asciiTheme="minorEastAsia" w:hAnsiTheme="minorEastAsia" w:hint="eastAsia"/>
            <w:color w:val="000000" w:themeColor="text1"/>
            <w:sz w:val="24"/>
            <w:szCs w:val="24"/>
            <w:rPrChange w:id="5174" w:author="JY0225" w:date="2017-08-24T11:22:00Z">
              <w:rPr>
                <w:rFonts w:hint="eastAsia"/>
                <w:color w:val="000000" w:themeColor="text1"/>
                <w:sz w:val="24"/>
              </w:rPr>
            </w:rPrChange>
          </w:rPr>
          <w:t>不一致则返回没有权限删除该会话。</w:t>
        </w:r>
      </w:ins>
      <w:ins w:id="5175" w:author="JY0225" w:date="2017-08-23T14:22:00Z">
        <w:r w:rsidR="00343C56" w:rsidRPr="00CD1C90">
          <w:rPr>
            <w:rFonts w:asciiTheme="minorEastAsia" w:hAnsiTheme="minorEastAsia" w:hint="eastAsia"/>
            <w:color w:val="000000" w:themeColor="text1"/>
            <w:sz w:val="24"/>
            <w:szCs w:val="24"/>
            <w:rPrChange w:id="5176" w:author="JY0225" w:date="2017-08-24T11:22:00Z">
              <w:rPr>
                <w:rFonts w:hint="eastAsia"/>
                <w:color w:val="000000" w:themeColor="text1"/>
                <w:sz w:val="24"/>
              </w:rPr>
            </w:rPrChange>
          </w:rPr>
          <w:t>此外，通常情况下，用户是不清楚会话</w:t>
        </w:r>
        <w:r w:rsidR="00343C56" w:rsidRPr="00CD1C90">
          <w:rPr>
            <w:rFonts w:asciiTheme="minorEastAsia" w:hAnsiTheme="minorEastAsia" w:hint="eastAsia"/>
            <w:color w:val="000000" w:themeColor="text1"/>
            <w:sz w:val="24"/>
            <w:szCs w:val="24"/>
            <w:rPrChange w:id="5177" w:author="JY0225" w:date="2017-08-24T11:22:00Z">
              <w:rPr>
                <w:rFonts w:hint="eastAsia"/>
                <w:color w:val="000000" w:themeColor="text1"/>
                <w:sz w:val="24"/>
              </w:rPr>
            </w:rPrChange>
          </w:rPr>
          <w:t>id</w:t>
        </w:r>
        <w:r w:rsidR="00343C56" w:rsidRPr="00CD1C90">
          <w:rPr>
            <w:rFonts w:asciiTheme="minorEastAsia" w:hAnsiTheme="minorEastAsia" w:hint="eastAsia"/>
            <w:color w:val="000000" w:themeColor="text1"/>
            <w:sz w:val="24"/>
            <w:szCs w:val="24"/>
            <w:rPrChange w:id="5178" w:author="JY0225" w:date="2017-08-24T11:22:00Z">
              <w:rPr>
                <w:rFonts w:hint="eastAsia"/>
                <w:color w:val="000000" w:themeColor="text1"/>
                <w:sz w:val="24"/>
              </w:rPr>
            </w:rPrChange>
          </w:rPr>
          <w:t>的，因此在执行产出会话操作之前，需要结合查询会话接口使用，获取到会话</w:t>
        </w:r>
      </w:ins>
      <w:ins w:id="5179" w:author="JY0225" w:date="2017-08-23T14:23:00Z">
        <w:r w:rsidR="00343C56" w:rsidRPr="00CD1C90">
          <w:rPr>
            <w:rFonts w:asciiTheme="minorEastAsia" w:hAnsiTheme="minorEastAsia" w:hint="eastAsia"/>
            <w:color w:val="000000" w:themeColor="text1"/>
            <w:sz w:val="24"/>
            <w:szCs w:val="24"/>
            <w:rPrChange w:id="5180" w:author="JY0225" w:date="2017-08-24T11:22:00Z">
              <w:rPr>
                <w:rFonts w:hint="eastAsia"/>
                <w:color w:val="000000" w:themeColor="text1"/>
                <w:sz w:val="24"/>
              </w:rPr>
            </w:rPrChange>
          </w:rPr>
          <w:t>的</w:t>
        </w:r>
        <w:r w:rsidR="00343C56" w:rsidRPr="00CD1C90">
          <w:rPr>
            <w:rFonts w:asciiTheme="minorEastAsia" w:hAnsiTheme="minorEastAsia" w:hint="eastAsia"/>
            <w:color w:val="000000" w:themeColor="text1"/>
            <w:sz w:val="24"/>
            <w:szCs w:val="24"/>
            <w:rPrChange w:id="5181" w:author="JY0225" w:date="2017-08-24T11:22:00Z">
              <w:rPr>
                <w:rFonts w:hint="eastAsia"/>
                <w:color w:val="000000" w:themeColor="text1"/>
                <w:sz w:val="24"/>
              </w:rPr>
            </w:rPrChange>
          </w:rPr>
          <w:t>id</w:t>
        </w:r>
        <w:r w:rsidR="00343C56" w:rsidRPr="00CD1C90">
          <w:rPr>
            <w:rFonts w:asciiTheme="minorEastAsia" w:hAnsiTheme="minorEastAsia" w:hint="eastAsia"/>
            <w:color w:val="000000" w:themeColor="text1"/>
            <w:sz w:val="24"/>
            <w:szCs w:val="24"/>
            <w:rPrChange w:id="5182" w:author="JY0225" w:date="2017-08-24T11:22:00Z">
              <w:rPr>
                <w:rFonts w:hint="eastAsia"/>
                <w:color w:val="000000" w:themeColor="text1"/>
                <w:sz w:val="24"/>
              </w:rPr>
            </w:rPrChange>
          </w:rPr>
          <w:t>信息后，</w:t>
        </w:r>
      </w:ins>
      <w:ins w:id="5183" w:author="JY0225" w:date="2017-08-23T14:28:00Z">
        <w:r w:rsidR="001A6622" w:rsidRPr="00CD1C90">
          <w:rPr>
            <w:rFonts w:asciiTheme="minorEastAsia" w:hAnsiTheme="minorEastAsia" w:hint="eastAsia"/>
            <w:color w:val="000000" w:themeColor="text1"/>
            <w:sz w:val="24"/>
            <w:szCs w:val="24"/>
            <w:rPrChange w:id="5184" w:author="JY0225" w:date="2017-08-24T11:22:00Z">
              <w:rPr>
                <w:rFonts w:hint="eastAsia"/>
                <w:color w:val="000000" w:themeColor="text1"/>
                <w:sz w:val="24"/>
              </w:rPr>
            </w:rPrChange>
          </w:rPr>
          <w:t>再</w:t>
        </w:r>
      </w:ins>
      <w:ins w:id="5185" w:author="JY0225" w:date="2017-08-23T14:23:00Z">
        <w:r w:rsidR="00343C56" w:rsidRPr="00CD1C90">
          <w:rPr>
            <w:rFonts w:asciiTheme="minorEastAsia" w:hAnsiTheme="minorEastAsia" w:hint="eastAsia"/>
            <w:color w:val="000000" w:themeColor="text1"/>
            <w:sz w:val="24"/>
            <w:szCs w:val="24"/>
            <w:rPrChange w:id="5186" w:author="JY0225" w:date="2017-08-24T11:22:00Z">
              <w:rPr>
                <w:rFonts w:hint="eastAsia"/>
                <w:color w:val="000000" w:themeColor="text1"/>
                <w:sz w:val="24"/>
              </w:rPr>
            </w:rPrChange>
          </w:rPr>
          <w:t>执行删除会话操作。</w:t>
        </w:r>
      </w:ins>
      <w:ins w:id="5187" w:author="JY0225" w:date="2017-08-23T14:27:00Z">
        <w:r w:rsidR="00DB33AF" w:rsidRPr="00CD1C90">
          <w:rPr>
            <w:rFonts w:asciiTheme="minorEastAsia" w:hAnsiTheme="minorEastAsia" w:hint="eastAsia"/>
            <w:color w:val="000000" w:themeColor="text1"/>
            <w:sz w:val="24"/>
            <w:szCs w:val="24"/>
            <w:rPrChange w:id="5188" w:author="JY0225" w:date="2017-08-24T11:22:00Z">
              <w:rPr>
                <w:rFonts w:hint="eastAsia"/>
                <w:color w:val="000000" w:themeColor="text1"/>
                <w:sz w:val="24"/>
              </w:rPr>
            </w:rPrChange>
          </w:rPr>
          <w:t>返回给用户的信息为删除会话的结果。</w:t>
        </w:r>
      </w:ins>
    </w:p>
    <w:p w14:paraId="53B89191" w14:textId="6EEF31DA" w:rsidR="0036113F" w:rsidRPr="00CD1C90" w:rsidRDefault="00CE26B6">
      <w:pPr>
        <w:spacing w:line="400" w:lineRule="exact"/>
        <w:ind w:firstLine="420"/>
        <w:rPr>
          <w:rFonts w:asciiTheme="minorEastAsia" w:hAnsiTheme="minorEastAsia"/>
          <w:color w:val="000000" w:themeColor="text1"/>
          <w:sz w:val="24"/>
          <w:szCs w:val="24"/>
          <w:rPrChange w:id="5189" w:author="JY0225" w:date="2017-08-24T11:22:00Z">
            <w:rPr>
              <w:color w:val="000000" w:themeColor="text1"/>
              <w:sz w:val="24"/>
            </w:rPr>
          </w:rPrChange>
        </w:rPr>
        <w:pPrChange w:id="5190" w:author="JY0225" w:date="2017-08-23T15:15:00Z">
          <w:pPr>
            <w:spacing w:line="400" w:lineRule="exact"/>
          </w:pPr>
        </w:pPrChange>
      </w:pPr>
      <w:r w:rsidRPr="00CD1C90">
        <w:rPr>
          <w:rFonts w:asciiTheme="minorEastAsia" w:hAnsiTheme="minorEastAsia" w:hint="eastAsia"/>
          <w:color w:val="000000" w:themeColor="text1"/>
          <w:sz w:val="24"/>
          <w:szCs w:val="24"/>
          <w:rPrChange w:id="5191" w:author="JY0225" w:date="2017-08-24T11:22:00Z">
            <w:rPr>
              <w:rFonts w:hint="eastAsia"/>
              <w:color w:val="000000" w:themeColor="text1"/>
              <w:sz w:val="24"/>
            </w:rPr>
          </w:rPrChange>
        </w:rPr>
        <w:t>3</w:t>
      </w:r>
      <w:r w:rsidR="0036113F" w:rsidRPr="00CD1C90">
        <w:rPr>
          <w:rFonts w:asciiTheme="minorEastAsia" w:hAnsiTheme="minorEastAsia" w:hint="eastAsia"/>
          <w:color w:val="000000" w:themeColor="text1"/>
          <w:sz w:val="24"/>
          <w:szCs w:val="24"/>
          <w:rPrChange w:id="5192" w:author="JY0225" w:date="2017-08-24T11:22:00Z">
            <w:rPr>
              <w:rFonts w:hint="eastAsia"/>
              <w:color w:val="000000" w:themeColor="text1"/>
              <w:sz w:val="24"/>
            </w:rPr>
          </w:rPrChange>
        </w:rPr>
        <w:t>）</w:t>
      </w:r>
      <w:r w:rsidR="0090290C" w:rsidRPr="00CD1C90">
        <w:rPr>
          <w:rFonts w:asciiTheme="minorEastAsia" w:hAnsiTheme="minorEastAsia" w:hint="eastAsia"/>
          <w:color w:val="000000" w:themeColor="text1"/>
          <w:sz w:val="24"/>
          <w:szCs w:val="24"/>
          <w:rPrChange w:id="5193" w:author="JY0225" w:date="2017-08-24T11:22:00Z">
            <w:rPr>
              <w:rFonts w:hint="eastAsia"/>
              <w:color w:val="000000" w:themeColor="text1"/>
              <w:sz w:val="24"/>
            </w:rPr>
          </w:rPrChange>
        </w:rPr>
        <w:t>查询</w:t>
      </w:r>
      <w:r w:rsidR="0036113F" w:rsidRPr="00CD1C90">
        <w:rPr>
          <w:rFonts w:asciiTheme="minorEastAsia" w:hAnsiTheme="minorEastAsia" w:hint="eastAsia"/>
          <w:color w:val="000000" w:themeColor="text1"/>
          <w:sz w:val="24"/>
          <w:szCs w:val="24"/>
          <w:rPrChange w:id="5194" w:author="JY0225" w:date="2017-08-24T11:22:00Z">
            <w:rPr>
              <w:rFonts w:hint="eastAsia"/>
              <w:color w:val="000000" w:themeColor="text1"/>
              <w:sz w:val="24"/>
            </w:rPr>
          </w:rPrChange>
        </w:rPr>
        <w:t>会话</w:t>
      </w:r>
    </w:p>
    <w:tbl>
      <w:tblPr>
        <w:tblStyle w:val="ae"/>
        <w:tblW w:w="0" w:type="auto"/>
        <w:tblLook w:val="04A0" w:firstRow="1" w:lastRow="0" w:firstColumn="1" w:lastColumn="0" w:noHBand="0" w:noVBand="1"/>
      </w:tblPr>
      <w:tblGrid>
        <w:gridCol w:w="1512"/>
        <w:gridCol w:w="1414"/>
        <w:gridCol w:w="5376"/>
      </w:tblGrid>
      <w:tr w:rsidR="0036113F" w:rsidRPr="00CD1C90" w14:paraId="4BAF3574" w14:textId="77777777" w:rsidTr="00EF2128">
        <w:tc>
          <w:tcPr>
            <w:tcW w:w="1660" w:type="dxa"/>
          </w:tcPr>
          <w:p w14:paraId="6AB537D9" w14:textId="77777777" w:rsidR="0036113F" w:rsidRPr="00CD1C90" w:rsidRDefault="0036113F" w:rsidP="00EF2128">
            <w:pPr>
              <w:spacing w:line="400" w:lineRule="exact"/>
              <w:rPr>
                <w:rFonts w:asciiTheme="minorEastAsia" w:hAnsiTheme="minorEastAsia"/>
                <w:color w:val="000000" w:themeColor="text1"/>
                <w:sz w:val="24"/>
                <w:szCs w:val="24"/>
                <w:rPrChange w:id="5195"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5196" w:author="JY0225" w:date="2017-08-24T11:22:00Z">
                  <w:rPr>
                    <w:rFonts w:hint="eastAsia"/>
                    <w:color w:val="000000" w:themeColor="text1"/>
                    <w:sz w:val="24"/>
                  </w:rPr>
                </w:rPrChange>
              </w:rPr>
              <w:t>接口编号</w:t>
            </w:r>
          </w:p>
        </w:tc>
        <w:tc>
          <w:tcPr>
            <w:tcW w:w="1660" w:type="dxa"/>
          </w:tcPr>
          <w:p w14:paraId="452C7E50" w14:textId="77777777" w:rsidR="0036113F" w:rsidRPr="00CD1C90" w:rsidRDefault="0036113F" w:rsidP="00EF2128">
            <w:pPr>
              <w:spacing w:line="400" w:lineRule="exact"/>
              <w:rPr>
                <w:rFonts w:asciiTheme="minorEastAsia" w:hAnsiTheme="minorEastAsia"/>
                <w:color w:val="000000" w:themeColor="text1"/>
                <w:sz w:val="24"/>
                <w:szCs w:val="24"/>
                <w:rPrChange w:id="5197"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5198" w:author="JY0225" w:date="2017-08-24T11:22:00Z">
                  <w:rPr>
                    <w:rFonts w:hint="eastAsia"/>
                    <w:color w:val="000000" w:themeColor="text1"/>
                    <w:sz w:val="24"/>
                  </w:rPr>
                </w:rPrChange>
              </w:rPr>
              <w:t>接口名称</w:t>
            </w:r>
          </w:p>
        </w:tc>
        <w:tc>
          <w:tcPr>
            <w:tcW w:w="4982" w:type="dxa"/>
          </w:tcPr>
          <w:p w14:paraId="56F68DEA" w14:textId="77777777" w:rsidR="0036113F" w:rsidRPr="00CD1C90" w:rsidRDefault="00DE5D15" w:rsidP="00EF2128">
            <w:pPr>
              <w:spacing w:line="400" w:lineRule="exact"/>
              <w:rPr>
                <w:rFonts w:asciiTheme="minorEastAsia" w:hAnsiTheme="minorEastAsia"/>
                <w:color w:val="000000" w:themeColor="text1"/>
                <w:sz w:val="24"/>
                <w:szCs w:val="24"/>
                <w:rPrChange w:id="5199"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5200" w:author="JY0225" w:date="2017-08-24T11:22:00Z">
                  <w:rPr>
                    <w:rFonts w:hint="eastAsia"/>
                    <w:color w:val="000000" w:themeColor="text1"/>
                    <w:sz w:val="24"/>
                  </w:rPr>
                </w:rPrChange>
              </w:rPr>
              <w:t>查询会话</w:t>
            </w:r>
          </w:p>
        </w:tc>
      </w:tr>
      <w:tr w:rsidR="0036113F" w:rsidRPr="00CD1C90" w14:paraId="37029593" w14:textId="77777777" w:rsidTr="00EF2128">
        <w:tc>
          <w:tcPr>
            <w:tcW w:w="1660" w:type="dxa"/>
            <w:vMerge w:val="restart"/>
          </w:tcPr>
          <w:p w14:paraId="1BA28F1D" w14:textId="77777777" w:rsidR="0036113F" w:rsidRPr="00CD1C90" w:rsidRDefault="0036113F" w:rsidP="00EF2128">
            <w:pPr>
              <w:spacing w:line="400" w:lineRule="exact"/>
              <w:rPr>
                <w:rFonts w:asciiTheme="minorEastAsia" w:hAnsiTheme="minorEastAsia"/>
                <w:color w:val="000000" w:themeColor="text1"/>
                <w:sz w:val="24"/>
                <w:szCs w:val="24"/>
                <w:rPrChange w:id="5201"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5202" w:author="JY0225" w:date="2017-08-24T11:22:00Z">
                  <w:rPr>
                    <w:rFonts w:hint="eastAsia"/>
                    <w:color w:val="000000" w:themeColor="text1"/>
                    <w:sz w:val="24"/>
                  </w:rPr>
                </w:rPrChange>
              </w:rPr>
              <w:t>Cloud-Op</w:t>
            </w:r>
            <w:r w:rsidR="00201FDD" w:rsidRPr="00CD1C90">
              <w:rPr>
                <w:rFonts w:asciiTheme="minorEastAsia" w:hAnsiTheme="minorEastAsia"/>
                <w:color w:val="000000" w:themeColor="text1"/>
                <w:sz w:val="24"/>
                <w:szCs w:val="24"/>
                <w:rPrChange w:id="5203" w:author="JY0225" w:date="2017-08-24T11:22:00Z">
                  <w:rPr>
                    <w:color w:val="000000" w:themeColor="text1"/>
                    <w:sz w:val="24"/>
                  </w:rPr>
                </w:rPrChange>
              </w:rPr>
              <w:t>t-03</w:t>
            </w:r>
          </w:p>
        </w:tc>
        <w:tc>
          <w:tcPr>
            <w:tcW w:w="1660" w:type="dxa"/>
          </w:tcPr>
          <w:p w14:paraId="46591B8F" w14:textId="77777777" w:rsidR="0036113F" w:rsidRPr="00CD1C90" w:rsidRDefault="0036113F" w:rsidP="00EF2128">
            <w:pPr>
              <w:spacing w:line="400" w:lineRule="exact"/>
              <w:rPr>
                <w:rFonts w:asciiTheme="minorEastAsia" w:hAnsiTheme="minorEastAsia"/>
                <w:color w:val="000000" w:themeColor="text1"/>
                <w:sz w:val="24"/>
                <w:szCs w:val="24"/>
                <w:rPrChange w:id="5204"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5205" w:author="JY0225" w:date="2017-08-24T11:22:00Z">
                  <w:rPr>
                    <w:rFonts w:hint="eastAsia"/>
                    <w:color w:val="000000" w:themeColor="text1"/>
                    <w:sz w:val="24"/>
                  </w:rPr>
                </w:rPrChange>
              </w:rPr>
              <w:t>接口原型</w:t>
            </w:r>
          </w:p>
        </w:tc>
        <w:tc>
          <w:tcPr>
            <w:tcW w:w="4982" w:type="dxa"/>
          </w:tcPr>
          <w:p w14:paraId="6383167D" w14:textId="38DC983A" w:rsidR="0036113F" w:rsidRPr="00CD1C90" w:rsidRDefault="00D04FE3">
            <w:pPr>
              <w:spacing w:line="400" w:lineRule="exact"/>
              <w:rPr>
                <w:rFonts w:asciiTheme="minorEastAsia" w:hAnsiTheme="minorEastAsia"/>
                <w:color w:val="000000" w:themeColor="text1"/>
                <w:sz w:val="24"/>
                <w:szCs w:val="24"/>
                <w:rPrChange w:id="5206" w:author="JY0225" w:date="2017-08-24T11:22:00Z">
                  <w:rPr>
                    <w:color w:val="000000" w:themeColor="text1"/>
                    <w:sz w:val="24"/>
                  </w:rPr>
                </w:rPrChange>
              </w:rPr>
            </w:pPr>
            <w:r w:rsidRPr="00CD1C90">
              <w:rPr>
                <w:rFonts w:asciiTheme="minorEastAsia" w:hAnsiTheme="minorEastAsia"/>
                <w:color w:val="000000" w:themeColor="text1"/>
                <w:sz w:val="24"/>
                <w:szCs w:val="24"/>
                <w:rPrChange w:id="5207" w:author="JY0225" w:date="2017-08-24T11:22:00Z">
                  <w:rPr>
                    <w:color w:val="000000" w:themeColor="text1"/>
                    <w:sz w:val="24"/>
                  </w:rPr>
                </w:rPrChange>
              </w:rPr>
              <w:t>String</w:t>
            </w:r>
            <w:r w:rsidR="00E04553" w:rsidRPr="00CD1C90">
              <w:rPr>
                <w:rFonts w:asciiTheme="minorEastAsia" w:hAnsiTheme="minorEastAsia"/>
                <w:color w:val="000000" w:themeColor="text1"/>
                <w:sz w:val="24"/>
                <w:szCs w:val="24"/>
                <w:rPrChange w:id="5208" w:author="JY0225" w:date="2017-08-24T11:22:00Z">
                  <w:rPr>
                    <w:color w:val="000000" w:themeColor="text1"/>
                    <w:sz w:val="24"/>
                  </w:rPr>
                </w:rPrChange>
              </w:rPr>
              <w:t xml:space="preserve"> </w:t>
            </w:r>
            <w:r w:rsidR="009C799C" w:rsidRPr="00CD1C90">
              <w:rPr>
                <w:rFonts w:asciiTheme="minorEastAsia" w:hAnsiTheme="minorEastAsia" w:hint="eastAsia"/>
                <w:color w:val="000000" w:themeColor="text1"/>
                <w:sz w:val="24"/>
                <w:szCs w:val="24"/>
                <w:rPrChange w:id="5209" w:author="JY0225" w:date="2017-08-24T11:22:00Z">
                  <w:rPr>
                    <w:rFonts w:hint="eastAsia"/>
                    <w:color w:val="000000" w:themeColor="text1"/>
                    <w:sz w:val="24"/>
                  </w:rPr>
                </w:rPrChange>
              </w:rPr>
              <w:t>query</w:t>
            </w:r>
            <w:r w:rsidR="0036113F" w:rsidRPr="00CD1C90">
              <w:rPr>
                <w:rFonts w:asciiTheme="minorEastAsia" w:hAnsiTheme="minorEastAsia"/>
                <w:color w:val="000000" w:themeColor="text1"/>
                <w:sz w:val="24"/>
                <w:szCs w:val="24"/>
                <w:rPrChange w:id="5210" w:author="JY0225" w:date="2017-08-24T11:22:00Z">
                  <w:rPr>
                    <w:color w:val="000000" w:themeColor="text1"/>
                    <w:sz w:val="24"/>
                  </w:rPr>
                </w:rPrChange>
              </w:rPr>
              <w:t>_session(</w:t>
            </w:r>
            <w:del w:id="5211" w:author="JY0225" w:date="2017-08-23T14:20:00Z">
              <w:r w:rsidR="0036113F" w:rsidRPr="00CD1C90" w:rsidDel="00743786">
                <w:rPr>
                  <w:rFonts w:asciiTheme="minorEastAsia" w:hAnsiTheme="minorEastAsia"/>
                  <w:color w:val="000000" w:themeColor="text1"/>
                  <w:sz w:val="24"/>
                  <w:szCs w:val="24"/>
                  <w:rPrChange w:id="5212" w:author="JY0225" w:date="2017-08-24T11:22:00Z">
                    <w:rPr>
                      <w:color w:val="000000" w:themeColor="text1"/>
                      <w:sz w:val="24"/>
                    </w:rPr>
                  </w:rPrChange>
                </w:rPr>
                <w:delText xml:space="preserve">String sessionid, </w:delText>
              </w:r>
            </w:del>
            <w:r w:rsidR="0036113F" w:rsidRPr="00CD1C90">
              <w:rPr>
                <w:rFonts w:asciiTheme="minorEastAsia" w:hAnsiTheme="minorEastAsia"/>
                <w:color w:val="000000" w:themeColor="text1"/>
                <w:sz w:val="24"/>
                <w:szCs w:val="24"/>
                <w:rPrChange w:id="5213" w:author="JY0225" w:date="2017-08-24T11:22:00Z">
                  <w:rPr>
                    <w:color w:val="000000" w:themeColor="text1"/>
                    <w:sz w:val="24"/>
                  </w:rPr>
                </w:rPrChange>
              </w:rPr>
              <w:t>String userid</w:t>
            </w:r>
            <w:ins w:id="5214" w:author="JY0225" w:date="2017-08-23T14:20:00Z">
              <w:r w:rsidR="00743786" w:rsidRPr="00CD1C90">
                <w:rPr>
                  <w:rFonts w:asciiTheme="minorEastAsia" w:hAnsiTheme="minorEastAsia" w:hint="eastAsia"/>
                  <w:color w:val="000000" w:themeColor="text1"/>
                  <w:sz w:val="24"/>
                  <w:szCs w:val="24"/>
                  <w:rPrChange w:id="5215" w:author="JY0225" w:date="2017-08-24T11:22:00Z">
                    <w:rPr>
                      <w:rFonts w:hint="eastAsia"/>
                      <w:color w:val="000000" w:themeColor="text1"/>
                      <w:sz w:val="24"/>
                    </w:rPr>
                  </w:rPrChange>
                </w:rPr>
                <w:t>, int recent</w:t>
              </w:r>
            </w:ins>
            <w:r w:rsidR="0036113F" w:rsidRPr="00CD1C90">
              <w:rPr>
                <w:rFonts w:asciiTheme="minorEastAsia" w:hAnsiTheme="minorEastAsia"/>
                <w:color w:val="000000" w:themeColor="text1"/>
                <w:sz w:val="24"/>
                <w:szCs w:val="24"/>
                <w:rPrChange w:id="5216" w:author="JY0225" w:date="2017-08-24T11:22:00Z">
                  <w:rPr>
                    <w:color w:val="000000" w:themeColor="text1"/>
                    <w:sz w:val="24"/>
                  </w:rPr>
                </w:rPrChange>
              </w:rPr>
              <w:t>)</w:t>
            </w:r>
          </w:p>
        </w:tc>
      </w:tr>
      <w:tr w:rsidR="0036113F" w:rsidRPr="00CD1C90" w14:paraId="48C3615B" w14:textId="77777777" w:rsidTr="00EF2128">
        <w:tc>
          <w:tcPr>
            <w:tcW w:w="1660" w:type="dxa"/>
            <w:vMerge/>
          </w:tcPr>
          <w:p w14:paraId="7930EBE9" w14:textId="77777777" w:rsidR="0036113F" w:rsidRPr="00CD1C90" w:rsidRDefault="0036113F" w:rsidP="00EF2128">
            <w:pPr>
              <w:spacing w:line="400" w:lineRule="exact"/>
              <w:rPr>
                <w:rFonts w:asciiTheme="minorEastAsia" w:hAnsiTheme="minorEastAsia"/>
                <w:color w:val="000000" w:themeColor="text1"/>
                <w:sz w:val="24"/>
                <w:szCs w:val="24"/>
                <w:rPrChange w:id="5217" w:author="JY0225" w:date="2017-08-24T11:22:00Z">
                  <w:rPr>
                    <w:color w:val="000000" w:themeColor="text1"/>
                    <w:sz w:val="24"/>
                  </w:rPr>
                </w:rPrChange>
              </w:rPr>
            </w:pPr>
          </w:p>
        </w:tc>
        <w:tc>
          <w:tcPr>
            <w:tcW w:w="1660" w:type="dxa"/>
          </w:tcPr>
          <w:p w14:paraId="64D73CBC" w14:textId="77777777" w:rsidR="0036113F" w:rsidRPr="00CD1C90" w:rsidRDefault="0036113F" w:rsidP="00EF2128">
            <w:pPr>
              <w:spacing w:line="400" w:lineRule="exact"/>
              <w:rPr>
                <w:rFonts w:asciiTheme="minorEastAsia" w:hAnsiTheme="minorEastAsia"/>
                <w:color w:val="000000" w:themeColor="text1"/>
                <w:sz w:val="24"/>
                <w:szCs w:val="24"/>
                <w:rPrChange w:id="5218"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5219" w:author="JY0225" w:date="2017-08-24T11:22:00Z">
                  <w:rPr>
                    <w:rFonts w:hint="eastAsia"/>
                    <w:color w:val="000000" w:themeColor="text1"/>
                    <w:sz w:val="24"/>
                  </w:rPr>
                </w:rPrChange>
              </w:rPr>
              <w:t>接口参数</w:t>
            </w:r>
          </w:p>
        </w:tc>
        <w:tc>
          <w:tcPr>
            <w:tcW w:w="4982" w:type="dxa"/>
          </w:tcPr>
          <w:p w14:paraId="3041D223" w14:textId="7F09D771" w:rsidR="0036113F" w:rsidRPr="00CD1C90" w:rsidDel="007F3C29" w:rsidRDefault="0036113F" w:rsidP="00EF2128">
            <w:pPr>
              <w:spacing w:line="400" w:lineRule="exact"/>
              <w:rPr>
                <w:del w:id="5220" w:author="JY0225" w:date="2017-08-23T14:21:00Z"/>
                <w:rFonts w:asciiTheme="minorEastAsia" w:hAnsiTheme="minorEastAsia"/>
                <w:color w:val="000000" w:themeColor="text1"/>
                <w:sz w:val="24"/>
                <w:szCs w:val="24"/>
                <w:rPrChange w:id="5221" w:author="JY0225" w:date="2017-08-24T11:22:00Z">
                  <w:rPr>
                    <w:del w:id="5222" w:author="JY0225" w:date="2017-08-23T14:21:00Z"/>
                    <w:color w:val="000000" w:themeColor="text1"/>
                    <w:sz w:val="24"/>
                  </w:rPr>
                </w:rPrChange>
              </w:rPr>
            </w:pPr>
            <w:del w:id="5223" w:author="JY0225" w:date="2017-08-23T14:21:00Z">
              <w:r w:rsidRPr="00CD1C90" w:rsidDel="007F3C29">
                <w:rPr>
                  <w:rFonts w:asciiTheme="minorEastAsia" w:hAnsiTheme="minorEastAsia"/>
                  <w:color w:val="000000" w:themeColor="text1"/>
                  <w:sz w:val="24"/>
                  <w:szCs w:val="24"/>
                  <w:rPrChange w:id="5224" w:author="JY0225" w:date="2017-08-24T11:22:00Z">
                    <w:rPr>
                      <w:color w:val="000000" w:themeColor="text1"/>
                      <w:sz w:val="24"/>
                    </w:rPr>
                  </w:rPrChange>
                </w:rPr>
                <w:delText>sessionid</w:delText>
              </w:r>
              <w:r w:rsidRPr="00CD1C90" w:rsidDel="007F3C29">
                <w:rPr>
                  <w:rFonts w:asciiTheme="minorEastAsia" w:hAnsiTheme="minorEastAsia" w:hint="eastAsia"/>
                  <w:color w:val="000000" w:themeColor="text1"/>
                  <w:sz w:val="24"/>
                  <w:szCs w:val="24"/>
                  <w:rPrChange w:id="5225" w:author="JY0225" w:date="2017-08-24T11:22:00Z">
                    <w:rPr>
                      <w:rFonts w:hint="eastAsia"/>
                      <w:color w:val="000000" w:themeColor="text1"/>
                      <w:sz w:val="24"/>
                    </w:rPr>
                  </w:rPrChange>
                </w:rPr>
                <w:delText>：会话</w:delText>
              </w:r>
              <w:r w:rsidRPr="00CD1C90" w:rsidDel="007F3C29">
                <w:rPr>
                  <w:rFonts w:asciiTheme="minorEastAsia" w:hAnsiTheme="minorEastAsia" w:hint="eastAsia"/>
                  <w:color w:val="000000" w:themeColor="text1"/>
                  <w:sz w:val="24"/>
                  <w:szCs w:val="24"/>
                  <w:rPrChange w:id="5226" w:author="JY0225" w:date="2017-08-24T11:22:00Z">
                    <w:rPr>
                      <w:rFonts w:hint="eastAsia"/>
                      <w:color w:val="000000" w:themeColor="text1"/>
                      <w:sz w:val="24"/>
                    </w:rPr>
                  </w:rPrChange>
                </w:rPr>
                <w:delText>id</w:delText>
              </w:r>
            </w:del>
          </w:p>
          <w:p w14:paraId="572C5F93" w14:textId="77777777" w:rsidR="0036113F" w:rsidRPr="00CD1C90" w:rsidRDefault="0036113F" w:rsidP="00EF2128">
            <w:pPr>
              <w:spacing w:line="400" w:lineRule="exact"/>
              <w:rPr>
                <w:ins w:id="5227" w:author="JY0225" w:date="2017-08-23T14:21:00Z"/>
                <w:rFonts w:asciiTheme="minorEastAsia" w:hAnsiTheme="minorEastAsia"/>
                <w:color w:val="000000" w:themeColor="text1"/>
                <w:sz w:val="24"/>
                <w:szCs w:val="24"/>
                <w:rPrChange w:id="5228" w:author="JY0225" w:date="2017-08-24T11:22:00Z">
                  <w:rPr>
                    <w:ins w:id="5229" w:author="JY0225" w:date="2017-08-23T14:21:00Z"/>
                    <w:color w:val="000000" w:themeColor="text1"/>
                    <w:sz w:val="24"/>
                  </w:rPr>
                </w:rPrChange>
              </w:rPr>
            </w:pPr>
            <w:r w:rsidRPr="00CD1C90">
              <w:rPr>
                <w:rFonts w:asciiTheme="minorEastAsia" w:hAnsiTheme="minorEastAsia"/>
                <w:color w:val="000000" w:themeColor="text1"/>
                <w:sz w:val="24"/>
                <w:szCs w:val="24"/>
                <w:rPrChange w:id="5230" w:author="JY0225" w:date="2017-08-24T11:22:00Z">
                  <w:rPr>
                    <w:color w:val="000000" w:themeColor="text1"/>
                    <w:sz w:val="24"/>
                  </w:rPr>
                </w:rPrChange>
              </w:rPr>
              <w:t>userid</w:t>
            </w:r>
            <w:r w:rsidRPr="00CD1C90">
              <w:rPr>
                <w:rFonts w:asciiTheme="minorEastAsia" w:hAnsiTheme="minorEastAsia" w:hint="eastAsia"/>
                <w:color w:val="000000" w:themeColor="text1"/>
                <w:sz w:val="24"/>
                <w:szCs w:val="24"/>
                <w:rPrChange w:id="5231" w:author="JY0225" w:date="2017-08-24T11:22:00Z">
                  <w:rPr>
                    <w:rFonts w:hint="eastAsia"/>
                    <w:color w:val="000000" w:themeColor="text1"/>
                    <w:sz w:val="24"/>
                  </w:rPr>
                </w:rPrChange>
              </w:rPr>
              <w:t>：用户</w:t>
            </w:r>
            <w:r w:rsidRPr="00CD1C90">
              <w:rPr>
                <w:rFonts w:asciiTheme="minorEastAsia" w:hAnsiTheme="minorEastAsia" w:hint="eastAsia"/>
                <w:color w:val="000000" w:themeColor="text1"/>
                <w:sz w:val="24"/>
                <w:szCs w:val="24"/>
                <w:rPrChange w:id="5232" w:author="JY0225" w:date="2017-08-24T11:22:00Z">
                  <w:rPr>
                    <w:rFonts w:hint="eastAsia"/>
                    <w:color w:val="000000" w:themeColor="text1"/>
                    <w:sz w:val="24"/>
                  </w:rPr>
                </w:rPrChange>
              </w:rPr>
              <w:t>id</w:t>
            </w:r>
          </w:p>
          <w:p w14:paraId="68275A62" w14:textId="1A9A465A" w:rsidR="007F3C29" w:rsidRPr="00CD1C90" w:rsidRDefault="007F3C29" w:rsidP="00EF2128">
            <w:pPr>
              <w:spacing w:line="400" w:lineRule="exact"/>
              <w:rPr>
                <w:rFonts w:asciiTheme="minorEastAsia" w:hAnsiTheme="minorEastAsia"/>
                <w:color w:val="000000" w:themeColor="text1"/>
                <w:sz w:val="24"/>
                <w:szCs w:val="24"/>
                <w:rPrChange w:id="5233" w:author="JY0225" w:date="2017-08-24T11:22:00Z">
                  <w:rPr>
                    <w:color w:val="000000" w:themeColor="text1"/>
                    <w:sz w:val="24"/>
                  </w:rPr>
                </w:rPrChange>
              </w:rPr>
            </w:pPr>
            <w:ins w:id="5234" w:author="JY0225" w:date="2017-08-23T14:21:00Z">
              <w:r w:rsidRPr="00CD1C90">
                <w:rPr>
                  <w:rFonts w:asciiTheme="minorEastAsia" w:hAnsiTheme="minorEastAsia"/>
                  <w:color w:val="000000" w:themeColor="text1"/>
                  <w:sz w:val="24"/>
                  <w:szCs w:val="24"/>
                  <w:rPrChange w:id="5235" w:author="JY0225" w:date="2017-08-24T11:22:00Z">
                    <w:rPr>
                      <w:color w:val="000000" w:themeColor="text1"/>
                      <w:sz w:val="24"/>
                    </w:rPr>
                  </w:rPrChange>
                </w:rPr>
                <w:t>recent</w:t>
              </w:r>
              <w:r w:rsidRPr="00CD1C90">
                <w:rPr>
                  <w:rFonts w:asciiTheme="minorEastAsia" w:hAnsiTheme="minorEastAsia" w:hint="eastAsia"/>
                  <w:color w:val="000000" w:themeColor="text1"/>
                  <w:sz w:val="24"/>
                  <w:szCs w:val="24"/>
                  <w:rPrChange w:id="5236" w:author="JY0225" w:date="2017-08-24T11:22:00Z">
                    <w:rPr>
                      <w:rFonts w:hint="eastAsia"/>
                      <w:color w:val="000000" w:themeColor="text1"/>
                      <w:sz w:val="24"/>
                    </w:rPr>
                  </w:rPrChange>
                </w:rPr>
                <w:t>：最近会话次数</w:t>
              </w:r>
            </w:ins>
          </w:p>
        </w:tc>
      </w:tr>
      <w:tr w:rsidR="0036113F" w:rsidRPr="00CD1C90" w14:paraId="35E7F839" w14:textId="77777777" w:rsidTr="00EF2128">
        <w:tc>
          <w:tcPr>
            <w:tcW w:w="1660" w:type="dxa"/>
            <w:vMerge/>
          </w:tcPr>
          <w:p w14:paraId="0A7AAE4A" w14:textId="77777777" w:rsidR="0036113F" w:rsidRPr="00CD1C90" w:rsidRDefault="0036113F" w:rsidP="00EF2128">
            <w:pPr>
              <w:spacing w:line="400" w:lineRule="exact"/>
              <w:rPr>
                <w:rFonts w:asciiTheme="minorEastAsia" w:hAnsiTheme="minorEastAsia"/>
                <w:color w:val="000000" w:themeColor="text1"/>
                <w:sz w:val="24"/>
                <w:szCs w:val="24"/>
                <w:rPrChange w:id="5237" w:author="JY0225" w:date="2017-08-24T11:22:00Z">
                  <w:rPr>
                    <w:color w:val="000000" w:themeColor="text1"/>
                    <w:sz w:val="24"/>
                  </w:rPr>
                </w:rPrChange>
              </w:rPr>
            </w:pPr>
          </w:p>
        </w:tc>
        <w:tc>
          <w:tcPr>
            <w:tcW w:w="1660" w:type="dxa"/>
          </w:tcPr>
          <w:p w14:paraId="1F7CF246" w14:textId="77777777" w:rsidR="0036113F" w:rsidRPr="00CD1C90" w:rsidRDefault="0036113F" w:rsidP="00EF2128">
            <w:pPr>
              <w:spacing w:line="400" w:lineRule="exact"/>
              <w:rPr>
                <w:rFonts w:asciiTheme="minorEastAsia" w:hAnsiTheme="minorEastAsia"/>
                <w:color w:val="000000" w:themeColor="text1"/>
                <w:sz w:val="24"/>
                <w:szCs w:val="24"/>
                <w:rPrChange w:id="5238"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5239" w:author="JY0225" w:date="2017-08-24T11:22:00Z">
                  <w:rPr>
                    <w:rFonts w:hint="eastAsia"/>
                    <w:color w:val="000000" w:themeColor="text1"/>
                    <w:sz w:val="24"/>
                  </w:rPr>
                </w:rPrChange>
              </w:rPr>
              <w:t>返回结果</w:t>
            </w:r>
          </w:p>
        </w:tc>
        <w:tc>
          <w:tcPr>
            <w:tcW w:w="4982" w:type="dxa"/>
          </w:tcPr>
          <w:p w14:paraId="17673369" w14:textId="77777777" w:rsidR="00F422A4" w:rsidRPr="00CD1C90" w:rsidRDefault="00F422A4" w:rsidP="00F422A4">
            <w:pPr>
              <w:spacing w:line="400" w:lineRule="exact"/>
              <w:rPr>
                <w:rFonts w:asciiTheme="minorEastAsia" w:hAnsiTheme="minorEastAsia" w:cs="Times New Roman"/>
                <w:sz w:val="24"/>
                <w:szCs w:val="24"/>
                <w:rPrChange w:id="5240" w:author="JY0225" w:date="2017-08-24T11:22:00Z">
                  <w:rPr>
                    <w:rFonts w:ascii="Times New Roman" w:hAnsi="Times New Roman" w:cs="Times New Roman"/>
                    <w:sz w:val="24"/>
                    <w:szCs w:val="24"/>
                  </w:rPr>
                </w:rPrChange>
              </w:rPr>
            </w:pPr>
            <w:r w:rsidRPr="00CD1C90">
              <w:rPr>
                <w:rFonts w:asciiTheme="minorEastAsia" w:hAnsiTheme="minorEastAsia" w:cs="Times New Roman"/>
                <w:sz w:val="24"/>
                <w:szCs w:val="24"/>
                <w:rPrChange w:id="5241" w:author="JY0225" w:date="2017-08-24T11:22:00Z">
                  <w:rPr>
                    <w:rFonts w:ascii="Times New Roman" w:hAnsi="Times New Roman" w:cs="Times New Roman"/>
                    <w:sz w:val="24"/>
                    <w:szCs w:val="24"/>
                  </w:rPr>
                </w:rPrChange>
              </w:rPr>
              <w:t>{</w:t>
            </w:r>
          </w:p>
          <w:p w14:paraId="6D2BFDA9" w14:textId="77777777" w:rsidR="00F422A4" w:rsidRPr="00CD1C90" w:rsidRDefault="00F422A4" w:rsidP="00F422A4">
            <w:pPr>
              <w:spacing w:line="400" w:lineRule="exact"/>
              <w:ind w:firstLineChars="50" w:firstLine="120"/>
              <w:rPr>
                <w:rFonts w:asciiTheme="minorEastAsia" w:hAnsiTheme="minorEastAsia" w:cs="Times New Roman"/>
                <w:sz w:val="24"/>
                <w:szCs w:val="24"/>
                <w:rPrChange w:id="5242" w:author="JY0225" w:date="2017-08-24T11:22:00Z">
                  <w:rPr>
                    <w:rFonts w:ascii="Times New Roman" w:hAnsi="Times New Roman" w:cs="Times New Roman"/>
                    <w:sz w:val="24"/>
                    <w:szCs w:val="24"/>
                  </w:rPr>
                </w:rPrChange>
              </w:rPr>
            </w:pPr>
            <w:r w:rsidRPr="00CD1C90">
              <w:rPr>
                <w:rFonts w:asciiTheme="minorEastAsia" w:hAnsiTheme="minorEastAsia" w:cs="Times New Roman"/>
                <w:sz w:val="24"/>
                <w:szCs w:val="24"/>
                <w:rPrChange w:id="5243" w:author="JY0225" w:date="2017-08-24T11:22:00Z">
                  <w:rPr>
                    <w:rFonts w:ascii="Times New Roman" w:hAnsi="Times New Roman" w:cs="Times New Roman"/>
                    <w:sz w:val="24"/>
                    <w:szCs w:val="24"/>
                  </w:rPr>
                </w:rPrChange>
              </w:rPr>
              <w:t>"</w:t>
            </w:r>
            <w:r w:rsidR="00943952" w:rsidRPr="00CD1C90">
              <w:rPr>
                <w:rFonts w:asciiTheme="minorEastAsia" w:hAnsiTheme="minorEastAsia" w:cs="Times New Roman"/>
                <w:sz w:val="24"/>
                <w:szCs w:val="24"/>
                <w:rPrChange w:id="5244" w:author="JY0225" w:date="2017-08-24T11:22:00Z">
                  <w:rPr>
                    <w:rFonts w:ascii="Times New Roman" w:hAnsi="Times New Roman" w:cs="Times New Roman"/>
                    <w:sz w:val="24"/>
                    <w:szCs w:val="24"/>
                  </w:rPr>
                </w:rPrChange>
              </w:rPr>
              <w:t>status</w:t>
            </w:r>
            <w:r w:rsidR="004667FB" w:rsidRPr="00CD1C90">
              <w:rPr>
                <w:rFonts w:asciiTheme="minorEastAsia" w:hAnsiTheme="minorEastAsia" w:cs="Times New Roman"/>
                <w:sz w:val="24"/>
                <w:szCs w:val="24"/>
                <w:rPrChange w:id="5245" w:author="JY0225" w:date="2017-08-24T11:22:00Z">
                  <w:rPr>
                    <w:rFonts w:ascii="Times New Roman" w:hAnsi="Times New Roman" w:cs="Times New Roman"/>
                    <w:sz w:val="24"/>
                    <w:szCs w:val="24"/>
                  </w:rPr>
                </w:rPrChange>
              </w:rPr>
              <w:t>": "0</w:t>
            </w:r>
            <w:r w:rsidRPr="00CD1C90">
              <w:rPr>
                <w:rFonts w:asciiTheme="minorEastAsia" w:hAnsiTheme="minorEastAsia" w:cs="Times New Roman"/>
                <w:sz w:val="24"/>
                <w:szCs w:val="24"/>
                <w:rPrChange w:id="5246" w:author="JY0225" w:date="2017-08-24T11:22:00Z">
                  <w:rPr>
                    <w:rFonts w:ascii="Times New Roman" w:hAnsi="Times New Roman" w:cs="Times New Roman"/>
                    <w:sz w:val="24"/>
                    <w:szCs w:val="24"/>
                  </w:rPr>
                </w:rPrChange>
              </w:rPr>
              <w:t>",</w:t>
            </w:r>
          </w:p>
          <w:p w14:paraId="4BAF3747" w14:textId="77777777" w:rsidR="00A36AE1" w:rsidRPr="00CD1C90" w:rsidRDefault="00A36AE1" w:rsidP="00A36AE1">
            <w:pPr>
              <w:spacing w:line="400" w:lineRule="exact"/>
              <w:ind w:firstLineChars="50" w:firstLine="120"/>
              <w:rPr>
                <w:rFonts w:asciiTheme="minorEastAsia" w:hAnsiTheme="minorEastAsia" w:cs="Times New Roman"/>
                <w:sz w:val="24"/>
                <w:szCs w:val="24"/>
                <w:rPrChange w:id="5247" w:author="JY0225" w:date="2017-08-24T11:22:00Z">
                  <w:rPr>
                    <w:rFonts w:ascii="Times New Roman" w:hAnsi="Times New Roman" w:cs="Times New Roman"/>
                    <w:sz w:val="24"/>
                    <w:szCs w:val="24"/>
                  </w:rPr>
                </w:rPrChange>
              </w:rPr>
            </w:pPr>
            <w:r w:rsidRPr="00CD1C90">
              <w:rPr>
                <w:rFonts w:asciiTheme="minorEastAsia" w:hAnsiTheme="minorEastAsia" w:cs="Times New Roman"/>
                <w:sz w:val="24"/>
                <w:szCs w:val="24"/>
                <w:rPrChange w:id="5248" w:author="JY0225" w:date="2017-08-24T11:22:00Z">
                  <w:rPr>
                    <w:rFonts w:ascii="Times New Roman" w:hAnsi="Times New Roman" w:cs="Times New Roman"/>
                    <w:sz w:val="24"/>
                    <w:szCs w:val="24"/>
                  </w:rPr>
                </w:rPrChange>
              </w:rPr>
              <w:t xml:space="preserve">"request": "curl -k -X POST -d </w:t>
            </w:r>
            <w:r w:rsidRPr="00CD1C90">
              <w:rPr>
                <w:rFonts w:asciiTheme="minorEastAsia" w:hAnsiTheme="minorEastAsia" w:cs="Times New Roman"/>
                <w:sz w:val="24"/>
                <w:szCs w:val="24"/>
                <w:rPrChange w:id="5249" w:author="JY0225" w:date="2017-08-24T11:22:00Z">
                  <w:rPr>
                    <w:rFonts w:ascii="Times New Roman" w:hAnsi="Times New Roman" w:cs="Times New Roman"/>
                    <w:sz w:val="24"/>
                    <w:szCs w:val="24"/>
                  </w:rPr>
                </w:rPrChange>
              </w:rPr>
              <w:lastRenderedPageBreak/>
              <w:t>'{"password": "123456", "email":"zhu__feng006@163.com"}'</w:t>
            </w:r>
          </w:p>
          <w:p w14:paraId="1BE87470" w14:textId="77777777" w:rsidR="00F422A4" w:rsidRPr="00CD1C90" w:rsidRDefault="00A36AE1" w:rsidP="00A36AE1">
            <w:pPr>
              <w:spacing w:line="400" w:lineRule="exact"/>
              <w:ind w:firstLineChars="50" w:firstLine="120"/>
              <w:rPr>
                <w:rFonts w:asciiTheme="minorEastAsia" w:hAnsiTheme="minorEastAsia" w:cs="Times New Roman"/>
                <w:sz w:val="24"/>
                <w:szCs w:val="24"/>
                <w:rPrChange w:id="5250" w:author="JY0225" w:date="2017-08-24T11:22:00Z">
                  <w:rPr>
                    <w:rFonts w:ascii="Times New Roman" w:hAnsi="Times New Roman" w:cs="Times New Roman"/>
                    <w:sz w:val="24"/>
                    <w:szCs w:val="24"/>
                  </w:rPr>
                </w:rPrChange>
              </w:rPr>
            </w:pPr>
            <w:r w:rsidRPr="00CD1C90">
              <w:rPr>
                <w:rFonts w:asciiTheme="minorEastAsia" w:hAnsiTheme="minorEastAsia" w:cs="Times New Roman"/>
                <w:sz w:val="24"/>
                <w:szCs w:val="24"/>
                <w:rPrChange w:id="5251" w:author="JY0225" w:date="2017-08-24T11:22:00Z">
                  <w:rPr>
                    <w:rFonts w:ascii="Times New Roman" w:hAnsi="Times New Roman" w:cs="Times New Roman"/>
                    <w:sz w:val="24"/>
                    <w:szCs w:val="24"/>
                  </w:rPr>
                </w:rPrChange>
              </w:rPr>
              <w:t>https://localhost:443/oauth/access_token</w:t>
            </w:r>
            <w:r w:rsidR="00F422A4" w:rsidRPr="00CD1C90">
              <w:rPr>
                <w:rFonts w:asciiTheme="minorEastAsia" w:hAnsiTheme="minorEastAsia" w:cs="Times New Roman"/>
                <w:sz w:val="24"/>
                <w:szCs w:val="24"/>
                <w:rPrChange w:id="5252" w:author="JY0225" w:date="2017-08-24T11:22:00Z">
                  <w:rPr>
                    <w:rFonts w:ascii="Times New Roman" w:hAnsi="Times New Roman" w:cs="Times New Roman"/>
                    <w:sz w:val="24"/>
                    <w:szCs w:val="24"/>
                  </w:rPr>
                </w:rPrChange>
              </w:rPr>
              <w:t xml:space="preserve">", </w:t>
            </w:r>
          </w:p>
          <w:p w14:paraId="3FC7B7C4" w14:textId="77777777" w:rsidR="00F422A4" w:rsidRPr="00CD1C90" w:rsidRDefault="00A36AE1" w:rsidP="00F422A4">
            <w:pPr>
              <w:spacing w:line="400" w:lineRule="exact"/>
              <w:ind w:firstLineChars="50" w:firstLine="120"/>
              <w:rPr>
                <w:rFonts w:asciiTheme="minorEastAsia" w:hAnsiTheme="minorEastAsia" w:cs="Times New Roman"/>
                <w:sz w:val="24"/>
                <w:szCs w:val="24"/>
                <w:rPrChange w:id="5253" w:author="JY0225" w:date="2017-08-24T11:22:00Z">
                  <w:rPr>
                    <w:rFonts w:ascii="Times New Roman" w:hAnsi="Times New Roman" w:cs="Times New Roman"/>
                    <w:sz w:val="24"/>
                    <w:szCs w:val="24"/>
                  </w:rPr>
                </w:rPrChange>
              </w:rPr>
            </w:pPr>
            <w:r w:rsidRPr="00CD1C90">
              <w:rPr>
                <w:rFonts w:asciiTheme="minorEastAsia" w:hAnsiTheme="minorEastAsia" w:cs="Times New Roman"/>
                <w:sz w:val="24"/>
                <w:szCs w:val="24"/>
                <w:rPrChange w:id="5254" w:author="JY0225" w:date="2017-08-24T11:22:00Z">
                  <w:rPr>
                    <w:rFonts w:ascii="Times New Roman" w:hAnsi="Times New Roman" w:cs="Times New Roman"/>
                    <w:sz w:val="24"/>
                    <w:szCs w:val="24"/>
                  </w:rPr>
                </w:rPrChange>
              </w:rPr>
              <w:t>"</w:t>
            </w:r>
            <w:r w:rsidR="005D70F3" w:rsidRPr="00CD1C90">
              <w:rPr>
                <w:rFonts w:asciiTheme="minorEastAsia" w:hAnsiTheme="minorEastAsia" w:cs="Times New Roman"/>
                <w:sz w:val="24"/>
                <w:szCs w:val="24"/>
                <w:rPrChange w:id="5255" w:author="JY0225" w:date="2017-08-24T11:22:00Z">
                  <w:rPr>
                    <w:rFonts w:ascii="Times New Roman" w:hAnsi="Times New Roman" w:cs="Times New Roman"/>
                    <w:sz w:val="24"/>
                    <w:szCs w:val="24"/>
                  </w:rPr>
                </w:rPrChange>
              </w:rPr>
              <w:t>state</w:t>
            </w:r>
            <w:r w:rsidR="00F422A4" w:rsidRPr="00CD1C90">
              <w:rPr>
                <w:rFonts w:asciiTheme="minorEastAsia" w:hAnsiTheme="minorEastAsia" w:cs="Times New Roman"/>
                <w:sz w:val="24"/>
                <w:szCs w:val="24"/>
                <w:rPrChange w:id="5256" w:author="JY0225" w:date="2017-08-24T11:22:00Z">
                  <w:rPr>
                    <w:rFonts w:ascii="Times New Roman" w:hAnsi="Times New Roman" w:cs="Times New Roman"/>
                    <w:sz w:val="24"/>
                    <w:szCs w:val="24"/>
                  </w:rPr>
                </w:rPrChange>
              </w:rPr>
              <w:t>": "</w:t>
            </w:r>
            <w:r w:rsidR="0016125A" w:rsidRPr="00CD1C90">
              <w:rPr>
                <w:rFonts w:asciiTheme="minorEastAsia" w:hAnsiTheme="minorEastAsia" w:cs="Times New Roman"/>
                <w:sz w:val="24"/>
                <w:szCs w:val="24"/>
                <w:rPrChange w:id="5257" w:author="JY0225" w:date="2017-08-24T11:22:00Z">
                  <w:rPr>
                    <w:rFonts w:ascii="Times New Roman" w:hAnsi="Times New Roman" w:cs="Times New Roman"/>
                    <w:sz w:val="24"/>
                    <w:szCs w:val="24"/>
                  </w:rPr>
                </w:rPrChange>
              </w:rPr>
              <w:t>finished</w:t>
            </w:r>
            <w:r w:rsidR="00F422A4" w:rsidRPr="00CD1C90">
              <w:rPr>
                <w:rFonts w:asciiTheme="minorEastAsia" w:hAnsiTheme="minorEastAsia" w:cs="Times New Roman"/>
                <w:sz w:val="24"/>
                <w:szCs w:val="24"/>
                <w:rPrChange w:id="5258" w:author="JY0225" w:date="2017-08-24T11:22:00Z">
                  <w:rPr>
                    <w:rFonts w:ascii="Times New Roman" w:hAnsi="Times New Roman" w:cs="Times New Roman"/>
                    <w:sz w:val="24"/>
                    <w:szCs w:val="24"/>
                  </w:rPr>
                </w:rPrChange>
              </w:rPr>
              <w:t xml:space="preserve">", </w:t>
            </w:r>
          </w:p>
          <w:p w14:paraId="6BE1B431" w14:textId="77777777" w:rsidR="00F422A4" w:rsidRPr="00CD1C90" w:rsidRDefault="00F422A4" w:rsidP="00F422A4">
            <w:pPr>
              <w:spacing w:line="400" w:lineRule="exact"/>
              <w:ind w:firstLineChars="50" w:firstLine="120"/>
              <w:rPr>
                <w:rFonts w:asciiTheme="minorEastAsia" w:hAnsiTheme="minorEastAsia" w:cs="Times New Roman"/>
                <w:sz w:val="24"/>
                <w:szCs w:val="24"/>
                <w:rPrChange w:id="5259" w:author="JY0225" w:date="2017-08-24T11:22:00Z">
                  <w:rPr>
                    <w:rFonts w:ascii="Times New Roman" w:hAnsi="Times New Roman" w:cs="Times New Roman"/>
                    <w:sz w:val="24"/>
                    <w:szCs w:val="24"/>
                  </w:rPr>
                </w:rPrChange>
              </w:rPr>
            </w:pPr>
            <w:r w:rsidRPr="00CD1C90">
              <w:rPr>
                <w:rFonts w:asciiTheme="minorEastAsia" w:hAnsiTheme="minorEastAsia" w:cs="Times New Roman"/>
                <w:sz w:val="24"/>
                <w:szCs w:val="24"/>
                <w:rPrChange w:id="5260" w:author="JY0225" w:date="2017-08-24T11:22:00Z">
                  <w:rPr>
                    <w:rFonts w:ascii="Times New Roman" w:hAnsi="Times New Roman" w:cs="Times New Roman"/>
                    <w:sz w:val="24"/>
                    <w:szCs w:val="24"/>
                  </w:rPr>
                </w:rPrChange>
              </w:rPr>
              <w:t>"</w:t>
            </w:r>
            <w:r w:rsidR="00D60041" w:rsidRPr="00CD1C90">
              <w:rPr>
                <w:rFonts w:asciiTheme="minorEastAsia" w:hAnsiTheme="minorEastAsia" w:cs="Times New Roman"/>
                <w:sz w:val="24"/>
                <w:szCs w:val="24"/>
                <w:rPrChange w:id="5261" w:author="JY0225" w:date="2017-08-24T11:22:00Z">
                  <w:rPr>
                    <w:rFonts w:ascii="Times New Roman" w:hAnsi="Times New Roman" w:cs="Times New Roman"/>
                    <w:sz w:val="24"/>
                    <w:szCs w:val="24"/>
                  </w:rPr>
                </w:rPrChange>
              </w:rPr>
              <w:t>time</w:t>
            </w:r>
            <w:r w:rsidRPr="00CD1C90">
              <w:rPr>
                <w:rFonts w:asciiTheme="minorEastAsia" w:hAnsiTheme="minorEastAsia" w:cs="Times New Roman"/>
                <w:sz w:val="24"/>
                <w:szCs w:val="24"/>
                <w:rPrChange w:id="5262" w:author="JY0225" w:date="2017-08-24T11:22:00Z">
                  <w:rPr>
                    <w:rFonts w:ascii="Times New Roman" w:hAnsi="Times New Roman" w:cs="Times New Roman"/>
                    <w:sz w:val="24"/>
                    <w:szCs w:val="24"/>
                  </w:rPr>
                </w:rPrChange>
              </w:rPr>
              <w:t xml:space="preserve">": "1432653661.66864", </w:t>
            </w:r>
          </w:p>
          <w:p w14:paraId="4CCA9B69" w14:textId="77777777" w:rsidR="00F422A4" w:rsidRPr="00CD1C90" w:rsidRDefault="00F422A4" w:rsidP="00F422A4">
            <w:pPr>
              <w:spacing w:line="400" w:lineRule="exact"/>
              <w:ind w:firstLineChars="50" w:firstLine="120"/>
              <w:rPr>
                <w:rFonts w:asciiTheme="minorEastAsia" w:hAnsiTheme="minorEastAsia" w:cs="Times New Roman"/>
                <w:sz w:val="24"/>
                <w:szCs w:val="24"/>
                <w:rPrChange w:id="5263" w:author="JY0225" w:date="2017-08-24T11:22:00Z">
                  <w:rPr>
                    <w:rFonts w:ascii="Times New Roman" w:hAnsi="Times New Roman" w:cs="Times New Roman"/>
                    <w:sz w:val="24"/>
                    <w:szCs w:val="24"/>
                  </w:rPr>
                </w:rPrChange>
              </w:rPr>
            </w:pPr>
            <w:r w:rsidRPr="00CD1C90">
              <w:rPr>
                <w:rFonts w:asciiTheme="minorEastAsia" w:hAnsiTheme="minorEastAsia" w:cs="Times New Roman"/>
                <w:sz w:val="24"/>
                <w:szCs w:val="24"/>
                <w:rPrChange w:id="5264" w:author="JY0225" w:date="2017-08-24T11:22:00Z">
                  <w:rPr>
                    <w:rFonts w:ascii="Times New Roman" w:hAnsi="Times New Roman" w:cs="Times New Roman"/>
                    <w:sz w:val="24"/>
                    <w:szCs w:val="24"/>
                  </w:rPr>
                </w:rPrChange>
              </w:rPr>
              <w:t>"</w:t>
            </w:r>
            <w:r w:rsidR="00530B7C" w:rsidRPr="00CD1C90">
              <w:rPr>
                <w:rFonts w:asciiTheme="minorEastAsia" w:hAnsiTheme="minorEastAsia" w:cs="Times New Roman"/>
                <w:sz w:val="24"/>
                <w:szCs w:val="24"/>
                <w:rPrChange w:id="5265" w:author="JY0225" w:date="2017-08-24T11:22:00Z">
                  <w:rPr>
                    <w:rFonts w:ascii="Times New Roman" w:hAnsi="Times New Roman" w:cs="Times New Roman"/>
                    <w:sz w:val="24"/>
                    <w:szCs w:val="24"/>
                  </w:rPr>
                </w:rPrChange>
              </w:rPr>
              <w:t>userid</w:t>
            </w:r>
            <w:r w:rsidRPr="00CD1C90">
              <w:rPr>
                <w:rFonts w:asciiTheme="minorEastAsia" w:hAnsiTheme="minorEastAsia" w:cs="Times New Roman"/>
                <w:sz w:val="24"/>
                <w:szCs w:val="24"/>
                <w:rPrChange w:id="5266" w:author="JY0225" w:date="2017-08-24T11:22:00Z">
                  <w:rPr>
                    <w:rFonts w:ascii="Times New Roman" w:hAnsi="Times New Roman" w:cs="Times New Roman"/>
                    <w:sz w:val="24"/>
                    <w:szCs w:val="24"/>
                  </w:rPr>
                </w:rPrChange>
              </w:rPr>
              <w:t>": "</w:t>
            </w:r>
            <w:r w:rsidR="0022170B" w:rsidRPr="00CD1C90">
              <w:rPr>
                <w:rFonts w:asciiTheme="minorEastAsia" w:hAnsiTheme="minorEastAsia" w:cs="Times New Roman"/>
                <w:sz w:val="24"/>
                <w:szCs w:val="24"/>
                <w:rPrChange w:id="5267" w:author="JY0225" w:date="2017-08-24T11:22:00Z">
                  <w:rPr>
                    <w:rFonts w:ascii="Times New Roman" w:hAnsi="Times New Roman" w:cs="Times New Roman"/>
                    <w:sz w:val="24"/>
                    <w:szCs w:val="24"/>
                  </w:rPr>
                </w:rPrChange>
              </w:rPr>
              <w:t>kaeyi</w:t>
            </w:r>
            <w:r w:rsidR="0022170B" w:rsidRPr="00CD1C90">
              <w:rPr>
                <w:rFonts w:asciiTheme="minorEastAsia" w:hAnsiTheme="minorEastAsia" w:cs="Times New Roman" w:hint="eastAsia"/>
                <w:sz w:val="24"/>
                <w:szCs w:val="24"/>
                <w:rPrChange w:id="5268" w:author="JY0225" w:date="2017-08-24T11:22:00Z">
                  <w:rPr>
                    <w:rFonts w:ascii="Times New Roman" w:hAnsi="Times New Roman" w:cs="Times New Roman" w:hint="eastAsia"/>
                    <w:sz w:val="24"/>
                    <w:szCs w:val="24"/>
                  </w:rPr>
                </w:rPrChange>
              </w:rPr>
              <w:t>ka@</w:t>
            </w:r>
            <w:r w:rsidR="0022170B" w:rsidRPr="00CD1C90">
              <w:rPr>
                <w:rFonts w:asciiTheme="minorEastAsia" w:hAnsiTheme="minorEastAsia" w:cs="Times New Roman"/>
                <w:sz w:val="24"/>
                <w:szCs w:val="24"/>
                <w:rPrChange w:id="5269" w:author="JY0225" w:date="2017-08-24T11:22:00Z">
                  <w:rPr>
                    <w:rFonts w:ascii="Times New Roman" w:hAnsi="Times New Roman" w:cs="Times New Roman"/>
                    <w:sz w:val="24"/>
                    <w:szCs w:val="24"/>
                  </w:rPr>
                </w:rPrChange>
              </w:rPr>
              <w:t>163.com</w:t>
            </w:r>
            <w:r w:rsidRPr="00CD1C90">
              <w:rPr>
                <w:rFonts w:asciiTheme="minorEastAsia" w:hAnsiTheme="minorEastAsia" w:cs="Times New Roman"/>
                <w:sz w:val="24"/>
                <w:szCs w:val="24"/>
                <w:rPrChange w:id="5270" w:author="JY0225" w:date="2017-08-24T11:22:00Z">
                  <w:rPr>
                    <w:rFonts w:ascii="Times New Roman" w:hAnsi="Times New Roman" w:cs="Times New Roman"/>
                    <w:sz w:val="24"/>
                    <w:szCs w:val="24"/>
                  </w:rPr>
                </w:rPrChange>
              </w:rPr>
              <w:t>"</w:t>
            </w:r>
          </w:p>
          <w:p w14:paraId="13B8DC4B" w14:textId="77777777" w:rsidR="0036113F" w:rsidRPr="00CD1C90" w:rsidRDefault="00F422A4" w:rsidP="00F422A4">
            <w:pPr>
              <w:spacing w:line="400" w:lineRule="exact"/>
              <w:rPr>
                <w:rFonts w:asciiTheme="minorEastAsia" w:hAnsiTheme="minorEastAsia"/>
                <w:color w:val="000000" w:themeColor="text1"/>
                <w:sz w:val="24"/>
                <w:szCs w:val="24"/>
                <w:rPrChange w:id="5271" w:author="JY0225" w:date="2017-08-24T11:22:00Z">
                  <w:rPr>
                    <w:color w:val="000000" w:themeColor="text1"/>
                    <w:sz w:val="24"/>
                  </w:rPr>
                </w:rPrChange>
              </w:rPr>
            </w:pPr>
            <w:r w:rsidRPr="00CD1C90">
              <w:rPr>
                <w:rFonts w:asciiTheme="minorEastAsia" w:hAnsiTheme="minorEastAsia" w:cs="Times New Roman"/>
                <w:sz w:val="24"/>
                <w:szCs w:val="24"/>
                <w:rPrChange w:id="5272" w:author="JY0225" w:date="2017-08-24T11:22:00Z">
                  <w:rPr>
                    <w:rFonts w:ascii="Times New Roman" w:hAnsi="Times New Roman" w:cs="Times New Roman"/>
                    <w:sz w:val="24"/>
                    <w:szCs w:val="24"/>
                  </w:rPr>
                </w:rPrChange>
              </w:rPr>
              <w:t>}</w:t>
            </w:r>
          </w:p>
        </w:tc>
      </w:tr>
    </w:tbl>
    <w:p w14:paraId="0F993896" w14:textId="08E16964" w:rsidR="00560B66" w:rsidRPr="00CD1C90" w:rsidRDefault="00560B66" w:rsidP="00E85EA2">
      <w:pPr>
        <w:spacing w:line="400" w:lineRule="exact"/>
        <w:rPr>
          <w:ins w:id="5273" w:author="JY0225" w:date="2017-08-23T14:21:00Z"/>
          <w:rFonts w:asciiTheme="minorEastAsia" w:hAnsiTheme="minorEastAsia"/>
          <w:color w:val="000000" w:themeColor="text1"/>
          <w:sz w:val="24"/>
          <w:szCs w:val="24"/>
          <w:rPrChange w:id="5274" w:author="JY0225" w:date="2017-08-24T11:22:00Z">
            <w:rPr>
              <w:ins w:id="5275" w:author="JY0225" w:date="2017-08-23T14:21:00Z"/>
              <w:color w:val="000000" w:themeColor="text1"/>
              <w:sz w:val="24"/>
            </w:rPr>
          </w:rPrChange>
        </w:rPr>
      </w:pPr>
      <w:ins w:id="5276" w:author="JY0225" w:date="2017-08-23T14:21:00Z">
        <w:r w:rsidRPr="00CD1C90">
          <w:rPr>
            <w:rFonts w:asciiTheme="minorEastAsia" w:hAnsiTheme="minorEastAsia"/>
            <w:color w:val="000000" w:themeColor="text1"/>
            <w:sz w:val="24"/>
            <w:szCs w:val="24"/>
            <w:rPrChange w:id="5277" w:author="JY0225" w:date="2017-08-24T11:22:00Z">
              <w:rPr>
                <w:color w:val="000000" w:themeColor="text1"/>
                <w:sz w:val="24"/>
              </w:rPr>
            </w:rPrChange>
          </w:rPr>
          <w:lastRenderedPageBreak/>
          <w:tab/>
        </w:r>
      </w:ins>
      <w:ins w:id="5278" w:author="JY0225" w:date="2017-08-23T14:26:00Z">
        <w:r w:rsidR="005D7046" w:rsidRPr="00CD1C90">
          <w:rPr>
            <w:rFonts w:asciiTheme="minorEastAsia" w:hAnsiTheme="minorEastAsia" w:hint="eastAsia"/>
            <w:color w:val="000000" w:themeColor="text1"/>
            <w:sz w:val="24"/>
            <w:szCs w:val="24"/>
            <w:rPrChange w:id="5279" w:author="JY0225" w:date="2017-08-24T11:22:00Z">
              <w:rPr>
                <w:rFonts w:hint="eastAsia"/>
                <w:color w:val="000000" w:themeColor="text1"/>
                <w:sz w:val="24"/>
              </w:rPr>
            </w:rPrChange>
          </w:rPr>
          <w:t>会话查询接口在用户发送查询会话信息请求到服务器时调用，该接口以用户</w:t>
        </w:r>
        <w:r w:rsidR="005D7046" w:rsidRPr="00CD1C90">
          <w:rPr>
            <w:rFonts w:asciiTheme="minorEastAsia" w:hAnsiTheme="minorEastAsia" w:hint="eastAsia"/>
            <w:color w:val="000000" w:themeColor="text1"/>
            <w:sz w:val="24"/>
            <w:szCs w:val="24"/>
            <w:rPrChange w:id="5280" w:author="JY0225" w:date="2017-08-24T11:22:00Z">
              <w:rPr>
                <w:rFonts w:hint="eastAsia"/>
                <w:color w:val="000000" w:themeColor="text1"/>
                <w:sz w:val="24"/>
              </w:rPr>
            </w:rPrChange>
          </w:rPr>
          <w:t>id</w:t>
        </w:r>
      </w:ins>
      <w:ins w:id="5281" w:author="JY0225" w:date="2017-08-23T14:27:00Z">
        <w:r w:rsidR="005D7046" w:rsidRPr="00CD1C90">
          <w:rPr>
            <w:rFonts w:asciiTheme="minorEastAsia" w:hAnsiTheme="minorEastAsia" w:hint="eastAsia"/>
            <w:color w:val="000000" w:themeColor="text1"/>
            <w:sz w:val="24"/>
            <w:szCs w:val="24"/>
            <w:rPrChange w:id="5282" w:author="JY0225" w:date="2017-08-24T11:22:00Z">
              <w:rPr>
                <w:rFonts w:hint="eastAsia"/>
                <w:color w:val="000000" w:themeColor="text1"/>
                <w:sz w:val="24"/>
              </w:rPr>
            </w:rPrChange>
          </w:rPr>
          <w:t>作为第一个</w:t>
        </w:r>
      </w:ins>
      <w:ins w:id="5283" w:author="JY0225" w:date="2017-08-23T14:28:00Z">
        <w:r w:rsidR="00391D3E" w:rsidRPr="00CD1C90">
          <w:rPr>
            <w:rFonts w:asciiTheme="minorEastAsia" w:hAnsiTheme="minorEastAsia" w:hint="eastAsia"/>
            <w:color w:val="000000" w:themeColor="text1"/>
            <w:sz w:val="24"/>
            <w:szCs w:val="24"/>
            <w:rPrChange w:id="5284" w:author="JY0225" w:date="2017-08-24T11:22:00Z">
              <w:rPr>
                <w:rFonts w:hint="eastAsia"/>
                <w:color w:val="000000" w:themeColor="text1"/>
                <w:sz w:val="24"/>
              </w:rPr>
            </w:rPrChange>
          </w:rPr>
          <w:t>参数，以最近会话次数</w:t>
        </w:r>
        <w:r w:rsidR="00391D3E" w:rsidRPr="00CD1C90">
          <w:rPr>
            <w:rFonts w:asciiTheme="minorEastAsia" w:hAnsiTheme="minorEastAsia" w:hint="eastAsia"/>
            <w:color w:val="000000" w:themeColor="text1"/>
            <w:sz w:val="24"/>
            <w:szCs w:val="24"/>
            <w:rPrChange w:id="5285" w:author="JY0225" w:date="2017-08-24T11:22:00Z">
              <w:rPr>
                <w:rFonts w:hint="eastAsia"/>
                <w:color w:val="000000" w:themeColor="text1"/>
                <w:sz w:val="24"/>
              </w:rPr>
            </w:rPrChange>
          </w:rPr>
          <w:t>recent</w:t>
        </w:r>
        <w:r w:rsidR="00391D3E" w:rsidRPr="00CD1C90">
          <w:rPr>
            <w:rFonts w:asciiTheme="minorEastAsia" w:hAnsiTheme="minorEastAsia" w:hint="eastAsia"/>
            <w:color w:val="000000" w:themeColor="text1"/>
            <w:sz w:val="24"/>
            <w:szCs w:val="24"/>
            <w:rPrChange w:id="5286" w:author="JY0225" w:date="2017-08-24T11:22:00Z">
              <w:rPr>
                <w:rFonts w:hint="eastAsia"/>
                <w:color w:val="000000" w:themeColor="text1"/>
                <w:sz w:val="24"/>
              </w:rPr>
            </w:rPrChange>
          </w:rPr>
          <w:t>作为第二个参数。</w:t>
        </w:r>
        <w:r w:rsidR="00F83088" w:rsidRPr="00CD1C90">
          <w:rPr>
            <w:rFonts w:asciiTheme="minorEastAsia" w:hAnsiTheme="minorEastAsia" w:hint="eastAsia"/>
            <w:color w:val="000000" w:themeColor="text1"/>
            <w:sz w:val="24"/>
            <w:szCs w:val="24"/>
            <w:rPrChange w:id="5287" w:author="JY0225" w:date="2017-08-24T11:22:00Z">
              <w:rPr>
                <w:rFonts w:hint="eastAsia"/>
                <w:color w:val="000000" w:themeColor="text1"/>
                <w:sz w:val="24"/>
              </w:rPr>
            </w:rPrChange>
          </w:rPr>
          <w:t>返回的结果根据</w:t>
        </w:r>
        <w:r w:rsidR="00F83088" w:rsidRPr="00CD1C90">
          <w:rPr>
            <w:rFonts w:asciiTheme="minorEastAsia" w:hAnsiTheme="minorEastAsia" w:hint="eastAsia"/>
            <w:color w:val="000000" w:themeColor="text1"/>
            <w:sz w:val="24"/>
            <w:szCs w:val="24"/>
            <w:rPrChange w:id="5288" w:author="JY0225" w:date="2017-08-24T11:22:00Z">
              <w:rPr>
                <w:rFonts w:hint="eastAsia"/>
                <w:color w:val="000000" w:themeColor="text1"/>
                <w:sz w:val="24"/>
              </w:rPr>
            </w:rPrChange>
          </w:rPr>
          <w:t>recent</w:t>
        </w:r>
      </w:ins>
      <w:ins w:id="5289" w:author="JY0225" w:date="2017-08-23T14:29:00Z">
        <w:r w:rsidR="00F83088" w:rsidRPr="00CD1C90">
          <w:rPr>
            <w:rFonts w:asciiTheme="minorEastAsia" w:hAnsiTheme="minorEastAsia" w:hint="eastAsia"/>
            <w:color w:val="000000" w:themeColor="text1"/>
            <w:sz w:val="24"/>
            <w:szCs w:val="24"/>
            <w:rPrChange w:id="5290" w:author="JY0225" w:date="2017-08-24T11:22:00Z">
              <w:rPr>
                <w:rFonts w:hint="eastAsia"/>
                <w:color w:val="000000" w:themeColor="text1"/>
                <w:sz w:val="24"/>
              </w:rPr>
            </w:rPrChange>
          </w:rPr>
          <w:t>参数指定的会话个数，以</w:t>
        </w:r>
        <w:r w:rsidR="00F83088" w:rsidRPr="00CD1C90">
          <w:rPr>
            <w:rFonts w:asciiTheme="minorEastAsia" w:hAnsiTheme="minorEastAsia" w:hint="eastAsia"/>
            <w:color w:val="000000" w:themeColor="text1"/>
            <w:sz w:val="24"/>
            <w:szCs w:val="24"/>
            <w:rPrChange w:id="5291" w:author="JY0225" w:date="2017-08-24T11:22:00Z">
              <w:rPr>
                <w:rFonts w:hint="eastAsia"/>
                <w:color w:val="000000" w:themeColor="text1"/>
                <w:sz w:val="24"/>
              </w:rPr>
            </w:rPrChange>
          </w:rPr>
          <w:t>json</w:t>
        </w:r>
        <w:r w:rsidR="00F83088" w:rsidRPr="00CD1C90">
          <w:rPr>
            <w:rFonts w:asciiTheme="minorEastAsia" w:hAnsiTheme="minorEastAsia" w:hint="eastAsia"/>
            <w:color w:val="000000" w:themeColor="text1"/>
            <w:sz w:val="24"/>
            <w:szCs w:val="24"/>
            <w:rPrChange w:id="5292" w:author="JY0225" w:date="2017-08-24T11:22:00Z">
              <w:rPr>
                <w:rFonts w:hint="eastAsia"/>
                <w:color w:val="000000" w:themeColor="text1"/>
                <w:sz w:val="24"/>
              </w:rPr>
            </w:rPrChange>
          </w:rPr>
          <w:t>的数据信息，按会话的时间顺序返回给用户。</w:t>
        </w:r>
        <w:r w:rsidR="004031FD" w:rsidRPr="00CD1C90">
          <w:rPr>
            <w:rFonts w:asciiTheme="minorEastAsia" w:hAnsiTheme="minorEastAsia" w:hint="eastAsia"/>
            <w:color w:val="000000" w:themeColor="text1"/>
            <w:sz w:val="24"/>
            <w:szCs w:val="24"/>
            <w:rPrChange w:id="5293" w:author="JY0225" w:date="2017-08-24T11:22:00Z">
              <w:rPr>
                <w:rFonts w:hint="eastAsia"/>
                <w:color w:val="000000" w:themeColor="text1"/>
                <w:sz w:val="24"/>
              </w:rPr>
            </w:rPrChange>
          </w:rPr>
          <w:t>返回的会话信息包括</w:t>
        </w:r>
      </w:ins>
      <w:ins w:id="5294" w:author="JY0225" w:date="2017-08-23T14:30:00Z">
        <w:r w:rsidR="004031FD" w:rsidRPr="00CD1C90">
          <w:rPr>
            <w:rFonts w:asciiTheme="minorEastAsia" w:hAnsiTheme="minorEastAsia" w:hint="eastAsia"/>
            <w:color w:val="000000" w:themeColor="text1"/>
            <w:sz w:val="24"/>
            <w:szCs w:val="24"/>
            <w:rPrChange w:id="5295" w:author="JY0225" w:date="2017-08-24T11:22:00Z">
              <w:rPr>
                <w:rFonts w:hint="eastAsia"/>
                <w:color w:val="000000" w:themeColor="text1"/>
                <w:sz w:val="24"/>
              </w:rPr>
            </w:rPrChange>
          </w:rPr>
          <w:t>状态码</w:t>
        </w:r>
        <w:r w:rsidR="004031FD" w:rsidRPr="00CD1C90">
          <w:rPr>
            <w:rFonts w:asciiTheme="minorEastAsia" w:hAnsiTheme="minorEastAsia" w:hint="eastAsia"/>
            <w:color w:val="000000" w:themeColor="text1"/>
            <w:sz w:val="24"/>
            <w:szCs w:val="24"/>
            <w:rPrChange w:id="5296" w:author="JY0225" w:date="2017-08-24T11:22:00Z">
              <w:rPr>
                <w:rFonts w:hint="eastAsia"/>
                <w:color w:val="000000" w:themeColor="text1"/>
                <w:sz w:val="24"/>
              </w:rPr>
            </w:rPrChange>
          </w:rPr>
          <w:t>status</w:t>
        </w:r>
        <w:r w:rsidR="004031FD" w:rsidRPr="00CD1C90">
          <w:rPr>
            <w:rFonts w:asciiTheme="minorEastAsia" w:hAnsiTheme="minorEastAsia" w:hint="eastAsia"/>
            <w:color w:val="000000" w:themeColor="text1"/>
            <w:sz w:val="24"/>
            <w:szCs w:val="24"/>
            <w:rPrChange w:id="5297" w:author="JY0225" w:date="2017-08-24T11:22:00Z">
              <w:rPr>
                <w:rFonts w:hint="eastAsia"/>
                <w:color w:val="000000" w:themeColor="text1"/>
                <w:sz w:val="24"/>
              </w:rPr>
            </w:rPrChange>
          </w:rPr>
          <w:t>、请求内容</w:t>
        </w:r>
        <w:r w:rsidR="004031FD" w:rsidRPr="00CD1C90">
          <w:rPr>
            <w:rFonts w:asciiTheme="minorEastAsia" w:hAnsiTheme="minorEastAsia" w:hint="eastAsia"/>
            <w:color w:val="000000" w:themeColor="text1"/>
            <w:sz w:val="24"/>
            <w:szCs w:val="24"/>
            <w:rPrChange w:id="5298" w:author="JY0225" w:date="2017-08-24T11:22:00Z">
              <w:rPr>
                <w:rFonts w:hint="eastAsia"/>
                <w:color w:val="000000" w:themeColor="text1"/>
                <w:sz w:val="24"/>
              </w:rPr>
            </w:rPrChange>
          </w:rPr>
          <w:t>request</w:t>
        </w:r>
        <w:r w:rsidR="004031FD" w:rsidRPr="00CD1C90">
          <w:rPr>
            <w:rFonts w:asciiTheme="minorEastAsia" w:hAnsiTheme="minorEastAsia" w:hint="eastAsia"/>
            <w:color w:val="000000" w:themeColor="text1"/>
            <w:sz w:val="24"/>
            <w:szCs w:val="24"/>
            <w:rPrChange w:id="5299" w:author="JY0225" w:date="2017-08-24T11:22:00Z">
              <w:rPr>
                <w:rFonts w:hint="eastAsia"/>
                <w:color w:val="000000" w:themeColor="text1"/>
                <w:sz w:val="24"/>
              </w:rPr>
            </w:rPrChange>
          </w:rPr>
          <w:t>、请求状态</w:t>
        </w:r>
        <w:r w:rsidR="004031FD" w:rsidRPr="00CD1C90">
          <w:rPr>
            <w:rFonts w:asciiTheme="minorEastAsia" w:hAnsiTheme="minorEastAsia" w:hint="eastAsia"/>
            <w:color w:val="000000" w:themeColor="text1"/>
            <w:sz w:val="24"/>
            <w:szCs w:val="24"/>
            <w:rPrChange w:id="5300" w:author="JY0225" w:date="2017-08-24T11:22:00Z">
              <w:rPr>
                <w:rFonts w:hint="eastAsia"/>
                <w:color w:val="000000" w:themeColor="text1"/>
                <w:sz w:val="24"/>
              </w:rPr>
            </w:rPrChange>
          </w:rPr>
          <w:t>state</w:t>
        </w:r>
        <w:r w:rsidR="004031FD" w:rsidRPr="00CD1C90">
          <w:rPr>
            <w:rFonts w:asciiTheme="minorEastAsia" w:hAnsiTheme="minorEastAsia" w:hint="eastAsia"/>
            <w:color w:val="000000" w:themeColor="text1"/>
            <w:sz w:val="24"/>
            <w:szCs w:val="24"/>
            <w:rPrChange w:id="5301" w:author="JY0225" w:date="2017-08-24T11:22:00Z">
              <w:rPr>
                <w:rFonts w:hint="eastAsia"/>
                <w:color w:val="000000" w:themeColor="text1"/>
                <w:sz w:val="24"/>
              </w:rPr>
            </w:rPrChange>
          </w:rPr>
          <w:t>、请求时间</w:t>
        </w:r>
        <w:r w:rsidR="004031FD" w:rsidRPr="00CD1C90">
          <w:rPr>
            <w:rFonts w:asciiTheme="minorEastAsia" w:hAnsiTheme="minorEastAsia" w:hint="eastAsia"/>
            <w:color w:val="000000" w:themeColor="text1"/>
            <w:sz w:val="24"/>
            <w:szCs w:val="24"/>
            <w:rPrChange w:id="5302" w:author="JY0225" w:date="2017-08-24T11:22:00Z">
              <w:rPr>
                <w:rFonts w:hint="eastAsia"/>
                <w:color w:val="000000" w:themeColor="text1"/>
                <w:sz w:val="24"/>
              </w:rPr>
            </w:rPrChange>
          </w:rPr>
          <w:t>time</w:t>
        </w:r>
      </w:ins>
      <w:ins w:id="5303" w:author="JY0225" w:date="2017-08-23T14:31:00Z">
        <w:r w:rsidR="00A8376D" w:rsidRPr="00CD1C90">
          <w:rPr>
            <w:rFonts w:asciiTheme="minorEastAsia" w:hAnsiTheme="minorEastAsia" w:hint="eastAsia"/>
            <w:color w:val="000000" w:themeColor="text1"/>
            <w:sz w:val="24"/>
            <w:szCs w:val="24"/>
            <w:rPrChange w:id="5304" w:author="JY0225" w:date="2017-08-24T11:22:00Z">
              <w:rPr>
                <w:rFonts w:hint="eastAsia"/>
                <w:color w:val="000000" w:themeColor="text1"/>
                <w:sz w:val="24"/>
              </w:rPr>
            </w:rPrChange>
          </w:rPr>
          <w:t>以及用户</w:t>
        </w:r>
        <w:r w:rsidR="00A8376D" w:rsidRPr="00CD1C90">
          <w:rPr>
            <w:rFonts w:asciiTheme="minorEastAsia" w:hAnsiTheme="minorEastAsia" w:hint="eastAsia"/>
            <w:color w:val="000000" w:themeColor="text1"/>
            <w:sz w:val="24"/>
            <w:szCs w:val="24"/>
            <w:rPrChange w:id="5305" w:author="JY0225" w:date="2017-08-24T11:22:00Z">
              <w:rPr>
                <w:rFonts w:hint="eastAsia"/>
                <w:color w:val="000000" w:themeColor="text1"/>
                <w:sz w:val="24"/>
              </w:rPr>
            </w:rPrChange>
          </w:rPr>
          <w:t>id</w:t>
        </w:r>
        <w:r w:rsidR="00A8376D" w:rsidRPr="00CD1C90">
          <w:rPr>
            <w:rFonts w:asciiTheme="minorEastAsia" w:hAnsiTheme="minorEastAsia" w:hint="eastAsia"/>
            <w:color w:val="000000" w:themeColor="text1"/>
            <w:sz w:val="24"/>
            <w:szCs w:val="24"/>
            <w:rPrChange w:id="5306" w:author="JY0225" w:date="2017-08-24T11:22:00Z">
              <w:rPr>
                <w:rFonts w:hint="eastAsia"/>
                <w:color w:val="000000" w:themeColor="text1"/>
                <w:sz w:val="24"/>
              </w:rPr>
            </w:rPrChange>
          </w:rPr>
          <w:t>信息</w:t>
        </w:r>
        <w:r w:rsidR="00A8376D" w:rsidRPr="00CD1C90">
          <w:rPr>
            <w:rFonts w:asciiTheme="minorEastAsia" w:hAnsiTheme="minorEastAsia" w:hint="eastAsia"/>
            <w:color w:val="000000" w:themeColor="text1"/>
            <w:sz w:val="24"/>
            <w:szCs w:val="24"/>
            <w:rPrChange w:id="5307" w:author="JY0225" w:date="2017-08-24T11:22:00Z">
              <w:rPr>
                <w:rFonts w:hint="eastAsia"/>
                <w:color w:val="000000" w:themeColor="text1"/>
                <w:sz w:val="24"/>
              </w:rPr>
            </w:rPrChange>
          </w:rPr>
          <w:t>userid</w:t>
        </w:r>
        <w:r w:rsidR="00A8376D" w:rsidRPr="00CD1C90">
          <w:rPr>
            <w:rFonts w:asciiTheme="minorEastAsia" w:hAnsiTheme="minorEastAsia" w:hint="eastAsia"/>
            <w:color w:val="000000" w:themeColor="text1"/>
            <w:sz w:val="24"/>
            <w:szCs w:val="24"/>
            <w:rPrChange w:id="5308" w:author="JY0225" w:date="2017-08-24T11:22:00Z">
              <w:rPr>
                <w:rFonts w:hint="eastAsia"/>
                <w:color w:val="000000" w:themeColor="text1"/>
                <w:sz w:val="24"/>
              </w:rPr>
            </w:rPrChange>
          </w:rPr>
          <w:t>。</w:t>
        </w:r>
      </w:ins>
    </w:p>
    <w:p w14:paraId="1F2A676B" w14:textId="4126FBDE" w:rsidR="00E85EA2" w:rsidRPr="00CD1C90" w:rsidRDefault="00EE68AD">
      <w:pPr>
        <w:spacing w:line="400" w:lineRule="exact"/>
        <w:ind w:firstLine="420"/>
        <w:rPr>
          <w:rFonts w:asciiTheme="minorEastAsia" w:hAnsiTheme="minorEastAsia"/>
          <w:color w:val="000000" w:themeColor="text1"/>
          <w:sz w:val="24"/>
          <w:szCs w:val="24"/>
          <w:rPrChange w:id="5309" w:author="JY0225" w:date="2017-08-24T11:22:00Z">
            <w:rPr>
              <w:color w:val="000000" w:themeColor="text1"/>
              <w:sz w:val="24"/>
            </w:rPr>
          </w:rPrChange>
        </w:rPr>
        <w:pPrChange w:id="5310" w:author="JY0225" w:date="2017-08-23T15:15:00Z">
          <w:pPr>
            <w:spacing w:line="400" w:lineRule="exact"/>
          </w:pPr>
        </w:pPrChange>
      </w:pPr>
      <w:r w:rsidRPr="00CD1C90">
        <w:rPr>
          <w:rFonts w:asciiTheme="minorEastAsia" w:hAnsiTheme="minorEastAsia" w:hint="eastAsia"/>
          <w:color w:val="000000" w:themeColor="text1"/>
          <w:sz w:val="24"/>
          <w:szCs w:val="24"/>
          <w:rPrChange w:id="5311" w:author="JY0225" w:date="2017-08-24T11:22:00Z">
            <w:rPr>
              <w:rFonts w:hint="eastAsia"/>
              <w:color w:val="000000" w:themeColor="text1"/>
              <w:sz w:val="24"/>
            </w:rPr>
          </w:rPrChange>
        </w:rPr>
        <w:t>4</w:t>
      </w:r>
      <w:r w:rsidR="00E85EA2" w:rsidRPr="00CD1C90">
        <w:rPr>
          <w:rFonts w:asciiTheme="minorEastAsia" w:hAnsiTheme="minorEastAsia" w:hint="eastAsia"/>
          <w:color w:val="000000" w:themeColor="text1"/>
          <w:sz w:val="24"/>
          <w:szCs w:val="24"/>
          <w:rPrChange w:id="5312" w:author="JY0225" w:date="2017-08-24T11:22:00Z">
            <w:rPr>
              <w:rFonts w:hint="eastAsia"/>
              <w:color w:val="000000" w:themeColor="text1"/>
              <w:sz w:val="24"/>
            </w:rPr>
          </w:rPrChange>
        </w:rPr>
        <w:t>）会话</w:t>
      </w:r>
      <w:r w:rsidR="00A2058C" w:rsidRPr="00CD1C90">
        <w:rPr>
          <w:rFonts w:asciiTheme="minorEastAsia" w:hAnsiTheme="minorEastAsia" w:hint="eastAsia"/>
          <w:color w:val="000000" w:themeColor="text1"/>
          <w:sz w:val="24"/>
          <w:szCs w:val="24"/>
          <w:rPrChange w:id="5313" w:author="JY0225" w:date="2017-08-24T11:22:00Z">
            <w:rPr>
              <w:rFonts w:hint="eastAsia"/>
              <w:color w:val="000000" w:themeColor="text1"/>
              <w:sz w:val="24"/>
            </w:rPr>
          </w:rPrChange>
        </w:rPr>
        <w:t>加密</w:t>
      </w:r>
    </w:p>
    <w:tbl>
      <w:tblPr>
        <w:tblStyle w:val="ae"/>
        <w:tblW w:w="0" w:type="auto"/>
        <w:tblLook w:val="04A0" w:firstRow="1" w:lastRow="0" w:firstColumn="1" w:lastColumn="0" w:noHBand="0" w:noVBand="1"/>
      </w:tblPr>
      <w:tblGrid>
        <w:gridCol w:w="1660"/>
        <w:gridCol w:w="1660"/>
        <w:gridCol w:w="4982"/>
      </w:tblGrid>
      <w:tr w:rsidR="00E85EA2" w:rsidRPr="00CD1C90" w14:paraId="547312F0" w14:textId="77777777" w:rsidTr="00EF2128">
        <w:tc>
          <w:tcPr>
            <w:tcW w:w="1660" w:type="dxa"/>
          </w:tcPr>
          <w:p w14:paraId="38CE3D00" w14:textId="77777777" w:rsidR="00E85EA2" w:rsidRPr="00CD1C90" w:rsidRDefault="00E85EA2" w:rsidP="00EF2128">
            <w:pPr>
              <w:spacing w:line="400" w:lineRule="exact"/>
              <w:rPr>
                <w:rFonts w:asciiTheme="minorEastAsia" w:hAnsiTheme="minorEastAsia"/>
                <w:color w:val="000000" w:themeColor="text1"/>
                <w:sz w:val="24"/>
                <w:szCs w:val="24"/>
                <w:rPrChange w:id="5314"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5315" w:author="JY0225" w:date="2017-08-24T11:22:00Z">
                  <w:rPr>
                    <w:rFonts w:hint="eastAsia"/>
                    <w:color w:val="000000" w:themeColor="text1"/>
                    <w:sz w:val="24"/>
                  </w:rPr>
                </w:rPrChange>
              </w:rPr>
              <w:t>接口编号</w:t>
            </w:r>
          </w:p>
        </w:tc>
        <w:tc>
          <w:tcPr>
            <w:tcW w:w="1660" w:type="dxa"/>
          </w:tcPr>
          <w:p w14:paraId="5B070DA1" w14:textId="77777777" w:rsidR="00E85EA2" w:rsidRPr="00CD1C90" w:rsidRDefault="00E85EA2" w:rsidP="00EF2128">
            <w:pPr>
              <w:spacing w:line="400" w:lineRule="exact"/>
              <w:rPr>
                <w:rFonts w:asciiTheme="minorEastAsia" w:hAnsiTheme="minorEastAsia"/>
                <w:color w:val="000000" w:themeColor="text1"/>
                <w:sz w:val="24"/>
                <w:szCs w:val="24"/>
                <w:rPrChange w:id="5316"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5317" w:author="JY0225" w:date="2017-08-24T11:22:00Z">
                  <w:rPr>
                    <w:rFonts w:hint="eastAsia"/>
                    <w:color w:val="000000" w:themeColor="text1"/>
                    <w:sz w:val="24"/>
                  </w:rPr>
                </w:rPrChange>
              </w:rPr>
              <w:t>接口名称</w:t>
            </w:r>
          </w:p>
        </w:tc>
        <w:tc>
          <w:tcPr>
            <w:tcW w:w="4982" w:type="dxa"/>
          </w:tcPr>
          <w:p w14:paraId="38A2B128" w14:textId="77777777" w:rsidR="00E85EA2" w:rsidRPr="00CD1C90" w:rsidRDefault="00340210" w:rsidP="00EF2128">
            <w:pPr>
              <w:spacing w:line="400" w:lineRule="exact"/>
              <w:rPr>
                <w:rFonts w:asciiTheme="minorEastAsia" w:hAnsiTheme="minorEastAsia"/>
                <w:color w:val="000000" w:themeColor="text1"/>
                <w:sz w:val="24"/>
                <w:szCs w:val="24"/>
                <w:rPrChange w:id="5318"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5319" w:author="JY0225" w:date="2017-08-24T11:22:00Z">
                  <w:rPr>
                    <w:rFonts w:hint="eastAsia"/>
                    <w:color w:val="000000" w:themeColor="text1"/>
                    <w:sz w:val="24"/>
                  </w:rPr>
                </w:rPrChange>
              </w:rPr>
              <w:t>会话加密</w:t>
            </w:r>
          </w:p>
        </w:tc>
      </w:tr>
      <w:tr w:rsidR="00E85EA2" w:rsidRPr="00CD1C90" w14:paraId="4B3015A2" w14:textId="77777777" w:rsidTr="00EF2128">
        <w:tc>
          <w:tcPr>
            <w:tcW w:w="1660" w:type="dxa"/>
            <w:vMerge w:val="restart"/>
          </w:tcPr>
          <w:p w14:paraId="5DAA5EFF" w14:textId="77777777" w:rsidR="00E85EA2" w:rsidRPr="00CD1C90" w:rsidRDefault="00E85EA2" w:rsidP="00EF2128">
            <w:pPr>
              <w:spacing w:line="400" w:lineRule="exact"/>
              <w:rPr>
                <w:rFonts w:asciiTheme="minorEastAsia" w:hAnsiTheme="minorEastAsia"/>
                <w:color w:val="000000" w:themeColor="text1"/>
                <w:sz w:val="24"/>
                <w:szCs w:val="24"/>
                <w:rPrChange w:id="5320"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5321" w:author="JY0225" w:date="2017-08-24T11:22:00Z">
                  <w:rPr>
                    <w:rFonts w:hint="eastAsia"/>
                    <w:color w:val="000000" w:themeColor="text1"/>
                    <w:sz w:val="24"/>
                  </w:rPr>
                </w:rPrChange>
              </w:rPr>
              <w:t>Cloud-Op</w:t>
            </w:r>
            <w:r w:rsidR="00D80D85" w:rsidRPr="00CD1C90">
              <w:rPr>
                <w:rFonts w:asciiTheme="minorEastAsia" w:hAnsiTheme="minorEastAsia"/>
                <w:color w:val="000000" w:themeColor="text1"/>
                <w:sz w:val="24"/>
                <w:szCs w:val="24"/>
                <w:rPrChange w:id="5322" w:author="JY0225" w:date="2017-08-24T11:22:00Z">
                  <w:rPr>
                    <w:color w:val="000000" w:themeColor="text1"/>
                    <w:sz w:val="24"/>
                  </w:rPr>
                </w:rPrChange>
              </w:rPr>
              <w:t>t-04</w:t>
            </w:r>
          </w:p>
        </w:tc>
        <w:tc>
          <w:tcPr>
            <w:tcW w:w="1660" w:type="dxa"/>
          </w:tcPr>
          <w:p w14:paraId="6C0B465C" w14:textId="77777777" w:rsidR="00E85EA2" w:rsidRPr="00CD1C90" w:rsidRDefault="00E85EA2" w:rsidP="00EF2128">
            <w:pPr>
              <w:spacing w:line="400" w:lineRule="exact"/>
              <w:rPr>
                <w:rFonts w:asciiTheme="minorEastAsia" w:hAnsiTheme="minorEastAsia"/>
                <w:color w:val="000000" w:themeColor="text1"/>
                <w:sz w:val="24"/>
                <w:szCs w:val="24"/>
                <w:rPrChange w:id="5323"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5324" w:author="JY0225" w:date="2017-08-24T11:22:00Z">
                  <w:rPr>
                    <w:rFonts w:hint="eastAsia"/>
                    <w:color w:val="000000" w:themeColor="text1"/>
                    <w:sz w:val="24"/>
                  </w:rPr>
                </w:rPrChange>
              </w:rPr>
              <w:t>接口原型</w:t>
            </w:r>
          </w:p>
        </w:tc>
        <w:tc>
          <w:tcPr>
            <w:tcW w:w="4982" w:type="dxa"/>
          </w:tcPr>
          <w:p w14:paraId="07971C94" w14:textId="4780CEF8" w:rsidR="00E85EA2" w:rsidRPr="00CD1C90" w:rsidRDefault="00E85EA2" w:rsidP="007E16E1">
            <w:pPr>
              <w:spacing w:line="400" w:lineRule="exact"/>
              <w:rPr>
                <w:rFonts w:asciiTheme="minorEastAsia" w:hAnsiTheme="minorEastAsia"/>
                <w:color w:val="000000" w:themeColor="text1"/>
                <w:sz w:val="24"/>
                <w:szCs w:val="24"/>
                <w:rPrChange w:id="5325" w:author="JY0225" w:date="2017-08-24T11:22:00Z">
                  <w:rPr>
                    <w:color w:val="000000" w:themeColor="text1"/>
                    <w:sz w:val="24"/>
                  </w:rPr>
                </w:rPrChange>
              </w:rPr>
            </w:pPr>
            <w:del w:id="5326" w:author="JY0225" w:date="2017-08-23T14:34:00Z">
              <w:r w:rsidRPr="00CD1C90" w:rsidDel="00876E83">
                <w:rPr>
                  <w:rFonts w:asciiTheme="minorEastAsia" w:hAnsiTheme="minorEastAsia" w:hint="eastAsia"/>
                  <w:color w:val="000000" w:themeColor="text1"/>
                  <w:sz w:val="24"/>
                  <w:szCs w:val="24"/>
                  <w:rPrChange w:id="5327" w:author="JY0225" w:date="2017-08-24T11:22:00Z">
                    <w:rPr>
                      <w:rFonts w:hint="eastAsia"/>
                      <w:color w:val="000000" w:themeColor="text1"/>
                      <w:sz w:val="24"/>
                    </w:rPr>
                  </w:rPrChange>
                </w:rPr>
                <w:delText xml:space="preserve">bool </w:delText>
              </w:r>
            </w:del>
            <w:ins w:id="5328" w:author="JY0225" w:date="2017-08-23T14:34:00Z">
              <w:r w:rsidR="00876E83" w:rsidRPr="00CD1C90">
                <w:rPr>
                  <w:rFonts w:asciiTheme="minorEastAsia" w:hAnsiTheme="minorEastAsia" w:hint="eastAsia"/>
                  <w:color w:val="000000" w:themeColor="text1"/>
                  <w:sz w:val="24"/>
                  <w:szCs w:val="24"/>
                  <w:rPrChange w:id="5329" w:author="JY0225" w:date="2017-08-24T11:22:00Z">
                    <w:rPr>
                      <w:rFonts w:hint="eastAsia"/>
                      <w:color w:val="000000" w:themeColor="text1"/>
                      <w:sz w:val="24"/>
                    </w:rPr>
                  </w:rPrChange>
                </w:rPr>
                <w:t>String</w:t>
              </w:r>
              <w:r w:rsidR="00876E83" w:rsidRPr="00CD1C90">
                <w:rPr>
                  <w:rFonts w:asciiTheme="minorEastAsia" w:hAnsiTheme="minorEastAsia"/>
                  <w:color w:val="000000" w:themeColor="text1"/>
                  <w:sz w:val="24"/>
                  <w:szCs w:val="24"/>
                  <w:rPrChange w:id="5330" w:author="JY0225" w:date="2017-08-24T11:22:00Z">
                    <w:rPr>
                      <w:color w:val="000000" w:themeColor="text1"/>
                      <w:sz w:val="24"/>
                    </w:rPr>
                  </w:rPrChange>
                </w:rPr>
                <w:t xml:space="preserve"> </w:t>
              </w:r>
            </w:ins>
            <w:r w:rsidR="00ED25EF" w:rsidRPr="00CD1C90">
              <w:rPr>
                <w:rFonts w:asciiTheme="minorEastAsia" w:hAnsiTheme="minorEastAsia" w:hint="eastAsia"/>
                <w:color w:val="000000" w:themeColor="text1"/>
                <w:sz w:val="24"/>
                <w:szCs w:val="24"/>
                <w:rPrChange w:id="5331" w:author="JY0225" w:date="2017-08-24T11:22:00Z">
                  <w:rPr>
                    <w:rFonts w:hint="eastAsia"/>
                    <w:color w:val="000000" w:themeColor="text1"/>
                    <w:sz w:val="24"/>
                  </w:rPr>
                </w:rPrChange>
              </w:rPr>
              <w:t>en</w:t>
            </w:r>
            <w:r w:rsidR="00ED25EF" w:rsidRPr="00CD1C90">
              <w:rPr>
                <w:rFonts w:asciiTheme="minorEastAsia" w:hAnsiTheme="minorEastAsia"/>
                <w:color w:val="000000" w:themeColor="text1"/>
                <w:sz w:val="24"/>
                <w:szCs w:val="24"/>
                <w:rPrChange w:id="5332" w:author="JY0225" w:date="2017-08-24T11:22:00Z">
                  <w:rPr>
                    <w:color w:val="000000" w:themeColor="text1"/>
                    <w:sz w:val="24"/>
                  </w:rPr>
                </w:rPrChange>
              </w:rPr>
              <w:t>crypt</w:t>
            </w:r>
            <w:r w:rsidRPr="00CD1C90">
              <w:rPr>
                <w:rFonts w:asciiTheme="minorEastAsia" w:hAnsiTheme="minorEastAsia"/>
                <w:color w:val="000000" w:themeColor="text1"/>
                <w:sz w:val="24"/>
                <w:szCs w:val="24"/>
                <w:rPrChange w:id="5333" w:author="JY0225" w:date="2017-08-24T11:22:00Z">
                  <w:rPr>
                    <w:color w:val="000000" w:themeColor="text1"/>
                    <w:sz w:val="24"/>
                  </w:rPr>
                </w:rPrChange>
              </w:rPr>
              <w:t xml:space="preserve">_session(String </w:t>
            </w:r>
            <w:r w:rsidR="00655B8C" w:rsidRPr="00CD1C90">
              <w:rPr>
                <w:rFonts w:asciiTheme="minorEastAsia" w:hAnsiTheme="minorEastAsia"/>
                <w:color w:val="000000" w:themeColor="text1"/>
                <w:sz w:val="24"/>
                <w:szCs w:val="24"/>
                <w:rPrChange w:id="5334" w:author="JY0225" w:date="2017-08-24T11:22:00Z">
                  <w:rPr>
                    <w:color w:val="000000" w:themeColor="text1"/>
                    <w:sz w:val="24"/>
                  </w:rPr>
                </w:rPrChange>
              </w:rPr>
              <w:t>request</w:t>
            </w:r>
            <w:r w:rsidRPr="00CD1C90">
              <w:rPr>
                <w:rFonts w:asciiTheme="minorEastAsia" w:hAnsiTheme="minorEastAsia"/>
                <w:color w:val="000000" w:themeColor="text1"/>
                <w:sz w:val="24"/>
                <w:szCs w:val="24"/>
                <w:rPrChange w:id="5335" w:author="JY0225" w:date="2017-08-24T11:22:00Z">
                  <w:rPr>
                    <w:color w:val="000000" w:themeColor="text1"/>
                    <w:sz w:val="24"/>
                  </w:rPr>
                </w:rPrChange>
              </w:rPr>
              <w:t>)</w:t>
            </w:r>
          </w:p>
        </w:tc>
      </w:tr>
      <w:tr w:rsidR="00E85EA2" w:rsidRPr="00CD1C90" w14:paraId="550149A4" w14:textId="77777777" w:rsidTr="00EF2128">
        <w:tc>
          <w:tcPr>
            <w:tcW w:w="1660" w:type="dxa"/>
            <w:vMerge/>
          </w:tcPr>
          <w:p w14:paraId="0EBAC6B7" w14:textId="77777777" w:rsidR="00E85EA2" w:rsidRPr="00CD1C90" w:rsidRDefault="00E85EA2" w:rsidP="00EF2128">
            <w:pPr>
              <w:spacing w:line="400" w:lineRule="exact"/>
              <w:rPr>
                <w:rFonts w:asciiTheme="minorEastAsia" w:hAnsiTheme="minorEastAsia"/>
                <w:color w:val="000000" w:themeColor="text1"/>
                <w:sz w:val="24"/>
                <w:szCs w:val="24"/>
                <w:rPrChange w:id="5336" w:author="JY0225" w:date="2017-08-24T11:22:00Z">
                  <w:rPr>
                    <w:color w:val="000000" w:themeColor="text1"/>
                    <w:sz w:val="24"/>
                  </w:rPr>
                </w:rPrChange>
              </w:rPr>
            </w:pPr>
          </w:p>
        </w:tc>
        <w:tc>
          <w:tcPr>
            <w:tcW w:w="1660" w:type="dxa"/>
          </w:tcPr>
          <w:p w14:paraId="2E660C4F" w14:textId="77777777" w:rsidR="00E85EA2" w:rsidRPr="00CD1C90" w:rsidRDefault="00E85EA2" w:rsidP="00EF2128">
            <w:pPr>
              <w:spacing w:line="400" w:lineRule="exact"/>
              <w:rPr>
                <w:rFonts w:asciiTheme="minorEastAsia" w:hAnsiTheme="minorEastAsia"/>
                <w:color w:val="000000" w:themeColor="text1"/>
                <w:sz w:val="24"/>
                <w:szCs w:val="24"/>
                <w:rPrChange w:id="5337"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5338" w:author="JY0225" w:date="2017-08-24T11:22:00Z">
                  <w:rPr>
                    <w:rFonts w:hint="eastAsia"/>
                    <w:color w:val="000000" w:themeColor="text1"/>
                    <w:sz w:val="24"/>
                  </w:rPr>
                </w:rPrChange>
              </w:rPr>
              <w:t>接口参数</w:t>
            </w:r>
          </w:p>
        </w:tc>
        <w:tc>
          <w:tcPr>
            <w:tcW w:w="4982" w:type="dxa"/>
          </w:tcPr>
          <w:p w14:paraId="1BF30486" w14:textId="77777777" w:rsidR="00E85EA2" w:rsidRPr="00CD1C90" w:rsidRDefault="00A90BE9" w:rsidP="00EF2128">
            <w:pPr>
              <w:spacing w:line="400" w:lineRule="exact"/>
              <w:rPr>
                <w:rFonts w:asciiTheme="minorEastAsia" w:hAnsiTheme="minorEastAsia"/>
                <w:color w:val="000000" w:themeColor="text1"/>
                <w:sz w:val="24"/>
                <w:szCs w:val="24"/>
                <w:rPrChange w:id="5339" w:author="JY0225" w:date="2017-08-24T11:22:00Z">
                  <w:rPr>
                    <w:color w:val="000000" w:themeColor="text1"/>
                    <w:sz w:val="24"/>
                  </w:rPr>
                </w:rPrChange>
              </w:rPr>
            </w:pPr>
            <w:r w:rsidRPr="00CD1C90">
              <w:rPr>
                <w:rFonts w:asciiTheme="minorEastAsia" w:hAnsiTheme="minorEastAsia"/>
                <w:color w:val="000000" w:themeColor="text1"/>
                <w:sz w:val="24"/>
                <w:szCs w:val="24"/>
                <w:rPrChange w:id="5340" w:author="JY0225" w:date="2017-08-24T11:22:00Z">
                  <w:rPr>
                    <w:color w:val="000000" w:themeColor="text1"/>
                    <w:sz w:val="24"/>
                  </w:rPr>
                </w:rPrChange>
              </w:rPr>
              <w:t>request</w:t>
            </w:r>
            <w:r w:rsidRPr="00CD1C90">
              <w:rPr>
                <w:rFonts w:asciiTheme="minorEastAsia" w:hAnsiTheme="minorEastAsia" w:hint="eastAsia"/>
                <w:color w:val="000000" w:themeColor="text1"/>
                <w:sz w:val="24"/>
                <w:szCs w:val="24"/>
                <w:rPrChange w:id="5341" w:author="JY0225" w:date="2017-08-24T11:22:00Z">
                  <w:rPr>
                    <w:rFonts w:hint="eastAsia"/>
                    <w:color w:val="000000" w:themeColor="text1"/>
                    <w:sz w:val="24"/>
                  </w:rPr>
                </w:rPrChange>
              </w:rPr>
              <w:t>：用户请求</w:t>
            </w:r>
          </w:p>
        </w:tc>
      </w:tr>
      <w:tr w:rsidR="00E85EA2" w:rsidRPr="00CD1C90" w14:paraId="6AC51131" w14:textId="77777777" w:rsidTr="00EF2128">
        <w:tc>
          <w:tcPr>
            <w:tcW w:w="1660" w:type="dxa"/>
            <w:vMerge/>
          </w:tcPr>
          <w:p w14:paraId="2D7304ED" w14:textId="77777777" w:rsidR="00E85EA2" w:rsidRPr="00CD1C90" w:rsidRDefault="00E85EA2" w:rsidP="00EF2128">
            <w:pPr>
              <w:spacing w:line="400" w:lineRule="exact"/>
              <w:rPr>
                <w:rFonts w:asciiTheme="minorEastAsia" w:hAnsiTheme="minorEastAsia"/>
                <w:color w:val="000000" w:themeColor="text1"/>
                <w:sz w:val="24"/>
                <w:szCs w:val="24"/>
                <w:rPrChange w:id="5342" w:author="JY0225" w:date="2017-08-24T11:22:00Z">
                  <w:rPr>
                    <w:color w:val="000000" w:themeColor="text1"/>
                    <w:sz w:val="24"/>
                  </w:rPr>
                </w:rPrChange>
              </w:rPr>
            </w:pPr>
          </w:p>
        </w:tc>
        <w:tc>
          <w:tcPr>
            <w:tcW w:w="1660" w:type="dxa"/>
          </w:tcPr>
          <w:p w14:paraId="3090C49A" w14:textId="77777777" w:rsidR="00E85EA2" w:rsidRPr="00CD1C90" w:rsidRDefault="00E85EA2" w:rsidP="00EF2128">
            <w:pPr>
              <w:spacing w:line="400" w:lineRule="exact"/>
              <w:rPr>
                <w:rFonts w:asciiTheme="minorEastAsia" w:hAnsiTheme="minorEastAsia"/>
                <w:color w:val="000000" w:themeColor="text1"/>
                <w:sz w:val="24"/>
                <w:szCs w:val="24"/>
                <w:rPrChange w:id="5343"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5344" w:author="JY0225" w:date="2017-08-24T11:22:00Z">
                  <w:rPr>
                    <w:rFonts w:hint="eastAsia"/>
                    <w:color w:val="000000" w:themeColor="text1"/>
                    <w:sz w:val="24"/>
                  </w:rPr>
                </w:rPrChange>
              </w:rPr>
              <w:t>返回结果</w:t>
            </w:r>
          </w:p>
        </w:tc>
        <w:tc>
          <w:tcPr>
            <w:tcW w:w="4982" w:type="dxa"/>
          </w:tcPr>
          <w:p w14:paraId="3CD30CE1" w14:textId="3D23CD38" w:rsidR="00E85EA2" w:rsidRPr="00CD1C90" w:rsidDel="00A71377" w:rsidRDefault="00A71377" w:rsidP="00EF2128">
            <w:pPr>
              <w:spacing w:line="400" w:lineRule="exact"/>
              <w:rPr>
                <w:del w:id="5345" w:author="JY0225" w:date="2017-08-23T14:34:00Z"/>
                <w:rFonts w:asciiTheme="minorEastAsia" w:hAnsiTheme="minorEastAsia"/>
                <w:color w:val="000000" w:themeColor="text1"/>
                <w:sz w:val="24"/>
                <w:szCs w:val="24"/>
                <w:rPrChange w:id="5346" w:author="JY0225" w:date="2017-08-24T11:22:00Z">
                  <w:rPr>
                    <w:del w:id="5347" w:author="JY0225" w:date="2017-08-23T14:34:00Z"/>
                    <w:color w:val="000000" w:themeColor="text1"/>
                    <w:sz w:val="24"/>
                  </w:rPr>
                </w:rPrChange>
              </w:rPr>
            </w:pPr>
            <w:ins w:id="5348" w:author="JY0225" w:date="2017-08-23T14:35:00Z">
              <w:r w:rsidRPr="00CD1C90">
                <w:rPr>
                  <w:rFonts w:asciiTheme="minorEastAsia" w:hAnsiTheme="minorEastAsia" w:hint="eastAsia"/>
                  <w:color w:val="000000" w:themeColor="text1"/>
                  <w:sz w:val="24"/>
                  <w:szCs w:val="24"/>
                  <w:rPrChange w:id="5349" w:author="JY0225" w:date="2017-08-24T11:22:00Z">
                    <w:rPr>
                      <w:rFonts w:hint="eastAsia"/>
                      <w:color w:val="000000" w:themeColor="text1"/>
                      <w:sz w:val="24"/>
                    </w:rPr>
                  </w:rPrChange>
                </w:rPr>
                <w:t>en</w:t>
              </w:r>
              <w:r w:rsidRPr="00CD1C90">
                <w:rPr>
                  <w:rFonts w:asciiTheme="minorEastAsia" w:hAnsiTheme="minorEastAsia"/>
                  <w:color w:val="000000" w:themeColor="text1"/>
                  <w:sz w:val="24"/>
                  <w:szCs w:val="24"/>
                  <w:rPrChange w:id="5350" w:author="JY0225" w:date="2017-08-24T11:22:00Z">
                    <w:rPr>
                      <w:color w:val="000000" w:themeColor="text1"/>
                      <w:sz w:val="24"/>
                    </w:rPr>
                  </w:rPrChange>
                </w:rPr>
                <w:t>crypt_req</w:t>
              </w:r>
              <w:r w:rsidRPr="00CD1C90">
                <w:rPr>
                  <w:rFonts w:asciiTheme="minorEastAsia" w:hAnsiTheme="minorEastAsia" w:hint="eastAsia"/>
                  <w:color w:val="000000" w:themeColor="text1"/>
                  <w:sz w:val="24"/>
                  <w:szCs w:val="24"/>
                  <w:rPrChange w:id="5351" w:author="JY0225" w:date="2017-08-24T11:22:00Z">
                    <w:rPr>
                      <w:rFonts w:hint="eastAsia"/>
                      <w:color w:val="000000" w:themeColor="text1"/>
                      <w:sz w:val="24"/>
                    </w:rPr>
                  </w:rPrChange>
                </w:rPr>
                <w:t>：加密后的请求</w:t>
              </w:r>
            </w:ins>
            <w:del w:id="5352" w:author="JY0225" w:date="2017-08-23T14:34:00Z">
              <w:r w:rsidR="00E85EA2" w:rsidRPr="00CD1C90" w:rsidDel="00A71377">
                <w:rPr>
                  <w:rFonts w:asciiTheme="minorEastAsia" w:hAnsiTheme="minorEastAsia" w:hint="eastAsia"/>
                  <w:color w:val="000000" w:themeColor="text1"/>
                  <w:sz w:val="24"/>
                  <w:szCs w:val="24"/>
                  <w:rPrChange w:id="5353" w:author="JY0225" w:date="2017-08-24T11:22:00Z">
                    <w:rPr>
                      <w:rFonts w:hint="eastAsia"/>
                      <w:color w:val="000000" w:themeColor="text1"/>
                      <w:sz w:val="24"/>
                    </w:rPr>
                  </w:rPrChange>
                </w:rPr>
                <w:delText>True</w:delText>
              </w:r>
              <w:r w:rsidR="00E85EA2" w:rsidRPr="00CD1C90" w:rsidDel="00A71377">
                <w:rPr>
                  <w:rFonts w:asciiTheme="minorEastAsia" w:hAnsiTheme="minorEastAsia" w:hint="eastAsia"/>
                  <w:color w:val="000000" w:themeColor="text1"/>
                  <w:sz w:val="24"/>
                  <w:szCs w:val="24"/>
                  <w:rPrChange w:id="5354" w:author="JY0225" w:date="2017-08-24T11:22:00Z">
                    <w:rPr>
                      <w:rFonts w:hint="eastAsia"/>
                      <w:color w:val="000000" w:themeColor="text1"/>
                      <w:sz w:val="24"/>
                    </w:rPr>
                  </w:rPrChange>
                </w:rPr>
                <w:delText>：会话</w:delText>
              </w:r>
              <w:r w:rsidR="00394BD9" w:rsidRPr="00CD1C90" w:rsidDel="00A71377">
                <w:rPr>
                  <w:rFonts w:asciiTheme="minorEastAsia" w:hAnsiTheme="minorEastAsia" w:hint="eastAsia"/>
                  <w:color w:val="000000" w:themeColor="text1"/>
                  <w:sz w:val="24"/>
                  <w:szCs w:val="24"/>
                  <w:rPrChange w:id="5355" w:author="JY0225" w:date="2017-08-24T11:22:00Z">
                    <w:rPr>
                      <w:rFonts w:hint="eastAsia"/>
                      <w:color w:val="000000" w:themeColor="text1"/>
                      <w:sz w:val="24"/>
                    </w:rPr>
                  </w:rPrChange>
                </w:rPr>
                <w:delText>加密</w:delText>
              </w:r>
              <w:r w:rsidR="00E85EA2" w:rsidRPr="00CD1C90" w:rsidDel="00A71377">
                <w:rPr>
                  <w:rFonts w:asciiTheme="minorEastAsia" w:hAnsiTheme="minorEastAsia" w:hint="eastAsia"/>
                  <w:color w:val="000000" w:themeColor="text1"/>
                  <w:sz w:val="24"/>
                  <w:szCs w:val="24"/>
                  <w:rPrChange w:id="5356" w:author="JY0225" w:date="2017-08-24T11:22:00Z">
                    <w:rPr>
                      <w:rFonts w:hint="eastAsia"/>
                      <w:color w:val="000000" w:themeColor="text1"/>
                      <w:sz w:val="24"/>
                    </w:rPr>
                  </w:rPrChange>
                </w:rPr>
                <w:delText>成功</w:delText>
              </w:r>
            </w:del>
          </w:p>
          <w:p w14:paraId="07A1F1C7" w14:textId="401AF410" w:rsidR="00E85EA2" w:rsidRPr="00CD1C90" w:rsidRDefault="00E85EA2" w:rsidP="00EF2128">
            <w:pPr>
              <w:spacing w:line="400" w:lineRule="exact"/>
              <w:rPr>
                <w:rFonts w:asciiTheme="minorEastAsia" w:hAnsiTheme="minorEastAsia"/>
                <w:color w:val="000000" w:themeColor="text1"/>
                <w:sz w:val="24"/>
                <w:szCs w:val="24"/>
                <w:rPrChange w:id="5357" w:author="JY0225" w:date="2017-08-24T11:22:00Z">
                  <w:rPr>
                    <w:color w:val="000000" w:themeColor="text1"/>
                    <w:sz w:val="24"/>
                  </w:rPr>
                </w:rPrChange>
              </w:rPr>
            </w:pPr>
            <w:del w:id="5358" w:author="JY0225" w:date="2017-08-23T14:34:00Z">
              <w:r w:rsidRPr="00CD1C90" w:rsidDel="00A71377">
                <w:rPr>
                  <w:rFonts w:asciiTheme="minorEastAsia" w:hAnsiTheme="minorEastAsia" w:hint="eastAsia"/>
                  <w:color w:val="000000" w:themeColor="text1"/>
                  <w:sz w:val="24"/>
                  <w:szCs w:val="24"/>
                  <w:rPrChange w:id="5359" w:author="JY0225" w:date="2017-08-24T11:22:00Z">
                    <w:rPr>
                      <w:rFonts w:hint="eastAsia"/>
                      <w:color w:val="000000" w:themeColor="text1"/>
                      <w:sz w:val="24"/>
                    </w:rPr>
                  </w:rPrChange>
                </w:rPr>
                <w:delText>False</w:delText>
              </w:r>
              <w:r w:rsidRPr="00CD1C90" w:rsidDel="00A71377">
                <w:rPr>
                  <w:rFonts w:asciiTheme="minorEastAsia" w:hAnsiTheme="minorEastAsia" w:hint="eastAsia"/>
                  <w:color w:val="000000" w:themeColor="text1"/>
                  <w:sz w:val="24"/>
                  <w:szCs w:val="24"/>
                  <w:rPrChange w:id="5360" w:author="JY0225" w:date="2017-08-24T11:22:00Z">
                    <w:rPr>
                      <w:rFonts w:hint="eastAsia"/>
                      <w:color w:val="000000" w:themeColor="text1"/>
                      <w:sz w:val="24"/>
                    </w:rPr>
                  </w:rPrChange>
                </w:rPr>
                <w:delText>：会话</w:delText>
              </w:r>
              <w:r w:rsidR="00CF6C89" w:rsidRPr="00CD1C90" w:rsidDel="00A71377">
                <w:rPr>
                  <w:rFonts w:asciiTheme="minorEastAsia" w:hAnsiTheme="minorEastAsia" w:hint="eastAsia"/>
                  <w:color w:val="000000" w:themeColor="text1"/>
                  <w:sz w:val="24"/>
                  <w:szCs w:val="24"/>
                  <w:rPrChange w:id="5361" w:author="JY0225" w:date="2017-08-24T11:22:00Z">
                    <w:rPr>
                      <w:rFonts w:hint="eastAsia"/>
                      <w:color w:val="000000" w:themeColor="text1"/>
                      <w:sz w:val="24"/>
                    </w:rPr>
                  </w:rPrChange>
                </w:rPr>
                <w:delText>加密</w:delText>
              </w:r>
              <w:r w:rsidRPr="00CD1C90" w:rsidDel="00A71377">
                <w:rPr>
                  <w:rFonts w:asciiTheme="minorEastAsia" w:hAnsiTheme="minorEastAsia" w:hint="eastAsia"/>
                  <w:color w:val="000000" w:themeColor="text1"/>
                  <w:sz w:val="24"/>
                  <w:szCs w:val="24"/>
                  <w:rPrChange w:id="5362" w:author="JY0225" w:date="2017-08-24T11:22:00Z">
                    <w:rPr>
                      <w:rFonts w:hint="eastAsia"/>
                      <w:color w:val="000000" w:themeColor="text1"/>
                      <w:sz w:val="24"/>
                    </w:rPr>
                  </w:rPrChange>
                </w:rPr>
                <w:delText>失败</w:delText>
              </w:r>
            </w:del>
          </w:p>
        </w:tc>
      </w:tr>
    </w:tbl>
    <w:p w14:paraId="1E9AF850" w14:textId="421E23B4" w:rsidR="006F2D7A" w:rsidRPr="00CD1C90" w:rsidRDefault="006F2D7A" w:rsidP="00900B03">
      <w:pPr>
        <w:spacing w:line="400" w:lineRule="exact"/>
        <w:rPr>
          <w:ins w:id="5363" w:author="JY0225" w:date="2017-08-23T14:31:00Z"/>
          <w:rFonts w:asciiTheme="minorEastAsia" w:hAnsiTheme="minorEastAsia"/>
          <w:color w:val="000000" w:themeColor="text1"/>
          <w:sz w:val="24"/>
          <w:szCs w:val="24"/>
          <w:rPrChange w:id="5364" w:author="JY0225" w:date="2017-08-24T11:22:00Z">
            <w:rPr>
              <w:ins w:id="5365" w:author="JY0225" w:date="2017-08-23T14:31:00Z"/>
              <w:color w:val="000000" w:themeColor="text1"/>
              <w:sz w:val="24"/>
            </w:rPr>
          </w:rPrChange>
        </w:rPr>
      </w:pPr>
      <w:ins w:id="5366" w:author="JY0225" w:date="2017-08-23T14:31:00Z">
        <w:r w:rsidRPr="00CD1C90">
          <w:rPr>
            <w:rFonts w:asciiTheme="minorEastAsia" w:hAnsiTheme="minorEastAsia"/>
            <w:color w:val="000000" w:themeColor="text1"/>
            <w:sz w:val="24"/>
            <w:szCs w:val="24"/>
            <w:rPrChange w:id="5367" w:author="JY0225" w:date="2017-08-24T11:22:00Z">
              <w:rPr>
                <w:color w:val="000000" w:themeColor="text1"/>
                <w:sz w:val="24"/>
              </w:rPr>
            </w:rPrChange>
          </w:rPr>
          <w:tab/>
        </w:r>
        <w:r w:rsidRPr="00CD1C90">
          <w:rPr>
            <w:rFonts w:asciiTheme="minorEastAsia" w:hAnsiTheme="minorEastAsia" w:hint="eastAsia"/>
            <w:color w:val="000000" w:themeColor="text1"/>
            <w:sz w:val="24"/>
            <w:szCs w:val="24"/>
            <w:rPrChange w:id="5368" w:author="JY0225" w:date="2017-08-24T11:22:00Z">
              <w:rPr>
                <w:rFonts w:hint="eastAsia"/>
                <w:color w:val="000000" w:themeColor="text1"/>
                <w:sz w:val="24"/>
              </w:rPr>
            </w:rPrChange>
          </w:rPr>
          <w:t>会话</w:t>
        </w:r>
      </w:ins>
      <w:ins w:id="5369" w:author="JY0225" w:date="2017-08-23T14:32:00Z">
        <w:r w:rsidRPr="00CD1C90">
          <w:rPr>
            <w:rFonts w:asciiTheme="minorEastAsia" w:hAnsiTheme="minorEastAsia" w:hint="eastAsia"/>
            <w:color w:val="000000" w:themeColor="text1"/>
            <w:sz w:val="24"/>
            <w:szCs w:val="24"/>
            <w:rPrChange w:id="5370" w:author="JY0225" w:date="2017-08-24T11:22:00Z">
              <w:rPr>
                <w:rFonts w:hint="eastAsia"/>
                <w:color w:val="000000" w:themeColor="text1"/>
                <w:sz w:val="24"/>
              </w:rPr>
            </w:rPrChange>
          </w:rPr>
          <w:t>加密接口在用户的一切请求到达中间件时调用，该方法为</w:t>
        </w:r>
        <w:r w:rsidRPr="00CD1C90">
          <w:rPr>
            <w:rFonts w:asciiTheme="minorEastAsia" w:hAnsiTheme="minorEastAsia" w:hint="eastAsia"/>
            <w:color w:val="000000" w:themeColor="text1"/>
            <w:sz w:val="24"/>
            <w:szCs w:val="24"/>
            <w:rPrChange w:id="5371" w:author="JY0225" w:date="2017-08-24T11:22:00Z">
              <w:rPr>
                <w:rFonts w:hint="eastAsia"/>
                <w:color w:val="000000" w:themeColor="text1"/>
                <w:sz w:val="24"/>
              </w:rPr>
            </w:rPrChange>
          </w:rPr>
          <w:t>mw</w:t>
        </w:r>
      </w:ins>
      <w:ins w:id="5372" w:author="JY0225" w:date="2017-08-23T14:33:00Z">
        <w:r w:rsidRPr="00CD1C90">
          <w:rPr>
            <w:rFonts w:asciiTheme="minorEastAsia" w:hAnsiTheme="minorEastAsia" w:hint="eastAsia"/>
            <w:color w:val="000000" w:themeColor="text1"/>
            <w:sz w:val="24"/>
            <w:szCs w:val="24"/>
            <w:rPrChange w:id="5373" w:author="JY0225" w:date="2017-08-24T11:22:00Z">
              <w:rPr>
                <w:rFonts w:hint="eastAsia"/>
                <w:color w:val="000000" w:themeColor="text1"/>
                <w:sz w:val="24"/>
              </w:rPr>
            </w:rPrChange>
          </w:rPr>
          <w:t>Encrypter</w:t>
        </w:r>
        <w:r w:rsidRPr="00CD1C90">
          <w:rPr>
            <w:rFonts w:asciiTheme="minorEastAsia" w:hAnsiTheme="minorEastAsia" w:hint="eastAsia"/>
            <w:color w:val="000000" w:themeColor="text1"/>
            <w:sz w:val="24"/>
            <w:szCs w:val="24"/>
            <w:rPrChange w:id="5374" w:author="JY0225" w:date="2017-08-24T11:22:00Z">
              <w:rPr>
                <w:rFonts w:hint="eastAsia"/>
                <w:color w:val="000000" w:themeColor="text1"/>
                <w:sz w:val="24"/>
              </w:rPr>
            </w:rPrChange>
          </w:rPr>
          <w:t>类的成员方法，用于对用户的会话信息加密，使用的是</w:t>
        </w:r>
        <w:r w:rsidRPr="00CD1C90">
          <w:rPr>
            <w:rFonts w:asciiTheme="minorEastAsia" w:hAnsiTheme="minorEastAsia" w:hint="eastAsia"/>
            <w:color w:val="000000" w:themeColor="text1"/>
            <w:sz w:val="24"/>
            <w:szCs w:val="24"/>
            <w:rPrChange w:id="5375" w:author="JY0225" w:date="2017-08-24T11:22:00Z">
              <w:rPr>
                <w:rFonts w:hint="eastAsia"/>
                <w:color w:val="000000" w:themeColor="text1"/>
                <w:sz w:val="24"/>
              </w:rPr>
            </w:rPrChange>
          </w:rPr>
          <w:t>128</w:t>
        </w:r>
        <w:r w:rsidRPr="00CD1C90">
          <w:rPr>
            <w:rFonts w:asciiTheme="minorEastAsia" w:hAnsiTheme="minorEastAsia" w:hint="eastAsia"/>
            <w:color w:val="000000" w:themeColor="text1"/>
            <w:sz w:val="24"/>
            <w:szCs w:val="24"/>
            <w:rPrChange w:id="5376" w:author="JY0225" w:date="2017-08-24T11:22:00Z">
              <w:rPr>
                <w:rFonts w:hint="eastAsia"/>
                <w:color w:val="000000" w:themeColor="text1"/>
                <w:sz w:val="24"/>
              </w:rPr>
            </w:rPrChange>
          </w:rPr>
          <w:t>位的</w:t>
        </w:r>
        <w:r w:rsidRPr="00CD1C90">
          <w:rPr>
            <w:rFonts w:asciiTheme="minorEastAsia" w:hAnsiTheme="minorEastAsia" w:hint="eastAsia"/>
            <w:color w:val="000000" w:themeColor="text1"/>
            <w:sz w:val="24"/>
            <w:szCs w:val="24"/>
            <w:rPrChange w:id="5377" w:author="JY0225" w:date="2017-08-24T11:22:00Z">
              <w:rPr>
                <w:rFonts w:hint="eastAsia"/>
                <w:color w:val="000000" w:themeColor="text1"/>
                <w:sz w:val="24"/>
              </w:rPr>
            </w:rPrChange>
          </w:rPr>
          <w:t>AES</w:t>
        </w:r>
        <w:r w:rsidRPr="00CD1C90">
          <w:rPr>
            <w:rFonts w:asciiTheme="minorEastAsia" w:hAnsiTheme="minorEastAsia" w:hint="eastAsia"/>
            <w:color w:val="000000" w:themeColor="text1"/>
            <w:sz w:val="24"/>
            <w:szCs w:val="24"/>
            <w:rPrChange w:id="5378" w:author="JY0225" w:date="2017-08-24T11:22:00Z">
              <w:rPr>
                <w:rFonts w:hint="eastAsia"/>
                <w:color w:val="000000" w:themeColor="text1"/>
                <w:sz w:val="24"/>
              </w:rPr>
            </w:rPrChange>
          </w:rPr>
          <w:t>加密</w:t>
        </w:r>
      </w:ins>
      <w:ins w:id="5379" w:author="JY0225" w:date="2017-08-23T14:34:00Z">
        <w:r w:rsidRPr="00CD1C90">
          <w:rPr>
            <w:rFonts w:asciiTheme="minorEastAsia" w:hAnsiTheme="minorEastAsia" w:hint="eastAsia"/>
            <w:color w:val="000000" w:themeColor="text1"/>
            <w:sz w:val="24"/>
            <w:szCs w:val="24"/>
            <w:rPrChange w:id="5380" w:author="JY0225" w:date="2017-08-24T11:22:00Z">
              <w:rPr>
                <w:rFonts w:hint="eastAsia"/>
                <w:color w:val="000000" w:themeColor="text1"/>
                <w:sz w:val="24"/>
              </w:rPr>
            </w:rPrChange>
          </w:rPr>
          <w:t>算法。</w:t>
        </w:r>
        <w:r w:rsidR="00876E83" w:rsidRPr="00CD1C90">
          <w:rPr>
            <w:rFonts w:asciiTheme="minorEastAsia" w:hAnsiTheme="minorEastAsia" w:hint="eastAsia"/>
            <w:color w:val="000000" w:themeColor="text1"/>
            <w:sz w:val="24"/>
            <w:szCs w:val="24"/>
            <w:rPrChange w:id="5381" w:author="JY0225" w:date="2017-08-24T11:22:00Z">
              <w:rPr>
                <w:rFonts w:hint="eastAsia"/>
                <w:color w:val="000000" w:themeColor="text1"/>
                <w:sz w:val="24"/>
              </w:rPr>
            </w:rPrChange>
          </w:rPr>
          <w:t>该接口</w:t>
        </w:r>
      </w:ins>
      <w:ins w:id="5382" w:author="JY0225" w:date="2017-08-23T14:35:00Z">
        <w:r w:rsidR="00296460" w:rsidRPr="00CD1C90">
          <w:rPr>
            <w:rFonts w:asciiTheme="minorEastAsia" w:hAnsiTheme="minorEastAsia" w:hint="eastAsia"/>
            <w:color w:val="000000" w:themeColor="text1"/>
            <w:sz w:val="24"/>
            <w:szCs w:val="24"/>
            <w:rPrChange w:id="5383" w:author="JY0225" w:date="2017-08-24T11:22:00Z">
              <w:rPr>
                <w:rFonts w:hint="eastAsia"/>
                <w:color w:val="000000" w:themeColor="text1"/>
                <w:sz w:val="24"/>
              </w:rPr>
            </w:rPrChange>
          </w:rPr>
          <w:t>以用户的请求作为唯一的参数，返回加密后的请求</w:t>
        </w:r>
      </w:ins>
      <w:ins w:id="5384" w:author="JY0225" w:date="2017-08-23T14:36:00Z">
        <w:r w:rsidR="00016EEA" w:rsidRPr="00CD1C90">
          <w:rPr>
            <w:rFonts w:asciiTheme="minorEastAsia" w:hAnsiTheme="minorEastAsia" w:hint="eastAsia"/>
            <w:color w:val="000000" w:themeColor="text1"/>
            <w:sz w:val="24"/>
            <w:szCs w:val="24"/>
            <w:rPrChange w:id="5385" w:author="JY0225" w:date="2017-08-24T11:22:00Z">
              <w:rPr>
                <w:rFonts w:hint="eastAsia"/>
                <w:color w:val="000000" w:themeColor="text1"/>
                <w:sz w:val="24"/>
              </w:rPr>
            </w:rPrChange>
          </w:rPr>
          <w:t>信息。</w:t>
        </w:r>
      </w:ins>
    </w:p>
    <w:p w14:paraId="253183F5" w14:textId="6F2FFA1C" w:rsidR="00900B03" w:rsidRPr="00CD1C90" w:rsidRDefault="00B2748F">
      <w:pPr>
        <w:spacing w:line="400" w:lineRule="exact"/>
        <w:ind w:firstLine="420"/>
        <w:rPr>
          <w:rFonts w:asciiTheme="minorEastAsia" w:hAnsiTheme="minorEastAsia"/>
          <w:color w:val="000000" w:themeColor="text1"/>
          <w:sz w:val="24"/>
          <w:szCs w:val="24"/>
          <w:rPrChange w:id="5386" w:author="JY0225" w:date="2017-08-24T11:22:00Z">
            <w:rPr>
              <w:color w:val="000000" w:themeColor="text1"/>
              <w:sz w:val="24"/>
            </w:rPr>
          </w:rPrChange>
        </w:rPr>
        <w:pPrChange w:id="5387" w:author="JY0225" w:date="2017-08-23T15:15:00Z">
          <w:pPr>
            <w:spacing w:line="400" w:lineRule="exact"/>
          </w:pPr>
        </w:pPrChange>
      </w:pPr>
      <w:r w:rsidRPr="00CD1C90">
        <w:rPr>
          <w:rFonts w:asciiTheme="minorEastAsia" w:hAnsiTheme="minorEastAsia" w:hint="eastAsia"/>
          <w:color w:val="000000" w:themeColor="text1"/>
          <w:sz w:val="24"/>
          <w:szCs w:val="24"/>
          <w:rPrChange w:id="5388" w:author="JY0225" w:date="2017-08-24T11:22:00Z">
            <w:rPr>
              <w:rFonts w:hint="eastAsia"/>
              <w:color w:val="000000" w:themeColor="text1"/>
              <w:sz w:val="24"/>
            </w:rPr>
          </w:rPrChange>
        </w:rPr>
        <w:t>5</w:t>
      </w:r>
      <w:r w:rsidR="00900B03" w:rsidRPr="00CD1C90">
        <w:rPr>
          <w:rFonts w:asciiTheme="minorEastAsia" w:hAnsiTheme="minorEastAsia" w:hint="eastAsia"/>
          <w:color w:val="000000" w:themeColor="text1"/>
          <w:sz w:val="24"/>
          <w:szCs w:val="24"/>
          <w:rPrChange w:id="5389" w:author="JY0225" w:date="2017-08-24T11:22:00Z">
            <w:rPr>
              <w:rFonts w:hint="eastAsia"/>
              <w:color w:val="000000" w:themeColor="text1"/>
              <w:sz w:val="24"/>
            </w:rPr>
          </w:rPrChange>
        </w:rPr>
        <w:t>）查询登录状态</w:t>
      </w:r>
    </w:p>
    <w:tbl>
      <w:tblPr>
        <w:tblStyle w:val="ae"/>
        <w:tblW w:w="0" w:type="auto"/>
        <w:tblLook w:val="04A0" w:firstRow="1" w:lastRow="0" w:firstColumn="1" w:lastColumn="0" w:noHBand="0" w:noVBand="1"/>
      </w:tblPr>
      <w:tblGrid>
        <w:gridCol w:w="1660"/>
        <w:gridCol w:w="1660"/>
        <w:gridCol w:w="4982"/>
      </w:tblGrid>
      <w:tr w:rsidR="00900B03" w:rsidRPr="00CD1C90" w14:paraId="4965D48D" w14:textId="77777777" w:rsidTr="00EF2128">
        <w:tc>
          <w:tcPr>
            <w:tcW w:w="1660" w:type="dxa"/>
          </w:tcPr>
          <w:p w14:paraId="77A00AEB" w14:textId="77777777" w:rsidR="00900B03" w:rsidRPr="00CD1C90" w:rsidRDefault="00900B03" w:rsidP="00EF2128">
            <w:pPr>
              <w:spacing w:line="400" w:lineRule="exact"/>
              <w:rPr>
                <w:rFonts w:asciiTheme="minorEastAsia" w:hAnsiTheme="minorEastAsia"/>
                <w:color w:val="000000" w:themeColor="text1"/>
                <w:sz w:val="24"/>
                <w:szCs w:val="24"/>
                <w:rPrChange w:id="5390"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5391" w:author="JY0225" w:date="2017-08-24T11:22:00Z">
                  <w:rPr>
                    <w:rFonts w:hint="eastAsia"/>
                    <w:color w:val="000000" w:themeColor="text1"/>
                    <w:sz w:val="24"/>
                  </w:rPr>
                </w:rPrChange>
              </w:rPr>
              <w:t>接口编号</w:t>
            </w:r>
          </w:p>
        </w:tc>
        <w:tc>
          <w:tcPr>
            <w:tcW w:w="1660" w:type="dxa"/>
          </w:tcPr>
          <w:p w14:paraId="51CFCD0F" w14:textId="77777777" w:rsidR="00900B03" w:rsidRPr="00CD1C90" w:rsidRDefault="00900B03" w:rsidP="00EF2128">
            <w:pPr>
              <w:spacing w:line="400" w:lineRule="exact"/>
              <w:rPr>
                <w:rFonts w:asciiTheme="minorEastAsia" w:hAnsiTheme="minorEastAsia"/>
                <w:color w:val="000000" w:themeColor="text1"/>
                <w:sz w:val="24"/>
                <w:szCs w:val="24"/>
                <w:rPrChange w:id="5392"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5393" w:author="JY0225" w:date="2017-08-24T11:22:00Z">
                  <w:rPr>
                    <w:rFonts w:hint="eastAsia"/>
                    <w:color w:val="000000" w:themeColor="text1"/>
                    <w:sz w:val="24"/>
                  </w:rPr>
                </w:rPrChange>
              </w:rPr>
              <w:t>接口名称</w:t>
            </w:r>
          </w:p>
        </w:tc>
        <w:tc>
          <w:tcPr>
            <w:tcW w:w="4982" w:type="dxa"/>
          </w:tcPr>
          <w:p w14:paraId="2BFAA3AC" w14:textId="77777777" w:rsidR="00900B03" w:rsidRPr="00CD1C90" w:rsidRDefault="00193E28" w:rsidP="00EF2128">
            <w:pPr>
              <w:spacing w:line="400" w:lineRule="exact"/>
              <w:rPr>
                <w:rFonts w:asciiTheme="minorEastAsia" w:hAnsiTheme="minorEastAsia"/>
                <w:color w:val="000000" w:themeColor="text1"/>
                <w:sz w:val="24"/>
                <w:szCs w:val="24"/>
                <w:rPrChange w:id="5394"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5395" w:author="JY0225" w:date="2017-08-24T11:22:00Z">
                  <w:rPr>
                    <w:rFonts w:hint="eastAsia"/>
                    <w:color w:val="000000" w:themeColor="text1"/>
                    <w:sz w:val="24"/>
                  </w:rPr>
                </w:rPrChange>
              </w:rPr>
              <w:t>查询登录状态</w:t>
            </w:r>
          </w:p>
        </w:tc>
      </w:tr>
      <w:tr w:rsidR="00900B03" w:rsidRPr="00CD1C90" w14:paraId="6CBC5DE1" w14:textId="77777777" w:rsidTr="00EF2128">
        <w:tc>
          <w:tcPr>
            <w:tcW w:w="1660" w:type="dxa"/>
            <w:vMerge w:val="restart"/>
          </w:tcPr>
          <w:p w14:paraId="6298019C" w14:textId="77777777" w:rsidR="00900B03" w:rsidRPr="00CD1C90" w:rsidRDefault="00900B03" w:rsidP="00EF2128">
            <w:pPr>
              <w:spacing w:line="400" w:lineRule="exact"/>
              <w:rPr>
                <w:rFonts w:asciiTheme="minorEastAsia" w:hAnsiTheme="minorEastAsia"/>
                <w:color w:val="000000" w:themeColor="text1"/>
                <w:sz w:val="24"/>
                <w:szCs w:val="24"/>
                <w:rPrChange w:id="5396"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5397" w:author="JY0225" w:date="2017-08-24T11:22:00Z">
                  <w:rPr>
                    <w:rFonts w:hint="eastAsia"/>
                    <w:color w:val="000000" w:themeColor="text1"/>
                    <w:sz w:val="24"/>
                  </w:rPr>
                </w:rPrChange>
              </w:rPr>
              <w:t>Cloud-Op</w:t>
            </w:r>
            <w:r w:rsidR="00B75ECC" w:rsidRPr="00CD1C90">
              <w:rPr>
                <w:rFonts w:asciiTheme="minorEastAsia" w:hAnsiTheme="minorEastAsia"/>
                <w:color w:val="000000" w:themeColor="text1"/>
                <w:sz w:val="24"/>
                <w:szCs w:val="24"/>
                <w:rPrChange w:id="5398" w:author="JY0225" w:date="2017-08-24T11:22:00Z">
                  <w:rPr>
                    <w:color w:val="000000" w:themeColor="text1"/>
                    <w:sz w:val="24"/>
                  </w:rPr>
                </w:rPrChange>
              </w:rPr>
              <w:t>t-05</w:t>
            </w:r>
          </w:p>
        </w:tc>
        <w:tc>
          <w:tcPr>
            <w:tcW w:w="1660" w:type="dxa"/>
          </w:tcPr>
          <w:p w14:paraId="7C829615" w14:textId="77777777" w:rsidR="00900B03" w:rsidRPr="00CD1C90" w:rsidRDefault="00900B03" w:rsidP="00EF2128">
            <w:pPr>
              <w:spacing w:line="400" w:lineRule="exact"/>
              <w:rPr>
                <w:rFonts w:asciiTheme="minorEastAsia" w:hAnsiTheme="minorEastAsia"/>
                <w:color w:val="000000" w:themeColor="text1"/>
                <w:sz w:val="24"/>
                <w:szCs w:val="24"/>
                <w:rPrChange w:id="5399"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5400" w:author="JY0225" w:date="2017-08-24T11:22:00Z">
                  <w:rPr>
                    <w:rFonts w:hint="eastAsia"/>
                    <w:color w:val="000000" w:themeColor="text1"/>
                    <w:sz w:val="24"/>
                  </w:rPr>
                </w:rPrChange>
              </w:rPr>
              <w:t>接口原型</w:t>
            </w:r>
          </w:p>
        </w:tc>
        <w:tc>
          <w:tcPr>
            <w:tcW w:w="4982" w:type="dxa"/>
          </w:tcPr>
          <w:p w14:paraId="38C4B0B8" w14:textId="77777777" w:rsidR="00900B03" w:rsidRPr="00CD1C90" w:rsidRDefault="00900B03" w:rsidP="000103E6">
            <w:pPr>
              <w:spacing w:line="400" w:lineRule="exact"/>
              <w:rPr>
                <w:rFonts w:asciiTheme="minorEastAsia" w:hAnsiTheme="minorEastAsia"/>
                <w:color w:val="000000" w:themeColor="text1"/>
                <w:sz w:val="24"/>
                <w:szCs w:val="24"/>
                <w:rPrChange w:id="5401" w:author="JY0225" w:date="2017-08-24T11:22:00Z">
                  <w:rPr>
                    <w:color w:val="000000" w:themeColor="text1"/>
                    <w:sz w:val="24"/>
                  </w:rPr>
                </w:rPrChange>
              </w:rPr>
            </w:pPr>
            <w:r w:rsidRPr="00CD1C90">
              <w:rPr>
                <w:rFonts w:asciiTheme="minorEastAsia" w:hAnsiTheme="minorEastAsia"/>
                <w:color w:val="000000" w:themeColor="text1"/>
                <w:sz w:val="24"/>
                <w:szCs w:val="24"/>
                <w:rPrChange w:id="5402" w:author="JY0225" w:date="2017-08-24T11:22:00Z">
                  <w:rPr>
                    <w:color w:val="000000" w:themeColor="text1"/>
                    <w:sz w:val="24"/>
                  </w:rPr>
                </w:rPrChange>
              </w:rPr>
              <w:t xml:space="preserve">String </w:t>
            </w:r>
            <w:r w:rsidRPr="00CD1C90">
              <w:rPr>
                <w:rFonts w:asciiTheme="minorEastAsia" w:hAnsiTheme="minorEastAsia" w:hint="eastAsia"/>
                <w:color w:val="000000" w:themeColor="text1"/>
                <w:sz w:val="24"/>
                <w:szCs w:val="24"/>
                <w:rPrChange w:id="5403" w:author="JY0225" w:date="2017-08-24T11:22:00Z">
                  <w:rPr>
                    <w:rFonts w:hint="eastAsia"/>
                    <w:color w:val="000000" w:themeColor="text1"/>
                    <w:sz w:val="24"/>
                  </w:rPr>
                </w:rPrChange>
              </w:rPr>
              <w:t>query</w:t>
            </w:r>
            <w:r w:rsidRPr="00CD1C90">
              <w:rPr>
                <w:rFonts w:asciiTheme="minorEastAsia" w:hAnsiTheme="minorEastAsia"/>
                <w:color w:val="000000" w:themeColor="text1"/>
                <w:sz w:val="24"/>
                <w:szCs w:val="24"/>
                <w:rPrChange w:id="5404" w:author="JY0225" w:date="2017-08-24T11:22:00Z">
                  <w:rPr>
                    <w:color w:val="000000" w:themeColor="text1"/>
                    <w:sz w:val="24"/>
                  </w:rPr>
                </w:rPrChange>
              </w:rPr>
              <w:t>_session(String userid)</w:t>
            </w:r>
          </w:p>
        </w:tc>
      </w:tr>
      <w:tr w:rsidR="00900B03" w:rsidRPr="00CD1C90" w14:paraId="4B60AC41" w14:textId="77777777" w:rsidTr="00EF2128">
        <w:tc>
          <w:tcPr>
            <w:tcW w:w="1660" w:type="dxa"/>
            <w:vMerge/>
          </w:tcPr>
          <w:p w14:paraId="116A752E" w14:textId="77777777" w:rsidR="00900B03" w:rsidRPr="00CD1C90" w:rsidRDefault="00900B03" w:rsidP="00EF2128">
            <w:pPr>
              <w:spacing w:line="400" w:lineRule="exact"/>
              <w:rPr>
                <w:rFonts w:asciiTheme="minorEastAsia" w:hAnsiTheme="minorEastAsia"/>
                <w:color w:val="000000" w:themeColor="text1"/>
                <w:sz w:val="24"/>
                <w:szCs w:val="24"/>
                <w:rPrChange w:id="5405" w:author="JY0225" w:date="2017-08-24T11:22:00Z">
                  <w:rPr>
                    <w:color w:val="000000" w:themeColor="text1"/>
                    <w:sz w:val="24"/>
                  </w:rPr>
                </w:rPrChange>
              </w:rPr>
            </w:pPr>
          </w:p>
        </w:tc>
        <w:tc>
          <w:tcPr>
            <w:tcW w:w="1660" w:type="dxa"/>
          </w:tcPr>
          <w:p w14:paraId="3C1E23AD" w14:textId="77777777" w:rsidR="00900B03" w:rsidRPr="00CD1C90" w:rsidRDefault="00900B03" w:rsidP="00EF2128">
            <w:pPr>
              <w:spacing w:line="400" w:lineRule="exact"/>
              <w:rPr>
                <w:rFonts w:asciiTheme="minorEastAsia" w:hAnsiTheme="minorEastAsia"/>
                <w:color w:val="000000" w:themeColor="text1"/>
                <w:sz w:val="24"/>
                <w:szCs w:val="24"/>
                <w:rPrChange w:id="5406"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5407" w:author="JY0225" w:date="2017-08-24T11:22:00Z">
                  <w:rPr>
                    <w:rFonts w:hint="eastAsia"/>
                    <w:color w:val="000000" w:themeColor="text1"/>
                    <w:sz w:val="24"/>
                  </w:rPr>
                </w:rPrChange>
              </w:rPr>
              <w:t>接口参数</w:t>
            </w:r>
          </w:p>
        </w:tc>
        <w:tc>
          <w:tcPr>
            <w:tcW w:w="4982" w:type="dxa"/>
          </w:tcPr>
          <w:p w14:paraId="6B4B8600" w14:textId="77777777" w:rsidR="00900B03" w:rsidRPr="00CD1C90" w:rsidRDefault="00900B03" w:rsidP="00EF2128">
            <w:pPr>
              <w:spacing w:line="400" w:lineRule="exact"/>
              <w:rPr>
                <w:rFonts w:asciiTheme="minorEastAsia" w:hAnsiTheme="minorEastAsia"/>
                <w:color w:val="000000" w:themeColor="text1"/>
                <w:sz w:val="24"/>
                <w:szCs w:val="24"/>
                <w:rPrChange w:id="5408" w:author="JY0225" w:date="2017-08-24T11:22:00Z">
                  <w:rPr>
                    <w:color w:val="000000" w:themeColor="text1"/>
                    <w:sz w:val="24"/>
                  </w:rPr>
                </w:rPrChange>
              </w:rPr>
            </w:pPr>
            <w:r w:rsidRPr="00CD1C90">
              <w:rPr>
                <w:rFonts w:asciiTheme="minorEastAsia" w:hAnsiTheme="minorEastAsia"/>
                <w:color w:val="000000" w:themeColor="text1"/>
                <w:sz w:val="24"/>
                <w:szCs w:val="24"/>
                <w:rPrChange w:id="5409" w:author="JY0225" w:date="2017-08-24T11:22:00Z">
                  <w:rPr>
                    <w:color w:val="000000" w:themeColor="text1"/>
                    <w:sz w:val="24"/>
                  </w:rPr>
                </w:rPrChange>
              </w:rPr>
              <w:t>userid</w:t>
            </w:r>
            <w:r w:rsidRPr="00CD1C90">
              <w:rPr>
                <w:rFonts w:asciiTheme="minorEastAsia" w:hAnsiTheme="minorEastAsia" w:hint="eastAsia"/>
                <w:color w:val="000000" w:themeColor="text1"/>
                <w:sz w:val="24"/>
                <w:szCs w:val="24"/>
                <w:rPrChange w:id="5410" w:author="JY0225" w:date="2017-08-24T11:22:00Z">
                  <w:rPr>
                    <w:rFonts w:hint="eastAsia"/>
                    <w:color w:val="000000" w:themeColor="text1"/>
                    <w:sz w:val="24"/>
                  </w:rPr>
                </w:rPrChange>
              </w:rPr>
              <w:t>：用户</w:t>
            </w:r>
            <w:r w:rsidRPr="00CD1C90">
              <w:rPr>
                <w:rFonts w:asciiTheme="minorEastAsia" w:hAnsiTheme="minorEastAsia" w:hint="eastAsia"/>
                <w:color w:val="000000" w:themeColor="text1"/>
                <w:sz w:val="24"/>
                <w:szCs w:val="24"/>
                <w:rPrChange w:id="5411" w:author="JY0225" w:date="2017-08-24T11:22:00Z">
                  <w:rPr>
                    <w:rFonts w:hint="eastAsia"/>
                    <w:color w:val="000000" w:themeColor="text1"/>
                    <w:sz w:val="24"/>
                  </w:rPr>
                </w:rPrChange>
              </w:rPr>
              <w:t>id</w:t>
            </w:r>
          </w:p>
        </w:tc>
      </w:tr>
      <w:tr w:rsidR="00900B03" w:rsidRPr="00CD1C90" w14:paraId="78D6E805" w14:textId="77777777" w:rsidTr="00EF2128">
        <w:tc>
          <w:tcPr>
            <w:tcW w:w="1660" w:type="dxa"/>
            <w:vMerge/>
          </w:tcPr>
          <w:p w14:paraId="56BD1600" w14:textId="77777777" w:rsidR="00900B03" w:rsidRPr="00CD1C90" w:rsidRDefault="00900B03" w:rsidP="00EF2128">
            <w:pPr>
              <w:spacing w:line="400" w:lineRule="exact"/>
              <w:rPr>
                <w:rFonts w:asciiTheme="minorEastAsia" w:hAnsiTheme="minorEastAsia"/>
                <w:color w:val="000000" w:themeColor="text1"/>
                <w:sz w:val="24"/>
                <w:szCs w:val="24"/>
                <w:rPrChange w:id="5412" w:author="JY0225" w:date="2017-08-24T11:22:00Z">
                  <w:rPr>
                    <w:color w:val="000000" w:themeColor="text1"/>
                    <w:sz w:val="24"/>
                  </w:rPr>
                </w:rPrChange>
              </w:rPr>
            </w:pPr>
          </w:p>
        </w:tc>
        <w:tc>
          <w:tcPr>
            <w:tcW w:w="1660" w:type="dxa"/>
          </w:tcPr>
          <w:p w14:paraId="2F01D66B" w14:textId="77777777" w:rsidR="00900B03" w:rsidRPr="00CD1C90" w:rsidRDefault="00900B03" w:rsidP="00EF2128">
            <w:pPr>
              <w:spacing w:line="400" w:lineRule="exact"/>
              <w:rPr>
                <w:rFonts w:asciiTheme="minorEastAsia" w:hAnsiTheme="minorEastAsia"/>
                <w:color w:val="000000" w:themeColor="text1"/>
                <w:sz w:val="24"/>
                <w:szCs w:val="24"/>
                <w:rPrChange w:id="5413"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5414" w:author="JY0225" w:date="2017-08-24T11:22:00Z">
                  <w:rPr>
                    <w:rFonts w:hint="eastAsia"/>
                    <w:color w:val="000000" w:themeColor="text1"/>
                    <w:sz w:val="24"/>
                  </w:rPr>
                </w:rPrChange>
              </w:rPr>
              <w:t>返回结果</w:t>
            </w:r>
          </w:p>
        </w:tc>
        <w:tc>
          <w:tcPr>
            <w:tcW w:w="4982" w:type="dxa"/>
          </w:tcPr>
          <w:p w14:paraId="748B873B" w14:textId="77777777" w:rsidR="00900B03" w:rsidRPr="00CD1C90" w:rsidRDefault="00900B03" w:rsidP="00EF2128">
            <w:pPr>
              <w:spacing w:line="400" w:lineRule="exact"/>
              <w:rPr>
                <w:rFonts w:asciiTheme="minorEastAsia" w:hAnsiTheme="minorEastAsia" w:cs="Times New Roman"/>
                <w:sz w:val="24"/>
                <w:szCs w:val="24"/>
                <w:rPrChange w:id="5415" w:author="JY0225" w:date="2017-08-24T11:22:00Z">
                  <w:rPr>
                    <w:rFonts w:ascii="Times New Roman" w:hAnsi="Times New Roman" w:cs="Times New Roman"/>
                    <w:sz w:val="24"/>
                    <w:szCs w:val="24"/>
                  </w:rPr>
                </w:rPrChange>
              </w:rPr>
            </w:pPr>
            <w:r w:rsidRPr="00CD1C90">
              <w:rPr>
                <w:rFonts w:asciiTheme="minorEastAsia" w:hAnsiTheme="minorEastAsia" w:cs="Times New Roman"/>
                <w:sz w:val="24"/>
                <w:szCs w:val="24"/>
                <w:rPrChange w:id="5416" w:author="JY0225" w:date="2017-08-24T11:22:00Z">
                  <w:rPr>
                    <w:rFonts w:ascii="Times New Roman" w:hAnsi="Times New Roman" w:cs="Times New Roman"/>
                    <w:sz w:val="24"/>
                    <w:szCs w:val="24"/>
                  </w:rPr>
                </w:rPrChange>
              </w:rPr>
              <w:t>{</w:t>
            </w:r>
          </w:p>
          <w:p w14:paraId="27CFE3C3" w14:textId="77777777" w:rsidR="00900B03" w:rsidRPr="00CD1C90" w:rsidRDefault="00900B03" w:rsidP="00EF2128">
            <w:pPr>
              <w:spacing w:line="400" w:lineRule="exact"/>
              <w:ind w:firstLineChars="50" w:firstLine="120"/>
              <w:rPr>
                <w:rFonts w:asciiTheme="minorEastAsia" w:hAnsiTheme="minorEastAsia" w:cs="Times New Roman"/>
                <w:sz w:val="24"/>
                <w:szCs w:val="24"/>
                <w:rPrChange w:id="5417" w:author="JY0225" w:date="2017-08-24T11:22:00Z">
                  <w:rPr>
                    <w:rFonts w:ascii="Times New Roman" w:hAnsi="Times New Roman" w:cs="Times New Roman"/>
                    <w:sz w:val="24"/>
                    <w:szCs w:val="24"/>
                  </w:rPr>
                </w:rPrChange>
              </w:rPr>
            </w:pPr>
            <w:r w:rsidRPr="00CD1C90">
              <w:rPr>
                <w:rFonts w:asciiTheme="minorEastAsia" w:hAnsiTheme="minorEastAsia" w:cs="Times New Roman"/>
                <w:sz w:val="24"/>
                <w:szCs w:val="24"/>
                <w:rPrChange w:id="5418" w:author="JY0225" w:date="2017-08-24T11:22:00Z">
                  <w:rPr>
                    <w:rFonts w:ascii="Times New Roman" w:hAnsi="Times New Roman" w:cs="Times New Roman"/>
                    <w:sz w:val="24"/>
                    <w:szCs w:val="24"/>
                  </w:rPr>
                </w:rPrChange>
              </w:rPr>
              <w:t>"status": "0",</w:t>
            </w:r>
          </w:p>
          <w:p w14:paraId="6D617718" w14:textId="77777777" w:rsidR="00900B03" w:rsidRPr="00CD1C90" w:rsidRDefault="00900B03" w:rsidP="00A60A3D">
            <w:pPr>
              <w:spacing w:line="400" w:lineRule="exact"/>
              <w:ind w:firstLineChars="50" w:firstLine="120"/>
              <w:rPr>
                <w:rFonts w:asciiTheme="minorEastAsia" w:hAnsiTheme="minorEastAsia" w:cs="Times New Roman"/>
                <w:sz w:val="24"/>
                <w:szCs w:val="24"/>
                <w:rPrChange w:id="5419" w:author="JY0225" w:date="2017-08-24T11:22:00Z">
                  <w:rPr>
                    <w:rFonts w:ascii="Times New Roman" w:hAnsi="Times New Roman" w:cs="Times New Roman"/>
                    <w:sz w:val="24"/>
                    <w:szCs w:val="24"/>
                  </w:rPr>
                </w:rPrChange>
              </w:rPr>
            </w:pPr>
            <w:r w:rsidRPr="00CD1C90">
              <w:rPr>
                <w:rFonts w:asciiTheme="minorEastAsia" w:hAnsiTheme="minorEastAsia" w:cs="Times New Roman"/>
                <w:sz w:val="24"/>
                <w:szCs w:val="24"/>
                <w:rPrChange w:id="5420" w:author="JY0225" w:date="2017-08-24T11:22:00Z">
                  <w:rPr>
                    <w:rFonts w:ascii="Times New Roman" w:hAnsi="Times New Roman" w:cs="Times New Roman"/>
                    <w:sz w:val="24"/>
                    <w:szCs w:val="24"/>
                  </w:rPr>
                </w:rPrChange>
              </w:rPr>
              <w:t>"</w:t>
            </w:r>
            <w:r w:rsidR="00624D9B" w:rsidRPr="00CD1C90">
              <w:rPr>
                <w:rFonts w:asciiTheme="minorEastAsia" w:hAnsiTheme="minorEastAsia" w:cs="Times New Roman"/>
                <w:sz w:val="24"/>
                <w:szCs w:val="24"/>
                <w:rPrChange w:id="5421" w:author="JY0225" w:date="2017-08-24T11:22:00Z">
                  <w:rPr>
                    <w:rFonts w:ascii="Times New Roman" w:hAnsi="Times New Roman" w:cs="Times New Roman"/>
                    <w:sz w:val="24"/>
                    <w:szCs w:val="24"/>
                  </w:rPr>
                </w:rPrChange>
              </w:rPr>
              <w:t>expired</w:t>
            </w:r>
            <w:r w:rsidRPr="00CD1C90">
              <w:rPr>
                <w:rFonts w:asciiTheme="minorEastAsia" w:hAnsiTheme="minorEastAsia" w:cs="Times New Roman"/>
                <w:sz w:val="24"/>
                <w:szCs w:val="24"/>
                <w:rPrChange w:id="5422" w:author="JY0225" w:date="2017-08-24T11:22:00Z">
                  <w:rPr>
                    <w:rFonts w:ascii="Times New Roman" w:hAnsi="Times New Roman" w:cs="Times New Roman"/>
                    <w:sz w:val="24"/>
                    <w:szCs w:val="24"/>
                  </w:rPr>
                </w:rPrChange>
              </w:rPr>
              <w:t>": "</w:t>
            </w:r>
            <w:r w:rsidR="00A60A3D" w:rsidRPr="00CD1C90">
              <w:rPr>
                <w:rFonts w:asciiTheme="minorEastAsia" w:hAnsiTheme="minorEastAsia" w:cs="Times New Roman"/>
                <w:sz w:val="24"/>
                <w:szCs w:val="24"/>
                <w:rPrChange w:id="5423" w:author="JY0225" w:date="2017-08-24T11:22:00Z">
                  <w:rPr>
                    <w:rFonts w:ascii="Times New Roman" w:hAnsi="Times New Roman" w:cs="Times New Roman"/>
                    <w:sz w:val="24"/>
                    <w:szCs w:val="24"/>
                  </w:rPr>
                </w:rPrChange>
              </w:rPr>
              <w:t>f</w:t>
            </w:r>
            <w:r w:rsidR="00B621FB" w:rsidRPr="00CD1C90">
              <w:rPr>
                <w:rFonts w:asciiTheme="minorEastAsia" w:hAnsiTheme="minorEastAsia" w:cs="Times New Roman"/>
                <w:sz w:val="24"/>
                <w:szCs w:val="24"/>
                <w:rPrChange w:id="5424" w:author="JY0225" w:date="2017-08-24T11:22:00Z">
                  <w:rPr>
                    <w:rFonts w:ascii="Times New Roman" w:hAnsi="Times New Roman" w:cs="Times New Roman"/>
                    <w:sz w:val="24"/>
                    <w:szCs w:val="24"/>
                  </w:rPr>
                </w:rPrChange>
              </w:rPr>
              <w:t>alse</w:t>
            </w:r>
            <w:r w:rsidRPr="00CD1C90">
              <w:rPr>
                <w:rFonts w:asciiTheme="minorEastAsia" w:hAnsiTheme="minorEastAsia" w:cs="Times New Roman"/>
                <w:sz w:val="24"/>
                <w:szCs w:val="24"/>
                <w:rPrChange w:id="5425" w:author="JY0225" w:date="2017-08-24T11:22:00Z">
                  <w:rPr>
                    <w:rFonts w:ascii="Times New Roman" w:hAnsi="Times New Roman" w:cs="Times New Roman"/>
                    <w:sz w:val="24"/>
                    <w:szCs w:val="24"/>
                  </w:rPr>
                </w:rPrChange>
              </w:rPr>
              <w:t xml:space="preserve">", </w:t>
            </w:r>
          </w:p>
          <w:p w14:paraId="4F22C9F4" w14:textId="77777777" w:rsidR="00900B03" w:rsidRPr="00CD1C90" w:rsidRDefault="00900B03" w:rsidP="00EF2128">
            <w:pPr>
              <w:spacing w:line="400" w:lineRule="exact"/>
              <w:ind w:firstLineChars="50" w:firstLine="120"/>
              <w:rPr>
                <w:rFonts w:asciiTheme="minorEastAsia" w:hAnsiTheme="minorEastAsia" w:cs="Times New Roman"/>
                <w:sz w:val="24"/>
                <w:szCs w:val="24"/>
                <w:rPrChange w:id="5426" w:author="JY0225" w:date="2017-08-24T11:22:00Z">
                  <w:rPr>
                    <w:rFonts w:ascii="Times New Roman" w:hAnsi="Times New Roman" w:cs="Times New Roman"/>
                    <w:sz w:val="24"/>
                    <w:szCs w:val="24"/>
                  </w:rPr>
                </w:rPrChange>
              </w:rPr>
            </w:pPr>
            <w:r w:rsidRPr="00CD1C90">
              <w:rPr>
                <w:rFonts w:asciiTheme="minorEastAsia" w:hAnsiTheme="minorEastAsia" w:cs="Times New Roman"/>
                <w:sz w:val="24"/>
                <w:szCs w:val="24"/>
                <w:rPrChange w:id="5427" w:author="JY0225" w:date="2017-08-24T11:22:00Z">
                  <w:rPr>
                    <w:rFonts w:ascii="Times New Roman" w:hAnsi="Times New Roman" w:cs="Times New Roman"/>
                    <w:sz w:val="24"/>
                    <w:szCs w:val="24"/>
                  </w:rPr>
                </w:rPrChange>
              </w:rPr>
              <w:t xml:space="preserve">"time": "1432653661.66864", </w:t>
            </w:r>
          </w:p>
          <w:p w14:paraId="04AA87C3" w14:textId="77777777" w:rsidR="00900B03" w:rsidRPr="00CD1C90" w:rsidRDefault="00900B03" w:rsidP="00EF2128">
            <w:pPr>
              <w:spacing w:line="400" w:lineRule="exact"/>
              <w:ind w:firstLineChars="50" w:firstLine="120"/>
              <w:rPr>
                <w:rFonts w:asciiTheme="minorEastAsia" w:hAnsiTheme="minorEastAsia" w:cs="Times New Roman"/>
                <w:sz w:val="24"/>
                <w:szCs w:val="24"/>
                <w:rPrChange w:id="5428" w:author="JY0225" w:date="2017-08-24T11:22:00Z">
                  <w:rPr>
                    <w:rFonts w:ascii="Times New Roman" w:hAnsi="Times New Roman" w:cs="Times New Roman"/>
                    <w:sz w:val="24"/>
                    <w:szCs w:val="24"/>
                  </w:rPr>
                </w:rPrChange>
              </w:rPr>
            </w:pPr>
            <w:r w:rsidRPr="00CD1C90">
              <w:rPr>
                <w:rFonts w:asciiTheme="minorEastAsia" w:hAnsiTheme="minorEastAsia" w:cs="Times New Roman"/>
                <w:sz w:val="24"/>
                <w:szCs w:val="24"/>
                <w:rPrChange w:id="5429" w:author="JY0225" w:date="2017-08-24T11:22:00Z">
                  <w:rPr>
                    <w:rFonts w:ascii="Times New Roman" w:hAnsi="Times New Roman" w:cs="Times New Roman"/>
                    <w:sz w:val="24"/>
                    <w:szCs w:val="24"/>
                  </w:rPr>
                </w:rPrChange>
              </w:rPr>
              <w:t>"userid": "kaeyi</w:t>
            </w:r>
            <w:r w:rsidRPr="00CD1C90">
              <w:rPr>
                <w:rFonts w:asciiTheme="minorEastAsia" w:hAnsiTheme="minorEastAsia" w:cs="Times New Roman" w:hint="eastAsia"/>
                <w:sz w:val="24"/>
                <w:szCs w:val="24"/>
                <w:rPrChange w:id="5430" w:author="JY0225" w:date="2017-08-24T11:22:00Z">
                  <w:rPr>
                    <w:rFonts w:ascii="Times New Roman" w:hAnsi="Times New Roman" w:cs="Times New Roman" w:hint="eastAsia"/>
                    <w:sz w:val="24"/>
                    <w:szCs w:val="24"/>
                  </w:rPr>
                </w:rPrChange>
              </w:rPr>
              <w:t>ka@</w:t>
            </w:r>
            <w:r w:rsidRPr="00CD1C90">
              <w:rPr>
                <w:rFonts w:asciiTheme="minorEastAsia" w:hAnsiTheme="minorEastAsia" w:cs="Times New Roman"/>
                <w:sz w:val="24"/>
                <w:szCs w:val="24"/>
                <w:rPrChange w:id="5431" w:author="JY0225" w:date="2017-08-24T11:22:00Z">
                  <w:rPr>
                    <w:rFonts w:ascii="Times New Roman" w:hAnsi="Times New Roman" w:cs="Times New Roman"/>
                    <w:sz w:val="24"/>
                    <w:szCs w:val="24"/>
                  </w:rPr>
                </w:rPrChange>
              </w:rPr>
              <w:t>163.com"</w:t>
            </w:r>
          </w:p>
          <w:p w14:paraId="1D26E975" w14:textId="77777777" w:rsidR="00900B03" w:rsidRPr="00CD1C90" w:rsidRDefault="00900B03" w:rsidP="00EF2128">
            <w:pPr>
              <w:spacing w:line="400" w:lineRule="exact"/>
              <w:rPr>
                <w:rFonts w:asciiTheme="minorEastAsia" w:hAnsiTheme="minorEastAsia"/>
                <w:color w:val="000000" w:themeColor="text1"/>
                <w:sz w:val="24"/>
                <w:szCs w:val="24"/>
                <w:rPrChange w:id="5432" w:author="JY0225" w:date="2017-08-24T11:22:00Z">
                  <w:rPr>
                    <w:color w:val="000000" w:themeColor="text1"/>
                    <w:sz w:val="24"/>
                  </w:rPr>
                </w:rPrChange>
              </w:rPr>
            </w:pPr>
            <w:r w:rsidRPr="00CD1C90">
              <w:rPr>
                <w:rFonts w:asciiTheme="minorEastAsia" w:hAnsiTheme="minorEastAsia" w:cs="Times New Roman"/>
                <w:sz w:val="24"/>
                <w:szCs w:val="24"/>
                <w:rPrChange w:id="5433" w:author="JY0225" w:date="2017-08-24T11:22:00Z">
                  <w:rPr>
                    <w:rFonts w:ascii="Times New Roman" w:hAnsi="Times New Roman" w:cs="Times New Roman"/>
                    <w:sz w:val="24"/>
                    <w:szCs w:val="24"/>
                  </w:rPr>
                </w:rPrChange>
              </w:rPr>
              <w:t>}</w:t>
            </w:r>
          </w:p>
        </w:tc>
      </w:tr>
    </w:tbl>
    <w:p w14:paraId="018E7A74" w14:textId="46C98747" w:rsidR="00675ED8" w:rsidRPr="00CD1C90" w:rsidRDefault="00675ED8">
      <w:pPr>
        <w:spacing w:line="400" w:lineRule="exact"/>
        <w:rPr>
          <w:ins w:id="5434" w:author="JY0225" w:date="2017-08-23T14:37:00Z"/>
          <w:rFonts w:asciiTheme="minorEastAsia" w:hAnsiTheme="minorEastAsia"/>
          <w:sz w:val="24"/>
          <w:szCs w:val="24"/>
          <w:rPrChange w:id="5435" w:author="JY0225" w:date="2017-08-24T11:22:00Z">
            <w:rPr>
              <w:ins w:id="5436" w:author="JY0225" w:date="2017-08-23T14:37:00Z"/>
            </w:rPr>
          </w:rPrChange>
        </w:rPr>
        <w:pPrChange w:id="5437" w:author="JY0225" w:date="2017-08-23T14:37:00Z">
          <w:pPr>
            <w:pStyle w:val="31"/>
          </w:pPr>
        </w:pPrChange>
      </w:pPr>
      <w:ins w:id="5438" w:author="JY0225" w:date="2017-08-23T14:37:00Z">
        <w:r w:rsidRPr="00CD1C90">
          <w:rPr>
            <w:rFonts w:asciiTheme="minorEastAsia" w:hAnsiTheme="minorEastAsia"/>
            <w:sz w:val="24"/>
            <w:szCs w:val="24"/>
            <w:rPrChange w:id="5439" w:author="JY0225" w:date="2017-08-24T11:22:00Z">
              <w:rPr/>
            </w:rPrChange>
          </w:rPr>
          <w:tab/>
        </w:r>
        <w:r w:rsidRPr="00CD1C90">
          <w:rPr>
            <w:rFonts w:asciiTheme="minorEastAsia" w:hAnsiTheme="minorEastAsia" w:hint="eastAsia"/>
            <w:sz w:val="24"/>
            <w:szCs w:val="24"/>
            <w:rPrChange w:id="5440" w:author="JY0225" w:date="2017-08-24T11:22:00Z">
              <w:rPr>
                <w:rFonts w:hint="eastAsia"/>
              </w:rPr>
            </w:rPrChange>
          </w:rPr>
          <w:t>查询</w:t>
        </w:r>
      </w:ins>
      <w:ins w:id="5441" w:author="JY0225" w:date="2017-08-23T14:38:00Z">
        <w:r w:rsidRPr="00CD1C90">
          <w:rPr>
            <w:rFonts w:asciiTheme="minorEastAsia" w:hAnsiTheme="minorEastAsia" w:hint="eastAsia"/>
            <w:sz w:val="24"/>
            <w:szCs w:val="24"/>
            <w:rPrChange w:id="5442" w:author="JY0225" w:date="2017-08-24T11:22:00Z">
              <w:rPr>
                <w:rFonts w:hint="eastAsia"/>
              </w:rPr>
            </w:rPrChange>
          </w:rPr>
          <w:t>登录状态接口</w:t>
        </w:r>
        <w:r w:rsidRPr="00CD1C90">
          <w:rPr>
            <w:rFonts w:asciiTheme="minorEastAsia" w:hAnsiTheme="minorEastAsia" w:hint="eastAsia"/>
            <w:sz w:val="24"/>
            <w:szCs w:val="24"/>
            <w:rPrChange w:id="5443" w:author="JY0225" w:date="2017-08-24T11:22:00Z">
              <w:rPr>
                <w:rFonts w:hint="eastAsia"/>
                <w:sz w:val="24"/>
                <w:szCs w:val="24"/>
              </w:rPr>
            </w:rPrChange>
          </w:rPr>
          <w:t>在中间件提交用户请求到服务器之前使用，以检验用户的登录信息是否过期，如果没有过期则将请求发送给服务器；</w:t>
        </w:r>
      </w:ins>
      <w:ins w:id="5444" w:author="JY0225" w:date="2017-08-23T14:39:00Z">
        <w:r w:rsidRPr="00CD1C90">
          <w:rPr>
            <w:rFonts w:asciiTheme="minorEastAsia" w:hAnsiTheme="minorEastAsia" w:hint="eastAsia"/>
            <w:sz w:val="24"/>
            <w:szCs w:val="24"/>
            <w:rPrChange w:id="5445" w:author="JY0225" w:date="2017-08-24T11:22:00Z">
              <w:rPr>
                <w:rFonts w:hint="eastAsia"/>
                <w:sz w:val="24"/>
                <w:szCs w:val="24"/>
              </w:rPr>
            </w:rPrChange>
          </w:rPr>
          <w:t>反之则由中间件授权代理登录，并将重新获取到的</w:t>
        </w:r>
        <w:r w:rsidRPr="00CD1C90">
          <w:rPr>
            <w:rFonts w:asciiTheme="minorEastAsia" w:hAnsiTheme="minorEastAsia" w:hint="eastAsia"/>
            <w:sz w:val="24"/>
            <w:szCs w:val="24"/>
            <w:rPrChange w:id="5446" w:author="JY0225" w:date="2017-08-24T11:22:00Z">
              <w:rPr>
                <w:rFonts w:hint="eastAsia"/>
                <w:sz w:val="24"/>
                <w:szCs w:val="24"/>
              </w:rPr>
            </w:rPrChange>
          </w:rPr>
          <w:t>token</w:t>
        </w:r>
        <w:r w:rsidRPr="00CD1C90">
          <w:rPr>
            <w:rFonts w:asciiTheme="minorEastAsia" w:hAnsiTheme="minorEastAsia" w:hint="eastAsia"/>
            <w:sz w:val="24"/>
            <w:szCs w:val="24"/>
            <w:rPrChange w:id="5447" w:author="JY0225" w:date="2017-08-24T11:22:00Z">
              <w:rPr>
                <w:rFonts w:hint="eastAsia"/>
                <w:sz w:val="24"/>
                <w:szCs w:val="24"/>
              </w:rPr>
            </w:rPrChange>
          </w:rPr>
          <w:t>替换</w:t>
        </w:r>
      </w:ins>
      <w:ins w:id="5448" w:author="JY0225" w:date="2017-08-23T14:40:00Z">
        <w:r w:rsidRPr="00CD1C90">
          <w:rPr>
            <w:rFonts w:asciiTheme="minorEastAsia" w:hAnsiTheme="minorEastAsia" w:hint="eastAsia"/>
            <w:sz w:val="24"/>
            <w:szCs w:val="24"/>
            <w:rPrChange w:id="5449" w:author="JY0225" w:date="2017-08-24T11:22:00Z">
              <w:rPr>
                <w:rFonts w:hint="eastAsia"/>
                <w:sz w:val="24"/>
                <w:szCs w:val="24"/>
              </w:rPr>
            </w:rPrChange>
          </w:rPr>
          <w:t>请求中以过期的</w:t>
        </w:r>
        <w:r w:rsidRPr="00CD1C90">
          <w:rPr>
            <w:rFonts w:asciiTheme="minorEastAsia" w:hAnsiTheme="minorEastAsia" w:hint="eastAsia"/>
            <w:sz w:val="24"/>
            <w:szCs w:val="24"/>
            <w:rPrChange w:id="5450" w:author="JY0225" w:date="2017-08-24T11:22:00Z">
              <w:rPr>
                <w:rFonts w:hint="eastAsia"/>
                <w:sz w:val="24"/>
                <w:szCs w:val="24"/>
              </w:rPr>
            </w:rPrChange>
          </w:rPr>
          <w:t>token</w:t>
        </w:r>
        <w:r w:rsidRPr="00CD1C90">
          <w:rPr>
            <w:rFonts w:asciiTheme="minorEastAsia" w:hAnsiTheme="minorEastAsia" w:hint="eastAsia"/>
            <w:sz w:val="24"/>
            <w:szCs w:val="24"/>
            <w:rPrChange w:id="5451" w:author="JY0225" w:date="2017-08-24T11:22:00Z">
              <w:rPr>
                <w:rFonts w:hint="eastAsia"/>
                <w:sz w:val="24"/>
                <w:szCs w:val="24"/>
              </w:rPr>
            </w:rPrChange>
          </w:rPr>
          <w:t>。</w:t>
        </w:r>
        <w:r w:rsidR="00DE3B46" w:rsidRPr="00CD1C90">
          <w:rPr>
            <w:rFonts w:asciiTheme="minorEastAsia" w:hAnsiTheme="minorEastAsia" w:hint="eastAsia"/>
            <w:sz w:val="24"/>
            <w:szCs w:val="24"/>
            <w:rPrChange w:id="5452" w:author="JY0225" w:date="2017-08-24T11:22:00Z">
              <w:rPr>
                <w:rFonts w:hint="eastAsia"/>
                <w:sz w:val="24"/>
                <w:szCs w:val="24"/>
              </w:rPr>
            </w:rPrChange>
          </w:rPr>
          <w:t>确保不会因为会话过程而导致请求失败。</w:t>
        </w:r>
      </w:ins>
    </w:p>
    <w:p w14:paraId="679002B2" w14:textId="567FD801" w:rsidR="00382A80" w:rsidRDefault="00382A80" w:rsidP="00382A80">
      <w:pPr>
        <w:pStyle w:val="31"/>
      </w:pPr>
      <w:bookmarkStart w:id="5453" w:name="_Toc491335258"/>
      <w:r>
        <w:lastRenderedPageBreak/>
        <w:t>4.5.</w:t>
      </w:r>
      <w:ins w:id="5454" w:author="微软用户" w:date="2017-08-18T22:58:00Z">
        <w:r w:rsidR="008A765C">
          <w:t>2</w:t>
        </w:r>
      </w:ins>
      <w:del w:id="5455" w:author="微软用户" w:date="2017-08-18T22:58:00Z">
        <w:r w:rsidDel="008A765C">
          <w:delText>1</w:delText>
        </w:r>
      </w:del>
      <w:r>
        <w:t xml:space="preserve"> </w:t>
      </w:r>
      <w:r w:rsidR="009F59A0">
        <w:rPr>
          <w:rFonts w:hint="eastAsia"/>
        </w:rPr>
        <w:t>大文件上传</w:t>
      </w:r>
      <w:r>
        <w:rPr>
          <w:rFonts w:hint="eastAsia"/>
        </w:rPr>
        <w:t>接口设计</w:t>
      </w:r>
      <w:bookmarkEnd w:id="5453"/>
    </w:p>
    <w:p w14:paraId="1AC462AC" w14:textId="77777777" w:rsidR="00E5210D" w:rsidRPr="00CD1C90" w:rsidRDefault="00E5210D">
      <w:pPr>
        <w:spacing w:line="400" w:lineRule="exact"/>
        <w:ind w:firstLine="420"/>
        <w:rPr>
          <w:rFonts w:asciiTheme="minorEastAsia" w:hAnsiTheme="minorEastAsia"/>
          <w:color w:val="000000" w:themeColor="text1"/>
          <w:sz w:val="24"/>
          <w:rPrChange w:id="5456" w:author="JY0225" w:date="2017-08-24T11:23:00Z">
            <w:rPr>
              <w:color w:val="000000" w:themeColor="text1"/>
              <w:sz w:val="24"/>
            </w:rPr>
          </w:rPrChange>
        </w:rPr>
        <w:pPrChange w:id="5457" w:author="JY0225" w:date="2017-08-23T15:15:00Z">
          <w:pPr>
            <w:spacing w:line="400" w:lineRule="exact"/>
          </w:pPr>
        </w:pPrChange>
      </w:pPr>
      <w:r w:rsidRPr="00CD1C90">
        <w:rPr>
          <w:rFonts w:asciiTheme="minorEastAsia" w:hAnsiTheme="minorEastAsia" w:hint="eastAsia"/>
          <w:color w:val="000000" w:themeColor="text1"/>
          <w:sz w:val="24"/>
          <w:rPrChange w:id="5458" w:author="JY0225" w:date="2017-08-24T11:23:00Z">
            <w:rPr>
              <w:rFonts w:hint="eastAsia"/>
              <w:color w:val="000000" w:themeColor="text1"/>
              <w:sz w:val="24"/>
            </w:rPr>
          </w:rPrChange>
        </w:rPr>
        <w:t>1</w:t>
      </w:r>
      <w:r w:rsidRPr="00CD1C90">
        <w:rPr>
          <w:rFonts w:asciiTheme="minorEastAsia" w:hAnsiTheme="minorEastAsia" w:hint="eastAsia"/>
          <w:color w:val="000000" w:themeColor="text1"/>
          <w:sz w:val="24"/>
          <w:rPrChange w:id="5459" w:author="JY0225" w:date="2017-08-24T11:23:00Z">
            <w:rPr>
              <w:rFonts w:hint="eastAsia"/>
              <w:color w:val="000000" w:themeColor="text1"/>
              <w:sz w:val="24"/>
            </w:rPr>
          </w:rPrChange>
        </w:rPr>
        <w:t>）</w:t>
      </w:r>
      <w:r w:rsidR="001613CD" w:rsidRPr="00CD1C90">
        <w:rPr>
          <w:rFonts w:asciiTheme="minorEastAsia" w:hAnsiTheme="minorEastAsia" w:hint="eastAsia"/>
          <w:color w:val="000000" w:themeColor="text1"/>
          <w:sz w:val="24"/>
          <w:rPrChange w:id="5460" w:author="JY0225" w:date="2017-08-24T11:23:00Z">
            <w:rPr>
              <w:rFonts w:hint="eastAsia"/>
              <w:color w:val="000000" w:themeColor="text1"/>
              <w:sz w:val="24"/>
            </w:rPr>
          </w:rPrChange>
        </w:rPr>
        <w:t>获取文件信息</w:t>
      </w:r>
    </w:p>
    <w:tbl>
      <w:tblPr>
        <w:tblStyle w:val="ae"/>
        <w:tblW w:w="0" w:type="auto"/>
        <w:tblLook w:val="04A0" w:firstRow="1" w:lastRow="0" w:firstColumn="1" w:lastColumn="0" w:noHBand="0" w:noVBand="1"/>
      </w:tblPr>
      <w:tblGrid>
        <w:gridCol w:w="1660"/>
        <w:gridCol w:w="1660"/>
        <w:gridCol w:w="4982"/>
      </w:tblGrid>
      <w:tr w:rsidR="00392DBB" w14:paraId="27A35F26" w14:textId="77777777" w:rsidTr="00EF2128">
        <w:tc>
          <w:tcPr>
            <w:tcW w:w="1660" w:type="dxa"/>
          </w:tcPr>
          <w:p w14:paraId="7B0A2B8F" w14:textId="77777777" w:rsidR="00392DBB" w:rsidRDefault="00392DBB" w:rsidP="00EF2128">
            <w:pPr>
              <w:spacing w:line="400" w:lineRule="exact"/>
              <w:rPr>
                <w:color w:val="000000" w:themeColor="text1"/>
                <w:sz w:val="24"/>
              </w:rPr>
            </w:pPr>
            <w:r>
              <w:rPr>
                <w:rFonts w:hint="eastAsia"/>
                <w:color w:val="000000" w:themeColor="text1"/>
                <w:sz w:val="24"/>
              </w:rPr>
              <w:t>接口编号</w:t>
            </w:r>
          </w:p>
        </w:tc>
        <w:tc>
          <w:tcPr>
            <w:tcW w:w="1660" w:type="dxa"/>
          </w:tcPr>
          <w:p w14:paraId="50360D4D" w14:textId="77777777" w:rsidR="00392DBB" w:rsidRDefault="00392DBB" w:rsidP="00EF2128">
            <w:pPr>
              <w:spacing w:line="400" w:lineRule="exact"/>
              <w:rPr>
                <w:color w:val="000000" w:themeColor="text1"/>
                <w:sz w:val="24"/>
              </w:rPr>
            </w:pPr>
            <w:r>
              <w:rPr>
                <w:rFonts w:hint="eastAsia"/>
                <w:color w:val="000000" w:themeColor="text1"/>
                <w:sz w:val="24"/>
              </w:rPr>
              <w:t>接口名称</w:t>
            </w:r>
          </w:p>
        </w:tc>
        <w:tc>
          <w:tcPr>
            <w:tcW w:w="4982" w:type="dxa"/>
          </w:tcPr>
          <w:p w14:paraId="44A922A8" w14:textId="77777777" w:rsidR="00392DBB" w:rsidRDefault="00E257E3" w:rsidP="00EF2128">
            <w:pPr>
              <w:spacing w:line="400" w:lineRule="exact"/>
              <w:rPr>
                <w:color w:val="000000" w:themeColor="text1"/>
                <w:sz w:val="24"/>
              </w:rPr>
            </w:pPr>
            <w:r>
              <w:rPr>
                <w:rFonts w:hint="eastAsia"/>
                <w:color w:val="000000" w:themeColor="text1"/>
                <w:sz w:val="24"/>
              </w:rPr>
              <w:t>获取文件信息</w:t>
            </w:r>
          </w:p>
        </w:tc>
      </w:tr>
      <w:tr w:rsidR="00392DBB" w14:paraId="139CC446" w14:textId="77777777" w:rsidTr="00EF2128">
        <w:tc>
          <w:tcPr>
            <w:tcW w:w="1660" w:type="dxa"/>
            <w:vMerge w:val="restart"/>
          </w:tcPr>
          <w:p w14:paraId="4185FFA9" w14:textId="77777777" w:rsidR="00392DBB" w:rsidRDefault="00392DBB" w:rsidP="00EF2128">
            <w:pPr>
              <w:spacing w:line="400" w:lineRule="exact"/>
              <w:rPr>
                <w:color w:val="000000" w:themeColor="text1"/>
                <w:sz w:val="24"/>
              </w:rPr>
            </w:pPr>
            <w:r>
              <w:rPr>
                <w:rFonts w:hint="eastAsia"/>
                <w:color w:val="000000" w:themeColor="text1"/>
                <w:sz w:val="24"/>
              </w:rPr>
              <w:t>Cloud-Op</w:t>
            </w:r>
            <w:r w:rsidR="00B27FF1">
              <w:rPr>
                <w:color w:val="000000" w:themeColor="text1"/>
                <w:sz w:val="24"/>
              </w:rPr>
              <w:t>t-06</w:t>
            </w:r>
          </w:p>
        </w:tc>
        <w:tc>
          <w:tcPr>
            <w:tcW w:w="1660" w:type="dxa"/>
          </w:tcPr>
          <w:p w14:paraId="4CADBB7A" w14:textId="77777777" w:rsidR="00392DBB" w:rsidRDefault="00392DBB" w:rsidP="00EF2128">
            <w:pPr>
              <w:spacing w:line="400" w:lineRule="exact"/>
              <w:rPr>
                <w:color w:val="000000" w:themeColor="text1"/>
                <w:sz w:val="24"/>
              </w:rPr>
            </w:pPr>
            <w:r>
              <w:rPr>
                <w:rFonts w:hint="eastAsia"/>
                <w:color w:val="000000" w:themeColor="text1"/>
                <w:sz w:val="24"/>
              </w:rPr>
              <w:t>接口原型</w:t>
            </w:r>
          </w:p>
        </w:tc>
        <w:tc>
          <w:tcPr>
            <w:tcW w:w="4982" w:type="dxa"/>
          </w:tcPr>
          <w:p w14:paraId="3FFE234B" w14:textId="77777777" w:rsidR="00392DBB" w:rsidRDefault="00392DBB" w:rsidP="00212094">
            <w:pPr>
              <w:spacing w:line="400" w:lineRule="exact"/>
              <w:rPr>
                <w:color w:val="000000" w:themeColor="text1"/>
                <w:sz w:val="24"/>
              </w:rPr>
            </w:pPr>
            <w:r>
              <w:rPr>
                <w:color w:val="000000" w:themeColor="text1"/>
                <w:sz w:val="24"/>
              </w:rPr>
              <w:t xml:space="preserve">String </w:t>
            </w:r>
            <w:r w:rsidR="002F3291">
              <w:rPr>
                <w:rFonts w:hint="eastAsia"/>
                <w:color w:val="000000" w:themeColor="text1"/>
                <w:sz w:val="24"/>
              </w:rPr>
              <w:t>get</w:t>
            </w:r>
            <w:r>
              <w:rPr>
                <w:color w:val="000000" w:themeColor="text1"/>
                <w:sz w:val="24"/>
              </w:rPr>
              <w:t>_</w:t>
            </w:r>
            <w:r w:rsidR="002F3291">
              <w:rPr>
                <w:color w:val="000000" w:themeColor="text1"/>
                <w:sz w:val="24"/>
              </w:rPr>
              <w:t>file_info</w:t>
            </w:r>
            <w:r>
              <w:rPr>
                <w:color w:val="000000" w:themeColor="text1"/>
                <w:sz w:val="24"/>
              </w:rPr>
              <w:t xml:space="preserve">(String </w:t>
            </w:r>
            <w:r w:rsidR="00212094">
              <w:rPr>
                <w:color w:val="000000" w:themeColor="text1"/>
                <w:sz w:val="24"/>
              </w:rPr>
              <w:t>file_path</w:t>
            </w:r>
            <w:r>
              <w:rPr>
                <w:color w:val="000000" w:themeColor="text1"/>
                <w:sz w:val="24"/>
              </w:rPr>
              <w:t>)</w:t>
            </w:r>
          </w:p>
        </w:tc>
      </w:tr>
      <w:tr w:rsidR="00392DBB" w14:paraId="33B541B5" w14:textId="77777777" w:rsidTr="00EF2128">
        <w:tc>
          <w:tcPr>
            <w:tcW w:w="1660" w:type="dxa"/>
            <w:vMerge/>
          </w:tcPr>
          <w:p w14:paraId="0022649C" w14:textId="77777777" w:rsidR="00392DBB" w:rsidRDefault="00392DBB" w:rsidP="00EF2128">
            <w:pPr>
              <w:spacing w:line="400" w:lineRule="exact"/>
              <w:rPr>
                <w:color w:val="000000" w:themeColor="text1"/>
                <w:sz w:val="24"/>
              </w:rPr>
            </w:pPr>
          </w:p>
        </w:tc>
        <w:tc>
          <w:tcPr>
            <w:tcW w:w="1660" w:type="dxa"/>
          </w:tcPr>
          <w:p w14:paraId="427A6A78" w14:textId="77777777" w:rsidR="00392DBB" w:rsidRDefault="00392DBB" w:rsidP="00EF2128">
            <w:pPr>
              <w:spacing w:line="400" w:lineRule="exact"/>
              <w:rPr>
                <w:color w:val="000000" w:themeColor="text1"/>
                <w:sz w:val="24"/>
              </w:rPr>
            </w:pPr>
            <w:r>
              <w:rPr>
                <w:rFonts w:hint="eastAsia"/>
                <w:color w:val="000000" w:themeColor="text1"/>
                <w:sz w:val="24"/>
              </w:rPr>
              <w:t>接口参数</w:t>
            </w:r>
          </w:p>
        </w:tc>
        <w:tc>
          <w:tcPr>
            <w:tcW w:w="4982" w:type="dxa"/>
          </w:tcPr>
          <w:p w14:paraId="6D536777" w14:textId="64F98226" w:rsidR="00392DBB" w:rsidRDefault="005931AA" w:rsidP="00EF2128">
            <w:pPr>
              <w:spacing w:line="400" w:lineRule="exact"/>
              <w:rPr>
                <w:color w:val="000000" w:themeColor="text1"/>
                <w:sz w:val="24"/>
              </w:rPr>
            </w:pPr>
            <w:r>
              <w:rPr>
                <w:color w:val="000000" w:themeColor="text1"/>
                <w:sz w:val="24"/>
              </w:rPr>
              <w:t>file_path</w:t>
            </w:r>
            <w:r w:rsidR="00392DBB">
              <w:rPr>
                <w:rFonts w:hint="eastAsia"/>
                <w:color w:val="000000" w:themeColor="text1"/>
                <w:sz w:val="24"/>
              </w:rPr>
              <w:t>：</w:t>
            </w:r>
            <w:ins w:id="5461" w:author="JY0225" w:date="2017-08-23T14:40:00Z">
              <w:r w:rsidR="007E71F4">
                <w:rPr>
                  <w:rFonts w:hint="eastAsia"/>
                  <w:color w:val="000000" w:themeColor="text1"/>
                  <w:sz w:val="24"/>
                </w:rPr>
                <w:t>服务器</w:t>
              </w:r>
            </w:ins>
            <w:r>
              <w:rPr>
                <w:rFonts w:hint="eastAsia"/>
                <w:color w:val="000000" w:themeColor="text1"/>
                <w:sz w:val="24"/>
              </w:rPr>
              <w:t>文件路径</w:t>
            </w:r>
          </w:p>
        </w:tc>
      </w:tr>
      <w:tr w:rsidR="00392DBB" w14:paraId="58B35449" w14:textId="77777777" w:rsidTr="00EF2128">
        <w:tc>
          <w:tcPr>
            <w:tcW w:w="1660" w:type="dxa"/>
            <w:vMerge/>
          </w:tcPr>
          <w:p w14:paraId="4BA691CC" w14:textId="77777777" w:rsidR="00392DBB" w:rsidRDefault="00392DBB" w:rsidP="00EF2128">
            <w:pPr>
              <w:spacing w:line="400" w:lineRule="exact"/>
              <w:rPr>
                <w:color w:val="000000" w:themeColor="text1"/>
                <w:sz w:val="24"/>
              </w:rPr>
            </w:pPr>
          </w:p>
        </w:tc>
        <w:tc>
          <w:tcPr>
            <w:tcW w:w="1660" w:type="dxa"/>
          </w:tcPr>
          <w:p w14:paraId="50341F2B" w14:textId="77777777" w:rsidR="00392DBB" w:rsidRDefault="00392DBB" w:rsidP="00EF2128">
            <w:pPr>
              <w:spacing w:line="400" w:lineRule="exact"/>
              <w:rPr>
                <w:color w:val="000000" w:themeColor="text1"/>
                <w:sz w:val="24"/>
              </w:rPr>
            </w:pPr>
            <w:r>
              <w:rPr>
                <w:rFonts w:hint="eastAsia"/>
                <w:color w:val="000000" w:themeColor="text1"/>
                <w:sz w:val="24"/>
              </w:rPr>
              <w:t>返回结果</w:t>
            </w:r>
          </w:p>
        </w:tc>
        <w:tc>
          <w:tcPr>
            <w:tcW w:w="4982" w:type="dxa"/>
          </w:tcPr>
          <w:p w14:paraId="7A9C8936"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w:t>
            </w:r>
          </w:p>
          <w:p w14:paraId="6248DF97"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"status": "0",</w:t>
            </w:r>
          </w:p>
          <w:p w14:paraId="20B6912E"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"Content-Length": "200",</w:t>
            </w:r>
          </w:p>
          <w:p w14:paraId="16EC45B7"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"X-File-Type": "f",</w:t>
            </w:r>
          </w:p>
          <w:p w14:paraId="013B3335"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"ETag": "7add118c851212736b362105e6235b84",</w:t>
            </w:r>
          </w:p>
          <w:p w14:paraId="572834C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"X-Timestamp": "1438679161.39779",</w:t>
            </w:r>
          </w:p>
          <w:p w14:paraId="3C7E46F5"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"X-Object-Permisson": "500",</w:t>
            </w:r>
          </w:p>
          <w:p w14:paraId="537509EE"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"mode": "COMPRESS"</w:t>
            </w:r>
          </w:p>
          <w:p w14:paraId="4C0AE300" w14:textId="77777777" w:rsidR="00392DBB" w:rsidRPr="00AA6644" w:rsidRDefault="00471DFE" w:rsidP="00471DFE">
            <w:pPr>
              <w:spacing w:line="400" w:lineRule="exact"/>
              <w:rPr>
                <w:color w:val="000000" w:themeColor="text1"/>
                <w:sz w:val="24"/>
              </w:rPr>
            </w:pPr>
            <w:r w:rsidRPr="00471DFE">
              <w:rPr>
                <w:rFonts w:ascii="Times New Roman" w:hAnsi="Times New Roman" w:cs="Times New Roman"/>
                <w:sz w:val="24"/>
                <w:szCs w:val="24"/>
              </w:rPr>
              <w:t>}</w:t>
            </w:r>
          </w:p>
        </w:tc>
      </w:tr>
    </w:tbl>
    <w:p w14:paraId="3D1702A6" w14:textId="058FEBC1" w:rsidR="00CA3DD3" w:rsidRPr="00CD1C90" w:rsidRDefault="00CA3DD3" w:rsidP="005E45EA">
      <w:pPr>
        <w:spacing w:line="400" w:lineRule="exact"/>
        <w:rPr>
          <w:ins w:id="5462" w:author="JY0225" w:date="2017-08-23T14:41:00Z"/>
          <w:rFonts w:asciiTheme="minorEastAsia" w:hAnsiTheme="minorEastAsia"/>
          <w:color w:val="000000" w:themeColor="text1"/>
          <w:sz w:val="24"/>
          <w:rPrChange w:id="5463" w:author="JY0225" w:date="2017-08-24T11:24:00Z">
            <w:rPr>
              <w:ins w:id="5464" w:author="JY0225" w:date="2017-08-23T14:41:00Z"/>
              <w:color w:val="000000" w:themeColor="text1"/>
              <w:sz w:val="24"/>
            </w:rPr>
          </w:rPrChange>
        </w:rPr>
      </w:pPr>
      <w:ins w:id="5465" w:author="JY0225" w:date="2017-08-23T14:41:00Z">
        <w:r>
          <w:rPr>
            <w:color w:val="000000" w:themeColor="text1"/>
            <w:sz w:val="24"/>
          </w:rPr>
          <w:tab/>
        </w:r>
        <w:r w:rsidRPr="00CD1C90">
          <w:rPr>
            <w:rFonts w:asciiTheme="minorEastAsia" w:hAnsiTheme="minorEastAsia" w:hint="eastAsia"/>
            <w:color w:val="000000" w:themeColor="text1"/>
            <w:sz w:val="24"/>
            <w:rPrChange w:id="5466" w:author="JY0225" w:date="2017-08-24T11:24:00Z">
              <w:rPr>
                <w:rFonts w:hint="eastAsia"/>
                <w:color w:val="000000" w:themeColor="text1"/>
                <w:sz w:val="24"/>
              </w:rPr>
            </w:rPrChange>
          </w:rPr>
          <w:t>获取文件信息接口</w:t>
        </w:r>
      </w:ins>
      <w:ins w:id="5467" w:author="JY0225" w:date="2017-08-23T14:48:00Z">
        <w:r w:rsidRPr="00CD1C90">
          <w:rPr>
            <w:rFonts w:asciiTheme="minorEastAsia" w:hAnsiTheme="minorEastAsia" w:hint="eastAsia"/>
            <w:color w:val="000000" w:themeColor="text1"/>
            <w:sz w:val="24"/>
            <w:rPrChange w:id="5468" w:author="JY0225" w:date="2017-08-24T11:24:00Z">
              <w:rPr>
                <w:rFonts w:hint="eastAsia"/>
                <w:color w:val="000000" w:themeColor="text1"/>
                <w:sz w:val="24"/>
              </w:rPr>
            </w:rPrChange>
          </w:rPr>
          <w:t>在判断是否存在本地缓存时使用，</w:t>
        </w:r>
      </w:ins>
      <w:ins w:id="5469" w:author="JY0225" w:date="2017-08-23T14:49:00Z">
        <w:r w:rsidRPr="00CD1C90">
          <w:rPr>
            <w:rFonts w:asciiTheme="minorEastAsia" w:hAnsiTheme="minorEastAsia" w:hint="eastAsia"/>
            <w:color w:val="000000" w:themeColor="text1"/>
            <w:sz w:val="24"/>
            <w:rPrChange w:id="5470" w:author="JY0225" w:date="2017-08-24T11:24:00Z">
              <w:rPr>
                <w:rFonts w:hint="eastAsia"/>
                <w:color w:val="000000" w:themeColor="text1"/>
                <w:sz w:val="24"/>
              </w:rPr>
            </w:rPrChange>
          </w:rPr>
          <w:t>以服务器文件路径作为参数，获取在服务器的文件详细信息，包括文件长度</w:t>
        </w:r>
        <w:r w:rsidRPr="00CD1C90">
          <w:rPr>
            <w:rFonts w:asciiTheme="minorEastAsia" w:hAnsiTheme="minorEastAsia" w:hint="eastAsia"/>
            <w:color w:val="000000" w:themeColor="text1"/>
            <w:sz w:val="24"/>
            <w:rPrChange w:id="5471" w:author="JY0225" w:date="2017-08-24T11:24:00Z">
              <w:rPr>
                <w:rFonts w:hint="eastAsia"/>
                <w:color w:val="000000" w:themeColor="text1"/>
                <w:sz w:val="24"/>
              </w:rPr>
            </w:rPrChange>
          </w:rPr>
          <w:t>Content-Length</w:t>
        </w:r>
      </w:ins>
      <w:ins w:id="5472" w:author="JY0225" w:date="2017-08-23T14:50:00Z">
        <w:r w:rsidRPr="00CD1C90">
          <w:rPr>
            <w:rFonts w:asciiTheme="minorEastAsia" w:hAnsiTheme="minorEastAsia" w:hint="eastAsia"/>
            <w:color w:val="000000" w:themeColor="text1"/>
            <w:sz w:val="24"/>
            <w:rPrChange w:id="5473" w:author="JY0225" w:date="2017-08-24T11:24:00Z">
              <w:rPr>
                <w:rFonts w:hint="eastAsia"/>
                <w:color w:val="000000" w:themeColor="text1"/>
                <w:sz w:val="24"/>
              </w:rPr>
            </w:rPrChange>
          </w:rPr>
          <w:t>、</w:t>
        </w:r>
        <w:r w:rsidRPr="00CD1C90">
          <w:rPr>
            <w:rFonts w:asciiTheme="minorEastAsia" w:hAnsiTheme="minorEastAsia" w:hint="eastAsia"/>
            <w:color w:val="000000" w:themeColor="text1"/>
            <w:sz w:val="24"/>
            <w:rPrChange w:id="5474" w:author="JY0225" w:date="2017-08-24T11:24:00Z">
              <w:rPr>
                <w:rFonts w:hint="eastAsia"/>
                <w:color w:val="000000" w:themeColor="text1"/>
                <w:sz w:val="24"/>
              </w:rPr>
            </w:rPrChange>
          </w:rPr>
          <w:t>ETag</w:t>
        </w:r>
        <w:r w:rsidRPr="00CD1C90">
          <w:rPr>
            <w:rFonts w:asciiTheme="minorEastAsia" w:hAnsiTheme="minorEastAsia" w:hint="eastAsia"/>
            <w:color w:val="000000" w:themeColor="text1"/>
            <w:sz w:val="24"/>
            <w:rPrChange w:id="5475" w:author="JY0225" w:date="2017-08-24T11:24:00Z">
              <w:rPr>
                <w:rFonts w:hint="eastAsia"/>
                <w:color w:val="000000" w:themeColor="text1"/>
                <w:sz w:val="24"/>
              </w:rPr>
            </w:rPrChange>
          </w:rPr>
          <w:t>即文件的</w:t>
        </w:r>
        <w:r w:rsidRPr="00CD1C90">
          <w:rPr>
            <w:rFonts w:asciiTheme="minorEastAsia" w:hAnsiTheme="minorEastAsia" w:hint="eastAsia"/>
            <w:color w:val="000000" w:themeColor="text1"/>
            <w:sz w:val="24"/>
            <w:rPrChange w:id="5476" w:author="JY0225" w:date="2017-08-24T11:24:00Z">
              <w:rPr>
                <w:rFonts w:hint="eastAsia"/>
                <w:color w:val="000000" w:themeColor="text1"/>
                <w:sz w:val="24"/>
              </w:rPr>
            </w:rPrChange>
          </w:rPr>
          <w:t>MD</w:t>
        </w:r>
        <w:r w:rsidRPr="00CD1C90">
          <w:rPr>
            <w:rFonts w:asciiTheme="minorEastAsia" w:hAnsiTheme="minorEastAsia"/>
            <w:color w:val="000000" w:themeColor="text1"/>
            <w:sz w:val="24"/>
            <w:rPrChange w:id="5477" w:author="JY0225" w:date="2017-08-24T11:24:00Z">
              <w:rPr>
                <w:color w:val="000000" w:themeColor="text1"/>
                <w:sz w:val="24"/>
              </w:rPr>
            </w:rPrChange>
          </w:rPr>
          <w:t>5</w:t>
        </w:r>
        <w:r w:rsidRPr="00CD1C90">
          <w:rPr>
            <w:rFonts w:asciiTheme="minorEastAsia" w:hAnsiTheme="minorEastAsia" w:hint="eastAsia"/>
            <w:color w:val="000000" w:themeColor="text1"/>
            <w:sz w:val="24"/>
            <w:rPrChange w:id="5478" w:author="JY0225" w:date="2017-08-24T11:24:00Z">
              <w:rPr>
                <w:rFonts w:hint="eastAsia"/>
                <w:color w:val="000000" w:themeColor="text1"/>
                <w:sz w:val="24"/>
              </w:rPr>
            </w:rPrChange>
          </w:rPr>
          <w:t>值以及其他信息。</w:t>
        </w:r>
        <w:r w:rsidR="00CE2B3A" w:rsidRPr="00CD1C90">
          <w:rPr>
            <w:rFonts w:asciiTheme="minorEastAsia" w:hAnsiTheme="minorEastAsia" w:hint="eastAsia"/>
            <w:color w:val="000000" w:themeColor="text1"/>
            <w:sz w:val="24"/>
            <w:rPrChange w:id="5479" w:author="JY0225" w:date="2017-08-24T11:24:00Z">
              <w:rPr>
                <w:rFonts w:hint="eastAsia"/>
                <w:color w:val="000000" w:themeColor="text1"/>
                <w:sz w:val="24"/>
              </w:rPr>
            </w:rPrChange>
          </w:rPr>
          <w:t>中间件系统可以根据文件的</w:t>
        </w:r>
        <w:r w:rsidR="00CE2B3A" w:rsidRPr="00CD1C90">
          <w:rPr>
            <w:rFonts w:asciiTheme="minorEastAsia" w:hAnsiTheme="minorEastAsia" w:hint="eastAsia"/>
            <w:color w:val="000000" w:themeColor="text1"/>
            <w:sz w:val="24"/>
            <w:rPrChange w:id="5480" w:author="JY0225" w:date="2017-08-24T11:24:00Z">
              <w:rPr>
                <w:rFonts w:hint="eastAsia"/>
                <w:color w:val="000000" w:themeColor="text1"/>
                <w:sz w:val="24"/>
              </w:rPr>
            </w:rPrChange>
          </w:rPr>
          <w:t>MD</w:t>
        </w:r>
        <w:r w:rsidR="00CE2B3A" w:rsidRPr="00CD1C90">
          <w:rPr>
            <w:rFonts w:asciiTheme="minorEastAsia" w:hAnsiTheme="minorEastAsia"/>
            <w:color w:val="000000" w:themeColor="text1"/>
            <w:sz w:val="24"/>
            <w:rPrChange w:id="5481" w:author="JY0225" w:date="2017-08-24T11:24:00Z">
              <w:rPr>
                <w:color w:val="000000" w:themeColor="text1"/>
                <w:sz w:val="24"/>
              </w:rPr>
            </w:rPrChange>
          </w:rPr>
          <w:t>5</w:t>
        </w:r>
        <w:r w:rsidR="00CE2B3A" w:rsidRPr="00CD1C90">
          <w:rPr>
            <w:rFonts w:asciiTheme="minorEastAsia" w:hAnsiTheme="minorEastAsia" w:hint="eastAsia"/>
            <w:color w:val="000000" w:themeColor="text1"/>
            <w:sz w:val="24"/>
            <w:rPrChange w:id="5482" w:author="JY0225" w:date="2017-08-24T11:24:00Z">
              <w:rPr>
                <w:rFonts w:hint="eastAsia"/>
                <w:color w:val="000000" w:themeColor="text1"/>
                <w:sz w:val="24"/>
              </w:rPr>
            </w:rPrChange>
          </w:rPr>
          <w:t>判断</w:t>
        </w:r>
      </w:ins>
      <w:ins w:id="5483" w:author="JY0225" w:date="2017-08-23T14:51:00Z">
        <w:r w:rsidR="00CE2B3A" w:rsidRPr="00CD1C90">
          <w:rPr>
            <w:rFonts w:asciiTheme="minorEastAsia" w:hAnsiTheme="minorEastAsia" w:hint="eastAsia"/>
            <w:color w:val="000000" w:themeColor="text1"/>
            <w:sz w:val="24"/>
            <w:rPrChange w:id="5484" w:author="JY0225" w:date="2017-08-24T11:24:00Z">
              <w:rPr>
                <w:rFonts w:hint="eastAsia"/>
                <w:color w:val="000000" w:themeColor="text1"/>
                <w:sz w:val="24"/>
              </w:rPr>
            </w:rPrChange>
          </w:rPr>
          <w:t>本地缓存中是否存在该文件。</w:t>
        </w:r>
      </w:ins>
    </w:p>
    <w:p w14:paraId="72B553D3" w14:textId="72B5A20F" w:rsidR="005E45EA" w:rsidRPr="00CD1C90" w:rsidRDefault="00A513B4">
      <w:pPr>
        <w:spacing w:line="400" w:lineRule="exact"/>
        <w:ind w:firstLine="420"/>
        <w:rPr>
          <w:rFonts w:asciiTheme="minorEastAsia" w:hAnsiTheme="minorEastAsia"/>
          <w:color w:val="000000" w:themeColor="text1"/>
          <w:sz w:val="24"/>
          <w:rPrChange w:id="5485" w:author="JY0225" w:date="2017-08-24T11:24:00Z">
            <w:rPr>
              <w:color w:val="000000" w:themeColor="text1"/>
              <w:sz w:val="24"/>
            </w:rPr>
          </w:rPrChange>
        </w:rPr>
        <w:pPrChange w:id="5486" w:author="JY0225" w:date="2017-08-23T15:15:00Z">
          <w:pPr>
            <w:spacing w:line="400" w:lineRule="exact"/>
          </w:pPr>
        </w:pPrChange>
      </w:pPr>
      <w:r w:rsidRPr="00CD1C90">
        <w:rPr>
          <w:rFonts w:asciiTheme="minorEastAsia" w:hAnsiTheme="minorEastAsia" w:hint="eastAsia"/>
          <w:color w:val="000000" w:themeColor="text1"/>
          <w:sz w:val="24"/>
          <w:rPrChange w:id="5487" w:author="JY0225" w:date="2017-08-24T11:24:00Z">
            <w:rPr>
              <w:rFonts w:hint="eastAsia"/>
              <w:color w:val="000000" w:themeColor="text1"/>
              <w:sz w:val="24"/>
            </w:rPr>
          </w:rPrChange>
        </w:rPr>
        <w:t>2</w:t>
      </w:r>
      <w:r w:rsidR="005E45EA" w:rsidRPr="00CD1C90">
        <w:rPr>
          <w:rFonts w:asciiTheme="minorEastAsia" w:hAnsiTheme="minorEastAsia" w:hint="eastAsia"/>
          <w:color w:val="000000" w:themeColor="text1"/>
          <w:sz w:val="24"/>
          <w:rPrChange w:id="5488" w:author="JY0225" w:date="2017-08-24T11:24:00Z">
            <w:rPr>
              <w:rFonts w:hint="eastAsia"/>
              <w:color w:val="000000" w:themeColor="text1"/>
              <w:sz w:val="24"/>
            </w:rPr>
          </w:rPrChange>
        </w:rPr>
        <w:t>）</w:t>
      </w:r>
      <w:r w:rsidR="0040671B" w:rsidRPr="00CD1C90">
        <w:rPr>
          <w:rFonts w:asciiTheme="minorEastAsia" w:hAnsiTheme="minorEastAsia" w:hint="eastAsia"/>
          <w:color w:val="000000" w:themeColor="text1"/>
          <w:sz w:val="24"/>
          <w:rPrChange w:id="5489" w:author="JY0225" w:date="2017-08-24T11:24:00Z">
            <w:rPr>
              <w:rFonts w:hint="eastAsia"/>
              <w:color w:val="000000" w:themeColor="text1"/>
              <w:sz w:val="24"/>
            </w:rPr>
          </w:rPrChange>
        </w:rPr>
        <w:t>大文件分块</w:t>
      </w:r>
    </w:p>
    <w:tbl>
      <w:tblPr>
        <w:tblStyle w:val="ae"/>
        <w:tblW w:w="0" w:type="auto"/>
        <w:tblLook w:val="04A0" w:firstRow="1" w:lastRow="0" w:firstColumn="1" w:lastColumn="0" w:noHBand="0" w:noVBand="1"/>
      </w:tblPr>
      <w:tblGrid>
        <w:gridCol w:w="1660"/>
        <w:gridCol w:w="1660"/>
        <w:gridCol w:w="4982"/>
      </w:tblGrid>
      <w:tr w:rsidR="005E45EA" w14:paraId="24841FC9" w14:textId="77777777" w:rsidTr="00EF2128">
        <w:tc>
          <w:tcPr>
            <w:tcW w:w="1660" w:type="dxa"/>
          </w:tcPr>
          <w:p w14:paraId="315DC7A7" w14:textId="77777777" w:rsidR="005E45EA" w:rsidRDefault="005E45EA" w:rsidP="00EF2128">
            <w:pPr>
              <w:spacing w:line="400" w:lineRule="exact"/>
              <w:rPr>
                <w:color w:val="000000" w:themeColor="text1"/>
                <w:sz w:val="24"/>
              </w:rPr>
            </w:pPr>
            <w:r>
              <w:rPr>
                <w:rFonts w:hint="eastAsia"/>
                <w:color w:val="000000" w:themeColor="text1"/>
                <w:sz w:val="24"/>
              </w:rPr>
              <w:t>接口编号</w:t>
            </w:r>
          </w:p>
        </w:tc>
        <w:tc>
          <w:tcPr>
            <w:tcW w:w="1660" w:type="dxa"/>
          </w:tcPr>
          <w:p w14:paraId="75C13133" w14:textId="77777777" w:rsidR="005E45EA" w:rsidRDefault="005E45EA" w:rsidP="00EF2128">
            <w:pPr>
              <w:spacing w:line="400" w:lineRule="exact"/>
              <w:rPr>
                <w:color w:val="000000" w:themeColor="text1"/>
                <w:sz w:val="24"/>
              </w:rPr>
            </w:pPr>
            <w:r>
              <w:rPr>
                <w:rFonts w:hint="eastAsia"/>
                <w:color w:val="000000" w:themeColor="text1"/>
                <w:sz w:val="24"/>
              </w:rPr>
              <w:t>接口名称</w:t>
            </w:r>
          </w:p>
        </w:tc>
        <w:tc>
          <w:tcPr>
            <w:tcW w:w="4982" w:type="dxa"/>
          </w:tcPr>
          <w:p w14:paraId="0F896213" w14:textId="77777777" w:rsidR="005E45EA" w:rsidRDefault="00A11465" w:rsidP="00EF2128">
            <w:pPr>
              <w:spacing w:line="400" w:lineRule="exact"/>
              <w:rPr>
                <w:color w:val="000000" w:themeColor="text1"/>
                <w:sz w:val="24"/>
              </w:rPr>
            </w:pPr>
            <w:r>
              <w:rPr>
                <w:rFonts w:hint="eastAsia"/>
                <w:color w:val="000000" w:themeColor="text1"/>
                <w:sz w:val="24"/>
              </w:rPr>
              <w:t>大文件分块</w:t>
            </w:r>
          </w:p>
        </w:tc>
      </w:tr>
      <w:tr w:rsidR="005E45EA" w14:paraId="69018249" w14:textId="77777777" w:rsidTr="00EF2128">
        <w:tc>
          <w:tcPr>
            <w:tcW w:w="1660" w:type="dxa"/>
            <w:vMerge w:val="restart"/>
          </w:tcPr>
          <w:p w14:paraId="7BC4344A" w14:textId="77777777" w:rsidR="005E45EA" w:rsidRDefault="005E45EA" w:rsidP="00EF2128">
            <w:pPr>
              <w:spacing w:line="400" w:lineRule="exact"/>
              <w:rPr>
                <w:color w:val="000000" w:themeColor="text1"/>
                <w:sz w:val="24"/>
              </w:rPr>
            </w:pPr>
            <w:r>
              <w:rPr>
                <w:rFonts w:hint="eastAsia"/>
                <w:color w:val="000000" w:themeColor="text1"/>
                <w:sz w:val="24"/>
              </w:rPr>
              <w:t>Cloud-Op</w:t>
            </w:r>
            <w:r w:rsidR="00A47064">
              <w:rPr>
                <w:color w:val="000000" w:themeColor="text1"/>
                <w:sz w:val="24"/>
              </w:rPr>
              <w:t>t-07</w:t>
            </w:r>
          </w:p>
        </w:tc>
        <w:tc>
          <w:tcPr>
            <w:tcW w:w="1660" w:type="dxa"/>
          </w:tcPr>
          <w:p w14:paraId="3116E5A8" w14:textId="77777777" w:rsidR="005E45EA" w:rsidRDefault="005E45EA" w:rsidP="00EF2128">
            <w:pPr>
              <w:spacing w:line="400" w:lineRule="exact"/>
              <w:rPr>
                <w:color w:val="000000" w:themeColor="text1"/>
                <w:sz w:val="24"/>
              </w:rPr>
            </w:pPr>
            <w:r>
              <w:rPr>
                <w:rFonts w:hint="eastAsia"/>
                <w:color w:val="000000" w:themeColor="text1"/>
                <w:sz w:val="24"/>
              </w:rPr>
              <w:t>接口原型</w:t>
            </w:r>
          </w:p>
        </w:tc>
        <w:tc>
          <w:tcPr>
            <w:tcW w:w="4982" w:type="dxa"/>
          </w:tcPr>
          <w:p w14:paraId="567531BA" w14:textId="77777777" w:rsidR="005E45EA" w:rsidRDefault="005E45EA"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A436B1">
              <w:rPr>
                <w:rFonts w:hint="eastAsia"/>
                <w:color w:val="000000" w:themeColor="text1"/>
                <w:sz w:val="24"/>
              </w:rPr>
              <w:t>split</w:t>
            </w:r>
            <w:r w:rsidR="00A436B1">
              <w:rPr>
                <w:color w:val="000000" w:themeColor="text1"/>
                <w:sz w:val="24"/>
              </w:rPr>
              <w:t>_file</w:t>
            </w:r>
            <w:r>
              <w:rPr>
                <w:color w:val="000000" w:themeColor="text1"/>
                <w:sz w:val="24"/>
              </w:rPr>
              <w:t>(</w:t>
            </w:r>
            <w:r w:rsidR="00725D0E">
              <w:rPr>
                <w:color w:val="000000" w:themeColor="text1"/>
                <w:sz w:val="24"/>
              </w:rPr>
              <w:t>String from</w:t>
            </w:r>
            <w:r>
              <w:rPr>
                <w:color w:val="000000" w:themeColor="text1"/>
                <w:sz w:val="24"/>
              </w:rPr>
              <w:t xml:space="preserve">, </w:t>
            </w:r>
            <w:r w:rsidR="00725D0E">
              <w:rPr>
                <w:color w:val="000000" w:themeColor="text1"/>
                <w:sz w:val="24"/>
              </w:rPr>
              <w:t>String to</w:t>
            </w:r>
            <w:r>
              <w:rPr>
                <w:color w:val="000000" w:themeColor="text1"/>
                <w:sz w:val="24"/>
              </w:rPr>
              <w:t>)</w:t>
            </w:r>
          </w:p>
        </w:tc>
      </w:tr>
      <w:tr w:rsidR="005E45EA" w14:paraId="056CF425" w14:textId="77777777" w:rsidTr="00EF2128">
        <w:tc>
          <w:tcPr>
            <w:tcW w:w="1660" w:type="dxa"/>
            <w:vMerge/>
          </w:tcPr>
          <w:p w14:paraId="79F022ED" w14:textId="77777777" w:rsidR="005E45EA" w:rsidRDefault="005E45EA" w:rsidP="00EF2128">
            <w:pPr>
              <w:spacing w:line="400" w:lineRule="exact"/>
              <w:rPr>
                <w:color w:val="000000" w:themeColor="text1"/>
                <w:sz w:val="24"/>
              </w:rPr>
            </w:pPr>
          </w:p>
        </w:tc>
        <w:tc>
          <w:tcPr>
            <w:tcW w:w="1660" w:type="dxa"/>
          </w:tcPr>
          <w:p w14:paraId="0C78DA55" w14:textId="77777777" w:rsidR="005E45EA" w:rsidRDefault="005E45EA" w:rsidP="00EF2128">
            <w:pPr>
              <w:spacing w:line="400" w:lineRule="exact"/>
              <w:rPr>
                <w:color w:val="000000" w:themeColor="text1"/>
                <w:sz w:val="24"/>
              </w:rPr>
            </w:pPr>
            <w:r>
              <w:rPr>
                <w:rFonts w:hint="eastAsia"/>
                <w:color w:val="000000" w:themeColor="text1"/>
                <w:sz w:val="24"/>
              </w:rPr>
              <w:t>接口参数</w:t>
            </w:r>
          </w:p>
        </w:tc>
        <w:tc>
          <w:tcPr>
            <w:tcW w:w="4982" w:type="dxa"/>
          </w:tcPr>
          <w:p w14:paraId="135CA8A7" w14:textId="77777777" w:rsidR="005E45EA" w:rsidRDefault="00B20F5F" w:rsidP="00EF2128">
            <w:pPr>
              <w:spacing w:line="400" w:lineRule="exact"/>
              <w:rPr>
                <w:color w:val="000000" w:themeColor="text1"/>
                <w:sz w:val="24"/>
              </w:rPr>
            </w:pPr>
            <w:r>
              <w:rPr>
                <w:color w:val="000000" w:themeColor="text1"/>
                <w:sz w:val="24"/>
              </w:rPr>
              <w:t>F</w:t>
            </w:r>
            <w:r w:rsidR="00272A70">
              <w:rPr>
                <w:color w:val="000000" w:themeColor="text1"/>
                <w:sz w:val="24"/>
              </w:rPr>
              <w:t>rom</w:t>
            </w:r>
            <w:r>
              <w:rPr>
                <w:rFonts w:hint="eastAsia"/>
                <w:color w:val="000000" w:themeColor="text1"/>
                <w:sz w:val="24"/>
              </w:rPr>
              <w:t>目标文件路径</w:t>
            </w:r>
          </w:p>
          <w:p w14:paraId="64BEC3DD" w14:textId="77777777" w:rsidR="005E45EA" w:rsidRDefault="005E45EA" w:rsidP="00EF2128">
            <w:pPr>
              <w:spacing w:line="400" w:lineRule="exact"/>
              <w:rPr>
                <w:color w:val="000000" w:themeColor="text1"/>
                <w:sz w:val="24"/>
              </w:rPr>
            </w:pPr>
            <w:r>
              <w:rPr>
                <w:color w:val="000000" w:themeColor="text1"/>
                <w:sz w:val="24"/>
              </w:rPr>
              <w:t>userid</w:t>
            </w:r>
            <w:r>
              <w:rPr>
                <w:rFonts w:hint="eastAsia"/>
                <w:color w:val="000000" w:themeColor="text1"/>
                <w:sz w:val="24"/>
              </w:rPr>
              <w:t>：</w:t>
            </w:r>
            <w:r w:rsidR="005A221B">
              <w:rPr>
                <w:rFonts w:hint="eastAsia"/>
                <w:color w:val="000000" w:themeColor="text1"/>
                <w:sz w:val="24"/>
              </w:rPr>
              <w:t>临时分块文件保存路径</w:t>
            </w:r>
          </w:p>
        </w:tc>
      </w:tr>
      <w:tr w:rsidR="005E45EA" w14:paraId="68485169" w14:textId="77777777" w:rsidTr="00EF2128">
        <w:tc>
          <w:tcPr>
            <w:tcW w:w="1660" w:type="dxa"/>
            <w:vMerge/>
          </w:tcPr>
          <w:p w14:paraId="3FDED069" w14:textId="77777777" w:rsidR="005E45EA" w:rsidRDefault="005E45EA" w:rsidP="00EF2128">
            <w:pPr>
              <w:spacing w:line="400" w:lineRule="exact"/>
              <w:rPr>
                <w:color w:val="000000" w:themeColor="text1"/>
                <w:sz w:val="24"/>
              </w:rPr>
            </w:pPr>
          </w:p>
        </w:tc>
        <w:tc>
          <w:tcPr>
            <w:tcW w:w="1660" w:type="dxa"/>
          </w:tcPr>
          <w:p w14:paraId="61EE22FC" w14:textId="77777777" w:rsidR="005E45EA" w:rsidRDefault="005E45EA" w:rsidP="00EF2128">
            <w:pPr>
              <w:spacing w:line="400" w:lineRule="exact"/>
              <w:rPr>
                <w:color w:val="000000" w:themeColor="text1"/>
                <w:sz w:val="24"/>
              </w:rPr>
            </w:pPr>
            <w:r>
              <w:rPr>
                <w:rFonts w:hint="eastAsia"/>
                <w:color w:val="000000" w:themeColor="text1"/>
                <w:sz w:val="24"/>
              </w:rPr>
              <w:t>返回结果</w:t>
            </w:r>
          </w:p>
        </w:tc>
        <w:tc>
          <w:tcPr>
            <w:tcW w:w="4982" w:type="dxa"/>
          </w:tcPr>
          <w:p w14:paraId="07C10B65" w14:textId="77777777" w:rsidR="005E45EA" w:rsidRPr="00614A5F" w:rsidRDefault="005E45EA"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D14F10">
              <w:rPr>
                <w:rFonts w:hint="eastAsia"/>
                <w:color w:val="000000" w:themeColor="text1"/>
                <w:sz w:val="24"/>
              </w:rPr>
              <w:t>文件分割成功</w:t>
            </w:r>
          </w:p>
          <w:p w14:paraId="13DEE01C" w14:textId="77777777" w:rsidR="005E45EA" w:rsidRPr="00AA6644" w:rsidRDefault="005E45EA"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9A7A56">
              <w:rPr>
                <w:rFonts w:hint="eastAsia"/>
                <w:color w:val="000000" w:themeColor="text1"/>
                <w:sz w:val="24"/>
              </w:rPr>
              <w:t>文件分割失败</w:t>
            </w:r>
          </w:p>
        </w:tc>
      </w:tr>
    </w:tbl>
    <w:p w14:paraId="0DF1270A" w14:textId="196B2794" w:rsidR="006412EA" w:rsidRPr="00CD1C90" w:rsidRDefault="00055D44" w:rsidP="009751D0">
      <w:pPr>
        <w:spacing w:line="400" w:lineRule="exact"/>
        <w:rPr>
          <w:ins w:id="5490" w:author="JY0225" w:date="2017-08-23T14:51:00Z"/>
          <w:rFonts w:asciiTheme="minorEastAsia" w:hAnsiTheme="minorEastAsia" w:hint="eastAsia"/>
          <w:color w:val="000000" w:themeColor="text1"/>
          <w:sz w:val="24"/>
          <w:rPrChange w:id="5491" w:author="JY0225" w:date="2017-08-24T11:24:00Z">
            <w:rPr>
              <w:ins w:id="5492" w:author="JY0225" w:date="2017-08-23T14:51:00Z"/>
              <w:rFonts w:hint="eastAsia"/>
              <w:color w:val="000000" w:themeColor="text1"/>
              <w:sz w:val="24"/>
            </w:rPr>
          </w:rPrChange>
        </w:rPr>
      </w:pPr>
      <w:ins w:id="5493" w:author="JY0225" w:date="2017-08-23T14:51:00Z">
        <w:r>
          <w:rPr>
            <w:color w:val="000000" w:themeColor="text1"/>
            <w:sz w:val="24"/>
          </w:rPr>
          <w:tab/>
        </w:r>
        <w:r w:rsidRPr="00CD1C90">
          <w:rPr>
            <w:rFonts w:asciiTheme="minorEastAsia" w:hAnsiTheme="minorEastAsia" w:hint="eastAsia"/>
            <w:color w:val="000000" w:themeColor="text1"/>
            <w:sz w:val="24"/>
            <w:rPrChange w:id="5494" w:author="JY0225" w:date="2017-08-24T11:24:00Z">
              <w:rPr>
                <w:rFonts w:hint="eastAsia"/>
                <w:color w:val="000000" w:themeColor="text1"/>
                <w:sz w:val="24"/>
              </w:rPr>
            </w:rPrChange>
          </w:rPr>
          <w:t>当传输的文件大小超过中间件系统规定的文件块大小时，会</w:t>
        </w:r>
      </w:ins>
      <w:ins w:id="5495" w:author="JY0225" w:date="2017-08-23T14:52:00Z">
        <w:r w:rsidRPr="00CD1C90">
          <w:rPr>
            <w:rFonts w:asciiTheme="minorEastAsia" w:hAnsiTheme="minorEastAsia" w:hint="eastAsia"/>
            <w:color w:val="000000" w:themeColor="text1"/>
            <w:sz w:val="24"/>
            <w:rPrChange w:id="5496" w:author="JY0225" w:date="2017-08-24T11:24:00Z">
              <w:rPr>
                <w:rFonts w:hint="eastAsia"/>
                <w:color w:val="000000" w:themeColor="text1"/>
                <w:sz w:val="24"/>
              </w:rPr>
            </w:rPrChange>
          </w:rPr>
          <w:t>调用大文件分块接口将文件分割成固定大小的文件块。</w:t>
        </w:r>
        <w:r w:rsidR="00E96651" w:rsidRPr="00CD1C90">
          <w:rPr>
            <w:rFonts w:asciiTheme="minorEastAsia" w:hAnsiTheme="minorEastAsia" w:hint="eastAsia"/>
            <w:color w:val="000000" w:themeColor="text1"/>
            <w:sz w:val="24"/>
            <w:rPrChange w:id="5497" w:author="JY0225" w:date="2017-08-24T11:24:00Z">
              <w:rPr>
                <w:rFonts w:hint="eastAsia"/>
                <w:color w:val="000000" w:themeColor="text1"/>
                <w:sz w:val="24"/>
              </w:rPr>
            </w:rPrChange>
          </w:rPr>
          <w:t>from</w:t>
        </w:r>
        <w:r w:rsidR="00E96651" w:rsidRPr="00CD1C90">
          <w:rPr>
            <w:rFonts w:asciiTheme="minorEastAsia" w:hAnsiTheme="minorEastAsia" w:hint="eastAsia"/>
            <w:color w:val="000000" w:themeColor="text1"/>
            <w:sz w:val="24"/>
            <w:rPrChange w:id="5498" w:author="JY0225" w:date="2017-08-24T11:24:00Z">
              <w:rPr>
                <w:rFonts w:hint="eastAsia"/>
                <w:color w:val="000000" w:themeColor="text1"/>
                <w:sz w:val="24"/>
              </w:rPr>
            </w:rPrChange>
          </w:rPr>
          <w:t>参数表示大文件的路径，</w:t>
        </w:r>
        <w:r w:rsidR="00E96651" w:rsidRPr="00CD1C90">
          <w:rPr>
            <w:rFonts w:asciiTheme="minorEastAsia" w:hAnsiTheme="minorEastAsia" w:hint="eastAsia"/>
            <w:color w:val="000000" w:themeColor="text1"/>
            <w:sz w:val="24"/>
            <w:rPrChange w:id="5499" w:author="JY0225" w:date="2017-08-24T11:24:00Z">
              <w:rPr>
                <w:rFonts w:hint="eastAsia"/>
                <w:color w:val="000000" w:themeColor="text1"/>
                <w:sz w:val="24"/>
              </w:rPr>
            </w:rPrChange>
          </w:rPr>
          <w:t>to</w:t>
        </w:r>
        <w:r w:rsidR="00E96651" w:rsidRPr="00CD1C90">
          <w:rPr>
            <w:rFonts w:asciiTheme="minorEastAsia" w:hAnsiTheme="minorEastAsia" w:hint="eastAsia"/>
            <w:color w:val="000000" w:themeColor="text1"/>
            <w:sz w:val="24"/>
            <w:rPrChange w:id="5500" w:author="JY0225" w:date="2017-08-24T11:24:00Z">
              <w:rPr>
                <w:rFonts w:hint="eastAsia"/>
                <w:color w:val="000000" w:themeColor="text1"/>
                <w:sz w:val="24"/>
              </w:rPr>
            </w:rPrChange>
          </w:rPr>
          <w:t>参数表示存储文件块的</w:t>
        </w:r>
      </w:ins>
      <w:ins w:id="5501" w:author="JY0225" w:date="2017-08-23T14:53:00Z">
        <w:r w:rsidR="00E96651" w:rsidRPr="00CD1C90">
          <w:rPr>
            <w:rFonts w:asciiTheme="minorEastAsia" w:hAnsiTheme="minorEastAsia" w:hint="eastAsia"/>
            <w:color w:val="000000" w:themeColor="text1"/>
            <w:sz w:val="24"/>
            <w:rPrChange w:id="5502" w:author="JY0225" w:date="2017-08-24T11:24:00Z">
              <w:rPr>
                <w:rFonts w:hint="eastAsia"/>
                <w:color w:val="000000" w:themeColor="text1"/>
                <w:sz w:val="24"/>
              </w:rPr>
            </w:rPrChange>
          </w:rPr>
          <w:t>路径，该接口返回文件分块的结果。</w:t>
        </w:r>
      </w:ins>
    </w:p>
    <w:p w14:paraId="61EB0AB7" w14:textId="6E6342A4" w:rsidR="0072350E" w:rsidRPr="00CD1C90" w:rsidRDefault="009751D0">
      <w:pPr>
        <w:pStyle w:val="a5"/>
        <w:numPr>
          <w:ilvl w:val="0"/>
          <w:numId w:val="19"/>
        </w:numPr>
        <w:spacing w:line="400" w:lineRule="exact"/>
        <w:ind w:firstLineChars="0"/>
        <w:rPr>
          <w:rFonts w:asciiTheme="minorEastAsia" w:hAnsiTheme="minorEastAsia"/>
          <w:color w:val="000000" w:themeColor="text1"/>
          <w:sz w:val="24"/>
          <w:rPrChange w:id="5503" w:author="JY0225" w:date="2017-08-24T11:24:00Z">
            <w:rPr/>
          </w:rPrChange>
        </w:rPr>
        <w:pPrChange w:id="5504" w:author="JY0225" w:date="2017-08-23T15:36:00Z">
          <w:pPr>
            <w:spacing w:line="400" w:lineRule="exact"/>
          </w:pPr>
        </w:pPrChange>
      </w:pPr>
      <w:del w:id="5505" w:author="JY0225" w:date="2017-08-23T15:36:00Z">
        <w:r w:rsidRPr="00CD1C90" w:rsidDel="0072350E">
          <w:rPr>
            <w:rFonts w:asciiTheme="minorEastAsia" w:hAnsiTheme="minorEastAsia"/>
            <w:color w:val="000000" w:themeColor="text1"/>
            <w:sz w:val="24"/>
            <w:rPrChange w:id="5506" w:author="JY0225" w:date="2017-08-24T11:24:00Z">
              <w:rPr/>
            </w:rPrChange>
          </w:rPr>
          <w:delText>3</w:delText>
        </w:r>
        <w:r w:rsidRPr="00CD1C90" w:rsidDel="0072350E">
          <w:rPr>
            <w:rFonts w:asciiTheme="minorEastAsia" w:hAnsiTheme="minorEastAsia" w:hint="eastAsia"/>
            <w:color w:val="000000" w:themeColor="text1"/>
            <w:sz w:val="24"/>
            <w:rPrChange w:id="5507" w:author="JY0225" w:date="2017-08-24T11:24:00Z">
              <w:rPr>
                <w:rFonts w:hint="eastAsia"/>
              </w:rPr>
            </w:rPrChange>
          </w:rPr>
          <w:delText>）</w:delText>
        </w:r>
      </w:del>
      <w:r w:rsidR="003B40F8" w:rsidRPr="00CD1C90">
        <w:rPr>
          <w:rFonts w:asciiTheme="minorEastAsia" w:hAnsiTheme="minorEastAsia" w:hint="eastAsia"/>
          <w:color w:val="000000" w:themeColor="text1"/>
          <w:sz w:val="24"/>
          <w:rPrChange w:id="5508" w:author="JY0225" w:date="2017-08-24T11:24:00Z">
            <w:rPr>
              <w:rFonts w:hint="eastAsia"/>
            </w:rPr>
          </w:rPrChange>
        </w:rPr>
        <w:t>大文件</w:t>
      </w:r>
      <w:r w:rsidR="00641EB0" w:rsidRPr="00CD1C90">
        <w:rPr>
          <w:rFonts w:asciiTheme="minorEastAsia" w:hAnsiTheme="minorEastAsia" w:hint="eastAsia"/>
          <w:color w:val="000000" w:themeColor="text1"/>
          <w:sz w:val="24"/>
          <w:rPrChange w:id="5509" w:author="JY0225" w:date="2017-08-24T11:24:00Z">
            <w:rPr>
              <w:rFonts w:hint="eastAsia"/>
            </w:rPr>
          </w:rPrChange>
        </w:rPr>
        <w:t>分块</w:t>
      </w:r>
      <w:r w:rsidR="003B40F8" w:rsidRPr="00CD1C90">
        <w:rPr>
          <w:rFonts w:asciiTheme="minorEastAsia" w:hAnsiTheme="minorEastAsia" w:hint="eastAsia"/>
          <w:color w:val="000000" w:themeColor="text1"/>
          <w:sz w:val="24"/>
          <w:rPrChange w:id="5510" w:author="JY0225" w:date="2017-08-24T11:24:00Z">
            <w:rPr>
              <w:rFonts w:hint="eastAsia"/>
            </w:rPr>
          </w:rPrChange>
        </w:rPr>
        <w:t>上传</w:t>
      </w:r>
    </w:p>
    <w:tbl>
      <w:tblPr>
        <w:tblStyle w:val="ae"/>
        <w:tblW w:w="0" w:type="auto"/>
        <w:tblLook w:val="04A0" w:firstRow="1" w:lastRow="0" w:firstColumn="1" w:lastColumn="0" w:noHBand="0" w:noVBand="1"/>
      </w:tblPr>
      <w:tblGrid>
        <w:gridCol w:w="1660"/>
        <w:gridCol w:w="1660"/>
        <w:gridCol w:w="4982"/>
      </w:tblGrid>
      <w:tr w:rsidR="009751D0" w14:paraId="5EF55FFE" w14:textId="77777777" w:rsidTr="00EF2128">
        <w:tc>
          <w:tcPr>
            <w:tcW w:w="1660" w:type="dxa"/>
          </w:tcPr>
          <w:p w14:paraId="6807BB0B" w14:textId="77777777" w:rsidR="009751D0" w:rsidRDefault="009751D0" w:rsidP="00EF2128">
            <w:pPr>
              <w:spacing w:line="400" w:lineRule="exact"/>
              <w:rPr>
                <w:color w:val="000000" w:themeColor="text1"/>
                <w:sz w:val="24"/>
              </w:rPr>
            </w:pPr>
            <w:r>
              <w:rPr>
                <w:rFonts w:hint="eastAsia"/>
                <w:color w:val="000000" w:themeColor="text1"/>
                <w:sz w:val="24"/>
              </w:rPr>
              <w:t>接口编号</w:t>
            </w:r>
          </w:p>
        </w:tc>
        <w:tc>
          <w:tcPr>
            <w:tcW w:w="1660" w:type="dxa"/>
          </w:tcPr>
          <w:p w14:paraId="0B9F77AE" w14:textId="77777777" w:rsidR="009751D0" w:rsidRDefault="009751D0" w:rsidP="00EF2128">
            <w:pPr>
              <w:spacing w:line="400" w:lineRule="exact"/>
              <w:rPr>
                <w:color w:val="000000" w:themeColor="text1"/>
                <w:sz w:val="24"/>
              </w:rPr>
            </w:pPr>
            <w:r>
              <w:rPr>
                <w:rFonts w:hint="eastAsia"/>
                <w:color w:val="000000" w:themeColor="text1"/>
                <w:sz w:val="24"/>
              </w:rPr>
              <w:t>接口名称</w:t>
            </w:r>
          </w:p>
        </w:tc>
        <w:tc>
          <w:tcPr>
            <w:tcW w:w="4982" w:type="dxa"/>
          </w:tcPr>
          <w:p w14:paraId="7FBF0A26" w14:textId="77777777" w:rsidR="009751D0" w:rsidRDefault="00A11465" w:rsidP="00EF2128">
            <w:pPr>
              <w:spacing w:line="400" w:lineRule="exact"/>
              <w:rPr>
                <w:color w:val="000000" w:themeColor="text1"/>
                <w:sz w:val="24"/>
              </w:rPr>
            </w:pPr>
            <w:r>
              <w:rPr>
                <w:rFonts w:hint="eastAsia"/>
                <w:color w:val="000000" w:themeColor="text1"/>
                <w:sz w:val="24"/>
              </w:rPr>
              <w:t>大文件分块上传</w:t>
            </w:r>
          </w:p>
        </w:tc>
      </w:tr>
      <w:tr w:rsidR="009751D0" w14:paraId="347D9D93" w14:textId="77777777" w:rsidTr="00EF2128">
        <w:tc>
          <w:tcPr>
            <w:tcW w:w="1660" w:type="dxa"/>
            <w:vMerge w:val="restart"/>
          </w:tcPr>
          <w:p w14:paraId="06708DC9" w14:textId="77777777" w:rsidR="009751D0" w:rsidRDefault="009751D0" w:rsidP="00EF2128">
            <w:pPr>
              <w:spacing w:line="400" w:lineRule="exact"/>
              <w:rPr>
                <w:color w:val="000000" w:themeColor="text1"/>
                <w:sz w:val="24"/>
              </w:rPr>
            </w:pPr>
            <w:r>
              <w:rPr>
                <w:rFonts w:hint="eastAsia"/>
                <w:color w:val="000000" w:themeColor="text1"/>
                <w:sz w:val="24"/>
              </w:rPr>
              <w:t>Cloud-Op</w:t>
            </w:r>
            <w:r w:rsidR="00D30C98">
              <w:rPr>
                <w:color w:val="000000" w:themeColor="text1"/>
                <w:sz w:val="24"/>
              </w:rPr>
              <w:t>t-08</w:t>
            </w:r>
          </w:p>
        </w:tc>
        <w:tc>
          <w:tcPr>
            <w:tcW w:w="1660" w:type="dxa"/>
          </w:tcPr>
          <w:p w14:paraId="26FC0AD3" w14:textId="77777777" w:rsidR="009751D0" w:rsidRDefault="009751D0" w:rsidP="00EF2128">
            <w:pPr>
              <w:spacing w:line="400" w:lineRule="exact"/>
              <w:rPr>
                <w:color w:val="000000" w:themeColor="text1"/>
                <w:sz w:val="24"/>
              </w:rPr>
            </w:pPr>
            <w:r>
              <w:rPr>
                <w:rFonts w:hint="eastAsia"/>
                <w:color w:val="000000" w:themeColor="text1"/>
                <w:sz w:val="24"/>
              </w:rPr>
              <w:t>接口原型</w:t>
            </w:r>
          </w:p>
        </w:tc>
        <w:tc>
          <w:tcPr>
            <w:tcW w:w="4982" w:type="dxa"/>
          </w:tcPr>
          <w:p w14:paraId="2E37F9F9" w14:textId="77777777" w:rsidR="009751D0" w:rsidRDefault="009751D0" w:rsidP="00EF2128">
            <w:pPr>
              <w:spacing w:line="400" w:lineRule="exact"/>
              <w:rPr>
                <w:color w:val="000000" w:themeColor="text1"/>
                <w:sz w:val="24"/>
              </w:rPr>
            </w:pPr>
            <w:r>
              <w:rPr>
                <w:color w:val="000000" w:themeColor="text1"/>
                <w:sz w:val="24"/>
              </w:rPr>
              <w:t xml:space="preserve">String </w:t>
            </w:r>
            <w:r w:rsidR="009A2517">
              <w:rPr>
                <w:rFonts w:hint="eastAsia"/>
                <w:color w:val="000000" w:themeColor="text1"/>
                <w:sz w:val="24"/>
              </w:rPr>
              <w:t>chun</w:t>
            </w:r>
            <w:r w:rsidR="009A2517">
              <w:rPr>
                <w:color w:val="000000" w:themeColor="text1"/>
                <w:sz w:val="24"/>
              </w:rPr>
              <w:t>k</w:t>
            </w:r>
            <w:r w:rsidR="00B537C9">
              <w:rPr>
                <w:color w:val="000000" w:themeColor="text1"/>
                <w:sz w:val="24"/>
              </w:rPr>
              <w:t>_upload</w:t>
            </w:r>
            <w:r>
              <w:rPr>
                <w:color w:val="000000" w:themeColor="text1"/>
                <w:sz w:val="24"/>
              </w:rPr>
              <w:t>(String file_path</w:t>
            </w:r>
            <w:r w:rsidR="00FD7772">
              <w:rPr>
                <w:color w:val="000000" w:themeColor="text1"/>
                <w:sz w:val="24"/>
              </w:rPr>
              <w:t>, String server_path, String user_id</w:t>
            </w:r>
            <w:r>
              <w:rPr>
                <w:color w:val="000000" w:themeColor="text1"/>
                <w:sz w:val="24"/>
              </w:rPr>
              <w:t>)</w:t>
            </w:r>
          </w:p>
        </w:tc>
      </w:tr>
      <w:tr w:rsidR="009751D0" w14:paraId="2124131E" w14:textId="77777777" w:rsidTr="00EF2128">
        <w:tc>
          <w:tcPr>
            <w:tcW w:w="1660" w:type="dxa"/>
            <w:vMerge/>
          </w:tcPr>
          <w:p w14:paraId="5212DB41" w14:textId="77777777" w:rsidR="009751D0" w:rsidRDefault="009751D0" w:rsidP="00EF2128">
            <w:pPr>
              <w:spacing w:line="400" w:lineRule="exact"/>
              <w:rPr>
                <w:color w:val="000000" w:themeColor="text1"/>
                <w:sz w:val="24"/>
              </w:rPr>
            </w:pPr>
          </w:p>
        </w:tc>
        <w:tc>
          <w:tcPr>
            <w:tcW w:w="1660" w:type="dxa"/>
          </w:tcPr>
          <w:p w14:paraId="38723810" w14:textId="77777777" w:rsidR="009751D0" w:rsidRDefault="009751D0" w:rsidP="00EF2128">
            <w:pPr>
              <w:spacing w:line="400" w:lineRule="exact"/>
              <w:rPr>
                <w:color w:val="000000" w:themeColor="text1"/>
                <w:sz w:val="24"/>
              </w:rPr>
            </w:pPr>
            <w:r>
              <w:rPr>
                <w:rFonts w:hint="eastAsia"/>
                <w:color w:val="000000" w:themeColor="text1"/>
                <w:sz w:val="24"/>
              </w:rPr>
              <w:t>接口参数</w:t>
            </w:r>
          </w:p>
        </w:tc>
        <w:tc>
          <w:tcPr>
            <w:tcW w:w="4982" w:type="dxa"/>
          </w:tcPr>
          <w:p w14:paraId="10DD836D" w14:textId="77777777" w:rsidR="009751D0" w:rsidRDefault="009751D0" w:rsidP="00EF2128">
            <w:pPr>
              <w:spacing w:line="400" w:lineRule="exact"/>
              <w:rPr>
                <w:color w:val="000000" w:themeColor="text1"/>
                <w:sz w:val="24"/>
              </w:rPr>
            </w:pPr>
            <w:r>
              <w:rPr>
                <w:color w:val="000000" w:themeColor="text1"/>
                <w:sz w:val="24"/>
              </w:rPr>
              <w:t>file_path</w:t>
            </w:r>
            <w:r>
              <w:rPr>
                <w:rFonts w:hint="eastAsia"/>
                <w:color w:val="000000" w:themeColor="text1"/>
                <w:sz w:val="24"/>
              </w:rPr>
              <w:t>：文件路径</w:t>
            </w:r>
          </w:p>
          <w:p w14:paraId="1D079643" w14:textId="77777777" w:rsidR="00DF6354" w:rsidRDefault="00DF6354" w:rsidP="00EF2128">
            <w:pPr>
              <w:spacing w:line="400" w:lineRule="exact"/>
              <w:rPr>
                <w:color w:val="000000" w:themeColor="text1"/>
                <w:sz w:val="24"/>
              </w:rPr>
            </w:pPr>
            <w:r>
              <w:rPr>
                <w:color w:val="000000" w:themeColor="text1"/>
                <w:sz w:val="24"/>
              </w:rPr>
              <w:t>server_path</w:t>
            </w:r>
            <w:r>
              <w:rPr>
                <w:rFonts w:hint="eastAsia"/>
                <w:color w:val="000000" w:themeColor="text1"/>
                <w:sz w:val="24"/>
              </w:rPr>
              <w:t>：服务器路径</w:t>
            </w:r>
          </w:p>
          <w:p w14:paraId="471C3B84" w14:textId="77777777" w:rsidR="00DF6354" w:rsidRDefault="00DF6354" w:rsidP="00EF2128">
            <w:pPr>
              <w:spacing w:line="400" w:lineRule="exact"/>
              <w:rPr>
                <w:color w:val="000000" w:themeColor="text1"/>
                <w:sz w:val="24"/>
              </w:rPr>
            </w:pPr>
            <w:r>
              <w:rPr>
                <w:rFonts w:hint="eastAsia"/>
                <w:color w:val="000000" w:themeColor="text1"/>
                <w:sz w:val="24"/>
              </w:rPr>
              <w:t>userid</w:t>
            </w:r>
            <w:r>
              <w:rPr>
                <w:rFonts w:hint="eastAsia"/>
                <w:color w:val="000000" w:themeColor="text1"/>
                <w:sz w:val="24"/>
              </w:rPr>
              <w:t>：用户</w:t>
            </w:r>
            <w:r>
              <w:rPr>
                <w:rFonts w:hint="eastAsia"/>
                <w:color w:val="000000" w:themeColor="text1"/>
                <w:sz w:val="24"/>
              </w:rPr>
              <w:t>id</w:t>
            </w:r>
          </w:p>
        </w:tc>
      </w:tr>
      <w:tr w:rsidR="009751D0" w14:paraId="7F78181E" w14:textId="77777777" w:rsidTr="00EF2128">
        <w:tc>
          <w:tcPr>
            <w:tcW w:w="1660" w:type="dxa"/>
            <w:vMerge/>
          </w:tcPr>
          <w:p w14:paraId="7FFE2968" w14:textId="77777777" w:rsidR="009751D0" w:rsidRDefault="009751D0" w:rsidP="00EF2128">
            <w:pPr>
              <w:spacing w:line="400" w:lineRule="exact"/>
              <w:rPr>
                <w:color w:val="000000" w:themeColor="text1"/>
                <w:sz w:val="24"/>
              </w:rPr>
            </w:pPr>
          </w:p>
        </w:tc>
        <w:tc>
          <w:tcPr>
            <w:tcW w:w="1660" w:type="dxa"/>
          </w:tcPr>
          <w:p w14:paraId="54876DDF" w14:textId="77777777" w:rsidR="009751D0" w:rsidRDefault="009751D0" w:rsidP="00EF2128">
            <w:pPr>
              <w:spacing w:line="400" w:lineRule="exact"/>
              <w:rPr>
                <w:color w:val="000000" w:themeColor="text1"/>
                <w:sz w:val="24"/>
              </w:rPr>
            </w:pPr>
            <w:r>
              <w:rPr>
                <w:rFonts w:hint="eastAsia"/>
                <w:color w:val="000000" w:themeColor="text1"/>
                <w:sz w:val="24"/>
              </w:rPr>
              <w:t>返回结果</w:t>
            </w:r>
          </w:p>
        </w:tc>
        <w:tc>
          <w:tcPr>
            <w:tcW w:w="4982" w:type="dxa"/>
          </w:tcPr>
          <w:p w14:paraId="6A8EDDD9" w14:textId="77777777" w:rsidR="009960D2" w:rsidRPr="009960D2" w:rsidRDefault="0076647F" w:rsidP="009960D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05E1C5DF"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4170AF0A"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sidR="0060091C">
              <w:rPr>
                <w:rFonts w:ascii="Times New Roman" w:hAnsi="Times New Roman" w:cs="Times New Roman"/>
                <w:sz w:val="24"/>
                <w:szCs w:val="24"/>
              </w:rPr>
              <w:t>500</w:t>
            </w:r>
            <w:r w:rsidRPr="009960D2">
              <w:rPr>
                <w:rFonts w:ascii="Times New Roman" w:hAnsi="Times New Roman" w:cs="Times New Roman" w:hint="eastAsia"/>
                <w:sz w:val="24"/>
                <w:szCs w:val="24"/>
              </w:rPr>
              <w:t>",</w:t>
            </w:r>
          </w:p>
          <w:p w14:paraId="1AF7E0DC"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sidR="0006115D">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327A23AD"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sidR="00862D86">
              <w:rPr>
                <w:rFonts w:ascii="Times New Roman" w:hAnsi="Times New Roman" w:cs="Times New Roman"/>
                <w:sz w:val="24"/>
                <w:szCs w:val="24"/>
              </w:rPr>
              <w:t>200</w:t>
            </w:r>
            <w:r w:rsidRPr="009960D2">
              <w:rPr>
                <w:rFonts w:ascii="Times New Roman" w:hAnsi="Times New Roman" w:cs="Times New Roman" w:hint="eastAsia"/>
                <w:sz w:val="24"/>
                <w:szCs w:val="24"/>
              </w:rPr>
              <w:t>",</w:t>
            </w:r>
          </w:p>
          <w:p w14:paraId="12B76FD4" w14:textId="41F9F075" w:rsidR="009960D2" w:rsidDel="00B24EC6" w:rsidRDefault="009960D2" w:rsidP="009960D2">
            <w:pPr>
              <w:spacing w:line="400" w:lineRule="exact"/>
              <w:rPr>
                <w:del w:id="5511" w:author="JY0225" w:date="2017-08-23T14:57:00Z"/>
                <w:rFonts w:ascii="Times New Roman" w:hAnsi="Times New Roman" w:cs="Times New Roman"/>
                <w:sz w:val="24"/>
                <w:szCs w:val="24"/>
              </w:rPr>
            </w:pPr>
            <w:del w:id="5512" w:author="JY0225" w:date="2017-08-23T14:57:00Z">
              <w:r w:rsidRPr="009960D2" w:rsidDel="00B24EC6">
                <w:rPr>
                  <w:rFonts w:ascii="Times New Roman" w:hAnsi="Times New Roman" w:cs="Times New Roman" w:hint="eastAsia"/>
                  <w:sz w:val="24"/>
                  <w:szCs w:val="24"/>
                </w:rPr>
                <w:delText>"mtime":"</w:delText>
              </w:r>
              <w:r w:rsidR="004A2862" w:rsidRPr="00471DFE" w:rsidDel="00B24EC6">
                <w:rPr>
                  <w:rFonts w:ascii="Times New Roman" w:hAnsi="Times New Roman" w:cs="Times New Roman"/>
                  <w:sz w:val="24"/>
                  <w:szCs w:val="24"/>
                </w:rPr>
                <w:delText>1438679161.39779</w:delText>
              </w:r>
              <w:r w:rsidRPr="009960D2" w:rsidDel="00B24EC6">
                <w:rPr>
                  <w:rFonts w:ascii="Times New Roman" w:hAnsi="Times New Roman" w:cs="Times New Roman" w:hint="eastAsia"/>
                  <w:sz w:val="24"/>
                  <w:szCs w:val="24"/>
                </w:rPr>
                <w:delText>",</w:delText>
              </w:r>
              <w:r w:rsidRPr="009960D2" w:rsidDel="00B24EC6">
                <w:rPr>
                  <w:rFonts w:ascii="Times New Roman" w:hAnsi="Times New Roman" w:cs="Times New Roman"/>
                  <w:sz w:val="24"/>
                  <w:szCs w:val="24"/>
                </w:rPr>
                <w:delText xml:space="preserve"> </w:delText>
              </w:r>
            </w:del>
          </w:p>
          <w:p w14:paraId="2249D289"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"ctime":" </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p>
          <w:p w14:paraId="051EA64B"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00C929CA"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03DE3A88" w14:textId="77777777" w:rsidR="009751D0" w:rsidRPr="00AA6644" w:rsidRDefault="009751D0" w:rsidP="009960D2">
            <w:pPr>
              <w:spacing w:line="400" w:lineRule="exact"/>
              <w:rPr>
                <w:color w:val="000000" w:themeColor="text1"/>
                <w:sz w:val="24"/>
              </w:rPr>
            </w:pPr>
            <w:r w:rsidRPr="00471DFE">
              <w:rPr>
                <w:rFonts w:ascii="Times New Roman" w:hAnsi="Times New Roman" w:cs="Times New Roman"/>
                <w:sz w:val="24"/>
                <w:szCs w:val="24"/>
              </w:rPr>
              <w:t>}</w:t>
            </w:r>
          </w:p>
        </w:tc>
      </w:tr>
    </w:tbl>
    <w:p w14:paraId="3D423740" w14:textId="494824A0" w:rsidR="00F06BFC" w:rsidRPr="00CD1C90" w:rsidRDefault="00EC0A9E" w:rsidP="00F06BFC">
      <w:pPr>
        <w:spacing w:line="400" w:lineRule="exact"/>
        <w:rPr>
          <w:rFonts w:asciiTheme="minorEastAsia" w:hAnsiTheme="minorEastAsia"/>
          <w:color w:val="000000" w:themeColor="text1"/>
          <w:sz w:val="24"/>
          <w:rPrChange w:id="5513" w:author="JY0225" w:date="2017-08-24T11:24:00Z">
            <w:rPr>
              <w:color w:val="000000" w:themeColor="text1"/>
              <w:sz w:val="24"/>
            </w:rPr>
          </w:rPrChange>
        </w:rPr>
      </w:pPr>
      <w:ins w:id="5514" w:author="JY0225" w:date="2017-08-23T14:53:00Z">
        <w:r>
          <w:rPr>
            <w:color w:val="000000" w:themeColor="text1"/>
            <w:sz w:val="24"/>
          </w:rPr>
          <w:tab/>
        </w:r>
        <w:r w:rsidRPr="00CD1C90">
          <w:rPr>
            <w:rFonts w:asciiTheme="minorEastAsia" w:hAnsiTheme="minorEastAsia" w:hint="eastAsia"/>
            <w:color w:val="000000" w:themeColor="text1"/>
            <w:sz w:val="24"/>
            <w:rPrChange w:id="5515" w:author="JY0225" w:date="2017-08-24T11:24:00Z">
              <w:rPr>
                <w:rFonts w:hint="eastAsia"/>
                <w:color w:val="000000" w:themeColor="text1"/>
                <w:sz w:val="24"/>
              </w:rPr>
            </w:rPrChange>
          </w:rPr>
          <w:t>大文件分块上传接口在待传输的</w:t>
        </w:r>
      </w:ins>
      <w:ins w:id="5516" w:author="JY0225" w:date="2017-08-23T14:54:00Z">
        <w:r w:rsidRPr="00CD1C90">
          <w:rPr>
            <w:rFonts w:asciiTheme="minorEastAsia" w:hAnsiTheme="minorEastAsia" w:hint="eastAsia"/>
            <w:color w:val="000000" w:themeColor="text1"/>
            <w:sz w:val="24"/>
            <w:rPrChange w:id="5517" w:author="JY0225" w:date="2017-08-24T11:24:00Z">
              <w:rPr>
                <w:rFonts w:hint="eastAsia"/>
                <w:color w:val="000000" w:themeColor="text1"/>
                <w:sz w:val="24"/>
              </w:rPr>
            </w:rPrChange>
          </w:rPr>
          <w:t>文件大小超过中间件规定的文件块大小时调用，</w:t>
        </w:r>
        <w:r w:rsidR="00AC453E" w:rsidRPr="00CD1C90">
          <w:rPr>
            <w:rFonts w:asciiTheme="minorEastAsia" w:hAnsiTheme="minorEastAsia" w:hint="eastAsia"/>
            <w:color w:val="000000" w:themeColor="text1"/>
            <w:sz w:val="24"/>
            <w:rPrChange w:id="5518" w:author="JY0225" w:date="2017-08-24T11:24:00Z">
              <w:rPr>
                <w:rFonts w:hint="eastAsia"/>
                <w:color w:val="000000" w:themeColor="text1"/>
                <w:sz w:val="24"/>
              </w:rPr>
            </w:rPrChange>
          </w:rPr>
          <w:t>file_path</w:t>
        </w:r>
        <w:r w:rsidR="00AC453E" w:rsidRPr="00CD1C90">
          <w:rPr>
            <w:rFonts w:asciiTheme="minorEastAsia" w:hAnsiTheme="minorEastAsia" w:hint="eastAsia"/>
            <w:color w:val="000000" w:themeColor="text1"/>
            <w:sz w:val="24"/>
            <w:rPrChange w:id="5519" w:author="JY0225" w:date="2017-08-24T11:24:00Z">
              <w:rPr>
                <w:rFonts w:hint="eastAsia"/>
                <w:color w:val="000000" w:themeColor="text1"/>
                <w:sz w:val="24"/>
              </w:rPr>
            </w:rPrChange>
          </w:rPr>
          <w:t>参数表示</w:t>
        </w:r>
      </w:ins>
      <w:ins w:id="5520" w:author="JY0225" w:date="2017-08-23T14:55:00Z">
        <w:r w:rsidR="00AC453E" w:rsidRPr="00CD1C90">
          <w:rPr>
            <w:rFonts w:asciiTheme="minorEastAsia" w:hAnsiTheme="minorEastAsia" w:hint="eastAsia"/>
            <w:color w:val="000000" w:themeColor="text1"/>
            <w:sz w:val="24"/>
            <w:rPrChange w:id="5521" w:author="JY0225" w:date="2017-08-24T11:24:00Z">
              <w:rPr>
                <w:rFonts w:hint="eastAsia"/>
                <w:color w:val="000000" w:themeColor="text1"/>
                <w:sz w:val="24"/>
              </w:rPr>
            </w:rPrChange>
          </w:rPr>
          <w:t>待传输文件的路径，</w:t>
        </w:r>
        <w:r w:rsidR="00AC453E" w:rsidRPr="00CD1C90">
          <w:rPr>
            <w:rFonts w:asciiTheme="minorEastAsia" w:hAnsiTheme="minorEastAsia" w:hint="eastAsia"/>
            <w:color w:val="000000" w:themeColor="text1"/>
            <w:sz w:val="24"/>
            <w:rPrChange w:id="5522" w:author="JY0225" w:date="2017-08-24T11:24:00Z">
              <w:rPr>
                <w:rFonts w:hint="eastAsia"/>
                <w:color w:val="000000" w:themeColor="text1"/>
                <w:sz w:val="24"/>
              </w:rPr>
            </w:rPrChange>
          </w:rPr>
          <w:t>server</w:t>
        </w:r>
        <w:r w:rsidR="00AC453E" w:rsidRPr="00CD1C90">
          <w:rPr>
            <w:rFonts w:asciiTheme="minorEastAsia" w:hAnsiTheme="minorEastAsia"/>
            <w:color w:val="000000" w:themeColor="text1"/>
            <w:sz w:val="24"/>
            <w:rPrChange w:id="5523" w:author="JY0225" w:date="2017-08-24T11:24:00Z">
              <w:rPr>
                <w:color w:val="000000" w:themeColor="text1"/>
                <w:sz w:val="24"/>
              </w:rPr>
            </w:rPrChange>
          </w:rPr>
          <w:t>_path</w:t>
        </w:r>
        <w:r w:rsidR="00AC453E" w:rsidRPr="00CD1C90">
          <w:rPr>
            <w:rFonts w:asciiTheme="minorEastAsia" w:hAnsiTheme="minorEastAsia" w:hint="eastAsia"/>
            <w:color w:val="000000" w:themeColor="text1"/>
            <w:sz w:val="24"/>
            <w:rPrChange w:id="5524" w:author="JY0225" w:date="2017-08-24T11:24:00Z">
              <w:rPr>
                <w:rFonts w:hint="eastAsia"/>
                <w:color w:val="000000" w:themeColor="text1"/>
                <w:sz w:val="24"/>
              </w:rPr>
            </w:rPrChange>
          </w:rPr>
          <w:t>表示传输到服务器的路径，</w:t>
        </w:r>
        <w:r w:rsidR="00AC453E" w:rsidRPr="00CD1C90">
          <w:rPr>
            <w:rFonts w:asciiTheme="minorEastAsia" w:hAnsiTheme="minorEastAsia" w:hint="eastAsia"/>
            <w:color w:val="000000" w:themeColor="text1"/>
            <w:sz w:val="24"/>
            <w:rPrChange w:id="5525" w:author="JY0225" w:date="2017-08-24T11:24:00Z">
              <w:rPr>
                <w:rFonts w:hint="eastAsia"/>
                <w:color w:val="000000" w:themeColor="text1"/>
                <w:sz w:val="24"/>
              </w:rPr>
            </w:rPrChange>
          </w:rPr>
          <w:t>userid</w:t>
        </w:r>
        <w:r w:rsidR="00AC453E" w:rsidRPr="00CD1C90">
          <w:rPr>
            <w:rFonts w:asciiTheme="minorEastAsia" w:hAnsiTheme="minorEastAsia" w:hint="eastAsia"/>
            <w:color w:val="000000" w:themeColor="text1"/>
            <w:sz w:val="24"/>
            <w:rPrChange w:id="5526" w:author="JY0225" w:date="2017-08-24T11:24:00Z">
              <w:rPr>
                <w:rFonts w:hint="eastAsia"/>
                <w:color w:val="000000" w:themeColor="text1"/>
                <w:sz w:val="24"/>
              </w:rPr>
            </w:rPrChange>
          </w:rPr>
          <w:t>表示用户的</w:t>
        </w:r>
        <w:r w:rsidR="00AC453E" w:rsidRPr="00CD1C90">
          <w:rPr>
            <w:rFonts w:asciiTheme="minorEastAsia" w:hAnsiTheme="minorEastAsia" w:hint="eastAsia"/>
            <w:color w:val="000000" w:themeColor="text1"/>
            <w:sz w:val="24"/>
            <w:rPrChange w:id="5527" w:author="JY0225" w:date="2017-08-24T11:24:00Z">
              <w:rPr>
                <w:rFonts w:hint="eastAsia"/>
                <w:color w:val="000000" w:themeColor="text1"/>
                <w:sz w:val="24"/>
              </w:rPr>
            </w:rPrChange>
          </w:rPr>
          <w:t>id</w:t>
        </w:r>
        <w:r w:rsidR="00AC453E" w:rsidRPr="00CD1C90">
          <w:rPr>
            <w:rFonts w:asciiTheme="minorEastAsia" w:hAnsiTheme="minorEastAsia" w:hint="eastAsia"/>
            <w:color w:val="000000" w:themeColor="text1"/>
            <w:sz w:val="24"/>
            <w:rPrChange w:id="5528" w:author="JY0225" w:date="2017-08-24T11:24:00Z">
              <w:rPr>
                <w:rFonts w:hint="eastAsia"/>
                <w:color w:val="000000" w:themeColor="text1"/>
                <w:sz w:val="24"/>
              </w:rPr>
            </w:rPrChange>
          </w:rPr>
          <w:t>信息。</w:t>
        </w:r>
        <w:r w:rsidR="00166EFA" w:rsidRPr="00CD1C90">
          <w:rPr>
            <w:rFonts w:asciiTheme="minorEastAsia" w:hAnsiTheme="minorEastAsia" w:hint="eastAsia"/>
            <w:color w:val="000000" w:themeColor="text1"/>
            <w:sz w:val="24"/>
            <w:rPrChange w:id="5529" w:author="JY0225" w:date="2017-08-24T11:24:00Z">
              <w:rPr>
                <w:rFonts w:hint="eastAsia"/>
                <w:color w:val="000000" w:themeColor="text1"/>
                <w:sz w:val="24"/>
              </w:rPr>
            </w:rPrChange>
          </w:rPr>
          <w:t>该接口在实现的过程中会调用大文件分块接口，将文件</w:t>
        </w:r>
      </w:ins>
      <w:ins w:id="5530" w:author="JY0225" w:date="2017-08-23T14:56:00Z">
        <w:r w:rsidR="00166EFA" w:rsidRPr="00CD1C90">
          <w:rPr>
            <w:rFonts w:asciiTheme="minorEastAsia" w:hAnsiTheme="minorEastAsia" w:hint="eastAsia"/>
            <w:color w:val="000000" w:themeColor="text1"/>
            <w:sz w:val="24"/>
            <w:rPrChange w:id="5531" w:author="JY0225" w:date="2017-08-24T11:24:00Z">
              <w:rPr>
                <w:rFonts w:hint="eastAsia"/>
                <w:color w:val="000000" w:themeColor="text1"/>
                <w:sz w:val="24"/>
              </w:rPr>
            </w:rPrChange>
          </w:rPr>
          <w:t>分块后逐一上传到服务器。</w:t>
        </w:r>
        <w:r w:rsidR="00B24EC6" w:rsidRPr="00CD1C90">
          <w:rPr>
            <w:rFonts w:asciiTheme="minorEastAsia" w:hAnsiTheme="minorEastAsia" w:hint="eastAsia"/>
            <w:color w:val="000000" w:themeColor="text1"/>
            <w:sz w:val="24"/>
            <w:rPrChange w:id="5532" w:author="JY0225" w:date="2017-08-24T11:24:00Z">
              <w:rPr>
                <w:rFonts w:hint="eastAsia"/>
                <w:color w:val="000000" w:themeColor="text1"/>
                <w:sz w:val="24"/>
              </w:rPr>
            </w:rPrChange>
          </w:rPr>
          <w:t>返回文件上传的结果，包括</w:t>
        </w:r>
      </w:ins>
      <w:ins w:id="5533" w:author="JY0225" w:date="2017-08-23T14:57:00Z">
        <w:r w:rsidR="00396DE0" w:rsidRPr="00CD1C90">
          <w:rPr>
            <w:rFonts w:asciiTheme="minorEastAsia" w:hAnsiTheme="minorEastAsia" w:hint="eastAsia"/>
            <w:color w:val="000000" w:themeColor="text1"/>
            <w:sz w:val="24"/>
            <w:rPrChange w:id="5534" w:author="JY0225" w:date="2017-08-24T11:24:00Z">
              <w:rPr>
                <w:rFonts w:hint="eastAsia"/>
                <w:color w:val="000000" w:themeColor="text1"/>
                <w:sz w:val="24"/>
              </w:rPr>
            </w:rPrChange>
          </w:rPr>
          <w:t>上传状态</w:t>
        </w:r>
        <w:r w:rsidR="00396DE0" w:rsidRPr="00CD1C90">
          <w:rPr>
            <w:rFonts w:asciiTheme="minorEastAsia" w:hAnsiTheme="minorEastAsia" w:hint="eastAsia"/>
            <w:color w:val="000000" w:themeColor="text1"/>
            <w:sz w:val="24"/>
            <w:rPrChange w:id="5535" w:author="JY0225" w:date="2017-08-24T11:24:00Z">
              <w:rPr>
                <w:rFonts w:hint="eastAsia"/>
                <w:color w:val="000000" w:themeColor="text1"/>
                <w:sz w:val="24"/>
              </w:rPr>
            </w:rPrChange>
          </w:rPr>
          <w:t>status</w:t>
        </w:r>
        <w:r w:rsidR="00396DE0" w:rsidRPr="00CD1C90">
          <w:rPr>
            <w:rFonts w:asciiTheme="minorEastAsia" w:hAnsiTheme="minorEastAsia" w:hint="eastAsia"/>
            <w:color w:val="000000" w:themeColor="text1"/>
            <w:sz w:val="24"/>
            <w:rPrChange w:id="5536" w:author="JY0225" w:date="2017-08-24T11:24:00Z">
              <w:rPr>
                <w:rFonts w:hint="eastAsia"/>
                <w:color w:val="000000" w:themeColor="text1"/>
                <w:sz w:val="24"/>
              </w:rPr>
            </w:rPrChange>
          </w:rPr>
          <w:t>、</w:t>
        </w:r>
      </w:ins>
      <w:ins w:id="5537" w:author="JY0225" w:date="2017-08-23T14:56:00Z">
        <w:r w:rsidR="00B24EC6" w:rsidRPr="00CD1C90">
          <w:rPr>
            <w:rFonts w:asciiTheme="minorEastAsia" w:hAnsiTheme="minorEastAsia" w:hint="eastAsia"/>
            <w:color w:val="000000" w:themeColor="text1"/>
            <w:sz w:val="24"/>
            <w:rPrChange w:id="5538" w:author="JY0225" w:date="2017-08-24T11:24:00Z">
              <w:rPr>
                <w:rFonts w:hint="eastAsia"/>
                <w:color w:val="000000" w:themeColor="text1"/>
                <w:sz w:val="24"/>
              </w:rPr>
            </w:rPrChange>
          </w:rPr>
          <w:t>文件的上传路径</w:t>
        </w:r>
      </w:ins>
      <w:ins w:id="5539" w:author="JY0225" w:date="2017-08-23T14:57:00Z">
        <w:r w:rsidR="00B24EC6" w:rsidRPr="00CD1C90">
          <w:rPr>
            <w:rFonts w:asciiTheme="minorEastAsia" w:hAnsiTheme="minorEastAsia" w:hint="eastAsia"/>
            <w:color w:val="000000" w:themeColor="text1"/>
            <w:sz w:val="24"/>
            <w:rPrChange w:id="5540" w:author="JY0225" w:date="2017-08-24T11:24:00Z">
              <w:rPr>
                <w:rFonts w:hint="eastAsia"/>
                <w:color w:val="000000" w:themeColor="text1"/>
                <w:sz w:val="24"/>
              </w:rPr>
            </w:rPrChange>
          </w:rPr>
          <w:t>path</w:t>
        </w:r>
        <w:r w:rsidR="00F11089" w:rsidRPr="00CD1C90">
          <w:rPr>
            <w:rFonts w:asciiTheme="minorEastAsia" w:hAnsiTheme="minorEastAsia" w:hint="eastAsia"/>
            <w:color w:val="000000" w:themeColor="text1"/>
            <w:sz w:val="24"/>
            <w:rPrChange w:id="5541" w:author="JY0225" w:date="2017-08-24T11:24:00Z">
              <w:rPr>
                <w:rFonts w:hint="eastAsia"/>
                <w:color w:val="000000" w:themeColor="text1"/>
                <w:sz w:val="24"/>
              </w:rPr>
            </w:rPrChange>
          </w:rPr>
          <w:t>，文件大小</w:t>
        </w:r>
        <w:r w:rsidR="00F11089" w:rsidRPr="00CD1C90">
          <w:rPr>
            <w:rFonts w:asciiTheme="minorEastAsia" w:hAnsiTheme="minorEastAsia" w:hint="eastAsia"/>
            <w:color w:val="000000" w:themeColor="text1"/>
            <w:sz w:val="24"/>
            <w:rPrChange w:id="5542" w:author="JY0225" w:date="2017-08-24T11:24:00Z">
              <w:rPr>
                <w:rFonts w:hint="eastAsia"/>
                <w:color w:val="000000" w:themeColor="text1"/>
                <w:sz w:val="24"/>
              </w:rPr>
            </w:rPrChange>
          </w:rPr>
          <w:t>size</w:t>
        </w:r>
        <w:r w:rsidR="00F11089" w:rsidRPr="00CD1C90">
          <w:rPr>
            <w:rFonts w:asciiTheme="minorEastAsia" w:hAnsiTheme="minorEastAsia" w:hint="eastAsia"/>
            <w:color w:val="000000" w:themeColor="text1"/>
            <w:sz w:val="24"/>
            <w:rPrChange w:id="5543" w:author="JY0225" w:date="2017-08-24T11:24:00Z">
              <w:rPr>
                <w:rFonts w:hint="eastAsia"/>
                <w:color w:val="000000" w:themeColor="text1"/>
                <w:sz w:val="24"/>
              </w:rPr>
            </w:rPrChange>
          </w:rPr>
          <w:t>、上传时间</w:t>
        </w:r>
        <w:r w:rsidR="00F11089" w:rsidRPr="00CD1C90">
          <w:rPr>
            <w:rFonts w:asciiTheme="minorEastAsia" w:hAnsiTheme="minorEastAsia" w:hint="eastAsia"/>
            <w:color w:val="000000" w:themeColor="text1"/>
            <w:sz w:val="24"/>
            <w:rPrChange w:id="5544" w:author="JY0225" w:date="2017-08-24T11:24:00Z">
              <w:rPr>
                <w:rFonts w:hint="eastAsia"/>
                <w:color w:val="000000" w:themeColor="text1"/>
                <w:sz w:val="24"/>
              </w:rPr>
            </w:rPrChange>
          </w:rPr>
          <w:t>ctime</w:t>
        </w:r>
      </w:ins>
      <w:ins w:id="5545" w:author="JY0225" w:date="2017-08-23T15:03:00Z">
        <w:r w:rsidR="00802E44" w:rsidRPr="00CD1C90">
          <w:rPr>
            <w:rFonts w:asciiTheme="minorEastAsia" w:hAnsiTheme="minorEastAsia" w:hint="eastAsia"/>
            <w:color w:val="000000" w:themeColor="text1"/>
            <w:sz w:val="24"/>
            <w:rPrChange w:id="5546" w:author="JY0225" w:date="2017-08-24T11:24:00Z">
              <w:rPr>
                <w:rFonts w:hint="eastAsia"/>
                <w:color w:val="000000" w:themeColor="text1"/>
                <w:sz w:val="24"/>
              </w:rPr>
            </w:rPrChange>
          </w:rPr>
          <w:t>以及</w:t>
        </w:r>
      </w:ins>
      <w:ins w:id="5547" w:author="JY0225" w:date="2017-08-23T14:57:00Z">
        <w:r w:rsidR="00F11089" w:rsidRPr="00CD1C90">
          <w:rPr>
            <w:rFonts w:asciiTheme="minorEastAsia" w:hAnsiTheme="minorEastAsia" w:hint="eastAsia"/>
            <w:color w:val="000000" w:themeColor="text1"/>
            <w:sz w:val="24"/>
            <w:rPrChange w:id="5548" w:author="JY0225" w:date="2017-08-24T11:24:00Z">
              <w:rPr>
                <w:rFonts w:hint="eastAsia"/>
                <w:color w:val="000000" w:themeColor="text1"/>
                <w:sz w:val="24"/>
              </w:rPr>
            </w:rPrChange>
          </w:rPr>
          <w:t>MD</w:t>
        </w:r>
        <w:r w:rsidR="00F11089" w:rsidRPr="00CD1C90">
          <w:rPr>
            <w:rFonts w:asciiTheme="minorEastAsia" w:hAnsiTheme="minorEastAsia"/>
            <w:color w:val="000000" w:themeColor="text1"/>
            <w:sz w:val="24"/>
            <w:rPrChange w:id="5549" w:author="JY0225" w:date="2017-08-24T11:24:00Z">
              <w:rPr>
                <w:color w:val="000000" w:themeColor="text1"/>
                <w:sz w:val="24"/>
              </w:rPr>
            </w:rPrChange>
          </w:rPr>
          <w:t>5</w:t>
        </w:r>
        <w:r w:rsidR="00F11089" w:rsidRPr="00CD1C90">
          <w:rPr>
            <w:rFonts w:asciiTheme="minorEastAsia" w:hAnsiTheme="minorEastAsia" w:hint="eastAsia"/>
            <w:color w:val="000000" w:themeColor="text1"/>
            <w:sz w:val="24"/>
            <w:rPrChange w:id="5550" w:author="JY0225" w:date="2017-08-24T11:24:00Z">
              <w:rPr>
                <w:rFonts w:hint="eastAsia"/>
                <w:color w:val="000000" w:themeColor="text1"/>
                <w:sz w:val="24"/>
              </w:rPr>
            </w:rPrChange>
          </w:rPr>
          <w:t>值。</w:t>
        </w:r>
      </w:ins>
      <w:del w:id="5551" w:author="JY0225" w:date="2017-08-23T15:01:00Z">
        <w:r w:rsidR="00F06BFC" w:rsidRPr="00CD1C90" w:rsidDel="0015507B">
          <w:rPr>
            <w:rFonts w:asciiTheme="minorEastAsia" w:hAnsiTheme="minorEastAsia" w:hint="eastAsia"/>
            <w:color w:val="000000" w:themeColor="text1"/>
            <w:sz w:val="24"/>
            <w:rPrChange w:id="5552" w:author="JY0225" w:date="2017-08-24T11:24:00Z">
              <w:rPr>
                <w:rFonts w:hint="eastAsia"/>
                <w:color w:val="000000" w:themeColor="text1"/>
                <w:sz w:val="24"/>
              </w:rPr>
            </w:rPrChange>
          </w:rPr>
          <w:delText>2</w:delText>
        </w:r>
        <w:r w:rsidR="00F06BFC" w:rsidRPr="00CD1C90" w:rsidDel="0015507B">
          <w:rPr>
            <w:rFonts w:asciiTheme="minorEastAsia" w:hAnsiTheme="minorEastAsia" w:hint="eastAsia"/>
            <w:color w:val="000000" w:themeColor="text1"/>
            <w:sz w:val="24"/>
            <w:rPrChange w:id="5553" w:author="JY0225" w:date="2017-08-24T11:24:00Z">
              <w:rPr>
                <w:rFonts w:hint="eastAsia"/>
                <w:color w:val="000000" w:themeColor="text1"/>
                <w:sz w:val="24"/>
              </w:rPr>
            </w:rPrChange>
          </w:rPr>
          <w:delText>）</w:delText>
        </w:r>
        <w:r w:rsidR="008433D8" w:rsidRPr="00CD1C90" w:rsidDel="0015507B">
          <w:rPr>
            <w:rFonts w:asciiTheme="minorEastAsia" w:hAnsiTheme="minorEastAsia" w:hint="eastAsia"/>
            <w:color w:val="000000" w:themeColor="text1"/>
            <w:sz w:val="24"/>
            <w:rPrChange w:id="5554" w:author="JY0225" w:date="2017-08-24T11:24:00Z">
              <w:rPr>
                <w:rFonts w:hint="eastAsia"/>
                <w:color w:val="000000" w:themeColor="text1"/>
                <w:sz w:val="24"/>
              </w:rPr>
            </w:rPrChange>
          </w:rPr>
          <w:delText>获取上传文件断点</w:delText>
        </w:r>
      </w:del>
    </w:p>
    <w:tbl>
      <w:tblPr>
        <w:tblStyle w:val="ae"/>
        <w:tblW w:w="0" w:type="auto"/>
        <w:tblLook w:val="04A0" w:firstRow="1" w:lastRow="0" w:firstColumn="1" w:lastColumn="0" w:noHBand="0" w:noVBand="1"/>
      </w:tblPr>
      <w:tblGrid>
        <w:gridCol w:w="1660"/>
        <w:gridCol w:w="1660"/>
        <w:gridCol w:w="4982"/>
      </w:tblGrid>
      <w:tr w:rsidR="00F06BFC" w:rsidDel="0015507B" w14:paraId="385CBFDE" w14:textId="6745ACAA" w:rsidTr="00EF2128">
        <w:trPr>
          <w:del w:id="5555" w:author="JY0225" w:date="2017-08-23T15:00:00Z"/>
        </w:trPr>
        <w:tc>
          <w:tcPr>
            <w:tcW w:w="1660" w:type="dxa"/>
          </w:tcPr>
          <w:p w14:paraId="304E71EF" w14:textId="33A84832" w:rsidR="00F06BFC" w:rsidDel="0015507B" w:rsidRDefault="00F06BFC" w:rsidP="00EF2128">
            <w:pPr>
              <w:spacing w:line="400" w:lineRule="exact"/>
              <w:rPr>
                <w:del w:id="5556" w:author="JY0225" w:date="2017-08-23T15:00:00Z"/>
                <w:color w:val="000000" w:themeColor="text1"/>
                <w:sz w:val="24"/>
              </w:rPr>
            </w:pPr>
            <w:del w:id="5557" w:author="JY0225" w:date="2017-08-23T15:00:00Z">
              <w:r w:rsidDel="0015507B">
                <w:rPr>
                  <w:rFonts w:hint="eastAsia"/>
                  <w:color w:val="000000" w:themeColor="text1"/>
                  <w:sz w:val="24"/>
                </w:rPr>
                <w:delText>接口编号</w:delText>
              </w:r>
            </w:del>
          </w:p>
        </w:tc>
        <w:tc>
          <w:tcPr>
            <w:tcW w:w="1660" w:type="dxa"/>
          </w:tcPr>
          <w:p w14:paraId="4C75B5F1" w14:textId="7BAC8DD1" w:rsidR="00F06BFC" w:rsidDel="0015507B" w:rsidRDefault="00F06BFC" w:rsidP="00EF2128">
            <w:pPr>
              <w:spacing w:line="400" w:lineRule="exact"/>
              <w:rPr>
                <w:del w:id="5558" w:author="JY0225" w:date="2017-08-23T15:00:00Z"/>
                <w:color w:val="000000" w:themeColor="text1"/>
                <w:sz w:val="24"/>
              </w:rPr>
            </w:pPr>
            <w:del w:id="5559" w:author="JY0225" w:date="2017-08-23T15:00:00Z">
              <w:r w:rsidDel="0015507B">
                <w:rPr>
                  <w:rFonts w:hint="eastAsia"/>
                  <w:color w:val="000000" w:themeColor="text1"/>
                  <w:sz w:val="24"/>
                </w:rPr>
                <w:delText>接口名称</w:delText>
              </w:r>
            </w:del>
          </w:p>
        </w:tc>
        <w:tc>
          <w:tcPr>
            <w:tcW w:w="4982" w:type="dxa"/>
          </w:tcPr>
          <w:p w14:paraId="5AD1A967" w14:textId="3D0E43A4" w:rsidR="00F06BFC" w:rsidDel="0015507B" w:rsidRDefault="00F06BFC" w:rsidP="00EF2128">
            <w:pPr>
              <w:spacing w:line="400" w:lineRule="exact"/>
              <w:rPr>
                <w:del w:id="5560" w:author="JY0225" w:date="2017-08-23T15:00:00Z"/>
                <w:color w:val="000000" w:themeColor="text1"/>
                <w:sz w:val="24"/>
              </w:rPr>
            </w:pPr>
            <w:del w:id="5561" w:author="JY0225" w:date="2017-08-23T15:00:00Z">
              <w:r w:rsidDel="0015507B">
                <w:rPr>
                  <w:rFonts w:hint="eastAsia"/>
                  <w:color w:val="000000" w:themeColor="text1"/>
                  <w:sz w:val="24"/>
                </w:rPr>
                <w:delText>大文件分块</w:delText>
              </w:r>
            </w:del>
          </w:p>
        </w:tc>
      </w:tr>
      <w:tr w:rsidR="00F06BFC" w:rsidDel="0015507B" w14:paraId="1D00D44C" w14:textId="7DCCEE09" w:rsidTr="00EF2128">
        <w:trPr>
          <w:del w:id="5562" w:author="JY0225" w:date="2017-08-23T15:00:00Z"/>
        </w:trPr>
        <w:tc>
          <w:tcPr>
            <w:tcW w:w="1660" w:type="dxa"/>
            <w:vMerge w:val="restart"/>
          </w:tcPr>
          <w:p w14:paraId="59396D41" w14:textId="3A4A9DBA" w:rsidR="00F06BFC" w:rsidDel="0015507B" w:rsidRDefault="00F06BFC" w:rsidP="00EF2128">
            <w:pPr>
              <w:spacing w:line="400" w:lineRule="exact"/>
              <w:rPr>
                <w:del w:id="5563" w:author="JY0225" w:date="2017-08-23T15:00:00Z"/>
                <w:color w:val="000000" w:themeColor="text1"/>
                <w:sz w:val="24"/>
              </w:rPr>
            </w:pPr>
            <w:del w:id="5564" w:author="JY0225" w:date="2017-08-23T15:00:00Z">
              <w:r w:rsidDel="0015507B">
                <w:rPr>
                  <w:rFonts w:hint="eastAsia"/>
                  <w:color w:val="000000" w:themeColor="text1"/>
                  <w:sz w:val="24"/>
                </w:rPr>
                <w:delText>Cloud-Op</w:delText>
              </w:r>
              <w:r w:rsidR="007C4985" w:rsidDel="0015507B">
                <w:rPr>
                  <w:color w:val="000000" w:themeColor="text1"/>
                  <w:sz w:val="24"/>
                </w:rPr>
                <w:delText>t-09</w:delText>
              </w:r>
            </w:del>
          </w:p>
        </w:tc>
        <w:tc>
          <w:tcPr>
            <w:tcW w:w="1660" w:type="dxa"/>
          </w:tcPr>
          <w:p w14:paraId="0B214D01" w14:textId="7ECE2AFD" w:rsidR="00F06BFC" w:rsidDel="0015507B" w:rsidRDefault="00F06BFC" w:rsidP="00EF2128">
            <w:pPr>
              <w:spacing w:line="400" w:lineRule="exact"/>
              <w:rPr>
                <w:del w:id="5565" w:author="JY0225" w:date="2017-08-23T15:00:00Z"/>
                <w:color w:val="000000" w:themeColor="text1"/>
                <w:sz w:val="24"/>
              </w:rPr>
            </w:pPr>
            <w:del w:id="5566" w:author="JY0225" w:date="2017-08-23T15:00:00Z">
              <w:r w:rsidDel="0015507B">
                <w:rPr>
                  <w:rFonts w:hint="eastAsia"/>
                  <w:color w:val="000000" w:themeColor="text1"/>
                  <w:sz w:val="24"/>
                </w:rPr>
                <w:delText>接口原型</w:delText>
              </w:r>
            </w:del>
          </w:p>
        </w:tc>
        <w:tc>
          <w:tcPr>
            <w:tcW w:w="4982" w:type="dxa"/>
          </w:tcPr>
          <w:p w14:paraId="1793D28B" w14:textId="7155A5F7" w:rsidR="00F06BFC" w:rsidDel="0015507B" w:rsidRDefault="00F06BFC" w:rsidP="00EF2128">
            <w:pPr>
              <w:spacing w:line="400" w:lineRule="exact"/>
              <w:rPr>
                <w:del w:id="5567" w:author="JY0225" w:date="2017-08-23T15:00:00Z"/>
                <w:color w:val="000000" w:themeColor="text1"/>
                <w:sz w:val="24"/>
              </w:rPr>
            </w:pPr>
            <w:del w:id="5568" w:author="JY0225" w:date="2017-08-23T15:00:00Z">
              <w:r w:rsidDel="0015507B">
                <w:rPr>
                  <w:rFonts w:hint="eastAsia"/>
                  <w:color w:val="000000" w:themeColor="text1"/>
                  <w:sz w:val="24"/>
                </w:rPr>
                <w:delText>b</w:delText>
              </w:r>
              <w:r w:rsidDel="0015507B">
                <w:rPr>
                  <w:color w:val="000000" w:themeColor="text1"/>
                  <w:sz w:val="24"/>
                </w:rPr>
                <w:delText xml:space="preserve">ool </w:delText>
              </w:r>
              <w:r w:rsidR="005A73EC" w:rsidDel="0015507B">
                <w:rPr>
                  <w:rFonts w:hint="eastAsia"/>
                  <w:color w:val="000000" w:themeColor="text1"/>
                  <w:sz w:val="24"/>
                </w:rPr>
                <w:delText>get</w:delText>
              </w:r>
              <w:r w:rsidR="005A73EC" w:rsidDel="0015507B">
                <w:rPr>
                  <w:color w:val="000000" w:themeColor="text1"/>
                  <w:sz w:val="24"/>
                </w:rPr>
                <w:delText>_breakpoint</w:delText>
              </w:r>
              <w:r w:rsidDel="0015507B">
                <w:rPr>
                  <w:color w:val="000000" w:themeColor="text1"/>
                  <w:sz w:val="24"/>
                </w:rPr>
                <w:delText xml:space="preserve">(String </w:delText>
              </w:r>
              <w:r w:rsidR="00DF2A01" w:rsidDel="0015507B">
                <w:rPr>
                  <w:rFonts w:hint="eastAsia"/>
                  <w:color w:val="000000" w:themeColor="text1"/>
                  <w:sz w:val="24"/>
                </w:rPr>
                <w:delText>file</w:delText>
              </w:r>
              <w:r w:rsidR="00A82340" w:rsidDel="0015507B">
                <w:rPr>
                  <w:color w:val="000000" w:themeColor="text1"/>
                  <w:sz w:val="24"/>
                </w:rPr>
                <w:delText>_path</w:delText>
              </w:r>
              <w:r w:rsidDel="0015507B">
                <w:rPr>
                  <w:color w:val="000000" w:themeColor="text1"/>
                  <w:sz w:val="24"/>
                </w:rPr>
                <w:delText xml:space="preserve">, </w:delText>
              </w:r>
              <w:r w:rsidR="004E17FF" w:rsidDel="0015507B">
                <w:rPr>
                  <w:color w:val="000000" w:themeColor="text1"/>
                  <w:sz w:val="24"/>
                </w:rPr>
                <w:delText>String MD5, String userid</w:delText>
              </w:r>
              <w:r w:rsidDel="0015507B">
                <w:rPr>
                  <w:color w:val="000000" w:themeColor="text1"/>
                  <w:sz w:val="24"/>
                </w:rPr>
                <w:delText>)</w:delText>
              </w:r>
            </w:del>
          </w:p>
        </w:tc>
      </w:tr>
      <w:tr w:rsidR="00F06BFC" w:rsidDel="0015507B" w14:paraId="15621E5A" w14:textId="1F0ECBE1" w:rsidTr="00EF2128">
        <w:trPr>
          <w:del w:id="5569" w:author="JY0225" w:date="2017-08-23T15:00:00Z"/>
        </w:trPr>
        <w:tc>
          <w:tcPr>
            <w:tcW w:w="1660" w:type="dxa"/>
            <w:vMerge/>
          </w:tcPr>
          <w:p w14:paraId="43DD2B1F" w14:textId="39D4D278" w:rsidR="00F06BFC" w:rsidDel="0015507B" w:rsidRDefault="00F06BFC" w:rsidP="00EF2128">
            <w:pPr>
              <w:spacing w:line="400" w:lineRule="exact"/>
              <w:rPr>
                <w:del w:id="5570" w:author="JY0225" w:date="2017-08-23T15:00:00Z"/>
                <w:color w:val="000000" w:themeColor="text1"/>
                <w:sz w:val="24"/>
              </w:rPr>
            </w:pPr>
          </w:p>
        </w:tc>
        <w:tc>
          <w:tcPr>
            <w:tcW w:w="1660" w:type="dxa"/>
          </w:tcPr>
          <w:p w14:paraId="16CC10FE" w14:textId="3E623360" w:rsidR="00F06BFC" w:rsidDel="0015507B" w:rsidRDefault="00F06BFC" w:rsidP="00EF2128">
            <w:pPr>
              <w:spacing w:line="400" w:lineRule="exact"/>
              <w:rPr>
                <w:del w:id="5571" w:author="JY0225" w:date="2017-08-23T15:00:00Z"/>
                <w:color w:val="000000" w:themeColor="text1"/>
                <w:sz w:val="24"/>
              </w:rPr>
            </w:pPr>
            <w:del w:id="5572" w:author="JY0225" w:date="2017-08-23T15:00:00Z">
              <w:r w:rsidDel="0015507B">
                <w:rPr>
                  <w:rFonts w:hint="eastAsia"/>
                  <w:color w:val="000000" w:themeColor="text1"/>
                  <w:sz w:val="24"/>
                </w:rPr>
                <w:delText>接口参数</w:delText>
              </w:r>
            </w:del>
          </w:p>
        </w:tc>
        <w:tc>
          <w:tcPr>
            <w:tcW w:w="4982" w:type="dxa"/>
          </w:tcPr>
          <w:p w14:paraId="2DB493C0" w14:textId="17734E6A" w:rsidR="00F06BFC" w:rsidDel="0015507B" w:rsidRDefault="00C60EB7" w:rsidP="00EF2128">
            <w:pPr>
              <w:spacing w:line="400" w:lineRule="exact"/>
              <w:rPr>
                <w:del w:id="5573" w:author="JY0225" w:date="2017-08-23T15:00:00Z"/>
                <w:color w:val="000000" w:themeColor="text1"/>
                <w:sz w:val="24"/>
              </w:rPr>
            </w:pPr>
            <w:del w:id="5574" w:author="JY0225" w:date="2017-08-23T15:00:00Z">
              <w:r w:rsidDel="0015507B">
                <w:rPr>
                  <w:rFonts w:hint="eastAsia"/>
                  <w:color w:val="000000" w:themeColor="text1"/>
                  <w:sz w:val="24"/>
                </w:rPr>
                <w:delText>file</w:delText>
              </w:r>
              <w:r w:rsidDel="0015507B">
                <w:rPr>
                  <w:color w:val="000000" w:themeColor="text1"/>
                  <w:sz w:val="24"/>
                </w:rPr>
                <w:delText>_pat</w:delText>
              </w:r>
              <w:r w:rsidDel="0015507B">
                <w:rPr>
                  <w:rFonts w:hint="eastAsia"/>
                  <w:color w:val="000000" w:themeColor="text1"/>
                  <w:sz w:val="24"/>
                </w:rPr>
                <w:delText>：</w:delText>
              </w:r>
              <w:r w:rsidR="00F06BFC" w:rsidDel="0015507B">
                <w:rPr>
                  <w:rFonts w:hint="eastAsia"/>
                  <w:color w:val="000000" w:themeColor="text1"/>
                  <w:sz w:val="24"/>
                </w:rPr>
                <w:delText>文件路径</w:delText>
              </w:r>
            </w:del>
          </w:p>
          <w:p w14:paraId="0394FE6D" w14:textId="02915895" w:rsidR="00CB061F" w:rsidDel="0015507B" w:rsidRDefault="00CB061F" w:rsidP="00EF2128">
            <w:pPr>
              <w:spacing w:line="400" w:lineRule="exact"/>
              <w:rPr>
                <w:del w:id="5575" w:author="JY0225" w:date="2017-08-23T15:00:00Z"/>
                <w:color w:val="000000" w:themeColor="text1"/>
                <w:sz w:val="24"/>
              </w:rPr>
            </w:pPr>
            <w:del w:id="5576" w:author="JY0225" w:date="2017-08-23T15:00:00Z">
              <w:r w:rsidDel="0015507B">
                <w:rPr>
                  <w:rFonts w:hint="eastAsia"/>
                  <w:color w:val="000000" w:themeColor="text1"/>
                  <w:sz w:val="24"/>
                </w:rPr>
                <w:delText>MD5</w:delText>
              </w:r>
              <w:r w:rsidR="00F06BFC" w:rsidDel="0015507B">
                <w:rPr>
                  <w:rFonts w:hint="eastAsia"/>
                  <w:color w:val="000000" w:themeColor="text1"/>
                  <w:sz w:val="24"/>
                </w:rPr>
                <w:delText>：</w:delText>
              </w:r>
              <w:r w:rsidDel="0015507B">
                <w:rPr>
                  <w:rFonts w:hint="eastAsia"/>
                  <w:color w:val="000000" w:themeColor="text1"/>
                  <w:sz w:val="24"/>
                </w:rPr>
                <w:delText>文件</w:delText>
              </w:r>
              <w:r w:rsidDel="0015507B">
                <w:rPr>
                  <w:rFonts w:hint="eastAsia"/>
                  <w:color w:val="000000" w:themeColor="text1"/>
                  <w:sz w:val="24"/>
                </w:rPr>
                <w:delText>MD5</w:delText>
              </w:r>
              <w:r w:rsidDel="0015507B">
                <w:rPr>
                  <w:rFonts w:hint="eastAsia"/>
                  <w:color w:val="000000" w:themeColor="text1"/>
                  <w:sz w:val="24"/>
                </w:rPr>
                <w:delText>值</w:delText>
              </w:r>
            </w:del>
          </w:p>
          <w:p w14:paraId="05F14EA1" w14:textId="011F0BA8" w:rsidR="005C70FF" w:rsidDel="0015507B" w:rsidRDefault="005C70FF" w:rsidP="00EF2128">
            <w:pPr>
              <w:spacing w:line="400" w:lineRule="exact"/>
              <w:rPr>
                <w:del w:id="5577" w:author="JY0225" w:date="2017-08-23T15:00:00Z"/>
                <w:color w:val="000000" w:themeColor="text1"/>
                <w:sz w:val="24"/>
              </w:rPr>
            </w:pPr>
            <w:del w:id="5578" w:author="JY0225" w:date="2017-08-23T15:00:00Z">
              <w:r w:rsidDel="0015507B">
                <w:rPr>
                  <w:rFonts w:hint="eastAsia"/>
                  <w:color w:val="000000" w:themeColor="text1"/>
                  <w:sz w:val="24"/>
                </w:rPr>
                <w:delText>user</w:delText>
              </w:r>
              <w:r w:rsidDel="0015507B">
                <w:rPr>
                  <w:color w:val="000000" w:themeColor="text1"/>
                  <w:sz w:val="24"/>
                </w:rPr>
                <w:delText>id</w:delText>
              </w:r>
              <w:r w:rsidDel="0015507B">
                <w:rPr>
                  <w:rFonts w:hint="eastAsia"/>
                  <w:color w:val="000000" w:themeColor="text1"/>
                  <w:sz w:val="24"/>
                </w:rPr>
                <w:delText>：用户</w:delText>
              </w:r>
              <w:r w:rsidDel="0015507B">
                <w:rPr>
                  <w:rFonts w:hint="eastAsia"/>
                  <w:color w:val="000000" w:themeColor="text1"/>
                  <w:sz w:val="24"/>
                </w:rPr>
                <w:delText>ID</w:delText>
              </w:r>
            </w:del>
          </w:p>
        </w:tc>
      </w:tr>
      <w:tr w:rsidR="00F06BFC" w:rsidDel="0015507B" w14:paraId="2755CB35" w14:textId="73AD050E" w:rsidTr="00EF2128">
        <w:trPr>
          <w:del w:id="5579" w:author="JY0225" w:date="2017-08-23T15:00:00Z"/>
        </w:trPr>
        <w:tc>
          <w:tcPr>
            <w:tcW w:w="1660" w:type="dxa"/>
            <w:vMerge/>
          </w:tcPr>
          <w:p w14:paraId="70332E72" w14:textId="15B031C9" w:rsidR="00F06BFC" w:rsidDel="0015507B" w:rsidRDefault="00F06BFC" w:rsidP="00EF2128">
            <w:pPr>
              <w:spacing w:line="400" w:lineRule="exact"/>
              <w:rPr>
                <w:del w:id="5580" w:author="JY0225" w:date="2017-08-23T15:00:00Z"/>
                <w:color w:val="000000" w:themeColor="text1"/>
                <w:sz w:val="24"/>
              </w:rPr>
            </w:pPr>
          </w:p>
        </w:tc>
        <w:tc>
          <w:tcPr>
            <w:tcW w:w="1660" w:type="dxa"/>
          </w:tcPr>
          <w:p w14:paraId="7689BDC0" w14:textId="01DA502B" w:rsidR="00F06BFC" w:rsidDel="0015507B" w:rsidRDefault="00F06BFC" w:rsidP="00EF2128">
            <w:pPr>
              <w:spacing w:line="400" w:lineRule="exact"/>
              <w:rPr>
                <w:del w:id="5581" w:author="JY0225" w:date="2017-08-23T15:00:00Z"/>
                <w:color w:val="000000" w:themeColor="text1"/>
                <w:sz w:val="24"/>
              </w:rPr>
            </w:pPr>
            <w:del w:id="5582" w:author="JY0225" w:date="2017-08-23T15:00:00Z">
              <w:r w:rsidDel="0015507B">
                <w:rPr>
                  <w:rFonts w:hint="eastAsia"/>
                  <w:color w:val="000000" w:themeColor="text1"/>
                  <w:sz w:val="24"/>
                </w:rPr>
                <w:delText>返回结果</w:delText>
              </w:r>
            </w:del>
          </w:p>
        </w:tc>
        <w:tc>
          <w:tcPr>
            <w:tcW w:w="4982" w:type="dxa"/>
          </w:tcPr>
          <w:p w14:paraId="1D417626" w14:textId="1839F600" w:rsidR="00D87F92" w:rsidRPr="009960D2" w:rsidDel="0015507B" w:rsidRDefault="00D87F92" w:rsidP="00D87F92">
            <w:pPr>
              <w:spacing w:line="400" w:lineRule="exact"/>
              <w:rPr>
                <w:del w:id="5583" w:author="JY0225" w:date="2017-08-23T15:00:00Z"/>
                <w:rFonts w:ascii="Times New Roman" w:hAnsi="Times New Roman" w:cs="Times New Roman"/>
                <w:sz w:val="24"/>
                <w:szCs w:val="24"/>
              </w:rPr>
            </w:pPr>
            <w:del w:id="5584" w:author="JY0225" w:date="2017-08-23T15:00:00Z">
              <w:r w:rsidDel="0015507B">
                <w:rPr>
                  <w:rFonts w:ascii="Times New Roman" w:hAnsi="Times New Roman" w:cs="Times New Roman"/>
                  <w:sz w:val="24"/>
                  <w:szCs w:val="24"/>
                </w:rPr>
                <w:delText>{</w:delText>
              </w:r>
            </w:del>
          </w:p>
          <w:p w14:paraId="735E4BF8" w14:textId="029F0D9F" w:rsidR="00D87F92" w:rsidRPr="009960D2" w:rsidDel="0015507B" w:rsidRDefault="00D87F92" w:rsidP="00D87F92">
            <w:pPr>
              <w:spacing w:line="400" w:lineRule="exact"/>
              <w:rPr>
                <w:del w:id="5585" w:author="JY0225" w:date="2017-08-23T15:00:00Z"/>
                <w:rFonts w:ascii="Times New Roman" w:hAnsi="Times New Roman" w:cs="Times New Roman"/>
                <w:sz w:val="24"/>
                <w:szCs w:val="24"/>
              </w:rPr>
            </w:pPr>
            <w:del w:id="5586" w:author="JY0225" w:date="2017-08-23T15:00:00Z">
              <w:r w:rsidRPr="009960D2" w:rsidDel="0015507B">
                <w:rPr>
                  <w:rFonts w:ascii="Times New Roman" w:hAnsi="Times New Roman" w:cs="Times New Roman"/>
                  <w:sz w:val="24"/>
                  <w:szCs w:val="24"/>
                </w:rPr>
                <w:delText>"status": "0",</w:delText>
              </w:r>
            </w:del>
          </w:p>
          <w:p w14:paraId="039563D5" w14:textId="4E90CE18" w:rsidR="00D87F92" w:rsidRPr="009960D2" w:rsidDel="0015507B" w:rsidRDefault="00D87F92" w:rsidP="00D87F92">
            <w:pPr>
              <w:spacing w:line="400" w:lineRule="exact"/>
              <w:rPr>
                <w:del w:id="5587" w:author="JY0225" w:date="2017-08-23T15:00:00Z"/>
                <w:rFonts w:ascii="Times New Roman" w:hAnsi="Times New Roman" w:cs="Times New Roman"/>
                <w:sz w:val="24"/>
                <w:szCs w:val="24"/>
              </w:rPr>
            </w:pPr>
            <w:del w:id="5588" w:author="JY0225" w:date="2017-08-23T15:00:00Z">
              <w:r w:rsidRPr="009960D2" w:rsidDel="0015507B">
                <w:rPr>
                  <w:rFonts w:ascii="Times New Roman" w:hAnsi="Times New Roman" w:cs="Times New Roman" w:hint="eastAsia"/>
                  <w:sz w:val="24"/>
                  <w:szCs w:val="24"/>
                </w:rPr>
                <w:delText>"X-Object-Permisson": "</w:delText>
              </w:r>
              <w:r w:rsidDel="0015507B">
                <w:rPr>
                  <w:rFonts w:ascii="Times New Roman" w:hAnsi="Times New Roman" w:cs="Times New Roman"/>
                  <w:sz w:val="24"/>
                  <w:szCs w:val="24"/>
                </w:rPr>
                <w:delText>500</w:delText>
              </w:r>
              <w:r w:rsidRPr="009960D2" w:rsidDel="0015507B">
                <w:rPr>
                  <w:rFonts w:ascii="Times New Roman" w:hAnsi="Times New Roman" w:cs="Times New Roman" w:hint="eastAsia"/>
                  <w:sz w:val="24"/>
                  <w:szCs w:val="24"/>
                </w:rPr>
                <w:delText>",</w:delText>
              </w:r>
            </w:del>
          </w:p>
          <w:p w14:paraId="152383E0" w14:textId="51D5DBF1" w:rsidR="00D87F92" w:rsidRPr="009960D2" w:rsidDel="0015507B" w:rsidRDefault="00D87F92" w:rsidP="00D87F92">
            <w:pPr>
              <w:spacing w:line="400" w:lineRule="exact"/>
              <w:rPr>
                <w:del w:id="5589" w:author="JY0225" w:date="2017-08-23T15:00:00Z"/>
                <w:rFonts w:ascii="Times New Roman" w:hAnsi="Times New Roman" w:cs="Times New Roman"/>
                <w:sz w:val="24"/>
                <w:szCs w:val="24"/>
              </w:rPr>
            </w:pPr>
            <w:del w:id="5590" w:author="JY0225" w:date="2017-08-23T15:00:00Z">
              <w:r w:rsidRPr="009960D2" w:rsidDel="0015507B">
                <w:rPr>
                  <w:rFonts w:ascii="Times New Roman" w:hAnsi="Times New Roman" w:cs="Times New Roman" w:hint="eastAsia"/>
                  <w:sz w:val="24"/>
                  <w:szCs w:val="24"/>
                </w:rPr>
                <w:delText xml:space="preserve">"path":" </w:delText>
              </w:r>
              <w:r w:rsidDel="0015507B">
                <w:rPr>
                  <w:rFonts w:ascii="Times New Roman" w:hAnsi="Times New Roman" w:cs="Times New Roman"/>
                  <w:sz w:val="24"/>
                  <w:szCs w:val="24"/>
                </w:rPr>
                <w:delText>“/temp”</w:delText>
              </w:r>
              <w:r w:rsidRPr="009960D2" w:rsidDel="0015507B">
                <w:rPr>
                  <w:rFonts w:ascii="Times New Roman" w:hAnsi="Times New Roman" w:cs="Times New Roman" w:hint="eastAsia"/>
                  <w:sz w:val="24"/>
                  <w:szCs w:val="24"/>
                </w:rPr>
                <w:delText>,</w:delText>
              </w:r>
            </w:del>
          </w:p>
          <w:p w14:paraId="0E86E346" w14:textId="5A72CA22" w:rsidR="00D87F92" w:rsidRPr="009960D2" w:rsidDel="0015507B" w:rsidRDefault="00D87F92" w:rsidP="00D87F92">
            <w:pPr>
              <w:spacing w:line="400" w:lineRule="exact"/>
              <w:rPr>
                <w:del w:id="5591" w:author="JY0225" w:date="2017-08-23T15:00:00Z"/>
                <w:rFonts w:ascii="Times New Roman" w:hAnsi="Times New Roman" w:cs="Times New Roman"/>
                <w:sz w:val="24"/>
                <w:szCs w:val="24"/>
              </w:rPr>
            </w:pPr>
            <w:del w:id="5592" w:author="JY0225" w:date="2017-08-23T15:00:00Z">
              <w:r w:rsidRPr="009960D2" w:rsidDel="0015507B">
                <w:rPr>
                  <w:rFonts w:ascii="Times New Roman" w:hAnsi="Times New Roman" w:cs="Times New Roman" w:hint="eastAsia"/>
                  <w:sz w:val="24"/>
                  <w:szCs w:val="24"/>
                </w:rPr>
                <w:delText xml:space="preserve">"size":" </w:delText>
              </w:r>
              <w:r w:rsidDel="0015507B">
                <w:rPr>
                  <w:rFonts w:ascii="Times New Roman" w:hAnsi="Times New Roman" w:cs="Times New Roman"/>
                  <w:sz w:val="24"/>
                  <w:szCs w:val="24"/>
                </w:rPr>
                <w:delText>200</w:delText>
              </w:r>
              <w:r w:rsidRPr="009960D2" w:rsidDel="0015507B">
                <w:rPr>
                  <w:rFonts w:ascii="Times New Roman" w:hAnsi="Times New Roman" w:cs="Times New Roman" w:hint="eastAsia"/>
                  <w:sz w:val="24"/>
                  <w:szCs w:val="24"/>
                </w:rPr>
                <w:delText>",</w:delText>
              </w:r>
            </w:del>
          </w:p>
          <w:p w14:paraId="67C99F10" w14:textId="652560A6" w:rsidR="00D87F92" w:rsidDel="0015507B" w:rsidRDefault="00D87F92" w:rsidP="00D87F92">
            <w:pPr>
              <w:spacing w:line="400" w:lineRule="exact"/>
              <w:rPr>
                <w:del w:id="5593" w:author="JY0225" w:date="2017-08-23T15:00:00Z"/>
                <w:rFonts w:ascii="Times New Roman" w:hAnsi="Times New Roman" w:cs="Times New Roman"/>
                <w:sz w:val="24"/>
                <w:szCs w:val="24"/>
              </w:rPr>
            </w:pPr>
            <w:del w:id="5594" w:author="JY0225" w:date="2017-08-23T15:00:00Z">
              <w:r w:rsidRPr="009960D2" w:rsidDel="0015507B">
                <w:rPr>
                  <w:rFonts w:ascii="Times New Roman" w:hAnsi="Times New Roman" w:cs="Times New Roman" w:hint="eastAsia"/>
                  <w:sz w:val="24"/>
                  <w:szCs w:val="24"/>
                </w:rPr>
                <w:delText xml:space="preserve">"md5":" </w:delText>
              </w:r>
              <w:r w:rsidRPr="00C929CA" w:rsidDel="0015507B">
                <w:rPr>
                  <w:rFonts w:ascii="Times New Roman" w:hAnsi="Times New Roman" w:cs="Times New Roman"/>
                  <w:sz w:val="24"/>
                  <w:szCs w:val="24"/>
                </w:rPr>
                <w:delText>7add118c851212736b362105e6235b84</w:delText>
              </w:r>
              <w:r w:rsidRPr="009960D2" w:rsidDel="0015507B">
                <w:rPr>
                  <w:rFonts w:ascii="Times New Roman" w:hAnsi="Times New Roman" w:cs="Times New Roman" w:hint="eastAsia"/>
                  <w:sz w:val="24"/>
                  <w:szCs w:val="24"/>
                </w:rPr>
                <w:delText>",</w:delText>
              </w:r>
            </w:del>
          </w:p>
          <w:p w14:paraId="3CE81037" w14:textId="4D8896C5" w:rsidR="00D87F92" w:rsidRPr="009960D2" w:rsidDel="0015507B" w:rsidRDefault="00D87F92" w:rsidP="00D87F92">
            <w:pPr>
              <w:spacing w:line="400" w:lineRule="exact"/>
              <w:rPr>
                <w:del w:id="5595" w:author="JY0225" w:date="2017-08-23T15:00:00Z"/>
                <w:rFonts w:ascii="Times New Roman" w:hAnsi="Times New Roman" w:cs="Times New Roman"/>
                <w:sz w:val="24"/>
                <w:szCs w:val="24"/>
              </w:rPr>
            </w:pPr>
            <w:del w:id="5596" w:author="JY0225" w:date="2017-08-23T15:00:00Z">
              <w:r w:rsidDel="0015507B">
                <w:rPr>
                  <w:rFonts w:ascii="Times New Roman" w:hAnsi="Times New Roman" w:cs="Times New Roman" w:hint="eastAsia"/>
                  <w:sz w:val="24"/>
                  <w:szCs w:val="24"/>
                </w:rPr>
                <w:delText>"breakpoint</w:delText>
              </w:r>
              <w:r w:rsidRPr="009960D2" w:rsidDel="0015507B">
                <w:rPr>
                  <w:rFonts w:ascii="Times New Roman" w:hAnsi="Times New Roman" w:cs="Times New Roman" w:hint="eastAsia"/>
                  <w:sz w:val="24"/>
                  <w:szCs w:val="24"/>
                </w:rPr>
                <w:delText xml:space="preserve">":" </w:delText>
              </w:r>
              <w:r w:rsidDel="0015507B">
                <w:rPr>
                  <w:rFonts w:ascii="Times New Roman" w:hAnsi="Times New Roman" w:cs="Times New Roman"/>
                  <w:sz w:val="24"/>
                  <w:szCs w:val="24"/>
                </w:rPr>
                <w:delText>15</w:delText>
              </w:r>
              <w:r w:rsidDel="0015507B">
                <w:rPr>
                  <w:rFonts w:ascii="Times New Roman" w:hAnsi="Times New Roman" w:cs="Times New Roman" w:hint="eastAsia"/>
                  <w:sz w:val="24"/>
                  <w:szCs w:val="24"/>
                </w:rPr>
                <w:delText>",</w:delText>
              </w:r>
            </w:del>
          </w:p>
          <w:p w14:paraId="2DC2DAEF" w14:textId="67EC6A0B" w:rsidR="00F06BFC" w:rsidRPr="00AA6644" w:rsidDel="0015507B" w:rsidRDefault="00D87F92" w:rsidP="00D87F92">
            <w:pPr>
              <w:spacing w:line="400" w:lineRule="exact"/>
              <w:rPr>
                <w:del w:id="5597" w:author="JY0225" w:date="2017-08-23T15:00:00Z"/>
                <w:color w:val="000000" w:themeColor="text1"/>
                <w:sz w:val="24"/>
              </w:rPr>
            </w:pPr>
            <w:del w:id="5598" w:author="JY0225" w:date="2017-08-23T15:00:00Z">
              <w:r w:rsidRPr="00471DFE" w:rsidDel="0015507B">
                <w:rPr>
                  <w:rFonts w:ascii="Times New Roman" w:hAnsi="Times New Roman" w:cs="Times New Roman"/>
                  <w:sz w:val="24"/>
                  <w:szCs w:val="24"/>
                </w:rPr>
                <w:delText>}</w:delText>
              </w:r>
            </w:del>
          </w:p>
        </w:tc>
      </w:tr>
    </w:tbl>
    <w:p w14:paraId="21617591" w14:textId="665E404A" w:rsidR="00A70577" w:rsidRDefault="00A70577" w:rsidP="00A70577">
      <w:pPr>
        <w:pStyle w:val="31"/>
      </w:pPr>
      <w:bookmarkStart w:id="5599" w:name="_Toc491335259"/>
      <w:r>
        <w:t>4.5.</w:t>
      </w:r>
      <w:ins w:id="5600" w:author="微软用户" w:date="2017-08-18T22:59:00Z">
        <w:r w:rsidR="00FE3AA9">
          <w:t>3</w:t>
        </w:r>
      </w:ins>
      <w:del w:id="5601" w:author="微软用户" w:date="2017-08-18T22:59:00Z">
        <w:r w:rsidDel="00FE3AA9">
          <w:delText>1</w:delText>
        </w:r>
      </w:del>
      <w:r>
        <w:t xml:space="preserve"> </w:t>
      </w:r>
      <w:r w:rsidR="00B36E10">
        <w:rPr>
          <w:rFonts w:hint="eastAsia"/>
        </w:rPr>
        <w:t>本地缓存</w:t>
      </w:r>
      <w:r>
        <w:rPr>
          <w:rFonts w:hint="eastAsia"/>
        </w:rPr>
        <w:t>接口设计</w:t>
      </w:r>
      <w:bookmarkEnd w:id="5599"/>
    </w:p>
    <w:p w14:paraId="32E7EFD4" w14:textId="77777777" w:rsidR="00917A8C" w:rsidRPr="00CD1C90" w:rsidRDefault="00534106">
      <w:pPr>
        <w:spacing w:line="400" w:lineRule="exact"/>
        <w:ind w:firstLine="420"/>
        <w:rPr>
          <w:rFonts w:asciiTheme="minorEastAsia" w:hAnsiTheme="minorEastAsia"/>
          <w:color w:val="000000" w:themeColor="text1"/>
          <w:sz w:val="24"/>
          <w:rPrChange w:id="5602" w:author="JY0225" w:date="2017-08-24T11:24:00Z">
            <w:rPr>
              <w:color w:val="000000" w:themeColor="text1"/>
              <w:sz w:val="24"/>
            </w:rPr>
          </w:rPrChange>
        </w:rPr>
        <w:pPrChange w:id="5603" w:author="JY0225" w:date="2017-08-23T15:15:00Z">
          <w:pPr>
            <w:spacing w:line="400" w:lineRule="exact"/>
          </w:pPr>
        </w:pPrChange>
      </w:pPr>
      <w:r w:rsidRPr="00CD1C90">
        <w:rPr>
          <w:rFonts w:asciiTheme="minorEastAsia" w:hAnsiTheme="minorEastAsia" w:hint="eastAsia"/>
          <w:color w:val="000000" w:themeColor="text1"/>
          <w:sz w:val="24"/>
          <w:rPrChange w:id="5604" w:author="JY0225" w:date="2017-08-24T11:24:00Z">
            <w:rPr>
              <w:rFonts w:hint="eastAsia"/>
              <w:color w:val="000000" w:themeColor="text1"/>
              <w:sz w:val="24"/>
            </w:rPr>
          </w:rPrChange>
        </w:rPr>
        <w:t>1</w:t>
      </w:r>
      <w:r w:rsidR="00917A8C" w:rsidRPr="00CD1C90">
        <w:rPr>
          <w:rFonts w:asciiTheme="minorEastAsia" w:hAnsiTheme="minorEastAsia" w:hint="eastAsia"/>
          <w:color w:val="000000" w:themeColor="text1"/>
          <w:sz w:val="24"/>
          <w:rPrChange w:id="5605" w:author="JY0225" w:date="2017-08-24T11:24:00Z">
            <w:rPr>
              <w:rFonts w:hint="eastAsia"/>
              <w:color w:val="000000" w:themeColor="text1"/>
              <w:sz w:val="24"/>
            </w:rPr>
          </w:rPrChange>
        </w:rPr>
        <w:t>）</w:t>
      </w:r>
      <w:r w:rsidR="00E14C62" w:rsidRPr="00CD1C90">
        <w:rPr>
          <w:rFonts w:asciiTheme="minorEastAsia" w:hAnsiTheme="minorEastAsia" w:hint="eastAsia"/>
          <w:color w:val="000000" w:themeColor="text1"/>
          <w:sz w:val="24"/>
          <w:rPrChange w:id="5606" w:author="JY0225" w:date="2017-08-24T11:24:00Z">
            <w:rPr>
              <w:rFonts w:hint="eastAsia"/>
              <w:color w:val="000000" w:themeColor="text1"/>
              <w:sz w:val="24"/>
            </w:rPr>
          </w:rPrChange>
        </w:rPr>
        <w:t>是否</w:t>
      </w:r>
      <w:r w:rsidR="00FB7117" w:rsidRPr="00CD1C90">
        <w:rPr>
          <w:rFonts w:asciiTheme="minorEastAsia" w:hAnsiTheme="minorEastAsia" w:hint="eastAsia"/>
          <w:color w:val="000000" w:themeColor="text1"/>
          <w:sz w:val="24"/>
          <w:rPrChange w:id="5607" w:author="JY0225" w:date="2017-08-24T11:24:00Z">
            <w:rPr>
              <w:rFonts w:hint="eastAsia"/>
              <w:color w:val="000000" w:themeColor="text1"/>
              <w:sz w:val="24"/>
            </w:rPr>
          </w:rPrChange>
        </w:rPr>
        <w:t>有</w:t>
      </w:r>
      <w:r w:rsidR="00032B25" w:rsidRPr="00CD1C90">
        <w:rPr>
          <w:rFonts w:asciiTheme="minorEastAsia" w:hAnsiTheme="minorEastAsia" w:hint="eastAsia"/>
          <w:color w:val="000000" w:themeColor="text1"/>
          <w:sz w:val="24"/>
          <w:rPrChange w:id="5608" w:author="JY0225" w:date="2017-08-24T11:24:00Z">
            <w:rPr>
              <w:rFonts w:hint="eastAsia"/>
              <w:color w:val="000000" w:themeColor="text1"/>
              <w:sz w:val="24"/>
            </w:rPr>
          </w:rPrChange>
        </w:rPr>
        <w:t>本地</w:t>
      </w:r>
      <w:r w:rsidR="003A4D75" w:rsidRPr="00CD1C90">
        <w:rPr>
          <w:rFonts w:asciiTheme="minorEastAsia" w:hAnsiTheme="minorEastAsia" w:hint="eastAsia"/>
          <w:color w:val="000000" w:themeColor="text1"/>
          <w:sz w:val="24"/>
          <w:rPrChange w:id="5609" w:author="JY0225" w:date="2017-08-24T11:24:00Z">
            <w:rPr>
              <w:rFonts w:hint="eastAsia"/>
              <w:color w:val="000000" w:themeColor="text1"/>
              <w:sz w:val="24"/>
            </w:rPr>
          </w:rPrChange>
        </w:rPr>
        <w:t>缓存</w:t>
      </w:r>
    </w:p>
    <w:tbl>
      <w:tblPr>
        <w:tblStyle w:val="ae"/>
        <w:tblW w:w="0" w:type="auto"/>
        <w:tblLook w:val="04A0" w:firstRow="1" w:lastRow="0" w:firstColumn="1" w:lastColumn="0" w:noHBand="0" w:noVBand="1"/>
      </w:tblPr>
      <w:tblGrid>
        <w:gridCol w:w="1660"/>
        <w:gridCol w:w="1660"/>
        <w:gridCol w:w="4982"/>
      </w:tblGrid>
      <w:tr w:rsidR="00917A8C" w14:paraId="5CEED0DB" w14:textId="77777777" w:rsidTr="00EF2128">
        <w:tc>
          <w:tcPr>
            <w:tcW w:w="1660" w:type="dxa"/>
          </w:tcPr>
          <w:p w14:paraId="06E85BAE" w14:textId="77777777" w:rsidR="00917A8C" w:rsidRDefault="00917A8C" w:rsidP="00EF2128">
            <w:pPr>
              <w:spacing w:line="400" w:lineRule="exact"/>
              <w:rPr>
                <w:color w:val="000000" w:themeColor="text1"/>
                <w:sz w:val="24"/>
              </w:rPr>
            </w:pPr>
            <w:r>
              <w:rPr>
                <w:rFonts w:hint="eastAsia"/>
                <w:color w:val="000000" w:themeColor="text1"/>
                <w:sz w:val="24"/>
              </w:rPr>
              <w:t>接口编号</w:t>
            </w:r>
          </w:p>
        </w:tc>
        <w:tc>
          <w:tcPr>
            <w:tcW w:w="1660" w:type="dxa"/>
          </w:tcPr>
          <w:p w14:paraId="1B11D683" w14:textId="77777777" w:rsidR="00917A8C" w:rsidRDefault="00917A8C" w:rsidP="00EF2128">
            <w:pPr>
              <w:spacing w:line="400" w:lineRule="exact"/>
              <w:rPr>
                <w:color w:val="000000" w:themeColor="text1"/>
                <w:sz w:val="24"/>
              </w:rPr>
            </w:pPr>
            <w:r>
              <w:rPr>
                <w:rFonts w:hint="eastAsia"/>
                <w:color w:val="000000" w:themeColor="text1"/>
                <w:sz w:val="24"/>
              </w:rPr>
              <w:t>接口名称</w:t>
            </w:r>
          </w:p>
        </w:tc>
        <w:tc>
          <w:tcPr>
            <w:tcW w:w="4982" w:type="dxa"/>
          </w:tcPr>
          <w:p w14:paraId="165F3131" w14:textId="77777777" w:rsidR="00917A8C" w:rsidRDefault="00893CC2" w:rsidP="00EF2128">
            <w:pPr>
              <w:spacing w:line="400" w:lineRule="exact"/>
              <w:rPr>
                <w:color w:val="000000" w:themeColor="text1"/>
                <w:sz w:val="24"/>
              </w:rPr>
            </w:pPr>
            <w:r>
              <w:rPr>
                <w:rFonts w:hint="eastAsia"/>
                <w:color w:val="000000" w:themeColor="text1"/>
                <w:sz w:val="24"/>
              </w:rPr>
              <w:t>是否有本地缓存</w:t>
            </w:r>
          </w:p>
        </w:tc>
      </w:tr>
      <w:tr w:rsidR="00917A8C" w14:paraId="5C842821" w14:textId="77777777" w:rsidTr="00EF2128">
        <w:tc>
          <w:tcPr>
            <w:tcW w:w="1660" w:type="dxa"/>
            <w:vMerge w:val="restart"/>
          </w:tcPr>
          <w:p w14:paraId="50CF5A44" w14:textId="77777777" w:rsidR="00917A8C" w:rsidRDefault="00917A8C"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3DC6D472" w14:textId="77777777" w:rsidR="00917A8C" w:rsidRDefault="00917A8C" w:rsidP="00EF2128">
            <w:pPr>
              <w:spacing w:line="400" w:lineRule="exact"/>
              <w:rPr>
                <w:color w:val="000000" w:themeColor="text1"/>
                <w:sz w:val="24"/>
              </w:rPr>
            </w:pPr>
            <w:r>
              <w:rPr>
                <w:rFonts w:hint="eastAsia"/>
                <w:color w:val="000000" w:themeColor="text1"/>
                <w:sz w:val="24"/>
              </w:rPr>
              <w:t>接口原型</w:t>
            </w:r>
          </w:p>
        </w:tc>
        <w:tc>
          <w:tcPr>
            <w:tcW w:w="4982" w:type="dxa"/>
          </w:tcPr>
          <w:p w14:paraId="0FD0E8EB" w14:textId="22180457" w:rsidR="00917A8C" w:rsidRDefault="00917A8C">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953497">
              <w:rPr>
                <w:color w:val="000000" w:themeColor="text1"/>
                <w:sz w:val="24"/>
              </w:rPr>
              <w:t>has</w:t>
            </w:r>
            <w:r>
              <w:rPr>
                <w:color w:val="000000" w:themeColor="text1"/>
                <w:sz w:val="24"/>
              </w:rPr>
              <w:t>_</w:t>
            </w:r>
            <w:r w:rsidR="00953497">
              <w:rPr>
                <w:color w:val="000000" w:themeColor="text1"/>
                <w:sz w:val="24"/>
              </w:rPr>
              <w:t>local_cache</w:t>
            </w:r>
            <w:r>
              <w:rPr>
                <w:color w:val="000000" w:themeColor="text1"/>
                <w:sz w:val="24"/>
              </w:rPr>
              <w:t xml:space="preserve">(String </w:t>
            </w:r>
            <w:ins w:id="5610" w:author="JY0225" w:date="2017-08-23T15:14:00Z">
              <w:r w:rsidR="00207DAD">
                <w:rPr>
                  <w:rFonts w:hint="eastAsia"/>
                  <w:color w:val="000000" w:themeColor="text1"/>
                  <w:sz w:val="24"/>
                </w:rPr>
                <w:t>ser</w:t>
              </w:r>
              <w:r w:rsidR="00207DAD">
                <w:rPr>
                  <w:color w:val="000000" w:themeColor="text1"/>
                  <w:sz w:val="24"/>
                </w:rPr>
                <w:t>ver</w:t>
              </w:r>
            </w:ins>
            <w:del w:id="5611" w:author="JY0225" w:date="2017-08-23T15:09:00Z">
              <w:r w:rsidDel="00284743">
                <w:rPr>
                  <w:rFonts w:hint="eastAsia"/>
                  <w:color w:val="000000" w:themeColor="text1"/>
                  <w:sz w:val="24"/>
                </w:rPr>
                <w:delText>file</w:delText>
              </w:r>
            </w:del>
            <w:r>
              <w:rPr>
                <w:color w:val="000000" w:themeColor="text1"/>
                <w:sz w:val="24"/>
              </w:rPr>
              <w:t xml:space="preserve">_path, </w:t>
            </w:r>
            <w:del w:id="5612" w:author="JY0225" w:date="2017-08-23T15:04:00Z">
              <w:r w:rsidDel="005C24B9">
                <w:rPr>
                  <w:color w:val="000000" w:themeColor="text1"/>
                  <w:sz w:val="24"/>
                </w:rPr>
                <w:delText xml:space="preserve">String MD5, </w:delText>
              </w:r>
            </w:del>
            <w:r>
              <w:rPr>
                <w:color w:val="000000" w:themeColor="text1"/>
                <w:sz w:val="24"/>
              </w:rPr>
              <w:t>String userid)</w:t>
            </w:r>
          </w:p>
        </w:tc>
      </w:tr>
      <w:tr w:rsidR="00917A8C" w14:paraId="3431F95A" w14:textId="77777777" w:rsidTr="00EF2128">
        <w:tc>
          <w:tcPr>
            <w:tcW w:w="1660" w:type="dxa"/>
            <w:vMerge/>
          </w:tcPr>
          <w:p w14:paraId="550472FF" w14:textId="77777777" w:rsidR="00917A8C" w:rsidRDefault="00917A8C" w:rsidP="00EF2128">
            <w:pPr>
              <w:spacing w:line="400" w:lineRule="exact"/>
              <w:rPr>
                <w:color w:val="000000" w:themeColor="text1"/>
                <w:sz w:val="24"/>
              </w:rPr>
            </w:pPr>
          </w:p>
        </w:tc>
        <w:tc>
          <w:tcPr>
            <w:tcW w:w="1660" w:type="dxa"/>
          </w:tcPr>
          <w:p w14:paraId="26BC87E4" w14:textId="77777777" w:rsidR="00917A8C" w:rsidRDefault="00917A8C" w:rsidP="00EF2128">
            <w:pPr>
              <w:spacing w:line="400" w:lineRule="exact"/>
              <w:rPr>
                <w:color w:val="000000" w:themeColor="text1"/>
                <w:sz w:val="24"/>
              </w:rPr>
            </w:pPr>
            <w:r>
              <w:rPr>
                <w:rFonts w:hint="eastAsia"/>
                <w:color w:val="000000" w:themeColor="text1"/>
                <w:sz w:val="24"/>
              </w:rPr>
              <w:t>接口参数</w:t>
            </w:r>
          </w:p>
        </w:tc>
        <w:tc>
          <w:tcPr>
            <w:tcW w:w="4982" w:type="dxa"/>
          </w:tcPr>
          <w:p w14:paraId="29B5F4D8" w14:textId="6C504867" w:rsidR="00917A8C" w:rsidRDefault="00284743" w:rsidP="00EF2128">
            <w:pPr>
              <w:spacing w:line="400" w:lineRule="exact"/>
              <w:rPr>
                <w:color w:val="000000" w:themeColor="text1"/>
                <w:sz w:val="24"/>
              </w:rPr>
            </w:pPr>
            <w:ins w:id="5613" w:author="JY0225" w:date="2017-08-23T15:10:00Z">
              <w:r>
                <w:rPr>
                  <w:color w:val="000000" w:themeColor="text1"/>
                  <w:sz w:val="24"/>
                </w:rPr>
                <w:t>local</w:t>
              </w:r>
            </w:ins>
            <w:del w:id="5614" w:author="JY0225" w:date="2017-08-23T15:10:00Z">
              <w:r w:rsidR="00917A8C" w:rsidDel="00284743">
                <w:rPr>
                  <w:rFonts w:hint="eastAsia"/>
                  <w:color w:val="000000" w:themeColor="text1"/>
                  <w:sz w:val="24"/>
                </w:rPr>
                <w:delText>file</w:delText>
              </w:r>
            </w:del>
            <w:r w:rsidR="00917A8C">
              <w:rPr>
                <w:color w:val="000000" w:themeColor="text1"/>
                <w:sz w:val="24"/>
              </w:rPr>
              <w:t>_pat</w:t>
            </w:r>
            <w:r w:rsidR="00917A8C">
              <w:rPr>
                <w:rFonts w:hint="eastAsia"/>
                <w:color w:val="000000" w:themeColor="text1"/>
                <w:sz w:val="24"/>
              </w:rPr>
              <w:t>：</w:t>
            </w:r>
            <w:ins w:id="5615" w:author="JY0225" w:date="2017-08-23T15:14:00Z">
              <w:r w:rsidR="00207DAD">
                <w:rPr>
                  <w:rFonts w:hint="eastAsia"/>
                  <w:color w:val="000000" w:themeColor="text1"/>
                  <w:sz w:val="24"/>
                </w:rPr>
                <w:t>服务器</w:t>
              </w:r>
            </w:ins>
            <w:r w:rsidR="00917A8C">
              <w:rPr>
                <w:rFonts w:hint="eastAsia"/>
                <w:color w:val="000000" w:themeColor="text1"/>
                <w:sz w:val="24"/>
              </w:rPr>
              <w:t>文件路径</w:t>
            </w:r>
          </w:p>
          <w:p w14:paraId="447ED317" w14:textId="28E0B5A5" w:rsidR="00917A8C" w:rsidDel="005C24B9" w:rsidRDefault="00917A8C" w:rsidP="00EF2128">
            <w:pPr>
              <w:spacing w:line="400" w:lineRule="exact"/>
              <w:rPr>
                <w:del w:id="5616" w:author="JY0225" w:date="2017-08-23T15:05:00Z"/>
                <w:color w:val="000000" w:themeColor="text1"/>
                <w:sz w:val="24"/>
              </w:rPr>
            </w:pPr>
            <w:del w:id="5617" w:author="JY0225" w:date="2017-08-23T15:05:00Z">
              <w:r w:rsidDel="005C24B9">
                <w:rPr>
                  <w:rFonts w:hint="eastAsia"/>
                  <w:color w:val="000000" w:themeColor="text1"/>
                  <w:sz w:val="24"/>
                </w:rPr>
                <w:delText>MD5</w:delText>
              </w:r>
              <w:r w:rsidDel="005C24B9">
                <w:rPr>
                  <w:rFonts w:hint="eastAsia"/>
                  <w:color w:val="000000" w:themeColor="text1"/>
                  <w:sz w:val="24"/>
                </w:rPr>
                <w:delText>：文件</w:delText>
              </w:r>
              <w:r w:rsidDel="005C24B9">
                <w:rPr>
                  <w:rFonts w:hint="eastAsia"/>
                  <w:color w:val="000000" w:themeColor="text1"/>
                  <w:sz w:val="24"/>
                </w:rPr>
                <w:delText>MD5</w:delText>
              </w:r>
              <w:r w:rsidDel="005C24B9">
                <w:rPr>
                  <w:rFonts w:hint="eastAsia"/>
                  <w:color w:val="000000" w:themeColor="text1"/>
                  <w:sz w:val="24"/>
                </w:rPr>
                <w:delText>值</w:delText>
              </w:r>
            </w:del>
          </w:p>
          <w:p w14:paraId="50750447" w14:textId="77777777" w:rsidR="00917A8C" w:rsidRDefault="00917A8C"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917A8C" w14:paraId="489107B8" w14:textId="77777777" w:rsidTr="00EF2128">
        <w:tc>
          <w:tcPr>
            <w:tcW w:w="1660" w:type="dxa"/>
            <w:vMerge/>
          </w:tcPr>
          <w:p w14:paraId="7C37B833" w14:textId="77777777" w:rsidR="00917A8C" w:rsidRDefault="00917A8C" w:rsidP="00EF2128">
            <w:pPr>
              <w:spacing w:line="400" w:lineRule="exact"/>
              <w:rPr>
                <w:color w:val="000000" w:themeColor="text1"/>
                <w:sz w:val="24"/>
              </w:rPr>
            </w:pPr>
          </w:p>
        </w:tc>
        <w:tc>
          <w:tcPr>
            <w:tcW w:w="1660" w:type="dxa"/>
          </w:tcPr>
          <w:p w14:paraId="00A279D0" w14:textId="77777777" w:rsidR="00917A8C" w:rsidRDefault="00917A8C" w:rsidP="00EF2128">
            <w:pPr>
              <w:spacing w:line="400" w:lineRule="exact"/>
              <w:rPr>
                <w:color w:val="000000" w:themeColor="text1"/>
                <w:sz w:val="24"/>
              </w:rPr>
            </w:pPr>
            <w:r>
              <w:rPr>
                <w:rFonts w:hint="eastAsia"/>
                <w:color w:val="000000" w:themeColor="text1"/>
                <w:sz w:val="24"/>
              </w:rPr>
              <w:t>返回结果</w:t>
            </w:r>
          </w:p>
        </w:tc>
        <w:tc>
          <w:tcPr>
            <w:tcW w:w="4982" w:type="dxa"/>
          </w:tcPr>
          <w:p w14:paraId="7427C8A5" w14:textId="77777777" w:rsidR="00917A8C" w:rsidRPr="009960D2" w:rsidRDefault="00917A8C"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354968F7"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5C4C96E2"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sidR="00C379DD">
              <w:rPr>
                <w:rFonts w:ascii="Times New Roman" w:hAnsi="Times New Roman" w:cs="Times New Roman" w:hint="eastAsia"/>
                <w:sz w:val="24"/>
                <w:szCs w:val="24"/>
              </w:rPr>
              <w:t>ca</w:t>
            </w:r>
            <w:r w:rsidR="00C379DD">
              <w:rPr>
                <w:rFonts w:ascii="Times New Roman" w:hAnsi="Times New Roman" w:cs="Times New Roman"/>
                <w:sz w:val="24"/>
                <w:szCs w:val="24"/>
              </w:rPr>
              <w:t>che</w:t>
            </w:r>
            <w:r w:rsidR="001C148B">
              <w:rPr>
                <w:rFonts w:ascii="Times New Roman" w:hAnsi="Times New Roman" w:cs="Times New Roman"/>
                <w:sz w:val="24"/>
                <w:szCs w:val="24"/>
              </w:rPr>
              <w:t>d</w:t>
            </w:r>
            <w:r w:rsidRPr="009960D2">
              <w:rPr>
                <w:rFonts w:ascii="Times New Roman" w:hAnsi="Times New Roman" w:cs="Times New Roman" w:hint="eastAsia"/>
                <w:sz w:val="24"/>
                <w:szCs w:val="24"/>
              </w:rPr>
              <w:t>": "</w:t>
            </w:r>
            <w:r w:rsidR="00954669">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01453D10"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00A5430C">
              <w:rPr>
                <w:rFonts w:ascii="Times New Roman" w:hAnsi="Times New Roman" w:cs="Times New Roman"/>
                <w:sz w:val="24"/>
                <w:szCs w:val="24"/>
              </w:rPr>
              <w:t>/test.docxs</w:t>
            </w:r>
            <w:r>
              <w:rPr>
                <w:rFonts w:ascii="Times New Roman" w:hAnsi="Times New Roman" w:cs="Times New Roman"/>
                <w:sz w:val="24"/>
                <w:szCs w:val="24"/>
              </w:rPr>
              <w:t>”</w:t>
            </w:r>
            <w:r w:rsidRPr="009960D2">
              <w:rPr>
                <w:rFonts w:ascii="Times New Roman" w:hAnsi="Times New Roman" w:cs="Times New Roman" w:hint="eastAsia"/>
                <w:sz w:val="24"/>
                <w:szCs w:val="24"/>
              </w:rPr>
              <w:t>,</w:t>
            </w:r>
          </w:p>
          <w:p w14:paraId="584443EF"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4DEF1FB6" w14:textId="77777777" w:rsidR="00917A8C"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69A06008" w14:textId="77777777" w:rsidR="00917A8C" w:rsidRPr="00AA6644" w:rsidRDefault="00917A8C" w:rsidP="00EF2128">
            <w:pPr>
              <w:spacing w:line="400" w:lineRule="exact"/>
              <w:rPr>
                <w:color w:val="000000" w:themeColor="text1"/>
                <w:sz w:val="24"/>
              </w:rPr>
            </w:pPr>
            <w:r w:rsidRPr="00471DFE">
              <w:rPr>
                <w:rFonts w:ascii="Times New Roman" w:hAnsi="Times New Roman" w:cs="Times New Roman"/>
                <w:sz w:val="24"/>
                <w:szCs w:val="24"/>
              </w:rPr>
              <w:t>}</w:t>
            </w:r>
          </w:p>
        </w:tc>
      </w:tr>
    </w:tbl>
    <w:p w14:paraId="74289208" w14:textId="4ABD9457" w:rsidR="00AE26B7" w:rsidRPr="00CD1C90" w:rsidRDefault="00AF6FD3" w:rsidP="005B02E4">
      <w:pPr>
        <w:spacing w:line="400" w:lineRule="exact"/>
        <w:rPr>
          <w:ins w:id="5618" w:author="JY0225" w:date="2017-08-23T15:15:00Z"/>
          <w:rFonts w:asciiTheme="minorEastAsia" w:hAnsiTheme="minorEastAsia"/>
          <w:color w:val="000000" w:themeColor="text1"/>
          <w:sz w:val="24"/>
          <w:rPrChange w:id="5619" w:author="JY0225" w:date="2017-08-24T11:24:00Z">
            <w:rPr>
              <w:ins w:id="5620" w:author="JY0225" w:date="2017-08-23T15:15:00Z"/>
              <w:color w:val="000000" w:themeColor="text1"/>
              <w:sz w:val="24"/>
            </w:rPr>
          </w:rPrChange>
        </w:rPr>
      </w:pPr>
      <w:ins w:id="5621" w:author="JY0225" w:date="2017-08-23T15:01:00Z">
        <w:r>
          <w:rPr>
            <w:color w:val="000000" w:themeColor="text1"/>
            <w:sz w:val="24"/>
          </w:rPr>
          <w:tab/>
        </w:r>
      </w:ins>
      <w:ins w:id="5622" w:author="JY0225" w:date="2017-08-23T15:20:00Z">
        <w:r w:rsidR="00A65547" w:rsidRPr="00CD1C90">
          <w:rPr>
            <w:rFonts w:asciiTheme="minorEastAsia" w:hAnsiTheme="minorEastAsia" w:hint="eastAsia"/>
            <w:color w:val="000000" w:themeColor="text1"/>
            <w:sz w:val="24"/>
            <w:rPrChange w:id="5623" w:author="JY0225" w:date="2017-08-24T11:24:00Z">
              <w:rPr>
                <w:rFonts w:hint="eastAsia"/>
                <w:color w:val="000000" w:themeColor="text1"/>
                <w:sz w:val="24"/>
              </w:rPr>
            </w:rPrChange>
          </w:rPr>
          <w:t>是否有本地缓存</w:t>
        </w:r>
      </w:ins>
      <w:ins w:id="5624" w:author="JY0225" w:date="2017-08-23T15:15:00Z">
        <w:r w:rsidR="00DF7208" w:rsidRPr="00CD1C90">
          <w:rPr>
            <w:rFonts w:asciiTheme="minorEastAsia" w:hAnsiTheme="minorEastAsia" w:hint="eastAsia"/>
            <w:color w:val="000000" w:themeColor="text1"/>
            <w:sz w:val="24"/>
            <w:rPrChange w:id="5625" w:author="JY0225" w:date="2017-08-24T11:24:00Z">
              <w:rPr>
                <w:rFonts w:hint="eastAsia"/>
                <w:color w:val="000000" w:themeColor="text1"/>
                <w:sz w:val="24"/>
              </w:rPr>
            </w:rPrChange>
          </w:rPr>
          <w:t>接口在用户发送上传文件至中间件时调用，</w:t>
        </w:r>
        <w:r w:rsidR="00DF7208" w:rsidRPr="00CD1C90">
          <w:rPr>
            <w:rFonts w:asciiTheme="minorEastAsia" w:hAnsiTheme="minorEastAsia" w:hint="eastAsia"/>
            <w:color w:val="000000" w:themeColor="text1"/>
            <w:sz w:val="24"/>
            <w:rPrChange w:id="5626" w:author="JY0225" w:date="2017-08-24T11:24:00Z">
              <w:rPr>
                <w:rFonts w:hint="eastAsia"/>
                <w:color w:val="000000" w:themeColor="text1"/>
                <w:sz w:val="24"/>
              </w:rPr>
            </w:rPrChange>
          </w:rPr>
          <w:t>server</w:t>
        </w:r>
        <w:r w:rsidR="00DF7208" w:rsidRPr="00CD1C90">
          <w:rPr>
            <w:rFonts w:asciiTheme="minorEastAsia" w:hAnsiTheme="minorEastAsia"/>
            <w:color w:val="000000" w:themeColor="text1"/>
            <w:sz w:val="24"/>
            <w:rPrChange w:id="5627" w:author="JY0225" w:date="2017-08-24T11:24:00Z">
              <w:rPr>
                <w:color w:val="000000" w:themeColor="text1"/>
                <w:sz w:val="24"/>
              </w:rPr>
            </w:rPrChange>
          </w:rPr>
          <w:t>_path</w:t>
        </w:r>
        <w:r w:rsidR="00DF7208" w:rsidRPr="00CD1C90">
          <w:rPr>
            <w:rFonts w:asciiTheme="minorEastAsia" w:hAnsiTheme="minorEastAsia" w:hint="eastAsia"/>
            <w:color w:val="000000" w:themeColor="text1"/>
            <w:sz w:val="24"/>
            <w:rPrChange w:id="5628" w:author="JY0225" w:date="2017-08-24T11:24:00Z">
              <w:rPr>
                <w:rFonts w:hint="eastAsia"/>
                <w:color w:val="000000" w:themeColor="text1"/>
                <w:sz w:val="24"/>
              </w:rPr>
            </w:rPrChange>
          </w:rPr>
          <w:t>表</w:t>
        </w:r>
        <w:r w:rsidR="00DF7208" w:rsidRPr="00CD1C90">
          <w:rPr>
            <w:rFonts w:asciiTheme="minorEastAsia" w:hAnsiTheme="minorEastAsia" w:hint="eastAsia"/>
            <w:color w:val="000000" w:themeColor="text1"/>
            <w:sz w:val="24"/>
            <w:rPrChange w:id="5629" w:author="JY0225" w:date="2017-08-24T11:24:00Z">
              <w:rPr>
                <w:rFonts w:hint="eastAsia"/>
                <w:color w:val="000000" w:themeColor="text1"/>
                <w:sz w:val="24"/>
              </w:rPr>
            </w:rPrChange>
          </w:rPr>
          <w:lastRenderedPageBreak/>
          <w:t>示文件在服务器的路径，</w:t>
        </w:r>
        <w:r w:rsidR="00DF7208" w:rsidRPr="00CD1C90">
          <w:rPr>
            <w:rFonts w:asciiTheme="minorEastAsia" w:hAnsiTheme="minorEastAsia" w:hint="eastAsia"/>
            <w:color w:val="000000" w:themeColor="text1"/>
            <w:sz w:val="24"/>
            <w:rPrChange w:id="5630" w:author="JY0225" w:date="2017-08-24T11:24:00Z">
              <w:rPr>
                <w:rFonts w:hint="eastAsia"/>
                <w:color w:val="000000" w:themeColor="text1"/>
                <w:sz w:val="24"/>
              </w:rPr>
            </w:rPrChange>
          </w:rPr>
          <w:t>userid</w:t>
        </w:r>
        <w:r w:rsidR="00DF7208" w:rsidRPr="00CD1C90">
          <w:rPr>
            <w:rFonts w:asciiTheme="minorEastAsia" w:hAnsiTheme="minorEastAsia" w:hint="eastAsia"/>
            <w:color w:val="000000" w:themeColor="text1"/>
            <w:sz w:val="24"/>
            <w:rPrChange w:id="5631" w:author="JY0225" w:date="2017-08-24T11:24:00Z">
              <w:rPr>
                <w:rFonts w:hint="eastAsia"/>
                <w:color w:val="000000" w:themeColor="text1"/>
                <w:sz w:val="24"/>
              </w:rPr>
            </w:rPrChange>
          </w:rPr>
          <w:t>为用户的</w:t>
        </w:r>
        <w:r w:rsidR="00DF7208" w:rsidRPr="00CD1C90">
          <w:rPr>
            <w:rFonts w:asciiTheme="minorEastAsia" w:hAnsiTheme="minorEastAsia" w:hint="eastAsia"/>
            <w:color w:val="000000" w:themeColor="text1"/>
            <w:sz w:val="24"/>
            <w:rPrChange w:id="5632" w:author="JY0225" w:date="2017-08-24T11:24:00Z">
              <w:rPr>
                <w:rFonts w:hint="eastAsia"/>
                <w:color w:val="000000" w:themeColor="text1"/>
                <w:sz w:val="24"/>
              </w:rPr>
            </w:rPrChange>
          </w:rPr>
          <w:t>id</w:t>
        </w:r>
        <w:r w:rsidR="00DF7208" w:rsidRPr="00CD1C90">
          <w:rPr>
            <w:rFonts w:asciiTheme="minorEastAsia" w:hAnsiTheme="minorEastAsia" w:hint="eastAsia"/>
            <w:color w:val="000000" w:themeColor="text1"/>
            <w:sz w:val="24"/>
            <w:rPrChange w:id="5633" w:author="JY0225" w:date="2017-08-24T11:24:00Z">
              <w:rPr>
                <w:rFonts w:hint="eastAsia"/>
                <w:color w:val="000000" w:themeColor="text1"/>
                <w:sz w:val="24"/>
              </w:rPr>
            </w:rPrChange>
          </w:rPr>
          <w:t>信息。该接口在是实现的过程中调用了获取文件信息接口，以获取服务器文件的</w:t>
        </w:r>
        <w:r w:rsidR="00DF7208" w:rsidRPr="00CD1C90">
          <w:rPr>
            <w:rFonts w:asciiTheme="minorEastAsia" w:hAnsiTheme="minorEastAsia" w:hint="eastAsia"/>
            <w:color w:val="000000" w:themeColor="text1"/>
            <w:sz w:val="24"/>
            <w:rPrChange w:id="5634" w:author="JY0225" w:date="2017-08-24T11:24:00Z">
              <w:rPr>
                <w:rFonts w:hint="eastAsia"/>
                <w:color w:val="000000" w:themeColor="text1"/>
                <w:sz w:val="24"/>
              </w:rPr>
            </w:rPrChange>
          </w:rPr>
          <w:t>MD</w:t>
        </w:r>
        <w:r w:rsidR="00DF7208" w:rsidRPr="00CD1C90">
          <w:rPr>
            <w:rFonts w:asciiTheme="minorEastAsia" w:hAnsiTheme="minorEastAsia"/>
            <w:color w:val="000000" w:themeColor="text1"/>
            <w:sz w:val="24"/>
            <w:rPrChange w:id="5635" w:author="JY0225" w:date="2017-08-24T11:24:00Z">
              <w:rPr>
                <w:color w:val="000000" w:themeColor="text1"/>
                <w:sz w:val="24"/>
              </w:rPr>
            </w:rPrChange>
          </w:rPr>
          <w:t>5</w:t>
        </w:r>
        <w:r w:rsidR="00DF7208" w:rsidRPr="00CD1C90">
          <w:rPr>
            <w:rFonts w:asciiTheme="minorEastAsia" w:hAnsiTheme="minorEastAsia" w:hint="eastAsia"/>
            <w:color w:val="000000" w:themeColor="text1"/>
            <w:sz w:val="24"/>
            <w:rPrChange w:id="5636" w:author="JY0225" w:date="2017-08-24T11:24:00Z">
              <w:rPr>
                <w:rFonts w:hint="eastAsia"/>
                <w:color w:val="000000" w:themeColor="text1"/>
                <w:sz w:val="24"/>
              </w:rPr>
            </w:rPrChange>
          </w:rPr>
          <w:t>中，再通过数据库查询，通过文件</w:t>
        </w:r>
        <w:r w:rsidR="00DF7208" w:rsidRPr="00CD1C90">
          <w:rPr>
            <w:rFonts w:asciiTheme="minorEastAsia" w:hAnsiTheme="minorEastAsia" w:hint="eastAsia"/>
            <w:color w:val="000000" w:themeColor="text1"/>
            <w:sz w:val="24"/>
            <w:rPrChange w:id="5637" w:author="JY0225" w:date="2017-08-24T11:24:00Z">
              <w:rPr>
                <w:rFonts w:hint="eastAsia"/>
                <w:color w:val="000000" w:themeColor="text1"/>
                <w:sz w:val="24"/>
              </w:rPr>
            </w:rPrChange>
          </w:rPr>
          <w:t>MD5</w:t>
        </w:r>
        <w:r w:rsidR="00DF7208" w:rsidRPr="00CD1C90">
          <w:rPr>
            <w:rFonts w:asciiTheme="minorEastAsia" w:hAnsiTheme="minorEastAsia" w:hint="eastAsia"/>
            <w:color w:val="000000" w:themeColor="text1"/>
            <w:sz w:val="24"/>
            <w:rPrChange w:id="5638" w:author="JY0225" w:date="2017-08-24T11:24:00Z">
              <w:rPr>
                <w:rFonts w:hint="eastAsia"/>
                <w:color w:val="000000" w:themeColor="text1"/>
                <w:sz w:val="24"/>
              </w:rPr>
            </w:rPrChange>
          </w:rPr>
          <w:t>的比较判断是否存在本地缓存，并将结果返回。</w:t>
        </w:r>
      </w:ins>
    </w:p>
    <w:p w14:paraId="7EE1FE7F" w14:textId="681E7983" w:rsidR="00857422" w:rsidRPr="00CD1C90" w:rsidRDefault="00DE07DD">
      <w:pPr>
        <w:spacing w:line="400" w:lineRule="exact"/>
        <w:ind w:firstLine="420"/>
        <w:rPr>
          <w:rFonts w:asciiTheme="minorEastAsia" w:hAnsiTheme="minorEastAsia"/>
          <w:color w:val="000000" w:themeColor="text1"/>
          <w:sz w:val="24"/>
          <w:rPrChange w:id="5639" w:author="JY0225" w:date="2017-08-24T11:24:00Z">
            <w:rPr>
              <w:color w:val="000000" w:themeColor="text1"/>
              <w:sz w:val="24"/>
            </w:rPr>
          </w:rPrChange>
        </w:rPr>
        <w:pPrChange w:id="5640" w:author="JY0225" w:date="2017-08-23T15:15:00Z">
          <w:pPr>
            <w:spacing w:line="400" w:lineRule="exact"/>
          </w:pPr>
        </w:pPrChange>
      </w:pPr>
      <w:ins w:id="5641" w:author="JY0225" w:date="2017-08-23T15:01:00Z">
        <w:r w:rsidRPr="00CD1C90">
          <w:rPr>
            <w:rFonts w:asciiTheme="minorEastAsia" w:hAnsiTheme="minorEastAsia"/>
            <w:color w:val="000000" w:themeColor="text1"/>
            <w:sz w:val="24"/>
            <w:rPrChange w:id="5642" w:author="JY0225" w:date="2017-08-24T11:24:00Z">
              <w:rPr>
                <w:color w:val="000000" w:themeColor="text1"/>
                <w:sz w:val="24"/>
              </w:rPr>
            </w:rPrChange>
          </w:rPr>
          <w:t>2</w:t>
        </w:r>
      </w:ins>
      <w:del w:id="5643" w:author="JY0225" w:date="2017-08-23T15:01:00Z">
        <w:r w:rsidR="004F62F0" w:rsidRPr="00CD1C90" w:rsidDel="00DE07DD">
          <w:rPr>
            <w:rFonts w:asciiTheme="minorEastAsia" w:hAnsiTheme="minorEastAsia" w:hint="eastAsia"/>
            <w:color w:val="000000" w:themeColor="text1"/>
            <w:sz w:val="24"/>
            <w:rPrChange w:id="5644" w:author="JY0225" w:date="2017-08-24T11:24:00Z">
              <w:rPr>
                <w:rFonts w:hint="eastAsia"/>
                <w:color w:val="000000" w:themeColor="text1"/>
                <w:sz w:val="24"/>
              </w:rPr>
            </w:rPrChange>
          </w:rPr>
          <w:delText>1</w:delText>
        </w:r>
      </w:del>
      <w:r w:rsidR="004F62F0" w:rsidRPr="00CD1C90">
        <w:rPr>
          <w:rFonts w:asciiTheme="minorEastAsia" w:hAnsiTheme="minorEastAsia" w:hint="eastAsia"/>
          <w:color w:val="000000" w:themeColor="text1"/>
          <w:sz w:val="24"/>
          <w:rPrChange w:id="5645" w:author="JY0225" w:date="2017-08-24T11:24:00Z">
            <w:rPr>
              <w:rFonts w:hint="eastAsia"/>
              <w:color w:val="000000" w:themeColor="text1"/>
              <w:sz w:val="24"/>
            </w:rPr>
          </w:rPrChange>
        </w:rPr>
        <w:t>）</w:t>
      </w:r>
      <w:r w:rsidR="00A73E6E" w:rsidRPr="00CD1C90">
        <w:rPr>
          <w:rFonts w:asciiTheme="minorEastAsia" w:hAnsiTheme="minorEastAsia" w:hint="eastAsia"/>
          <w:color w:val="000000" w:themeColor="text1"/>
          <w:sz w:val="24"/>
          <w:rPrChange w:id="5646" w:author="JY0225" w:date="2017-08-24T11:24:00Z">
            <w:rPr>
              <w:rFonts w:hint="eastAsia"/>
              <w:color w:val="000000" w:themeColor="text1"/>
              <w:sz w:val="24"/>
            </w:rPr>
          </w:rPrChange>
        </w:rPr>
        <w:t>是否有</w:t>
      </w:r>
      <w:r w:rsidR="00AF6050" w:rsidRPr="00CD1C90">
        <w:rPr>
          <w:rFonts w:asciiTheme="minorEastAsia" w:hAnsiTheme="minorEastAsia" w:hint="eastAsia"/>
          <w:color w:val="000000" w:themeColor="text1"/>
          <w:sz w:val="24"/>
          <w:rPrChange w:id="5647" w:author="JY0225" w:date="2017-08-24T11:24:00Z">
            <w:rPr>
              <w:rFonts w:hint="eastAsia"/>
              <w:color w:val="000000" w:themeColor="text1"/>
              <w:sz w:val="24"/>
            </w:rPr>
          </w:rPrChange>
        </w:rPr>
        <w:t>服务器</w:t>
      </w:r>
      <w:r w:rsidR="00A73E6E" w:rsidRPr="00CD1C90">
        <w:rPr>
          <w:rFonts w:asciiTheme="minorEastAsia" w:hAnsiTheme="minorEastAsia" w:hint="eastAsia"/>
          <w:color w:val="000000" w:themeColor="text1"/>
          <w:sz w:val="24"/>
          <w:rPrChange w:id="5648" w:author="JY0225" w:date="2017-08-24T11:24:00Z">
            <w:rPr>
              <w:rFonts w:hint="eastAsia"/>
              <w:color w:val="000000" w:themeColor="text1"/>
              <w:sz w:val="24"/>
            </w:rPr>
          </w:rPrChange>
        </w:rPr>
        <w:t>缓存</w:t>
      </w:r>
    </w:p>
    <w:tbl>
      <w:tblPr>
        <w:tblStyle w:val="ae"/>
        <w:tblW w:w="0" w:type="auto"/>
        <w:tblLook w:val="04A0" w:firstRow="1" w:lastRow="0" w:firstColumn="1" w:lastColumn="0" w:noHBand="0" w:noVBand="1"/>
      </w:tblPr>
      <w:tblGrid>
        <w:gridCol w:w="1660"/>
        <w:gridCol w:w="1660"/>
        <w:gridCol w:w="4982"/>
      </w:tblGrid>
      <w:tr w:rsidR="000E527E" w14:paraId="2049E60A" w14:textId="77777777" w:rsidTr="00EF2128">
        <w:tc>
          <w:tcPr>
            <w:tcW w:w="1660" w:type="dxa"/>
          </w:tcPr>
          <w:p w14:paraId="3EED5A7A" w14:textId="77777777" w:rsidR="000E527E" w:rsidRDefault="000E527E" w:rsidP="00EF2128">
            <w:pPr>
              <w:spacing w:line="400" w:lineRule="exact"/>
              <w:rPr>
                <w:color w:val="000000" w:themeColor="text1"/>
                <w:sz w:val="24"/>
              </w:rPr>
            </w:pPr>
            <w:r>
              <w:rPr>
                <w:rFonts w:hint="eastAsia"/>
                <w:color w:val="000000" w:themeColor="text1"/>
                <w:sz w:val="24"/>
              </w:rPr>
              <w:t>接口编号</w:t>
            </w:r>
          </w:p>
        </w:tc>
        <w:tc>
          <w:tcPr>
            <w:tcW w:w="1660" w:type="dxa"/>
          </w:tcPr>
          <w:p w14:paraId="32B4DC67" w14:textId="77777777" w:rsidR="000E527E" w:rsidRDefault="000E527E" w:rsidP="00EF2128">
            <w:pPr>
              <w:spacing w:line="400" w:lineRule="exact"/>
              <w:rPr>
                <w:color w:val="000000" w:themeColor="text1"/>
                <w:sz w:val="24"/>
              </w:rPr>
            </w:pPr>
            <w:r>
              <w:rPr>
                <w:rFonts w:hint="eastAsia"/>
                <w:color w:val="000000" w:themeColor="text1"/>
                <w:sz w:val="24"/>
              </w:rPr>
              <w:t>接口名称</w:t>
            </w:r>
          </w:p>
        </w:tc>
        <w:tc>
          <w:tcPr>
            <w:tcW w:w="4982" w:type="dxa"/>
          </w:tcPr>
          <w:p w14:paraId="5F782C57" w14:textId="77777777" w:rsidR="000E527E" w:rsidRDefault="00BB2710" w:rsidP="00EF2128">
            <w:pPr>
              <w:spacing w:line="400" w:lineRule="exact"/>
              <w:rPr>
                <w:color w:val="000000" w:themeColor="text1"/>
                <w:sz w:val="24"/>
              </w:rPr>
            </w:pPr>
            <w:r>
              <w:rPr>
                <w:rFonts w:hint="eastAsia"/>
                <w:color w:val="000000" w:themeColor="text1"/>
                <w:sz w:val="24"/>
              </w:rPr>
              <w:t>是否有服务器缓存</w:t>
            </w:r>
          </w:p>
        </w:tc>
      </w:tr>
      <w:tr w:rsidR="000E527E" w14:paraId="5414A13D" w14:textId="77777777" w:rsidTr="00EF2128">
        <w:tc>
          <w:tcPr>
            <w:tcW w:w="1660" w:type="dxa"/>
            <w:vMerge w:val="restart"/>
          </w:tcPr>
          <w:p w14:paraId="4E0ADEB4" w14:textId="77777777" w:rsidR="000E527E" w:rsidRDefault="000E527E"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120E8DC3" w14:textId="77777777" w:rsidR="000E527E" w:rsidRDefault="000E527E" w:rsidP="00EF2128">
            <w:pPr>
              <w:spacing w:line="400" w:lineRule="exact"/>
              <w:rPr>
                <w:color w:val="000000" w:themeColor="text1"/>
                <w:sz w:val="24"/>
              </w:rPr>
            </w:pPr>
            <w:r>
              <w:rPr>
                <w:rFonts w:hint="eastAsia"/>
                <w:color w:val="000000" w:themeColor="text1"/>
                <w:sz w:val="24"/>
              </w:rPr>
              <w:t>接口原型</w:t>
            </w:r>
          </w:p>
        </w:tc>
        <w:tc>
          <w:tcPr>
            <w:tcW w:w="4982" w:type="dxa"/>
          </w:tcPr>
          <w:p w14:paraId="53613AAB" w14:textId="736C7653" w:rsidR="000E527E" w:rsidRDefault="000E527E"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has_local_cache(String </w:t>
            </w:r>
            <w:ins w:id="5649" w:author="JY0225" w:date="2017-08-23T15:17:00Z">
              <w:r w:rsidR="00A25872">
                <w:rPr>
                  <w:color w:val="000000" w:themeColor="text1"/>
                  <w:sz w:val="24"/>
                </w:rPr>
                <w:t>local</w:t>
              </w:r>
            </w:ins>
            <w:del w:id="5650" w:author="JY0225" w:date="2017-08-23T15:17:00Z">
              <w:r w:rsidR="009C6FE5" w:rsidDel="00A25872">
                <w:rPr>
                  <w:rFonts w:hint="eastAsia"/>
                  <w:color w:val="000000" w:themeColor="text1"/>
                  <w:sz w:val="24"/>
                </w:rPr>
                <w:delText>server</w:delText>
              </w:r>
            </w:del>
            <w:r>
              <w:rPr>
                <w:color w:val="000000" w:themeColor="text1"/>
                <w:sz w:val="24"/>
              </w:rPr>
              <w:t xml:space="preserve">_path, </w:t>
            </w:r>
            <w:del w:id="5651" w:author="JY0225" w:date="2017-08-23T15:17:00Z">
              <w:r w:rsidDel="00F21540">
                <w:rPr>
                  <w:color w:val="000000" w:themeColor="text1"/>
                  <w:sz w:val="24"/>
                </w:rPr>
                <w:delText xml:space="preserve">String MD5, </w:delText>
              </w:r>
            </w:del>
            <w:r>
              <w:rPr>
                <w:color w:val="000000" w:themeColor="text1"/>
                <w:sz w:val="24"/>
              </w:rPr>
              <w:t>String userid)</w:t>
            </w:r>
          </w:p>
        </w:tc>
      </w:tr>
      <w:tr w:rsidR="000E527E" w14:paraId="5D5FBF49" w14:textId="77777777" w:rsidTr="00EF2128">
        <w:tc>
          <w:tcPr>
            <w:tcW w:w="1660" w:type="dxa"/>
            <w:vMerge/>
          </w:tcPr>
          <w:p w14:paraId="367A8950" w14:textId="77777777" w:rsidR="000E527E" w:rsidRDefault="000E527E" w:rsidP="00EF2128">
            <w:pPr>
              <w:spacing w:line="400" w:lineRule="exact"/>
              <w:rPr>
                <w:color w:val="000000" w:themeColor="text1"/>
                <w:sz w:val="24"/>
              </w:rPr>
            </w:pPr>
          </w:p>
        </w:tc>
        <w:tc>
          <w:tcPr>
            <w:tcW w:w="1660" w:type="dxa"/>
          </w:tcPr>
          <w:p w14:paraId="15F287F9" w14:textId="77777777" w:rsidR="000E527E" w:rsidRDefault="000E527E" w:rsidP="00EF2128">
            <w:pPr>
              <w:spacing w:line="400" w:lineRule="exact"/>
              <w:rPr>
                <w:color w:val="000000" w:themeColor="text1"/>
                <w:sz w:val="24"/>
              </w:rPr>
            </w:pPr>
            <w:r>
              <w:rPr>
                <w:rFonts w:hint="eastAsia"/>
                <w:color w:val="000000" w:themeColor="text1"/>
                <w:sz w:val="24"/>
              </w:rPr>
              <w:t>接口参数</w:t>
            </w:r>
          </w:p>
        </w:tc>
        <w:tc>
          <w:tcPr>
            <w:tcW w:w="4982" w:type="dxa"/>
          </w:tcPr>
          <w:p w14:paraId="145720FE" w14:textId="148CDF66" w:rsidR="000E527E" w:rsidRDefault="000E527E"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del w:id="5652" w:author="JY0225" w:date="2017-08-23T15:17:00Z">
              <w:r w:rsidR="008F5217" w:rsidDel="00A148C6">
                <w:rPr>
                  <w:rFonts w:hint="eastAsia"/>
                  <w:color w:val="000000" w:themeColor="text1"/>
                  <w:sz w:val="24"/>
                </w:rPr>
                <w:delText>服务器端</w:delText>
              </w:r>
            </w:del>
            <w:ins w:id="5653" w:author="JY0225" w:date="2017-08-23T15:17:00Z">
              <w:r w:rsidR="00A148C6">
                <w:rPr>
                  <w:rFonts w:hint="eastAsia"/>
                  <w:color w:val="000000" w:themeColor="text1"/>
                  <w:sz w:val="24"/>
                </w:rPr>
                <w:t>本地</w:t>
              </w:r>
            </w:ins>
            <w:r>
              <w:rPr>
                <w:rFonts w:hint="eastAsia"/>
                <w:color w:val="000000" w:themeColor="text1"/>
                <w:sz w:val="24"/>
              </w:rPr>
              <w:t>文件路径</w:t>
            </w:r>
          </w:p>
          <w:p w14:paraId="6D997953" w14:textId="77124E4D" w:rsidR="000E527E" w:rsidDel="00F21540" w:rsidRDefault="000E527E" w:rsidP="00EF2128">
            <w:pPr>
              <w:spacing w:line="400" w:lineRule="exact"/>
              <w:rPr>
                <w:del w:id="5654" w:author="JY0225" w:date="2017-08-23T15:17:00Z"/>
                <w:color w:val="000000" w:themeColor="text1"/>
                <w:sz w:val="24"/>
              </w:rPr>
            </w:pPr>
            <w:del w:id="5655" w:author="JY0225" w:date="2017-08-23T15:17:00Z">
              <w:r w:rsidDel="00F21540">
                <w:rPr>
                  <w:rFonts w:hint="eastAsia"/>
                  <w:color w:val="000000" w:themeColor="text1"/>
                  <w:sz w:val="24"/>
                </w:rPr>
                <w:delText>MD5</w:delText>
              </w:r>
              <w:r w:rsidDel="00F21540">
                <w:rPr>
                  <w:rFonts w:hint="eastAsia"/>
                  <w:color w:val="000000" w:themeColor="text1"/>
                  <w:sz w:val="24"/>
                </w:rPr>
                <w:delText>：文件</w:delText>
              </w:r>
              <w:r w:rsidDel="00F21540">
                <w:rPr>
                  <w:rFonts w:hint="eastAsia"/>
                  <w:color w:val="000000" w:themeColor="text1"/>
                  <w:sz w:val="24"/>
                </w:rPr>
                <w:delText>MD5</w:delText>
              </w:r>
              <w:r w:rsidDel="00F21540">
                <w:rPr>
                  <w:rFonts w:hint="eastAsia"/>
                  <w:color w:val="000000" w:themeColor="text1"/>
                  <w:sz w:val="24"/>
                </w:rPr>
                <w:delText>值</w:delText>
              </w:r>
            </w:del>
          </w:p>
          <w:p w14:paraId="33D0692D" w14:textId="77777777" w:rsidR="000E527E" w:rsidRDefault="000E527E"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0E527E" w14:paraId="4000729A" w14:textId="77777777" w:rsidTr="00EF2128">
        <w:tc>
          <w:tcPr>
            <w:tcW w:w="1660" w:type="dxa"/>
            <w:vMerge/>
          </w:tcPr>
          <w:p w14:paraId="3D3A287D" w14:textId="77777777" w:rsidR="000E527E" w:rsidRDefault="000E527E" w:rsidP="00EF2128">
            <w:pPr>
              <w:spacing w:line="400" w:lineRule="exact"/>
              <w:rPr>
                <w:color w:val="000000" w:themeColor="text1"/>
                <w:sz w:val="24"/>
              </w:rPr>
            </w:pPr>
          </w:p>
        </w:tc>
        <w:tc>
          <w:tcPr>
            <w:tcW w:w="1660" w:type="dxa"/>
          </w:tcPr>
          <w:p w14:paraId="7B301C7F" w14:textId="77777777" w:rsidR="000E527E" w:rsidRDefault="000E527E" w:rsidP="00EF2128">
            <w:pPr>
              <w:spacing w:line="400" w:lineRule="exact"/>
              <w:rPr>
                <w:color w:val="000000" w:themeColor="text1"/>
                <w:sz w:val="24"/>
              </w:rPr>
            </w:pPr>
            <w:r>
              <w:rPr>
                <w:rFonts w:hint="eastAsia"/>
                <w:color w:val="000000" w:themeColor="text1"/>
                <w:sz w:val="24"/>
              </w:rPr>
              <w:t>返回结果</w:t>
            </w:r>
          </w:p>
        </w:tc>
        <w:tc>
          <w:tcPr>
            <w:tcW w:w="4982" w:type="dxa"/>
          </w:tcPr>
          <w:p w14:paraId="7FC23336" w14:textId="77777777" w:rsidR="000E527E" w:rsidRPr="009960D2" w:rsidRDefault="000E527E"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5833A137"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4FBCABE6"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Pr>
                <w:rFonts w:ascii="Times New Roman" w:hAnsi="Times New Roman" w:cs="Times New Roman" w:hint="eastAsia"/>
                <w:sz w:val="24"/>
                <w:szCs w:val="24"/>
              </w:rPr>
              <w:t>ca</w:t>
            </w:r>
            <w:r>
              <w:rPr>
                <w:rFonts w:ascii="Times New Roman" w:hAnsi="Times New Roman" w:cs="Times New Roman"/>
                <w:sz w:val="24"/>
                <w:szCs w:val="24"/>
              </w:rPr>
              <w:t>ched</w:t>
            </w:r>
            <w:r w:rsidRPr="009960D2">
              <w:rPr>
                <w:rFonts w:ascii="Times New Roman" w:hAnsi="Times New Roman" w:cs="Times New Roman" w:hint="eastAsia"/>
                <w:sz w:val="24"/>
                <w:szCs w:val="24"/>
              </w:rPr>
              <w:t>": "</w:t>
            </w:r>
            <w:r>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141B6622"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w:t>
            </w:r>
            <w:r w:rsidR="00F74DB7">
              <w:rPr>
                <w:rFonts w:ascii="Times New Roman" w:hAnsi="Times New Roman" w:cs="Times New Roman" w:hint="eastAsia"/>
                <w:sz w:val="24"/>
                <w:szCs w:val="24"/>
              </w:rPr>
              <w:t>server</w:t>
            </w:r>
            <w:r w:rsidR="00F74DB7">
              <w:rPr>
                <w:rFonts w:ascii="Times New Roman" w:hAnsi="Times New Roman" w:cs="Times New Roman"/>
                <w:sz w:val="24"/>
                <w:szCs w:val="24"/>
              </w:rPr>
              <w:t>/</w:t>
            </w:r>
            <w:r>
              <w:rPr>
                <w:rFonts w:ascii="Times New Roman" w:hAnsi="Times New Roman" w:cs="Times New Roman"/>
                <w:sz w:val="24"/>
                <w:szCs w:val="24"/>
              </w:rPr>
              <w:t>test.docxs”</w:t>
            </w:r>
            <w:r w:rsidRPr="009960D2">
              <w:rPr>
                <w:rFonts w:ascii="Times New Roman" w:hAnsi="Times New Roman" w:cs="Times New Roman" w:hint="eastAsia"/>
                <w:sz w:val="24"/>
                <w:szCs w:val="24"/>
              </w:rPr>
              <w:t>,</w:t>
            </w:r>
          </w:p>
          <w:p w14:paraId="7A29D614"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3206B228" w14:textId="77777777" w:rsidR="000E527E"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45ED69CB" w14:textId="77777777" w:rsidR="000E527E" w:rsidRPr="00AA6644" w:rsidRDefault="000E527E" w:rsidP="00EF2128">
            <w:pPr>
              <w:spacing w:line="400" w:lineRule="exact"/>
              <w:rPr>
                <w:color w:val="000000" w:themeColor="text1"/>
                <w:sz w:val="24"/>
              </w:rPr>
            </w:pPr>
            <w:r w:rsidRPr="00471DFE">
              <w:rPr>
                <w:rFonts w:ascii="Times New Roman" w:hAnsi="Times New Roman" w:cs="Times New Roman"/>
                <w:sz w:val="24"/>
                <w:szCs w:val="24"/>
              </w:rPr>
              <w:t>}</w:t>
            </w:r>
          </w:p>
        </w:tc>
      </w:tr>
    </w:tbl>
    <w:p w14:paraId="2FA42CBD" w14:textId="502F5336" w:rsidR="003A4431" w:rsidRPr="00CD1C90" w:rsidRDefault="003A4431">
      <w:pPr>
        <w:spacing w:line="400" w:lineRule="exact"/>
        <w:rPr>
          <w:ins w:id="5656" w:author="JY0225" w:date="2017-08-23T15:10:00Z"/>
          <w:rFonts w:asciiTheme="minorEastAsia" w:hAnsiTheme="minorEastAsia"/>
          <w:color w:val="000000" w:themeColor="text1"/>
          <w:sz w:val="24"/>
          <w:rPrChange w:id="5657" w:author="JY0225" w:date="2017-08-24T11:24:00Z">
            <w:rPr>
              <w:ins w:id="5658" w:author="JY0225" w:date="2017-08-23T15:10:00Z"/>
            </w:rPr>
          </w:rPrChange>
        </w:rPr>
        <w:pPrChange w:id="5659" w:author="JY0225" w:date="2017-08-23T15:10:00Z">
          <w:pPr>
            <w:pStyle w:val="31"/>
          </w:pPr>
        </w:pPrChange>
      </w:pPr>
      <w:ins w:id="5660" w:author="JY0225" w:date="2017-08-23T15:10:00Z">
        <w:r w:rsidRPr="00CD1C90">
          <w:rPr>
            <w:rFonts w:asciiTheme="minorEastAsia" w:hAnsiTheme="minorEastAsia"/>
            <w:rPrChange w:id="5661" w:author="JY0225" w:date="2017-08-24T11:24:00Z">
              <w:rPr/>
            </w:rPrChange>
          </w:rPr>
          <w:tab/>
        </w:r>
      </w:ins>
      <w:ins w:id="5662" w:author="JY0225" w:date="2017-08-23T15:20:00Z">
        <w:r w:rsidR="00BD2C37" w:rsidRPr="00CD1C90">
          <w:rPr>
            <w:rFonts w:asciiTheme="minorEastAsia" w:hAnsiTheme="minorEastAsia" w:hint="eastAsia"/>
            <w:color w:val="000000" w:themeColor="text1"/>
            <w:sz w:val="24"/>
            <w:rPrChange w:id="5663" w:author="JY0225" w:date="2017-08-24T11:24:00Z">
              <w:rPr>
                <w:rFonts w:hint="eastAsia"/>
                <w:color w:val="000000" w:themeColor="text1"/>
                <w:sz w:val="24"/>
              </w:rPr>
            </w:rPrChange>
          </w:rPr>
          <w:t>是否有服务器缓存</w:t>
        </w:r>
      </w:ins>
      <w:ins w:id="5664" w:author="JY0225" w:date="2017-08-23T15:16:00Z">
        <w:r w:rsidR="00A25872" w:rsidRPr="00CD1C90">
          <w:rPr>
            <w:rFonts w:asciiTheme="minorEastAsia" w:hAnsiTheme="minorEastAsia" w:hint="eastAsia"/>
            <w:color w:val="000000" w:themeColor="text1"/>
            <w:sz w:val="24"/>
            <w:rPrChange w:id="5665" w:author="JY0225" w:date="2017-08-24T11:24:00Z">
              <w:rPr>
                <w:rFonts w:hint="eastAsia"/>
              </w:rPr>
            </w:rPrChange>
          </w:rPr>
          <w:t>接口在</w:t>
        </w:r>
        <w:r w:rsidR="00A25872" w:rsidRPr="00CD1C90">
          <w:rPr>
            <w:rFonts w:asciiTheme="minorEastAsia" w:hAnsiTheme="minorEastAsia" w:hint="eastAsia"/>
            <w:color w:val="000000" w:themeColor="text1"/>
            <w:sz w:val="24"/>
            <w:rPrChange w:id="5666" w:author="JY0225" w:date="2017-08-24T11:24:00Z">
              <w:rPr>
                <w:rFonts w:hint="eastAsia"/>
                <w:color w:val="000000" w:themeColor="text1"/>
                <w:sz w:val="24"/>
              </w:rPr>
            </w:rPrChange>
          </w:rPr>
          <w:t>用户发送</w:t>
        </w:r>
        <w:r w:rsidR="00A25872" w:rsidRPr="00CD1C90">
          <w:rPr>
            <w:rFonts w:asciiTheme="minorEastAsia" w:hAnsiTheme="minorEastAsia" w:hint="eastAsia"/>
            <w:color w:val="000000" w:themeColor="text1"/>
            <w:sz w:val="24"/>
            <w:rPrChange w:id="5667" w:author="JY0225" w:date="2017-08-24T11:24:00Z">
              <w:rPr>
                <w:rFonts w:hint="eastAsia"/>
              </w:rPr>
            </w:rPrChange>
          </w:rPr>
          <w:t>上传文件</w:t>
        </w:r>
        <w:r w:rsidR="00A25872" w:rsidRPr="00CD1C90">
          <w:rPr>
            <w:rFonts w:asciiTheme="minorEastAsia" w:hAnsiTheme="minorEastAsia" w:hint="eastAsia"/>
            <w:color w:val="000000" w:themeColor="text1"/>
            <w:sz w:val="24"/>
            <w:rPrChange w:id="5668" w:author="JY0225" w:date="2017-08-24T11:24:00Z">
              <w:rPr>
                <w:rFonts w:hint="eastAsia"/>
                <w:color w:val="000000" w:themeColor="text1"/>
                <w:sz w:val="24"/>
              </w:rPr>
            </w:rPrChange>
          </w:rPr>
          <w:t>请求</w:t>
        </w:r>
        <w:r w:rsidR="00A25872" w:rsidRPr="00CD1C90">
          <w:rPr>
            <w:rFonts w:asciiTheme="minorEastAsia" w:hAnsiTheme="minorEastAsia" w:hint="eastAsia"/>
            <w:color w:val="000000" w:themeColor="text1"/>
            <w:sz w:val="24"/>
            <w:rPrChange w:id="5669" w:author="JY0225" w:date="2017-08-24T11:24:00Z">
              <w:rPr>
                <w:rFonts w:hint="eastAsia"/>
              </w:rPr>
            </w:rPrChange>
          </w:rPr>
          <w:t>时调用</w:t>
        </w:r>
        <w:r w:rsidR="00A25872" w:rsidRPr="00CD1C90">
          <w:rPr>
            <w:rFonts w:asciiTheme="minorEastAsia" w:hAnsiTheme="minorEastAsia" w:hint="eastAsia"/>
            <w:color w:val="000000" w:themeColor="text1"/>
            <w:sz w:val="24"/>
            <w:rPrChange w:id="5670" w:author="JY0225" w:date="2017-08-24T11:24:00Z">
              <w:rPr>
                <w:rFonts w:hint="eastAsia"/>
                <w:color w:val="000000" w:themeColor="text1"/>
                <w:sz w:val="24"/>
              </w:rPr>
            </w:rPrChange>
          </w:rPr>
          <w:t>，</w:t>
        </w:r>
      </w:ins>
      <w:ins w:id="5671" w:author="JY0225" w:date="2017-08-23T15:18:00Z">
        <w:r w:rsidR="00F21540" w:rsidRPr="00CD1C90">
          <w:rPr>
            <w:rFonts w:asciiTheme="minorEastAsia" w:hAnsiTheme="minorEastAsia" w:hint="eastAsia"/>
            <w:color w:val="000000" w:themeColor="text1"/>
            <w:sz w:val="24"/>
            <w:rPrChange w:id="5672" w:author="JY0225" w:date="2017-08-24T11:24:00Z">
              <w:rPr>
                <w:rFonts w:hint="eastAsia"/>
                <w:color w:val="000000" w:themeColor="text1"/>
                <w:sz w:val="24"/>
              </w:rPr>
            </w:rPrChange>
          </w:rPr>
          <w:t>l</w:t>
        </w:r>
        <w:r w:rsidR="00F21540" w:rsidRPr="00CD1C90">
          <w:rPr>
            <w:rFonts w:asciiTheme="minorEastAsia" w:hAnsiTheme="minorEastAsia"/>
            <w:color w:val="000000" w:themeColor="text1"/>
            <w:sz w:val="24"/>
            <w:rPrChange w:id="5673" w:author="JY0225" w:date="2017-08-24T11:24:00Z">
              <w:rPr>
                <w:color w:val="000000" w:themeColor="text1"/>
                <w:sz w:val="24"/>
              </w:rPr>
            </w:rPrChange>
          </w:rPr>
          <w:t>ocal_path</w:t>
        </w:r>
        <w:r w:rsidR="00F21540" w:rsidRPr="00CD1C90">
          <w:rPr>
            <w:rFonts w:asciiTheme="minorEastAsia" w:hAnsiTheme="minorEastAsia" w:hint="eastAsia"/>
            <w:color w:val="000000" w:themeColor="text1"/>
            <w:sz w:val="24"/>
            <w:rPrChange w:id="5674" w:author="JY0225" w:date="2017-08-24T11:24:00Z">
              <w:rPr>
                <w:rFonts w:hint="eastAsia"/>
                <w:color w:val="000000" w:themeColor="text1"/>
                <w:sz w:val="24"/>
              </w:rPr>
            </w:rPrChange>
          </w:rPr>
          <w:t>表示待上传的文件路径，</w:t>
        </w:r>
        <w:r w:rsidR="00F21540" w:rsidRPr="00CD1C90">
          <w:rPr>
            <w:rFonts w:asciiTheme="minorEastAsia" w:hAnsiTheme="minorEastAsia" w:hint="eastAsia"/>
            <w:color w:val="000000" w:themeColor="text1"/>
            <w:sz w:val="24"/>
            <w:rPrChange w:id="5675" w:author="JY0225" w:date="2017-08-24T11:24:00Z">
              <w:rPr>
                <w:rFonts w:hint="eastAsia"/>
                <w:color w:val="000000" w:themeColor="text1"/>
                <w:sz w:val="24"/>
              </w:rPr>
            </w:rPrChange>
          </w:rPr>
          <w:t>userid</w:t>
        </w:r>
      </w:ins>
      <w:ins w:id="5676" w:author="JY0225" w:date="2017-08-23T15:19:00Z">
        <w:r w:rsidR="00F21540" w:rsidRPr="00CD1C90">
          <w:rPr>
            <w:rFonts w:asciiTheme="minorEastAsia" w:hAnsiTheme="minorEastAsia" w:hint="eastAsia"/>
            <w:color w:val="000000" w:themeColor="text1"/>
            <w:sz w:val="24"/>
            <w:rPrChange w:id="5677" w:author="JY0225" w:date="2017-08-24T11:24:00Z">
              <w:rPr>
                <w:rFonts w:hint="eastAsia"/>
                <w:color w:val="000000" w:themeColor="text1"/>
                <w:sz w:val="24"/>
              </w:rPr>
            </w:rPrChange>
          </w:rPr>
          <w:t>表示用户</w:t>
        </w:r>
        <w:r w:rsidR="00F21540" w:rsidRPr="00CD1C90">
          <w:rPr>
            <w:rFonts w:asciiTheme="minorEastAsia" w:hAnsiTheme="minorEastAsia" w:hint="eastAsia"/>
            <w:color w:val="000000" w:themeColor="text1"/>
            <w:sz w:val="24"/>
            <w:rPrChange w:id="5678" w:author="JY0225" w:date="2017-08-24T11:24:00Z">
              <w:rPr>
                <w:rFonts w:hint="eastAsia"/>
                <w:color w:val="000000" w:themeColor="text1"/>
                <w:sz w:val="24"/>
              </w:rPr>
            </w:rPrChange>
          </w:rPr>
          <w:t>id</w:t>
        </w:r>
        <w:r w:rsidR="00F21540" w:rsidRPr="00CD1C90">
          <w:rPr>
            <w:rFonts w:asciiTheme="minorEastAsia" w:hAnsiTheme="minorEastAsia" w:hint="eastAsia"/>
            <w:color w:val="000000" w:themeColor="text1"/>
            <w:sz w:val="24"/>
            <w:rPrChange w:id="5679" w:author="JY0225" w:date="2017-08-24T11:24:00Z">
              <w:rPr>
                <w:rFonts w:hint="eastAsia"/>
                <w:color w:val="000000" w:themeColor="text1"/>
                <w:sz w:val="24"/>
              </w:rPr>
            </w:rPrChange>
          </w:rPr>
          <w:t>信息，通过查询本地数据库中保存的服务器文件信息，比较</w:t>
        </w:r>
        <w:r w:rsidR="00F21540" w:rsidRPr="00CD1C90">
          <w:rPr>
            <w:rFonts w:asciiTheme="minorEastAsia" w:hAnsiTheme="minorEastAsia" w:hint="eastAsia"/>
            <w:color w:val="000000" w:themeColor="text1"/>
            <w:sz w:val="24"/>
            <w:rPrChange w:id="5680" w:author="JY0225" w:date="2017-08-24T11:24:00Z">
              <w:rPr>
                <w:rFonts w:hint="eastAsia"/>
                <w:color w:val="000000" w:themeColor="text1"/>
                <w:sz w:val="24"/>
              </w:rPr>
            </w:rPrChange>
          </w:rPr>
          <w:t>MD</w:t>
        </w:r>
        <w:r w:rsidR="00F21540" w:rsidRPr="00CD1C90">
          <w:rPr>
            <w:rFonts w:asciiTheme="minorEastAsia" w:hAnsiTheme="minorEastAsia"/>
            <w:color w:val="000000" w:themeColor="text1"/>
            <w:sz w:val="24"/>
            <w:rPrChange w:id="5681" w:author="JY0225" w:date="2017-08-24T11:24:00Z">
              <w:rPr>
                <w:color w:val="000000" w:themeColor="text1"/>
                <w:sz w:val="24"/>
              </w:rPr>
            </w:rPrChange>
          </w:rPr>
          <w:t>5</w:t>
        </w:r>
        <w:r w:rsidR="00F21540" w:rsidRPr="00CD1C90">
          <w:rPr>
            <w:rFonts w:asciiTheme="minorEastAsia" w:hAnsiTheme="minorEastAsia" w:hint="eastAsia"/>
            <w:color w:val="000000" w:themeColor="text1"/>
            <w:sz w:val="24"/>
            <w:rPrChange w:id="5682" w:author="JY0225" w:date="2017-08-24T11:24:00Z">
              <w:rPr>
                <w:rFonts w:hint="eastAsia"/>
                <w:color w:val="000000" w:themeColor="text1"/>
                <w:sz w:val="24"/>
              </w:rPr>
            </w:rPrChange>
          </w:rPr>
          <w:t>值判断服务器是否存在待</w:t>
        </w:r>
      </w:ins>
      <w:ins w:id="5683" w:author="JY0225" w:date="2017-08-23T15:20:00Z">
        <w:r w:rsidR="00F21540" w:rsidRPr="00CD1C90">
          <w:rPr>
            <w:rFonts w:asciiTheme="minorEastAsia" w:hAnsiTheme="minorEastAsia" w:hint="eastAsia"/>
            <w:color w:val="000000" w:themeColor="text1"/>
            <w:sz w:val="24"/>
            <w:rPrChange w:id="5684" w:author="JY0225" w:date="2017-08-24T11:24:00Z">
              <w:rPr>
                <w:rFonts w:hint="eastAsia"/>
                <w:color w:val="000000" w:themeColor="text1"/>
                <w:sz w:val="24"/>
              </w:rPr>
            </w:rPrChange>
          </w:rPr>
          <w:t>上传的文件，并将结果返回。</w:t>
        </w:r>
      </w:ins>
    </w:p>
    <w:p w14:paraId="6C396053" w14:textId="7005F566" w:rsidR="00095EE3" w:rsidRDefault="00095EE3" w:rsidP="00095EE3">
      <w:pPr>
        <w:pStyle w:val="31"/>
      </w:pPr>
      <w:bookmarkStart w:id="5685" w:name="_Toc491335260"/>
      <w:r>
        <w:t>4.5.</w:t>
      </w:r>
      <w:ins w:id="5686" w:author="微软用户" w:date="2017-08-18T22:59:00Z">
        <w:r w:rsidR="002247D4">
          <w:t>4</w:t>
        </w:r>
      </w:ins>
      <w:del w:id="5687" w:author="微软用户" w:date="2017-08-18T22:59:00Z">
        <w:r w:rsidDel="002247D4">
          <w:delText>1</w:delText>
        </w:r>
      </w:del>
      <w:r>
        <w:t xml:space="preserve"> </w:t>
      </w:r>
      <w:r w:rsidR="00B52B80">
        <w:rPr>
          <w:rFonts w:hint="eastAsia"/>
        </w:rPr>
        <w:t>多应用适配</w:t>
      </w:r>
      <w:r>
        <w:rPr>
          <w:rFonts w:hint="eastAsia"/>
        </w:rPr>
        <w:t>接口设计</w:t>
      </w:r>
      <w:bookmarkEnd w:id="5685"/>
    </w:p>
    <w:p w14:paraId="70313CF2" w14:textId="77777777" w:rsidR="00600AA3" w:rsidRPr="00CD1C90" w:rsidRDefault="00600AA3">
      <w:pPr>
        <w:spacing w:line="400" w:lineRule="exact"/>
        <w:ind w:firstLine="420"/>
        <w:rPr>
          <w:rFonts w:asciiTheme="minorEastAsia" w:hAnsiTheme="minorEastAsia"/>
          <w:color w:val="000000" w:themeColor="text1"/>
          <w:sz w:val="24"/>
          <w:rPrChange w:id="5688" w:author="JY0225" w:date="2017-08-24T11:25:00Z">
            <w:rPr>
              <w:color w:val="000000" w:themeColor="text1"/>
              <w:sz w:val="24"/>
            </w:rPr>
          </w:rPrChange>
        </w:rPr>
        <w:pPrChange w:id="5689" w:author="JY0225" w:date="2017-08-23T15:20:00Z">
          <w:pPr>
            <w:spacing w:line="400" w:lineRule="exact"/>
          </w:pPr>
        </w:pPrChange>
      </w:pPr>
      <w:r w:rsidRPr="00CD1C90">
        <w:rPr>
          <w:rFonts w:asciiTheme="minorEastAsia" w:hAnsiTheme="minorEastAsia" w:hint="eastAsia"/>
          <w:color w:val="000000" w:themeColor="text1"/>
          <w:sz w:val="24"/>
          <w:rPrChange w:id="5690" w:author="JY0225" w:date="2017-08-24T11:25:00Z">
            <w:rPr>
              <w:rFonts w:hint="eastAsia"/>
              <w:color w:val="000000" w:themeColor="text1"/>
              <w:sz w:val="24"/>
            </w:rPr>
          </w:rPrChange>
        </w:rPr>
        <w:t>1</w:t>
      </w:r>
      <w:r w:rsidRPr="00CD1C90">
        <w:rPr>
          <w:rFonts w:asciiTheme="minorEastAsia" w:hAnsiTheme="minorEastAsia" w:hint="eastAsia"/>
          <w:color w:val="000000" w:themeColor="text1"/>
          <w:sz w:val="24"/>
          <w:rPrChange w:id="5691" w:author="JY0225" w:date="2017-08-24T11:25:00Z">
            <w:rPr>
              <w:rFonts w:hint="eastAsia"/>
              <w:color w:val="000000" w:themeColor="text1"/>
              <w:sz w:val="24"/>
            </w:rPr>
          </w:rPrChange>
        </w:rPr>
        <w:t>）请求适配</w:t>
      </w:r>
    </w:p>
    <w:tbl>
      <w:tblPr>
        <w:tblStyle w:val="ae"/>
        <w:tblW w:w="0" w:type="auto"/>
        <w:tblLook w:val="04A0" w:firstRow="1" w:lastRow="0" w:firstColumn="1" w:lastColumn="0" w:noHBand="0" w:noVBand="1"/>
      </w:tblPr>
      <w:tblGrid>
        <w:gridCol w:w="1660"/>
        <w:gridCol w:w="1660"/>
        <w:gridCol w:w="4982"/>
      </w:tblGrid>
      <w:tr w:rsidR="00600AA3" w14:paraId="0A580B77" w14:textId="77777777" w:rsidTr="00EF2128">
        <w:tc>
          <w:tcPr>
            <w:tcW w:w="1660" w:type="dxa"/>
          </w:tcPr>
          <w:p w14:paraId="2BFC063A" w14:textId="77777777" w:rsidR="00600AA3" w:rsidRDefault="00600AA3" w:rsidP="00EF2128">
            <w:pPr>
              <w:spacing w:line="400" w:lineRule="exact"/>
              <w:rPr>
                <w:color w:val="000000" w:themeColor="text1"/>
                <w:sz w:val="24"/>
              </w:rPr>
            </w:pPr>
            <w:r>
              <w:rPr>
                <w:rFonts w:hint="eastAsia"/>
                <w:color w:val="000000" w:themeColor="text1"/>
                <w:sz w:val="24"/>
              </w:rPr>
              <w:t>接口编号</w:t>
            </w:r>
          </w:p>
        </w:tc>
        <w:tc>
          <w:tcPr>
            <w:tcW w:w="1660" w:type="dxa"/>
          </w:tcPr>
          <w:p w14:paraId="7E87B1B6" w14:textId="77777777" w:rsidR="00600AA3" w:rsidRDefault="00600AA3" w:rsidP="00EF2128">
            <w:pPr>
              <w:spacing w:line="400" w:lineRule="exact"/>
              <w:rPr>
                <w:color w:val="000000" w:themeColor="text1"/>
                <w:sz w:val="24"/>
              </w:rPr>
            </w:pPr>
            <w:r>
              <w:rPr>
                <w:rFonts w:hint="eastAsia"/>
                <w:color w:val="000000" w:themeColor="text1"/>
                <w:sz w:val="24"/>
              </w:rPr>
              <w:t>接口名称</w:t>
            </w:r>
          </w:p>
        </w:tc>
        <w:tc>
          <w:tcPr>
            <w:tcW w:w="4982" w:type="dxa"/>
          </w:tcPr>
          <w:p w14:paraId="36B9A0BC" w14:textId="77777777" w:rsidR="00600AA3" w:rsidRDefault="00600AA3" w:rsidP="00EF2128">
            <w:pPr>
              <w:spacing w:line="400" w:lineRule="exact"/>
              <w:rPr>
                <w:color w:val="000000" w:themeColor="text1"/>
                <w:sz w:val="24"/>
              </w:rPr>
            </w:pPr>
            <w:r>
              <w:rPr>
                <w:rFonts w:hint="eastAsia"/>
                <w:color w:val="000000" w:themeColor="text1"/>
                <w:sz w:val="24"/>
              </w:rPr>
              <w:t>是否有服务器缓存</w:t>
            </w:r>
          </w:p>
        </w:tc>
      </w:tr>
      <w:tr w:rsidR="00600AA3" w14:paraId="6FDAE6C7" w14:textId="77777777" w:rsidTr="00EF2128">
        <w:tc>
          <w:tcPr>
            <w:tcW w:w="1660" w:type="dxa"/>
            <w:vMerge w:val="restart"/>
          </w:tcPr>
          <w:p w14:paraId="6EBC8C6D" w14:textId="77777777" w:rsidR="00600AA3" w:rsidRDefault="00600AA3"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52641447" w14:textId="77777777" w:rsidR="00600AA3" w:rsidRDefault="00600AA3" w:rsidP="00EF2128">
            <w:pPr>
              <w:spacing w:line="400" w:lineRule="exact"/>
              <w:rPr>
                <w:color w:val="000000" w:themeColor="text1"/>
                <w:sz w:val="24"/>
              </w:rPr>
            </w:pPr>
            <w:r>
              <w:rPr>
                <w:rFonts w:hint="eastAsia"/>
                <w:color w:val="000000" w:themeColor="text1"/>
                <w:sz w:val="24"/>
              </w:rPr>
              <w:t>接口原型</w:t>
            </w:r>
          </w:p>
        </w:tc>
        <w:tc>
          <w:tcPr>
            <w:tcW w:w="4982" w:type="dxa"/>
          </w:tcPr>
          <w:p w14:paraId="646ACA2C" w14:textId="77777777" w:rsidR="00600AA3" w:rsidRDefault="00600AA3"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2B2BBA">
              <w:rPr>
                <w:rFonts w:hint="eastAsia"/>
                <w:color w:val="000000" w:themeColor="text1"/>
                <w:sz w:val="24"/>
              </w:rPr>
              <w:t>adapt</w:t>
            </w:r>
            <w:r>
              <w:rPr>
                <w:color w:val="000000" w:themeColor="text1"/>
                <w:sz w:val="24"/>
              </w:rPr>
              <w:t>_</w:t>
            </w:r>
            <w:r w:rsidR="002B2BBA">
              <w:rPr>
                <w:rFonts w:hint="eastAsia"/>
                <w:color w:val="000000" w:themeColor="text1"/>
                <w:sz w:val="24"/>
              </w:rPr>
              <w:t>request</w:t>
            </w:r>
            <w:r>
              <w:rPr>
                <w:color w:val="000000" w:themeColor="text1"/>
                <w:sz w:val="24"/>
              </w:rPr>
              <w:t xml:space="preserve">(String </w:t>
            </w:r>
            <w:r w:rsidR="006F75B2">
              <w:rPr>
                <w:rFonts w:hint="eastAsia"/>
                <w:color w:val="000000" w:themeColor="text1"/>
                <w:sz w:val="24"/>
              </w:rPr>
              <w:t>request</w:t>
            </w:r>
            <w:r>
              <w:rPr>
                <w:color w:val="000000" w:themeColor="text1"/>
                <w:sz w:val="24"/>
              </w:rPr>
              <w:t>)</w:t>
            </w:r>
          </w:p>
        </w:tc>
      </w:tr>
      <w:tr w:rsidR="00600AA3" w14:paraId="24506535" w14:textId="77777777" w:rsidTr="00EF2128">
        <w:tc>
          <w:tcPr>
            <w:tcW w:w="1660" w:type="dxa"/>
            <w:vMerge/>
          </w:tcPr>
          <w:p w14:paraId="3BD4569B" w14:textId="77777777" w:rsidR="00600AA3" w:rsidRDefault="00600AA3" w:rsidP="00EF2128">
            <w:pPr>
              <w:spacing w:line="400" w:lineRule="exact"/>
              <w:rPr>
                <w:color w:val="000000" w:themeColor="text1"/>
                <w:sz w:val="24"/>
              </w:rPr>
            </w:pPr>
          </w:p>
        </w:tc>
        <w:tc>
          <w:tcPr>
            <w:tcW w:w="1660" w:type="dxa"/>
          </w:tcPr>
          <w:p w14:paraId="5C0B4AF4" w14:textId="77777777" w:rsidR="00600AA3" w:rsidRDefault="00600AA3" w:rsidP="00EF2128">
            <w:pPr>
              <w:spacing w:line="400" w:lineRule="exact"/>
              <w:rPr>
                <w:color w:val="000000" w:themeColor="text1"/>
                <w:sz w:val="24"/>
              </w:rPr>
            </w:pPr>
            <w:r>
              <w:rPr>
                <w:rFonts w:hint="eastAsia"/>
                <w:color w:val="000000" w:themeColor="text1"/>
                <w:sz w:val="24"/>
              </w:rPr>
              <w:t>接口参数</w:t>
            </w:r>
          </w:p>
        </w:tc>
        <w:tc>
          <w:tcPr>
            <w:tcW w:w="4982" w:type="dxa"/>
          </w:tcPr>
          <w:p w14:paraId="384759E5" w14:textId="77777777" w:rsidR="00600AA3" w:rsidRDefault="00DA1DC4" w:rsidP="00EF2128">
            <w:pPr>
              <w:spacing w:line="400" w:lineRule="exact"/>
              <w:rPr>
                <w:color w:val="000000" w:themeColor="text1"/>
                <w:sz w:val="24"/>
              </w:rPr>
            </w:pPr>
            <w:r>
              <w:rPr>
                <w:rFonts w:hint="eastAsia"/>
                <w:color w:val="000000" w:themeColor="text1"/>
                <w:sz w:val="24"/>
              </w:rPr>
              <w:t>request</w:t>
            </w:r>
            <w:r w:rsidR="00600AA3">
              <w:rPr>
                <w:rFonts w:hint="eastAsia"/>
                <w:color w:val="000000" w:themeColor="text1"/>
                <w:sz w:val="24"/>
              </w:rPr>
              <w:t>：</w:t>
            </w:r>
            <w:r w:rsidR="00F914E4">
              <w:rPr>
                <w:rFonts w:hint="eastAsia"/>
                <w:color w:val="000000" w:themeColor="text1"/>
                <w:sz w:val="24"/>
              </w:rPr>
              <w:t>原始请求</w:t>
            </w:r>
          </w:p>
        </w:tc>
      </w:tr>
      <w:tr w:rsidR="00600AA3" w14:paraId="29A2DF21" w14:textId="77777777" w:rsidTr="00EF2128">
        <w:tc>
          <w:tcPr>
            <w:tcW w:w="1660" w:type="dxa"/>
            <w:vMerge/>
          </w:tcPr>
          <w:p w14:paraId="3B4772E1" w14:textId="77777777" w:rsidR="00600AA3" w:rsidRDefault="00600AA3" w:rsidP="00EF2128">
            <w:pPr>
              <w:spacing w:line="400" w:lineRule="exact"/>
              <w:rPr>
                <w:color w:val="000000" w:themeColor="text1"/>
                <w:sz w:val="24"/>
              </w:rPr>
            </w:pPr>
          </w:p>
        </w:tc>
        <w:tc>
          <w:tcPr>
            <w:tcW w:w="1660" w:type="dxa"/>
          </w:tcPr>
          <w:p w14:paraId="3F0EE64C" w14:textId="77777777" w:rsidR="00600AA3" w:rsidRDefault="00600AA3" w:rsidP="00EF2128">
            <w:pPr>
              <w:spacing w:line="400" w:lineRule="exact"/>
              <w:rPr>
                <w:color w:val="000000" w:themeColor="text1"/>
                <w:sz w:val="24"/>
              </w:rPr>
            </w:pPr>
            <w:r>
              <w:rPr>
                <w:rFonts w:hint="eastAsia"/>
                <w:color w:val="000000" w:themeColor="text1"/>
                <w:sz w:val="24"/>
              </w:rPr>
              <w:t>返回结果</w:t>
            </w:r>
          </w:p>
        </w:tc>
        <w:tc>
          <w:tcPr>
            <w:tcW w:w="4982" w:type="dxa"/>
          </w:tcPr>
          <w:p w14:paraId="39A5D32B" w14:textId="77777777" w:rsidR="00600AA3" w:rsidRPr="00AA6644" w:rsidRDefault="005414BC" w:rsidP="00EF2128">
            <w:pPr>
              <w:spacing w:line="400" w:lineRule="exact"/>
              <w:rPr>
                <w:color w:val="000000" w:themeColor="text1"/>
                <w:sz w:val="24"/>
              </w:rPr>
            </w:pPr>
            <w:r>
              <w:rPr>
                <w:rFonts w:ascii="Times New Roman" w:hAnsi="Times New Roman" w:cs="Times New Roman"/>
                <w:sz w:val="24"/>
                <w:szCs w:val="24"/>
              </w:rPr>
              <w:t>String</w:t>
            </w:r>
            <w:r>
              <w:rPr>
                <w:rFonts w:ascii="Times New Roman" w:hAnsi="Times New Roman" w:cs="Times New Roman" w:hint="eastAsia"/>
                <w:sz w:val="24"/>
                <w:szCs w:val="24"/>
              </w:rPr>
              <w:t>：</w:t>
            </w:r>
            <w:r>
              <w:rPr>
                <w:rFonts w:ascii="Times New Roman" w:hAnsi="Times New Roman" w:cs="Times New Roman" w:hint="eastAsia"/>
                <w:sz w:val="24"/>
                <w:szCs w:val="24"/>
              </w:rPr>
              <w:t>adapted_request //</w:t>
            </w:r>
            <w:r>
              <w:rPr>
                <w:rFonts w:ascii="Times New Roman" w:hAnsi="Times New Roman" w:cs="Times New Roman" w:hint="eastAsia"/>
                <w:sz w:val="24"/>
                <w:szCs w:val="24"/>
              </w:rPr>
              <w:t>适配后的请求</w:t>
            </w:r>
          </w:p>
        </w:tc>
      </w:tr>
    </w:tbl>
    <w:p w14:paraId="6856CBE7" w14:textId="6FB43432" w:rsidR="000E527E" w:rsidRPr="005E45EA" w:rsidRDefault="00CF2D49" w:rsidP="005B02E4">
      <w:pPr>
        <w:spacing w:line="400" w:lineRule="exact"/>
        <w:rPr>
          <w:color w:val="000000" w:themeColor="text1"/>
          <w:sz w:val="24"/>
        </w:rPr>
      </w:pPr>
      <w:ins w:id="5692" w:author="JY0225" w:date="2017-08-23T15:20:00Z">
        <w:r>
          <w:rPr>
            <w:color w:val="000000" w:themeColor="text1"/>
            <w:sz w:val="24"/>
          </w:rPr>
          <w:tab/>
        </w:r>
        <w:r w:rsidR="00A65547">
          <w:rPr>
            <w:rFonts w:hint="eastAsia"/>
            <w:color w:val="000000" w:themeColor="text1"/>
            <w:sz w:val="24"/>
          </w:rPr>
          <w:t>请求适配接口</w:t>
        </w:r>
        <w:r w:rsidR="007F04F3">
          <w:rPr>
            <w:rFonts w:hint="eastAsia"/>
            <w:color w:val="000000" w:themeColor="text1"/>
            <w:sz w:val="24"/>
          </w:rPr>
          <w:t>在用户请求到达</w:t>
        </w:r>
      </w:ins>
      <w:ins w:id="5693" w:author="JY0225" w:date="2017-08-23T15:21:00Z">
        <w:r w:rsidR="007F04F3">
          <w:rPr>
            <w:rFonts w:hint="eastAsia"/>
            <w:color w:val="000000" w:themeColor="text1"/>
            <w:sz w:val="24"/>
          </w:rPr>
          <w:t>中间件时调用，根据请求的特征，判断请求的类型，并将请求转换为服务器可识别的标准形式，并将适配后的请求返回。</w:t>
        </w:r>
      </w:ins>
    </w:p>
    <w:p w14:paraId="64D951BB" w14:textId="77777777" w:rsidR="005E189E" w:rsidRDefault="00301381" w:rsidP="001B4D5C">
      <w:r>
        <w:br w:type="page"/>
      </w:r>
    </w:p>
    <w:p w14:paraId="00215398" w14:textId="41ED1CD2" w:rsidR="0000160D" w:rsidRPr="00F97487" w:rsidRDefault="005E189E" w:rsidP="00F97487">
      <w:pPr>
        <w:pStyle w:val="1"/>
        <w:rPr>
          <w:rFonts w:ascii="Times New Roman" w:hAnsi="Times New Roman" w:cs="Times New Roman"/>
        </w:rPr>
      </w:pPr>
      <w:bookmarkStart w:id="5694" w:name="_Toc491335261"/>
      <w:r>
        <w:rPr>
          <w:rFonts w:ascii="Times New Roman" w:hAnsi="Times New Roman" w:cs="Times New Roman"/>
        </w:rPr>
        <w:lastRenderedPageBreak/>
        <w:t>第</w:t>
      </w:r>
      <w:r w:rsidR="00877756">
        <w:rPr>
          <w:rFonts w:ascii="Times New Roman" w:hAnsi="Times New Roman" w:cs="Times New Roman"/>
        </w:rPr>
        <w:t>五</w:t>
      </w:r>
      <w:r w:rsidRPr="00B87EE1">
        <w:rPr>
          <w:rFonts w:ascii="Times New Roman" w:hAnsi="Times New Roman" w:cs="Times New Roman"/>
        </w:rPr>
        <w:t>章</w:t>
      </w:r>
      <w:r w:rsidRPr="00B87EE1">
        <w:rPr>
          <w:rFonts w:ascii="Times New Roman" w:hAnsi="Times New Roman" w:cs="Times New Roman"/>
        </w:rPr>
        <w:t xml:space="preserve"> </w:t>
      </w:r>
      <w:r w:rsidR="00F15EFB">
        <w:rPr>
          <w:rFonts w:ascii="Times New Roman" w:hAnsi="Times New Roman" w:cs="Times New Roman"/>
        </w:rPr>
        <w:t>云</w:t>
      </w:r>
      <w:r w:rsidR="00476838">
        <w:rPr>
          <w:rFonts w:ascii="Times New Roman" w:hAnsi="Times New Roman" w:cs="Times New Roman"/>
        </w:rPr>
        <w:t>备份</w:t>
      </w:r>
      <w:r w:rsidRPr="00B87EE1">
        <w:rPr>
          <w:rFonts w:ascii="Times New Roman" w:hAnsi="Times New Roman" w:cs="Times New Roman"/>
        </w:rPr>
        <w:t>中间件</w:t>
      </w:r>
      <w:r>
        <w:rPr>
          <w:rFonts w:ascii="Times New Roman" w:hAnsi="Times New Roman" w:cs="Times New Roman"/>
        </w:rPr>
        <w:t>系统优化</w:t>
      </w:r>
      <w:r w:rsidR="000D6689">
        <w:rPr>
          <w:rFonts w:ascii="Times New Roman" w:hAnsi="Times New Roman" w:cs="Times New Roman"/>
        </w:rPr>
        <w:t>实现</w:t>
      </w:r>
      <w:bookmarkEnd w:id="5694"/>
    </w:p>
    <w:p w14:paraId="1990ADD6" w14:textId="2D1C3E44" w:rsidR="002646DB" w:rsidDel="00CD1C90" w:rsidRDefault="00133DF1">
      <w:pPr>
        <w:pStyle w:val="21"/>
        <w:spacing w:line="240" w:lineRule="auto"/>
        <w:rPr>
          <w:del w:id="5695" w:author="JY0225" w:date="2017-08-24T11:25:00Z"/>
          <w:rFonts w:hint="eastAsia"/>
        </w:rPr>
        <w:pPrChange w:id="5696" w:author="微软用户" w:date="2017-08-18T22:53:00Z">
          <w:pPr>
            <w:pStyle w:val="21"/>
          </w:pPr>
        </w:pPrChange>
      </w:pPr>
      <w:bookmarkStart w:id="5697" w:name="_Toc491335262"/>
      <w:r>
        <w:rPr>
          <w:rFonts w:hint="eastAsia"/>
        </w:rPr>
        <w:t xml:space="preserve">5.1 </w:t>
      </w:r>
      <w:r w:rsidR="000E1A48">
        <w:t>开发环境</w:t>
      </w:r>
      <w:bookmarkEnd w:id="5697"/>
    </w:p>
    <w:p w14:paraId="5E69A663" w14:textId="487C0D2D" w:rsidR="00477C31" w:rsidRPr="00AB4F70" w:rsidRDefault="00F96A64" w:rsidP="00CD1C90">
      <w:pPr>
        <w:pStyle w:val="21"/>
        <w:spacing w:line="240" w:lineRule="auto"/>
        <w:rPr>
          <w:color w:val="000000" w:themeColor="text1"/>
          <w:sz w:val="24"/>
        </w:rPr>
        <w:pPrChange w:id="5698" w:author="JY0225" w:date="2017-08-24T11:25:00Z">
          <w:pPr>
            <w:spacing w:line="400" w:lineRule="exact"/>
          </w:pPr>
        </w:pPrChange>
      </w:pPr>
      <w:del w:id="5699" w:author="JY0225" w:date="2017-08-24T11:25:00Z">
        <w:r w:rsidDel="00CD1C90">
          <w:tab/>
        </w:r>
        <w:r w:rsidRPr="00AB4F70" w:rsidDel="00CD1C90">
          <w:rPr>
            <w:color w:val="000000" w:themeColor="text1"/>
            <w:sz w:val="24"/>
          </w:rPr>
          <w:delText>表</w:delText>
        </w:r>
        <w:r w:rsidRPr="00AB4F70" w:rsidDel="00CD1C90">
          <w:rPr>
            <w:rFonts w:hint="eastAsia"/>
            <w:color w:val="000000" w:themeColor="text1"/>
            <w:sz w:val="24"/>
          </w:rPr>
          <w:delText>5-1</w:delText>
        </w:r>
        <w:r w:rsidRPr="00AB4F70" w:rsidDel="00CD1C90">
          <w:rPr>
            <w:rFonts w:hint="eastAsia"/>
            <w:color w:val="000000" w:themeColor="text1"/>
            <w:sz w:val="24"/>
          </w:rPr>
          <w:delText>所示的是中间件优化的开发环境</w:delText>
        </w:r>
      </w:del>
    </w:p>
    <w:p w14:paraId="1620FC4A" w14:textId="1FD53208" w:rsidR="002646DB" w:rsidRPr="00B67BB3" w:rsidRDefault="004E69B1" w:rsidP="00B67BB3">
      <w:pPr>
        <w:spacing w:line="400" w:lineRule="exact"/>
        <w:jc w:val="center"/>
        <w:rPr>
          <w:rFonts w:asciiTheme="minorEastAsia" w:hAnsiTheme="minorEastAsia"/>
          <w:sz w:val="24"/>
          <w:szCs w:val="24"/>
          <w:rPrChange w:id="5700" w:author="JY0225" w:date="2017-08-24T11:29:00Z">
            <w:rPr/>
          </w:rPrChange>
        </w:rPr>
        <w:pPrChange w:id="5701" w:author="JY0225" w:date="2017-08-24T11:29:00Z">
          <w:pPr>
            <w:spacing w:line="400" w:lineRule="exact"/>
            <w:jc w:val="center"/>
          </w:pPr>
        </w:pPrChange>
      </w:pPr>
      <w:r>
        <w:tab/>
      </w:r>
      <w:r w:rsidR="00477C31" w:rsidRPr="00B67BB3">
        <w:rPr>
          <w:rFonts w:asciiTheme="minorEastAsia" w:hAnsiTheme="minorEastAsia" w:hint="eastAsia"/>
          <w:color w:val="000000" w:themeColor="text1"/>
          <w:sz w:val="24"/>
          <w:szCs w:val="24"/>
          <w:rPrChange w:id="5702" w:author="JY0225" w:date="2017-08-24T11:29:00Z">
            <w:rPr>
              <w:rFonts w:hint="eastAsia"/>
              <w:color w:val="000000" w:themeColor="text1"/>
              <w:sz w:val="24"/>
            </w:rPr>
          </w:rPrChange>
        </w:rPr>
        <w:t>表</w:t>
      </w:r>
      <w:r w:rsidR="00477C31" w:rsidRPr="00B67BB3">
        <w:rPr>
          <w:rFonts w:asciiTheme="minorEastAsia" w:hAnsiTheme="minorEastAsia" w:hint="eastAsia"/>
          <w:color w:val="000000" w:themeColor="text1"/>
          <w:sz w:val="24"/>
          <w:szCs w:val="24"/>
          <w:rPrChange w:id="5703" w:author="JY0225" w:date="2017-08-24T11:29:00Z">
            <w:rPr>
              <w:rFonts w:hint="eastAsia"/>
              <w:color w:val="000000" w:themeColor="text1"/>
              <w:sz w:val="24"/>
            </w:rPr>
          </w:rPrChange>
        </w:rPr>
        <w:t>5</w:t>
      </w:r>
      <w:r w:rsidRPr="00B67BB3">
        <w:rPr>
          <w:rFonts w:asciiTheme="minorEastAsia" w:hAnsiTheme="minorEastAsia" w:hint="eastAsia"/>
          <w:color w:val="000000" w:themeColor="text1"/>
          <w:sz w:val="24"/>
          <w:szCs w:val="24"/>
          <w:rPrChange w:id="5704" w:author="JY0225" w:date="2017-08-24T11:29:00Z">
            <w:rPr>
              <w:rFonts w:hint="eastAsia"/>
              <w:color w:val="000000" w:themeColor="text1"/>
              <w:sz w:val="24"/>
            </w:rPr>
          </w:rPrChange>
        </w:rPr>
        <w:t xml:space="preserve">-1 </w:t>
      </w:r>
      <w:r w:rsidR="00734B87" w:rsidRPr="00B67BB3">
        <w:rPr>
          <w:rFonts w:asciiTheme="minorEastAsia" w:hAnsiTheme="minorEastAsia" w:hint="eastAsia"/>
          <w:color w:val="000000" w:themeColor="text1"/>
          <w:sz w:val="24"/>
          <w:szCs w:val="24"/>
          <w:rPrChange w:id="5705" w:author="JY0225" w:date="2017-08-24T11:29:00Z">
            <w:rPr>
              <w:rFonts w:hint="eastAsia"/>
              <w:color w:val="000000" w:themeColor="text1"/>
              <w:sz w:val="24"/>
            </w:rPr>
          </w:rPrChange>
        </w:rPr>
        <w:t>中间件优化开发环境</w:t>
      </w:r>
      <w:r w:rsidRPr="00B67BB3">
        <w:rPr>
          <w:rFonts w:asciiTheme="minorEastAsia" w:hAnsiTheme="minorEastAsia"/>
          <w:color w:val="000000" w:themeColor="text1"/>
          <w:sz w:val="24"/>
          <w:szCs w:val="24"/>
          <w:rPrChange w:id="5706" w:author="JY0225" w:date="2017-08-24T11:29:00Z">
            <w:rPr>
              <w:color w:val="000000" w:themeColor="text1"/>
              <w:sz w:val="24"/>
            </w:rPr>
          </w:rPrChange>
        </w:rPr>
        <w:t>表</w:t>
      </w:r>
    </w:p>
    <w:tbl>
      <w:tblPr>
        <w:tblStyle w:val="ae"/>
        <w:tblW w:w="0" w:type="auto"/>
        <w:jc w:val="center"/>
        <w:tblLook w:val="04A0" w:firstRow="1" w:lastRow="0" w:firstColumn="1" w:lastColumn="0" w:noHBand="0" w:noVBand="1"/>
        <w:tblPrChange w:id="5707" w:author="JY0225" w:date="2017-08-14T12:48:00Z">
          <w:tblPr>
            <w:tblStyle w:val="ae"/>
            <w:tblW w:w="0" w:type="auto"/>
            <w:tblInd w:w="817" w:type="dxa"/>
            <w:tblLook w:val="04A0" w:firstRow="1" w:lastRow="0" w:firstColumn="1" w:lastColumn="0" w:noHBand="0" w:noVBand="1"/>
          </w:tblPr>
        </w:tblPrChange>
      </w:tblPr>
      <w:tblGrid>
        <w:gridCol w:w="1985"/>
        <w:gridCol w:w="4564"/>
        <w:tblGridChange w:id="5708">
          <w:tblGrid>
            <w:gridCol w:w="1985"/>
            <w:gridCol w:w="5386"/>
          </w:tblGrid>
        </w:tblGridChange>
      </w:tblGrid>
      <w:tr w:rsidR="002646DB" w:rsidRPr="00B67BB3" w14:paraId="1CAD62FE" w14:textId="77777777" w:rsidTr="00781F19">
        <w:trPr>
          <w:jc w:val="center"/>
        </w:trPr>
        <w:tc>
          <w:tcPr>
            <w:tcW w:w="1985" w:type="dxa"/>
            <w:tcPrChange w:id="5709" w:author="JY0225" w:date="2017-08-14T12:48:00Z">
              <w:tcPr>
                <w:tcW w:w="1985" w:type="dxa"/>
              </w:tcPr>
            </w:tcPrChange>
          </w:tcPr>
          <w:p w14:paraId="0A7B6426" w14:textId="77777777" w:rsidR="002646DB" w:rsidRPr="00B67BB3" w:rsidRDefault="003A77F5" w:rsidP="00B67BB3">
            <w:pPr>
              <w:spacing w:line="400" w:lineRule="exact"/>
              <w:rPr>
                <w:rFonts w:asciiTheme="minorEastAsia" w:hAnsiTheme="minorEastAsia" w:cs="Times New Roman"/>
                <w:sz w:val="24"/>
                <w:szCs w:val="24"/>
                <w:rPrChange w:id="5710" w:author="JY0225" w:date="2017-08-24T11:29:00Z">
                  <w:rPr>
                    <w:rFonts w:ascii="Times New Roman" w:hAnsi="Times New Roman" w:cs="Times New Roman"/>
                    <w:sz w:val="24"/>
                    <w:szCs w:val="24"/>
                  </w:rPr>
                </w:rPrChange>
              </w:rPr>
              <w:pPrChange w:id="5711" w:author="JY0225" w:date="2017-08-24T11:29:00Z">
                <w:pPr>
                  <w:spacing w:line="360" w:lineRule="auto"/>
                </w:pPr>
              </w:pPrChange>
            </w:pPr>
            <w:r w:rsidRPr="00B67BB3">
              <w:rPr>
                <w:rFonts w:asciiTheme="minorEastAsia" w:hAnsiTheme="minorEastAsia" w:cs="Times New Roman" w:hint="eastAsia"/>
                <w:sz w:val="24"/>
                <w:szCs w:val="24"/>
                <w:rPrChange w:id="5712" w:author="JY0225" w:date="2017-08-24T11:29:00Z">
                  <w:rPr>
                    <w:rFonts w:ascii="Times New Roman" w:hAnsi="Times New Roman" w:cs="Times New Roman" w:hint="eastAsia"/>
                    <w:sz w:val="24"/>
                    <w:szCs w:val="24"/>
                  </w:rPr>
                </w:rPrChange>
              </w:rPr>
              <w:t>类别</w:t>
            </w:r>
          </w:p>
        </w:tc>
        <w:tc>
          <w:tcPr>
            <w:tcW w:w="4564" w:type="dxa"/>
            <w:tcPrChange w:id="5713" w:author="JY0225" w:date="2017-08-14T12:48:00Z">
              <w:tcPr>
                <w:tcW w:w="5386" w:type="dxa"/>
              </w:tcPr>
            </w:tcPrChange>
          </w:tcPr>
          <w:p w14:paraId="3ABDC14C" w14:textId="77777777" w:rsidR="002646DB" w:rsidRPr="00B67BB3" w:rsidRDefault="002646DB" w:rsidP="00B67BB3">
            <w:pPr>
              <w:spacing w:line="400" w:lineRule="exact"/>
              <w:rPr>
                <w:rFonts w:asciiTheme="minorEastAsia" w:hAnsiTheme="minorEastAsia" w:cs="Times New Roman"/>
                <w:sz w:val="24"/>
                <w:szCs w:val="24"/>
                <w:rPrChange w:id="5714" w:author="JY0225" w:date="2017-08-24T11:29:00Z">
                  <w:rPr>
                    <w:rFonts w:ascii="Times New Roman" w:hAnsi="Times New Roman" w:cs="Times New Roman"/>
                    <w:sz w:val="24"/>
                    <w:szCs w:val="24"/>
                  </w:rPr>
                </w:rPrChange>
              </w:rPr>
              <w:pPrChange w:id="5715" w:author="JY0225" w:date="2017-08-24T11:29:00Z">
                <w:pPr>
                  <w:spacing w:line="360" w:lineRule="auto"/>
                </w:pPr>
              </w:pPrChange>
            </w:pPr>
            <w:r w:rsidRPr="00B67BB3">
              <w:rPr>
                <w:rFonts w:asciiTheme="minorEastAsia" w:hAnsiTheme="minorEastAsia" w:cs="Times New Roman" w:hint="eastAsia"/>
                <w:sz w:val="24"/>
                <w:szCs w:val="24"/>
                <w:rPrChange w:id="5716" w:author="JY0225" w:date="2017-08-24T11:29:00Z">
                  <w:rPr>
                    <w:rFonts w:ascii="Times New Roman" w:hAnsi="Times New Roman" w:cs="Times New Roman" w:hint="eastAsia"/>
                    <w:sz w:val="24"/>
                    <w:szCs w:val="24"/>
                  </w:rPr>
                </w:rPrChange>
              </w:rPr>
              <w:t>具体参数</w:t>
            </w:r>
          </w:p>
        </w:tc>
      </w:tr>
      <w:tr w:rsidR="002646DB" w:rsidRPr="00B67BB3" w14:paraId="3CFE8EF6" w14:textId="77777777" w:rsidTr="00781F19">
        <w:trPr>
          <w:jc w:val="center"/>
        </w:trPr>
        <w:tc>
          <w:tcPr>
            <w:tcW w:w="1985" w:type="dxa"/>
            <w:tcPrChange w:id="5717" w:author="JY0225" w:date="2017-08-14T12:48:00Z">
              <w:tcPr>
                <w:tcW w:w="1985" w:type="dxa"/>
              </w:tcPr>
            </w:tcPrChange>
          </w:tcPr>
          <w:p w14:paraId="42BB70B5" w14:textId="77777777" w:rsidR="002646DB" w:rsidRPr="00B67BB3" w:rsidRDefault="00FB145D" w:rsidP="00B67BB3">
            <w:pPr>
              <w:spacing w:line="400" w:lineRule="exact"/>
              <w:rPr>
                <w:rFonts w:asciiTheme="minorEastAsia" w:hAnsiTheme="minorEastAsia" w:cs="Times New Roman"/>
                <w:sz w:val="24"/>
                <w:szCs w:val="24"/>
                <w:rPrChange w:id="5718" w:author="JY0225" w:date="2017-08-24T11:29:00Z">
                  <w:rPr>
                    <w:rFonts w:ascii="Times New Roman" w:hAnsi="Times New Roman" w:cs="Times New Roman"/>
                    <w:sz w:val="24"/>
                    <w:szCs w:val="24"/>
                  </w:rPr>
                </w:rPrChange>
              </w:rPr>
              <w:pPrChange w:id="5719" w:author="JY0225" w:date="2017-08-24T11:29:00Z">
                <w:pPr>
                  <w:spacing w:line="360" w:lineRule="auto"/>
                </w:pPr>
              </w:pPrChange>
            </w:pPr>
            <w:r w:rsidRPr="00B67BB3">
              <w:rPr>
                <w:rFonts w:asciiTheme="minorEastAsia" w:hAnsiTheme="minorEastAsia" w:cs="Times New Roman" w:hint="eastAsia"/>
                <w:sz w:val="24"/>
                <w:szCs w:val="24"/>
                <w:rPrChange w:id="5720" w:author="JY0225" w:date="2017-08-24T11:29:00Z">
                  <w:rPr>
                    <w:rFonts w:ascii="Times New Roman" w:hAnsi="Times New Roman" w:cs="Times New Roman" w:hint="eastAsia"/>
                    <w:sz w:val="24"/>
                    <w:szCs w:val="24"/>
                  </w:rPr>
                </w:rPrChange>
              </w:rPr>
              <w:t>操作系统</w:t>
            </w:r>
          </w:p>
        </w:tc>
        <w:tc>
          <w:tcPr>
            <w:tcW w:w="4564" w:type="dxa"/>
            <w:tcPrChange w:id="5721" w:author="JY0225" w:date="2017-08-14T12:48:00Z">
              <w:tcPr>
                <w:tcW w:w="5386" w:type="dxa"/>
              </w:tcPr>
            </w:tcPrChange>
          </w:tcPr>
          <w:p w14:paraId="2BDF9FB4" w14:textId="77777777" w:rsidR="002646DB" w:rsidRPr="00B67BB3" w:rsidRDefault="00557AC0" w:rsidP="00B67BB3">
            <w:pPr>
              <w:spacing w:line="400" w:lineRule="exact"/>
              <w:rPr>
                <w:rFonts w:asciiTheme="minorEastAsia" w:hAnsiTheme="minorEastAsia" w:cs="Times New Roman"/>
                <w:sz w:val="24"/>
                <w:szCs w:val="24"/>
                <w:rPrChange w:id="5722" w:author="JY0225" w:date="2017-08-24T11:29:00Z">
                  <w:rPr>
                    <w:rFonts w:ascii="Times New Roman" w:hAnsi="Times New Roman" w:cs="Times New Roman"/>
                    <w:sz w:val="24"/>
                    <w:szCs w:val="24"/>
                  </w:rPr>
                </w:rPrChange>
              </w:rPr>
              <w:pPrChange w:id="5723" w:author="JY0225" w:date="2017-08-24T11:29:00Z">
                <w:pPr>
                  <w:spacing w:line="360" w:lineRule="auto"/>
                </w:pPr>
              </w:pPrChange>
            </w:pPr>
            <w:r w:rsidRPr="00B67BB3">
              <w:rPr>
                <w:rFonts w:asciiTheme="minorEastAsia" w:hAnsiTheme="minorEastAsia" w:cs="Times New Roman"/>
                <w:sz w:val="24"/>
                <w:szCs w:val="24"/>
                <w:rPrChange w:id="5724" w:author="JY0225" w:date="2017-08-24T11:29:00Z">
                  <w:rPr>
                    <w:rFonts w:ascii="Times New Roman" w:hAnsi="Times New Roman" w:cs="Times New Roman"/>
                    <w:sz w:val="24"/>
                    <w:szCs w:val="24"/>
                  </w:rPr>
                </w:rPrChange>
              </w:rPr>
              <w:t>Ubuntu 14.04</w:t>
            </w:r>
          </w:p>
        </w:tc>
      </w:tr>
      <w:tr w:rsidR="002646DB" w:rsidRPr="00B67BB3" w14:paraId="433ADF16" w14:textId="77777777" w:rsidTr="00781F19">
        <w:trPr>
          <w:jc w:val="center"/>
        </w:trPr>
        <w:tc>
          <w:tcPr>
            <w:tcW w:w="1985" w:type="dxa"/>
            <w:tcPrChange w:id="5725" w:author="JY0225" w:date="2017-08-14T12:48:00Z">
              <w:tcPr>
                <w:tcW w:w="1985" w:type="dxa"/>
              </w:tcPr>
            </w:tcPrChange>
          </w:tcPr>
          <w:p w14:paraId="0CBF53A7" w14:textId="77777777" w:rsidR="002646DB" w:rsidRPr="00B67BB3" w:rsidRDefault="00AD208E" w:rsidP="00B67BB3">
            <w:pPr>
              <w:spacing w:line="400" w:lineRule="exact"/>
              <w:rPr>
                <w:rFonts w:asciiTheme="minorEastAsia" w:hAnsiTheme="minorEastAsia" w:cs="Times New Roman"/>
                <w:sz w:val="24"/>
                <w:szCs w:val="24"/>
                <w:rPrChange w:id="5726" w:author="JY0225" w:date="2017-08-24T11:29:00Z">
                  <w:rPr>
                    <w:rFonts w:ascii="Times New Roman" w:hAnsi="Times New Roman" w:cs="Times New Roman"/>
                    <w:sz w:val="24"/>
                    <w:szCs w:val="24"/>
                  </w:rPr>
                </w:rPrChange>
              </w:rPr>
              <w:pPrChange w:id="5727" w:author="JY0225" w:date="2017-08-24T11:29:00Z">
                <w:pPr>
                  <w:spacing w:line="360" w:lineRule="auto"/>
                </w:pPr>
              </w:pPrChange>
            </w:pPr>
            <w:r w:rsidRPr="00B67BB3">
              <w:rPr>
                <w:rFonts w:asciiTheme="minorEastAsia" w:hAnsiTheme="minorEastAsia" w:cs="Times New Roman" w:hint="eastAsia"/>
                <w:sz w:val="24"/>
                <w:szCs w:val="24"/>
                <w:rPrChange w:id="5728" w:author="JY0225" w:date="2017-08-24T11:29:00Z">
                  <w:rPr>
                    <w:rFonts w:ascii="Times New Roman" w:hAnsi="Times New Roman" w:cs="Times New Roman" w:hint="eastAsia"/>
                    <w:sz w:val="24"/>
                    <w:szCs w:val="24"/>
                  </w:rPr>
                </w:rPrChange>
              </w:rPr>
              <w:t>开发语言</w:t>
            </w:r>
          </w:p>
        </w:tc>
        <w:tc>
          <w:tcPr>
            <w:tcW w:w="4564" w:type="dxa"/>
            <w:tcPrChange w:id="5729" w:author="JY0225" w:date="2017-08-14T12:48:00Z">
              <w:tcPr>
                <w:tcW w:w="5386" w:type="dxa"/>
              </w:tcPr>
            </w:tcPrChange>
          </w:tcPr>
          <w:p w14:paraId="22F8F0CE" w14:textId="2E8CC3EF" w:rsidR="002646DB" w:rsidRPr="00B67BB3" w:rsidRDefault="00AD208E" w:rsidP="00B67BB3">
            <w:pPr>
              <w:spacing w:line="400" w:lineRule="exact"/>
              <w:rPr>
                <w:rFonts w:asciiTheme="minorEastAsia" w:hAnsiTheme="minorEastAsia" w:cs="Times New Roman"/>
                <w:sz w:val="24"/>
                <w:szCs w:val="24"/>
                <w:rPrChange w:id="5730" w:author="JY0225" w:date="2017-08-24T11:29:00Z">
                  <w:rPr>
                    <w:rFonts w:ascii="Times New Roman" w:hAnsi="Times New Roman" w:cs="Times New Roman"/>
                    <w:sz w:val="24"/>
                    <w:szCs w:val="24"/>
                  </w:rPr>
                </w:rPrChange>
              </w:rPr>
              <w:pPrChange w:id="5731" w:author="JY0225" w:date="2017-08-24T11:29:00Z">
                <w:pPr>
                  <w:spacing w:line="360" w:lineRule="auto"/>
                </w:pPr>
              </w:pPrChange>
            </w:pPr>
            <w:r w:rsidRPr="00B67BB3">
              <w:rPr>
                <w:rFonts w:asciiTheme="minorEastAsia" w:hAnsiTheme="minorEastAsia" w:cs="Times New Roman" w:hint="eastAsia"/>
                <w:sz w:val="24"/>
                <w:szCs w:val="24"/>
                <w:rPrChange w:id="5732" w:author="JY0225" w:date="2017-08-24T11:29:00Z">
                  <w:rPr>
                    <w:rFonts w:ascii="Times New Roman" w:hAnsi="Times New Roman" w:cs="Times New Roman" w:hint="eastAsia"/>
                    <w:sz w:val="24"/>
                    <w:szCs w:val="24"/>
                  </w:rPr>
                </w:rPrChange>
              </w:rPr>
              <w:t>Python</w:t>
            </w:r>
            <w:r w:rsidR="0046062A" w:rsidRPr="00B67BB3">
              <w:rPr>
                <w:rFonts w:asciiTheme="minorEastAsia" w:hAnsiTheme="minorEastAsia" w:cs="Times New Roman" w:hint="eastAsia"/>
                <w:sz w:val="24"/>
                <w:szCs w:val="24"/>
                <w:rPrChange w:id="5733" w:author="JY0225" w:date="2017-08-24T11:29:00Z">
                  <w:rPr>
                    <w:rFonts w:ascii="Times New Roman" w:hAnsi="Times New Roman" w:cs="Times New Roman" w:hint="eastAsia"/>
                    <w:sz w:val="24"/>
                    <w:szCs w:val="24"/>
                  </w:rPr>
                </w:rPrChange>
              </w:rPr>
              <w:t>、</w:t>
            </w:r>
            <w:r w:rsidRPr="00B67BB3">
              <w:rPr>
                <w:rFonts w:asciiTheme="minorEastAsia" w:hAnsiTheme="minorEastAsia" w:cs="Times New Roman"/>
                <w:sz w:val="24"/>
                <w:szCs w:val="24"/>
                <w:rPrChange w:id="5734" w:author="JY0225" w:date="2017-08-24T11:29:00Z">
                  <w:rPr>
                    <w:rFonts w:ascii="Times New Roman" w:hAnsi="Times New Roman" w:cs="Times New Roman"/>
                    <w:sz w:val="24"/>
                    <w:szCs w:val="24"/>
                  </w:rPr>
                </w:rPrChange>
              </w:rPr>
              <w:t xml:space="preserve"> Java</w:t>
            </w:r>
            <w:ins w:id="5735" w:author="JY0225" w:date="2017-08-24T11:27:00Z">
              <w:r w:rsidR="00B202BF" w:rsidRPr="00B67BB3">
                <w:rPr>
                  <w:rFonts w:asciiTheme="minorEastAsia" w:hAnsiTheme="minorEastAsia" w:cs="Times New Roman" w:hint="eastAsia"/>
                  <w:sz w:val="24"/>
                  <w:szCs w:val="24"/>
                  <w:rPrChange w:id="5736" w:author="JY0225" w:date="2017-08-24T11:29:00Z">
                    <w:rPr>
                      <w:rFonts w:ascii="Times New Roman" w:hAnsi="Times New Roman" w:cs="Times New Roman" w:hint="eastAsia"/>
                      <w:sz w:val="24"/>
                      <w:szCs w:val="24"/>
                    </w:rPr>
                  </w:rPrChange>
                </w:rPr>
                <w:t>、</w:t>
              </w:r>
              <w:r w:rsidR="00B202BF" w:rsidRPr="00B67BB3">
                <w:rPr>
                  <w:rFonts w:asciiTheme="minorEastAsia" w:hAnsiTheme="minorEastAsia" w:cs="Times New Roman" w:hint="eastAsia"/>
                  <w:sz w:val="24"/>
                  <w:szCs w:val="24"/>
                  <w:rPrChange w:id="5737" w:author="JY0225" w:date="2017-08-24T11:29:00Z">
                    <w:rPr>
                      <w:rFonts w:ascii="Times New Roman" w:hAnsi="Times New Roman" w:cs="Times New Roman" w:hint="eastAsia"/>
                      <w:sz w:val="24"/>
                      <w:szCs w:val="24"/>
                    </w:rPr>
                  </w:rPrChange>
                </w:rPr>
                <w:t>JavaScript</w:t>
              </w:r>
              <w:r w:rsidR="00B202BF" w:rsidRPr="00B67BB3">
                <w:rPr>
                  <w:rFonts w:asciiTheme="minorEastAsia" w:hAnsiTheme="minorEastAsia" w:cs="Times New Roman" w:hint="eastAsia"/>
                  <w:sz w:val="24"/>
                  <w:szCs w:val="24"/>
                  <w:rPrChange w:id="5738" w:author="JY0225" w:date="2017-08-24T11:29:00Z">
                    <w:rPr>
                      <w:rFonts w:ascii="Times New Roman" w:hAnsi="Times New Roman" w:cs="Times New Roman" w:hint="eastAsia"/>
                      <w:sz w:val="24"/>
                      <w:szCs w:val="24"/>
                    </w:rPr>
                  </w:rPrChange>
                </w:rPr>
                <w:t>、</w:t>
              </w:r>
              <w:r w:rsidR="00B202BF" w:rsidRPr="00B67BB3">
                <w:rPr>
                  <w:rFonts w:asciiTheme="minorEastAsia" w:hAnsiTheme="minorEastAsia" w:cs="Times New Roman" w:hint="eastAsia"/>
                  <w:sz w:val="24"/>
                  <w:szCs w:val="24"/>
                  <w:rPrChange w:id="5739" w:author="JY0225" w:date="2017-08-24T11:29:00Z">
                    <w:rPr>
                      <w:rFonts w:ascii="Times New Roman" w:hAnsi="Times New Roman" w:cs="Times New Roman" w:hint="eastAsia"/>
                      <w:sz w:val="24"/>
                      <w:szCs w:val="24"/>
                    </w:rPr>
                  </w:rPrChange>
                </w:rPr>
                <w:t>HTML</w:t>
              </w:r>
            </w:ins>
          </w:p>
        </w:tc>
      </w:tr>
      <w:tr w:rsidR="002646DB" w:rsidRPr="00B67BB3" w14:paraId="6889D506" w14:textId="77777777" w:rsidTr="00781F19">
        <w:trPr>
          <w:jc w:val="center"/>
        </w:trPr>
        <w:tc>
          <w:tcPr>
            <w:tcW w:w="1985" w:type="dxa"/>
            <w:tcPrChange w:id="5740" w:author="JY0225" w:date="2017-08-14T12:48:00Z">
              <w:tcPr>
                <w:tcW w:w="1985" w:type="dxa"/>
              </w:tcPr>
            </w:tcPrChange>
          </w:tcPr>
          <w:p w14:paraId="448D1713" w14:textId="77777777" w:rsidR="002646DB" w:rsidRPr="00B67BB3" w:rsidRDefault="00B801E4" w:rsidP="00B67BB3">
            <w:pPr>
              <w:spacing w:line="400" w:lineRule="exact"/>
              <w:rPr>
                <w:rFonts w:asciiTheme="minorEastAsia" w:hAnsiTheme="minorEastAsia" w:cs="Times New Roman"/>
                <w:sz w:val="24"/>
                <w:szCs w:val="24"/>
                <w:rPrChange w:id="5741" w:author="JY0225" w:date="2017-08-24T11:29:00Z">
                  <w:rPr>
                    <w:rFonts w:ascii="Times New Roman" w:hAnsi="Times New Roman" w:cs="Times New Roman"/>
                    <w:sz w:val="24"/>
                    <w:szCs w:val="24"/>
                  </w:rPr>
                </w:rPrChange>
              </w:rPr>
              <w:pPrChange w:id="5742" w:author="JY0225" w:date="2017-08-24T11:29:00Z">
                <w:pPr>
                  <w:spacing w:line="360" w:lineRule="auto"/>
                </w:pPr>
              </w:pPrChange>
            </w:pPr>
            <w:r w:rsidRPr="00B67BB3">
              <w:rPr>
                <w:rFonts w:asciiTheme="minorEastAsia" w:hAnsiTheme="minorEastAsia" w:cs="Times New Roman" w:hint="eastAsia"/>
                <w:sz w:val="24"/>
                <w:szCs w:val="24"/>
                <w:rPrChange w:id="5743" w:author="JY0225" w:date="2017-08-24T11:29:00Z">
                  <w:rPr>
                    <w:rFonts w:ascii="Times New Roman" w:hAnsi="Times New Roman" w:cs="Times New Roman" w:hint="eastAsia"/>
                    <w:sz w:val="24"/>
                    <w:szCs w:val="24"/>
                  </w:rPr>
                </w:rPrChange>
              </w:rPr>
              <w:t>开发工具</w:t>
            </w:r>
          </w:p>
        </w:tc>
        <w:tc>
          <w:tcPr>
            <w:tcW w:w="4564" w:type="dxa"/>
            <w:tcPrChange w:id="5744" w:author="JY0225" w:date="2017-08-14T12:48:00Z">
              <w:tcPr>
                <w:tcW w:w="5386" w:type="dxa"/>
              </w:tcPr>
            </w:tcPrChange>
          </w:tcPr>
          <w:p w14:paraId="73BB03B3" w14:textId="5CCA750E" w:rsidR="002646DB" w:rsidRPr="00B67BB3" w:rsidRDefault="00846551" w:rsidP="00B67BB3">
            <w:pPr>
              <w:spacing w:line="400" w:lineRule="exact"/>
              <w:rPr>
                <w:rFonts w:asciiTheme="minorEastAsia" w:hAnsiTheme="minorEastAsia" w:cs="Times New Roman"/>
                <w:sz w:val="24"/>
                <w:szCs w:val="24"/>
                <w:rPrChange w:id="5745" w:author="JY0225" w:date="2017-08-24T11:29:00Z">
                  <w:rPr>
                    <w:rFonts w:ascii="Times New Roman" w:hAnsi="Times New Roman" w:cs="Times New Roman"/>
                    <w:sz w:val="24"/>
                    <w:szCs w:val="24"/>
                  </w:rPr>
                </w:rPrChange>
              </w:rPr>
              <w:pPrChange w:id="5746" w:author="JY0225" w:date="2017-08-24T11:29:00Z">
                <w:pPr>
                  <w:spacing w:line="360" w:lineRule="auto"/>
                </w:pPr>
              </w:pPrChange>
            </w:pPr>
            <w:r w:rsidRPr="00B67BB3">
              <w:rPr>
                <w:rFonts w:asciiTheme="minorEastAsia" w:hAnsiTheme="minorEastAsia" w:cs="Times New Roman" w:hint="eastAsia"/>
                <w:sz w:val="24"/>
                <w:szCs w:val="24"/>
                <w:rPrChange w:id="5747" w:author="JY0225" w:date="2017-08-24T11:29:00Z">
                  <w:rPr>
                    <w:rFonts w:ascii="Times New Roman" w:hAnsi="Times New Roman" w:cs="Times New Roman" w:hint="eastAsia"/>
                    <w:sz w:val="24"/>
                    <w:szCs w:val="24"/>
                  </w:rPr>
                </w:rPrChange>
              </w:rPr>
              <w:t>Atom</w:t>
            </w:r>
            <w:r w:rsidR="0046062A" w:rsidRPr="00B67BB3">
              <w:rPr>
                <w:rFonts w:asciiTheme="minorEastAsia" w:hAnsiTheme="minorEastAsia" w:cs="Times New Roman" w:hint="eastAsia"/>
                <w:sz w:val="24"/>
                <w:szCs w:val="24"/>
                <w:rPrChange w:id="5748" w:author="JY0225" w:date="2017-08-24T11:29:00Z">
                  <w:rPr>
                    <w:rFonts w:ascii="Times New Roman" w:hAnsi="Times New Roman" w:cs="Times New Roman" w:hint="eastAsia"/>
                    <w:sz w:val="24"/>
                    <w:szCs w:val="24"/>
                  </w:rPr>
                </w:rPrChange>
              </w:rPr>
              <w:t>、</w:t>
            </w:r>
            <w:r w:rsidRPr="00B67BB3">
              <w:rPr>
                <w:rFonts w:asciiTheme="minorEastAsia" w:hAnsiTheme="minorEastAsia" w:cs="Times New Roman"/>
                <w:sz w:val="24"/>
                <w:szCs w:val="24"/>
                <w:rPrChange w:id="5749" w:author="JY0225" w:date="2017-08-24T11:29:00Z">
                  <w:rPr>
                    <w:rFonts w:ascii="Times New Roman" w:hAnsi="Times New Roman" w:cs="Times New Roman"/>
                    <w:sz w:val="24"/>
                    <w:szCs w:val="24"/>
                  </w:rPr>
                </w:rPrChange>
              </w:rPr>
              <w:t>WebExtension</w:t>
            </w:r>
          </w:p>
        </w:tc>
      </w:tr>
      <w:tr w:rsidR="002646DB" w:rsidRPr="00B67BB3" w14:paraId="4D213D5E" w14:textId="77777777" w:rsidTr="00781F19">
        <w:trPr>
          <w:jc w:val="center"/>
        </w:trPr>
        <w:tc>
          <w:tcPr>
            <w:tcW w:w="1985" w:type="dxa"/>
            <w:tcPrChange w:id="5750" w:author="JY0225" w:date="2017-08-14T12:48:00Z">
              <w:tcPr>
                <w:tcW w:w="1985" w:type="dxa"/>
              </w:tcPr>
            </w:tcPrChange>
          </w:tcPr>
          <w:p w14:paraId="0ABE2FB5" w14:textId="77777777" w:rsidR="002646DB" w:rsidRPr="00B67BB3" w:rsidRDefault="00846551" w:rsidP="00B67BB3">
            <w:pPr>
              <w:spacing w:line="400" w:lineRule="exact"/>
              <w:rPr>
                <w:rFonts w:asciiTheme="minorEastAsia" w:hAnsiTheme="minorEastAsia" w:cs="Times New Roman"/>
                <w:sz w:val="24"/>
                <w:szCs w:val="24"/>
                <w:rPrChange w:id="5751" w:author="JY0225" w:date="2017-08-24T11:29:00Z">
                  <w:rPr>
                    <w:rFonts w:ascii="Times New Roman" w:hAnsi="Times New Roman" w:cs="Times New Roman"/>
                    <w:sz w:val="24"/>
                    <w:szCs w:val="24"/>
                  </w:rPr>
                </w:rPrChange>
              </w:rPr>
              <w:pPrChange w:id="5752" w:author="JY0225" w:date="2017-08-24T11:29:00Z">
                <w:pPr>
                  <w:spacing w:line="360" w:lineRule="auto"/>
                </w:pPr>
              </w:pPrChange>
            </w:pPr>
            <w:r w:rsidRPr="00B67BB3">
              <w:rPr>
                <w:rFonts w:asciiTheme="minorEastAsia" w:hAnsiTheme="minorEastAsia" w:cs="Times New Roman" w:hint="eastAsia"/>
                <w:sz w:val="24"/>
                <w:szCs w:val="24"/>
                <w:rPrChange w:id="5753" w:author="JY0225" w:date="2017-08-24T11:29:00Z">
                  <w:rPr>
                    <w:rFonts w:ascii="Times New Roman" w:hAnsi="Times New Roman" w:cs="Times New Roman" w:hint="eastAsia"/>
                    <w:sz w:val="24"/>
                    <w:szCs w:val="24"/>
                  </w:rPr>
                </w:rPrChange>
              </w:rPr>
              <w:t>数据库</w:t>
            </w:r>
          </w:p>
        </w:tc>
        <w:tc>
          <w:tcPr>
            <w:tcW w:w="4564" w:type="dxa"/>
            <w:tcPrChange w:id="5754" w:author="JY0225" w:date="2017-08-14T12:48:00Z">
              <w:tcPr>
                <w:tcW w:w="5386" w:type="dxa"/>
              </w:tcPr>
            </w:tcPrChange>
          </w:tcPr>
          <w:p w14:paraId="3D38F524" w14:textId="77777777" w:rsidR="002646DB" w:rsidRPr="00B67BB3" w:rsidRDefault="00846551" w:rsidP="00B67BB3">
            <w:pPr>
              <w:spacing w:line="400" w:lineRule="exact"/>
              <w:rPr>
                <w:rFonts w:asciiTheme="minorEastAsia" w:hAnsiTheme="minorEastAsia" w:cs="Times New Roman"/>
                <w:sz w:val="24"/>
                <w:szCs w:val="24"/>
                <w:rPrChange w:id="5755" w:author="JY0225" w:date="2017-08-24T11:29:00Z">
                  <w:rPr>
                    <w:rFonts w:ascii="Times New Roman" w:hAnsi="Times New Roman" w:cs="Times New Roman"/>
                    <w:sz w:val="24"/>
                    <w:szCs w:val="24"/>
                  </w:rPr>
                </w:rPrChange>
              </w:rPr>
              <w:pPrChange w:id="5756" w:author="JY0225" w:date="2017-08-24T11:29:00Z">
                <w:pPr>
                  <w:spacing w:line="360" w:lineRule="auto"/>
                </w:pPr>
              </w:pPrChange>
            </w:pPr>
            <w:r w:rsidRPr="00B67BB3">
              <w:rPr>
                <w:rFonts w:asciiTheme="minorEastAsia" w:hAnsiTheme="minorEastAsia" w:cs="Times New Roman" w:hint="eastAsia"/>
                <w:sz w:val="24"/>
                <w:szCs w:val="24"/>
                <w:rPrChange w:id="5757" w:author="JY0225" w:date="2017-08-24T11:29:00Z">
                  <w:rPr>
                    <w:rFonts w:ascii="Times New Roman" w:hAnsi="Times New Roman" w:cs="Times New Roman" w:hint="eastAsia"/>
                    <w:sz w:val="24"/>
                    <w:szCs w:val="24"/>
                  </w:rPr>
                </w:rPrChange>
              </w:rPr>
              <w:t>SQLite</w:t>
            </w:r>
          </w:p>
        </w:tc>
      </w:tr>
    </w:tbl>
    <w:p w14:paraId="0E7E72A1" w14:textId="7FDC722A" w:rsidR="00AD0394" w:rsidRPr="00B67BB3" w:rsidRDefault="00AD0394" w:rsidP="00B67BB3">
      <w:pPr>
        <w:spacing w:line="400" w:lineRule="exact"/>
        <w:rPr>
          <w:ins w:id="5758" w:author="JY0225" w:date="2017-08-24T11:26:00Z"/>
          <w:rFonts w:asciiTheme="minorEastAsia" w:hAnsiTheme="minorEastAsia" w:hint="eastAsia"/>
          <w:sz w:val="24"/>
          <w:szCs w:val="24"/>
          <w:rPrChange w:id="5759" w:author="JY0225" w:date="2017-08-24T11:29:00Z">
            <w:rPr>
              <w:ins w:id="5760" w:author="JY0225" w:date="2017-08-24T11:26:00Z"/>
              <w:rFonts w:hint="eastAsia"/>
            </w:rPr>
          </w:rPrChange>
        </w:rPr>
        <w:pPrChange w:id="5761" w:author="JY0225" w:date="2017-08-24T11:29:00Z">
          <w:pPr>
            <w:pStyle w:val="21"/>
          </w:pPr>
        </w:pPrChange>
      </w:pPr>
      <w:bookmarkStart w:id="5762" w:name="_Toc491335263"/>
      <w:ins w:id="5763" w:author="JY0225" w:date="2017-08-24T11:26:00Z">
        <w:r w:rsidRPr="00B67BB3">
          <w:rPr>
            <w:rFonts w:asciiTheme="minorEastAsia" w:hAnsiTheme="minorEastAsia"/>
            <w:sz w:val="24"/>
            <w:szCs w:val="24"/>
            <w:rPrChange w:id="5764" w:author="JY0225" w:date="2017-08-24T11:29:00Z">
              <w:rPr/>
            </w:rPrChange>
          </w:rPr>
          <w:tab/>
        </w:r>
        <w:r w:rsidR="00B202BF" w:rsidRPr="00B67BB3">
          <w:rPr>
            <w:rFonts w:asciiTheme="minorEastAsia" w:hAnsiTheme="minorEastAsia" w:hint="eastAsia"/>
            <w:sz w:val="24"/>
            <w:szCs w:val="24"/>
            <w:rPrChange w:id="5765" w:author="JY0225" w:date="2017-08-24T11:29:00Z">
              <w:rPr>
                <w:rFonts w:hint="eastAsia"/>
              </w:rPr>
            </w:rPrChange>
          </w:rPr>
          <w:t>云备份中间件系统优化的是在</w:t>
        </w:r>
        <w:r w:rsidR="00B202BF" w:rsidRPr="00B67BB3">
          <w:rPr>
            <w:rFonts w:asciiTheme="minorEastAsia" w:hAnsiTheme="minorEastAsia" w:hint="eastAsia"/>
            <w:sz w:val="24"/>
            <w:szCs w:val="24"/>
            <w:rPrChange w:id="5766" w:author="JY0225" w:date="2017-08-24T11:29:00Z">
              <w:rPr>
                <w:rFonts w:hint="eastAsia"/>
              </w:rPr>
            </w:rPrChange>
          </w:rPr>
          <w:t>Ubuntu</w:t>
        </w:r>
        <w:r w:rsidR="00B202BF" w:rsidRPr="00B67BB3">
          <w:rPr>
            <w:rFonts w:asciiTheme="minorEastAsia" w:hAnsiTheme="minorEastAsia"/>
            <w:sz w:val="24"/>
            <w:szCs w:val="24"/>
            <w:rPrChange w:id="5767" w:author="JY0225" w:date="2017-08-24T11:29:00Z">
              <w:rPr/>
            </w:rPrChange>
          </w:rPr>
          <w:t>14.04</w:t>
        </w:r>
        <w:r w:rsidR="00B202BF" w:rsidRPr="00B67BB3">
          <w:rPr>
            <w:rFonts w:asciiTheme="minorEastAsia" w:hAnsiTheme="minorEastAsia" w:hint="eastAsia"/>
            <w:sz w:val="24"/>
            <w:szCs w:val="24"/>
            <w:rPrChange w:id="5768" w:author="JY0225" w:date="2017-08-24T11:29:00Z">
              <w:rPr>
                <w:rFonts w:hint="eastAsia"/>
              </w:rPr>
            </w:rPrChange>
          </w:rPr>
          <w:t>下开发的，使用的开发语言有</w:t>
        </w:r>
      </w:ins>
      <w:ins w:id="5769" w:author="JY0225" w:date="2017-08-24T11:27:00Z">
        <w:r w:rsidR="00BF5125" w:rsidRPr="00B67BB3">
          <w:rPr>
            <w:rFonts w:asciiTheme="minorEastAsia" w:hAnsiTheme="minorEastAsia" w:hint="eastAsia"/>
            <w:sz w:val="24"/>
            <w:szCs w:val="24"/>
            <w:rPrChange w:id="5770" w:author="JY0225" w:date="2017-08-24T11:29:00Z">
              <w:rPr>
                <w:rFonts w:hint="eastAsia"/>
              </w:rPr>
            </w:rPrChange>
          </w:rPr>
          <w:t>Python</w:t>
        </w:r>
        <w:r w:rsidR="00BF5125" w:rsidRPr="00B67BB3">
          <w:rPr>
            <w:rFonts w:asciiTheme="minorEastAsia" w:hAnsiTheme="minorEastAsia" w:hint="eastAsia"/>
            <w:sz w:val="24"/>
            <w:szCs w:val="24"/>
            <w:rPrChange w:id="5771" w:author="JY0225" w:date="2017-08-24T11:29:00Z">
              <w:rPr>
                <w:rFonts w:hint="eastAsia"/>
              </w:rPr>
            </w:rPrChange>
          </w:rPr>
          <w:t>、</w:t>
        </w:r>
        <w:r w:rsidR="00BF5125" w:rsidRPr="00B67BB3">
          <w:rPr>
            <w:rFonts w:asciiTheme="minorEastAsia" w:hAnsiTheme="minorEastAsia" w:hint="eastAsia"/>
            <w:sz w:val="24"/>
            <w:szCs w:val="24"/>
            <w:rPrChange w:id="5772" w:author="JY0225" w:date="2017-08-24T11:29:00Z">
              <w:rPr>
                <w:rFonts w:hint="eastAsia"/>
              </w:rPr>
            </w:rPrChange>
          </w:rPr>
          <w:t>Java</w:t>
        </w:r>
        <w:r w:rsidR="00BF5125" w:rsidRPr="00B67BB3">
          <w:rPr>
            <w:rFonts w:asciiTheme="minorEastAsia" w:hAnsiTheme="minorEastAsia" w:hint="eastAsia"/>
            <w:sz w:val="24"/>
            <w:szCs w:val="24"/>
            <w:rPrChange w:id="5773" w:author="JY0225" w:date="2017-08-24T11:29:00Z">
              <w:rPr>
                <w:rFonts w:hint="eastAsia"/>
              </w:rPr>
            </w:rPrChange>
          </w:rPr>
          <w:t>、</w:t>
        </w:r>
        <w:r w:rsidR="00BF5125" w:rsidRPr="00B67BB3">
          <w:rPr>
            <w:rFonts w:asciiTheme="minorEastAsia" w:hAnsiTheme="minorEastAsia" w:hint="eastAsia"/>
            <w:sz w:val="24"/>
            <w:szCs w:val="24"/>
            <w:rPrChange w:id="5774" w:author="JY0225" w:date="2017-08-24T11:29:00Z">
              <w:rPr>
                <w:rFonts w:hint="eastAsia"/>
              </w:rPr>
            </w:rPrChange>
          </w:rPr>
          <w:t>JavaScript</w:t>
        </w:r>
        <w:r w:rsidR="00BF5125" w:rsidRPr="00B67BB3">
          <w:rPr>
            <w:rFonts w:asciiTheme="minorEastAsia" w:hAnsiTheme="minorEastAsia" w:hint="eastAsia"/>
            <w:sz w:val="24"/>
            <w:szCs w:val="24"/>
            <w:rPrChange w:id="5775" w:author="JY0225" w:date="2017-08-24T11:29:00Z">
              <w:rPr>
                <w:rFonts w:hint="eastAsia"/>
              </w:rPr>
            </w:rPrChange>
          </w:rPr>
          <w:t>以及</w:t>
        </w:r>
        <w:r w:rsidR="00BF5125" w:rsidRPr="00B67BB3">
          <w:rPr>
            <w:rFonts w:asciiTheme="minorEastAsia" w:hAnsiTheme="minorEastAsia" w:hint="eastAsia"/>
            <w:sz w:val="24"/>
            <w:szCs w:val="24"/>
            <w:rPrChange w:id="5776" w:author="JY0225" w:date="2017-08-24T11:29:00Z">
              <w:rPr>
                <w:rFonts w:hint="eastAsia"/>
              </w:rPr>
            </w:rPrChange>
          </w:rPr>
          <w:t>HTML</w:t>
        </w:r>
        <w:r w:rsidR="00BF5125" w:rsidRPr="00B67BB3">
          <w:rPr>
            <w:rFonts w:asciiTheme="minorEastAsia" w:hAnsiTheme="minorEastAsia" w:hint="eastAsia"/>
            <w:sz w:val="24"/>
            <w:szCs w:val="24"/>
            <w:rPrChange w:id="5777" w:author="JY0225" w:date="2017-08-24T11:29:00Z">
              <w:rPr>
                <w:rFonts w:hint="eastAsia"/>
              </w:rPr>
            </w:rPrChange>
          </w:rPr>
          <w:t>，使用</w:t>
        </w:r>
      </w:ins>
      <w:ins w:id="5778" w:author="JY0225" w:date="2017-08-24T11:28:00Z">
        <w:r w:rsidR="00BF5125" w:rsidRPr="00B67BB3">
          <w:rPr>
            <w:rFonts w:asciiTheme="minorEastAsia" w:hAnsiTheme="minorEastAsia" w:hint="eastAsia"/>
            <w:sz w:val="24"/>
            <w:szCs w:val="24"/>
            <w:rPrChange w:id="5779" w:author="JY0225" w:date="2017-08-24T11:29:00Z">
              <w:rPr>
                <w:rFonts w:hint="eastAsia"/>
              </w:rPr>
            </w:rPrChange>
          </w:rPr>
          <w:t>了</w:t>
        </w:r>
        <w:r w:rsidR="00BF5125" w:rsidRPr="00B67BB3">
          <w:rPr>
            <w:rFonts w:asciiTheme="minorEastAsia" w:hAnsiTheme="minorEastAsia" w:hint="eastAsia"/>
            <w:sz w:val="24"/>
            <w:szCs w:val="24"/>
            <w:rPrChange w:id="5780" w:author="JY0225" w:date="2017-08-24T11:29:00Z">
              <w:rPr>
                <w:rFonts w:hint="eastAsia"/>
              </w:rPr>
            </w:rPrChange>
          </w:rPr>
          <w:t>Atom</w:t>
        </w:r>
        <w:r w:rsidR="00BF5125" w:rsidRPr="00B67BB3">
          <w:rPr>
            <w:rFonts w:asciiTheme="minorEastAsia" w:hAnsiTheme="minorEastAsia" w:hint="eastAsia"/>
            <w:sz w:val="24"/>
            <w:szCs w:val="24"/>
            <w:rPrChange w:id="5781" w:author="JY0225" w:date="2017-08-24T11:29:00Z">
              <w:rPr>
                <w:rFonts w:hint="eastAsia"/>
              </w:rPr>
            </w:rPrChange>
          </w:rPr>
          <w:t>作为代码的编辑和调试工具，采用了</w:t>
        </w:r>
        <w:r w:rsidR="00BF5125" w:rsidRPr="00B67BB3">
          <w:rPr>
            <w:rFonts w:asciiTheme="minorEastAsia" w:hAnsiTheme="minorEastAsia" w:hint="eastAsia"/>
            <w:sz w:val="24"/>
            <w:szCs w:val="24"/>
            <w:rPrChange w:id="5782" w:author="JY0225" w:date="2017-08-24T11:29:00Z">
              <w:rPr>
                <w:rFonts w:hint="eastAsia"/>
              </w:rPr>
            </w:rPrChange>
          </w:rPr>
          <w:t>WebExtension</w:t>
        </w:r>
        <w:r w:rsidR="00BF5125" w:rsidRPr="00B67BB3">
          <w:rPr>
            <w:rFonts w:asciiTheme="minorEastAsia" w:hAnsiTheme="minorEastAsia" w:hint="eastAsia"/>
            <w:sz w:val="24"/>
            <w:szCs w:val="24"/>
            <w:rPrChange w:id="5783" w:author="JY0225" w:date="2017-08-24T11:29:00Z">
              <w:rPr>
                <w:rFonts w:hint="eastAsia"/>
              </w:rPr>
            </w:rPrChange>
          </w:rPr>
          <w:t>框架开发</w:t>
        </w:r>
        <w:r w:rsidR="00BF5125" w:rsidRPr="00B67BB3">
          <w:rPr>
            <w:rFonts w:asciiTheme="minorEastAsia" w:hAnsiTheme="minorEastAsia" w:hint="eastAsia"/>
            <w:sz w:val="24"/>
            <w:szCs w:val="24"/>
            <w:rPrChange w:id="5784" w:author="JY0225" w:date="2017-08-24T11:29:00Z">
              <w:rPr>
                <w:rFonts w:hint="eastAsia"/>
              </w:rPr>
            </w:rPrChange>
          </w:rPr>
          <w:t>Firefox</w:t>
        </w:r>
        <w:r w:rsidR="00BF5125" w:rsidRPr="00B67BB3">
          <w:rPr>
            <w:rFonts w:asciiTheme="minorEastAsia" w:hAnsiTheme="minorEastAsia" w:hint="eastAsia"/>
            <w:sz w:val="24"/>
            <w:szCs w:val="24"/>
            <w:rPrChange w:id="5785" w:author="JY0225" w:date="2017-08-24T11:29:00Z">
              <w:rPr>
                <w:rFonts w:hint="eastAsia"/>
              </w:rPr>
            </w:rPrChange>
          </w:rPr>
          <w:t>扩展程序</w:t>
        </w:r>
      </w:ins>
      <w:ins w:id="5786" w:author="JY0225" w:date="2017-08-24T11:29:00Z">
        <w:r w:rsidR="001A6661" w:rsidRPr="00B67BB3">
          <w:rPr>
            <w:rFonts w:asciiTheme="minorEastAsia" w:hAnsiTheme="minorEastAsia" w:hint="eastAsia"/>
            <w:sz w:val="24"/>
            <w:szCs w:val="24"/>
            <w:rPrChange w:id="5787" w:author="JY0225" w:date="2017-08-24T11:29:00Z">
              <w:rPr>
                <w:rFonts w:hint="eastAsia"/>
              </w:rPr>
            </w:rPrChange>
          </w:rPr>
          <w:t>，</w:t>
        </w:r>
      </w:ins>
      <w:ins w:id="5788" w:author="JY0225" w:date="2017-08-24T11:28:00Z">
        <w:r w:rsidR="00BF5125" w:rsidRPr="00B67BB3">
          <w:rPr>
            <w:rFonts w:asciiTheme="minorEastAsia" w:hAnsiTheme="minorEastAsia" w:hint="eastAsia"/>
            <w:sz w:val="24"/>
            <w:szCs w:val="24"/>
            <w:rPrChange w:id="5789" w:author="JY0225" w:date="2017-08-24T11:29:00Z">
              <w:rPr>
                <w:rFonts w:hint="eastAsia"/>
              </w:rPr>
            </w:rPrChange>
          </w:rPr>
          <w:t>使用的数据库为</w:t>
        </w:r>
        <w:r w:rsidR="00BF5125" w:rsidRPr="00B67BB3">
          <w:rPr>
            <w:rFonts w:asciiTheme="minorEastAsia" w:hAnsiTheme="minorEastAsia" w:hint="eastAsia"/>
            <w:sz w:val="24"/>
            <w:szCs w:val="24"/>
            <w:rPrChange w:id="5790" w:author="JY0225" w:date="2017-08-24T11:29:00Z">
              <w:rPr>
                <w:rFonts w:hint="eastAsia"/>
              </w:rPr>
            </w:rPrChange>
          </w:rPr>
          <w:t>SQLite</w:t>
        </w:r>
        <w:r w:rsidR="00BF5125" w:rsidRPr="00B67BB3">
          <w:rPr>
            <w:rFonts w:asciiTheme="minorEastAsia" w:hAnsiTheme="minorEastAsia" w:hint="eastAsia"/>
            <w:sz w:val="24"/>
            <w:szCs w:val="24"/>
            <w:rPrChange w:id="5791" w:author="JY0225" w:date="2017-08-24T11:29:00Z">
              <w:rPr>
                <w:rFonts w:hint="eastAsia"/>
              </w:rPr>
            </w:rPrChange>
          </w:rPr>
          <w:t>。</w:t>
        </w:r>
      </w:ins>
    </w:p>
    <w:p w14:paraId="0F3C3071" w14:textId="66DEDAD8" w:rsidR="00D655BA" w:rsidRPr="00D655BA" w:rsidRDefault="00EE509E">
      <w:pPr>
        <w:pStyle w:val="21"/>
        <w:spacing w:line="240" w:lineRule="auto"/>
        <w:pPrChange w:id="5792" w:author="微软用户" w:date="2017-08-18T22:53:00Z">
          <w:pPr>
            <w:pStyle w:val="21"/>
          </w:pPr>
        </w:pPrChange>
      </w:pPr>
      <w:r>
        <w:rPr>
          <w:rFonts w:hint="eastAsia"/>
        </w:rPr>
        <w:t>5.</w:t>
      </w:r>
      <w:r>
        <w:t>2</w:t>
      </w:r>
      <w:r w:rsidR="00AB4F70">
        <w:rPr>
          <w:rFonts w:hint="eastAsia"/>
        </w:rPr>
        <w:t xml:space="preserve"> </w:t>
      </w:r>
      <w:r w:rsidR="007756E4">
        <w:t>关键</w:t>
      </w:r>
      <w:ins w:id="5793" w:author="JY0225" w:date="2017-08-23T15:37:00Z">
        <w:r w:rsidR="000D77D2">
          <w:rPr>
            <w:rFonts w:hint="eastAsia"/>
          </w:rPr>
          <w:t>技术</w:t>
        </w:r>
      </w:ins>
      <w:ins w:id="5794" w:author="JY0225" w:date="2017-08-14T12:49:00Z">
        <w:r w:rsidR="00781F19">
          <w:rPr>
            <w:rFonts w:hint="eastAsia"/>
          </w:rPr>
          <w:t>实现</w:t>
        </w:r>
      </w:ins>
      <w:bookmarkEnd w:id="5762"/>
      <w:del w:id="5795" w:author="JY0225" w:date="2017-08-14T12:49:00Z">
        <w:r w:rsidR="00A30CF2" w:rsidDel="00781F19">
          <w:delText>技术</w:delText>
        </w:r>
      </w:del>
    </w:p>
    <w:p w14:paraId="131B2B1B" w14:textId="77777777" w:rsidR="00D655BA" w:rsidRDefault="00454843" w:rsidP="00D655BA">
      <w:pPr>
        <w:pStyle w:val="31"/>
      </w:pPr>
      <w:bookmarkStart w:id="5796" w:name="_Toc491335264"/>
      <w:r>
        <w:t>5.2.1</w:t>
      </w:r>
      <w:r w:rsidR="00214253">
        <w:rPr>
          <w:rFonts w:hint="eastAsia"/>
        </w:rPr>
        <w:t>加密方式</w:t>
      </w:r>
      <w:bookmarkEnd w:id="5796"/>
    </w:p>
    <w:p w14:paraId="14516C4D" w14:textId="721E0944" w:rsidR="002B1C7D" w:rsidRPr="00AE736A" w:rsidRDefault="00F61563" w:rsidP="00AE736A">
      <w:pPr>
        <w:spacing w:line="400" w:lineRule="exact"/>
        <w:ind w:firstLine="420"/>
        <w:rPr>
          <w:rFonts w:asciiTheme="minorEastAsia" w:hAnsiTheme="minorEastAsia"/>
          <w:color w:val="000000" w:themeColor="text1"/>
          <w:sz w:val="24"/>
          <w:rPrChange w:id="5797" w:author="JY0225" w:date="2017-08-24T11:29:00Z">
            <w:rPr>
              <w:color w:val="000000" w:themeColor="text1"/>
              <w:sz w:val="24"/>
            </w:rPr>
          </w:rPrChange>
        </w:rPr>
        <w:pPrChange w:id="5798" w:author="JY0225" w:date="2017-08-24T11:30:00Z">
          <w:pPr>
            <w:spacing w:line="360" w:lineRule="auto"/>
            <w:ind w:firstLine="420"/>
          </w:pPr>
        </w:pPrChange>
      </w:pPr>
      <w:r w:rsidRPr="00AE736A">
        <w:rPr>
          <w:rFonts w:asciiTheme="minorEastAsia" w:hAnsiTheme="minorEastAsia" w:hint="eastAsia"/>
          <w:color w:val="000000" w:themeColor="text1"/>
          <w:sz w:val="24"/>
          <w:rPrChange w:id="5799" w:author="JY0225" w:date="2017-08-24T11:29:00Z">
            <w:rPr>
              <w:rFonts w:hint="eastAsia"/>
              <w:color w:val="000000" w:themeColor="text1"/>
              <w:sz w:val="24"/>
            </w:rPr>
          </w:rPrChange>
        </w:rPr>
        <w:t>缓存在中间件的用户登录信息是</w:t>
      </w:r>
      <w:r w:rsidR="00254E11" w:rsidRPr="00AE736A">
        <w:rPr>
          <w:rFonts w:asciiTheme="minorEastAsia" w:hAnsiTheme="minorEastAsia" w:hint="eastAsia"/>
          <w:color w:val="000000" w:themeColor="text1"/>
          <w:sz w:val="24"/>
          <w:rPrChange w:id="5800" w:author="JY0225" w:date="2017-08-24T11:29:00Z">
            <w:rPr>
              <w:rFonts w:hint="eastAsia"/>
              <w:color w:val="000000" w:themeColor="text1"/>
              <w:sz w:val="24"/>
            </w:rPr>
          </w:rPrChange>
        </w:rPr>
        <w:t>基于</w:t>
      </w:r>
      <w:ins w:id="5801" w:author="JY0225" w:date="2017-08-23T15:23:00Z">
        <w:r w:rsidR="00376B96" w:rsidRPr="00AE736A">
          <w:rPr>
            <w:rFonts w:asciiTheme="minorEastAsia" w:hAnsiTheme="minorEastAsia"/>
            <w:color w:val="000000" w:themeColor="text1"/>
            <w:sz w:val="24"/>
            <w:rPrChange w:id="5802" w:author="JY0225" w:date="2017-08-24T11:29:00Z">
              <w:rPr>
                <w:color w:val="000000" w:themeColor="text1"/>
                <w:sz w:val="24"/>
              </w:rPr>
            </w:rPrChange>
          </w:rPr>
          <w:t>******.so</w:t>
        </w:r>
        <w:r w:rsidR="00376B96" w:rsidRPr="00AE736A" w:rsidDel="00376B96">
          <w:rPr>
            <w:rFonts w:asciiTheme="minorEastAsia" w:hAnsiTheme="minorEastAsia" w:hint="eastAsia"/>
            <w:color w:val="000000" w:themeColor="text1"/>
            <w:sz w:val="24"/>
            <w:rPrChange w:id="5803" w:author="JY0225" w:date="2017-08-24T11:29:00Z">
              <w:rPr>
                <w:rFonts w:hint="eastAsia"/>
                <w:color w:val="000000" w:themeColor="text1"/>
                <w:sz w:val="24"/>
              </w:rPr>
            </w:rPrChange>
          </w:rPr>
          <w:t xml:space="preserve"> </w:t>
        </w:r>
      </w:ins>
      <w:del w:id="5804" w:author="JY0225" w:date="2017-08-23T15:23:00Z">
        <w:r w:rsidR="00254E11" w:rsidRPr="00AE736A" w:rsidDel="00376B96">
          <w:rPr>
            <w:rFonts w:asciiTheme="minorEastAsia" w:hAnsiTheme="minorEastAsia" w:hint="eastAsia"/>
            <w:color w:val="000000" w:themeColor="text1"/>
            <w:sz w:val="24"/>
            <w:rPrChange w:id="5805" w:author="JY0225" w:date="2017-08-24T11:29:00Z">
              <w:rPr>
                <w:rFonts w:hint="eastAsia"/>
                <w:color w:val="000000" w:themeColor="text1"/>
                <w:sz w:val="24"/>
              </w:rPr>
            </w:rPrChange>
          </w:rPr>
          <w:delText>libsecrypto</w:delText>
        </w:r>
      </w:del>
      <w:r w:rsidR="007A6E6B" w:rsidRPr="00AE736A">
        <w:rPr>
          <w:rFonts w:asciiTheme="minorEastAsia" w:hAnsiTheme="minorEastAsia" w:hint="eastAsia"/>
          <w:color w:val="000000" w:themeColor="text1"/>
          <w:sz w:val="24"/>
          <w:rPrChange w:id="5806" w:author="JY0225" w:date="2017-08-24T11:29:00Z">
            <w:rPr>
              <w:rFonts w:hint="eastAsia"/>
              <w:color w:val="000000" w:themeColor="text1"/>
              <w:sz w:val="24"/>
            </w:rPr>
          </w:rPrChange>
        </w:rPr>
        <w:t>库的接口进行加密的</w:t>
      </w:r>
      <w:r w:rsidR="00254E11" w:rsidRPr="00AE736A">
        <w:rPr>
          <w:rFonts w:asciiTheme="minorEastAsia" w:hAnsiTheme="minorEastAsia" w:hint="eastAsia"/>
          <w:color w:val="000000" w:themeColor="text1"/>
          <w:sz w:val="24"/>
          <w:rPrChange w:id="5807" w:author="JY0225" w:date="2017-08-24T11:29:00Z">
            <w:rPr>
              <w:rFonts w:hint="eastAsia"/>
              <w:color w:val="000000" w:themeColor="text1"/>
              <w:sz w:val="24"/>
            </w:rPr>
          </w:rPrChange>
        </w:rPr>
        <w:t>，</w:t>
      </w:r>
      <w:r w:rsidR="00312DA2" w:rsidRPr="00AE736A">
        <w:rPr>
          <w:rFonts w:asciiTheme="minorEastAsia" w:hAnsiTheme="minorEastAsia" w:hint="eastAsia"/>
          <w:color w:val="000000" w:themeColor="text1"/>
          <w:sz w:val="24"/>
          <w:rPrChange w:id="5808" w:author="JY0225" w:date="2017-08-24T11:29:00Z">
            <w:rPr>
              <w:rFonts w:hint="eastAsia"/>
              <w:color w:val="000000" w:themeColor="text1"/>
              <w:sz w:val="24"/>
            </w:rPr>
          </w:rPrChange>
        </w:rPr>
        <w:t>该接口由密钥服务器提供，使用的是</w:t>
      </w:r>
      <w:r w:rsidR="00312DA2" w:rsidRPr="00AE736A">
        <w:rPr>
          <w:rFonts w:asciiTheme="minorEastAsia" w:hAnsiTheme="minorEastAsia" w:hint="eastAsia"/>
          <w:color w:val="000000" w:themeColor="text1"/>
          <w:sz w:val="24"/>
          <w:rPrChange w:id="5809" w:author="JY0225" w:date="2017-08-24T11:29:00Z">
            <w:rPr>
              <w:rFonts w:hint="eastAsia"/>
              <w:color w:val="000000" w:themeColor="text1"/>
              <w:sz w:val="24"/>
            </w:rPr>
          </w:rPrChange>
        </w:rPr>
        <w:t>128</w:t>
      </w:r>
      <w:r w:rsidR="00312DA2" w:rsidRPr="00AE736A">
        <w:rPr>
          <w:rFonts w:asciiTheme="minorEastAsia" w:hAnsiTheme="minorEastAsia" w:hint="eastAsia"/>
          <w:color w:val="000000" w:themeColor="text1"/>
          <w:sz w:val="24"/>
          <w:rPrChange w:id="5810" w:author="JY0225" w:date="2017-08-24T11:29:00Z">
            <w:rPr>
              <w:rFonts w:hint="eastAsia"/>
              <w:color w:val="000000" w:themeColor="text1"/>
              <w:sz w:val="24"/>
            </w:rPr>
          </w:rPrChange>
        </w:rPr>
        <w:t>位的</w:t>
      </w:r>
      <w:r w:rsidR="00312DA2" w:rsidRPr="00AE736A">
        <w:rPr>
          <w:rFonts w:asciiTheme="minorEastAsia" w:hAnsiTheme="minorEastAsia" w:hint="eastAsia"/>
          <w:color w:val="000000" w:themeColor="text1"/>
          <w:sz w:val="24"/>
          <w:rPrChange w:id="5811" w:author="JY0225" w:date="2017-08-24T11:29:00Z">
            <w:rPr>
              <w:rFonts w:hint="eastAsia"/>
              <w:color w:val="000000" w:themeColor="text1"/>
              <w:sz w:val="24"/>
            </w:rPr>
          </w:rPrChange>
        </w:rPr>
        <w:t>AES</w:t>
      </w:r>
      <w:r w:rsidR="00312DA2" w:rsidRPr="00AE736A">
        <w:rPr>
          <w:rFonts w:asciiTheme="minorEastAsia" w:hAnsiTheme="minorEastAsia" w:hint="eastAsia"/>
          <w:color w:val="000000" w:themeColor="text1"/>
          <w:sz w:val="24"/>
          <w:rPrChange w:id="5812" w:author="JY0225" w:date="2017-08-24T11:29:00Z">
            <w:rPr>
              <w:rFonts w:hint="eastAsia"/>
              <w:color w:val="000000" w:themeColor="text1"/>
              <w:sz w:val="24"/>
            </w:rPr>
          </w:rPrChange>
        </w:rPr>
        <w:t>加密算法</w:t>
      </w:r>
      <w:r w:rsidR="00254E11" w:rsidRPr="00AE736A">
        <w:rPr>
          <w:rFonts w:asciiTheme="minorEastAsia" w:hAnsiTheme="minorEastAsia" w:hint="eastAsia"/>
          <w:color w:val="000000" w:themeColor="text1"/>
          <w:sz w:val="24"/>
          <w:rPrChange w:id="5813" w:author="JY0225" w:date="2017-08-24T11:29:00Z">
            <w:rPr>
              <w:rFonts w:hint="eastAsia"/>
              <w:color w:val="000000" w:themeColor="text1"/>
              <w:sz w:val="24"/>
            </w:rPr>
          </w:rPrChange>
        </w:rPr>
        <w:t>。</w:t>
      </w:r>
      <w:r w:rsidR="009F5E4D" w:rsidRPr="00AE736A">
        <w:rPr>
          <w:rFonts w:asciiTheme="minorEastAsia" w:hAnsiTheme="minorEastAsia" w:hint="eastAsia"/>
          <w:color w:val="000000" w:themeColor="text1"/>
          <w:sz w:val="24"/>
          <w:rPrChange w:id="5814" w:author="JY0225" w:date="2017-08-24T11:29:00Z">
            <w:rPr>
              <w:rFonts w:hint="eastAsia"/>
              <w:color w:val="000000" w:themeColor="text1"/>
              <w:sz w:val="24"/>
            </w:rPr>
          </w:rPrChange>
        </w:rPr>
        <w:t>由于该接口只提供文件级别的数据加密接口，不适应用户信</w:t>
      </w:r>
      <w:r w:rsidR="007E3873" w:rsidRPr="00AE736A">
        <w:rPr>
          <w:rFonts w:asciiTheme="minorEastAsia" w:hAnsiTheme="minorEastAsia" w:hint="eastAsia"/>
          <w:color w:val="000000" w:themeColor="text1"/>
          <w:sz w:val="24"/>
          <w:rPrChange w:id="5815" w:author="JY0225" w:date="2017-08-24T11:29:00Z">
            <w:rPr>
              <w:rFonts w:hint="eastAsia"/>
              <w:color w:val="000000" w:themeColor="text1"/>
              <w:sz w:val="24"/>
            </w:rPr>
          </w:rPrChange>
        </w:rPr>
        <w:t>息这类字符串级别的数据加密，因此需要</w:t>
      </w:r>
      <w:r w:rsidR="009F5E4D" w:rsidRPr="00AE736A">
        <w:rPr>
          <w:rFonts w:asciiTheme="minorEastAsia" w:hAnsiTheme="minorEastAsia" w:hint="eastAsia"/>
          <w:color w:val="000000" w:themeColor="text1"/>
          <w:sz w:val="24"/>
          <w:rPrChange w:id="5816" w:author="JY0225" w:date="2017-08-24T11:29:00Z">
            <w:rPr>
              <w:rFonts w:hint="eastAsia"/>
              <w:color w:val="000000" w:themeColor="text1"/>
              <w:sz w:val="24"/>
            </w:rPr>
          </w:rPrChange>
        </w:rPr>
        <w:t>对</w:t>
      </w:r>
      <w:r w:rsidR="00E4327E" w:rsidRPr="00AE736A">
        <w:rPr>
          <w:rFonts w:asciiTheme="minorEastAsia" w:hAnsiTheme="minorEastAsia" w:hint="eastAsia"/>
          <w:color w:val="000000" w:themeColor="text1"/>
          <w:sz w:val="24"/>
          <w:rPrChange w:id="5817" w:author="JY0225" w:date="2017-08-24T11:29:00Z">
            <w:rPr>
              <w:rFonts w:hint="eastAsia"/>
              <w:color w:val="000000" w:themeColor="text1"/>
              <w:sz w:val="24"/>
            </w:rPr>
          </w:rPrChange>
        </w:rPr>
        <w:t>现有</w:t>
      </w:r>
      <w:r w:rsidR="009F5E4D" w:rsidRPr="00AE736A">
        <w:rPr>
          <w:rFonts w:asciiTheme="minorEastAsia" w:hAnsiTheme="minorEastAsia" w:hint="eastAsia"/>
          <w:color w:val="000000" w:themeColor="text1"/>
          <w:sz w:val="24"/>
          <w:rPrChange w:id="5818" w:author="JY0225" w:date="2017-08-24T11:29:00Z">
            <w:rPr>
              <w:rFonts w:hint="eastAsia"/>
              <w:color w:val="000000" w:themeColor="text1"/>
              <w:sz w:val="24"/>
            </w:rPr>
          </w:rPrChange>
        </w:rPr>
        <w:t>的接口进行了修改，新增了对字符串的</w:t>
      </w:r>
      <w:r w:rsidR="004B7305" w:rsidRPr="00AE736A">
        <w:rPr>
          <w:rFonts w:asciiTheme="minorEastAsia" w:hAnsiTheme="minorEastAsia" w:hint="eastAsia"/>
          <w:color w:val="000000" w:themeColor="text1"/>
          <w:sz w:val="24"/>
          <w:rPrChange w:id="5819" w:author="JY0225" w:date="2017-08-24T11:29:00Z">
            <w:rPr>
              <w:rFonts w:hint="eastAsia"/>
              <w:color w:val="000000" w:themeColor="text1"/>
              <w:sz w:val="24"/>
            </w:rPr>
          </w:rPrChange>
        </w:rPr>
        <w:t>加解密</w:t>
      </w:r>
      <w:r w:rsidR="009F5E4D" w:rsidRPr="00AE736A">
        <w:rPr>
          <w:rFonts w:asciiTheme="minorEastAsia" w:hAnsiTheme="minorEastAsia" w:hint="eastAsia"/>
          <w:color w:val="000000" w:themeColor="text1"/>
          <w:sz w:val="24"/>
          <w:rPrChange w:id="5820" w:author="JY0225" w:date="2017-08-24T11:29:00Z">
            <w:rPr>
              <w:rFonts w:hint="eastAsia"/>
              <w:color w:val="000000" w:themeColor="text1"/>
              <w:sz w:val="24"/>
            </w:rPr>
          </w:rPrChange>
        </w:rPr>
        <w:t>接口，具体实现如下文所示</w:t>
      </w:r>
      <w:r w:rsidR="00254E11" w:rsidRPr="00AE736A">
        <w:rPr>
          <w:rFonts w:asciiTheme="minorEastAsia" w:hAnsiTheme="minorEastAsia" w:hint="eastAsia"/>
          <w:color w:val="000000" w:themeColor="text1"/>
          <w:sz w:val="24"/>
          <w:rPrChange w:id="5821" w:author="JY0225" w:date="2017-08-24T11:29:00Z">
            <w:rPr>
              <w:rFonts w:hint="eastAsia"/>
              <w:color w:val="000000" w:themeColor="text1"/>
              <w:sz w:val="24"/>
            </w:rPr>
          </w:rPrChange>
        </w:rPr>
        <w:t>：</w:t>
      </w:r>
    </w:p>
    <w:tbl>
      <w:tblPr>
        <w:tblStyle w:val="ae"/>
        <w:tblW w:w="0" w:type="auto"/>
        <w:tblInd w:w="445" w:type="dxa"/>
        <w:tblLook w:val="04A0" w:firstRow="1" w:lastRow="0" w:firstColumn="1" w:lastColumn="0" w:noHBand="0" w:noVBand="1"/>
      </w:tblPr>
      <w:tblGrid>
        <w:gridCol w:w="7851"/>
      </w:tblGrid>
      <w:tr w:rsidR="00D70A87" w:rsidRPr="00B87EE1" w14:paraId="34BEEE46" w14:textId="77777777" w:rsidTr="00471485">
        <w:tc>
          <w:tcPr>
            <w:tcW w:w="7851" w:type="dxa"/>
          </w:tcPr>
          <w:p w14:paraId="12B47003" w14:textId="77777777" w:rsidR="00B32D90" w:rsidRPr="00B32D90" w:rsidRDefault="00B32D90" w:rsidP="00B32D90">
            <w:pPr>
              <w:pStyle w:val="a7"/>
              <w:spacing w:line="400" w:lineRule="exact"/>
              <w:rPr>
                <w:rFonts w:eastAsiaTheme="minorEastAsia"/>
              </w:rPr>
            </w:pPr>
            <w:r w:rsidRPr="00B32D90">
              <w:rPr>
                <w:rFonts w:eastAsiaTheme="minorEastAsia"/>
              </w:rPr>
              <w:t>def sAES_str_encrypt(req, access_token):</w:t>
            </w:r>
          </w:p>
          <w:p w14:paraId="2F39D2BF" w14:textId="77777777" w:rsidR="00B32D90" w:rsidRPr="00B32D90" w:rsidRDefault="00B32D90" w:rsidP="00B32D90">
            <w:pPr>
              <w:pStyle w:val="a7"/>
              <w:spacing w:line="400" w:lineRule="exact"/>
              <w:rPr>
                <w:rFonts w:eastAsiaTheme="minorEastAsia"/>
              </w:rPr>
            </w:pPr>
            <w:r w:rsidRPr="00B32D90">
              <w:rPr>
                <w:rFonts w:eastAsiaTheme="minorEastAsia"/>
              </w:rPr>
              <w:t xml:space="preserve">    result = ''</w:t>
            </w:r>
          </w:p>
          <w:p w14:paraId="5856B0F1" w14:textId="49B19527" w:rsidR="00B32D90" w:rsidRPr="00B32D90" w:rsidRDefault="00B32D90" w:rsidP="00B32D90">
            <w:pPr>
              <w:pStyle w:val="a7"/>
              <w:spacing w:line="400" w:lineRule="exact"/>
              <w:rPr>
                <w:rFonts w:eastAsiaTheme="minorEastAsia"/>
              </w:rPr>
            </w:pPr>
            <w:r w:rsidRPr="00B32D90">
              <w:rPr>
                <w:rFonts w:eastAsiaTheme="minorEastAsia"/>
              </w:rPr>
              <w:t xml:space="preserve">    dll = CDLL("/usr/lib/</w:t>
            </w:r>
            <w:del w:id="5822" w:author="JY0225" w:date="2017-08-14T12:50:00Z">
              <w:r w:rsidRPr="00B32D90" w:rsidDel="003F4529">
                <w:rPr>
                  <w:rFonts w:eastAsiaTheme="minorEastAsia"/>
                </w:rPr>
                <w:delText>libsecrypto</w:delText>
              </w:r>
            </w:del>
            <w:ins w:id="5823" w:author="JY0225" w:date="2017-08-14T12:50:00Z">
              <w:r w:rsidR="003F4529">
                <w:rPr>
                  <w:rFonts w:eastAsiaTheme="minorEastAsia"/>
                </w:rPr>
                <w:t>******</w:t>
              </w:r>
            </w:ins>
            <w:r w:rsidRPr="00B32D90">
              <w:rPr>
                <w:rFonts w:eastAsiaTheme="minorEastAsia"/>
              </w:rPr>
              <w:t>.so")</w:t>
            </w:r>
          </w:p>
          <w:p w14:paraId="10CEF94D" w14:textId="77777777" w:rsidR="00B32D90" w:rsidRPr="00B32D90" w:rsidRDefault="00B32D90" w:rsidP="00B32D90">
            <w:pPr>
              <w:pStyle w:val="a7"/>
              <w:spacing w:line="400" w:lineRule="exact"/>
              <w:rPr>
                <w:rFonts w:eastAsiaTheme="minorEastAsia"/>
              </w:rPr>
            </w:pPr>
            <w:r w:rsidRPr="00B32D90">
              <w:rPr>
                <w:rFonts w:eastAsiaTheme="minorEastAsia"/>
              </w:rPr>
              <w:t xml:space="preserve">    user_token = '{"access_token": "#"}'</w:t>
            </w:r>
          </w:p>
          <w:p w14:paraId="6F3EBA17" w14:textId="77777777" w:rsidR="00B32D90" w:rsidRPr="00B32D90" w:rsidRDefault="00B32D90" w:rsidP="00B32D90">
            <w:pPr>
              <w:pStyle w:val="a7"/>
              <w:spacing w:line="400" w:lineRule="exact"/>
              <w:rPr>
                <w:rFonts w:eastAsiaTheme="minorEastAsia"/>
              </w:rPr>
            </w:pPr>
            <w:r w:rsidRPr="00B32D90">
              <w:rPr>
                <w:rFonts w:eastAsiaTheme="minorEastAsia"/>
              </w:rPr>
              <w:t xml:space="preserve">    user_token = user_token.replace("#", access_token)</w:t>
            </w:r>
          </w:p>
          <w:p w14:paraId="5475EA42" w14:textId="77777777" w:rsidR="00B32D90" w:rsidRPr="00822DD6" w:rsidRDefault="00B32D90" w:rsidP="00B32D90">
            <w:pPr>
              <w:pStyle w:val="a7"/>
              <w:spacing w:line="400" w:lineRule="exact"/>
              <w:rPr>
                <w:rFonts w:eastAsiaTheme="minorEastAsia"/>
              </w:rPr>
            </w:pPr>
            <w:r w:rsidRPr="00B32D90">
              <w:rPr>
                <w:rFonts w:eastAsiaTheme="minorEastAsia"/>
              </w:rPr>
              <w:t xml:space="preserve">    offset = 0</w:t>
            </w:r>
          </w:p>
          <w:p w14:paraId="4AA8C104" w14:textId="77777777" w:rsidR="00B32D90" w:rsidRPr="00B32D90" w:rsidRDefault="00B32D90" w:rsidP="00B32D90">
            <w:pPr>
              <w:pStyle w:val="a7"/>
              <w:spacing w:line="400" w:lineRule="exact"/>
              <w:rPr>
                <w:rFonts w:eastAsiaTheme="minorEastAsia"/>
              </w:rPr>
            </w:pPr>
            <w:r w:rsidRPr="00B32D90">
              <w:rPr>
                <w:rFonts w:eastAsiaTheme="minorEastAsia"/>
              </w:rPr>
              <w:t xml:space="preserve">    lens = len(req)</w:t>
            </w:r>
          </w:p>
          <w:p w14:paraId="47018487" w14:textId="77777777" w:rsidR="00B32D90" w:rsidRPr="00B32D90" w:rsidRDefault="00B32D90" w:rsidP="00B32D90">
            <w:pPr>
              <w:pStyle w:val="a7"/>
              <w:spacing w:line="400" w:lineRule="exact"/>
              <w:rPr>
                <w:rFonts w:eastAsiaTheme="minorEastAsia"/>
              </w:rPr>
            </w:pPr>
            <w:r w:rsidRPr="00B32D90">
              <w:rPr>
                <w:rFonts w:eastAsiaTheme="minorEastAsia"/>
              </w:rPr>
              <w:t xml:space="preserve">    tag = True</w:t>
            </w:r>
          </w:p>
          <w:p w14:paraId="20461339" w14:textId="77777777" w:rsidR="00B32D90" w:rsidRPr="00B32D90" w:rsidRDefault="00B32D90" w:rsidP="00B32D90">
            <w:pPr>
              <w:pStyle w:val="a7"/>
              <w:spacing w:line="400" w:lineRule="exact"/>
              <w:rPr>
                <w:rFonts w:eastAsiaTheme="minorEastAsia"/>
              </w:rPr>
            </w:pPr>
            <w:r w:rsidRPr="00B32D90">
              <w:rPr>
                <w:rFonts w:eastAsiaTheme="minorEastAsia"/>
              </w:rPr>
              <w:t xml:space="preserve">    while tag:</w:t>
            </w:r>
          </w:p>
          <w:p w14:paraId="3B5C45ED" w14:textId="77777777" w:rsidR="00B32D90" w:rsidRPr="00B32D90" w:rsidRDefault="00B32D90" w:rsidP="00B32D90">
            <w:pPr>
              <w:pStyle w:val="a7"/>
              <w:spacing w:line="400" w:lineRule="exact"/>
              <w:rPr>
                <w:rFonts w:eastAsiaTheme="minorEastAsia"/>
              </w:rPr>
            </w:pPr>
            <w:r w:rsidRPr="00B32D90">
              <w:rPr>
                <w:rFonts w:eastAsiaTheme="minorEastAsia"/>
              </w:rPr>
              <w:t xml:space="preserve">        buff = create_string_buffer(1024)</w:t>
            </w:r>
          </w:p>
          <w:p w14:paraId="5DF3753B" w14:textId="77777777" w:rsidR="00B32D90" w:rsidRPr="00B32D90" w:rsidRDefault="00B32D90" w:rsidP="00B32D90">
            <w:pPr>
              <w:pStyle w:val="a7"/>
              <w:spacing w:line="400" w:lineRule="exact"/>
              <w:rPr>
                <w:rFonts w:eastAsiaTheme="minorEastAsia"/>
              </w:rPr>
            </w:pPr>
            <w:r w:rsidRPr="00B32D90">
              <w:rPr>
                <w:rFonts w:eastAsiaTheme="minorEastAsia"/>
              </w:rPr>
              <w:t xml:space="preserve">        if lens &lt; 1024:</w:t>
            </w:r>
          </w:p>
          <w:p w14:paraId="5FE533FF" w14:textId="77777777" w:rsidR="00B32D90" w:rsidRPr="00B32D90" w:rsidRDefault="0024695C" w:rsidP="00B32D90">
            <w:pPr>
              <w:pStyle w:val="a7"/>
              <w:spacing w:line="400" w:lineRule="exact"/>
              <w:rPr>
                <w:rFonts w:eastAsiaTheme="minorEastAsia"/>
              </w:rPr>
            </w:pPr>
            <w:r>
              <w:rPr>
                <w:rFonts w:eastAsiaTheme="minorEastAsia"/>
              </w:rPr>
              <w:t xml:space="preserve">    </w:t>
            </w:r>
            <w:r>
              <w:rPr>
                <w:rFonts w:eastAsiaTheme="minorEastAsia"/>
              </w:rPr>
              <w:tab/>
              <w:t xml:space="preserve">      </w:t>
            </w:r>
            <w:r w:rsidR="00B32D90" w:rsidRPr="00B32D90">
              <w:rPr>
                <w:rFonts w:eastAsiaTheme="minorEastAsia"/>
              </w:rPr>
              <w:t>chunk = req[offset:]</w:t>
            </w:r>
          </w:p>
          <w:p w14:paraId="77089620" w14:textId="77777777" w:rsidR="00B32D90" w:rsidRPr="00B32D90" w:rsidRDefault="00B01481" w:rsidP="00B32D90">
            <w:pPr>
              <w:pStyle w:val="a7"/>
              <w:spacing w:line="400" w:lineRule="exact"/>
              <w:rPr>
                <w:rFonts w:eastAsiaTheme="minorEastAsia"/>
              </w:rPr>
            </w:pPr>
            <w:r>
              <w:rPr>
                <w:rFonts w:eastAsiaTheme="minorEastAsia"/>
              </w:rPr>
              <w:t xml:space="preserve">          </w:t>
            </w:r>
            <w:r w:rsidR="0024695C">
              <w:rPr>
                <w:rFonts w:eastAsiaTheme="minorEastAsia"/>
              </w:rPr>
              <w:t xml:space="preserve">  </w:t>
            </w:r>
            <w:r w:rsidR="00B32D90" w:rsidRPr="00B32D90">
              <w:rPr>
                <w:rFonts w:eastAsiaTheme="minorEastAsia"/>
              </w:rPr>
              <w:t>chunk = "%s%s" % (chunk,'\001' * (1024 - lens))</w:t>
            </w:r>
          </w:p>
          <w:p w14:paraId="1F743753" w14:textId="77777777" w:rsidR="00B32D90" w:rsidRPr="00B32D90" w:rsidRDefault="00B32D90" w:rsidP="00B32D90">
            <w:pPr>
              <w:pStyle w:val="a7"/>
              <w:spacing w:line="400" w:lineRule="exact"/>
              <w:rPr>
                <w:rFonts w:eastAsiaTheme="minorEastAsia"/>
              </w:rPr>
            </w:pPr>
            <w:r w:rsidRPr="00B32D90">
              <w:rPr>
                <w:rFonts w:eastAsiaTheme="minorEastAsia"/>
              </w:rPr>
              <w:lastRenderedPageBreak/>
              <w:tab/>
              <w:t xml:space="preserve">    </w:t>
            </w:r>
            <w:r w:rsidR="00B01481">
              <w:rPr>
                <w:rFonts w:eastAsiaTheme="minorEastAsia"/>
              </w:rPr>
              <w:t xml:space="preserve"> </w:t>
            </w:r>
            <w:r w:rsidR="004B505B">
              <w:rPr>
                <w:rFonts w:eastAsiaTheme="minorEastAsia"/>
              </w:rPr>
              <w:t xml:space="preserve">  </w:t>
            </w:r>
            <w:r w:rsidR="0024695C">
              <w:rPr>
                <w:rFonts w:eastAsiaTheme="minorEastAsia"/>
              </w:rPr>
              <w:t xml:space="preserve">  </w:t>
            </w:r>
            <w:r w:rsidRPr="00B32D90">
              <w:rPr>
                <w:rFonts w:eastAsiaTheme="minorEastAsia"/>
              </w:rPr>
              <w:t>tag = False</w:t>
            </w:r>
          </w:p>
          <w:p w14:paraId="487B1BA1" w14:textId="77777777" w:rsidR="00B32D90" w:rsidRPr="00B32D90" w:rsidRDefault="00B32D90" w:rsidP="00B32D90">
            <w:pPr>
              <w:pStyle w:val="a7"/>
              <w:spacing w:line="400" w:lineRule="exact"/>
              <w:rPr>
                <w:rFonts w:eastAsiaTheme="minorEastAsia"/>
              </w:rPr>
            </w:pPr>
            <w:r w:rsidRPr="00B32D90">
              <w:rPr>
                <w:rFonts w:eastAsiaTheme="minorEastAsia"/>
              </w:rPr>
              <w:t xml:space="preserve">        else:</w:t>
            </w:r>
          </w:p>
          <w:p w14:paraId="35DFDD56" w14:textId="77777777" w:rsidR="00B32D90" w:rsidRPr="00B32D90" w:rsidRDefault="00B32D90" w:rsidP="00B32D90">
            <w:pPr>
              <w:pStyle w:val="a7"/>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chunk = req[offset:offset+1024]</w:t>
            </w:r>
          </w:p>
          <w:p w14:paraId="683AEAA8" w14:textId="77777777" w:rsidR="00B32D90" w:rsidRPr="00B32D90" w:rsidRDefault="00B32D90" w:rsidP="00B32D90">
            <w:pPr>
              <w:pStyle w:val="a7"/>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offset = offset + 1024</w:t>
            </w:r>
          </w:p>
          <w:p w14:paraId="374914A3" w14:textId="77777777" w:rsidR="00B32D90" w:rsidRPr="00B32D90" w:rsidRDefault="00B32D90" w:rsidP="00B32D90">
            <w:pPr>
              <w:pStyle w:val="a7"/>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lens = lens - 1024</w:t>
            </w:r>
          </w:p>
          <w:p w14:paraId="09A97062" w14:textId="77777777"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inputs = c_char_p(chunk)</w:t>
            </w:r>
          </w:p>
          <w:p w14:paraId="444917CC" w14:textId="77777777"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token = c_char_p(user_token)</w:t>
            </w:r>
          </w:p>
          <w:p w14:paraId="4322CFCA" w14:textId="77777777"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dll.sAES_encrypt(inputs,buff,token)</w:t>
            </w:r>
          </w:p>
          <w:p w14:paraId="298A5AB1" w14:textId="77777777"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 xml:space="preserve"> result = result + buff.raw</w:t>
            </w:r>
          </w:p>
          <w:p w14:paraId="3BC5F7C4" w14:textId="77777777" w:rsidR="00D70A87" w:rsidRPr="00B87EE1" w:rsidRDefault="00B32D90" w:rsidP="00B32D90">
            <w:pPr>
              <w:pStyle w:val="a7"/>
              <w:spacing w:line="400" w:lineRule="exact"/>
              <w:ind w:firstLineChars="200" w:firstLine="520"/>
              <w:jc w:val="both"/>
              <w:rPr>
                <w:rFonts w:eastAsiaTheme="minorEastAsia"/>
              </w:rPr>
            </w:pPr>
            <w:r w:rsidRPr="00B32D90">
              <w:rPr>
                <w:rFonts w:eastAsiaTheme="minorEastAsia"/>
              </w:rPr>
              <w:t xml:space="preserve">    return result</w:t>
            </w:r>
          </w:p>
        </w:tc>
      </w:tr>
    </w:tbl>
    <w:p w14:paraId="1BC7C5A1" w14:textId="24D815D0" w:rsidR="00F8337B" w:rsidRPr="00AE736A" w:rsidRDefault="00E423F5" w:rsidP="00AE736A">
      <w:pPr>
        <w:spacing w:line="400" w:lineRule="exact"/>
        <w:ind w:firstLine="420"/>
        <w:rPr>
          <w:rFonts w:asciiTheme="minorEastAsia" w:hAnsiTheme="minorEastAsia"/>
          <w:color w:val="000000" w:themeColor="text1"/>
          <w:sz w:val="24"/>
          <w:rPrChange w:id="5824" w:author="JY0225" w:date="2017-08-24T11:30:00Z">
            <w:rPr>
              <w:color w:val="000000" w:themeColor="text1"/>
              <w:sz w:val="24"/>
            </w:rPr>
          </w:rPrChange>
        </w:rPr>
        <w:pPrChange w:id="5825" w:author="JY0225" w:date="2017-08-24T11:30:00Z">
          <w:pPr>
            <w:spacing w:line="360" w:lineRule="auto"/>
            <w:ind w:firstLine="420"/>
          </w:pPr>
        </w:pPrChange>
      </w:pPr>
      <w:r w:rsidRPr="00AE736A">
        <w:rPr>
          <w:rFonts w:asciiTheme="minorEastAsia" w:hAnsiTheme="minorEastAsia" w:hint="eastAsia"/>
          <w:color w:val="000000" w:themeColor="text1"/>
          <w:sz w:val="24"/>
          <w:rPrChange w:id="5826" w:author="JY0225" w:date="2017-08-24T11:30:00Z">
            <w:rPr>
              <w:rFonts w:hint="eastAsia"/>
              <w:color w:val="000000" w:themeColor="text1"/>
              <w:sz w:val="24"/>
            </w:rPr>
          </w:rPrChange>
        </w:rPr>
        <w:lastRenderedPageBreak/>
        <w:t>该接口的是需要传入两个参数，</w:t>
      </w:r>
      <w:r w:rsidR="009B67A5" w:rsidRPr="00AE736A">
        <w:rPr>
          <w:rFonts w:asciiTheme="minorEastAsia" w:hAnsiTheme="minorEastAsia" w:hint="eastAsia"/>
          <w:color w:val="000000" w:themeColor="text1"/>
          <w:sz w:val="24"/>
          <w:rPrChange w:id="5827" w:author="JY0225" w:date="2017-08-24T11:30:00Z">
            <w:rPr>
              <w:rFonts w:hint="eastAsia"/>
              <w:color w:val="000000" w:themeColor="text1"/>
              <w:sz w:val="24"/>
            </w:rPr>
          </w:rPrChange>
        </w:rPr>
        <w:t>req</w:t>
      </w:r>
      <w:r w:rsidR="009B67A5" w:rsidRPr="00AE736A">
        <w:rPr>
          <w:rFonts w:asciiTheme="minorEastAsia" w:hAnsiTheme="minorEastAsia" w:hint="eastAsia"/>
          <w:color w:val="000000" w:themeColor="text1"/>
          <w:sz w:val="24"/>
          <w:rPrChange w:id="5828" w:author="JY0225" w:date="2017-08-24T11:30:00Z">
            <w:rPr>
              <w:rFonts w:hint="eastAsia"/>
              <w:color w:val="000000" w:themeColor="text1"/>
              <w:sz w:val="24"/>
            </w:rPr>
          </w:rPrChange>
        </w:rPr>
        <w:t>表示用户请求，</w:t>
      </w:r>
      <w:r w:rsidR="009B67A5" w:rsidRPr="00AE736A">
        <w:rPr>
          <w:rFonts w:asciiTheme="minorEastAsia" w:hAnsiTheme="minorEastAsia"/>
          <w:color w:val="000000" w:themeColor="text1"/>
          <w:sz w:val="24"/>
          <w:rPrChange w:id="5829" w:author="JY0225" w:date="2017-08-24T11:30:00Z">
            <w:rPr>
              <w:color w:val="000000" w:themeColor="text1"/>
              <w:sz w:val="24"/>
            </w:rPr>
          </w:rPrChange>
        </w:rPr>
        <w:t>access_token</w:t>
      </w:r>
      <w:r w:rsidR="009B67A5" w:rsidRPr="00AE736A">
        <w:rPr>
          <w:rFonts w:asciiTheme="minorEastAsia" w:hAnsiTheme="minorEastAsia" w:hint="eastAsia"/>
          <w:color w:val="000000" w:themeColor="text1"/>
          <w:sz w:val="24"/>
          <w:rPrChange w:id="5830" w:author="JY0225" w:date="2017-08-24T11:30:00Z">
            <w:rPr>
              <w:rFonts w:hint="eastAsia"/>
              <w:color w:val="000000" w:themeColor="text1"/>
              <w:sz w:val="24"/>
            </w:rPr>
          </w:rPrChange>
        </w:rPr>
        <w:t>表示用户登录</w:t>
      </w:r>
      <w:r w:rsidR="00F8781F" w:rsidRPr="00AE736A">
        <w:rPr>
          <w:rFonts w:asciiTheme="minorEastAsia" w:hAnsiTheme="minorEastAsia" w:hint="eastAsia"/>
          <w:color w:val="000000" w:themeColor="text1"/>
          <w:sz w:val="24"/>
          <w:rPrChange w:id="5831" w:author="JY0225" w:date="2017-08-24T11:30:00Z">
            <w:rPr>
              <w:rFonts w:hint="eastAsia"/>
              <w:color w:val="000000" w:themeColor="text1"/>
              <w:sz w:val="24"/>
            </w:rPr>
          </w:rPrChange>
        </w:rPr>
        <w:t>token</w:t>
      </w:r>
      <w:r w:rsidR="00F8781F" w:rsidRPr="00AE736A">
        <w:rPr>
          <w:rFonts w:asciiTheme="minorEastAsia" w:hAnsiTheme="minorEastAsia" w:hint="eastAsia"/>
          <w:color w:val="000000" w:themeColor="text1"/>
          <w:sz w:val="24"/>
          <w:rPrChange w:id="5832" w:author="JY0225" w:date="2017-08-24T11:30:00Z">
            <w:rPr>
              <w:rFonts w:hint="eastAsia"/>
              <w:color w:val="000000" w:themeColor="text1"/>
              <w:sz w:val="24"/>
            </w:rPr>
          </w:rPrChange>
        </w:rPr>
        <w:t>。</w:t>
      </w:r>
      <w:r w:rsidR="00E35780" w:rsidRPr="00AE736A">
        <w:rPr>
          <w:rFonts w:asciiTheme="minorEastAsia" w:hAnsiTheme="minorEastAsia" w:hint="eastAsia"/>
          <w:color w:val="000000" w:themeColor="text1"/>
          <w:sz w:val="24"/>
          <w:rPrChange w:id="5833" w:author="JY0225" w:date="2017-08-24T11:30:00Z">
            <w:rPr>
              <w:rFonts w:hint="eastAsia"/>
              <w:color w:val="000000" w:themeColor="text1"/>
              <w:sz w:val="24"/>
            </w:rPr>
          </w:rPrChange>
        </w:rPr>
        <w:t>通过引入</w:t>
      </w:r>
      <w:r w:rsidR="000473EA" w:rsidRPr="00AE736A">
        <w:rPr>
          <w:rFonts w:asciiTheme="minorEastAsia" w:hAnsiTheme="minorEastAsia"/>
          <w:color w:val="000000" w:themeColor="text1"/>
          <w:sz w:val="24"/>
          <w:rPrChange w:id="5834" w:author="JY0225" w:date="2017-08-24T11:30:00Z">
            <w:rPr>
              <w:color w:val="000000" w:themeColor="text1"/>
              <w:sz w:val="24"/>
            </w:rPr>
          </w:rPrChange>
        </w:rPr>
        <w:t>/usr/lib/</w:t>
      </w:r>
      <w:ins w:id="5835" w:author="JY0225" w:date="2017-08-23T15:23:00Z">
        <w:r w:rsidR="00973F39" w:rsidRPr="00AE736A">
          <w:rPr>
            <w:rFonts w:asciiTheme="minorEastAsia" w:hAnsiTheme="minorEastAsia"/>
            <w:color w:val="000000" w:themeColor="text1"/>
            <w:sz w:val="24"/>
            <w:rPrChange w:id="5836" w:author="JY0225" w:date="2017-08-24T11:30:00Z">
              <w:rPr>
                <w:color w:val="000000" w:themeColor="text1"/>
                <w:sz w:val="24"/>
              </w:rPr>
            </w:rPrChange>
          </w:rPr>
          <w:t>******.so</w:t>
        </w:r>
        <w:r w:rsidR="00973F39" w:rsidRPr="00AE736A" w:rsidDel="00973F39">
          <w:rPr>
            <w:rFonts w:asciiTheme="minorEastAsia" w:hAnsiTheme="minorEastAsia"/>
            <w:color w:val="000000" w:themeColor="text1"/>
            <w:sz w:val="24"/>
            <w:rPrChange w:id="5837" w:author="JY0225" w:date="2017-08-24T11:30:00Z">
              <w:rPr>
                <w:color w:val="000000" w:themeColor="text1"/>
                <w:sz w:val="24"/>
              </w:rPr>
            </w:rPrChange>
          </w:rPr>
          <w:t xml:space="preserve"> </w:t>
        </w:r>
      </w:ins>
      <w:del w:id="5838" w:author="JY0225" w:date="2017-08-23T15:23:00Z">
        <w:r w:rsidR="000473EA" w:rsidRPr="00AE736A" w:rsidDel="00973F39">
          <w:rPr>
            <w:rFonts w:asciiTheme="minorEastAsia" w:hAnsiTheme="minorEastAsia"/>
            <w:color w:val="000000" w:themeColor="text1"/>
            <w:sz w:val="24"/>
            <w:rPrChange w:id="5839" w:author="JY0225" w:date="2017-08-24T11:30:00Z">
              <w:rPr>
                <w:color w:val="000000" w:themeColor="text1"/>
                <w:sz w:val="24"/>
              </w:rPr>
            </w:rPrChange>
          </w:rPr>
          <w:delText>libsecrypto.so</w:delText>
        </w:r>
      </w:del>
      <w:r w:rsidR="000473EA" w:rsidRPr="00AE736A">
        <w:rPr>
          <w:rFonts w:asciiTheme="minorEastAsia" w:hAnsiTheme="minorEastAsia" w:hint="eastAsia"/>
          <w:color w:val="000000" w:themeColor="text1"/>
          <w:sz w:val="24"/>
          <w:rPrChange w:id="5840" w:author="JY0225" w:date="2017-08-24T11:30:00Z">
            <w:rPr>
              <w:rFonts w:hint="eastAsia"/>
              <w:color w:val="000000" w:themeColor="text1"/>
              <w:sz w:val="24"/>
            </w:rPr>
          </w:rPrChange>
        </w:rPr>
        <w:t>模块，</w:t>
      </w:r>
      <w:r w:rsidR="00EB6599" w:rsidRPr="00AE736A">
        <w:rPr>
          <w:rFonts w:asciiTheme="minorEastAsia" w:hAnsiTheme="minorEastAsia" w:hint="eastAsia"/>
          <w:color w:val="000000" w:themeColor="text1"/>
          <w:sz w:val="24"/>
          <w:rPrChange w:id="5841" w:author="JY0225" w:date="2017-08-24T11:30:00Z">
            <w:rPr>
              <w:rFonts w:hint="eastAsia"/>
              <w:color w:val="000000" w:themeColor="text1"/>
              <w:sz w:val="24"/>
            </w:rPr>
          </w:rPrChange>
        </w:rPr>
        <w:t>对字符串进行加密。</w:t>
      </w:r>
      <w:r w:rsidR="009C7EFD" w:rsidRPr="00AE736A">
        <w:rPr>
          <w:rFonts w:asciiTheme="minorEastAsia" w:hAnsiTheme="minorEastAsia" w:hint="eastAsia"/>
          <w:color w:val="000000" w:themeColor="text1"/>
          <w:sz w:val="24"/>
          <w:rPrChange w:id="5842" w:author="JY0225" w:date="2017-08-24T11:30:00Z">
            <w:rPr>
              <w:rFonts w:hint="eastAsia"/>
              <w:color w:val="000000" w:themeColor="text1"/>
              <w:sz w:val="24"/>
            </w:rPr>
          </w:rPrChange>
        </w:rPr>
        <w:t>该模块提供的接口每次只能</w:t>
      </w:r>
      <w:r w:rsidR="00B82A37" w:rsidRPr="00AE736A">
        <w:rPr>
          <w:rFonts w:asciiTheme="minorEastAsia" w:hAnsiTheme="minorEastAsia" w:hint="eastAsia"/>
          <w:color w:val="000000" w:themeColor="text1"/>
          <w:sz w:val="24"/>
          <w:rPrChange w:id="5843" w:author="JY0225" w:date="2017-08-24T11:30:00Z">
            <w:rPr>
              <w:rFonts w:hint="eastAsia"/>
              <w:color w:val="000000" w:themeColor="text1"/>
              <w:sz w:val="24"/>
            </w:rPr>
          </w:rPrChange>
        </w:rPr>
        <w:t>加密</w:t>
      </w:r>
      <w:r w:rsidR="00B82A37" w:rsidRPr="00AE736A">
        <w:rPr>
          <w:rFonts w:asciiTheme="minorEastAsia" w:hAnsiTheme="minorEastAsia" w:hint="eastAsia"/>
          <w:color w:val="000000" w:themeColor="text1"/>
          <w:sz w:val="24"/>
          <w:rPrChange w:id="5844" w:author="JY0225" w:date="2017-08-24T11:30:00Z">
            <w:rPr>
              <w:rFonts w:hint="eastAsia"/>
              <w:color w:val="000000" w:themeColor="text1"/>
              <w:sz w:val="24"/>
            </w:rPr>
          </w:rPrChange>
        </w:rPr>
        <w:t>1024</w:t>
      </w:r>
      <w:r w:rsidR="00A940F0" w:rsidRPr="00AE736A">
        <w:rPr>
          <w:rFonts w:asciiTheme="minorEastAsia" w:hAnsiTheme="minorEastAsia" w:hint="eastAsia"/>
          <w:color w:val="000000" w:themeColor="text1"/>
          <w:sz w:val="24"/>
          <w:rPrChange w:id="5845" w:author="JY0225" w:date="2017-08-24T11:30:00Z">
            <w:rPr>
              <w:rFonts w:hint="eastAsia"/>
              <w:color w:val="000000" w:themeColor="text1"/>
              <w:sz w:val="24"/>
            </w:rPr>
          </w:rPrChange>
        </w:rPr>
        <w:t>个字节的数据，因此</w:t>
      </w:r>
      <w:r w:rsidR="00B82A37" w:rsidRPr="00AE736A">
        <w:rPr>
          <w:rFonts w:asciiTheme="minorEastAsia" w:hAnsiTheme="minorEastAsia" w:hint="eastAsia"/>
          <w:color w:val="000000" w:themeColor="text1"/>
          <w:sz w:val="24"/>
          <w:rPrChange w:id="5846" w:author="JY0225" w:date="2017-08-24T11:30:00Z">
            <w:rPr>
              <w:rFonts w:hint="eastAsia"/>
              <w:color w:val="000000" w:themeColor="text1"/>
              <w:sz w:val="24"/>
            </w:rPr>
          </w:rPrChange>
        </w:rPr>
        <w:t>需要对字符串的长度进行判断，如果超过了</w:t>
      </w:r>
      <w:r w:rsidR="00B82A37" w:rsidRPr="00AE736A">
        <w:rPr>
          <w:rFonts w:asciiTheme="minorEastAsia" w:hAnsiTheme="minorEastAsia" w:hint="eastAsia"/>
          <w:color w:val="000000" w:themeColor="text1"/>
          <w:sz w:val="24"/>
          <w:rPrChange w:id="5847" w:author="JY0225" w:date="2017-08-24T11:30:00Z">
            <w:rPr>
              <w:rFonts w:hint="eastAsia"/>
              <w:color w:val="000000" w:themeColor="text1"/>
              <w:sz w:val="24"/>
            </w:rPr>
          </w:rPrChange>
        </w:rPr>
        <w:t>1024</w:t>
      </w:r>
      <w:r w:rsidR="00B82A37" w:rsidRPr="00AE736A">
        <w:rPr>
          <w:rFonts w:asciiTheme="minorEastAsia" w:hAnsiTheme="minorEastAsia" w:hint="eastAsia"/>
          <w:color w:val="000000" w:themeColor="text1"/>
          <w:sz w:val="24"/>
          <w:rPrChange w:id="5848" w:author="JY0225" w:date="2017-08-24T11:30:00Z">
            <w:rPr>
              <w:rFonts w:hint="eastAsia"/>
              <w:color w:val="000000" w:themeColor="text1"/>
              <w:sz w:val="24"/>
            </w:rPr>
          </w:rPrChange>
        </w:rPr>
        <w:t>个字节，那么需要对字符串进行分割，逐一进行加密后再整合形成最后的加密结果。</w:t>
      </w:r>
      <w:r w:rsidR="00F71715" w:rsidRPr="00AE736A">
        <w:rPr>
          <w:rFonts w:asciiTheme="minorEastAsia" w:hAnsiTheme="minorEastAsia" w:hint="eastAsia"/>
          <w:color w:val="000000" w:themeColor="text1"/>
          <w:sz w:val="24"/>
          <w:rPrChange w:id="5849" w:author="JY0225" w:date="2017-08-24T11:30:00Z">
            <w:rPr>
              <w:rFonts w:hint="eastAsia"/>
              <w:color w:val="000000" w:themeColor="text1"/>
              <w:sz w:val="24"/>
            </w:rPr>
          </w:rPrChange>
        </w:rPr>
        <w:t>数据的解密算法是</w:t>
      </w:r>
      <w:r w:rsidR="00507BC7" w:rsidRPr="00AE736A">
        <w:rPr>
          <w:rFonts w:asciiTheme="minorEastAsia" w:hAnsiTheme="minorEastAsia" w:hint="eastAsia"/>
          <w:color w:val="000000" w:themeColor="text1"/>
          <w:sz w:val="24"/>
          <w:rPrChange w:id="5850" w:author="JY0225" w:date="2017-08-24T11:30:00Z">
            <w:rPr>
              <w:rFonts w:hint="eastAsia"/>
              <w:color w:val="000000" w:themeColor="text1"/>
              <w:sz w:val="24"/>
            </w:rPr>
          </w:rPrChange>
        </w:rPr>
        <w:t>加密算法的逆过程，从数据库获取到加密后的会话信息后，需要提供用户的</w:t>
      </w:r>
      <w:r w:rsidR="00507BC7" w:rsidRPr="00AE736A">
        <w:rPr>
          <w:rFonts w:asciiTheme="minorEastAsia" w:hAnsiTheme="minorEastAsia" w:hint="eastAsia"/>
          <w:color w:val="000000" w:themeColor="text1"/>
          <w:sz w:val="24"/>
          <w:rPrChange w:id="5851" w:author="JY0225" w:date="2017-08-24T11:30:00Z">
            <w:rPr>
              <w:rFonts w:hint="eastAsia"/>
              <w:color w:val="000000" w:themeColor="text1"/>
              <w:sz w:val="24"/>
            </w:rPr>
          </w:rPrChange>
        </w:rPr>
        <w:t>token</w:t>
      </w:r>
      <w:r w:rsidR="00507BC7" w:rsidRPr="00AE736A">
        <w:rPr>
          <w:rFonts w:asciiTheme="minorEastAsia" w:hAnsiTheme="minorEastAsia" w:hint="eastAsia"/>
          <w:color w:val="000000" w:themeColor="text1"/>
          <w:sz w:val="24"/>
          <w:rPrChange w:id="5852" w:author="JY0225" w:date="2017-08-24T11:30:00Z">
            <w:rPr>
              <w:rFonts w:hint="eastAsia"/>
              <w:color w:val="000000" w:themeColor="text1"/>
              <w:sz w:val="24"/>
            </w:rPr>
          </w:rPrChange>
        </w:rPr>
        <w:t>来进行解密</w:t>
      </w:r>
      <w:r w:rsidR="00642538" w:rsidRPr="00AE736A">
        <w:rPr>
          <w:rFonts w:asciiTheme="minorEastAsia" w:hAnsiTheme="minorEastAsia" w:hint="eastAsia"/>
          <w:color w:val="000000" w:themeColor="text1"/>
          <w:sz w:val="24"/>
          <w:rPrChange w:id="5853" w:author="JY0225" w:date="2017-08-24T11:30:00Z">
            <w:rPr>
              <w:rFonts w:hint="eastAsia"/>
              <w:color w:val="000000" w:themeColor="text1"/>
              <w:sz w:val="24"/>
            </w:rPr>
          </w:rPrChange>
        </w:rPr>
        <w:t>。</w:t>
      </w:r>
      <w:r w:rsidR="00953034" w:rsidRPr="00AE736A">
        <w:rPr>
          <w:rFonts w:asciiTheme="minorEastAsia" w:hAnsiTheme="minorEastAsia" w:hint="eastAsia"/>
          <w:color w:val="000000" w:themeColor="text1"/>
          <w:sz w:val="24"/>
          <w:rPrChange w:id="5854" w:author="JY0225" w:date="2017-08-24T11:30:00Z">
            <w:rPr>
              <w:rFonts w:hint="eastAsia"/>
              <w:color w:val="000000" w:themeColor="text1"/>
              <w:sz w:val="24"/>
            </w:rPr>
          </w:rPrChange>
        </w:rPr>
        <w:t>同理，若是请求的长度超过了</w:t>
      </w:r>
      <w:r w:rsidR="00953034" w:rsidRPr="00AE736A">
        <w:rPr>
          <w:rFonts w:asciiTheme="minorEastAsia" w:hAnsiTheme="minorEastAsia" w:hint="eastAsia"/>
          <w:color w:val="000000" w:themeColor="text1"/>
          <w:sz w:val="24"/>
          <w:rPrChange w:id="5855" w:author="JY0225" w:date="2017-08-24T11:30:00Z">
            <w:rPr>
              <w:rFonts w:hint="eastAsia"/>
              <w:color w:val="000000" w:themeColor="text1"/>
              <w:sz w:val="24"/>
            </w:rPr>
          </w:rPrChange>
        </w:rPr>
        <w:t>1024</w:t>
      </w:r>
      <w:r w:rsidR="00953034" w:rsidRPr="00AE736A">
        <w:rPr>
          <w:rFonts w:asciiTheme="minorEastAsia" w:hAnsiTheme="minorEastAsia" w:hint="eastAsia"/>
          <w:color w:val="000000" w:themeColor="text1"/>
          <w:sz w:val="24"/>
          <w:rPrChange w:id="5856" w:author="JY0225" w:date="2017-08-24T11:30:00Z">
            <w:rPr>
              <w:rFonts w:hint="eastAsia"/>
              <w:color w:val="000000" w:themeColor="text1"/>
              <w:sz w:val="24"/>
            </w:rPr>
          </w:rPrChange>
        </w:rPr>
        <w:t>个字节，那么也需要逐一进行解密，最后组合得到解密信息。</w:t>
      </w:r>
      <w:r w:rsidR="00EF3D3B" w:rsidRPr="00AE736A">
        <w:rPr>
          <w:rFonts w:asciiTheme="minorEastAsia" w:hAnsiTheme="minorEastAsia" w:hint="eastAsia"/>
          <w:color w:val="000000" w:themeColor="text1"/>
          <w:sz w:val="24"/>
          <w:rPrChange w:id="5857" w:author="JY0225" w:date="2017-08-24T11:30:00Z">
            <w:rPr>
              <w:rFonts w:hint="eastAsia"/>
              <w:color w:val="000000" w:themeColor="text1"/>
              <w:sz w:val="24"/>
            </w:rPr>
          </w:rPrChange>
        </w:rPr>
        <w:t>加密和解密接口的使用方式如下：</w:t>
      </w:r>
    </w:p>
    <w:tbl>
      <w:tblPr>
        <w:tblStyle w:val="ae"/>
        <w:tblW w:w="0" w:type="auto"/>
        <w:tblInd w:w="445" w:type="dxa"/>
        <w:tblLook w:val="04A0" w:firstRow="1" w:lastRow="0" w:firstColumn="1" w:lastColumn="0" w:noHBand="0" w:noVBand="1"/>
      </w:tblPr>
      <w:tblGrid>
        <w:gridCol w:w="7851"/>
      </w:tblGrid>
      <w:tr w:rsidR="004633D6" w:rsidRPr="00B87EE1" w14:paraId="013B016E" w14:textId="77777777" w:rsidTr="00471485">
        <w:tc>
          <w:tcPr>
            <w:tcW w:w="7851" w:type="dxa"/>
          </w:tcPr>
          <w:p w14:paraId="59F56EEE" w14:textId="77777777" w:rsidR="004633D6" w:rsidRDefault="004633D6" w:rsidP="004633D6">
            <w:pPr>
              <w:pStyle w:val="a7"/>
              <w:spacing w:line="400" w:lineRule="exact"/>
              <w:jc w:val="both"/>
              <w:rPr>
                <w:rFonts w:eastAsiaTheme="minorEastAsia"/>
              </w:rPr>
            </w:pPr>
            <w:r>
              <w:rPr>
                <w:rFonts w:eastAsiaTheme="minorEastAsia"/>
              </w:rPr>
              <w:t>//</w:t>
            </w:r>
            <w:r>
              <w:rPr>
                <w:rFonts w:eastAsiaTheme="minorEastAsia" w:hint="eastAsia"/>
              </w:rPr>
              <w:t>加密算法</w:t>
            </w:r>
          </w:p>
          <w:p w14:paraId="37AD7834" w14:textId="77777777" w:rsidR="004633D6" w:rsidRDefault="00403E48" w:rsidP="004633D6">
            <w:pPr>
              <w:pStyle w:val="a7"/>
              <w:spacing w:line="400" w:lineRule="exact"/>
              <w:jc w:val="both"/>
              <w:rPr>
                <w:rFonts w:eastAsiaTheme="minorEastAsia"/>
              </w:rPr>
            </w:pPr>
            <w:r w:rsidRPr="00403E48">
              <w:rPr>
                <w:rFonts w:eastAsiaTheme="minorEastAsia"/>
              </w:rPr>
              <w:t>enreq = mwEncrypter.sAES</w:t>
            </w:r>
            <w:r>
              <w:rPr>
                <w:rFonts w:eastAsiaTheme="minorEastAsia"/>
              </w:rPr>
              <w:t xml:space="preserve">_str_encrypt(clientrequest, </w:t>
            </w:r>
            <w:r>
              <w:rPr>
                <w:rFonts w:eastAsiaTheme="minorEastAsia" w:hint="eastAsia"/>
              </w:rPr>
              <w:t>a</w:t>
            </w:r>
            <w:r>
              <w:rPr>
                <w:rFonts w:eastAsiaTheme="minorEastAsia"/>
              </w:rPr>
              <w:t>ccess_token</w:t>
            </w:r>
            <w:r w:rsidRPr="00403E48">
              <w:rPr>
                <w:rFonts w:eastAsiaTheme="minorEastAsia"/>
              </w:rPr>
              <w:t>)</w:t>
            </w:r>
          </w:p>
          <w:p w14:paraId="14E93145" w14:textId="77777777" w:rsidR="00510E6E" w:rsidRDefault="00510E6E" w:rsidP="004633D6">
            <w:pPr>
              <w:pStyle w:val="a7"/>
              <w:spacing w:line="400" w:lineRule="exact"/>
              <w:jc w:val="both"/>
              <w:rPr>
                <w:rFonts w:eastAsiaTheme="minorEastAsia"/>
              </w:rPr>
            </w:pPr>
            <w:r>
              <w:rPr>
                <w:rFonts w:eastAsiaTheme="minorEastAsia"/>
              </w:rPr>
              <w:t>//</w:t>
            </w:r>
            <w:r>
              <w:rPr>
                <w:rFonts w:eastAsiaTheme="minorEastAsia" w:hint="eastAsia"/>
              </w:rPr>
              <w:t>解密算法</w:t>
            </w:r>
          </w:p>
          <w:p w14:paraId="5113D764" w14:textId="77777777" w:rsidR="00510E6E" w:rsidRPr="00B87EE1" w:rsidRDefault="00425120" w:rsidP="00983968">
            <w:pPr>
              <w:pStyle w:val="a7"/>
              <w:spacing w:line="400" w:lineRule="exact"/>
              <w:jc w:val="both"/>
              <w:rPr>
                <w:rFonts w:eastAsiaTheme="minorEastAsia"/>
              </w:rPr>
            </w:pPr>
            <w:r w:rsidRPr="00425120">
              <w:rPr>
                <w:rFonts w:eastAsiaTheme="minorEastAsia"/>
              </w:rPr>
              <w:t>de</w:t>
            </w:r>
            <w:r w:rsidR="00983968">
              <w:rPr>
                <w:rFonts w:eastAsiaTheme="minorEastAsia"/>
              </w:rPr>
              <w:t>req</w:t>
            </w:r>
            <w:r w:rsidRPr="00425120">
              <w:rPr>
                <w:rFonts w:eastAsiaTheme="minorEastAsia"/>
              </w:rPr>
              <w:t xml:space="preserve"> </w:t>
            </w:r>
            <w:r w:rsidR="00983968">
              <w:rPr>
                <w:rFonts w:eastAsiaTheme="minorEastAsia"/>
              </w:rPr>
              <w:t>= mwEncrypter.sAES_str_decrypt(</w:t>
            </w:r>
            <w:r w:rsidR="00983968">
              <w:rPr>
                <w:rFonts w:eastAsiaTheme="minorEastAsia" w:hint="eastAsia"/>
              </w:rPr>
              <w:t>en</w:t>
            </w:r>
            <w:r w:rsidR="00983968">
              <w:rPr>
                <w:rFonts w:eastAsiaTheme="minorEastAsia"/>
              </w:rPr>
              <w:t>req</w:t>
            </w:r>
            <w:r w:rsidRPr="00425120">
              <w:rPr>
                <w:rFonts w:eastAsiaTheme="minorEastAsia"/>
              </w:rPr>
              <w:t>,</w:t>
            </w:r>
            <w:r w:rsidR="00983968">
              <w:rPr>
                <w:rFonts w:eastAsiaTheme="minorEastAsia"/>
              </w:rPr>
              <w:t xml:space="preserve"> </w:t>
            </w:r>
            <w:r w:rsidR="00B65B5F">
              <w:rPr>
                <w:rFonts w:eastAsiaTheme="minorEastAsia"/>
              </w:rPr>
              <w:t>access_token</w:t>
            </w:r>
            <w:r w:rsidRPr="00425120">
              <w:rPr>
                <w:rFonts w:eastAsiaTheme="minorEastAsia"/>
              </w:rPr>
              <w:t>)</w:t>
            </w:r>
          </w:p>
        </w:tc>
      </w:tr>
    </w:tbl>
    <w:p w14:paraId="66500483" w14:textId="77777777" w:rsidR="00306E95" w:rsidDel="00306E95" w:rsidRDefault="00306E95" w:rsidP="00306E95">
      <w:pPr>
        <w:pStyle w:val="31"/>
        <w:rPr>
          <w:del w:id="5858" w:author="微软用户" w:date="2017-08-19T21:40:00Z"/>
          <w:moveTo w:id="5859" w:author="微软用户" w:date="2017-08-19T21:40:00Z"/>
        </w:rPr>
      </w:pPr>
      <w:bookmarkStart w:id="5860" w:name="_Toc491335265"/>
      <w:moveToRangeStart w:id="5861" w:author="微软用户" w:date="2017-08-19T21:40:00Z" w:name="move490942130"/>
      <w:moveTo w:id="5862" w:author="微软用户" w:date="2017-08-19T21:40:00Z">
        <w:r>
          <w:t>5.2.2</w:t>
        </w:r>
        <w:r>
          <w:rPr>
            <w:rFonts w:hint="eastAsia"/>
          </w:rPr>
          <w:t>中间件授权代理</w:t>
        </w:r>
        <w:bookmarkEnd w:id="5860"/>
      </w:moveTo>
    </w:p>
    <w:moveToRangeEnd w:id="5861"/>
    <w:p w14:paraId="4FB2943B" w14:textId="77777777" w:rsidR="00F8337B" w:rsidRPr="007B695A" w:rsidRDefault="00F8337B">
      <w:pPr>
        <w:pStyle w:val="31"/>
        <w:pPrChange w:id="5863" w:author="微软用户" w:date="2017-08-19T21:40:00Z">
          <w:pPr/>
        </w:pPrChange>
      </w:pPr>
    </w:p>
    <w:p w14:paraId="10ED68EA" w14:textId="608D6C99" w:rsidR="007B695A" w:rsidRPr="00AE736A" w:rsidDel="00306E95" w:rsidRDefault="005D2057" w:rsidP="003930AA">
      <w:pPr>
        <w:pStyle w:val="31"/>
        <w:rPr>
          <w:moveFrom w:id="5864" w:author="微软用户" w:date="2017-08-19T21:40:00Z"/>
          <w:rFonts w:asciiTheme="minorEastAsia" w:hAnsiTheme="minorEastAsia"/>
          <w:sz w:val="24"/>
          <w:szCs w:val="24"/>
          <w:rPrChange w:id="5865" w:author="JY0225" w:date="2017-08-24T11:30:00Z">
            <w:rPr>
              <w:moveFrom w:id="5866" w:author="微软用户" w:date="2017-08-19T21:40:00Z"/>
            </w:rPr>
          </w:rPrChange>
        </w:rPr>
      </w:pPr>
      <w:moveFromRangeStart w:id="5867" w:author="微软用户" w:date="2017-08-19T21:40:00Z" w:name="move490942130"/>
      <w:moveFrom w:id="5868" w:author="微软用户" w:date="2017-08-19T21:40:00Z">
        <w:r w:rsidRPr="00AE736A" w:rsidDel="00306E95">
          <w:rPr>
            <w:rFonts w:asciiTheme="minorEastAsia" w:hAnsiTheme="minorEastAsia"/>
            <w:sz w:val="24"/>
            <w:szCs w:val="24"/>
            <w:rPrChange w:id="5869" w:author="JY0225" w:date="2017-08-24T11:30:00Z">
              <w:rPr/>
            </w:rPrChange>
          </w:rPr>
          <w:t>5.2.2</w:t>
        </w:r>
        <w:r w:rsidR="00F76785" w:rsidRPr="00AE736A" w:rsidDel="00306E95">
          <w:rPr>
            <w:rFonts w:asciiTheme="minorEastAsia" w:hAnsiTheme="minorEastAsia" w:hint="eastAsia"/>
            <w:sz w:val="24"/>
            <w:szCs w:val="24"/>
            <w:rPrChange w:id="5870" w:author="JY0225" w:date="2017-08-24T11:30:00Z">
              <w:rPr>
                <w:rFonts w:hint="eastAsia"/>
              </w:rPr>
            </w:rPrChange>
          </w:rPr>
          <w:t>中间件授权代理</w:t>
        </w:r>
      </w:moveFrom>
    </w:p>
    <w:moveFromRangeEnd w:id="5867"/>
    <w:p w14:paraId="7EDE90E7" w14:textId="6F6B4E00" w:rsidR="003930AA" w:rsidRPr="00AE736A" w:rsidRDefault="00690D30" w:rsidP="00321261">
      <w:pPr>
        <w:spacing w:line="400" w:lineRule="exact"/>
        <w:ind w:firstLine="420"/>
        <w:rPr>
          <w:rFonts w:asciiTheme="minorEastAsia" w:hAnsiTheme="minorEastAsia"/>
          <w:color w:val="000000" w:themeColor="text1"/>
          <w:sz w:val="24"/>
          <w:szCs w:val="24"/>
          <w:rPrChange w:id="5871" w:author="JY0225" w:date="2017-08-24T11:30:00Z">
            <w:rPr>
              <w:color w:val="000000" w:themeColor="text1"/>
              <w:sz w:val="24"/>
            </w:rPr>
          </w:rPrChange>
        </w:rPr>
      </w:pPr>
      <w:r w:rsidRPr="00AE736A">
        <w:rPr>
          <w:rFonts w:asciiTheme="minorEastAsia" w:hAnsiTheme="minorEastAsia" w:hint="eastAsia"/>
          <w:color w:val="000000" w:themeColor="text1"/>
          <w:sz w:val="24"/>
          <w:szCs w:val="24"/>
          <w:rPrChange w:id="5872" w:author="JY0225" w:date="2017-08-24T11:30:00Z">
            <w:rPr>
              <w:rFonts w:hint="eastAsia"/>
              <w:color w:val="000000" w:themeColor="text1"/>
              <w:sz w:val="24"/>
            </w:rPr>
          </w:rPrChange>
        </w:rPr>
        <w:t>在</w:t>
      </w:r>
      <w:r w:rsidR="00E4327E" w:rsidRPr="00AE736A">
        <w:rPr>
          <w:rFonts w:asciiTheme="minorEastAsia" w:hAnsiTheme="minorEastAsia" w:hint="eastAsia"/>
          <w:color w:val="000000" w:themeColor="text1"/>
          <w:sz w:val="24"/>
          <w:szCs w:val="24"/>
          <w:rPrChange w:id="5873" w:author="JY0225" w:date="2017-08-24T11:30:00Z">
            <w:rPr>
              <w:rFonts w:hint="eastAsia"/>
              <w:color w:val="000000" w:themeColor="text1"/>
              <w:sz w:val="24"/>
            </w:rPr>
          </w:rPrChange>
        </w:rPr>
        <w:t>现有</w:t>
      </w:r>
      <w:r w:rsidRPr="00AE736A">
        <w:rPr>
          <w:rFonts w:asciiTheme="minorEastAsia" w:hAnsiTheme="minorEastAsia" w:hint="eastAsia"/>
          <w:color w:val="000000" w:themeColor="text1"/>
          <w:sz w:val="24"/>
          <w:szCs w:val="24"/>
          <w:rPrChange w:id="5874" w:author="JY0225" w:date="2017-08-24T11:30:00Z">
            <w:rPr>
              <w:rFonts w:hint="eastAsia"/>
              <w:color w:val="000000" w:themeColor="text1"/>
              <w:sz w:val="24"/>
            </w:rPr>
          </w:rPrChange>
        </w:rPr>
        <w:t>系统中，客户端提交任务如果长时间不活跃，则会导致大量任务的失败和重新提交，浪费</w:t>
      </w:r>
      <w:r w:rsidR="001C2465" w:rsidRPr="00AE736A">
        <w:rPr>
          <w:rFonts w:asciiTheme="minorEastAsia" w:hAnsiTheme="minorEastAsia" w:hint="eastAsia"/>
          <w:color w:val="000000" w:themeColor="text1"/>
          <w:sz w:val="24"/>
          <w:szCs w:val="24"/>
          <w:rPrChange w:id="5875" w:author="JY0225" w:date="2017-08-24T11:30:00Z">
            <w:rPr>
              <w:rFonts w:hint="eastAsia"/>
              <w:color w:val="000000" w:themeColor="text1"/>
              <w:sz w:val="24"/>
            </w:rPr>
          </w:rPrChange>
        </w:rPr>
        <w:t>了资源，用户体验也不够好。结合会话信息管理，</w:t>
      </w:r>
      <w:r w:rsidRPr="00AE736A">
        <w:rPr>
          <w:rFonts w:asciiTheme="minorEastAsia" w:hAnsiTheme="minorEastAsia" w:hint="eastAsia"/>
          <w:color w:val="000000" w:themeColor="text1"/>
          <w:sz w:val="24"/>
          <w:szCs w:val="24"/>
          <w:rPrChange w:id="5876" w:author="JY0225" w:date="2017-08-24T11:30:00Z">
            <w:rPr>
              <w:rFonts w:hint="eastAsia"/>
              <w:color w:val="000000" w:themeColor="text1"/>
              <w:sz w:val="24"/>
            </w:rPr>
          </w:rPrChange>
        </w:rPr>
        <w:t>可以进一步支持用户对中间件的授权，从而解决身份认证和授权信息过期所引发的问题。</w:t>
      </w:r>
    </w:p>
    <w:p w14:paraId="3B69DB17" w14:textId="220BC384" w:rsidR="007E443E" w:rsidRPr="00AE736A" w:rsidRDefault="007E443E" w:rsidP="00321261">
      <w:pPr>
        <w:spacing w:line="400" w:lineRule="exact"/>
        <w:ind w:firstLine="420"/>
        <w:rPr>
          <w:rFonts w:asciiTheme="minorEastAsia" w:hAnsiTheme="minorEastAsia"/>
          <w:color w:val="000000" w:themeColor="text1"/>
          <w:sz w:val="24"/>
          <w:szCs w:val="24"/>
          <w:rPrChange w:id="5877" w:author="JY0225" w:date="2017-08-24T11:30:00Z">
            <w:rPr>
              <w:color w:val="000000" w:themeColor="text1"/>
              <w:sz w:val="24"/>
            </w:rPr>
          </w:rPrChange>
        </w:rPr>
      </w:pPr>
      <w:r w:rsidRPr="00AE736A">
        <w:rPr>
          <w:rFonts w:asciiTheme="minorEastAsia" w:hAnsiTheme="minorEastAsia" w:hint="eastAsia"/>
          <w:color w:val="000000" w:themeColor="text1"/>
          <w:sz w:val="24"/>
          <w:szCs w:val="24"/>
          <w:rPrChange w:id="5878" w:author="JY0225" w:date="2017-08-24T11:30:00Z">
            <w:rPr>
              <w:rFonts w:hint="eastAsia"/>
              <w:color w:val="000000" w:themeColor="text1"/>
              <w:sz w:val="24"/>
            </w:rPr>
          </w:rPrChange>
        </w:rPr>
        <w:t>中间件系统授权代理的流程是</w:t>
      </w:r>
      <w:r w:rsidR="00C236F7" w:rsidRPr="00AE736A">
        <w:rPr>
          <w:rFonts w:asciiTheme="minorEastAsia" w:hAnsiTheme="minorEastAsia" w:hint="eastAsia"/>
          <w:color w:val="000000" w:themeColor="text1"/>
          <w:sz w:val="24"/>
          <w:szCs w:val="24"/>
          <w:rPrChange w:id="5879" w:author="JY0225" w:date="2017-08-24T11:30:00Z">
            <w:rPr>
              <w:rFonts w:hint="eastAsia"/>
              <w:color w:val="000000" w:themeColor="text1"/>
              <w:sz w:val="24"/>
            </w:rPr>
          </w:rPrChange>
        </w:rPr>
        <w:t>当用户的请求发</w:t>
      </w:r>
      <w:r w:rsidR="00DC24DA" w:rsidRPr="00AE736A">
        <w:rPr>
          <w:rFonts w:asciiTheme="minorEastAsia" w:hAnsiTheme="minorEastAsia" w:hint="eastAsia"/>
          <w:color w:val="000000" w:themeColor="text1"/>
          <w:sz w:val="24"/>
          <w:szCs w:val="24"/>
          <w:rPrChange w:id="5880" w:author="JY0225" w:date="2017-08-24T11:30:00Z">
            <w:rPr>
              <w:rFonts w:hint="eastAsia"/>
              <w:color w:val="000000" w:themeColor="text1"/>
              <w:sz w:val="24"/>
            </w:rPr>
          </w:rPrChange>
        </w:rPr>
        <w:t>送到服务器时，服务器返回给用户的结果是用户登录信息过期，那么</w:t>
      </w:r>
      <w:r w:rsidR="00C236F7" w:rsidRPr="00AE736A">
        <w:rPr>
          <w:rFonts w:asciiTheme="minorEastAsia" w:hAnsiTheme="minorEastAsia" w:hint="eastAsia"/>
          <w:color w:val="000000" w:themeColor="text1"/>
          <w:sz w:val="24"/>
          <w:szCs w:val="24"/>
          <w:rPrChange w:id="5881" w:author="JY0225" w:date="2017-08-24T11:30:00Z">
            <w:rPr>
              <w:rFonts w:hint="eastAsia"/>
              <w:color w:val="000000" w:themeColor="text1"/>
              <w:sz w:val="24"/>
            </w:rPr>
          </w:rPrChange>
        </w:rPr>
        <w:t>需要在中间件进行自动授权代理，重新登录后再重新发送用户的请求。</w:t>
      </w:r>
    </w:p>
    <w:tbl>
      <w:tblPr>
        <w:tblStyle w:val="ae"/>
        <w:tblW w:w="0" w:type="auto"/>
        <w:tblInd w:w="445" w:type="dxa"/>
        <w:tblLook w:val="04A0" w:firstRow="1" w:lastRow="0" w:firstColumn="1" w:lastColumn="0" w:noHBand="0" w:noVBand="1"/>
      </w:tblPr>
      <w:tblGrid>
        <w:gridCol w:w="7851"/>
      </w:tblGrid>
      <w:tr w:rsidR="00596AE3" w:rsidRPr="00B87EE1" w14:paraId="191296B6" w14:textId="77777777" w:rsidTr="00471485">
        <w:tc>
          <w:tcPr>
            <w:tcW w:w="7851" w:type="dxa"/>
          </w:tcPr>
          <w:p w14:paraId="6706CDDB" w14:textId="77777777" w:rsidR="00596AE3" w:rsidRDefault="00596AE3" w:rsidP="00471485">
            <w:pPr>
              <w:pStyle w:val="a7"/>
              <w:spacing w:line="400" w:lineRule="exact"/>
              <w:jc w:val="both"/>
              <w:rPr>
                <w:rFonts w:eastAsiaTheme="minorEastAsia"/>
              </w:rPr>
            </w:pPr>
            <w:r>
              <w:rPr>
                <w:rFonts w:eastAsiaTheme="minorEastAsia"/>
              </w:rPr>
              <w:t>//</w:t>
            </w:r>
            <w:r w:rsidR="002B16BA">
              <w:rPr>
                <w:rFonts w:eastAsiaTheme="minorEastAsia" w:hint="eastAsia"/>
              </w:rPr>
              <w:t>生成用户</w:t>
            </w:r>
            <w:r w:rsidR="002B16BA">
              <w:rPr>
                <w:rFonts w:eastAsiaTheme="minorEastAsia" w:hint="eastAsia"/>
              </w:rPr>
              <w:t>token</w:t>
            </w:r>
            <w:r w:rsidR="002B16BA">
              <w:rPr>
                <w:rFonts w:eastAsiaTheme="minorEastAsia" w:hint="eastAsia"/>
              </w:rPr>
              <w:t>认证请求</w:t>
            </w:r>
          </w:p>
          <w:p w14:paraId="0B1435DC" w14:textId="77777777" w:rsidR="00AC14B9" w:rsidRDefault="007B124F" w:rsidP="00AC14B9">
            <w:pPr>
              <w:pStyle w:val="a7"/>
              <w:spacing w:line="400" w:lineRule="exact"/>
              <w:jc w:val="both"/>
              <w:rPr>
                <w:rFonts w:eastAsiaTheme="minorEastAsia"/>
              </w:rPr>
            </w:pPr>
            <w:r w:rsidRPr="007B124F">
              <w:rPr>
                <w:rFonts w:eastAsiaTheme="minorEastAsia"/>
              </w:rPr>
              <w:t>req = __VERIFY_TOKEN__.replace("#token#", token);</w:t>
            </w:r>
          </w:p>
          <w:p w14:paraId="2162F099" w14:textId="77777777" w:rsidR="00410E85" w:rsidRPr="00B87EE1" w:rsidRDefault="00410E85" w:rsidP="00AC14B9">
            <w:pPr>
              <w:pStyle w:val="a7"/>
              <w:spacing w:line="400" w:lineRule="exact"/>
              <w:jc w:val="both"/>
              <w:rPr>
                <w:rFonts w:eastAsiaTheme="minorEastAsia"/>
              </w:rPr>
            </w:pPr>
            <w:r>
              <w:rPr>
                <w:rFonts w:eastAsiaTheme="minorEastAsia"/>
              </w:rPr>
              <w:t>//</w:t>
            </w:r>
            <w:r>
              <w:rPr>
                <w:rFonts w:eastAsiaTheme="minorEastAsia" w:hint="eastAsia"/>
              </w:rPr>
              <w:t>判断用户请求是否过期</w:t>
            </w:r>
          </w:p>
          <w:p w14:paraId="6BB4CF7B" w14:textId="77777777" w:rsidR="008E59F2" w:rsidRPr="008E59F2" w:rsidRDefault="008E59F2" w:rsidP="008E59F2">
            <w:pPr>
              <w:pStyle w:val="a7"/>
              <w:spacing w:line="400" w:lineRule="exact"/>
              <w:rPr>
                <w:rFonts w:eastAsiaTheme="minorEastAsia"/>
              </w:rPr>
            </w:pPr>
            <w:r w:rsidRPr="008E59F2">
              <w:rPr>
                <w:rFonts w:eastAsiaTheme="minorEastAsia"/>
              </w:rPr>
              <w:t>data = os.popen(req)</w:t>
            </w:r>
          </w:p>
          <w:p w14:paraId="1288A0D7" w14:textId="77777777" w:rsidR="008E59F2" w:rsidRPr="008E59F2" w:rsidRDefault="008E59F2" w:rsidP="008E59F2">
            <w:pPr>
              <w:pStyle w:val="a7"/>
              <w:spacing w:line="400" w:lineRule="exact"/>
              <w:rPr>
                <w:rFonts w:eastAsiaTheme="minorEastAsia"/>
              </w:rPr>
            </w:pPr>
            <w:r w:rsidRPr="008E59F2">
              <w:rPr>
                <w:rFonts w:eastAsiaTheme="minorEastAsia"/>
              </w:rPr>
              <w:lastRenderedPageBreak/>
              <w:t>data = data.read()</w:t>
            </w:r>
          </w:p>
          <w:p w14:paraId="1E8F1506" w14:textId="77777777" w:rsidR="00EF6754" w:rsidRDefault="008E59F2" w:rsidP="008E59F2">
            <w:pPr>
              <w:pStyle w:val="a7"/>
              <w:spacing w:line="400" w:lineRule="exact"/>
              <w:rPr>
                <w:rFonts w:eastAsiaTheme="minorEastAsia"/>
              </w:rPr>
            </w:pPr>
            <w:r w:rsidRPr="008E59F2">
              <w:rPr>
                <w:rFonts w:eastAsiaTheme="minorEastAsia"/>
              </w:rPr>
              <w:t>if(d</w:t>
            </w:r>
            <w:r w:rsidR="00EF6754">
              <w:rPr>
                <w:rFonts w:eastAsiaTheme="minorEastAsia"/>
              </w:rPr>
              <w:t>ata.find('"status": "0"')!=-1):</w:t>
            </w:r>
          </w:p>
          <w:p w14:paraId="72265481" w14:textId="77777777" w:rsidR="008E59F2" w:rsidRPr="008E59F2" w:rsidRDefault="008E59F2" w:rsidP="00EF6754">
            <w:pPr>
              <w:pStyle w:val="a7"/>
              <w:spacing w:line="400" w:lineRule="exact"/>
              <w:ind w:firstLineChars="200" w:firstLine="520"/>
              <w:rPr>
                <w:rFonts w:eastAsiaTheme="minorEastAsia"/>
              </w:rPr>
            </w:pPr>
            <w:r w:rsidRPr="008E59F2">
              <w:rPr>
                <w:rFonts w:eastAsiaTheme="minorEastAsia"/>
              </w:rPr>
              <w:t>return True</w:t>
            </w:r>
          </w:p>
          <w:p w14:paraId="4384C416" w14:textId="77777777" w:rsidR="008E59F2" w:rsidRPr="008E59F2" w:rsidRDefault="008E59F2" w:rsidP="008E59F2">
            <w:pPr>
              <w:pStyle w:val="a7"/>
              <w:spacing w:line="400" w:lineRule="exact"/>
              <w:rPr>
                <w:rFonts w:eastAsiaTheme="minorEastAsia"/>
              </w:rPr>
            </w:pPr>
            <w:r w:rsidRPr="008E59F2">
              <w:rPr>
                <w:rFonts w:eastAsiaTheme="minorEastAsia"/>
              </w:rPr>
              <w:t>else:</w:t>
            </w:r>
          </w:p>
          <w:p w14:paraId="57635722" w14:textId="77777777" w:rsidR="00596AE3" w:rsidRPr="008E59F2" w:rsidRDefault="008E59F2" w:rsidP="00EF6754">
            <w:pPr>
              <w:pStyle w:val="a7"/>
              <w:spacing w:line="400" w:lineRule="exact"/>
              <w:ind w:firstLineChars="200" w:firstLine="520"/>
              <w:jc w:val="both"/>
              <w:rPr>
                <w:rFonts w:eastAsiaTheme="minorEastAsia"/>
              </w:rPr>
            </w:pPr>
            <w:r w:rsidRPr="008E59F2">
              <w:rPr>
                <w:rFonts w:eastAsiaTheme="minorEastAsia"/>
              </w:rPr>
              <w:t>return False</w:t>
            </w:r>
          </w:p>
        </w:tc>
      </w:tr>
    </w:tbl>
    <w:p w14:paraId="792C720C" w14:textId="77777777" w:rsidR="008161FC" w:rsidRPr="00AE736A" w:rsidRDefault="005A28CB" w:rsidP="00321261">
      <w:pPr>
        <w:spacing w:line="400" w:lineRule="exact"/>
        <w:ind w:firstLine="420"/>
        <w:rPr>
          <w:rFonts w:asciiTheme="minorEastAsia" w:hAnsiTheme="minorEastAsia"/>
          <w:color w:val="000000" w:themeColor="text1"/>
          <w:sz w:val="24"/>
          <w:rPrChange w:id="5882" w:author="JY0225" w:date="2017-08-24T11:30:00Z">
            <w:rPr>
              <w:color w:val="000000" w:themeColor="text1"/>
              <w:sz w:val="24"/>
            </w:rPr>
          </w:rPrChange>
        </w:rPr>
      </w:pPr>
      <w:r w:rsidRPr="00AE736A">
        <w:rPr>
          <w:rFonts w:asciiTheme="minorEastAsia" w:hAnsiTheme="minorEastAsia" w:hint="eastAsia"/>
          <w:color w:val="000000" w:themeColor="text1"/>
          <w:sz w:val="24"/>
          <w:rPrChange w:id="5883" w:author="JY0225" w:date="2017-08-24T11:30:00Z">
            <w:rPr>
              <w:rFonts w:hint="eastAsia"/>
              <w:color w:val="000000" w:themeColor="text1"/>
              <w:sz w:val="24"/>
            </w:rPr>
          </w:rPrChange>
        </w:rPr>
        <w:lastRenderedPageBreak/>
        <w:t>上述代码实现的是用户登录信息认证，若服务器返回的状态不为“</w:t>
      </w:r>
      <w:r w:rsidRPr="00AE736A">
        <w:rPr>
          <w:rFonts w:asciiTheme="minorEastAsia" w:hAnsiTheme="minorEastAsia" w:hint="eastAsia"/>
          <w:color w:val="000000" w:themeColor="text1"/>
          <w:sz w:val="24"/>
          <w:rPrChange w:id="5884" w:author="JY0225" w:date="2017-08-24T11:30:00Z">
            <w:rPr>
              <w:rFonts w:hint="eastAsia"/>
              <w:color w:val="000000" w:themeColor="text1"/>
              <w:sz w:val="24"/>
            </w:rPr>
          </w:rPrChange>
        </w:rPr>
        <w:t>0</w:t>
      </w:r>
      <w:r w:rsidRPr="00AE736A">
        <w:rPr>
          <w:rFonts w:asciiTheme="minorEastAsia" w:hAnsiTheme="minorEastAsia" w:hint="eastAsia"/>
          <w:color w:val="000000" w:themeColor="text1"/>
          <w:sz w:val="24"/>
          <w:rPrChange w:id="5885" w:author="JY0225" w:date="2017-08-24T11:30:00Z">
            <w:rPr>
              <w:rFonts w:hint="eastAsia"/>
              <w:color w:val="000000" w:themeColor="text1"/>
              <w:sz w:val="24"/>
            </w:rPr>
          </w:rPrChange>
        </w:rPr>
        <w:t>”，则表示用户的登录信息过期，需要通过中间件代理授权登录。</w:t>
      </w:r>
    </w:p>
    <w:tbl>
      <w:tblPr>
        <w:tblStyle w:val="ae"/>
        <w:tblW w:w="0" w:type="auto"/>
        <w:tblInd w:w="445" w:type="dxa"/>
        <w:tblLook w:val="04A0" w:firstRow="1" w:lastRow="0" w:firstColumn="1" w:lastColumn="0" w:noHBand="0" w:noVBand="1"/>
      </w:tblPr>
      <w:tblGrid>
        <w:gridCol w:w="7851"/>
      </w:tblGrid>
      <w:tr w:rsidR="003F15B7" w:rsidRPr="00B87EE1" w14:paraId="18E7CDFB" w14:textId="77777777" w:rsidTr="00471485">
        <w:tc>
          <w:tcPr>
            <w:tcW w:w="7851" w:type="dxa"/>
          </w:tcPr>
          <w:p w14:paraId="39201D76" w14:textId="77777777" w:rsidR="003F15B7" w:rsidRDefault="003F15B7" w:rsidP="00471485">
            <w:pPr>
              <w:pStyle w:val="a7"/>
              <w:spacing w:line="400" w:lineRule="exact"/>
              <w:jc w:val="both"/>
              <w:rPr>
                <w:rFonts w:eastAsiaTheme="minorEastAsia"/>
              </w:rPr>
            </w:pPr>
            <w:r>
              <w:rPr>
                <w:rFonts w:eastAsiaTheme="minorEastAsia"/>
              </w:rPr>
              <w:t>//</w:t>
            </w:r>
            <w:r>
              <w:rPr>
                <w:rFonts w:eastAsiaTheme="minorEastAsia" w:hint="eastAsia"/>
              </w:rPr>
              <w:t>生成</w:t>
            </w:r>
            <w:r w:rsidR="00256088">
              <w:rPr>
                <w:rFonts w:eastAsiaTheme="minorEastAsia" w:hint="eastAsia"/>
              </w:rPr>
              <w:t>登录请求</w:t>
            </w:r>
          </w:p>
          <w:p w14:paraId="20170F50" w14:textId="77777777" w:rsidR="00256088" w:rsidRDefault="00256088" w:rsidP="00471485">
            <w:pPr>
              <w:pStyle w:val="a7"/>
              <w:spacing w:line="400" w:lineRule="exact"/>
              <w:jc w:val="both"/>
              <w:rPr>
                <w:rFonts w:eastAsiaTheme="minorEastAsia"/>
              </w:rPr>
            </w:pPr>
            <w:r w:rsidRPr="00256088">
              <w:rPr>
                <w:rFonts w:eastAsiaTheme="minorEastAsia"/>
              </w:rPr>
              <w:t>req = __LOGIN__.replace("#email#", userid).replace("#password#", password)</w:t>
            </w:r>
            <w:r w:rsidRPr="00256088">
              <w:rPr>
                <w:rFonts w:eastAsiaTheme="minorEastAsia"/>
              </w:rPr>
              <w:tab/>
            </w:r>
          </w:p>
          <w:p w14:paraId="2FB32291" w14:textId="77777777" w:rsidR="00595C40" w:rsidRDefault="00595C40" w:rsidP="00471485">
            <w:pPr>
              <w:pStyle w:val="a7"/>
              <w:spacing w:line="400" w:lineRule="exact"/>
              <w:jc w:val="both"/>
              <w:rPr>
                <w:rFonts w:eastAsiaTheme="minorEastAsia"/>
              </w:rPr>
            </w:pPr>
            <w:r>
              <w:rPr>
                <w:rFonts w:eastAsiaTheme="minorEastAsia"/>
              </w:rPr>
              <w:t>//</w:t>
            </w:r>
            <w:r>
              <w:rPr>
                <w:rFonts w:eastAsiaTheme="minorEastAsia" w:hint="eastAsia"/>
              </w:rPr>
              <w:t>更新用户</w:t>
            </w:r>
            <w:r>
              <w:rPr>
                <w:rFonts w:eastAsiaTheme="minorEastAsia" w:hint="eastAsia"/>
              </w:rPr>
              <w:t>token</w:t>
            </w:r>
          </w:p>
          <w:p w14:paraId="0641D87D" w14:textId="77777777" w:rsidR="007817F9" w:rsidRPr="007817F9" w:rsidRDefault="007817F9" w:rsidP="007817F9">
            <w:pPr>
              <w:pStyle w:val="a7"/>
              <w:spacing w:line="400" w:lineRule="exact"/>
              <w:rPr>
                <w:rFonts w:eastAsiaTheme="minorEastAsia"/>
              </w:rPr>
            </w:pPr>
            <w:r w:rsidRPr="007817F9">
              <w:rPr>
                <w:rFonts w:eastAsiaTheme="minorEastAsia"/>
              </w:rPr>
              <w:t>data = os.popen(req)</w:t>
            </w:r>
          </w:p>
          <w:p w14:paraId="271AF5A6" w14:textId="77777777" w:rsidR="00081421" w:rsidRDefault="00081421" w:rsidP="007817F9">
            <w:pPr>
              <w:pStyle w:val="a7"/>
              <w:spacing w:line="400" w:lineRule="exact"/>
              <w:rPr>
                <w:rFonts w:eastAsiaTheme="minorEastAsia"/>
              </w:rPr>
            </w:pPr>
            <w:r>
              <w:rPr>
                <w:rFonts w:eastAsiaTheme="minorEastAsia"/>
              </w:rPr>
              <w:t>data = data.read()</w:t>
            </w:r>
          </w:p>
          <w:p w14:paraId="504EAAA9" w14:textId="77777777" w:rsidR="00FD311F" w:rsidRDefault="00FD311F" w:rsidP="00FD311F">
            <w:pPr>
              <w:pStyle w:val="a7"/>
              <w:spacing w:line="400" w:lineRule="exact"/>
              <w:rPr>
                <w:rFonts w:eastAsiaTheme="minorEastAsia"/>
              </w:rPr>
            </w:pPr>
            <w:r>
              <w:rPr>
                <w:rFonts w:eastAsiaTheme="minorEastAsia"/>
              </w:rPr>
              <w:t>rstjson = json.loads(data)</w:t>
            </w:r>
          </w:p>
          <w:p w14:paraId="74F5E890" w14:textId="77777777" w:rsidR="00210FD1" w:rsidRPr="008E59F2" w:rsidRDefault="007817F9" w:rsidP="00FD311F">
            <w:pPr>
              <w:pStyle w:val="a7"/>
              <w:spacing w:line="400" w:lineRule="exact"/>
              <w:rPr>
                <w:rFonts w:eastAsiaTheme="minorEastAsia"/>
              </w:rPr>
            </w:pPr>
            <w:r w:rsidRPr="007817F9">
              <w:rPr>
                <w:rFonts w:eastAsiaTheme="minorEastAsia"/>
              </w:rPr>
              <w:t>newToken = rstjson["access_token"]</w:t>
            </w:r>
          </w:p>
        </w:tc>
      </w:tr>
    </w:tbl>
    <w:p w14:paraId="0FD5DECB" w14:textId="68A5A3D0" w:rsidR="006117E2" w:rsidRPr="00AE736A" w:rsidRDefault="00C05068" w:rsidP="00321261">
      <w:pPr>
        <w:spacing w:line="400" w:lineRule="exact"/>
        <w:ind w:firstLine="420"/>
        <w:rPr>
          <w:rFonts w:asciiTheme="minorEastAsia" w:hAnsiTheme="minorEastAsia"/>
          <w:color w:val="000000" w:themeColor="text1"/>
          <w:sz w:val="24"/>
          <w:rPrChange w:id="5886" w:author="JY0225" w:date="2017-08-24T11:30:00Z">
            <w:rPr>
              <w:color w:val="000000" w:themeColor="text1"/>
              <w:sz w:val="24"/>
            </w:rPr>
          </w:rPrChange>
        </w:rPr>
      </w:pPr>
      <w:r w:rsidRPr="00AE736A">
        <w:rPr>
          <w:rFonts w:asciiTheme="minorEastAsia" w:hAnsiTheme="minorEastAsia" w:hint="eastAsia"/>
          <w:color w:val="000000" w:themeColor="text1"/>
          <w:sz w:val="24"/>
          <w:rPrChange w:id="5887" w:author="JY0225" w:date="2017-08-24T11:30:00Z">
            <w:rPr>
              <w:rFonts w:hint="eastAsia"/>
              <w:color w:val="000000" w:themeColor="text1"/>
              <w:sz w:val="24"/>
            </w:rPr>
          </w:rPrChange>
        </w:rPr>
        <w:t>中间件授权代理即使用用户的用户名和密码重新登录，在登录成功后，更新系统中保存的该用户的</w:t>
      </w:r>
      <w:r w:rsidRPr="00AE736A">
        <w:rPr>
          <w:rFonts w:asciiTheme="minorEastAsia" w:hAnsiTheme="minorEastAsia" w:hint="eastAsia"/>
          <w:color w:val="000000" w:themeColor="text1"/>
          <w:sz w:val="24"/>
          <w:rPrChange w:id="5888" w:author="JY0225" w:date="2017-08-24T11:30:00Z">
            <w:rPr>
              <w:rFonts w:hint="eastAsia"/>
              <w:color w:val="000000" w:themeColor="text1"/>
              <w:sz w:val="24"/>
            </w:rPr>
          </w:rPrChange>
        </w:rPr>
        <w:t>token</w:t>
      </w:r>
      <w:r w:rsidRPr="00AE736A">
        <w:rPr>
          <w:rFonts w:asciiTheme="minorEastAsia" w:hAnsiTheme="minorEastAsia" w:hint="eastAsia"/>
          <w:color w:val="000000" w:themeColor="text1"/>
          <w:sz w:val="24"/>
          <w:rPrChange w:id="5889" w:author="JY0225" w:date="2017-08-24T11:30:00Z">
            <w:rPr>
              <w:rFonts w:hint="eastAsia"/>
              <w:color w:val="000000" w:themeColor="text1"/>
              <w:sz w:val="24"/>
            </w:rPr>
          </w:rPrChange>
        </w:rPr>
        <w:t>。对于改用的其他的请求，也需要替换其</w:t>
      </w:r>
      <w:r w:rsidR="00E4327E" w:rsidRPr="00AE736A">
        <w:rPr>
          <w:rFonts w:asciiTheme="minorEastAsia" w:hAnsiTheme="minorEastAsia" w:hint="eastAsia"/>
          <w:color w:val="000000" w:themeColor="text1"/>
          <w:sz w:val="24"/>
          <w:rPrChange w:id="5890" w:author="JY0225" w:date="2017-08-24T11:30:00Z">
            <w:rPr>
              <w:rFonts w:hint="eastAsia"/>
              <w:color w:val="000000" w:themeColor="text1"/>
              <w:sz w:val="24"/>
            </w:rPr>
          </w:rPrChange>
        </w:rPr>
        <w:t>现有</w:t>
      </w:r>
      <w:r w:rsidRPr="00AE736A">
        <w:rPr>
          <w:rFonts w:asciiTheme="minorEastAsia" w:hAnsiTheme="minorEastAsia" w:hint="eastAsia"/>
          <w:color w:val="000000" w:themeColor="text1"/>
          <w:sz w:val="24"/>
          <w:rPrChange w:id="5891" w:author="JY0225" w:date="2017-08-24T11:30:00Z">
            <w:rPr>
              <w:rFonts w:hint="eastAsia"/>
              <w:color w:val="000000" w:themeColor="text1"/>
              <w:sz w:val="24"/>
            </w:rPr>
          </w:rPrChange>
        </w:rPr>
        <w:t>的过期</w:t>
      </w:r>
      <w:r w:rsidRPr="00AE736A">
        <w:rPr>
          <w:rFonts w:asciiTheme="minorEastAsia" w:hAnsiTheme="minorEastAsia" w:hint="eastAsia"/>
          <w:color w:val="000000" w:themeColor="text1"/>
          <w:sz w:val="24"/>
          <w:rPrChange w:id="5892" w:author="JY0225" w:date="2017-08-24T11:30:00Z">
            <w:rPr>
              <w:rFonts w:hint="eastAsia"/>
              <w:color w:val="000000" w:themeColor="text1"/>
              <w:sz w:val="24"/>
            </w:rPr>
          </w:rPrChange>
        </w:rPr>
        <w:t>token</w:t>
      </w:r>
      <w:r w:rsidRPr="00AE736A">
        <w:rPr>
          <w:rFonts w:asciiTheme="minorEastAsia" w:hAnsiTheme="minorEastAsia" w:hint="eastAsia"/>
          <w:color w:val="000000" w:themeColor="text1"/>
          <w:sz w:val="24"/>
          <w:rPrChange w:id="5893" w:author="JY0225" w:date="2017-08-24T11:30:00Z">
            <w:rPr>
              <w:rFonts w:hint="eastAsia"/>
              <w:color w:val="000000" w:themeColor="text1"/>
              <w:sz w:val="24"/>
            </w:rPr>
          </w:rPrChange>
        </w:rPr>
        <w:t>。</w:t>
      </w:r>
    </w:p>
    <w:p w14:paraId="1AD0C599" w14:textId="77777777" w:rsidR="00CA22B1" w:rsidRDefault="00CA22B1" w:rsidP="00CA22B1">
      <w:pPr>
        <w:pStyle w:val="31"/>
      </w:pPr>
      <w:bookmarkStart w:id="5894" w:name="_Toc491335266"/>
      <w:r>
        <w:t>5</w:t>
      </w:r>
      <w:r w:rsidR="007A5013">
        <w:t>.2.3</w:t>
      </w:r>
      <w:r>
        <w:rPr>
          <w:rFonts w:hint="eastAsia"/>
        </w:rPr>
        <w:t>大文件上传</w:t>
      </w:r>
      <w:bookmarkEnd w:id="5894"/>
    </w:p>
    <w:p w14:paraId="56394CBB" w14:textId="68C336E4" w:rsidR="002D4380" w:rsidDel="00CF74C5" w:rsidRDefault="00100400" w:rsidP="00EA1E84">
      <w:pPr>
        <w:jc w:val="center"/>
        <w:rPr>
          <w:del w:id="5895" w:author="微软用户" w:date="2017-08-19T21:29:00Z"/>
        </w:rPr>
      </w:pPr>
      <w:del w:id="5896" w:author="微软用户" w:date="2017-08-19T21:29:00Z">
        <w:r w:rsidDel="00CF74C5">
          <w:rPr>
            <w:noProof/>
          </w:rPr>
          <w:drawing>
            <wp:inline distT="0" distB="0" distL="0" distR="0" wp14:anchorId="1CECBB69" wp14:editId="5DD252E6">
              <wp:extent cx="3987306" cy="309121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99821" cy="3100921"/>
                      </a:xfrm>
                      <a:prstGeom prst="rect">
                        <a:avLst/>
                      </a:prstGeom>
                    </pic:spPr>
                  </pic:pic>
                </a:graphicData>
              </a:graphic>
            </wp:inline>
          </w:drawing>
        </w:r>
      </w:del>
    </w:p>
    <w:p w14:paraId="6F418D14" w14:textId="3F580F94" w:rsidR="00EA1E84" w:rsidDel="00CF74C5" w:rsidRDefault="00EA1E84" w:rsidP="00EA1E84">
      <w:pPr>
        <w:spacing w:line="360" w:lineRule="auto"/>
        <w:ind w:left="420"/>
        <w:jc w:val="center"/>
        <w:rPr>
          <w:del w:id="5897" w:author="微软用户" w:date="2017-08-19T21:29:00Z"/>
          <w:color w:val="000000" w:themeColor="text1"/>
          <w:sz w:val="24"/>
        </w:rPr>
      </w:pPr>
      <w:del w:id="5898" w:author="微软用户" w:date="2017-08-19T21:29:00Z">
        <w:r w:rsidRPr="00773488" w:rsidDel="00CF74C5">
          <w:rPr>
            <w:rFonts w:hint="eastAsia"/>
            <w:color w:val="000000" w:themeColor="text1"/>
            <w:sz w:val="24"/>
          </w:rPr>
          <w:delText>图</w:delText>
        </w:r>
        <w:r w:rsidDel="00CF74C5">
          <w:rPr>
            <w:color w:val="000000" w:themeColor="text1"/>
            <w:sz w:val="24"/>
          </w:rPr>
          <w:delText>5-1</w:delText>
        </w:r>
        <w:r w:rsidR="009F6D6D" w:rsidDel="00CF74C5">
          <w:rPr>
            <w:rFonts w:hint="eastAsia"/>
            <w:color w:val="000000" w:themeColor="text1"/>
            <w:sz w:val="24"/>
          </w:rPr>
          <w:delText>大文件上传流程图</w:delText>
        </w:r>
        <w:r w:rsidDel="00CF74C5">
          <w:rPr>
            <w:color w:val="000000" w:themeColor="text1"/>
            <w:sz w:val="24"/>
          </w:rPr>
          <w:delText xml:space="preserve"> </w:delText>
        </w:r>
      </w:del>
    </w:p>
    <w:p w14:paraId="40CE2EBA" w14:textId="0D715226" w:rsidR="00F43A61" w:rsidRPr="00AE736A" w:rsidRDefault="00900327" w:rsidP="00AE736A">
      <w:pPr>
        <w:spacing w:line="400" w:lineRule="exact"/>
        <w:rPr>
          <w:rFonts w:asciiTheme="minorEastAsia" w:hAnsiTheme="minorEastAsia"/>
          <w:color w:val="000000" w:themeColor="text1"/>
          <w:sz w:val="24"/>
          <w:rPrChange w:id="5899" w:author="JY0225" w:date="2017-08-24T11:31:00Z">
            <w:rPr>
              <w:color w:val="000000" w:themeColor="text1"/>
              <w:sz w:val="24"/>
            </w:rPr>
          </w:rPrChange>
        </w:rPr>
        <w:pPrChange w:id="5900" w:author="JY0225" w:date="2017-08-24T11:31:00Z">
          <w:pPr>
            <w:spacing w:line="360" w:lineRule="auto"/>
          </w:pPr>
        </w:pPrChange>
      </w:pPr>
      <w:r>
        <w:rPr>
          <w:color w:val="000000" w:themeColor="text1"/>
          <w:sz w:val="24"/>
        </w:rPr>
        <w:tab/>
      </w:r>
      <w:del w:id="5901" w:author="微软用户" w:date="2017-08-19T21:29:00Z">
        <w:r w:rsidR="00DC7B1B" w:rsidRPr="00AE736A" w:rsidDel="004A372C">
          <w:rPr>
            <w:rFonts w:asciiTheme="minorEastAsia" w:hAnsiTheme="minorEastAsia" w:hint="eastAsia"/>
            <w:color w:val="000000" w:themeColor="text1"/>
            <w:sz w:val="24"/>
            <w:rPrChange w:id="5902" w:author="JY0225" w:date="2017-08-24T11:31:00Z">
              <w:rPr>
                <w:rFonts w:hint="eastAsia"/>
                <w:color w:val="000000" w:themeColor="text1"/>
                <w:sz w:val="24"/>
              </w:rPr>
            </w:rPrChange>
          </w:rPr>
          <w:delText>图</w:delText>
        </w:r>
        <w:r w:rsidR="00DC7B1B" w:rsidRPr="00AE736A" w:rsidDel="004A372C">
          <w:rPr>
            <w:rFonts w:asciiTheme="minorEastAsia" w:hAnsiTheme="minorEastAsia"/>
            <w:color w:val="000000" w:themeColor="text1"/>
            <w:sz w:val="24"/>
            <w:rPrChange w:id="5903" w:author="JY0225" w:date="2017-08-24T11:31:00Z">
              <w:rPr>
                <w:color w:val="000000" w:themeColor="text1"/>
                <w:sz w:val="24"/>
              </w:rPr>
            </w:rPrChange>
          </w:rPr>
          <w:delText>5-1</w:delText>
        </w:r>
        <w:r w:rsidR="00AF16CF" w:rsidRPr="00AE736A" w:rsidDel="004A372C">
          <w:rPr>
            <w:rFonts w:asciiTheme="minorEastAsia" w:hAnsiTheme="minorEastAsia" w:hint="eastAsia"/>
            <w:color w:val="000000" w:themeColor="text1"/>
            <w:sz w:val="24"/>
            <w:rPrChange w:id="5904" w:author="JY0225" w:date="2017-08-24T11:31:00Z">
              <w:rPr>
                <w:rFonts w:hint="eastAsia"/>
                <w:color w:val="000000" w:themeColor="text1"/>
                <w:sz w:val="24"/>
              </w:rPr>
            </w:rPrChange>
          </w:rPr>
          <w:delText>所示的是大文件上传以及断点续传的流程图，</w:delText>
        </w:r>
      </w:del>
      <w:r w:rsidR="00F54FE2" w:rsidRPr="00AE736A">
        <w:rPr>
          <w:rFonts w:asciiTheme="minorEastAsia" w:hAnsiTheme="minorEastAsia" w:hint="eastAsia"/>
          <w:color w:val="000000" w:themeColor="text1"/>
          <w:sz w:val="24"/>
          <w:rPrChange w:id="5905" w:author="JY0225" w:date="2017-08-24T11:31:00Z">
            <w:rPr>
              <w:rFonts w:hint="eastAsia"/>
              <w:color w:val="000000" w:themeColor="text1"/>
              <w:sz w:val="24"/>
            </w:rPr>
          </w:rPrChange>
        </w:rPr>
        <w:t>当文件的小于超过</w:t>
      </w:r>
      <w:r w:rsidR="00F54FE2" w:rsidRPr="00AE736A">
        <w:rPr>
          <w:rFonts w:asciiTheme="minorEastAsia" w:hAnsiTheme="minorEastAsia" w:hint="eastAsia"/>
          <w:color w:val="000000" w:themeColor="text1"/>
          <w:sz w:val="24"/>
          <w:rPrChange w:id="5906" w:author="JY0225" w:date="2017-08-24T11:31:00Z">
            <w:rPr>
              <w:rFonts w:hint="eastAsia"/>
              <w:color w:val="000000" w:themeColor="text1"/>
              <w:sz w:val="24"/>
            </w:rPr>
          </w:rPrChange>
        </w:rPr>
        <w:t>4M</w:t>
      </w:r>
      <w:r w:rsidR="00F54FE2" w:rsidRPr="00AE736A">
        <w:rPr>
          <w:rFonts w:asciiTheme="minorEastAsia" w:hAnsiTheme="minorEastAsia" w:hint="eastAsia"/>
          <w:color w:val="000000" w:themeColor="text1"/>
          <w:sz w:val="24"/>
          <w:rPrChange w:id="5907" w:author="JY0225" w:date="2017-08-24T11:31:00Z">
            <w:rPr>
              <w:rFonts w:hint="eastAsia"/>
              <w:color w:val="000000" w:themeColor="text1"/>
              <w:sz w:val="24"/>
            </w:rPr>
          </w:rPrChange>
        </w:rPr>
        <w:t>时</w:t>
      </w:r>
      <w:r w:rsidR="004474F6" w:rsidRPr="00AE736A">
        <w:rPr>
          <w:rFonts w:asciiTheme="minorEastAsia" w:hAnsiTheme="minorEastAsia" w:hint="eastAsia"/>
          <w:color w:val="000000" w:themeColor="text1"/>
          <w:sz w:val="24"/>
          <w:rPrChange w:id="5908" w:author="JY0225" w:date="2017-08-24T11:31:00Z">
            <w:rPr>
              <w:rFonts w:hint="eastAsia"/>
              <w:color w:val="000000" w:themeColor="text1"/>
              <w:sz w:val="24"/>
            </w:rPr>
          </w:rPrChange>
        </w:rPr>
        <w:t>，执行正常的长传文件操作。</w:t>
      </w:r>
      <w:r w:rsidR="007B4787" w:rsidRPr="00AE736A">
        <w:rPr>
          <w:rFonts w:asciiTheme="minorEastAsia" w:hAnsiTheme="minorEastAsia" w:hint="eastAsia"/>
          <w:color w:val="000000" w:themeColor="text1"/>
          <w:sz w:val="24"/>
          <w:rPrChange w:id="5909" w:author="JY0225" w:date="2017-08-24T11:31:00Z">
            <w:rPr>
              <w:rFonts w:hint="eastAsia"/>
              <w:color w:val="000000" w:themeColor="text1"/>
              <w:sz w:val="24"/>
            </w:rPr>
          </w:rPrChange>
        </w:rPr>
        <w:t>当文件的大小超过</w:t>
      </w:r>
      <w:r w:rsidR="007B4787" w:rsidRPr="00AE736A">
        <w:rPr>
          <w:rFonts w:asciiTheme="minorEastAsia" w:hAnsiTheme="minorEastAsia" w:hint="eastAsia"/>
          <w:color w:val="000000" w:themeColor="text1"/>
          <w:sz w:val="24"/>
          <w:rPrChange w:id="5910" w:author="JY0225" w:date="2017-08-24T11:31:00Z">
            <w:rPr>
              <w:rFonts w:hint="eastAsia"/>
              <w:color w:val="000000" w:themeColor="text1"/>
              <w:sz w:val="24"/>
            </w:rPr>
          </w:rPrChange>
        </w:rPr>
        <w:t>4M</w:t>
      </w:r>
      <w:r w:rsidR="007B4787" w:rsidRPr="00AE736A">
        <w:rPr>
          <w:rFonts w:asciiTheme="minorEastAsia" w:hAnsiTheme="minorEastAsia" w:hint="eastAsia"/>
          <w:color w:val="000000" w:themeColor="text1"/>
          <w:sz w:val="24"/>
          <w:rPrChange w:id="5911" w:author="JY0225" w:date="2017-08-24T11:31:00Z">
            <w:rPr>
              <w:rFonts w:hint="eastAsia"/>
              <w:color w:val="000000" w:themeColor="text1"/>
              <w:sz w:val="24"/>
            </w:rPr>
          </w:rPrChange>
        </w:rPr>
        <w:t>时，需要对大文件进行分块上传，每个文件块的大小均为</w:t>
      </w:r>
      <w:r w:rsidR="007B4787" w:rsidRPr="00AE736A">
        <w:rPr>
          <w:rFonts w:asciiTheme="minorEastAsia" w:hAnsiTheme="minorEastAsia" w:hint="eastAsia"/>
          <w:color w:val="000000" w:themeColor="text1"/>
          <w:sz w:val="24"/>
          <w:rPrChange w:id="5912" w:author="JY0225" w:date="2017-08-24T11:31:00Z">
            <w:rPr>
              <w:rFonts w:hint="eastAsia"/>
              <w:color w:val="000000" w:themeColor="text1"/>
              <w:sz w:val="24"/>
            </w:rPr>
          </w:rPrChange>
        </w:rPr>
        <w:t>4M</w:t>
      </w:r>
      <w:r w:rsidR="007B4787" w:rsidRPr="00AE736A">
        <w:rPr>
          <w:rFonts w:asciiTheme="minorEastAsia" w:hAnsiTheme="minorEastAsia" w:hint="eastAsia"/>
          <w:color w:val="000000" w:themeColor="text1"/>
          <w:sz w:val="24"/>
          <w:rPrChange w:id="5913" w:author="JY0225" w:date="2017-08-24T11:31:00Z">
            <w:rPr>
              <w:rFonts w:hint="eastAsia"/>
              <w:color w:val="000000" w:themeColor="text1"/>
              <w:sz w:val="24"/>
            </w:rPr>
          </w:rPrChange>
        </w:rPr>
        <w:t>，系统为每个文件块的上传分配一个进程。</w:t>
      </w:r>
      <w:r w:rsidR="00B17AC9" w:rsidRPr="00AE736A">
        <w:rPr>
          <w:rFonts w:asciiTheme="minorEastAsia" w:hAnsiTheme="minorEastAsia" w:hint="eastAsia"/>
          <w:color w:val="000000" w:themeColor="text1"/>
          <w:sz w:val="24"/>
          <w:rPrChange w:id="5914" w:author="JY0225" w:date="2017-08-24T11:31:00Z">
            <w:rPr>
              <w:rFonts w:hint="eastAsia"/>
              <w:color w:val="000000" w:themeColor="text1"/>
              <w:sz w:val="24"/>
            </w:rPr>
          </w:rPrChange>
        </w:rPr>
        <w:t>当文件块在上传的过程中遇到网络故障时，将断点信息保存在数据库中，下次上传该文件时，若存在断点，则从断点的位置继续上传。</w:t>
      </w:r>
    </w:p>
    <w:tbl>
      <w:tblPr>
        <w:tblStyle w:val="ae"/>
        <w:tblW w:w="0" w:type="auto"/>
        <w:tblInd w:w="445" w:type="dxa"/>
        <w:tblLook w:val="04A0" w:firstRow="1" w:lastRow="0" w:firstColumn="1" w:lastColumn="0" w:noHBand="0" w:noVBand="1"/>
      </w:tblPr>
      <w:tblGrid>
        <w:gridCol w:w="7851"/>
      </w:tblGrid>
      <w:tr w:rsidR="00F43A61" w:rsidRPr="00B87EE1" w14:paraId="3EB6C675" w14:textId="77777777" w:rsidTr="00471485">
        <w:tc>
          <w:tcPr>
            <w:tcW w:w="7851" w:type="dxa"/>
          </w:tcPr>
          <w:p w14:paraId="40E37627" w14:textId="77777777" w:rsidR="00F43A61" w:rsidRDefault="00F43A61" w:rsidP="00471485">
            <w:pPr>
              <w:pStyle w:val="a7"/>
              <w:spacing w:line="400" w:lineRule="exact"/>
              <w:jc w:val="both"/>
              <w:rPr>
                <w:rFonts w:eastAsiaTheme="minorEastAsia"/>
              </w:rPr>
            </w:pPr>
            <w:r>
              <w:rPr>
                <w:rFonts w:eastAsiaTheme="minorEastAsia"/>
              </w:rPr>
              <w:t>//</w:t>
            </w:r>
            <w:r w:rsidR="003E0226">
              <w:rPr>
                <w:rFonts w:eastAsiaTheme="minorEastAsia" w:hint="eastAsia"/>
              </w:rPr>
              <w:t>判断文件大小是否超过</w:t>
            </w:r>
            <w:r w:rsidR="003E0226">
              <w:rPr>
                <w:rFonts w:eastAsiaTheme="minorEastAsia" w:hint="eastAsia"/>
              </w:rPr>
              <w:t>4M</w:t>
            </w:r>
          </w:p>
          <w:p w14:paraId="7138952D" w14:textId="77777777" w:rsidR="00C00D2F" w:rsidRPr="00C00D2F" w:rsidRDefault="00C00D2F" w:rsidP="00C00D2F">
            <w:pPr>
              <w:pStyle w:val="a7"/>
              <w:spacing w:line="400" w:lineRule="exact"/>
              <w:rPr>
                <w:rFonts w:eastAsiaTheme="minorEastAsia"/>
              </w:rPr>
            </w:pPr>
            <w:r w:rsidRPr="00C00D2F">
              <w:rPr>
                <w:rFonts w:eastAsiaTheme="minorEastAsia"/>
              </w:rPr>
              <w:t>filesize = os.path.getsize(path)</w:t>
            </w:r>
          </w:p>
          <w:p w14:paraId="22BFC57A" w14:textId="77777777" w:rsidR="00C00D2F" w:rsidRPr="00C00D2F" w:rsidRDefault="00C00D2F" w:rsidP="00C00D2F">
            <w:pPr>
              <w:pStyle w:val="a7"/>
              <w:spacing w:line="400" w:lineRule="exact"/>
              <w:rPr>
                <w:rFonts w:eastAsiaTheme="minorEastAsia"/>
              </w:rPr>
            </w:pPr>
            <w:r w:rsidRPr="00C00D2F">
              <w:rPr>
                <w:rFonts w:eastAsiaTheme="minorEastAsia"/>
              </w:rPr>
              <w:t>if(filesize &gt; __CHUNKSIZE__):</w:t>
            </w:r>
          </w:p>
          <w:p w14:paraId="3207A2FA" w14:textId="77777777" w:rsidR="00F43A61" w:rsidRDefault="00C00D2F" w:rsidP="00BE5200">
            <w:pPr>
              <w:pStyle w:val="a7"/>
              <w:spacing w:line="400" w:lineRule="exact"/>
              <w:ind w:firstLineChars="200" w:firstLine="520"/>
              <w:jc w:val="both"/>
              <w:rPr>
                <w:rFonts w:eastAsiaTheme="minorEastAsia"/>
              </w:rPr>
            </w:pPr>
            <w:r w:rsidRPr="00C00D2F">
              <w:rPr>
                <w:rFonts w:eastAsiaTheme="minorEastAsia"/>
              </w:rPr>
              <w:t>result = self.chunkupload(rq, path, chunksize)</w:t>
            </w:r>
          </w:p>
          <w:p w14:paraId="6A041980" w14:textId="77777777" w:rsidR="00BE5200" w:rsidRPr="00BE5200" w:rsidRDefault="00BE5200" w:rsidP="00BE5200">
            <w:pPr>
              <w:pStyle w:val="a7"/>
              <w:spacing w:line="400" w:lineRule="exact"/>
              <w:rPr>
                <w:rFonts w:eastAsiaTheme="minorEastAsia"/>
              </w:rPr>
            </w:pPr>
            <w:r w:rsidRPr="00BE5200">
              <w:rPr>
                <w:rFonts w:eastAsiaTheme="minorEastAsia"/>
              </w:rPr>
              <w:t>else:</w:t>
            </w:r>
          </w:p>
          <w:p w14:paraId="3A5324AF" w14:textId="77777777" w:rsidR="00BE5200" w:rsidRDefault="00BE5200" w:rsidP="00BE5200">
            <w:pPr>
              <w:pStyle w:val="a7"/>
              <w:spacing w:line="400" w:lineRule="exact"/>
              <w:ind w:firstLineChars="200" w:firstLine="520"/>
              <w:jc w:val="both"/>
              <w:rPr>
                <w:rFonts w:eastAsiaTheme="minorEastAsia"/>
              </w:rPr>
            </w:pPr>
            <w:r w:rsidRPr="00BE5200">
              <w:rPr>
                <w:rFonts w:eastAsiaTheme="minorEastAsia"/>
              </w:rPr>
              <w:t>result = self.upload(rq)</w:t>
            </w:r>
          </w:p>
          <w:p w14:paraId="22B3179B" w14:textId="77777777" w:rsidR="002438BB" w:rsidRDefault="002438BB" w:rsidP="002438BB">
            <w:pPr>
              <w:pStyle w:val="a7"/>
              <w:spacing w:line="400" w:lineRule="exact"/>
              <w:jc w:val="both"/>
              <w:rPr>
                <w:rFonts w:eastAsiaTheme="minorEastAsia"/>
              </w:rPr>
            </w:pPr>
            <w:r>
              <w:rPr>
                <w:rFonts w:eastAsiaTheme="minorEastAsia"/>
              </w:rPr>
              <w:t>//</w:t>
            </w:r>
            <w:r>
              <w:rPr>
                <w:rFonts w:eastAsiaTheme="minorEastAsia" w:hint="eastAsia"/>
              </w:rPr>
              <w:t>将文件分割成文件块</w:t>
            </w:r>
          </w:p>
          <w:p w14:paraId="4B9D5A78" w14:textId="77777777" w:rsidR="002438BB" w:rsidRDefault="002438BB" w:rsidP="009B2AE6">
            <w:pPr>
              <w:pStyle w:val="a7"/>
              <w:spacing w:line="400" w:lineRule="exact"/>
              <w:jc w:val="both"/>
              <w:rPr>
                <w:rFonts w:eastAsiaTheme="minorEastAsia"/>
              </w:rPr>
            </w:pPr>
            <w:r w:rsidRPr="00F57CD1">
              <w:rPr>
                <w:rFonts w:eastAsiaTheme="minorEastAsia"/>
              </w:rPr>
              <w:t>fileUtil.mwSplitFile(path, tempfile, chunksize)</w:t>
            </w:r>
          </w:p>
          <w:p w14:paraId="6EA47A2B" w14:textId="77777777" w:rsidR="00A24A75" w:rsidRDefault="00A24A75" w:rsidP="00A24A75">
            <w:pPr>
              <w:pStyle w:val="a7"/>
              <w:spacing w:line="400" w:lineRule="exact"/>
              <w:rPr>
                <w:rFonts w:eastAsiaTheme="minorEastAsia"/>
              </w:rPr>
            </w:pPr>
            <w:r>
              <w:rPr>
                <w:rFonts w:eastAsiaTheme="minorEastAsia" w:hint="eastAsia"/>
              </w:rPr>
              <w:t>//</w:t>
            </w:r>
            <w:r>
              <w:rPr>
                <w:rFonts w:eastAsiaTheme="minorEastAsia" w:hint="eastAsia"/>
              </w:rPr>
              <w:t>获取断点信息</w:t>
            </w:r>
          </w:p>
          <w:p w14:paraId="36EFB5E3" w14:textId="77777777" w:rsidR="00A24A75" w:rsidRDefault="00A24A75" w:rsidP="00A24A75">
            <w:pPr>
              <w:pStyle w:val="a7"/>
              <w:spacing w:line="400" w:lineRule="exact"/>
              <w:rPr>
                <w:rFonts w:eastAsiaTheme="minorEastAsia"/>
              </w:rPr>
            </w:pPr>
            <w:r>
              <w:rPr>
                <w:rFonts w:eastAsiaTheme="minorEastAsia"/>
              </w:rPr>
              <w:t>if(breakpoint&gt;0):</w:t>
            </w:r>
          </w:p>
          <w:p w14:paraId="25219F75" w14:textId="77777777" w:rsidR="00A24A75" w:rsidRDefault="00A24A75" w:rsidP="008F6DC4">
            <w:pPr>
              <w:pStyle w:val="a7"/>
              <w:spacing w:line="400" w:lineRule="exact"/>
              <w:ind w:firstLineChars="200" w:firstLine="520"/>
              <w:rPr>
                <w:rFonts w:eastAsiaTheme="minorEastAsia"/>
              </w:rPr>
            </w:pPr>
            <w:r w:rsidRPr="00344234">
              <w:rPr>
                <w:rFonts w:eastAsiaTheme="minorEastAsia"/>
              </w:rPr>
              <w:lastRenderedPageBreak/>
              <w:t>breakpoint = breakpoint - 1</w:t>
            </w:r>
          </w:p>
          <w:p w14:paraId="15EF04C1" w14:textId="77777777" w:rsidR="001B01B2" w:rsidRDefault="001B01B2" w:rsidP="001B01B2">
            <w:pPr>
              <w:pStyle w:val="a7"/>
              <w:spacing w:line="400" w:lineRule="exact"/>
              <w:jc w:val="both"/>
              <w:rPr>
                <w:rFonts w:eastAsiaTheme="minorEastAsia"/>
              </w:rPr>
            </w:pPr>
            <w:r>
              <w:rPr>
                <w:rFonts w:eastAsiaTheme="minorEastAsia"/>
              </w:rPr>
              <w:t>//</w:t>
            </w:r>
            <w:r>
              <w:rPr>
                <w:rFonts w:eastAsiaTheme="minorEastAsia" w:hint="eastAsia"/>
              </w:rPr>
              <w:t>将文件块逐一上传</w:t>
            </w:r>
          </w:p>
          <w:p w14:paraId="0D960AE7" w14:textId="77777777" w:rsidR="001B01B2" w:rsidRDefault="001B01B2" w:rsidP="001B01B2">
            <w:pPr>
              <w:pStyle w:val="a7"/>
              <w:spacing w:line="400" w:lineRule="exact"/>
              <w:jc w:val="both"/>
              <w:rPr>
                <w:rFonts w:eastAsiaTheme="minorEastAsia"/>
              </w:rPr>
            </w:pPr>
            <w:r w:rsidRPr="009F2591">
              <w:rPr>
                <w:rFonts w:eastAsiaTheme="minorEastAsia"/>
              </w:rPr>
              <w:t>for filepart in files:</w:t>
            </w:r>
          </w:p>
          <w:p w14:paraId="502CE887" w14:textId="77777777" w:rsidR="001B01B2" w:rsidRDefault="001B01B2" w:rsidP="001B01B2">
            <w:pPr>
              <w:pStyle w:val="a7"/>
              <w:spacing w:line="400" w:lineRule="exact"/>
              <w:ind w:firstLineChars="200" w:firstLine="520"/>
              <w:jc w:val="both"/>
              <w:rPr>
                <w:rFonts w:eastAsiaTheme="minorEastAsia"/>
              </w:rPr>
            </w:pPr>
            <w:r w:rsidRPr="00EB16B7">
              <w:rPr>
                <w:rFonts w:eastAsiaTheme="minorEastAsia"/>
              </w:rPr>
              <w:t>rq = rq.replace(tempfilename + '?op',filepart + '?op')</w:t>
            </w:r>
          </w:p>
          <w:p w14:paraId="65E16E1D" w14:textId="77777777" w:rsidR="001B01B2" w:rsidRDefault="001B01B2" w:rsidP="004D34C6">
            <w:pPr>
              <w:pStyle w:val="a7"/>
              <w:spacing w:line="400" w:lineRule="exact"/>
              <w:ind w:firstLineChars="200" w:firstLine="520"/>
              <w:jc w:val="both"/>
              <w:rPr>
                <w:rFonts w:eastAsiaTheme="minorEastAsia"/>
              </w:rPr>
            </w:pPr>
            <w:r w:rsidRPr="00EB16B7">
              <w:rPr>
                <w:rFonts w:eastAsiaTheme="minorEastAsia"/>
              </w:rPr>
              <w:t>result = self.upload(rq)</w:t>
            </w:r>
          </w:p>
          <w:p w14:paraId="144A3E08" w14:textId="77777777" w:rsidR="00C0020B" w:rsidRDefault="00C0020B" w:rsidP="00C0020B">
            <w:pPr>
              <w:pStyle w:val="a7"/>
              <w:spacing w:line="400" w:lineRule="exact"/>
              <w:jc w:val="both"/>
              <w:rPr>
                <w:rFonts w:eastAsiaTheme="minorEastAsia"/>
              </w:rPr>
            </w:pPr>
            <w:r>
              <w:rPr>
                <w:rFonts w:eastAsiaTheme="minorEastAsia"/>
              </w:rPr>
              <w:t>//</w:t>
            </w:r>
            <w:r>
              <w:rPr>
                <w:rFonts w:eastAsiaTheme="minorEastAsia" w:hint="eastAsia"/>
              </w:rPr>
              <w:t>在服务器端合并文件</w:t>
            </w:r>
          </w:p>
          <w:p w14:paraId="7F3A772B" w14:textId="77777777" w:rsidR="00C0020B" w:rsidRDefault="00C0020B" w:rsidP="00C0020B">
            <w:pPr>
              <w:pStyle w:val="a7"/>
              <w:spacing w:line="400" w:lineRule="exact"/>
              <w:jc w:val="both"/>
              <w:rPr>
                <w:rFonts w:eastAsiaTheme="minorEastAsia"/>
              </w:rPr>
            </w:pPr>
            <w:r w:rsidRPr="009F2591">
              <w:rPr>
                <w:rFonts w:eastAsiaTheme="minorEastAsia"/>
              </w:rPr>
              <w:t>for filepart in files:</w:t>
            </w:r>
          </w:p>
          <w:p w14:paraId="00FAAAA8" w14:textId="77777777" w:rsidR="00C0020B" w:rsidRDefault="00C0020B" w:rsidP="00C0020B">
            <w:pPr>
              <w:pStyle w:val="a7"/>
              <w:spacing w:line="400" w:lineRule="exact"/>
              <w:ind w:firstLineChars="200" w:firstLine="520"/>
              <w:jc w:val="both"/>
              <w:rPr>
                <w:rFonts w:eastAsiaTheme="minorEastAsia"/>
              </w:rPr>
            </w:pPr>
            <w:r w:rsidRPr="00EB16B7">
              <w:rPr>
                <w:rFonts w:eastAsiaTheme="minorEastAsia"/>
              </w:rPr>
              <w:t>rq = rq.replace(tempfilename + '?op',filepart + '?op')</w:t>
            </w:r>
          </w:p>
          <w:p w14:paraId="2B71903A" w14:textId="77777777" w:rsidR="00C0020B" w:rsidRPr="008E59F2" w:rsidRDefault="00C0020B" w:rsidP="00C0020B">
            <w:pPr>
              <w:pStyle w:val="a7"/>
              <w:spacing w:line="400" w:lineRule="exact"/>
              <w:ind w:firstLineChars="200" w:firstLine="520"/>
              <w:jc w:val="both"/>
              <w:rPr>
                <w:rFonts w:eastAsiaTheme="minorEastAsia"/>
              </w:rPr>
            </w:pPr>
            <w:r w:rsidRPr="00EB16B7">
              <w:rPr>
                <w:rFonts w:eastAsiaTheme="minorEastAsia"/>
              </w:rPr>
              <w:t>result = self.upload(rq)</w:t>
            </w:r>
          </w:p>
        </w:tc>
      </w:tr>
    </w:tbl>
    <w:p w14:paraId="168FF5E0" w14:textId="77777777" w:rsidR="00356C8C" w:rsidDel="00356C8C" w:rsidRDefault="00356C8C" w:rsidP="00356C8C">
      <w:pPr>
        <w:pStyle w:val="31"/>
        <w:rPr>
          <w:del w:id="5915" w:author="微软用户" w:date="2017-08-19T21:39:00Z"/>
          <w:moveTo w:id="5916" w:author="微软用户" w:date="2017-08-19T21:39:00Z"/>
        </w:rPr>
      </w:pPr>
      <w:bookmarkStart w:id="5917" w:name="_Toc491335267"/>
      <w:moveToRangeStart w:id="5918" w:author="微软用户" w:date="2017-08-19T21:39:00Z" w:name="move490942115"/>
      <w:moveTo w:id="5919" w:author="微软用户" w:date="2017-08-19T21:39:00Z">
        <w:r>
          <w:lastRenderedPageBreak/>
          <w:t>5.2.4</w:t>
        </w:r>
        <w:r>
          <w:rPr>
            <w:rFonts w:hint="eastAsia"/>
          </w:rPr>
          <w:t>本地缓存</w:t>
        </w:r>
        <w:bookmarkEnd w:id="5917"/>
      </w:moveTo>
    </w:p>
    <w:moveToRangeEnd w:id="5918"/>
    <w:p w14:paraId="04E83D21" w14:textId="77777777" w:rsidR="00C351BB" w:rsidRPr="00C351BB" w:rsidRDefault="00C351BB">
      <w:pPr>
        <w:pStyle w:val="31"/>
        <w:pPrChange w:id="5920" w:author="微软用户" w:date="2017-08-19T21:39:00Z">
          <w:pPr/>
        </w:pPrChange>
      </w:pPr>
    </w:p>
    <w:p w14:paraId="5C7DC2D9" w14:textId="5B665A99" w:rsidR="0066403A" w:rsidDel="00356C8C" w:rsidRDefault="00DA3920" w:rsidP="0066403A">
      <w:pPr>
        <w:pStyle w:val="31"/>
        <w:rPr>
          <w:moveFrom w:id="5921" w:author="微软用户" w:date="2017-08-19T21:39:00Z"/>
        </w:rPr>
      </w:pPr>
      <w:moveFromRangeStart w:id="5922" w:author="微软用户" w:date="2017-08-19T21:39:00Z" w:name="move490942115"/>
      <w:moveFrom w:id="5923" w:author="微软用户" w:date="2017-08-19T21:39:00Z">
        <w:r w:rsidDel="00356C8C">
          <w:t>5.2.4</w:t>
        </w:r>
        <w:r w:rsidR="0066403A" w:rsidDel="00356C8C">
          <w:rPr>
            <w:rFonts w:hint="eastAsia"/>
          </w:rPr>
          <w:t>本地缓存</w:t>
        </w:r>
      </w:moveFrom>
    </w:p>
    <w:moveFromRangeEnd w:id="5922"/>
    <w:p w14:paraId="5FA8F0F2" w14:textId="64C95BC3" w:rsidR="00A9124B" w:rsidRPr="00094C36" w:rsidRDefault="00613159" w:rsidP="00FB3FD8">
      <w:pPr>
        <w:spacing w:line="400" w:lineRule="exact"/>
        <w:rPr>
          <w:rFonts w:asciiTheme="minorEastAsia" w:hAnsiTheme="minorEastAsia"/>
          <w:color w:val="000000" w:themeColor="text1"/>
          <w:sz w:val="24"/>
          <w:rPrChange w:id="5924" w:author="JY0225" w:date="2017-08-24T12:01:00Z">
            <w:rPr>
              <w:color w:val="000000" w:themeColor="text1"/>
              <w:sz w:val="24"/>
            </w:rPr>
          </w:rPrChange>
        </w:rPr>
      </w:pPr>
      <w:r>
        <w:tab/>
      </w:r>
      <w:r w:rsidR="00964599" w:rsidRPr="00094C36">
        <w:rPr>
          <w:rFonts w:asciiTheme="minorEastAsia" w:hAnsiTheme="minorEastAsia" w:hint="eastAsia"/>
          <w:color w:val="000000" w:themeColor="text1"/>
          <w:sz w:val="24"/>
          <w:rPrChange w:id="5925" w:author="JY0225" w:date="2017-08-24T12:01:00Z">
            <w:rPr>
              <w:rFonts w:hint="eastAsia"/>
              <w:color w:val="000000" w:themeColor="text1"/>
              <w:sz w:val="24"/>
            </w:rPr>
          </w:rPrChange>
        </w:rPr>
        <w:t>本地缓存的是指将客户机本地的物理内存划分出一部分空间用来</w:t>
      </w:r>
      <w:r w:rsidR="00476838" w:rsidRPr="00094C36">
        <w:rPr>
          <w:rFonts w:asciiTheme="minorEastAsia" w:hAnsiTheme="minorEastAsia" w:hint="eastAsia"/>
          <w:color w:val="000000" w:themeColor="text1"/>
          <w:sz w:val="24"/>
          <w:rPrChange w:id="5926" w:author="JY0225" w:date="2017-08-24T12:01:00Z">
            <w:rPr>
              <w:rFonts w:hint="eastAsia"/>
              <w:color w:val="000000" w:themeColor="text1"/>
              <w:sz w:val="24"/>
            </w:rPr>
          </w:rPrChange>
        </w:rPr>
        <w:t>备份</w:t>
      </w:r>
      <w:r w:rsidR="00964599" w:rsidRPr="00094C36">
        <w:rPr>
          <w:rFonts w:asciiTheme="minorEastAsia" w:hAnsiTheme="minorEastAsia" w:hint="eastAsia"/>
          <w:color w:val="000000" w:themeColor="text1"/>
          <w:sz w:val="24"/>
          <w:rPrChange w:id="5927" w:author="JY0225" w:date="2017-08-24T12:01:00Z">
            <w:rPr>
              <w:rFonts w:hint="eastAsia"/>
              <w:color w:val="000000" w:themeColor="text1"/>
              <w:sz w:val="24"/>
            </w:rPr>
          </w:rPrChange>
        </w:rPr>
        <w:t>用户频繁使用的文件，当用户反复下载同一个文件，</w:t>
      </w:r>
      <w:r w:rsidR="0091763A" w:rsidRPr="00094C36">
        <w:rPr>
          <w:rFonts w:asciiTheme="minorEastAsia" w:hAnsiTheme="minorEastAsia" w:hint="eastAsia"/>
          <w:color w:val="000000" w:themeColor="text1"/>
          <w:sz w:val="24"/>
          <w:rPrChange w:id="5928" w:author="JY0225" w:date="2017-08-24T12:01:00Z">
            <w:rPr>
              <w:rFonts w:hint="eastAsia"/>
              <w:color w:val="000000" w:themeColor="text1"/>
              <w:sz w:val="24"/>
            </w:rPr>
          </w:rPrChange>
        </w:rPr>
        <w:t>如果每次都从远程下载该文件，则是对网络带宽资源的浪费。因此，</w:t>
      </w:r>
      <w:r w:rsidR="00964599" w:rsidRPr="00094C36">
        <w:rPr>
          <w:rFonts w:asciiTheme="minorEastAsia" w:hAnsiTheme="minorEastAsia" w:hint="eastAsia"/>
          <w:color w:val="000000" w:themeColor="text1"/>
          <w:sz w:val="24"/>
          <w:rPrChange w:id="5929" w:author="JY0225" w:date="2017-08-24T12:01:00Z">
            <w:rPr>
              <w:rFonts w:hint="eastAsia"/>
              <w:color w:val="000000" w:themeColor="text1"/>
              <w:sz w:val="24"/>
            </w:rPr>
          </w:rPrChange>
        </w:rPr>
        <w:t>需要高效的临时</w:t>
      </w:r>
      <w:r w:rsidR="00476838" w:rsidRPr="00094C36">
        <w:rPr>
          <w:rFonts w:asciiTheme="minorEastAsia" w:hAnsiTheme="minorEastAsia" w:hint="eastAsia"/>
          <w:color w:val="000000" w:themeColor="text1"/>
          <w:sz w:val="24"/>
          <w:rPrChange w:id="5930" w:author="JY0225" w:date="2017-08-24T12:01:00Z">
            <w:rPr>
              <w:rFonts w:hint="eastAsia"/>
              <w:color w:val="000000" w:themeColor="text1"/>
              <w:sz w:val="24"/>
            </w:rPr>
          </w:rPrChange>
        </w:rPr>
        <w:t>备份</w:t>
      </w:r>
      <w:r w:rsidR="00964599" w:rsidRPr="00094C36">
        <w:rPr>
          <w:rFonts w:asciiTheme="minorEastAsia" w:hAnsiTheme="minorEastAsia" w:hint="eastAsia"/>
          <w:color w:val="000000" w:themeColor="text1"/>
          <w:sz w:val="24"/>
          <w:rPrChange w:id="5931" w:author="JY0225" w:date="2017-08-24T12:01:00Z">
            <w:rPr>
              <w:rFonts w:hint="eastAsia"/>
              <w:color w:val="000000" w:themeColor="text1"/>
              <w:sz w:val="24"/>
            </w:rPr>
          </w:rPrChange>
        </w:rPr>
        <w:t>区域，以降低下载文件时所需要的</w:t>
      </w:r>
      <w:r w:rsidR="00964599" w:rsidRPr="00094C36">
        <w:rPr>
          <w:rFonts w:asciiTheme="minorEastAsia" w:hAnsiTheme="minorEastAsia" w:hint="eastAsia"/>
          <w:color w:val="000000" w:themeColor="text1"/>
          <w:sz w:val="24"/>
          <w:rPrChange w:id="5932" w:author="JY0225" w:date="2017-08-24T12:01:00Z">
            <w:rPr>
              <w:rFonts w:hint="eastAsia"/>
              <w:color w:val="000000" w:themeColor="text1"/>
              <w:sz w:val="24"/>
            </w:rPr>
          </w:rPrChange>
        </w:rPr>
        <w:t>I/O</w:t>
      </w:r>
      <w:r w:rsidR="00964599" w:rsidRPr="00094C36">
        <w:rPr>
          <w:rFonts w:asciiTheme="minorEastAsia" w:hAnsiTheme="minorEastAsia" w:hint="eastAsia"/>
          <w:color w:val="000000" w:themeColor="text1"/>
          <w:sz w:val="24"/>
          <w:rPrChange w:id="5933" w:author="JY0225" w:date="2017-08-24T12:01:00Z">
            <w:rPr>
              <w:rFonts w:hint="eastAsia"/>
              <w:color w:val="000000" w:themeColor="text1"/>
              <w:sz w:val="24"/>
            </w:rPr>
          </w:rPrChange>
        </w:rPr>
        <w:t>请求。</w:t>
      </w:r>
      <w:r w:rsidR="00FB3FD8" w:rsidRPr="00094C36">
        <w:rPr>
          <w:rFonts w:asciiTheme="minorEastAsia" w:hAnsiTheme="minorEastAsia" w:hint="eastAsia"/>
          <w:color w:val="000000" w:themeColor="text1"/>
          <w:sz w:val="24"/>
          <w:rPrChange w:id="5934" w:author="JY0225" w:date="2017-08-24T12:01:00Z">
            <w:rPr>
              <w:rFonts w:hint="eastAsia"/>
              <w:color w:val="000000" w:themeColor="text1"/>
              <w:sz w:val="24"/>
            </w:rPr>
          </w:rPrChange>
        </w:rPr>
        <w:t>此外，</w:t>
      </w:r>
      <w:r w:rsidR="00FB3FD8" w:rsidRPr="00094C36">
        <w:rPr>
          <w:rFonts w:asciiTheme="minorEastAsia" w:hAnsiTheme="minorEastAsia" w:hint="eastAsia"/>
          <w:color w:val="000000" w:themeColor="text1"/>
          <w:sz w:val="24"/>
          <w:rPrChange w:id="5935" w:author="JY0225" w:date="2017-08-24T12:01:00Z">
            <w:rPr>
              <w:rFonts w:hint="eastAsia"/>
              <w:color w:val="000000" w:themeColor="text1"/>
              <w:sz w:val="24"/>
            </w:rPr>
          </w:rPrChange>
        </w:rPr>
        <w:t xml:space="preserve"> </w:t>
      </w:r>
      <w:r w:rsidR="00FB3FD8" w:rsidRPr="00094C36">
        <w:rPr>
          <w:rFonts w:asciiTheme="minorEastAsia" w:hAnsiTheme="minorEastAsia" w:hint="eastAsia"/>
          <w:color w:val="000000" w:themeColor="text1"/>
          <w:sz w:val="24"/>
          <w:rPrChange w:id="5936" w:author="JY0225" w:date="2017-08-24T12:01:00Z">
            <w:rPr>
              <w:rFonts w:hint="eastAsia"/>
              <w:color w:val="000000" w:themeColor="text1"/>
              <w:sz w:val="24"/>
            </w:rPr>
          </w:rPrChange>
        </w:rPr>
        <w:t>同一个用户备份数据时会有相同的文件。在上传文件时，同一用户的相同文件是可以复用</w:t>
      </w:r>
      <w:r w:rsidR="007E712F" w:rsidRPr="00094C36">
        <w:rPr>
          <w:rFonts w:asciiTheme="minorEastAsia" w:hAnsiTheme="minorEastAsia" w:hint="eastAsia"/>
          <w:color w:val="000000" w:themeColor="text1"/>
          <w:sz w:val="24"/>
          <w:rPrChange w:id="5937" w:author="JY0225" w:date="2017-08-24T12:01:00Z">
            <w:rPr>
              <w:rFonts w:hint="eastAsia"/>
              <w:color w:val="000000" w:themeColor="text1"/>
              <w:sz w:val="24"/>
            </w:rPr>
          </w:rPrChange>
        </w:rPr>
        <w:t>的，</w:t>
      </w:r>
      <w:r w:rsidR="00FB3FD8" w:rsidRPr="00094C36">
        <w:rPr>
          <w:rFonts w:asciiTheme="minorEastAsia" w:hAnsiTheme="minorEastAsia" w:hint="eastAsia"/>
          <w:color w:val="000000" w:themeColor="text1"/>
          <w:sz w:val="24"/>
          <w:rPrChange w:id="5938" w:author="JY0225" w:date="2017-08-24T12:01:00Z">
            <w:rPr>
              <w:rFonts w:hint="eastAsia"/>
              <w:color w:val="000000" w:themeColor="text1"/>
              <w:sz w:val="24"/>
            </w:rPr>
          </w:rPrChange>
        </w:rPr>
        <w:t>可以利用服务器提供的复制文件接口，直接在服务器操作，以减少上传文件所需的网络带宽，从而实现“秒传”功能。</w:t>
      </w:r>
      <w:r w:rsidR="00C84C12" w:rsidRPr="00094C36">
        <w:rPr>
          <w:rFonts w:asciiTheme="minorEastAsia" w:hAnsiTheme="minorEastAsia" w:hint="eastAsia"/>
          <w:color w:val="000000" w:themeColor="text1"/>
          <w:sz w:val="24"/>
          <w:rPrChange w:id="5939" w:author="JY0225" w:date="2017-08-24T12:01:00Z">
            <w:rPr>
              <w:rFonts w:hint="eastAsia"/>
              <w:color w:val="000000" w:themeColor="text1"/>
              <w:sz w:val="24"/>
            </w:rPr>
          </w:rPrChange>
        </w:rPr>
        <w:t>本地缓存实现的核心代码如下：</w:t>
      </w:r>
    </w:p>
    <w:p w14:paraId="6F306641" w14:textId="77777777" w:rsidR="00744B7A" w:rsidRPr="00094C36" w:rsidRDefault="00577C71" w:rsidP="00FB3FD8">
      <w:pPr>
        <w:spacing w:line="400" w:lineRule="exact"/>
        <w:rPr>
          <w:rFonts w:asciiTheme="minorEastAsia" w:hAnsiTheme="minorEastAsia"/>
          <w:color w:val="000000" w:themeColor="text1"/>
          <w:sz w:val="24"/>
          <w:rPrChange w:id="5940" w:author="JY0225" w:date="2017-08-24T12:01:00Z">
            <w:rPr>
              <w:color w:val="000000" w:themeColor="text1"/>
              <w:sz w:val="24"/>
            </w:rPr>
          </w:rPrChange>
        </w:rPr>
      </w:pPr>
      <w:r w:rsidRPr="00094C36">
        <w:rPr>
          <w:rFonts w:asciiTheme="minorEastAsia" w:hAnsiTheme="minorEastAsia"/>
          <w:color w:val="000000" w:themeColor="text1"/>
          <w:sz w:val="24"/>
          <w:rPrChange w:id="5941" w:author="JY0225" w:date="2017-08-24T12:01:00Z">
            <w:rPr>
              <w:color w:val="000000" w:themeColor="text1"/>
              <w:sz w:val="24"/>
            </w:rPr>
          </w:rPrChange>
        </w:rPr>
        <w:tab/>
      </w:r>
      <w:r w:rsidR="00744B7A" w:rsidRPr="00094C36">
        <w:rPr>
          <w:rFonts w:asciiTheme="minorEastAsia" w:hAnsiTheme="minorEastAsia"/>
          <w:color w:val="000000" w:themeColor="text1"/>
          <w:sz w:val="24"/>
          <w:rPrChange w:id="5942" w:author="JY0225" w:date="2017-08-24T12:01:00Z">
            <w:rPr>
              <w:color w:val="000000" w:themeColor="text1"/>
              <w:sz w:val="24"/>
            </w:rPr>
          </w:rPrChange>
        </w:rPr>
        <w:t>1</w:t>
      </w:r>
      <w:r w:rsidR="00744B7A" w:rsidRPr="00094C36">
        <w:rPr>
          <w:rFonts w:asciiTheme="minorEastAsia" w:hAnsiTheme="minorEastAsia" w:hint="eastAsia"/>
          <w:color w:val="000000" w:themeColor="text1"/>
          <w:sz w:val="24"/>
          <w:rPrChange w:id="5943" w:author="JY0225" w:date="2017-08-24T12:01:00Z">
            <w:rPr>
              <w:rFonts w:hint="eastAsia"/>
              <w:color w:val="000000" w:themeColor="text1"/>
              <w:sz w:val="24"/>
            </w:rPr>
          </w:rPrChange>
        </w:rPr>
        <w:t>）</w:t>
      </w:r>
      <w:r w:rsidR="00961989" w:rsidRPr="00094C36">
        <w:rPr>
          <w:rFonts w:asciiTheme="minorEastAsia" w:hAnsiTheme="minorEastAsia" w:hint="eastAsia"/>
          <w:color w:val="000000" w:themeColor="text1"/>
          <w:sz w:val="24"/>
          <w:rPrChange w:id="5944" w:author="JY0225" w:date="2017-08-24T12:01:00Z">
            <w:rPr>
              <w:rFonts w:hint="eastAsia"/>
              <w:color w:val="000000" w:themeColor="text1"/>
              <w:sz w:val="24"/>
            </w:rPr>
          </w:rPrChange>
        </w:rPr>
        <w:t>下载文件本地缓存实现</w:t>
      </w:r>
    </w:p>
    <w:tbl>
      <w:tblPr>
        <w:tblStyle w:val="ae"/>
        <w:tblW w:w="0" w:type="auto"/>
        <w:tblInd w:w="445" w:type="dxa"/>
        <w:tblLook w:val="04A0" w:firstRow="1" w:lastRow="0" w:firstColumn="1" w:lastColumn="0" w:noHBand="0" w:noVBand="1"/>
      </w:tblPr>
      <w:tblGrid>
        <w:gridCol w:w="7851"/>
      </w:tblGrid>
      <w:tr w:rsidR="00744B7A" w:rsidRPr="00B87EE1" w14:paraId="7A6A9EA0" w14:textId="77777777" w:rsidTr="00471485">
        <w:tc>
          <w:tcPr>
            <w:tcW w:w="7851" w:type="dxa"/>
          </w:tcPr>
          <w:p w14:paraId="2ECFAC7F" w14:textId="77777777" w:rsidR="00744B7A" w:rsidRDefault="00744B7A" w:rsidP="00471485">
            <w:pPr>
              <w:pStyle w:val="a7"/>
              <w:spacing w:line="400" w:lineRule="exact"/>
              <w:jc w:val="both"/>
              <w:rPr>
                <w:rFonts w:eastAsiaTheme="minorEastAsia"/>
              </w:rPr>
            </w:pPr>
            <w:r>
              <w:rPr>
                <w:rFonts w:eastAsiaTheme="minorEastAsia"/>
              </w:rPr>
              <w:t>//</w:t>
            </w:r>
            <w:r w:rsidR="00961989">
              <w:rPr>
                <w:rFonts w:eastAsiaTheme="minorEastAsia" w:hint="eastAsia"/>
              </w:rPr>
              <w:t>判断是否存在本地缓存</w:t>
            </w:r>
          </w:p>
          <w:p w14:paraId="701958BA" w14:textId="77777777" w:rsidR="00744B7A" w:rsidRDefault="008C4801" w:rsidP="00471485">
            <w:pPr>
              <w:pStyle w:val="a7"/>
              <w:spacing w:line="400" w:lineRule="exact"/>
              <w:jc w:val="both"/>
              <w:rPr>
                <w:rFonts w:eastAsiaTheme="minorEastAsia"/>
              </w:rPr>
            </w:pPr>
            <w:r w:rsidRPr="008C4801">
              <w:rPr>
                <w:rFonts w:eastAsiaTheme="minorEastAsia"/>
              </w:rPr>
              <w:t>result = self.doCache(rq, n)</w:t>
            </w:r>
          </w:p>
          <w:p w14:paraId="176DDA8C" w14:textId="77777777" w:rsidR="008F45DE" w:rsidRDefault="00612D83" w:rsidP="00471485">
            <w:pPr>
              <w:pStyle w:val="a7"/>
              <w:spacing w:line="400" w:lineRule="exact"/>
              <w:jc w:val="both"/>
              <w:rPr>
                <w:rFonts w:eastAsiaTheme="minorEastAsia"/>
              </w:rPr>
            </w:pPr>
            <w:r>
              <w:rPr>
                <w:rFonts w:eastAsiaTheme="minorEastAsia"/>
              </w:rPr>
              <w:t>//</w:t>
            </w:r>
            <w:r>
              <w:rPr>
                <w:rFonts w:eastAsiaTheme="minorEastAsia" w:hint="eastAsia"/>
              </w:rPr>
              <w:t>查询本地缓存数据库</w:t>
            </w:r>
          </w:p>
          <w:p w14:paraId="6C65F3D0" w14:textId="77777777" w:rsidR="00612D83" w:rsidRPr="00612D83" w:rsidRDefault="00612D83" w:rsidP="00612D83">
            <w:pPr>
              <w:pStyle w:val="a7"/>
              <w:spacing w:line="400" w:lineRule="exact"/>
              <w:rPr>
                <w:rFonts w:eastAsiaTheme="minorEastAsia"/>
              </w:rPr>
            </w:pPr>
            <w:r w:rsidRPr="00612D83">
              <w:rPr>
                <w:rFonts w:eastAsiaTheme="minorEastAsia"/>
              </w:rPr>
              <w:t>cx = sqlite3.connect('/var/log/mwcache.db')</w:t>
            </w:r>
          </w:p>
          <w:p w14:paraId="1E47734B" w14:textId="77777777" w:rsidR="00612D83" w:rsidRPr="00612D83" w:rsidRDefault="00612D83" w:rsidP="00612D83">
            <w:pPr>
              <w:pStyle w:val="a7"/>
              <w:spacing w:line="400" w:lineRule="exact"/>
              <w:rPr>
                <w:rFonts w:eastAsiaTheme="minorEastAsia"/>
              </w:rPr>
            </w:pPr>
            <w:r w:rsidRPr="00612D83">
              <w:rPr>
                <w:rFonts w:eastAsiaTheme="minorEastAsia"/>
              </w:rPr>
              <w:t>fname_result = cx.exe</w:t>
            </w:r>
            <w:r w:rsidR="00153D2B">
              <w:rPr>
                <w:rFonts w:eastAsiaTheme="minorEastAsia"/>
              </w:rPr>
              <w:t xml:space="preserve">cute("select file_name from </w:t>
            </w:r>
            <w:r w:rsidR="00153D2B">
              <w:rPr>
                <w:rFonts w:eastAsiaTheme="minorEastAsia" w:hint="eastAsia"/>
              </w:rPr>
              <w:t>local</w:t>
            </w:r>
            <w:r w:rsidRPr="00612D83">
              <w:rPr>
                <w:rFonts w:eastAsiaTheme="minorEastAsia"/>
              </w:rPr>
              <w:t>Cache where MD5 = '" + MD5 + "';")</w:t>
            </w:r>
          </w:p>
          <w:p w14:paraId="361EBA1F" w14:textId="77777777" w:rsidR="00612D83" w:rsidRDefault="008547A5" w:rsidP="00612D83">
            <w:pPr>
              <w:pStyle w:val="a7"/>
              <w:spacing w:line="400" w:lineRule="exact"/>
              <w:jc w:val="both"/>
              <w:rPr>
                <w:rFonts w:eastAsiaTheme="minorEastAsia"/>
              </w:rPr>
            </w:pPr>
            <w:r>
              <w:rPr>
                <w:rFonts w:eastAsiaTheme="minorEastAsia"/>
              </w:rPr>
              <w:t>//</w:t>
            </w:r>
            <w:r w:rsidR="0068559E">
              <w:rPr>
                <w:rFonts w:eastAsiaTheme="minorEastAsia" w:hint="eastAsia"/>
              </w:rPr>
              <w:t>若存在本地缓存，则将缓存中文件拷贝到下载路径</w:t>
            </w:r>
          </w:p>
          <w:p w14:paraId="53D701BD" w14:textId="77777777" w:rsidR="0068559E" w:rsidRPr="008E59F2" w:rsidRDefault="00811397" w:rsidP="00612D83">
            <w:pPr>
              <w:pStyle w:val="a7"/>
              <w:spacing w:line="400" w:lineRule="exact"/>
              <w:jc w:val="both"/>
              <w:rPr>
                <w:rFonts w:eastAsiaTheme="minorEastAsia"/>
              </w:rPr>
            </w:pPr>
            <w:r w:rsidRPr="00811397">
              <w:rPr>
                <w:rFonts w:eastAsiaTheme="minorEastAsia"/>
              </w:rPr>
              <w:t>shutil.copy(cache_path, destination)</w:t>
            </w:r>
          </w:p>
        </w:tc>
      </w:tr>
    </w:tbl>
    <w:p w14:paraId="675460B3" w14:textId="77777777" w:rsidR="007D1F57" w:rsidRPr="00094C36" w:rsidRDefault="00405BE7" w:rsidP="00405BE7">
      <w:pPr>
        <w:spacing w:line="400" w:lineRule="exact"/>
        <w:rPr>
          <w:rFonts w:asciiTheme="minorEastAsia" w:hAnsiTheme="minorEastAsia"/>
          <w:color w:val="000000" w:themeColor="text1"/>
          <w:sz w:val="24"/>
          <w:szCs w:val="24"/>
          <w:rPrChange w:id="5945" w:author="JY0225" w:date="2017-08-24T12:02:00Z">
            <w:rPr>
              <w:color w:val="000000" w:themeColor="text1"/>
              <w:sz w:val="24"/>
            </w:rPr>
          </w:rPrChange>
        </w:rPr>
      </w:pPr>
      <w:r w:rsidRPr="00094C36">
        <w:rPr>
          <w:rFonts w:asciiTheme="minorEastAsia" w:hAnsiTheme="minorEastAsia"/>
          <w:sz w:val="24"/>
          <w:szCs w:val="24"/>
          <w:rPrChange w:id="5946" w:author="JY0225" w:date="2017-08-24T12:02:00Z">
            <w:rPr/>
          </w:rPrChange>
        </w:rPr>
        <w:tab/>
      </w:r>
      <w:r w:rsidR="00171B66" w:rsidRPr="00094C36">
        <w:rPr>
          <w:rFonts w:asciiTheme="minorEastAsia" w:hAnsiTheme="minorEastAsia"/>
          <w:sz w:val="24"/>
          <w:szCs w:val="24"/>
          <w:rPrChange w:id="5947" w:author="JY0225" w:date="2017-08-24T12:02:00Z">
            <w:rPr/>
          </w:rPrChange>
        </w:rPr>
        <w:t>2</w:t>
      </w:r>
      <w:r w:rsidRPr="00094C36">
        <w:rPr>
          <w:rFonts w:asciiTheme="minorEastAsia" w:hAnsiTheme="minorEastAsia" w:hint="eastAsia"/>
          <w:color w:val="000000" w:themeColor="text1"/>
          <w:sz w:val="24"/>
          <w:szCs w:val="24"/>
          <w:rPrChange w:id="5948" w:author="JY0225" w:date="2017-08-24T12:02:00Z">
            <w:rPr>
              <w:rFonts w:hint="eastAsia"/>
              <w:color w:val="000000" w:themeColor="text1"/>
              <w:sz w:val="24"/>
            </w:rPr>
          </w:rPrChange>
        </w:rPr>
        <w:t>）</w:t>
      </w:r>
      <w:r w:rsidR="00303E7C" w:rsidRPr="00094C36">
        <w:rPr>
          <w:rFonts w:asciiTheme="minorEastAsia" w:hAnsiTheme="minorEastAsia" w:hint="eastAsia"/>
          <w:color w:val="000000" w:themeColor="text1"/>
          <w:sz w:val="24"/>
          <w:szCs w:val="24"/>
          <w:rPrChange w:id="5949" w:author="JY0225" w:date="2017-08-24T12:02:00Z">
            <w:rPr>
              <w:rFonts w:hint="eastAsia"/>
              <w:color w:val="000000" w:themeColor="text1"/>
              <w:sz w:val="24"/>
            </w:rPr>
          </w:rPrChange>
        </w:rPr>
        <w:t>上传</w:t>
      </w:r>
      <w:r w:rsidRPr="00094C36">
        <w:rPr>
          <w:rFonts w:asciiTheme="minorEastAsia" w:hAnsiTheme="minorEastAsia" w:hint="eastAsia"/>
          <w:color w:val="000000" w:themeColor="text1"/>
          <w:sz w:val="24"/>
          <w:szCs w:val="24"/>
          <w:rPrChange w:id="5950" w:author="JY0225" w:date="2017-08-24T12:02:00Z">
            <w:rPr>
              <w:rFonts w:hint="eastAsia"/>
              <w:color w:val="000000" w:themeColor="text1"/>
              <w:sz w:val="24"/>
            </w:rPr>
          </w:rPrChange>
        </w:rPr>
        <w:t>文件实现</w:t>
      </w:r>
      <w:r w:rsidR="00EF6B3D" w:rsidRPr="00094C36">
        <w:rPr>
          <w:rFonts w:asciiTheme="minorEastAsia" w:hAnsiTheme="minorEastAsia" w:hint="eastAsia"/>
          <w:color w:val="000000" w:themeColor="text1"/>
          <w:sz w:val="24"/>
          <w:szCs w:val="24"/>
          <w:rPrChange w:id="5951" w:author="JY0225" w:date="2017-08-24T12:02:00Z">
            <w:rPr>
              <w:rFonts w:hint="eastAsia"/>
              <w:color w:val="000000" w:themeColor="text1"/>
              <w:sz w:val="24"/>
            </w:rPr>
          </w:rPrChange>
        </w:rPr>
        <w:t>“秒传功能”</w:t>
      </w:r>
    </w:p>
    <w:tbl>
      <w:tblPr>
        <w:tblStyle w:val="ae"/>
        <w:tblW w:w="0" w:type="auto"/>
        <w:tblInd w:w="445" w:type="dxa"/>
        <w:tblLook w:val="04A0" w:firstRow="1" w:lastRow="0" w:firstColumn="1" w:lastColumn="0" w:noHBand="0" w:noVBand="1"/>
      </w:tblPr>
      <w:tblGrid>
        <w:gridCol w:w="7851"/>
      </w:tblGrid>
      <w:tr w:rsidR="007D1F57" w:rsidRPr="00B87EE1" w14:paraId="52A6E658" w14:textId="77777777" w:rsidTr="00471485">
        <w:tc>
          <w:tcPr>
            <w:tcW w:w="7851" w:type="dxa"/>
          </w:tcPr>
          <w:p w14:paraId="2B0EA78B" w14:textId="77777777" w:rsidR="007D1F57" w:rsidRDefault="007D1F57" w:rsidP="00471485">
            <w:pPr>
              <w:pStyle w:val="a7"/>
              <w:spacing w:line="400" w:lineRule="exact"/>
              <w:jc w:val="both"/>
              <w:rPr>
                <w:rFonts w:eastAsiaTheme="minorEastAsia"/>
              </w:rPr>
            </w:pPr>
            <w:r>
              <w:rPr>
                <w:rFonts w:eastAsiaTheme="minorEastAsia"/>
              </w:rPr>
              <w:t>//</w:t>
            </w:r>
            <w:r>
              <w:rPr>
                <w:rFonts w:eastAsiaTheme="minorEastAsia" w:hint="eastAsia"/>
              </w:rPr>
              <w:t>判断是否存在本地缓存</w:t>
            </w:r>
          </w:p>
          <w:p w14:paraId="6C3E4447" w14:textId="77777777" w:rsidR="007D1F57" w:rsidRDefault="007D1F57" w:rsidP="00471485">
            <w:pPr>
              <w:pStyle w:val="a7"/>
              <w:spacing w:line="400" w:lineRule="exact"/>
              <w:jc w:val="both"/>
              <w:rPr>
                <w:rFonts w:eastAsiaTheme="minorEastAsia"/>
              </w:rPr>
            </w:pPr>
            <w:r w:rsidRPr="008C4801">
              <w:rPr>
                <w:rFonts w:eastAsiaTheme="minorEastAsia"/>
              </w:rPr>
              <w:t>result = self.doCache(rq, n)</w:t>
            </w:r>
          </w:p>
          <w:p w14:paraId="2BCE4E42" w14:textId="77777777" w:rsidR="007D1F57" w:rsidRDefault="007D1F57" w:rsidP="00471485">
            <w:pPr>
              <w:pStyle w:val="a7"/>
              <w:spacing w:line="400" w:lineRule="exact"/>
              <w:jc w:val="both"/>
              <w:rPr>
                <w:rFonts w:eastAsiaTheme="minorEastAsia"/>
              </w:rPr>
            </w:pPr>
            <w:r>
              <w:rPr>
                <w:rFonts w:eastAsiaTheme="minorEastAsia"/>
              </w:rPr>
              <w:t>//</w:t>
            </w:r>
            <w:r>
              <w:rPr>
                <w:rFonts w:eastAsiaTheme="minorEastAsia" w:hint="eastAsia"/>
              </w:rPr>
              <w:t>查询</w:t>
            </w:r>
            <w:r w:rsidR="00506B1D">
              <w:rPr>
                <w:rFonts w:eastAsiaTheme="minorEastAsia" w:hint="eastAsia"/>
              </w:rPr>
              <w:t>服务器端是否存在待上传文件</w:t>
            </w:r>
          </w:p>
          <w:p w14:paraId="249CF433" w14:textId="77777777" w:rsidR="003C3EA9" w:rsidRPr="003C3EA9" w:rsidRDefault="003C3EA9" w:rsidP="003C3EA9">
            <w:pPr>
              <w:pStyle w:val="a7"/>
              <w:spacing w:line="400" w:lineRule="exact"/>
              <w:rPr>
                <w:rFonts w:eastAsiaTheme="minorEastAsia"/>
              </w:rPr>
            </w:pPr>
            <w:r w:rsidRPr="003C3EA9">
              <w:rPr>
                <w:rFonts w:eastAsiaTheme="minorEastAsia"/>
              </w:rPr>
              <w:t>cx = sqlite3.connect('/var/log/mwcache.db')</w:t>
            </w:r>
          </w:p>
          <w:p w14:paraId="3451012D" w14:textId="77777777" w:rsidR="00B96C15" w:rsidRDefault="003C3EA9" w:rsidP="00B96C15">
            <w:pPr>
              <w:pStyle w:val="a7"/>
              <w:spacing w:line="400" w:lineRule="exact"/>
              <w:jc w:val="both"/>
              <w:rPr>
                <w:rFonts w:eastAsiaTheme="minorEastAsia"/>
              </w:rPr>
            </w:pPr>
            <w:r w:rsidRPr="003C3EA9">
              <w:rPr>
                <w:rFonts w:eastAsiaTheme="minorEastAsia"/>
              </w:rPr>
              <w:t xml:space="preserve">spath_result = cx.execute("select server_path from </w:t>
            </w:r>
            <w:r w:rsidR="00153D2B">
              <w:rPr>
                <w:rFonts w:eastAsiaTheme="minorEastAsia" w:hint="eastAsia"/>
              </w:rPr>
              <w:t xml:space="preserve">serverCache </w:t>
            </w:r>
            <w:r w:rsidRPr="003C3EA9">
              <w:rPr>
                <w:rFonts w:eastAsiaTheme="minorEastAsia"/>
              </w:rPr>
              <w:t>where user_id = '" + user_id + "' and MD5 = '" + MD5 + "';")</w:t>
            </w:r>
            <w:r w:rsidR="00B96C15">
              <w:rPr>
                <w:rFonts w:eastAsiaTheme="minorEastAsia" w:hint="eastAsia"/>
              </w:rPr>
              <w:t xml:space="preserve"> </w:t>
            </w:r>
          </w:p>
          <w:p w14:paraId="22A6DB1D" w14:textId="77777777" w:rsidR="007D1F57" w:rsidRDefault="00241DE8" w:rsidP="00B96C15">
            <w:pPr>
              <w:pStyle w:val="a7"/>
              <w:spacing w:line="400" w:lineRule="exact"/>
              <w:jc w:val="both"/>
              <w:rPr>
                <w:rFonts w:eastAsiaTheme="minorEastAsia"/>
              </w:rPr>
            </w:pPr>
            <w:r>
              <w:rPr>
                <w:rFonts w:eastAsiaTheme="minorEastAsia"/>
              </w:rPr>
              <w:lastRenderedPageBreak/>
              <w:t>/</w:t>
            </w:r>
            <w:r w:rsidR="00B96C15">
              <w:rPr>
                <w:rFonts w:eastAsiaTheme="minorEastAsia" w:hint="eastAsia"/>
              </w:rPr>
              <w:t>/</w:t>
            </w:r>
            <w:r>
              <w:rPr>
                <w:rFonts w:eastAsiaTheme="minorEastAsia" w:hint="eastAsia"/>
              </w:rPr>
              <w:t>若服务器存在该文件，</w:t>
            </w:r>
            <w:r w:rsidR="001E5B54">
              <w:rPr>
                <w:rFonts w:eastAsiaTheme="minorEastAsia" w:hint="eastAsia"/>
              </w:rPr>
              <w:t>调用服务器端复制文件接口</w:t>
            </w:r>
          </w:p>
          <w:p w14:paraId="7630B11D" w14:textId="77777777" w:rsidR="001E5B54" w:rsidRDefault="001E5B54" w:rsidP="00B96C15">
            <w:pPr>
              <w:pStyle w:val="a7"/>
              <w:spacing w:line="400" w:lineRule="exact"/>
              <w:jc w:val="both"/>
              <w:rPr>
                <w:rFonts w:eastAsiaTheme="minorEastAsia"/>
              </w:rPr>
            </w:pPr>
            <w:r w:rsidRPr="001E5B54">
              <w:rPr>
                <w:rFonts w:eastAsiaTheme="minorEastAsia"/>
              </w:rPr>
              <w:t>cp_req = __COPY__.replace("#src_path#", src_path)</w:t>
            </w:r>
          </w:p>
          <w:p w14:paraId="45078D9C" w14:textId="77777777" w:rsidR="00C402F5" w:rsidRDefault="00C402F5" w:rsidP="00B96C15">
            <w:pPr>
              <w:pStyle w:val="a7"/>
              <w:spacing w:line="400" w:lineRule="exact"/>
              <w:jc w:val="both"/>
              <w:rPr>
                <w:rFonts w:eastAsiaTheme="minorEastAsia"/>
              </w:rPr>
            </w:pPr>
            <w:r w:rsidRPr="00C402F5">
              <w:rPr>
                <w:rFonts w:eastAsiaTheme="minorEastAsia"/>
              </w:rPr>
              <w:t>cp_req = cp_req.replace("#des_path#", des_path)</w:t>
            </w:r>
          </w:p>
          <w:p w14:paraId="4DD07F0D" w14:textId="77777777" w:rsidR="001638DF" w:rsidRPr="008E59F2" w:rsidRDefault="004C715F" w:rsidP="00B96C15">
            <w:pPr>
              <w:pStyle w:val="a7"/>
              <w:spacing w:line="400" w:lineRule="exact"/>
              <w:jc w:val="both"/>
              <w:rPr>
                <w:rFonts w:eastAsiaTheme="minorEastAsia"/>
              </w:rPr>
            </w:pPr>
            <w:r w:rsidRPr="004C715F">
              <w:rPr>
                <w:rFonts w:eastAsiaTheme="minorEastAsia"/>
              </w:rPr>
              <w:t>data = os.popen(cp_req)</w:t>
            </w:r>
          </w:p>
        </w:tc>
      </w:tr>
    </w:tbl>
    <w:p w14:paraId="67DFA8E4" w14:textId="5A05C8D6" w:rsidR="00744B7A" w:rsidRPr="00094C36" w:rsidRDefault="00635D4C" w:rsidP="009111A4">
      <w:pPr>
        <w:spacing w:line="400" w:lineRule="exact"/>
        <w:rPr>
          <w:rFonts w:asciiTheme="minorEastAsia" w:hAnsiTheme="minorEastAsia"/>
          <w:color w:val="000000" w:themeColor="text1"/>
          <w:sz w:val="24"/>
          <w:rPrChange w:id="5952" w:author="JY0225" w:date="2017-08-24T12:02:00Z">
            <w:rPr>
              <w:color w:val="000000" w:themeColor="text1"/>
              <w:sz w:val="24"/>
            </w:rPr>
          </w:rPrChange>
        </w:rPr>
      </w:pPr>
      <w:r>
        <w:lastRenderedPageBreak/>
        <w:tab/>
      </w:r>
      <w:r w:rsidR="00503C89" w:rsidRPr="00094C36">
        <w:rPr>
          <w:rFonts w:asciiTheme="minorEastAsia" w:hAnsiTheme="minorEastAsia" w:hint="eastAsia"/>
          <w:color w:val="000000" w:themeColor="text1"/>
          <w:sz w:val="24"/>
          <w:rPrChange w:id="5953" w:author="JY0225" w:date="2017-08-24T12:02:00Z">
            <w:rPr>
              <w:rFonts w:hint="eastAsia"/>
              <w:color w:val="000000" w:themeColor="text1"/>
              <w:sz w:val="24"/>
            </w:rPr>
          </w:rPrChange>
        </w:rPr>
        <w:t>上述代码中，使用到了了两张表分别保存本地缓存数据信息和</w:t>
      </w:r>
      <w:r w:rsidR="00476838" w:rsidRPr="00094C36">
        <w:rPr>
          <w:rFonts w:asciiTheme="minorEastAsia" w:hAnsiTheme="minorEastAsia" w:hint="eastAsia"/>
          <w:color w:val="000000" w:themeColor="text1"/>
          <w:sz w:val="24"/>
          <w:rPrChange w:id="5954" w:author="JY0225" w:date="2017-08-24T12:02:00Z">
            <w:rPr>
              <w:rFonts w:hint="eastAsia"/>
              <w:color w:val="000000" w:themeColor="text1"/>
              <w:sz w:val="24"/>
            </w:rPr>
          </w:rPrChange>
        </w:rPr>
        <w:t>备份</w:t>
      </w:r>
      <w:r w:rsidR="00503C89" w:rsidRPr="00094C36">
        <w:rPr>
          <w:rFonts w:asciiTheme="minorEastAsia" w:hAnsiTheme="minorEastAsia" w:hint="eastAsia"/>
          <w:color w:val="000000" w:themeColor="text1"/>
          <w:sz w:val="24"/>
          <w:rPrChange w:id="5955" w:author="JY0225" w:date="2017-08-24T12:02:00Z">
            <w:rPr>
              <w:rFonts w:hint="eastAsia"/>
              <w:color w:val="000000" w:themeColor="text1"/>
              <w:sz w:val="24"/>
            </w:rPr>
          </w:rPrChange>
        </w:rPr>
        <w:t>在服务器端的数据信息</w:t>
      </w:r>
      <w:r w:rsidR="00D91857" w:rsidRPr="00094C36">
        <w:rPr>
          <w:rFonts w:asciiTheme="minorEastAsia" w:hAnsiTheme="minorEastAsia" w:hint="eastAsia"/>
          <w:color w:val="000000" w:themeColor="text1"/>
          <w:sz w:val="24"/>
          <w:rPrChange w:id="5956" w:author="JY0225" w:date="2017-08-24T12:02:00Z">
            <w:rPr>
              <w:rFonts w:hint="eastAsia"/>
              <w:color w:val="000000" w:themeColor="text1"/>
              <w:sz w:val="24"/>
            </w:rPr>
          </w:rPrChange>
        </w:rPr>
        <w:t>，数据库的详细设计参见</w:t>
      </w:r>
      <w:r w:rsidR="00D91857" w:rsidRPr="00094C36">
        <w:rPr>
          <w:rFonts w:asciiTheme="minorEastAsia" w:hAnsiTheme="minorEastAsia" w:hint="eastAsia"/>
          <w:color w:val="000000" w:themeColor="text1"/>
          <w:sz w:val="24"/>
          <w:rPrChange w:id="5957" w:author="JY0225" w:date="2017-08-24T12:02:00Z">
            <w:rPr>
              <w:rFonts w:hint="eastAsia"/>
              <w:color w:val="000000" w:themeColor="text1"/>
              <w:sz w:val="24"/>
            </w:rPr>
          </w:rPrChange>
        </w:rPr>
        <w:t>4.4</w:t>
      </w:r>
      <w:r w:rsidR="00D91857" w:rsidRPr="00094C36">
        <w:rPr>
          <w:rFonts w:asciiTheme="minorEastAsia" w:hAnsiTheme="minorEastAsia" w:hint="eastAsia"/>
          <w:color w:val="000000" w:themeColor="text1"/>
          <w:sz w:val="24"/>
          <w:rPrChange w:id="5958" w:author="JY0225" w:date="2017-08-24T12:02:00Z">
            <w:rPr>
              <w:rFonts w:hint="eastAsia"/>
              <w:color w:val="000000" w:themeColor="text1"/>
              <w:sz w:val="24"/>
            </w:rPr>
          </w:rPrChange>
        </w:rPr>
        <w:t>数据库设计。</w:t>
      </w:r>
      <w:r w:rsidR="00153D2B" w:rsidRPr="00094C36">
        <w:rPr>
          <w:rFonts w:asciiTheme="minorEastAsia" w:hAnsiTheme="minorEastAsia" w:hint="eastAsia"/>
          <w:color w:val="000000" w:themeColor="text1"/>
          <w:sz w:val="24"/>
          <w:rPrChange w:id="5959" w:author="JY0225" w:date="2017-08-24T12:02:00Z">
            <w:rPr>
              <w:rFonts w:hint="eastAsia"/>
              <w:color w:val="000000" w:themeColor="text1"/>
              <w:sz w:val="24"/>
            </w:rPr>
          </w:rPrChange>
        </w:rPr>
        <w:t>表</w:t>
      </w:r>
      <w:r w:rsidR="00153D2B" w:rsidRPr="00094C36">
        <w:rPr>
          <w:rFonts w:asciiTheme="minorEastAsia" w:hAnsiTheme="minorEastAsia" w:hint="eastAsia"/>
          <w:color w:val="000000" w:themeColor="text1"/>
          <w:sz w:val="24"/>
          <w:rPrChange w:id="5960" w:author="JY0225" w:date="2017-08-24T12:02:00Z">
            <w:rPr>
              <w:rFonts w:hint="eastAsia"/>
              <w:color w:val="000000" w:themeColor="text1"/>
              <w:sz w:val="24"/>
            </w:rPr>
          </w:rPrChange>
        </w:rPr>
        <w:t>localCache</w:t>
      </w:r>
      <w:r w:rsidR="00153D2B" w:rsidRPr="00094C36">
        <w:rPr>
          <w:rFonts w:asciiTheme="minorEastAsia" w:hAnsiTheme="minorEastAsia" w:hint="eastAsia"/>
          <w:color w:val="000000" w:themeColor="text1"/>
          <w:sz w:val="24"/>
          <w:rPrChange w:id="5961" w:author="JY0225" w:date="2017-08-24T12:02:00Z">
            <w:rPr>
              <w:rFonts w:hint="eastAsia"/>
              <w:color w:val="000000" w:themeColor="text1"/>
              <w:sz w:val="24"/>
            </w:rPr>
          </w:rPrChange>
        </w:rPr>
        <w:t>用来保存保存在本地的缓存文件信息，用文件</w:t>
      </w:r>
      <w:r w:rsidR="00153D2B" w:rsidRPr="00094C36">
        <w:rPr>
          <w:rFonts w:asciiTheme="minorEastAsia" w:hAnsiTheme="minorEastAsia" w:hint="eastAsia"/>
          <w:color w:val="000000" w:themeColor="text1"/>
          <w:sz w:val="24"/>
          <w:rPrChange w:id="5962" w:author="JY0225" w:date="2017-08-24T12:02:00Z">
            <w:rPr>
              <w:rFonts w:hint="eastAsia"/>
              <w:color w:val="000000" w:themeColor="text1"/>
              <w:sz w:val="24"/>
            </w:rPr>
          </w:rPrChange>
        </w:rPr>
        <w:t>MD</w:t>
      </w:r>
      <w:r w:rsidR="00153D2B" w:rsidRPr="00094C36">
        <w:rPr>
          <w:rFonts w:asciiTheme="minorEastAsia" w:hAnsiTheme="minorEastAsia"/>
          <w:color w:val="000000" w:themeColor="text1"/>
          <w:sz w:val="24"/>
          <w:rPrChange w:id="5963" w:author="JY0225" w:date="2017-08-24T12:02:00Z">
            <w:rPr>
              <w:color w:val="000000" w:themeColor="text1"/>
              <w:sz w:val="24"/>
            </w:rPr>
          </w:rPrChange>
        </w:rPr>
        <w:t>5</w:t>
      </w:r>
      <w:r w:rsidR="00153D2B" w:rsidRPr="00094C36">
        <w:rPr>
          <w:rFonts w:asciiTheme="minorEastAsia" w:hAnsiTheme="minorEastAsia" w:hint="eastAsia"/>
          <w:color w:val="000000" w:themeColor="text1"/>
          <w:sz w:val="24"/>
          <w:rPrChange w:id="5964" w:author="JY0225" w:date="2017-08-24T12:02:00Z">
            <w:rPr>
              <w:rFonts w:hint="eastAsia"/>
              <w:color w:val="000000" w:themeColor="text1"/>
              <w:sz w:val="24"/>
            </w:rPr>
          </w:rPrChange>
        </w:rPr>
        <w:t>进行唯一标识；</w:t>
      </w:r>
      <w:r w:rsidR="00D0062E" w:rsidRPr="00094C36">
        <w:rPr>
          <w:rFonts w:asciiTheme="minorEastAsia" w:hAnsiTheme="minorEastAsia" w:hint="eastAsia"/>
          <w:color w:val="000000" w:themeColor="text1"/>
          <w:sz w:val="24"/>
          <w:rPrChange w:id="5965" w:author="JY0225" w:date="2017-08-24T12:02:00Z">
            <w:rPr>
              <w:rFonts w:hint="eastAsia"/>
              <w:color w:val="000000" w:themeColor="text1"/>
              <w:sz w:val="24"/>
            </w:rPr>
          </w:rPrChange>
        </w:rPr>
        <w:t>表</w:t>
      </w:r>
      <w:r w:rsidR="00D0062E" w:rsidRPr="00094C36">
        <w:rPr>
          <w:rFonts w:asciiTheme="minorEastAsia" w:hAnsiTheme="minorEastAsia" w:hint="eastAsia"/>
          <w:color w:val="000000" w:themeColor="text1"/>
          <w:sz w:val="24"/>
          <w:rPrChange w:id="5966" w:author="JY0225" w:date="2017-08-24T12:02:00Z">
            <w:rPr>
              <w:rFonts w:hint="eastAsia"/>
              <w:color w:val="000000" w:themeColor="text1"/>
              <w:sz w:val="24"/>
            </w:rPr>
          </w:rPrChange>
        </w:rPr>
        <w:t>serverCache</w:t>
      </w:r>
      <w:r w:rsidR="00D0062E" w:rsidRPr="00094C36">
        <w:rPr>
          <w:rFonts w:asciiTheme="minorEastAsia" w:hAnsiTheme="minorEastAsia" w:hint="eastAsia"/>
          <w:color w:val="000000" w:themeColor="text1"/>
          <w:sz w:val="24"/>
          <w:rPrChange w:id="5967" w:author="JY0225" w:date="2017-08-24T12:02:00Z">
            <w:rPr>
              <w:rFonts w:hint="eastAsia"/>
              <w:color w:val="000000" w:themeColor="text1"/>
              <w:sz w:val="24"/>
            </w:rPr>
          </w:rPrChange>
        </w:rPr>
        <w:t>用来保存</w:t>
      </w:r>
      <w:r w:rsidR="00476838" w:rsidRPr="00094C36">
        <w:rPr>
          <w:rFonts w:asciiTheme="minorEastAsia" w:hAnsiTheme="minorEastAsia" w:hint="eastAsia"/>
          <w:color w:val="000000" w:themeColor="text1"/>
          <w:sz w:val="24"/>
          <w:rPrChange w:id="5968" w:author="JY0225" w:date="2017-08-24T12:02:00Z">
            <w:rPr>
              <w:rFonts w:hint="eastAsia"/>
              <w:color w:val="000000" w:themeColor="text1"/>
              <w:sz w:val="24"/>
            </w:rPr>
          </w:rPrChange>
        </w:rPr>
        <w:t>备份</w:t>
      </w:r>
      <w:r w:rsidR="00D0062E" w:rsidRPr="00094C36">
        <w:rPr>
          <w:rFonts w:asciiTheme="minorEastAsia" w:hAnsiTheme="minorEastAsia" w:hint="eastAsia"/>
          <w:color w:val="000000" w:themeColor="text1"/>
          <w:sz w:val="24"/>
          <w:rPrChange w:id="5969" w:author="JY0225" w:date="2017-08-24T12:02:00Z">
            <w:rPr>
              <w:rFonts w:hint="eastAsia"/>
              <w:color w:val="000000" w:themeColor="text1"/>
              <w:sz w:val="24"/>
            </w:rPr>
          </w:rPrChange>
        </w:rPr>
        <w:t>在服务器端的数据信息。</w:t>
      </w:r>
      <w:r w:rsidR="004E5FD3" w:rsidRPr="00094C36">
        <w:rPr>
          <w:rFonts w:asciiTheme="minorEastAsia" w:hAnsiTheme="minorEastAsia" w:hint="eastAsia"/>
          <w:color w:val="000000" w:themeColor="text1"/>
          <w:sz w:val="24"/>
          <w:rPrChange w:id="5970" w:author="JY0225" w:date="2017-08-24T12:02:00Z">
            <w:rPr>
              <w:rFonts w:hint="eastAsia"/>
              <w:color w:val="000000" w:themeColor="text1"/>
              <w:sz w:val="24"/>
            </w:rPr>
          </w:rPrChange>
        </w:rPr>
        <w:t>由于服务器端不提供去重服务，因为</w:t>
      </w:r>
      <w:r w:rsidR="009111A4" w:rsidRPr="00094C36">
        <w:rPr>
          <w:rFonts w:asciiTheme="minorEastAsia" w:hAnsiTheme="minorEastAsia" w:hint="eastAsia"/>
          <w:color w:val="000000" w:themeColor="text1"/>
          <w:sz w:val="24"/>
          <w:rPrChange w:id="5971" w:author="JY0225" w:date="2017-08-24T12:02:00Z">
            <w:rPr>
              <w:rFonts w:hint="eastAsia"/>
              <w:color w:val="000000" w:themeColor="text1"/>
              <w:sz w:val="24"/>
            </w:rPr>
          </w:rPrChange>
        </w:rPr>
        <w:t>需要组合服务器提供的接口，以实现“秒传”功能</w:t>
      </w:r>
      <w:r w:rsidR="00236D66" w:rsidRPr="00094C36">
        <w:rPr>
          <w:rFonts w:asciiTheme="minorEastAsia" w:hAnsiTheme="minorEastAsia" w:hint="eastAsia"/>
          <w:color w:val="000000" w:themeColor="text1"/>
          <w:sz w:val="24"/>
          <w:rPrChange w:id="5972" w:author="JY0225" w:date="2017-08-24T12:02:00Z">
            <w:rPr>
              <w:rFonts w:hint="eastAsia"/>
              <w:color w:val="000000" w:themeColor="text1"/>
              <w:sz w:val="24"/>
            </w:rPr>
          </w:rPrChange>
        </w:rPr>
        <w:t>，通过获取文件属性的接口获取服务器端文件的</w:t>
      </w:r>
      <w:r w:rsidR="00236D66" w:rsidRPr="00094C36">
        <w:rPr>
          <w:rFonts w:asciiTheme="minorEastAsia" w:hAnsiTheme="minorEastAsia" w:hint="eastAsia"/>
          <w:color w:val="000000" w:themeColor="text1"/>
          <w:sz w:val="24"/>
          <w:rPrChange w:id="5973" w:author="JY0225" w:date="2017-08-24T12:02:00Z">
            <w:rPr>
              <w:rFonts w:hint="eastAsia"/>
              <w:color w:val="000000" w:themeColor="text1"/>
              <w:sz w:val="24"/>
            </w:rPr>
          </w:rPrChange>
        </w:rPr>
        <w:t>MD</w:t>
      </w:r>
      <w:r w:rsidR="00236D66" w:rsidRPr="00094C36">
        <w:rPr>
          <w:rFonts w:asciiTheme="minorEastAsia" w:hAnsiTheme="minorEastAsia"/>
          <w:color w:val="000000" w:themeColor="text1"/>
          <w:sz w:val="24"/>
          <w:rPrChange w:id="5974" w:author="JY0225" w:date="2017-08-24T12:02:00Z">
            <w:rPr>
              <w:color w:val="000000" w:themeColor="text1"/>
              <w:sz w:val="24"/>
            </w:rPr>
          </w:rPrChange>
        </w:rPr>
        <w:t>5</w:t>
      </w:r>
      <w:r w:rsidR="00236D66" w:rsidRPr="00094C36">
        <w:rPr>
          <w:rFonts w:asciiTheme="minorEastAsia" w:hAnsiTheme="minorEastAsia" w:hint="eastAsia"/>
          <w:color w:val="000000" w:themeColor="text1"/>
          <w:sz w:val="24"/>
          <w:rPrChange w:id="5975" w:author="JY0225" w:date="2017-08-24T12:02:00Z">
            <w:rPr>
              <w:rFonts w:hint="eastAsia"/>
              <w:color w:val="000000" w:themeColor="text1"/>
              <w:sz w:val="24"/>
            </w:rPr>
          </w:rPrChange>
        </w:rPr>
        <w:t>值，并通过该值与</w:t>
      </w:r>
      <w:r w:rsidR="00236D66" w:rsidRPr="00094C36">
        <w:rPr>
          <w:rFonts w:asciiTheme="minorEastAsia" w:hAnsiTheme="minorEastAsia" w:hint="eastAsia"/>
          <w:color w:val="000000" w:themeColor="text1"/>
          <w:sz w:val="24"/>
          <w:rPrChange w:id="5976" w:author="JY0225" w:date="2017-08-24T12:02:00Z">
            <w:rPr>
              <w:rFonts w:hint="eastAsia"/>
              <w:color w:val="000000" w:themeColor="text1"/>
              <w:sz w:val="24"/>
            </w:rPr>
          </w:rPrChange>
        </w:rPr>
        <w:t>serverCache</w:t>
      </w:r>
      <w:r w:rsidR="00236D66" w:rsidRPr="00094C36">
        <w:rPr>
          <w:rFonts w:asciiTheme="minorEastAsia" w:hAnsiTheme="minorEastAsia" w:hint="eastAsia"/>
          <w:color w:val="000000" w:themeColor="text1"/>
          <w:sz w:val="24"/>
          <w:rPrChange w:id="5977" w:author="JY0225" w:date="2017-08-24T12:02:00Z">
            <w:rPr>
              <w:rFonts w:hint="eastAsia"/>
              <w:color w:val="000000" w:themeColor="text1"/>
              <w:sz w:val="24"/>
            </w:rPr>
          </w:rPrChange>
        </w:rPr>
        <w:t>中</w:t>
      </w:r>
      <w:r w:rsidR="00236D66" w:rsidRPr="00094C36">
        <w:rPr>
          <w:rFonts w:asciiTheme="minorEastAsia" w:hAnsiTheme="minorEastAsia" w:hint="eastAsia"/>
          <w:color w:val="000000" w:themeColor="text1"/>
          <w:sz w:val="24"/>
          <w:rPrChange w:id="5978" w:author="JY0225" w:date="2017-08-24T12:02:00Z">
            <w:rPr>
              <w:rFonts w:hint="eastAsia"/>
              <w:color w:val="000000" w:themeColor="text1"/>
              <w:sz w:val="24"/>
            </w:rPr>
          </w:rPrChange>
        </w:rPr>
        <w:t>MD</w:t>
      </w:r>
      <w:r w:rsidR="00236D66" w:rsidRPr="00094C36">
        <w:rPr>
          <w:rFonts w:asciiTheme="minorEastAsia" w:hAnsiTheme="minorEastAsia"/>
          <w:color w:val="000000" w:themeColor="text1"/>
          <w:sz w:val="24"/>
          <w:rPrChange w:id="5979" w:author="JY0225" w:date="2017-08-24T12:02:00Z">
            <w:rPr>
              <w:color w:val="000000" w:themeColor="text1"/>
              <w:sz w:val="24"/>
            </w:rPr>
          </w:rPrChange>
        </w:rPr>
        <w:t>5</w:t>
      </w:r>
      <w:r w:rsidR="00236D66" w:rsidRPr="00094C36">
        <w:rPr>
          <w:rFonts w:asciiTheme="minorEastAsia" w:hAnsiTheme="minorEastAsia" w:hint="eastAsia"/>
          <w:color w:val="000000" w:themeColor="text1"/>
          <w:sz w:val="24"/>
          <w:rPrChange w:id="5980" w:author="JY0225" w:date="2017-08-24T12:02:00Z">
            <w:rPr>
              <w:rFonts w:hint="eastAsia"/>
              <w:color w:val="000000" w:themeColor="text1"/>
              <w:sz w:val="24"/>
            </w:rPr>
          </w:rPrChange>
        </w:rPr>
        <w:t>值进行匹配，若存在相同的</w:t>
      </w:r>
      <w:r w:rsidR="00236D66" w:rsidRPr="00094C36">
        <w:rPr>
          <w:rFonts w:asciiTheme="minorEastAsia" w:hAnsiTheme="minorEastAsia" w:hint="eastAsia"/>
          <w:color w:val="000000" w:themeColor="text1"/>
          <w:sz w:val="24"/>
          <w:rPrChange w:id="5981" w:author="JY0225" w:date="2017-08-24T12:02:00Z">
            <w:rPr>
              <w:rFonts w:hint="eastAsia"/>
              <w:color w:val="000000" w:themeColor="text1"/>
              <w:sz w:val="24"/>
            </w:rPr>
          </w:rPrChange>
        </w:rPr>
        <w:t>MD</w:t>
      </w:r>
      <w:r w:rsidR="00236D66" w:rsidRPr="00094C36">
        <w:rPr>
          <w:rFonts w:asciiTheme="minorEastAsia" w:hAnsiTheme="minorEastAsia"/>
          <w:color w:val="000000" w:themeColor="text1"/>
          <w:sz w:val="24"/>
          <w:rPrChange w:id="5982" w:author="JY0225" w:date="2017-08-24T12:02:00Z">
            <w:rPr>
              <w:color w:val="000000" w:themeColor="text1"/>
              <w:sz w:val="24"/>
            </w:rPr>
          </w:rPrChange>
        </w:rPr>
        <w:t>5</w:t>
      </w:r>
      <w:r w:rsidR="004E5FD3" w:rsidRPr="00094C36">
        <w:rPr>
          <w:rFonts w:asciiTheme="minorEastAsia" w:hAnsiTheme="minorEastAsia" w:hint="eastAsia"/>
          <w:color w:val="000000" w:themeColor="text1"/>
          <w:sz w:val="24"/>
          <w:rPrChange w:id="5983" w:author="JY0225" w:date="2017-08-24T12:02:00Z">
            <w:rPr>
              <w:rFonts w:hint="eastAsia"/>
              <w:color w:val="000000" w:themeColor="text1"/>
              <w:sz w:val="24"/>
            </w:rPr>
          </w:rPrChange>
        </w:rPr>
        <w:t>值，则说明服务器端存在该文件，此时，</w:t>
      </w:r>
      <w:r w:rsidR="00236D66" w:rsidRPr="00094C36">
        <w:rPr>
          <w:rFonts w:asciiTheme="minorEastAsia" w:hAnsiTheme="minorEastAsia" w:hint="eastAsia"/>
          <w:color w:val="000000" w:themeColor="text1"/>
          <w:sz w:val="24"/>
          <w:rPrChange w:id="5984" w:author="JY0225" w:date="2017-08-24T12:02:00Z">
            <w:rPr>
              <w:rFonts w:hint="eastAsia"/>
              <w:color w:val="000000" w:themeColor="text1"/>
              <w:sz w:val="24"/>
            </w:rPr>
          </w:rPrChange>
        </w:rPr>
        <w:t>调用服务器提供的复制文件接口，提升</w:t>
      </w:r>
      <w:r w:rsidR="00D62F64" w:rsidRPr="00094C36">
        <w:rPr>
          <w:rFonts w:asciiTheme="minorEastAsia" w:hAnsiTheme="minorEastAsia" w:hint="eastAsia"/>
          <w:color w:val="000000" w:themeColor="text1"/>
          <w:sz w:val="24"/>
          <w:rPrChange w:id="5985" w:author="JY0225" w:date="2017-08-24T12:02:00Z">
            <w:rPr>
              <w:rFonts w:hint="eastAsia"/>
              <w:color w:val="000000" w:themeColor="text1"/>
              <w:sz w:val="24"/>
            </w:rPr>
          </w:rPrChange>
        </w:rPr>
        <w:t>上传文件</w:t>
      </w:r>
      <w:r w:rsidR="00236D66" w:rsidRPr="00094C36">
        <w:rPr>
          <w:rFonts w:asciiTheme="minorEastAsia" w:hAnsiTheme="minorEastAsia" w:hint="eastAsia"/>
          <w:color w:val="000000" w:themeColor="text1"/>
          <w:sz w:val="24"/>
          <w:rPrChange w:id="5986" w:author="JY0225" w:date="2017-08-24T12:02:00Z">
            <w:rPr>
              <w:rFonts w:hint="eastAsia"/>
              <w:color w:val="000000" w:themeColor="text1"/>
              <w:sz w:val="24"/>
            </w:rPr>
          </w:rPrChange>
        </w:rPr>
        <w:t>的效率。</w:t>
      </w:r>
    </w:p>
    <w:p w14:paraId="0A5F1463" w14:textId="77777777" w:rsidR="0066403A" w:rsidRDefault="00AA1092" w:rsidP="000E5F49">
      <w:pPr>
        <w:pStyle w:val="31"/>
      </w:pPr>
      <w:bookmarkStart w:id="5987" w:name="_Toc491335268"/>
      <w:r>
        <w:t>5.2.5</w:t>
      </w:r>
      <w:r w:rsidR="003E75E4">
        <w:t xml:space="preserve"> LRU</w:t>
      </w:r>
      <w:r w:rsidR="003E75E4">
        <w:t>替换策略</w:t>
      </w:r>
      <w:bookmarkEnd w:id="5987"/>
    </w:p>
    <w:p w14:paraId="7C9DE078" w14:textId="2A1467DA" w:rsidR="00683933" w:rsidRPr="00094C36" w:rsidRDefault="00683933" w:rsidP="00DA6E5C">
      <w:pPr>
        <w:spacing w:line="400" w:lineRule="exact"/>
        <w:ind w:firstLine="420"/>
        <w:rPr>
          <w:rFonts w:asciiTheme="minorEastAsia" w:hAnsiTheme="minorEastAsia"/>
          <w:color w:val="000000" w:themeColor="text1"/>
          <w:sz w:val="24"/>
          <w:rPrChange w:id="5988" w:author="JY0225" w:date="2017-08-24T12:02:00Z">
            <w:rPr>
              <w:color w:val="000000" w:themeColor="text1"/>
              <w:sz w:val="24"/>
            </w:rPr>
          </w:rPrChange>
        </w:rPr>
      </w:pPr>
      <w:r w:rsidRPr="00094C36">
        <w:rPr>
          <w:rFonts w:asciiTheme="minorEastAsia" w:hAnsiTheme="minorEastAsia"/>
          <w:color w:val="000000" w:themeColor="text1"/>
          <w:sz w:val="24"/>
          <w:rPrChange w:id="5989" w:author="JY0225" w:date="2017-08-24T12:02:00Z">
            <w:rPr>
              <w:color w:val="000000" w:themeColor="text1"/>
              <w:sz w:val="24"/>
            </w:rPr>
          </w:rPrChange>
        </w:rPr>
        <w:t>LRU</w:t>
      </w:r>
      <w:r w:rsidRPr="00094C36">
        <w:rPr>
          <w:rFonts w:asciiTheme="minorEastAsia" w:hAnsiTheme="minorEastAsia"/>
          <w:color w:val="000000" w:themeColor="text1"/>
          <w:sz w:val="24"/>
          <w:rPrChange w:id="5990" w:author="JY0225" w:date="2017-08-24T12:02:00Z">
            <w:rPr>
              <w:color w:val="000000" w:themeColor="text1"/>
              <w:sz w:val="24"/>
            </w:rPr>
          </w:rPrChange>
        </w:rPr>
        <w:t>缓存利用了这样的一种思想。</w:t>
      </w:r>
      <w:r w:rsidRPr="00094C36">
        <w:rPr>
          <w:rFonts w:asciiTheme="minorEastAsia" w:hAnsiTheme="minorEastAsia"/>
          <w:color w:val="000000" w:themeColor="text1"/>
          <w:sz w:val="24"/>
          <w:rPrChange w:id="5991" w:author="JY0225" w:date="2017-08-24T12:02:00Z">
            <w:rPr>
              <w:color w:val="000000" w:themeColor="text1"/>
              <w:sz w:val="24"/>
            </w:rPr>
          </w:rPrChange>
        </w:rPr>
        <w:t>LRU</w:t>
      </w:r>
      <w:r w:rsidRPr="00094C36">
        <w:rPr>
          <w:rFonts w:asciiTheme="minorEastAsia" w:hAnsiTheme="minorEastAsia"/>
          <w:color w:val="000000" w:themeColor="text1"/>
          <w:sz w:val="24"/>
          <w:rPrChange w:id="5992" w:author="JY0225" w:date="2017-08-24T12:02:00Z">
            <w:rPr>
              <w:color w:val="000000" w:themeColor="text1"/>
              <w:sz w:val="24"/>
            </w:rPr>
          </w:rPrChange>
        </w:rPr>
        <w:t>是</w:t>
      </w:r>
      <w:r w:rsidRPr="00094C36">
        <w:rPr>
          <w:rFonts w:asciiTheme="minorEastAsia" w:hAnsiTheme="minorEastAsia"/>
          <w:color w:val="000000" w:themeColor="text1"/>
          <w:sz w:val="24"/>
          <w:rPrChange w:id="5993" w:author="JY0225" w:date="2017-08-24T12:02:00Z">
            <w:rPr>
              <w:color w:val="000000" w:themeColor="text1"/>
              <w:sz w:val="24"/>
            </w:rPr>
          </w:rPrChange>
        </w:rPr>
        <w:t xml:space="preserve">Least Recently Used </w:t>
      </w:r>
      <w:r w:rsidRPr="00094C36">
        <w:rPr>
          <w:rFonts w:asciiTheme="minorEastAsia" w:hAnsiTheme="minorEastAsia"/>
          <w:color w:val="000000" w:themeColor="text1"/>
          <w:sz w:val="24"/>
          <w:rPrChange w:id="5994" w:author="JY0225" w:date="2017-08-24T12:02:00Z">
            <w:rPr>
              <w:color w:val="000000" w:themeColor="text1"/>
              <w:sz w:val="24"/>
            </w:rPr>
          </w:rPrChange>
        </w:rPr>
        <w:t>的缩写，</w:t>
      </w:r>
      <w:r w:rsidR="007902B1" w:rsidRPr="00094C36">
        <w:rPr>
          <w:rFonts w:asciiTheme="minorEastAsia" w:hAnsiTheme="minorEastAsia" w:hint="eastAsia"/>
          <w:color w:val="000000" w:themeColor="text1"/>
          <w:sz w:val="24"/>
          <w:rPrChange w:id="5995" w:author="JY0225" w:date="2017-08-24T12:02:00Z">
            <w:rPr>
              <w:rFonts w:hint="eastAsia"/>
              <w:color w:val="000000" w:themeColor="text1"/>
              <w:sz w:val="24"/>
            </w:rPr>
          </w:rPrChange>
        </w:rPr>
        <w:t>即</w:t>
      </w:r>
      <w:r w:rsidRPr="00094C36">
        <w:rPr>
          <w:rFonts w:asciiTheme="minorEastAsia" w:hAnsiTheme="minorEastAsia"/>
          <w:color w:val="000000" w:themeColor="text1"/>
          <w:sz w:val="24"/>
          <w:rPrChange w:id="5996" w:author="JY0225" w:date="2017-08-24T12:02:00Z">
            <w:rPr>
              <w:color w:val="000000" w:themeColor="text1"/>
              <w:sz w:val="24"/>
            </w:rPr>
          </w:rPrChange>
        </w:rPr>
        <w:t>“</w:t>
      </w:r>
      <w:r w:rsidRPr="00094C36">
        <w:rPr>
          <w:rFonts w:asciiTheme="minorEastAsia" w:hAnsiTheme="minorEastAsia"/>
          <w:color w:val="000000" w:themeColor="text1"/>
          <w:sz w:val="24"/>
          <w:rPrChange w:id="5997" w:author="JY0225" w:date="2017-08-24T12:02:00Z">
            <w:rPr>
              <w:color w:val="000000" w:themeColor="text1"/>
              <w:sz w:val="24"/>
            </w:rPr>
          </w:rPrChange>
        </w:rPr>
        <w:t>最近最少使用</w:t>
      </w:r>
      <w:r w:rsidRPr="00094C36">
        <w:rPr>
          <w:rFonts w:asciiTheme="minorEastAsia" w:hAnsiTheme="minorEastAsia"/>
          <w:color w:val="000000" w:themeColor="text1"/>
          <w:sz w:val="24"/>
          <w:rPrChange w:id="5998" w:author="JY0225" w:date="2017-08-24T12:02:00Z">
            <w:rPr>
              <w:color w:val="000000" w:themeColor="text1"/>
              <w:sz w:val="24"/>
            </w:rPr>
          </w:rPrChange>
        </w:rPr>
        <w:t>”</w:t>
      </w:r>
      <w:r w:rsidRPr="00094C36">
        <w:rPr>
          <w:rFonts w:asciiTheme="minorEastAsia" w:hAnsiTheme="minorEastAsia"/>
          <w:color w:val="000000" w:themeColor="text1"/>
          <w:sz w:val="24"/>
          <w:rPrChange w:id="5999" w:author="JY0225" w:date="2017-08-24T12:02:00Z">
            <w:rPr>
              <w:color w:val="000000" w:themeColor="text1"/>
              <w:sz w:val="24"/>
            </w:rPr>
          </w:rPrChange>
        </w:rPr>
        <w:t>，也就是说，</w:t>
      </w:r>
      <w:r w:rsidRPr="00094C36">
        <w:rPr>
          <w:rFonts w:asciiTheme="minorEastAsia" w:hAnsiTheme="minorEastAsia"/>
          <w:color w:val="000000" w:themeColor="text1"/>
          <w:sz w:val="24"/>
          <w:rPrChange w:id="6000" w:author="JY0225" w:date="2017-08-24T12:02:00Z">
            <w:rPr>
              <w:color w:val="000000" w:themeColor="text1"/>
              <w:sz w:val="24"/>
            </w:rPr>
          </w:rPrChange>
        </w:rPr>
        <w:t>LRU</w:t>
      </w:r>
      <w:r w:rsidRPr="00094C36">
        <w:rPr>
          <w:rFonts w:asciiTheme="minorEastAsia" w:hAnsiTheme="minorEastAsia"/>
          <w:color w:val="000000" w:themeColor="text1"/>
          <w:sz w:val="24"/>
          <w:rPrChange w:id="6001" w:author="JY0225" w:date="2017-08-24T12:02:00Z">
            <w:rPr>
              <w:color w:val="000000" w:themeColor="text1"/>
              <w:sz w:val="24"/>
            </w:rPr>
          </w:rPrChange>
        </w:rPr>
        <w:t>缓存把最近最少使用的数据移除，</w:t>
      </w:r>
      <w:r w:rsidR="00E43560" w:rsidRPr="00094C36">
        <w:rPr>
          <w:rFonts w:asciiTheme="minorEastAsia" w:hAnsiTheme="minorEastAsia"/>
          <w:color w:val="000000" w:themeColor="text1"/>
          <w:sz w:val="24"/>
          <w:rPrChange w:id="6002" w:author="JY0225" w:date="2017-08-24T12:02:00Z">
            <w:rPr>
              <w:color w:val="000000" w:themeColor="text1"/>
              <w:sz w:val="24"/>
            </w:rPr>
          </w:rPrChange>
        </w:rPr>
        <w:t>让给最新读取的数据。而往往最常读取的，也是读取次数最多的，所以</w:t>
      </w:r>
      <w:r w:rsidRPr="00094C36">
        <w:rPr>
          <w:rFonts w:asciiTheme="minorEastAsia" w:hAnsiTheme="minorEastAsia"/>
          <w:color w:val="000000" w:themeColor="text1"/>
          <w:sz w:val="24"/>
          <w:rPrChange w:id="6003" w:author="JY0225" w:date="2017-08-24T12:02:00Z">
            <w:rPr>
              <w:color w:val="000000" w:themeColor="text1"/>
              <w:sz w:val="24"/>
            </w:rPr>
          </w:rPrChange>
        </w:rPr>
        <w:t>利用</w:t>
      </w:r>
      <w:r w:rsidRPr="00094C36">
        <w:rPr>
          <w:rFonts w:asciiTheme="minorEastAsia" w:hAnsiTheme="minorEastAsia"/>
          <w:color w:val="000000" w:themeColor="text1"/>
          <w:sz w:val="24"/>
          <w:rPrChange w:id="6004" w:author="JY0225" w:date="2017-08-24T12:02:00Z">
            <w:rPr>
              <w:color w:val="000000" w:themeColor="text1"/>
              <w:sz w:val="24"/>
            </w:rPr>
          </w:rPrChange>
        </w:rPr>
        <w:t>LRU</w:t>
      </w:r>
      <w:r w:rsidR="00E43560" w:rsidRPr="00094C36">
        <w:rPr>
          <w:rFonts w:asciiTheme="minorEastAsia" w:hAnsiTheme="minorEastAsia"/>
          <w:color w:val="000000" w:themeColor="text1"/>
          <w:sz w:val="24"/>
          <w:rPrChange w:id="6005" w:author="JY0225" w:date="2017-08-24T12:02:00Z">
            <w:rPr>
              <w:color w:val="000000" w:themeColor="text1"/>
              <w:sz w:val="24"/>
            </w:rPr>
          </w:rPrChange>
        </w:rPr>
        <w:t>缓存</w:t>
      </w:r>
      <w:r w:rsidR="00E43560" w:rsidRPr="00094C36">
        <w:rPr>
          <w:rFonts w:asciiTheme="minorEastAsia" w:hAnsiTheme="minorEastAsia" w:hint="eastAsia"/>
          <w:color w:val="000000" w:themeColor="text1"/>
          <w:sz w:val="24"/>
          <w:rPrChange w:id="6006" w:author="JY0225" w:date="2017-08-24T12:02:00Z">
            <w:rPr>
              <w:rFonts w:hint="eastAsia"/>
              <w:color w:val="000000" w:themeColor="text1"/>
              <w:sz w:val="24"/>
            </w:rPr>
          </w:rPrChange>
        </w:rPr>
        <w:t>策略</w:t>
      </w:r>
      <w:r w:rsidR="00575727" w:rsidRPr="00094C36">
        <w:rPr>
          <w:rFonts w:asciiTheme="minorEastAsia" w:hAnsiTheme="minorEastAsia"/>
          <w:color w:val="000000" w:themeColor="text1"/>
          <w:sz w:val="24"/>
          <w:rPrChange w:id="6007" w:author="JY0225" w:date="2017-08-24T12:02:00Z">
            <w:rPr>
              <w:color w:val="000000" w:themeColor="text1"/>
              <w:sz w:val="24"/>
            </w:rPr>
          </w:rPrChange>
        </w:rPr>
        <w:t>能够提</w:t>
      </w:r>
      <w:r w:rsidR="00575727" w:rsidRPr="00094C36">
        <w:rPr>
          <w:rFonts w:asciiTheme="minorEastAsia" w:hAnsiTheme="minorEastAsia" w:hint="eastAsia"/>
          <w:color w:val="000000" w:themeColor="text1"/>
          <w:sz w:val="24"/>
          <w:rPrChange w:id="6008" w:author="JY0225" w:date="2017-08-24T12:02:00Z">
            <w:rPr>
              <w:rFonts w:hint="eastAsia"/>
              <w:color w:val="000000" w:themeColor="text1"/>
              <w:sz w:val="24"/>
            </w:rPr>
          </w:rPrChange>
        </w:rPr>
        <w:t>保证本地缓存文件的时效性</w:t>
      </w:r>
      <w:r w:rsidR="00080222" w:rsidRPr="00094C36">
        <w:rPr>
          <w:rFonts w:asciiTheme="minorEastAsia" w:hAnsiTheme="minorEastAsia" w:hint="eastAsia"/>
          <w:color w:val="000000" w:themeColor="text1"/>
          <w:sz w:val="24"/>
          <w:rPrChange w:id="6009" w:author="JY0225" w:date="2017-08-24T12:02:00Z">
            <w:rPr>
              <w:rFonts w:hint="eastAsia"/>
              <w:color w:val="000000" w:themeColor="text1"/>
              <w:sz w:val="24"/>
            </w:rPr>
          </w:rPrChange>
        </w:rPr>
        <w:t>。</w:t>
      </w:r>
    </w:p>
    <w:p w14:paraId="4FB958E0" w14:textId="2C764528" w:rsidR="0092719B" w:rsidRPr="00094C36" w:rsidRDefault="0092719B" w:rsidP="00DA6E5C">
      <w:pPr>
        <w:spacing w:line="400" w:lineRule="exact"/>
        <w:ind w:firstLine="420"/>
        <w:rPr>
          <w:rFonts w:asciiTheme="minorEastAsia" w:hAnsiTheme="minorEastAsia"/>
          <w:color w:val="000000" w:themeColor="text1"/>
          <w:sz w:val="24"/>
          <w:rPrChange w:id="6010" w:author="JY0225" w:date="2017-08-24T12:02:00Z">
            <w:rPr>
              <w:color w:val="000000" w:themeColor="text1"/>
              <w:sz w:val="24"/>
            </w:rPr>
          </w:rPrChange>
        </w:rPr>
      </w:pPr>
      <w:r w:rsidRPr="00094C36">
        <w:rPr>
          <w:rFonts w:asciiTheme="minorEastAsia" w:hAnsiTheme="minorEastAsia" w:hint="eastAsia"/>
          <w:color w:val="000000" w:themeColor="text1"/>
          <w:sz w:val="24"/>
          <w:rPrChange w:id="6011" w:author="JY0225" w:date="2017-08-24T12:02:00Z">
            <w:rPr>
              <w:rFonts w:hint="eastAsia"/>
              <w:color w:val="000000" w:themeColor="text1"/>
              <w:sz w:val="24"/>
            </w:rPr>
          </w:rPrChange>
        </w:rPr>
        <w:t>要实现</w:t>
      </w:r>
      <w:r w:rsidRPr="00094C36">
        <w:rPr>
          <w:rFonts w:asciiTheme="minorEastAsia" w:hAnsiTheme="minorEastAsia" w:hint="eastAsia"/>
          <w:color w:val="000000" w:themeColor="text1"/>
          <w:sz w:val="24"/>
          <w:rPrChange w:id="6012" w:author="JY0225" w:date="2017-08-24T12:02:00Z">
            <w:rPr>
              <w:rFonts w:hint="eastAsia"/>
              <w:color w:val="000000" w:themeColor="text1"/>
              <w:sz w:val="24"/>
            </w:rPr>
          </w:rPrChange>
        </w:rPr>
        <w:t>LRU</w:t>
      </w:r>
      <w:r w:rsidR="008675FB" w:rsidRPr="00094C36">
        <w:rPr>
          <w:rFonts w:asciiTheme="minorEastAsia" w:hAnsiTheme="minorEastAsia" w:hint="eastAsia"/>
          <w:color w:val="000000" w:themeColor="text1"/>
          <w:sz w:val="24"/>
          <w:rPrChange w:id="6013" w:author="JY0225" w:date="2017-08-24T12:02:00Z">
            <w:rPr>
              <w:rFonts w:hint="eastAsia"/>
              <w:color w:val="000000" w:themeColor="text1"/>
              <w:sz w:val="24"/>
            </w:rPr>
          </w:rPrChange>
        </w:rPr>
        <w:t>缓存，</w:t>
      </w:r>
      <w:r w:rsidRPr="00094C36">
        <w:rPr>
          <w:rFonts w:asciiTheme="minorEastAsia" w:hAnsiTheme="minorEastAsia" w:hint="eastAsia"/>
          <w:color w:val="000000" w:themeColor="text1"/>
          <w:sz w:val="24"/>
          <w:rPrChange w:id="6014" w:author="JY0225" w:date="2017-08-24T12:02:00Z">
            <w:rPr>
              <w:rFonts w:hint="eastAsia"/>
              <w:color w:val="000000" w:themeColor="text1"/>
              <w:sz w:val="24"/>
            </w:rPr>
          </w:rPrChange>
        </w:rPr>
        <w:t>需要用一个数据库记录每个文件的使用频率，</w:t>
      </w:r>
      <w:r w:rsidR="00141160" w:rsidRPr="00094C36">
        <w:rPr>
          <w:rFonts w:asciiTheme="minorEastAsia" w:hAnsiTheme="minorEastAsia" w:hint="eastAsia"/>
          <w:color w:val="000000" w:themeColor="text1"/>
          <w:sz w:val="24"/>
          <w:rPrChange w:id="6015" w:author="JY0225" w:date="2017-08-24T12:02:00Z">
            <w:rPr>
              <w:rFonts w:hint="eastAsia"/>
              <w:color w:val="000000" w:themeColor="text1"/>
              <w:sz w:val="24"/>
            </w:rPr>
          </w:rPrChange>
        </w:rPr>
        <w:t>每当用户上传或者下载一个文件时，将会更新数据中关于该文件使用次数的字段</w:t>
      </w:r>
      <w:r w:rsidR="00AB031C" w:rsidRPr="00094C36">
        <w:rPr>
          <w:rFonts w:asciiTheme="minorEastAsia" w:hAnsiTheme="minorEastAsia" w:hint="eastAsia"/>
          <w:color w:val="000000" w:themeColor="text1"/>
          <w:sz w:val="24"/>
          <w:rPrChange w:id="6016" w:author="JY0225" w:date="2017-08-24T12:02:00Z">
            <w:rPr>
              <w:rFonts w:hint="eastAsia"/>
              <w:color w:val="000000" w:themeColor="text1"/>
              <w:sz w:val="24"/>
            </w:rPr>
          </w:rPrChange>
        </w:rPr>
        <w:t>，自动加一</w:t>
      </w:r>
      <w:r w:rsidR="00FF372F" w:rsidRPr="00094C36">
        <w:rPr>
          <w:rFonts w:asciiTheme="minorEastAsia" w:hAnsiTheme="minorEastAsia" w:hint="eastAsia"/>
          <w:color w:val="000000" w:themeColor="text1"/>
          <w:sz w:val="24"/>
          <w:rPrChange w:id="6017" w:author="JY0225" w:date="2017-08-24T12:02:00Z">
            <w:rPr>
              <w:rFonts w:hint="eastAsia"/>
              <w:color w:val="000000" w:themeColor="text1"/>
              <w:sz w:val="24"/>
            </w:rPr>
          </w:rPrChange>
        </w:rPr>
        <w:t>。</w:t>
      </w:r>
      <w:r w:rsidR="00864A9B" w:rsidRPr="00094C36">
        <w:rPr>
          <w:rFonts w:asciiTheme="minorEastAsia" w:hAnsiTheme="minorEastAsia" w:hint="eastAsia"/>
          <w:color w:val="000000" w:themeColor="text1"/>
          <w:sz w:val="24"/>
          <w:rPrChange w:id="6018" w:author="JY0225" w:date="2017-08-24T12:02:00Z">
            <w:rPr>
              <w:rFonts w:hint="eastAsia"/>
              <w:color w:val="000000" w:themeColor="text1"/>
              <w:sz w:val="24"/>
            </w:rPr>
          </w:rPrChange>
        </w:rPr>
        <w:t>当本地缓存达到</w:t>
      </w:r>
      <w:r w:rsidR="00476838" w:rsidRPr="00094C36">
        <w:rPr>
          <w:rFonts w:asciiTheme="minorEastAsia" w:hAnsiTheme="minorEastAsia" w:hint="eastAsia"/>
          <w:color w:val="000000" w:themeColor="text1"/>
          <w:sz w:val="24"/>
          <w:rPrChange w:id="6019" w:author="JY0225" w:date="2017-08-24T12:02:00Z">
            <w:rPr>
              <w:rFonts w:hint="eastAsia"/>
              <w:color w:val="000000" w:themeColor="text1"/>
              <w:sz w:val="24"/>
            </w:rPr>
          </w:rPrChange>
        </w:rPr>
        <w:t>备份</w:t>
      </w:r>
      <w:r w:rsidR="00864A9B" w:rsidRPr="00094C36">
        <w:rPr>
          <w:rFonts w:asciiTheme="minorEastAsia" w:hAnsiTheme="minorEastAsia" w:hint="eastAsia"/>
          <w:color w:val="000000" w:themeColor="text1"/>
          <w:sz w:val="24"/>
          <w:rPrChange w:id="6020" w:author="JY0225" w:date="2017-08-24T12:02:00Z">
            <w:rPr>
              <w:rFonts w:hint="eastAsia"/>
              <w:color w:val="000000" w:themeColor="text1"/>
              <w:sz w:val="24"/>
            </w:rPr>
          </w:rPrChange>
        </w:rPr>
        <w:t>空间的上限时，</w:t>
      </w:r>
      <w:r w:rsidR="002D5ABB" w:rsidRPr="00094C36">
        <w:rPr>
          <w:rFonts w:asciiTheme="minorEastAsia" w:hAnsiTheme="minorEastAsia" w:hint="eastAsia"/>
          <w:color w:val="000000" w:themeColor="text1"/>
          <w:sz w:val="24"/>
          <w:rPrChange w:id="6021" w:author="JY0225" w:date="2017-08-24T12:02:00Z">
            <w:rPr>
              <w:rFonts w:hint="eastAsia"/>
              <w:color w:val="000000" w:themeColor="text1"/>
              <w:sz w:val="24"/>
            </w:rPr>
          </w:rPrChange>
        </w:rPr>
        <w:t>LRU</w:t>
      </w:r>
      <w:r w:rsidR="002D5ABB" w:rsidRPr="00094C36">
        <w:rPr>
          <w:rFonts w:asciiTheme="minorEastAsia" w:hAnsiTheme="minorEastAsia" w:hint="eastAsia"/>
          <w:color w:val="000000" w:themeColor="text1"/>
          <w:sz w:val="24"/>
          <w:rPrChange w:id="6022" w:author="JY0225" w:date="2017-08-24T12:02:00Z">
            <w:rPr>
              <w:rFonts w:hint="eastAsia"/>
              <w:color w:val="000000" w:themeColor="text1"/>
              <w:sz w:val="24"/>
            </w:rPr>
          </w:rPrChange>
        </w:rPr>
        <w:t>缓存策略</w:t>
      </w:r>
      <w:r w:rsidR="007A5675" w:rsidRPr="00094C36">
        <w:rPr>
          <w:rFonts w:asciiTheme="minorEastAsia" w:hAnsiTheme="minorEastAsia" w:hint="eastAsia"/>
          <w:color w:val="000000" w:themeColor="text1"/>
          <w:sz w:val="24"/>
          <w:rPrChange w:id="6023" w:author="JY0225" w:date="2017-08-24T12:02:00Z">
            <w:rPr>
              <w:rFonts w:hint="eastAsia"/>
              <w:color w:val="000000" w:themeColor="text1"/>
              <w:sz w:val="24"/>
            </w:rPr>
          </w:rPrChange>
        </w:rPr>
        <w:t>会将使用次数最少的文件替换掉，</w:t>
      </w:r>
      <w:r w:rsidR="00702A76" w:rsidRPr="00094C36">
        <w:rPr>
          <w:rFonts w:asciiTheme="minorEastAsia" w:hAnsiTheme="minorEastAsia" w:hint="eastAsia"/>
          <w:color w:val="000000" w:themeColor="text1"/>
          <w:sz w:val="24"/>
          <w:rPrChange w:id="6024" w:author="JY0225" w:date="2017-08-24T12:02:00Z">
            <w:rPr>
              <w:rFonts w:hint="eastAsia"/>
              <w:color w:val="000000" w:themeColor="text1"/>
              <w:sz w:val="24"/>
            </w:rPr>
          </w:rPrChange>
        </w:rPr>
        <w:t>如果同时存在两个使用次数相同的文件，那么</w:t>
      </w:r>
      <w:r w:rsidR="00B6265E" w:rsidRPr="00094C36">
        <w:rPr>
          <w:rFonts w:asciiTheme="minorEastAsia" w:hAnsiTheme="minorEastAsia" w:hint="eastAsia"/>
          <w:color w:val="000000" w:themeColor="text1"/>
          <w:sz w:val="24"/>
          <w:rPrChange w:id="6025" w:author="JY0225" w:date="2017-08-24T12:02:00Z">
            <w:rPr>
              <w:rFonts w:hint="eastAsia"/>
              <w:color w:val="000000" w:themeColor="text1"/>
              <w:sz w:val="24"/>
            </w:rPr>
          </w:rPrChange>
        </w:rPr>
        <w:t>会根据最近使用的时间来判断替换哪个文件。</w:t>
      </w:r>
      <w:r w:rsidR="00FC7C26" w:rsidRPr="00094C36">
        <w:rPr>
          <w:rFonts w:asciiTheme="minorEastAsia" w:hAnsiTheme="minorEastAsia" w:hint="eastAsia"/>
          <w:color w:val="000000" w:themeColor="text1"/>
          <w:sz w:val="24"/>
          <w:rPrChange w:id="6026" w:author="JY0225" w:date="2017-08-24T12:02:00Z">
            <w:rPr>
              <w:rFonts w:hint="eastAsia"/>
              <w:color w:val="000000" w:themeColor="text1"/>
              <w:sz w:val="24"/>
            </w:rPr>
          </w:rPrChange>
        </w:rPr>
        <w:t>LRU</w:t>
      </w:r>
      <w:r w:rsidR="00FC7C26" w:rsidRPr="00094C36">
        <w:rPr>
          <w:rFonts w:asciiTheme="minorEastAsia" w:hAnsiTheme="minorEastAsia" w:hint="eastAsia"/>
          <w:color w:val="000000" w:themeColor="text1"/>
          <w:sz w:val="24"/>
          <w:rPrChange w:id="6027" w:author="JY0225" w:date="2017-08-24T12:02:00Z">
            <w:rPr>
              <w:rFonts w:hint="eastAsia"/>
              <w:color w:val="000000" w:themeColor="text1"/>
              <w:sz w:val="24"/>
            </w:rPr>
          </w:rPrChange>
        </w:rPr>
        <w:t>替换策略的核心代码如下：</w:t>
      </w:r>
    </w:p>
    <w:tbl>
      <w:tblPr>
        <w:tblStyle w:val="ae"/>
        <w:tblW w:w="0" w:type="auto"/>
        <w:tblInd w:w="445" w:type="dxa"/>
        <w:tblLook w:val="04A0" w:firstRow="1" w:lastRow="0" w:firstColumn="1" w:lastColumn="0" w:noHBand="0" w:noVBand="1"/>
      </w:tblPr>
      <w:tblGrid>
        <w:gridCol w:w="7851"/>
      </w:tblGrid>
      <w:tr w:rsidR="0041483B" w:rsidRPr="00B87EE1" w14:paraId="35CEC982" w14:textId="77777777" w:rsidTr="00471485">
        <w:tc>
          <w:tcPr>
            <w:tcW w:w="7851" w:type="dxa"/>
          </w:tcPr>
          <w:p w14:paraId="149357D4" w14:textId="77777777" w:rsidR="0041483B" w:rsidRDefault="0041483B" w:rsidP="0041483B">
            <w:pPr>
              <w:pStyle w:val="a7"/>
              <w:spacing w:line="400" w:lineRule="exact"/>
              <w:jc w:val="both"/>
              <w:rPr>
                <w:rFonts w:eastAsiaTheme="minorEastAsia"/>
              </w:rPr>
            </w:pPr>
            <w:r>
              <w:rPr>
                <w:rFonts w:eastAsiaTheme="minorEastAsia"/>
              </w:rPr>
              <w:t>//</w:t>
            </w:r>
            <w:r w:rsidR="00710600">
              <w:rPr>
                <w:rFonts w:eastAsiaTheme="minorEastAsia" w:hint="eastAsia"/>
              </w:rPr>
              <w:t>计算当前缓存文件的总大小</w:t>
            </w:r>
          </w:p>
          <w:p w14:paraId="739D1A4F" w14:textId="77777777" w:rsidR="00E04AEE" w:rsidRDefault="00710600" w:rsidP="00710600">
            <w:pPr>
              <w:pStyle w:val="a7"/>
              <w:spacing w:line="400" w:lineRule="exact"/>
              <w:rPr>
                <w:rFonts w:eastAsiaTheme="minorEastAsia"/>
              </w:rPr>
            </w:pPr>
            <w:r w:rsidRPr="00710600">
              <w:rPr>
                <w:rFonts w:eastAsiaTheme="minorEastAsia"/>
              </w:rPr>
              <w:t>for fsize in file_size_r</w:t>
            </w:r>
            <w:r w:rsidR="00E04AEE">
              <w:rPr>
                <w:rFonts w:eastAsiaTheme="minorEastAsia"/>
              </w:rPr>
              <w:t>esult:</w:t>
            </w:r>
          </w:p>
          <w:p w14:paraId="6D072EAD" w14:textId="77777777" w:rsidR="00710600" w:rsidRPr="00710600" w:rsidRDefault="00710600" w:rsidP="00E04AEE">
            <w:pPr>
              <w:pStyle w:val="a7"/>
              <w:spacing w:line="400" w:lineRule="exact"/>
              <w:ind w:firstLineChars="200" w:firstLine="520"/>
              <w:rPr>
                <w:rFonts w:eastAsiaTheme="minorEastAsia"/>
              </w:rPr>
            </w:pPr>
            <w:r w:rsidRPr="00710600">
              <w:rPr>
                <w:rFonts w:eastAsiaTheme="minorEastAsia"/>
              </w:rPr>
              <w:t>cache_size += fsize[0]</w:t>
            </w:r>
          </w:p>
          <w:p w14:paraId="479684EE" w14:textId="77777777" w:rsidR="00710600" w:rsidRDefault="00710600" w:rsidP="00710600">
            <w:pPr>
              <w:pStyle w:val="a7"/>
              <w:spacing w:line="400" w:lineRule="exact"/>
              <w:rPr>
                <w:rFonts w:eastAsiaTheme="minorEastAsia"/>
              </w:rPr>
            </w:pPr>
            <w:r w:rsidRPr="00710600">
              <w:rPr>
                <w:rFonts w:eastAsiaTheme="minorEastAsia"/>
              </w:rPr>
              <w:t>cache_size += os.path.getsize(path)</w:t>
            </w:r>
          </w:p>
          <w:p w14:paraId="74766F75" w14:textId="77777777" w:rsidR="00F46FC2" w:rsidRPr="00710600" w:rsidRDefault="00F46FC2" w:rsidP="00710600">
            <w:pPr>
              <w:pStyle w:val="a7"/>
              <w:spacing w:line="400" w:lineRule="exact"/>
              <w:rPr>
                <w:rFonts w:eastAsiaTheme="minorEastAsia"/>
              </w:rPr>
            </w:pPr>
            <w:r>
              <w:rPr>
                <w:rFonts w:eastAsiaTheme="minorEastAsia"/>
              </w:rPr>
              <w:t>//</w:t>
            </w:r>
            <w:r>
              <w:rPr>
                <w:rFonts w:eastAsiaTheme="minorEastAsia" w:hint="eastAsia"/>
              </w:rPr>
              <w:t>如果超过缓存空间的最大容量，</w:t>
            </w:r>
            <w:r w:rsidR="00527D81">
              <w:rPr>
                <w:rFonts w:eastAsiaTheme="minorEastAsia" w:hint="eastAsia"/>
              </w:rPr>
              <w:t>执行</w:t>
            </w:r>
            <w:r w:rsidR="00527D81">
              <w:rPr>
                <w:rFonts w:eastAsiaTheme="minorEastAsia" w:hint="eastAsia"/>
              </w:rPr>
              <w:t>LRU</w:t>
            </w:r>
            <w:r w:rsidR="00527D81">
              <w:rPr>
                <w:rFonts w:eastAsiaTheme="minorEastAsia" w:hint="eastAsia"/>
              </w:rPr>
              <w:t>替换策略</w:t>
            </w:r>
          </w:p>
          <w:p w14:paraId="7E9EC2E7" w14:textId="77777777" w:rsidR="00710600" w:rsidRPr="00710600" w:rsidRDefault="00710600" w:rsidP="00710600">
            <w:pPr>
              <w:pStyle w:val="a7"/>
              <w:spacing w:line="400" w:lineRule="exact"/>
              <w:rPr>
                <w:rFonts w:eastAsiaTheme="minorEastAsia"/>
              </w:rPr>
            </w:pPr>
            <w:r w:rsidRPr="00710600">
              <w:rPr>
                <w:rFonts w:eastAsiaTheme="minorEastAsia"/>
              </w:rPr>
              <w:t>if(cache_size &gt; __CACHESIZE__):</w:t>
            </w:r>
          </w:p>
          <w:p w14:paraId="2BA80B3C" w14:textId="77777777" w:rsidR="00710600" w:rsidRPr="008E59F2" w:rsidRDefault="00710600" w:rsidP="00E211FD">
            <w:pPr>
              <w:pStyle w:val="a7"/>
              <w:spacing w:line="400" w:lineRule="exact"/>
              <w:ind w:firstLineChars="200" w:firstLine="520"/>
              <w:jc w:val="both"/>
              <w:rPr>
                <w:rFonts w:eastAsiaTheme="minorEastAsia"/>
              </w:rPr>
            </w:pPr>
            <w:r w:rsidRPr="00710600">
              <w:rPr>
                <w:rFonts w:eastAsiaTheme="minorEastAsia"/>
              </w:rPr>
              <w:t>self.doLRU(rq, cx, path, MD5)</w:t>
            </w:r>
          </w:p>
          <w:p w14:paraId="68C3C540" w14:textId="77777777" w:rsidR="0041483B" w:rsidRDefault="0049662D" w:rsidP="00BC5FF9">
            <w:pPr>
              <w:pStyle w:val="a7"/>
              <w:spacing w:line="400" w:lineRule="exact"/>
              <w:jc w:val="both"/>
              <w:rPr>
                <w:rFonts w:eastAsiaTheme="minorEastAsia"/>
              </w:rPr>
            </w:pPr>
            <w:r>
              <w:rPr>
                <w:rFonts w:eastAsiaTheme="minorEastAsia" w:hint="eastAsia"/>
              </w:rPr>
              <w:t>//</w:t>
            </w:r>
            <w:r w:rsidR="002876F5">
              <w:rPr>
                <w:rFonts w:eastAsiaTheme="minorEastAsia" w:hint="eastAsia"/>
              </w:rPr>
              <w:t>获取使用次数最少的文件</w:t>
            </w:r>
          </w:p>
          <w:p w14:paraId="39731AE4" w14:textId="77777777" w:rsidR="002876F5" w:rsidRDefault="00D72861" w:rsidP="00BC5FF9">
            <w:pPr>
              <w:pStyle w:val="a7"/>
              <w:spacing w:line="400" w:lineRule="exact"/>
              <w:jc w:val="both"/>
              <w:rPr>
                <w:rFonts w:eastAsiaTheme="minorEastAsia"/>
              </w:rPr>
            </w:pPr>
            <w:r w:rsidRPr="00D72861">
              <w:rPr>
                <w:rFonts w:eastAsiaTheme="minorEastAsia"/>
              </w:rPr>
              <w:t>fcache_result = cx.execute("select * from fileCache where use_time &lt;= %d"%use_time + " order by use_time, modified_time;")</w:t>
            </w:r>
          </w:p>
          <w:p w14:paraId="0FDB7339" w14:textId="77777777" w:rsidR="00645D28" w:rsidRDefault="00D35FBB" w:rsidP="00BC5FF9">
            <w:pPr>
              <w:pStyle w:val="a7"/>
              <w:spacing w:line="400" w:lineRule="exact"/>
              <w:jc w:val="both"/>
              <w:rPr>
                <w:rFonts w:eastAsiaTheme="minorEastAsia"/>
              </w:rPr>
            </w:pPr>
            <w:r>
              <w:rPr>
                <w:rFonts w:eastAsiaTheme="minorEastAsia"/>
              </w:rPr>
              <w:t>//</w:t>
            </w:r>
            <w:r w:rsidR="00007196">
              <w:rPr>
                <w:rFonts w:eastAsiaTheme="minorEastAsia" w:hint="eastAsia"/>
              </w:rPr>
              <w:t>删除使用次数最少的文件</w:t>
            </w:r>
          </w:p>
          <w:p w14:paraId="70E015BD" w14:textId="77777777" w:rsidR="0097484F" w:rsidRPr="0097484F" w:rsidRDefault="0097484F" w:rsidP="0097484F">
            <w:pPr>
              <w:pStyle w:val="a7"/>
              <w:spacing w:line="400" w:lineRule="exact"/>
              <w:rPr>
                <w:rFonts w:eastAsiaTheme="minorEastAsia"/>
              </w:rPr>
            </w:pPr>
            <w:r w:rsidRPr="0097484F">
              <w:rPr>
                <w:rFonts w:eastAsiaTheme="minorEastAsia"/>
              </w:rPr>
              <w:lastRenderedPageBreak/>
              <w:t>cx.execute("delete from fileCache where MD5 = '" + fcache[3] + "';")</w:t>
            </w:r>
          </w:p>
          <w:p w14:paraId="5FAEF12A" w14:textId="77777777" w:rsidR="00007196" w:rsidRDefault="0097484F" w:rsidP="0097484F">
            <w:pPr>
              <w:pStyle w:val="a7"/>
              <w:spacing w:line="400" w:lineRule="exact"/>
              <w:jc w:val="both"/>
              <w:rPr>
                <w:rFonts w:eastAsiaTheme="minorEastAsia"/>
              </w:rPr>
            </w:pPr>
            <w:r w:rsidRPr="0097484F">
              <w:rPr>
                <w:rFonts w:eastAsiaTheme="minorEastAsia"/>
              </w:rPr>
              <w:t>os.remove(sys.path[0] + "/mwcache/cache/" + fcache[1])</w:t>
            </w:r>
          </w:p>
          <w:p w14:paraId="5566BBB0" w14:textId="77777777" w:rsidR="006A7114" w:rsidRDefault="00A23EFF" w:rsidP="0097484F">
            <w:pPr>
              <w:pStyle w:val="a7"/>
              <w:spacing w:line="400" w:lineRule="exact"/>
              <w:jc w:val="both"/>
              <w:rPr>
                <w:rFonts w:eastAsiaTheme="minorEastAsia"/>
              </w:rPr>
            </w:pPr>
            <w:r>
              <w:rPr>
                <w:rFonts w:eastAsiaTheme="minorEastAsia" w:hint="eastAsia"/>
              </w:rPr>
              <w:t>//</w:t>
            </w:r>
            <w:r>
              <w:rPr>
                <w:rFonts w:eastAsiaTheme="minorEastAsia" w:hint="eastAsia"/>
              </w:rPr>
              <w:t>将当前文件拷贝至缓存文件夹</w:t>
            </w:r>
          </w:p>
          <w:p w14:paraId="613B2A33" w14:textId="77777777" w:rsidR="00A23EFF" w:rsidRPr="008E59F2" w:rsidRDefault="00A23EFF" w:rsidP="0097484F">
            <w:pPr>
              <w:pStyle w:val="a7"/>
              <w:spacing w:line="400" w:lineRule="exact"/>
              <w:jc w:val="both"/>
              <w:rPr>
                <w:rFonts w:eastAsiaTheme="minorEastAsia"/>
              </w:rPr>
            </w:pPr>
            <w:r w:rsidRPr="00A23EFF">
              <w:rPr>
                <w:rFonts w:eastAsiaTheme="minorEastAsia"/>
              </w:rPr>
              <w:t>shutil.copy(path, sys.path[0] + "/mwcache/cache/" + file_name)</w:t>
            </w:r>
          </w:p>
        </w:tc>
      </w:tr>
    </w:tbl>
    <w:p w14:paraId="0C4E8528" w14:textId="77777777" w:rsidR="00AF0CA2" w:rsidDel="00AF0CA2" w:rsidRDefault="00AF0CA2" w:rsidP="00AF0CA2">
      <w:pPr>
        <w:pStyle w:val="31"/>
        <w:rPr>
          <w:del w:id="6028" w:author="微软用户" w:date="2017-08-19T21:40:00Z"/>
          <w:moveTo w:id="6029" w:author="微软用户" w:date="2017-08-19T21:40:00Z"/>
        </w:rPr>
      </w:pPr>
      <w:bookmarkStart w:id="6030" w:name="_Toc491335269"/>
      <w:moveToRangeStart w:id="6031" w:author="微软用户" w:date="2017-08-19T21:40:00Z" w:name="move490942165"/>
      <w:moveTo w:id="6032" w:author="微软用户" w:date="2017-08-19T21:40:00Z">
        <w:r>
          <w:lastRenderedPageBreak/>
          <w:t>5.2.6 Firefox</w:t>
        </w:r>
        <w:r>
          <w:t>扩展</w:t>
        </w:r>
        <w:bookmarkEnd w:id="6030"/>
      </w:moveTo>
    </w:p>
    <w:moveToRangeEnd w:id="6031"/>
    <w:p w14:paraId="5915580B" w14:textId="77777777" w:rsidR="000E5613" w:rsidRPr="00A23EFF" w:rsidRDefault="000E5613">
      <w:pPr>
        <w:pStyle w:val="31"/>
        <w:pPrChange w:id="6033" w:author="微软用户" w:date="2017-08-19T21:40:00Z">
          <w:pPr>
            <w:spacing w:line="400" w:lineRule="exact"/>
          </w:pPr>
        </w:pPrChange>
      </w:pPr>
    </w:p>
    <w:p w14:paraId="22DF7357" w14:textId="6F491EBE" w:rsidR="003D75FE" w:rsidRPr="00094C36" w:rsidDel="00AF0CA2" w:rsidRDefault="008160D7">
      <w:pPr>
        <w:pStyle w:val="31"/>
        <w:rPr>
          <w:moveFrom w:id="6034" w:author="微软用户" w:date="2017-08-19T21:40:00Z"/>
          <w:rFonts w:asciiTheme="minorEastAsia" w:hAnsiTheme="minorEastAsia"/>
          <w:sz w:val="24"/>
          <w:szCs w:val="24"/>
          <w:rPrChange w:id="6035" w:author="JY0225" w:date="2017-08-24T12:02:00Z">
            <w:rPr>
              <w:moveFrom w:id="6036" w:author="微软用户" w:date="2017-08-19T21:40:00Z"/>
            </w:rPr>
          </w:rPrChange>
        </w:rPr>
      </w:pPr>
      <w:moveFromRangeStart w:id="6037" w:author="微软用户" w:date="2017-08-19T21:40:00Z" w:name="move490942165"/>
      <w:moveFrom w:id="6038" w:author="微软用户" w:date="2017-08-19T21:40:00Z">
        <w:r w:rsidRPr="00094C36" w:rsidDel="00AF0CA2">
          <w:rPr>
            <w:rFonts w:asciiTheme="minorEastAsia" w:hAnsiTheme="minorEastAsia"/>
            <w:sz w:val="24"/>
            <w:szCs w:val="24"/>
            <w:rPrChange w:id="6039" w:author="JY0225" w:date="2017-08-24T12:02:00Z">
              <w:rPr/>
            </w:rPrChange>
          </w:rPr>
          <w:t>5.2.6</w:t>
        </w:r>
        <w:r w:rsidR="003D75FE" w:rsidRPr="00094C36" w:rsidDel="00AF0CA2">
          <w:rPr>
            <w:rFonts w:asciiTheme="minorEastAsia" w:hAnsiTheme="minorEastAsia"/>
            <w:sz w:val="24"/>
            <w:szCs w:val="24"/>
            <w:rPrChange w:id="6040" w:author="JY0225" w:date="2017-08-24T12:02:00Z">
              <w:rPr/>
            </w:rPrChange>
          </w:rPr>
          <w:t xml:space="preserve"> Firefox</w:t>
        </w:r>
        <w:r w:rsidR="002E5718" w:rsidRPr="00094C36" w:rsidDel="00AF0CA2">
          <w:rPr>
            <w:rFonts w:asciiTheme="minorEastAsia" w:hAnsiTheme="minorEastAsia"/>
            <w:sz w:val="24"/>
            <w:szCs w:val="24"/>
            <w:rPrChange w:id="6041" w:author="JY0225" w:date="2017-08-24T12:02:00Z">
              <w:rPr/>
            </w:rPrChange>
          </w:rPr>
          <w:t>扩展</w:t>
        </w:r>
      </w:moveFrom>
    </w:p>
    <w:moveFromRangeEnd w:id="6037"/>
    <w:p w14:paraId="7158A62C" w14:textId="7975FEAB" w:rsidR="00566056" w:rsidRPr="00094C36" w:rsidRDefault="0048420B" w:rsidP="00205EDA">
      <w:pPr>
        <w:spacing w:line="400" w:lineRule="exact"/>
        <w:rPr>
          <w:rFonts w:asciiTheme="minorEastAsia" w:hAnsiTheme="minorEastAsia"/>
          <w:color w:val="000000" w:themeColor="text1"/>
          <w:sz w:val="24"/>
          <w:szCs w:val="24"/>
          <w:rPrChange w:id="6042" w:author="JY0225" w:date="2017-08-24T12:02:00Z">
            <w:rPr>
              <w:color w:val="000000" w:themeColor="text1"/>
              <w:sz w:val="24"/>
            </w:rPr>
          </w:rPrChange>
        </w:rPr>
      </w:pPr>
      <w:r w:rsidRPr="00094C36">
        <w:rPr>
          <w:rFonts w:asciiTheme="minorEastAsia" w:hAnsiTheme="minorEastAsia"/>
          <w:sz w:val="24"/>
          <w:szCs w:val="24"/>
          <w:rPrChange w:id="6043" w:author="JY0225" w:date="2017-08-24T12:02:00Z">
            <w:rPr/>
          </w:rPrChange>
        </w:rPr>
        <w:tab/>
      </w:r>
      <w:r w:rsidR="00205EDA" w:rsidRPr="00094C36">
        <w:rPr>
          <w:rFonts w:asciiTheme="minorEastAsia" w:hAnsiTheme="minorEastAsia" w:hint="eastAsia"/>
          <w:color w:val="000000" w:themeColor="text1"/>
          <w:sz w:val="24"/>
          <w:szCs w:val="24"/>
          <w:rPrChange w:id="6044" w:author="JY0225" w:date="2017-08-24T12:02:00Z">
            <w:rPr>
              <w:rFonts w:hint="eastAsia"/>
              <w:color w:val="000000" w:themeColor="text1"/>
              <w:sz w:val="24"/>
            </w:rPr>
          </w:rPrChange>
        </w:rPr>
        <w:t>浏览器</w:t>
      </w:r>
      <w:r w:rsidR="002E5718" w:rsidRPr="00094C36">
        <w:rPr>
          <w:rFonts w:asciiTheme="minorEastAsia" w:hAnsiTheme="minorEastAsia" w:hint="eastAsia"/>
          <w:color w:val="000000" w:themeColor="text1"/>
          <w:sz w:val="24"/>
          <w:szCs w:val="24"/>
          <w:rPrChange w:id="6045" w:author="JY0225" w:date="2017-08-24T12:02:00Z">
            <w:rPr>
              <w:rFonts w:hint="eastAsia"/>
              <w:color w:val="000000" w:themeColor="text1"/>
              <w:sz w:val="24"/>
            </w:rPr>
          </w:rPrChange>
        </w:rPr>
        <w:t>扩展</w:t>
      </w:r>
      <w:r w:rsidR="00205EDA" w:rsidRPr="00094C36">
        <w:rPr>
          <w:rFonts w:asciiTheme="minorEastAsia" w:hAnsiTheme="minorEastAsia" w:hint="eastAsia"/>
          <w:color w:val="000000" w:themeColor="text1"/>
          <w:sz w:val="24"/>
          <w:szCs w:val="24"/>
          <w:rPrChange w:id="6046" w:author="JY0225" w:date="2017-08-24T12:02:00Z">
            <w:rPr>
              <w:rFonts w:hint="eastAsia"/>
              <w:color w:val="000000" w:themeColor="text1"/>
              <w:sz w:val="24"/>
            </w:rPr>
          </w:rPrChange>
        </w:rPr>
        <w:t>是一种用来</w:t>
      </w:r>
      <w:r w:rsidR="00566056" w:rsidRPr="00094C36">
        <w:rPr>
          <w:rFonts w:asciiTheme="minorEastAsia" w:hAnsiTheme="minorEastAsia" w:hint="eastAsia"/>
          <w:color w:val="000000" w:themeColor="text1"/>
          <w:sz w:val="24"/>
          <w:szCs w:val="24"/>
          <w:rPrChange w:id="6047" w:author="JY0225" w:date="2017-08-24T12:02:00Z">
            <w:rPr>
              <w:rFonts w:hint="eastAsia"/>
              <w:color w:val="000000" w:themeColor="text1"/>
              <w:sz w:val="24"/>
            </w:rPr>
          </w:rPrChange>
        </w:rPr>
        <w:t>修改</w:t>
      </w:r>
      <w:r w:rsidR="00566056" w:rsidRPr="00094C36">
        <w:rPr>
          <w:rFonts w:asciiTheme="minorEastAsia" w:hAnsiTheme="minorEastAsia" w:hint="eastAsia"/>
          <w:color w:val="000000" w:themeColor="text1"/>
          <w:sz w:val="24"/>
          <w:szCs w:val="24"/>
          <w:rPrChange w:id="6048" w:author="JY0225" w:date="2017-08-24T12:02:00Z">
            <w:rPr>
              <w:rFonts w:hint="eastAsia"/>
              <w:color w:val="000000" w:themeColor="text1"/>
              <w:sz w:val="24"/>
            </w:rPr>
          </w:rPrChange>
        </w:rPr>
        <w:t>web</w:t>
      </w:r>
      <w:r w:rsidR="00A62FA3" w:rsidRPr="00094C36">
        <w:rPr>
          <w:rFonts w:asciiTheme="minorEastAsia" w:hAnsiTheme="minorEastAsia" w:hint="eastAsia"/>
          <w:color w:val="000000" w:themeColor="text1"/>
          <w:sz w:val="24"/>
          <w:szCs w:val="24"/>
          <w:rPrChange w:id="6049" w:author="JY0225" w:date="2017-08-24T12:02:00Z">
            <w:rPr>
              <w:rFonts w:hint="eastAsia"/>
              <w:color w:val="000000" w:themeColor="text1"/>
              <w:sz w:val="24"/>
            </w:rPr>
          </w:rPrChange>
        </w:rPr>
        <w:t>浏览器</w:t>
      </w:r>
      <w:r w:rsidR="00205EDA" w:rsidRPr="00094C36">
        <w:rPr>
          <w:rFonts w:asciiTheme="minorEastAsia" w:hAnsiTheme="minorEastAsia" w:hint="eastAsia"/>
          <w:color w:val="000000" w:themeColor="text1"/>
          <w:sz w:val="24"/>
          <w:szCs w:val="24"/>
          <w:rPrChange w:id="6050" w:author="JY0225" w:date="2017-08-24T12:02:00Z">
            <w:rPr>
              <w:rFonts w:hint="eastAsia"/>
              <w:color w:val="000000" w:themeColor="text1"/>
              <w:sz w:val="24"/>
            </w:rPr>
          </w:rPrChange>
        </w:rPr>
        <w:t>功能的工具</w:t>
      </w:r>
      <w:r w:rsidR="00566056" w:rsidRPr="00094C36">
        <w:rPr>
          <w:rFonts w:asciiTheme="minorEastAsia" w:hAnsiTheme="minorEastAsia" w:hint="eastAsia"/>
          <w:color w:val="000000" w:themeColor="text1"/>
          <w:sz w:val="24"/>
          <w:szCs w:val="24"/>
          <w:rPrChange w:id="6051" w:author="JY0225" w:date="2017-08-24T12:02:00Z">
            <w:rPr>
              <w:rFonts w:hint="eastAsia"/>
              <w:color w:val="000000" w:themeColor="text1"/>
              <w:sz w:val="24"/>
            </w:rPr>
          </w:rPrChange>
        </w:rPr>
        <w:t>。它们使用</w:t>
      </w:r>
      <w:r w:rsidR="00217C16" w:rsidRPr="00094C36">
        <w:rPr>
          <w:rFonts w:asciiTheme="minorEastAsia" w:hAnsiTheme="minorEastAsia" w:hint="eastAsia"/>
          <w:color w:val="000000" w:themeColor="text1"/>
          <w:sz w:val="24"/>
          <w:szCs w:val="24"/>
          <w:rPrChange w:id="6052" w:author="JY0225" w:date="2017-08-24T12:02:00Z">
            <w:rPr>
              <w:rFonts w:hint="eastAsia"/>
              <w:color w:val="000000" w:themeColor="text1"/>
              <w:sz w:val="24"/>
            </w:rPr>
          </w:rPrChange>
        </w:rPr>
        <w:t>JavaScript</w:t>
      </w:r>
      <w:r w:rsidR="00217C16" w:rsidRPr="00094C36">
        <w:rPr>
          <w:rFonts w:asciiTheme="minorEastAsia" w:hAnsiTheme="minorEastAsia" w:hint="eastAsia"/>
          <w:color w:val="000000" w:themeColor="text1"/>
          <w:sz w:val="24"/>
          <w:szCs w:val="24"/>
          <w:rPrChange w:id="6053" w:author="JY0225" w:date="2017-08-24T12:02:00Z">
            <w:rPr>
              <w:rFonts w:hint="eastAsia"/>
              <w:color w:val="000000" w:themeColor="text1"/>
              <w:sz w:val="24"/>
            </w:rPr>
          </w:rPrChange>
        </w:rPr>
        <w:t>、</w:t>
      </w:r>
      <w:r w:rsidR="00217C16" w:rsidRPr="00094C36">
        <w:rPr>
          <w:rFonts w:asciiTheme="minorEastAsia" w:hAnsiTheme="minorEastAsia" w:hint="eastAsia"/>
          <w:color w:val="000000" w:themeColor="text1"/>
          <w:sz w:val="24"/>
          <w:szCs w:val="24"/>
          <w:rPrChange w:id="6054" w:author="JY0225" w:date="2017-08-24T12:02:00Z">
            <w:rPr>
              <w:rFonts w:hint="eastAsia"/>
              <w:color w:val="000000" w:themeColor="text1"/>
              <w:sz w:val="24"/>
            </w:rPr>
          </w:rPrChange>
        </w:rPr>
        <w:t>Html</w:t>
      </w:r>
      <w:r w:rsidR="00217C16" w:rsidRPr="00094C36">
        <w:rPr>
          <w:rFonts w:asciiTheme="minorEastAsia" w:hAnsiTheme="minorEastAsia" w:hint="eastAsia"/>
          <w:color w:val="000000" w:themeColor="text1"/>
          <w:sz w:val="24"/>
          <w:szCs w:val="24"/>
          <w:rPrChange w:id="6055" w:author="JY0225" w:date="2017-08-24T12:02:00Z">
            <w:rPr>
              <w:rFonts w:hint="eastAsia"/>
              <w:color w:val="000000" w:themeColor="text1"/>
              <w:sz w:val="24"/>
            </w:rPr>
          </w:rPrChange>
        </w:rPr>
        <w:t>、</w:t>
      </w:r>
      <w:r w:rsidR="00217C16" w:rsidRPr="00094C36">
        <w:rPr>
          <w:rFonts w:asciiTheme="minorEastAsia" w:hAnsiTheme="minorEastAsia" w:hint="eastAsia"/>
          <w:color w:val="000000" w:themeColor="text1"/>
          <w:sz w:val="24"/>
          <w:szCs w:val="24"/>
          <w:rPrChange w:id="6056" w:author="JY0225" w:date="2017-08-24T12:02:00Z">
            <w:rPr>
              <w:rFonts w:hint="eastAsia"/>
              <w:color w:val="000000" w:themeColor="text1"/>
              <w:sz w:val="24"/>
            </w:rPr>
          </w:rPrChange>
        </w:rPr>
        <w:t>CSS</w:t>
      </w:r>
      <w:r w:rsidR="00217C16" w:rsidRPr="00094C36">
        <w:rPr>
          <w:rFonts w:asciiTheme="minorEastAsia" w:hAnsiTheme="minorEastAsia" w:hint="eastAsia"/>
          <w:color w:val="000000" w:themeColor="text1"/>
          <w:sz w:val="24"/>
          <w:szCs w:val="24"/>
          <w:rPrChange w:id="6057" w:author="JY0225" w:date="2017-08-24T12:02:00Z">
            <w:rPr>
              <w:rFonts w:hint="eastAsia"/>
              <w:color w:val="000000" w:themeColor="text1"/>
              <w:sz w:val="24"/>
            </w:rPr>
          </w:rPrChange>
        </w:rPr>
        <w:t>等</w:t>
      </w:r>
      <w:r w:rsidR="00566056" w:rsidRPr="00094C36">
        <w:rPr>
          <w:rFonts w:asciiTheme="minorEastAsia" w:hAnsiTheme="minorEastAsia" w:hint="eastAsia"/>
          <w:color w:val="000000" w:themeColor="text1"/>
          <w:sz w:val="24"/>
          <w:szCs w:val="24"/>
          <w:rPrChange w:id="6058" w:author="JY0225" w:date="2017-08-24T12:02:00Z">
            <w:rPr>
              <w:rFonts w:hint="eastAsia"/>
              <w:color w:val="000000" w:themeColor="text1"/>
              <w:sz w:val="24"/>
            </w:rPr>
          </w:rPrChange>
        </w:rPr>
        <w:t>标准的</w:t>
      </w:r>
      <w:r w:rsidR="00566056" w:rsidRPr="00094C36">
        <w:rPr>
          <w:rFonts w:asciiTheme="minorEastAsia" w:hAnsiTheme="minorEastAsia" w:hint="eastAsia"/>
          <w:color w:val="000000" w:themeColor="text1"/>
          <w:sz w:val="24"/>
          <w:szCs w:val="24"/>
          <w:rPrChange w:id="6059" w:author="JY0225" w:date="2017-08-24T12:02:00Z">
            <w:rPr>
              <w:rFonts w:hint="eastAsia"/>
              <w:color w:val="000000" w:themeColor="text1"/>
              <w:sz w:val="24"/>
            </w:rPr>
          </w:rPrChange>
        </w:rPr>
        <w:t>web</w:t>
      </w:r>
      <w:r w:rsidR="00566056" w:rsidRPr="00094C36">
        <w:rPr>
          <w:rFonts w:asciiTheme="minorEastAsia" w:hAnsiTheme="minorEastAsia" w:hint="eastAsia"/>
          <w:color w:val="000000" w:themeColor="text1"/>
          <w:sz w:val="24"/>
          <w:szCs w:val="24"/>
          <w:rPrChange w:id="6060" w:author="JY0225" w:date="2017-08-24T12:02:00Z">
            <w:rPr>
              <w:rFonts w:hint="eastAsia"/>
              <w:color w:val="000000" w:themeColor="text1"/>
              <w:sz w:val="24"/>
            </w:rPr>
          </w:rPrChange>
        </w:rPr>
        <w:t>技术</w:t>
      </w:r>
      <w:r w:rsidR="0056330B" w:rsidRPr="00094C36">
        <w:rPr>
          <w:rFonts w:asciiTheme="minorEastAsia" w:hAnsiTheme="minorEastAsia" w:hint="eastAsia"/>
          <w:color w:val="000000" w:themeColor="text1"/>
          <w:sz w:val="24"/>
          <w:szCs w:val="24"/>
          <w:rPrChange w:id="6061" w:author="JY0225" w:date="2017-08-24T12:02:00Z">
            <w:rPr>
              <w:rFonts w:hint="eastAsia"/>
              <w:color w:val="000000" w:themeColor="text1"/>
              <w:sz w:val="24"/>
            </w:rPr>
          </w:rPrChange>
        </w:rPr>
        <w:t>，再加上一些专用的</w:t>
      </w:r>
      <w:r w:rsidR="0056330B" w:rsidRPr="00094C36">
        <w:rPr>
          <w:rFonts w:asciiTheme="minorEastAsia" w:hAnsiTheme="minorEastAsia" w:hint="eastAsia"/>
          <w:color w:val="000000" w:themeColor="text1"/>
          <w:sz w:val="24"/>
          <w:szCs w:val="24"/>
          <w:rPrChange w:id="6062" w:author="JY0225" w:date="2017-08-24T12:02:00Z">
            <w:rPr>
              <w:rFonts w:hint="eastAsia"/>
              <w:color w:val="000000" w:themeColor="text1"/>
              <w:sz w:val="24"/>
            </w:rPr>
          </w:rPrChange>
        </w:rPr>
        <w:t>javascrip API</w:t>
      </w:r>
      <w:r w:rsidR="00651ABF" w:rsidRPr="00094C36">
        <w:rPr>
          <w:rFonts w:asciiTheme="minorEastAsia" w:hAnsiTheme="minorEastAsia" w:hint="eastAsia"/>
          <w:color w:val="000000" w:themeColor="text1"/>
          <w:sz w:val="24"/>
          <w:szCs w:val="24"/>
          <w:rPrChange w:id="6063" w:author="JY0225" w:date="2017-08-24T12:02:00Z">
            <w:rPr>
              <w:rFonts w:hint="eastAsia"/>
              <w:color w:val="000000" w:themeColor="text1"/>
              <w:sz w:val="24"/>
            </w:rPr>
          </w:rPrChange>
        </w:rPr>
        <w:t>进行编写</w:t>
      </w:r>
      <w:r w:rsidR="00566056" w:rsidRPr="00094C36">
        <w:rPr>
          <w:rFonts w:asciiTheme="minorEastAsia" w:hAnsiTheme="minorEastAsia" w:hint="eastAsia"/>
          <w:color w:val="000000" w:themeColor="text1"/>
          <w:sz w:val="24"/>
          <w:szCs w:val="24"/>
          <w:rPrChange w:id="6064" w:author="JY0225" w:date="2017-08-24T12:02:00Z">
            <w:rPr>
              <w:rFonts w:hint="eastAsia"/>
              <w:color w:val="000000" w:themeColor="text1"/>
              <w:sz w:val="24"/>
            </w:rPr>
          </w:rPrChange>
        </w:rPr>
        <w:t>。</w:t>
      </w:r>
      <w:r w:rsidR="00983C5D" w:rsidRPr="00094C36">
        <w:rPr>
          <w:rFonts w:asciiTheme="minorEastAsia" w:hAnsiTheme="minorEastAsia" w:hint="eastAsia"/>
          <w:color w:val="000000" w:themeColor="text1"/>
          <w:sz w:val="24"/>
          <w:szCs w:val="24"/>
          <w:rPrChange w:id="6065" w:author="JY0225" w:date="2017-08-24T12:02:00Z">
            <w:rPr>
              <w:rFonts w:hint="eastAsia"/>
              <w:color w:val="000000" w:themeColor="text1"/>
              <w:sz w:val="24"/>
            </w:rPr>
          </w:rPrChange>
        </w:rPr>
        <w:t>火狐扩展</w:t>
      </w:r>
      <w:r w:rsidR="00983C5D" w:rsidRPr="00094C36">
        <w:rPr>
          <w:rFonts w:asciiTheme="minorEastAsia" w:hAnsiTheme="minorEastAsia" w:hint="eastAsia"/>
          <w:color w:val="000000" w:themeColor="text1"/>
          <w:sz w:val="24"/>
          <w:szCs w:val="24"/>
          <w:rPrChange w:id="6066" w:author="JY0225" w:date="2017-08-24T12:02:00Z">
            <w:rPr>
              <w:rFonts w:hint="eastAsia"/>
              <w:color w:val="000000" w:themeColor="text1"/>
              <w:sz w:val="24"/>
            </w:rPr>
          </w:rPrChange>
        </w:rPr>
        <w:t>(Extensions for Firefox)</w:t>
      </w:r>
      <w:r w:rsidR="00983C5D" w:rsidRPr="00094C36">
        <w:rPr>
          <w:rFonts w:asciiTheme="minorEastAsia" w:hAnsiTheme="minorEastAsia" w:hint="eastAsia"/>
          <w:color w:val="000000" w:themeColor="text1"/>
          <w:sz w:val="24"/>
          <w:szCs w:val="24"/>
          <w:rPrChange w:id="6067" w:author="JY0225" w:date="2017-08-24T12:02:00Z">
            <w:rPr>
              <w:rFonts w:hint="eastAsia"/>
              <w:color w:val="000000" w:themeColor="text1"/>
              <w:sz w:val="24"/>
            </w:rPr>
          </w:rPrChange>
        </w:rPr>
        <w:t>由</w:t>
      </w:r>
      <w:r w:rsidR="00983C5D" w:rsidRPr="00094C36">
        <w:rPr>
          <w:rFonts w:asciiTheme="minorEastAsia" w:hAnsiTheme="minorEastAsia" w:hint="eastAsia"/>
          <w:color w:val="000000" w:themeColor="text1"/>
          <w:sz w:val="24"/>
          <w:szCs w:val="24"/>
          <w:rPrChange w:id="6068" w:author="JY0225" w:date="2017-08-24T12:02:00Z">
            <w:rPr>
              <w:rFonts w:hint="eastAsia"/>
              <w:color w:val="000000" w:themeColor="text1"/>
              <w:sz w:val="24"/>
            </w:rPr>
          </w:rPrChange>
        </w:rPr>
        <w:t>WebExtensions API</w:t>
      </w:r>
      <w:r w:rsidR="00983C5D" w:rsidRPr="00094C36">
        <w:rPr>
          <w:rFonts w:asciiTheme="minorEastAsia" w:hAnsiTheme="minorEastAsia" w:hint="eastAsia"/>
          <w:color w:val="000000" w:themeColor="text1"/>
          <w:sz w:val="24"/>
          <w:szCs w:val="24"/>
          <w:rPrChange w:id="6069" w:author="JY0225" w:date="2017-08-24T12:02:00Z">
            <w:rPr>
              <w:rFonts w:hint="eastAsia"/>
              <w:color w:val="000000" w:themeColor="text1"/>
              <w:sz w:val="24"/>
            </w:rPr>
          </w:rPrChange>
        </w:rPr>
        <w:t>构建而成。</w:t>
      </w:r>
      <w:r w:rsidR="00983C5D" w:rsidRPr="00094C36">
        <w:rPr>
          <w:rFonts w:asciiTheme="minorEastAsia" w:hAnsiTheme="minorEastAsia" w:hint="eastAsia"/>
          <w:color w:val="000000" w:themeColor="text1"/>
          <w:sz w:val="24"/>
          <w:szCs w:val="24"/>
          <w:rPrChange w:id="6070" w:author="JY0225" w:date="2017-08-24T12:02:00Z">
            <w:rPr>
              <w:rFonts w:hint="eastAsia"/>
              <w:color w:val="000000" w:themeColor="text1"/>
              <w:sz w:val="24"/>
            </w:rPr>
          </w:rPrChange>
        </w:rPr>
        <w:t xml:space="preserve"> </w:t>
      </w:r>
      <w:r w:rsidR="00983C5D" w:rsidRPr="00094C36">
        <w:rPr>
          <w:rFonts w:asciiTheme="minorEastAsia" w:hAnsiTheme="minorEastAsia" w:hint="eastAsia"/>
          <w:color w:val="000000" w:themeColor="text1"/>
          <w:sz w:val="24"/>
          <w:szCs w:val="24"/>
          <w:rPrChange w:id="6071" w:author="JY0225" w:date="2017-08-24T12:02:00Z">
            <w:rPr>
              <w:rFonts w:hint="eastAsia"/>
              <w:color w:val="000000" w:themeColor="text1"/>
              <w:sz w:val="24"/>
            </w:rPr>
          </w:rPrChange>
        </w:rPr>
        <w:t>在很大程度上，与谷歌浏览器</w:t>
      </w:r>
      <w:r w:rsidR="00983C5D" w:rsidRPr="00094C36">
        <w:rPr>
          <w:rFonts w:asciiTheme="minorEastAsia" w:hAnsiTheme="minorEastAsia" w:hint="eastAsia"/>
          <w:color w:val="000000" w:themeColor="text1"/>
          <w:sz w:val="24"/>
          <w:szCs w:val="24"/>
          <w:rPrChange w:id="6072" w:author="JY0225" w:date="2017-08-24T12:02:00Z">
            <w:rPr>
              <w:rFonts w:hint="eastAsia"/>
              <w:color w:val="000000" w:themeColor="text1"/>
              <w:sz w:val="24"/>
            </w:rPr>
          </w:rPrChange>
        </w:rPr>
        <w:t>Chrome</w:t>
      </w:r>
      <w:r w:rsidR="00983C5D" w:rsidRPr="00094C36">
        <w:rPr>
          <w:rFonts w:asciiTheme="minorEastAsia" w:hAnsiTheme="minorEastAsia" w:hint="eastAsia"/>
          <w:color w:val="000000" w:themeColor="text1"/>
          <w:sz w:val="24"/>
          <w:szCs w:val="24"/>
          <w:rPrChange w:id="6073" w:author="JY0225" w:date="2017-08-24T12:02:00Z">
            <w:rPr>
              <w:rFonts w:hint="eastAsia"/>
              <w:color w:val="000000" w:themeColor="text1"/>
              <w:sz w:val="24"/>
            </w:rPr>
          </w:rPrChange>
        </w:rPr>
        <w:t>和欧朋浏览器</w:t>
      </w:r>
      <w:r w:rsidR="00983C5D" w:rsidRPr="00094C36">
        <w:rPr>
          <w:rFonts w:asciiTheme="minorEastAsia" w:hAnsiTheme="minorEastAsia" w:hint="eastAsia"/>
          <w:color w:val="000000" w:themeColor="text1"/>
          <w:sz w:val="24"/>
          <w:szCs w:val="24"/>
          <w:rPrChange w:id="6074" w:author="JY0225" w:date="2017-08-24T12:02:00Z">
            <w:rPr>
              <w:rFonts w:hint="eastAsia"/>
              <w:color w:val="000000" w:themeColor="text1"/>
              <w:sz w:val="24"/>
            </w:rPr>
          </w:rPrChange>
        </w:rPr>
        <w:t>Opera</w:t>
      </w:r>
      <w:r w:rsidR="00983C5D" w:rsidRPr="00094C36">
        <w:rPr>
          <w:rFonts w:asciiTheme="minorEastAsia" w:hAnsiTheme="minorEastAsia" w:hint="eastAsia"/>
          <w:color w:val="000000" w:themeColor="text1"/>
          <w:sz w:val="24"/>
          <w:szCs w:val="24"/>
          <w:rPrChange w:id="6075" w:author="JY0225" w:date="2017-08-24T12:02:00Z">
            <w:rPr>
              <w:rFonts w:hint="eastAsia"/>
              <w:color w:val="000000" w:themeColor="text1"/>
              <w:sz w:val="24"/>
            </w:rPr>
          </w:rPrChange>
        </w:rPr>
        <w:t>所支持的扩展</w:t>
      </w:r>
      <w:r w:rsidR="00983C5D" w:rsidRPr="00094C36">
        <w:rPr>
          <w:rFonts w:asciiTheme="minorEastAsia" w:hAnsiTheme="minorEastAsia" w:hint="eastAsia"/>
          <w:color w:val="000000" w:themeColor="text1"/>
          <w:sz w:val="24"/>
          <w:szCs w:val="24"/>
          <w:rPrChange w:id="6076" w:author="JY0225" w:date="2017-08-24T12:02:00Z">
            <w:rPr>
              <w:rFonts w:hint="eastAsia"/>
              <w:color w:val="000000" w:themeColor="text1"/>
              <w:sz w:val="24"/>
            </w:rPr>
          </w:rPrChange>
        </w:rPr>
        <w:t xml:space="preserve">API </w:t>
      </w:r>
      <w:r w:rsidR="00983C5D" w:rsidRPr="00094C36">
        <w:rPr>
          <w:rFonts w:asciiTheme="minorEastAsia" w:hAnsiTheme="minorEastAsia" w:hint="eastAsia"/>
          <w:color w:val="000000" w:themeColor="text1"/>
          <w:sz w:val="24"/>
          <w:szCs w:val="24"/>
          <w:rPrChange w:id="6077" w:author="JY0225" w:date="2017-08-24T12:02:00Z">
            <w:rPr>
              <w:rFonts w:hint="eastAsia"/>
              <w:color w:val="000000" w:themeColor="text1"/>
              <w:sz w:val="24"/>
            </w:rPr>
          </w:rPrChange>
        </w:rPr>
        <w:t>兼容。</w:t>
      </w:r>
      <w:r w:rsidR="00962804" w:rsidRPr="00094C36">
        <w:rPr>
          <w:rFonts w:asciiTheme="minorEastAsia" w:hAnsiTheme="minorEastAsia" w:hint="eastAsia"/>
          <w:color w:val="000000" w:themeColor="text1"/>
          <w:sz w:val="24"/>
          <w:szCs w:val="24"/>
          <w:rPrChange w:id="6078" w:author="JY0225" w:date="2017-08-24T12:02:00Z">
            <w:rPr>
              <w:rFonts w:hint="eastAsia"/>
              <w:color w:val="000000" w:themeColor="text1"/>
              <w:sz w:val="24"/>
            </w:rPr>
          </w:rPrChange>
        </w:rPr>
        <w:t>通过浏览器</w:t>
      </w:r>
      <w:r w:rsidR="002E5718" w:rsidRPr="00094C36">
        <w:rPr>
          <w:rFonts w:asciiTheme="minorEastAsia" w:hAnsiTheme="minorEastAsia" w:hint="eastAsia"/>
          <w:color w:val="000000" w:themeColor="text1"/>
          <w:sz w:val="24"/>
          <w:szCs w:val="24"/>
          <w:rPrChange w:id="6079" w:author="JY0225" w:date="2017-08-24T12:02:00Z">
            <w:rPr>
              <w:rFonts w:hint="eastAsia"/>
              <w:color w:val="000000" w:themeColor="text1"/>
              <w:sz w:val="24"/>
            </w:rPr>
          </w:rPrChange>
        </w:rPr>
        <w:t>扩展</w:t>
      </w:r>
      <w:r w:rsidR="00566056" w:rsidRPr="00094C36">
        <w:rPr>
          <w:rFonts w:asciiTheme="minorEastAsia" w:hAnsiTheme="minorEastAsia" w:hint="eastAsia"/>
          <w:color w:val="000000" w:themeColor="text1"/>
          <w:sz w:val="24"/>
          <w:szCs w:val="24"/>
          <w:rPrChange w:id="6080" w:author="JY0225" w:date="2017-08-24T12:02:00Z">
            <w:rPr>
              <w:rFonts w:hint="eastAsia"/>
              <w:color w:val="000000" w:themeColor="text1"/>
              <w:sz w:val="24"/>
            </w:rPr>
          </w:rPrChange>
        </w:rPr>
        <w:t>可以为浏览器增加新的特性或者改变某些网站的外观和内容。</w:t>
      </w:r>
      <w:r w:rsidR="004B24E5" w:rsidRPr="00094C36">
        <w:rPr>
          <w:rFonts w:asciiTheme="minorEastAsia" w:hAnsiTheme="minorEastAsia" w:hint="eastAsia"/>
          <w:color w:val="000000" w:themeColor="text1"/>
          <w:sz w:val="24"/>
          <w:szCs w:val="24"/>
          <w:rPrChange w:id="6081" w:author="JY0225" w:date="2017-08-24T12:02:00Z">
            <w:rPr>
              <w:rFonts w:hint="eastAsia"/>
              <w:color w:val="000000" w:themeColor="text1"/>
              <w:sz w:val="24"/>
            </w:rPr>
          </w:rPrChange>
        </w:rPr>
        <w:t>本文主要是为验证</w:t>
      </w:r>
      <w:r w:rsidR="00B163AD" w:rsidRPr="00094C36">
        <w:rPr>
          <w:rFonts w:asciiTheme="minorEastAsia" w:hAnsiTheme="minorEastAsia" w:hint="eastAsia"/>
          <w:color w:val="000000" w:themeColor="text1"/>
          <w:sz w:val="24"/>
          <w:szCs w:val="24"/>
          <w:rPrChange w:id="6082" w:author="JY0225" w:date="2017-08-24T12:02:00Z">
            <w:rPr>
              <w:rFonts w:hint="eastAsia"/>
              <w:color w:val="000000" w:themeColor="text1"/>
              <w:sz w:val="24"/>
            </w:rPr>
          </w:rPrChange>
        </w:rPr>
        <w:t>优化后的中间件系统具备多应用适配的特性，因此开发了一款基于</w:t>
      </w:r>
      <w:r w:rsidR="00B163AD" w:rsidRPr="00094C36">
        <w:rPr>
          <w:rFonts w:asciiTheme="minorEastAsia" w:hAnsiTheme="minorEastAsia" w:hint="eastAsia"/>
          <w:color w:val="000000" w:themeColor="text1"/>
          <w:sz w:val="24"/>
          <w:szCs w:val="24"/>
          <w:rPrChange w:id="6083" w:author="JY0225" w:date="2017-08-24T12:02:00Z">
            <w:rPr>
              <w:rFonts w:hint="eastAsia"/>
              <w:color w:val="000000" w:themeColor="text1"/>
              <w:sz w:val="24"/>
            </w:rPr>
          </w:rPrChange>
        </w:rPr>
        <w:t>Firefox</w:t>
      </w:r>
      <w:r w:rsidR="00B163AD" w:rsidRPr="00094C36">
        <w:rPr>
          <w:rFonts w:asciiTheme="minorEastAsia" w:hAnsiTheme="minorEastAsia" w:hint="eastAsia"/>
          <w:color w:val="000000" w:themeColor="text1"/>
          <w:sz w:val="24"/>
          <w:szCs w:val="24"/>
          <w:rPrChange w:id="6084" w:author="JY0225" w:date="2017-08-24T12:02:00Z">
            <w:rPr>
              <w:rFonts w:hint="eastAsia"/>
              <w:color w:val="000000" w:themeColor="text1"/>
              <w:sz w:val="24"/>
            </w:rPr>
          </w:rPrChange>
        </w:rPr>
        <w:t>的</w:t>
      </w:r>
      <w:r w:rsidR="002E5718" w:rsidRPr="00094C36">
        <w:rPr>
          <w:rFonts w:asciiTheme="minorEastAsia" w:hAnsiTheme="minorEastAsia" w:hint="eastAsia"/>
          <w:color w:val="000000" w:themeColor="text1"/>
          <w:sz w:val="24"/>
          <w:szCs w:val="24"/>
          <w:rPrChange w:id="6085" w:author="JY0225" w:date="2017-08-24T12:02:00Z">
            <w:rPr>
              <w:rFonts w:hint="eastAsia"/>
              <w:color w:val="000000" w:themeColor="text1"/>
              <w:sz w:val="24"/>
            </w:rPr>
          </w:rPrChange>
        </w:rPr>
        <w:t>扩展</w:t>
      </w:r>
      <w:r w:rsidR="00B163AD" w:rsidRPr="00094C36">
        <w:rPr>
          <w:rFonts w:asciiTheme="minorEastAsia" w:hAnsiTheme="minorEastAsia" w:hint="eastAsia"/>
          <w:color w:val="000000" w:themeColor="text1"/>
          <w:sz w:val="24"/>
          <w:szCs w:val="24"/>
          <w:rPrChange w:id="6086" w:author="JY0225" w:date="2017-08-24T12:02:00Z">
            <w:rPr>
              <w:rFonts w:hint="eastAsia"/>
              <w:color w:val="000000" w:themeColor="text1"/>
              <w:sz w:val="24"/>
            </w:rPr>
          </w:rPrChange>
        </w:rPr>
        <w:t>，使得用户可以通过</w:t>
      </w:r>
      <w:r w:rsidR="002E5718" w:rsidRPr="00094C36">
        <w:rPr>
          <w:rFonts w:asciiTheme="minorEastAsia" w:hAnsiTheme="minorEastAsia" w:hint="eastAsia"/>
          <w:color w:val="000000" w:themeColor="text1"/>
          <w:sz w:val="24"/>
          <w:szCs w:val="24"/>
          <w:rPrChange w:id="6087" w:author="JY0225" w:date="2017-08-24T12:02:00Z">
            <w:rPr>
              <w:rFonts w:hint="eastAsia"/>
              <w:color w:val="000000" w:themeColor="text1"/>
              <w:sz w:val="24"/>
            </w:rPr>
          </w:rPrChange>
        </w:rPr>
        <w:t>扩展</w:t>
      </w:r>
      <w:r w:rsidR="00B163AD" w:rsidRPr="00094C36">
        <w:rPr>
          <w:rFonts w:asciiTheme="minorEastAsia" w:hAnsiTheme="minorEastAsia" w:hint="eastAsia"/>
          <w:color w:val="000000" w:themeColor="text1"/>
          <w:sz w:val="24"/>
          <w:szCs w:val="24"/>
          <w:rPrChange w:id="6088" w:author="JY0225" w:date="2017-08-24T12:02:00Z">
            <w:rPr>
              <w:rFonts w:hint="eastAsia"/>
              <w:color w:val="000000" w:themeColor="text1"/>
              <w:sz w:val="24"/>
            </w:rPr>
          </w:rPrChange>
        </w:rPr>
        <w:t>来使用云</w:t>
      </w:r>
      <w:r w:rsidR="00476838" w:rsidRPr="00094C36">
        <w:rPr>
          <w:rFonts w:asciiTheme="minorEastAsia" w:hAnsiTheme="minorEastAsia" w:hint="eastAsia"/>
          <w:color w:val="000000" w:themeColor="text1"/>
          <w:sz w:val="24"/>
          <w:szCs w:val="24"/>
          <w:rPrChange w:id="6089" w:author="JY0225" w:date="2017-08-24T12:02:00Z">
            <w:rPr>
              <w:rFonts w:hint="eastAsia"/>
              <w:color w:val="000000" w:themeColor="text1"/>
              <w:sz w:val="24"/>
            </w:rPr>
          </w:rPrChange>
        </w:rPr>
        <w:t>备份</w:t>
      </w:r>
      <w:r w:rsidR="00B163AD" w:rsidRPr="00094C36">
        <w:rPr>
          <w:rFonts w:asciiTheme="minorEastAsia" w:hAnsiTheme="minorEastAsia" w:hint="eastAsia"/>
          <w:color w:val="000000" w:themeColor="text1"/>
          <w:sz w:val="24"/>
          <w:szCs w:val="24"/>
          <w:rPrChange w:id="6090" w:author="JY0225" w:date="2017-08-24T12:02:00Z">
            <w:rPr>
              <w:rFonts w:hint="eastAsia"/>
              <w:color w:val="000000" w:themeColor="text1"/>
              <w:sz w:val="24"/>
            </w:rPr>
          </w:rPrChange>
        </w:rPr>
        <w:t>服务</w:t>
      </w:r>
      <w:r w:rsidR="00623005" w:rsidRPr="00094C36">
        <w:rPr>
          <w:rFonts w:asciiTheme="minorEastAsia" w:hAnsiTheme="minorEastAsia" w:hint="eastAsia"/>
          <w:color w:val="000000" w:themeColor="text1"/>
          <w:sz w:val="24"/>
          <w:szCs w:val="24"/>
          <w:rPrChange w:id="6091" w:author="JY0225" w:date="2017-08-24T12:02:00Z">
            <w:rPr>
              <w:rFonts w:hint="eastAsia"/>
              <w:color w:val="000000" w:themeColor="text1"/>
              <w:sz w:val="24"/>
            </w:rPr>
          </w:rPrChange>
        </w:rPr>
        <w:t>。</w:t>
      </w:r>
    </w:p>
    <w:p w14:paraId="70EBD074" w14:textId="77777777" w:rsidR="0022666D" w:rsidRPr="00094C36" w:rsidRDefault="0022666D" w:rsidP="00205EDA">
      <w:pPr>
        <w:spacing w:line="400" w:lineRule="exact"/>
        <w:rPr>
          <w:rFonts w:asciiTheme="minorEastAsia" w:hAnsiTheme="minorEastAsia"/>
          <w:color w:val="000000" w:themeColor="text1"/>
          <w:sz w:val="24"/>
          <w:szCs w:val="24"/>
          <w:rPrChange w:id="6092" w:author="JY0225" w:date="2017-08-24T12:02:00Z">
            <w:rPr>
              <w:color w:val="000000" w:themeColor="text1"/>
              <w:sz w:val="24"/>
            </w:rPr>
          </w:rPrChange>
        </w:rPr>
      </w:pPr>
      <w:r w:rsidRPr="00094C36">
        <w:rPr>
          <w:rFonts w:asciiTheme="minorEastAsia" w:hAnsiTheme="minorEastAsia"/>
          <w:color w:val="000000" w:themeColor="text1"/>
          <w:sz w:val="24"/>
          <w:szCs w:val="24"/>
          <w:rPrChange w:id="6093" w:author="JY0225" w:date="2017-08-24T12:02:00Z">
            <w:rPr>
              <w:color w:val="000000" w:themeColor="text1"/>
              <w:sz w:val="24"/>
            </w:rPr>
          </w:rPrChange>
        </w:rPr>
        <w:tab/>
        <w:t>1</w:t>
      </w:r>
      <w:r w:rsidRPr="00094C36">
        <w:rPr>
          <w:rFonts w:asciiTheme="minorEastAsia" w:hAnsiTheme="minorEastAsia" w:hint="eastAsia"/>
          <w:color w:val="000000" w:themeColor="text1"/>
          <w:sz w:val="24"/>
          <w:szCs w:val="24"/>
          <w:rPrChange w:id="6094" w:author="JY0225" w:date="2017-08-24T12:02:00Z">
            <w:rPr>
              <w:rFonts w:hint="eastAsia"/>
              <w:color w:val="000000" w:themeColor="text1"/>
              <w:sz w:val="24"/>
            </w:rPr>
          </w:rPrChange>
        </w:rPr>
        <w:t>）组织结构</w:t>
      </w:r>
    </w:p>
    <w:p w14:paraId="21A8F6B1" w14:textId="77777777" w:rsidR="00F1459D" w:rsidRPr="00094C36" w:rsidRDefault="00F1459D" w:rsidP="00205EDA">
      <w:pPr>
        <w:spacing w:line="400" w:lineRule="exact"/>
        <w:rPr>
          <w:rFonts w:asciiTheme="minorEastAsia" w:hAnsiTheme="minorEastAsia"/>
          <w:color w:val="000000" w:themeColor="text1"/>
          <w:sz w:val="24"/>
          <w:szCs w:val="24"/>
          <w:rPrChange w:id="6095" w:author="JY0225" w:date="2017-08-24T12:02:00Z">
            <w:rPr>
              <w:color w:val="000000" w:themeColor="text1"/>
              <w:sz w:val="24"/>
            </w:rPr>
          </w:rPrChange>
        </w:rPr>
      </w:pPr>
      <w:r w:rsidRPr="00094C36">
        <w:rPr>
          <w:rFonts w:asciiTheme="minorEastAsia" w:hAnsiTheme="minorEastAsia"/>
          <w:color w:val="000000" w:themeColor="text1"/>
          <w:sz w:val="24"/>
          <w:szCs w:val="24"/>
          <w:rPrChange w:id="6096" w:author="JY0225" w:date="2017-08-24T12:02:00Z">
            <w:rPr>
              <w:color w:val="000000" w:themeColor="text1"/>
              <w:sz w:val="24"/>
            </w:rPr>
          </w:rPrChange>
        </w:rPr>
        <w:tab/>
      </w:r>
      <w:r w:rsidR="00EC5125" w:rsidRPr="00094C36">
        <w:rPr>
          <w:rFonts w:asciiTheme="minorEastAsia" w:hAnsiTheme="minorEastAsia" w:hint="eastAsia"/>
          <w:color w:val="000000" w:themeColor="text1"/>
          <w:sz w:val="24"/>
          <w:szCs w:val="24"/>
          <w:rPrChange w:id="6097" w:author="JY0225" w:date="2017-08-24T12:02:00Z">
            <w:rPr>
              <w:rFonts w:hint="eastAsia"/>
              <w:color w:val="000000" w:themeColor="text1"/>
              <w:sz w:val="24"/>
            </w:rPr>
          </w:rPrChange>
        </w:rPr>
        <w:t>WebExtension</w:t>
      </w:r>
      <w:r w:rsidR="00957E2D" w:rsidRPr="00094C36">
        <w:rPr>
          <w:rFonts w:asciiTheme="minorEastAsia" w:hAnsiTheme="minorEastAsia" w:hint="eastAsia"/>
          <w:color w:val="000000" w:themeColor="text1"/>
          <w:sz w:val="24"/>
          <w:szCs w:val="24"/>
          <w:rPrChange w:id="6098" w:author="JY0225" w:date="2017-08-24T12:02:00Z">
            <w:rPr>
              <w:rFonts w:hint="eastAsia"/>
              <w:color w:val="000000" w:themeColor="text1"/>
              <w:sz w:val="24"/>
            </w:rPr>
          </w:rPrChange>
        </w:rPr>
        <w:t>中包含的组件如下：</w:t>
      </w:r>
    </w:p>
    <w:p w14:paraId="6A0CA436" w14:textId="77777777" w:rsidR="00BF4396" w:rsidRPr="00094C36" w:rsidRDefault="00BF4396" w:rsidP="0074251F">
      <w:pPr>
        <w:numPr>
          <w:ilvl w:val="0"/>
          <w:numId w:val="18"/>
        </w:numPr>
        <w:spacing w:line="400" w:lineRule="exact"/>
        <w:rPr>
          <w:rFonts w:asciiTheme="minorEastAsia" w:hAnsiTheme="minorEastAsia"/>
          <w:color w:val="000000" w:themeColor="text1"/>
          <w:sz w:val="24"/>
          <w:szCs w:val="24"/>
          <w:rPrChange w:id="6099" w:author="JY0225" w:date="2017-08-24T12:02:00Z">
            <w:rPr>
              <w:color w:val="000000" w:themeColor="text1"/>
              <w:sz w:val="24"/>
              <w:szCs w:val="24"/>
            </w:rPr>
          </w:rPrChange>
        </w:rPr>
      </w:pPr>
      <w:r w:rsidRPr="00094C36">
        <w:rPr>
          <w:rFonts w:asciiTheme="minorEastAsia" w:hAnsiTheme="minorEastAsia"/>
          <w:color w:val="000000" w:themeColor="text1"/>
          <w:sz w:val="24"/>
          <w:szCs w:val="24"/>
          <w:rPrChange w:id="6100" w:author="JY0225" w:date="2017-08-24T12:02:00Z">
            <w:rPr>
              <w:color w:val="000000" w:themeColor="text1"/>
              <w:sz w:val="24"/>
              <w:szCs w:val="24"/>
            </w:rPr>
          </w:rPrChange>
        </w:rPr>
        <w:t>background pages</w:t>
      </w:r>
      <w:r w:rsidRPr="00094C36">
        <w:rPr>
          <w:rFonts w:asciiTheme="minorEastAsia" w:hAnsiTheme="minorEastAsia"/>
          <w:color w:val="000000" w:themeColor="text1"/>
          <w:sz w:val="24"/>
          <w:szCs w:val="24"/>
          <w:rPrChange w:id="6101" w:author="JY0225" w:date="2017-08-24T12:02:00Z">
            <w:rPr>
              <w:color w:val="000000" w:themeColor="text1"/>
              <w:sz w:val="24"/>
              <w:szCs w:val="24"/>
            </w:rPr>
          </w:rPrChange>
        </w:rPr>
        <w:t>：执行一个长时间运行的逻辑</w:t>
      </w:r>
    </w:p>
    <w:p w14:paraId="0204A980" w14:textId="77777777" w:rsidR="00BF4396" w:rsidRPr="00094C36" w:rsidRDefault="00BF4396" w:rsidP="0074251F">
      <w:pPr>
        <w:numPr>
          <w:ilvl w:val="0"/>
          <w:numId w:val="18"/>
        </w:numPr>
        <w:spacing w:line="400" w:lineRule="exact"/>
        <w:rPr>
          <w:rFonts w:asciiTheme="minorEastAsia" w:hAnsiTheme="minorEastAsia"/>
          <w:color w:val="000000" w:themeColor="text1"/>
          <w:sz w:val="24"/>
          <w:szCs w:val="24"/>
          <w:rPrChange w:id="6102" w:author="JY0225" w:date="2017-08-24T12:02:00Z">
            <w:rPr>
              <w:color w:val="000000" w:themeColor="text1"/>
              <w:sz w:val="24"/>
              <w:szCs w:val="24"/>
            </w:rPr>
          </w:rPrChange>
        </w:rPr>
      </w:pPr>
      <w:r w:rsidRPr="00094C36">
        <w:rPr>
          <w:rFonts w:asciiTheme="minorEastAsia" w:hAnsiTheme="minorEastAsia"/>
          <w:color w:val="000000" w:themeColor="text1"/>
          <w:sz w:val="24"/>
          <w:szCs w:val="24"/>
          <w:rPrChange w:id="6103" w:author="JY0225" w:date="2017-08-24T12:02:00Z">
            <w:rPr>
              <w:color w:val="000000" w:themeColor="text1"/>
              <w:sz w:val="24"/>
              <w:szCs w:val="24"/>
            </w:rPr>
          </w:rPrChange>
        </w:rPr>
        <w:t>content scripts</w:t>
      </w:r>
      <w:r w:rsidRPr="00094C36">
        <w:rPr>
          <w:rFonts w:asciiTheme="minorEastAsia" w:hAnsiTheme="minorEastAsia"/>
          <w:color w:val="000000" w:themeColor="text1"/>
          <w:sz w:val="24"/>
          <w:szCs w:val="24"/>
          <w:rPrChange w:id="6104" w:author="JY0225" w:date="2017-08-24T12:02:00Z">
            <w:rPr>
              <w:color w:val="000000" w:themeColor="text1"/>
              <w:sz w:val="24"/>
              <w:szCs w:val="24"/>
            </w:rPr>
          </w:rPrChange>
        </w:rPr>
        <w:t>：与网页进行交互</w:t>
      </w:r>
      <w:r w:rsidRPr="00094C36">
        <w:rPr>
          <w:rFonts w:asciiTheme="minorEastAsia" w:hAnsiTheme="minorEastAsia"/>
          <w:color w:val="000000" w:themeColor="text1"/>
          <w:sz w:val="24"/>
          <w:szCs w:val="24"/>
          <w:rPrChange w:id="6105" w:author="JY0225" w:date="2017-08-24T12:02:00Z">
            <w:rPr>
              <w:color w:val="000000" w:themeColor="text1"/>
              <w:sz w:val="24"/>
              <w:szCs w:val="24"/>
            </w:rPr>
          </w:rPrChange>
        </w:rPr>
        <w:t>(</w:t>
      </w:r>
      <w:r w:rsidRPr="00094C36">
        <w:rPr>
          <w:rFonts w:asciiTheme="minorEastAsia" w:hAnsiTheme="minorEastAsia"/>
          <w:color w:val="000000" w:themeColor="text1"/>
          <w:sz w:val="24"/>
          <w:szCs w:val="24"/>
          <w:rPrChange w:id="6106" w:author="JY0225" w:date="2017-08-24T12:02:00Z">
            <w:rPr>
              <w:color w:val="000000" w:themeColor="text1"/>
              <w:sz w:val="24"/>
              <w:szCs w:val="24"/>
            </w:rPr>
          </w:rPrChange>
        </w:rPr>
        <w:t>与</w:t>
      </w:r>
      <w:r w:rsidRPr="00094C36">
        <w:rPr>
          <w:rFonts w:asciiTheme="minorEastAsia" w:hAnsiTheme="minorEastAsia"/>
          <w:color w:val="000000" w:themeColor="text1"/>
          <w:sz w:val="24"/>
          <w:szCs w:val="24"/>
          <w:rPrChange w:id="6107" w:author="JY0225" w:date="2017-08-24T12:02:00Z">
            <w:rPr>
              <w:color w:val="000000" w:themeColor="text1"/>
              <w:sz w:val="24"/>
              <w:szCs w:val="24"/>
            </w:rPr>
          </w:rPrChange>
        </w:rPr>
        <w:t>JS</w:t>
      </w:r>
      <w:r w:rsidRPr="00094C36">
        <w:rPr>
          <w:rFonts w:asciiTheme="minorEastAsia" w:hAnsiTheme="minorEastAsia"/>
          <w:color w:val="000000" w:themeColor="text1"/>
          <w:sz w:val="24"/>
          <w:szCs w:val="24"/>
          <w:rPrChange w:id="6108" w:author="JY0225" w:date="2017-08-24T12:02:00Z">
            <w:rPr>
              <w:color w:val="000000" w:themeColor="text1"/>
              <w:sz w:val="24"/>
              <w:szCs w:val="24"/>
            </w:rPr>
          </w:rPrChange>
        </w:rPr>
        <w:t>在页面中的</w:t>
      </w:r>
      <w:r w:rsidRPr="00094C36">
        <w:rPr>
          <w:rFonts w:asciiTheme="minorEastAsia" w:hAnsiTheme="minorEastAsia"/>
          <w:color w:val="000000" w:themeColor="text1"/>
          <w:sz w:val="24"/>
          <w:szCs w:val="24"/>
          <w:rPrChange w:id="6109" w:author="JY0225" w:date="2017-08-24T12:02:00Z">
            <w:rPr>
              <w:color w:val="000000" w:themeColor="text1"/>
              <w:sz w:val="24"/>
              <w:szCs w:val="24"/>
            </w:rPr>
          </w:rPrChange>
        </w:rPr>
        <w:t>&lt;script&gt;</w:t>
      </w:r>
      <w:r w:rsidRPr="00094C36">
        <w:rPr>
          <w:rFonts w:asciiTheme="minorEastAsia" w:hAnsiTheme="minorEastAsia"/>
          <w:color w:val="000000" w:themeColor="text1"/>
          <w:sz w:val="24"/>
          <w:szCs w:val="24"/>
          <w:rPrChange w:id="6110" w:author="JY0225" w:date="2017-08-24T12:02:00Z">
            <w:rPr>
              <w:color w:val="000000" w:themeColor="text1"/>
              <w:sz w:val="24"/>
              <w:szCs w:val="24"/>
            </w:rPr>
          </w:rPrChange>
        </w:rPr>
        <w:t>元素不一样</w:t>
      </w:r>
      <w:r w:rsidRPr="00094C36">
        <w:rPr>
          <w:rFonts w:asciiTheme="minorEastAsia" w:hAnsiTheme="minorEastAsia"/>
          <w:color w:val="000000" w:themeColor="text1"/>
          <w:sz w:val="24"/>
          <w:szCs w:val="24"/>
          <w:rPrChange w:id="6111" w:author="JY0225" w:date="2017-08-24T12:02:00Z">
            <w:rPr>
              <w:color w:val="000000" w:themeColor="text1"/>
              <w:sz w:val="24"/>
              <w:szCs w:val="24"/>
            </w:rPr>
          </w:rPrChange>
        </w:rPr>
        <w:t>)</w:t>
      </w:r>
    </w:p>
    <w:p w14:paraId="07E74CF9" w14:textId="77777777" w:rsidR="00BF4396" w:rsidRPr="00094C36" w:rsidRDefault="00BF4396" w:rsidP="0074251F">
      <w:pPr>
        <w:numPr>
          <w:ilvl w:val="0"/>
          <w:numId w:val="18"/>
        </w:numPr>
        <w:spacing w:line="400" w:lineRule="exact"/>
        <w:rPr>
          <w:rFonts w:asciiTheme="minorEastAsia" w:hAnsiTheme="minorEastAsia"/>
          <w:color w:val="000000" w:themeColor="text1"/>
          <w:sz w:val="24"/>
          <w:szCs w:val="24"/>
          <w:rPrChange w:id="6112" w:author="JY0225" w:date="2017-08-24T12:02:00Z">
            <w:rPr>
              <w:color w:val="000000" w:themeColor="text1"/>
              <w:sz w:val="24"/>
              <w:szCs w:val="24"/>
            </w:rPr>
          </w:rPrChange>
        </w:rPr>
      </w:pPr>
      <w:r w:rsidRPr="00094C36">
        <w:rPr>
          <w:rFonts w:asciiTheme="minorEastAsia" w:hAnsiTheme="minorEastAsia"/>
          <w:color w:val="000000" w:themeColor="text1"/>
          <w:sz w:val="24"/>
          <w:szCs w:val="24"/>
          <w:rPrChange w:id="6113" w:author="JY0225" w:date="2017-08-24T12:02:00Z">
            <w:rPr>
              <w:color w:val="000000" w:themeColor="text1"/>
              <w:sz w:val="24"/>
              <w:szCs w:val="24"/>
            </w:rPr>
          </w:rPrChange>
        </w:rPr>
        <w:t>browser action files</w:t>
      </w:r>
      <w:r w:rsidRPr="00094C36">
        <w:rPr>
          <w:rFonts w:asciiTheme="minorEastAsia" w:hAnsiTheme="minorEastAsia"/>
          <w:color w:val="000000" w:themeColor="text1"/>
          <w:sz w:val="24"/>
          <w:szCs w:val="24"/>
          <w:rPrChange w:id="6114" w:author="JY0225" w:date="2017-08-24T12:02:00Z">
            <w:rPr>
              <w:color w:val="000000" w:themeColor="text1"/>
              <w:sz w:val="24"/>
              <w:szCs w:val="24"/>
            </w:rPr>
          </w:rPrChange>
        </w:rPr>
        <w:t>：在工具栏中添加按钮</w:t>
      </w:r>
    </w:p>
    <w:p w14:paraId="4F80AC26" w14:textId="77777777" w:rsidR="00BF4396" w:rsidRPr="00094C36" w:rsidRDefault="00BF4396" w:rsidP="0074251F">
      <w:pPr>
        <w:numPr>
          <w:ilvl w:val="0"/>
          <w:numId w:val="18"/>
        </w:numPr>
        <w:spacing w:line="400" w:lineRule="exact"/>
        <w:rPr>
          <w:rFonts w:asciiTheme="minorEastAsia" w:hAnsiTheme="minorEastAsia"/>
          <w:color w:val="000000" w:themeColor="text1"/>
          <w:sz w:val="24"/>
          <w:szCs w:val="24"/>
          <w:rPrChange w:id="6115" w:author="JY0225" w:date="2017-08-24T12:02:00Z">
            <w:rPr>
              <w:color w:val="000000" w:themeColor="text1"/>
              <w:sz w:val="24"/>
              <w:szCs w:val="24"/>
            </w:rPr>
          </w:rPrChange>
        </w:rPr>
      </w:pPr>
      <w:r w:rsidRPr="00094C36">
        <w:rPr>
          <w:rFonts w:asciiTheme="minorEastAsia" w:hAnsiTheme="minorEastAsia"/>
          <w:color w:val="000000" w:themeColor="text1"/>
          <w:sz w:val="24"/>
          <w:szCs w:val="24"/>
          <w:rPrChange w:id="6116" w:author="JY0225" w:date="2017-08-24T12:02:00Z">
            <w:rPr>
              <w:color w:val="000000" w:themeColor="text1"/>
              <w:sz w:val="24"/>
              <w:szCs w:val="24"/>
            </w:rPr>
          </w:rPrChange>
        </w:rPr>
        <w:t>page action files</w:t>
      </w:r>
      <w:r w:rsidRPr="00094C36">
        <w:rPr>
          <w:rFonts w:asciiTheme="minorEastAsia" w:hAnsiTheme="minorEastAsia"/>
          <w:color w:val="000000" w:themeColor="text1"/>
          <w:sz w:val="24"/>
          <w:szCs w:val="24"/>
          <w:rPrChange w:id="6117" w:author="JY0225" w:date="2017-08-24T12:02:00Z">
            <w:rPr>
              <w:color w:val="000000" w:themeColor="text1"/>
              <w:sz w:val="24"/>
              <w:szCs w:val="24"/>
            </w:rPr>
          </w:rPrChange>
        </w:rPr>
        <w:t>：在地址栏添加按钮</w:t>
      </w:r>
    </w:p>
    <w:p w14:paraId="1659076A" w14:textId="77777777" w:rsidR="00BF4396" w:rsidRPr="00094C36" w:rsidRDefault="00BF4396" w:rsidP="0074251F">
      <w:pPr>
        <w:numPr>
          <w:ilvl w:val="0"/>
          <w:numId w:val="18"/>
        </w:numPr>
        <w:spacing w:line="400" w:lineRule="exact"/>
        <w:rPr>
          <w:rFonts w:asciiTheme="minorEastAsia" w:hAnsiTheme="minorEastAsia"/>
          <w:color w:val="000000" w:themeColor="text1"/>
          <w:sz w:val="24"/>
          <w:szCs w:val="24"/>
          <w:rPrChange w:id="6118" w:author="JY0225" w:date="2017-08-24T12:02:00Z">
            <w:rPr>
              <w:color w:val="000000" w:themeColor="text1"/>
              <w:sz w:val="24"/>
              <w:szCs w:val="24"/>
            </w:rPr>
          </w:rPrChange>
        </w:rPr>
      </w:pPr>
      <w:r w:rsidRPr="00094C36">
        <w:rPr>
          <w:rFonts w:asciiTheme="minorEastAsia" w:hAnsiTheme="minorEastAsia"/>
          <w:color w:val="000000" w:themeColor="text1"/>
          <w:sz w:val="24"/>
          <w:szCs w:val="24"/>
          <w:rPrChange w:id="6119" w:author="JY0225" w:date="2017-08-24T12:02:00Z">
            <w:rPr>
              <w:color w:val="000000" w:themeColor="text1"/>
              <w:sz w:val="24"/>
              <w:szCs w:val="24"/>
            </w:rPr>
          </w:rPrChange>
        </w:rPr>
        <w:t>options pages</w:t>
      </w:r>
      <w:r w:rsidRPr="00094C36">
        <w:rPr>
          <w:rFonts w:asciiTheme="minorEastAsia" w:hAnsiTheme="minorEastAsia"/>
          <w:color w:val="000000" w:themeColor="text1"/>
          <w:sz w:val="24"/>
          <w:szCs w:val="24"/>
          <w:rPrChange w:id="6120" w:author="JY0225" w:date="2017-08-24T12:02:00Z">
            <w:rPr>
              <w:color w:val="000000" w:themeColor="text1"/>
              <w:sz w:val="24"/>
              <w:szCs w:val="24"/>
            </w:rPr>
          </w:rPrChange>
        </w:rPr>
        <w:t>：为用户定义一个可浏览的</w:t>
      </w:r>
      <w:r w:rsidRPr="00094C36">
        <w:rPr>
          <w:rFonts w:asciiTheme="minorEastAsia" w:hAnsiTheme="minorEastAsia"/>
          <w:color w:val="000000" w:themeColor="text1"/>
          <w:sz w:val="24"/>
          <w:szCs w:val="24"/>
          <w:rPrChange w:id="6121" w:author="JY0225" w:date="2017-08-24T12:02:00Z">
            <w:rPr>
              <w:color w:val="000000" w:themeColor="text1"/>
              <w:sz w:val="24"/>
              <w:szCs w:val="24"/>
            </w:rPr>
          </w:rPrChange>
        </w:rPr>
        <w:t>UI</w:t>
      </w:r>
      <w:r w:rsidRPr="00094C36">
        <w:rPr>
          <w:rFonts w:asciiTheme="minorEastAsia" w:hAnsiTheme="minorEastAsia"/>
          <w:color w:val="000000" w:themeColor="text1"/>
          <w:sz w:val="24"/>
          <w:szCs w:val="24"/>
          <w:rPrChange w:id="6122" w:author="JY0225" w:date="2017-08-24T12:02:00Z">
            <w:rPr>
              <w:color w:val="000000" w:themeColor="text1"/>
              <w:sz w:val="24"/>
              <w:szCs w:val="24"/>
            </w:rPr>
          </w:rPrChange>
        </w:rPr>
        <w:t>界面，可以改变曾经的设置</w:t>
      </w:r>
    </w:p>
    <w:p w14:paraId="707E1AFD" w14:textId="77777777" w:rsidR="00B56A2F" w:rsidRPr="00094C36" w:rsidRDefault="00BF4396" w:rsidP="0074251F">
      <w:pPr>
        <w:numPr>
          <w:ilvl w:val="0"/>
          <w:numId w:val="18"/>
        </w:numPr>
        <w:spacing w:line="400" w:lineRule="exact"/>
        <w:rPr>
          <w:rFonts w:asciiTheme="minorEastAsia" w:hAnsiTheme="minorEastAsia"/>
          <w:color w:val="000000" w:themeColor="text1"/>
          <w:sz w:val="24"/>
          <w:szCs w:val="24"/>
          <w:rPrChange w:id="6123" w:author="JY0225" w:date="2017-08-24T12:02:00Z">
            <w:rPr>
              <w:color w:val="000000" w:themeColor="text1"/>
              <w:sz w:val="24"/>
              <w:szCs w:val="24"/>
            </w:rPr>
          </w:rPrChange>
        </w:rPr>
      </w:pPr>
      <w:r w:rsidRPr="00094C36">
        <w:rPr>
          <w:rFonts w:asciiTheme="minorEastAsia" w:hAnsiTheme="minorEastAsia"/>
          <w:color w:val="000000" w:themeColor="text1"/>
          <w:sz w:val="24"/>
          <w:szCs w:val="24"/>
          <w:rPrChange w:id="6124" w:author="JY0225" w:date="2017-08-24T12:02:00Z">
            <w:rPr>
              <w:color w:val="000000" w:themeColor="text1"/>
              <w:sz w:val="24"/>
              <w:szCs w:val="24"/>
            </w:rPr>
          </w:rPrChange>
        </w:rPr>
        <w:t>web-accessible resources</w:t>
      </w:r>
      <w:r w:rsidRPr="00094C36">
        <w:rPr>
          <w:rFonts w:asciiTheme="minorEastAsia" w:hAnsiTheme="minorEastAsia"/>
          <w:color w:val="000000" w:themeColor="text1"/>
          <w:sz w:val="24"/>
          <w:szCs w:val="24"/>
          <w:rPrChange w:id="6125" w:author="JY0225" w:date="2017-08-24T12:02:00Z">
            <w:rPr>
              <w:color w:val="000000" w:themeColor="text1"/>
              <w:sz w:val="24"/>
              <w:szCs w:val="24"/>
            </w:rPr>
          </w:rPrChange>
        </w:rPr>
        <w:t>：是打包好的内容可用于网页与目录脚本</w:t>
      </w:r>
    </w:p>
    <w:p w14:paraId="30DE3F91" w14:textId="77777777" w:rsidR="00453AD6" w:rsidRPr="00094C36" w:rsidRDefault="007A48BF" w:rsidP="00655461">
      <w:pPr>
        <w:spacing w:line="400" w:lineRule="exact"/>
        <w:rPr>
          <w:rFonts w:asciiTheme="minorEastAsia" w:hAnsiTheme="minorEastAsia"/>
          <w:color w:val="000000" w:themeColor="text1"/>
          <w:sz w:val="24"/>
          <w:szCs w:val="24"/>
          <w:rPrChange w:id="6126" w:author="JY0225" w:date="2017-08-24T12:02:00Z">
            <w:rPr>
              <w:color w:val="000000" w:themeColor="text1"/>
              <w:sz w:val="24"/>
            </w:rPr>
          </w:rPrChange>
        </w:rPr>
      </w:pPr>
      <w:r w:rsidRPr="00094C36">
        <w:rPr>
          <w:rFonts w:asciiTheme="minorEastAsia" w:hAnsiTheme="minorEastAsia"/>
          <w:color w:val="000000" w:themeColor="text1"/>
          <w:sz w:val="24"/>
          <w:szCs w:val="24"/>
          <w:rPrChange w:id="6127" w:author="JY0225" w:date="2017-08-24T12:02:00Z">
            <w:rPr>
              <w:color w:val="000000" w:themeColor="text1"/>
              <w:sz w:val="24"/>
            </w:rPr>
          </w:rPrChange>
        </w:rPr>
        <w:tab/>
      </w:r>
      <w:r w:rsidR="00655461" w:rsidRPr="00094C36">
        <w:rPr>
          <w:rFonts w:asciiTheme="minorEastAsia" w:hAnsiTheme="minorEastAsia"/>
          <w:color w:val="000000" w:themeColor="text1"/>
          <w:sz w:val="24"/>
          <w:szCs w:val="24"/>
          <w:rPrChange w:id="6128" w:author="JY0225" w:date="2017-08-24T12:02:00Z">
            <w:rPr>
              <w:color w:val="000000" w:themeColor="text1"/>
              <w:sz w:val="24"/>
            </w:rPr>
          </w:rPrChange>
        </w:rPr>
        <w:t>manifest.json</w:t>
      </w:r>
      <w:r w:rsidR="00385952" w:rsidRPr="00094C36">
        <w:rPr>
          <w:rFonts w:asciiTheme="minorEastAsia" w:hAnsiTheme="minorEastAsia" w:hint="eastAsia"/>
          <w:color w:val="000000" w:themeColor="text1"/>
          <w:sz w:val="24"/>
          <w:szCs w:val="24"/>
          <w:rPrChange w:id="6129" w:author="JY0225" w:date="2017-08-24T12:02:00Z">
            <w:rPr>
              <w:rFonts w:hint="eastAsia"/>
              <w:color w:val="000000" w:themeColor="text1"/>
              <w:sz w:val="24"/>
            </w:rPr>
          </w:rPrChange>
        </w:rPr>
        <w:t>是</w:t>
      </w:r>
      <w:r w:rsidR="00655461" w:rsidRPr="00094C36">
        <w:rPr>
          <w:rFonts w:asciiTheme="minorEastAsia" w:hAnsiTheme="minorEastAsia" w:hint="eastAsia"/>
          <w:color w:val="000000" w:themeColor="text1"/>
          <w:sz w:val="24"/>
          <w:szCs w:val="24"/>
          <w:rPrChange w:id="6130" w:author="JY0225" w:date="2017-08-24T12:02:00Z">
            <w:rPr>
              <w:rFonts w:hint="eastAsia"/>
              <w:color w:val="000000" w:themeColor="text1"/>
              <w:sz w:val="24"/>
            </w:rPr>
          </w:rPrChange>
        </w:rPr>
        <w:t>唯一一个在每个</w:t>
      </w:r>
      <w:r w:rsidR="00655461" w:rsidRPr="00094C36">
        <w:rPr>
          <w:rFonts w:asciiTheme="minorEastAsia" w:hAnsiTheme="minorEastAsia" w:hint="eastAsia"/>
          <w:color w:val="000000" w:themeColor="text1"/>
          <w:sz w:val="24"/>
          <w:szCs w:val="24"/>
          <w:rPrChange w:id="6131" w:author="JY0225" w:date="2017-08-24T12:02:00Z">
            <w:rPr>
              <w:rFonts w:hint="eastAsia"/>
              <w:color w:val="000000" w:themeColor="text1"/>
              <w:sz w:val="24"/>
            </w:rPr>
          </w:rPrChange>
        </w:rPr>
        <w:t>WebExtension</w:t>
      </w:r>
      <w:r w:rsidR="00655461" w:rsidRPr="00094C36">
        <w:rPr>
          <w:rFonts w:asciiTheme="minorEastAsia" w:hAnsiTheme="minorEastAsia" w:hint="eastAsia"/>
          <w:color w:val="000000" w:themeColor="text1"/>
          <w:sz w:val="24"/>
          <w:szCs w:val="24"/>
          <w:rPrChange w:id="6132" w:author="JY0225" w:date="2017-08-24T12:02:00Z">
            <w:rPr>
              <w:rFonts w:hint="eastAsia"/>
              <w:color w:val="000000" w:themeColor="text1"/>
              <w:sz w:val="24"/>
            </w:rPr>
          </w:rPrChange>
        </w:rPr>
        <w:t>中必须存在的文件。包含了关于这个扩展</w:t>
      </w:r>
      <w:r w:rsidR="002E5718" w:rsidRPr="00094C36">
        <w:rPr>
          <w:rFonts w:asciiTheme="minorEastAsia" w:hAnsiTheme="minorEastAsia" w:hint="eastAsia"/>
          <w:color w:val="000000" w:themeColor="text1"/>
          <w:sz w:val="24"/>
          <w:szCs w:val="24"/>
          <w:rPrChange w:id="6133" w:author="JY0225" w:date="2017-08-24T12:02:00Z">
            <w:rPr>
              <w:rFonts w:hint="eastAsia"/>
              <w:color w:val="000000" w:themeColor="text1"/>
              <w:sz w:val="24"/>
            </w:rPr>
          </w:rPrChange>
        </w:rPr>
        <w:t>扩展</w:t>
      </w:r>
      <w:r w:rsidR="00655461" w:rsidRPr="00094C36">
        <w:rPr>
          <w:rFonts w:asciiTheme="minorEastAsia" w:hAnsiTheme="minorEastAsia" w:hint="eastAsia"/>
          <w:color w:val="000000" w:themeColor="text1"/>
          <w:sz w:val="24"/>
          <w:szCs w:val="24"/>
          <w:rPrChange w:id="6134" w:author="JY0225" w:date="2017-08-24T12:02:00Z">
            <w:rPr>
              <w:rFonts w:hint="eastAsia"/>
              <w:color w:val="000000" w:themeColor="text1"/>
              <w:sz w:val="24"/>
            </w:rPr>
          </w:rPrChange>
        </w:rPr>
        <w:t>基本的元数据。比如扩展的名字，版本和所需权限。以及扩张需要的版本信息与权限。并且，也对</w:t>
      </w:r>
      <w:r w:rsidR="00655461" w:rsidRPr="00094C36">
        <w:rPr>
          <w:rFonts w:asciiTheme="minorEastAsia" w:hAnsiTheme="minorEastAsia" w:hint="eastAsia"/>
          <w:color w:val="000000" w:themeColor="text1"/>
          <w:sz w:val="24"/>
          <w:szCs w:val="24"/>
          <w:rPrChange w:id="6135" w:author="JY0225" w:date="2017-08-24T12:02:00Z">
            <w:rPr>
              <w:rFonts w:hint="eastAsia"/>
              <w:color w:val="000000" w:themeColor="text1"/>
              <w:sz w:val="24"/>
            </w:rPr>
          </w:rPrChange>
        </w:rPr>
        <w:t>WebExtension</w:t>
      </w:r>
      <w:r w:rsidR="00655461" w:rsidRPr="00094C36">
        <w:rPr>
          <w:rFonts w:asciiTheme="minorEastAsia" w:hAnsiTheme="minorEastAsia" w:hint="eastAsia"/>
          <w:color w:val="000000" w:themeColor="text1"/>
          <w:sz w:val="24"/>
          <w:szCs w:val="24"/>
          <w:rPrChange w:id="6136" w:author="JY0225" w:date="2017-08-24T12:02:00Z">
            <w:rPr>
              <w:rFonts w:hint="eastAsia"/>
              <w:color w:val="000000" w:themeColor="text1"/>
              <w:sz w:val="24"/>
            </w:rPr>
          </w:rPrChange>
        </w:rPr>
        <w:t>中其他文件进行了链接。</w:t>
      </w:r>
      <w:r w:rsidR="00D766B8" w:rsidRPr="00094C36">
        <w:rPr>
          <w:rFonts w:asciiTheme="minorEastAsia" w:hAnsiTheme="minorEastAsia" w:hint="eastAsia"/>
          <w:color w:val="000000" w:themeColor="text1"/>
          <w:sz w:val="24"/>
          <w:szCs w:val="24"/>
          <w:rPrChange w:id="6137" w:author="JY0225" w:date="2017-08-24T12:02:00Z">
            <w:rPr>
              <w:rFonts w:hint="eastAsia"/>
              <w:color w:val="000000" w:themeColor="text1"/>
              <w:sz w:val="24"/>
            </w:rPr>
          </w:rPrChange>
        </w:rPr>
        <w:t>本文中</w:t>
      </w:r>
      <w:r w:rsidR="00D766B8" w:rsidRPr="00094C36">
        <w:rPr>
          <w:rFonts w:asciiTheme="minorEastAsia" w:hAnsiTheme="minorEastAsia"/>
          <w:color w:val="000000" w:themeColor="text1"/>
          <w:sz w:val="24"/>
          <w:szCs w:val="24"/>
          <w:rPrChange w:id="6138" w:author="JY0225" w:date="2017-08-24T12:02:00Z">
            <w:rPr>
              <w:color w:val="000000" w:themeColor="text1"/>
              <w:sz w:val="24"/>
            </w:rPr>
          </w:rPrChange>
        </w:rPr>
        <w:t>manifest.json</w:t>
      </w:r>
      <w:r w:rsidR="00EB314C" w:rsidRPr="00094C36">
        <w:rPr>
          <w:rFonts w:asciiTheme="minorEastAsia" w:hAnsiTheme="minorEastAsia" w:hint="eastAsia"/>
          <w:color w:val="000000" w:themeColor="text1"/>
          <w:sz w:val="24"/>
          <w:szCs w:val="24"/>
          <w:rPrChange w:id="6139" w:author="JY0225" w:date="2017-08-24T12:02:00Z">
            <w:rPr>
              <w:rFonts w:hint="eastAsia"/>
              <w:color w:val="000000" w:themeColor="text1"/>
              <w:sz w:val="24"/>
            </w:rPr>
          </w:rPrChange>
        </w:rPr>
        <w:t>中</w:t>
      </w:r>
      <w:r w:rsidR="00D766B8" w:rsidRPr="00094C36">
        <w:rPr>
          <w:rFonts w:asciiTheme="minorEastAsia" w:hAnsiTheme="minorEastAsia" w:hint="eastAsia"/>
          <w:color w:val="000000" w:themeColor="text1"/>
          <w:sz w:val="24"/>
          <w:szCs w:val="24"/>
          <w:rPrChange w:id="6140" w:author="JY0225" w:date="2017-08-24T12:02:00Z">
            <w:rPr>
              <w:rFonts w:hint="eastAsia"/>
              <w:color w:val="000000" w:themeColor="text1"/>
              <w:sz w:val="24"/>
            </w:rPr>
          </w:rPrChange>
        </w:rPr>
        <w:t>的</w:t>
      </w:r>
      <w:r w:rsidR="00EB314C" w:rsidRPr="00094C36">
        <w:rPr>
          <w:rFonts w:asciiTheme="minorEastAsia" w:hAnsiTheme="minorEastAsia" w:hint="eastAsia"/>
          <w:color w:val="000000" w:themeColor="text1"/>
          <w:sz w:val="24"/>
          <w:szCs w:val="24"/>
          <w:rPrChange w:id="6141" w:author="JY0225" w:date="2017-08-24T12:02:00Z">
            <w:rPr>
              <w:rFonts w:hint="eastAsia"/>
              <w:color w:val="000000" w:themeColor="text1"/>
              <w:sz w:val="24"/>
            </w:rPr>
          </w:rPrChange>
        </w:rPr>
        <w:t>关键</w:t>
      </w:r>
      <w:r w:rsidR="00D766B8" w:rsidRPr="00094C36">
        <w:rPr>
          <w:rFonts w:asciiTheme="minorEastAsia" w:hAnsiTheme="minorEastAsia" w:hint="eastAsia"/>
          <w:color w:val="000000" w:themeColor="text1"/>
          <w:sz w:val="24"/>
          <w:szCs w:val="24"/>
          <w:rPrChange w:id="6142" w:author="JY0225" w:date="2017-08-24T12:02:00Z">
            <w:rPr>
              <w:rFonts w:hint="eastAsia"/>
              <w:color w:val="000000" w:themeColor="text1"/>
              <w:sz w:val="24"/>
            </w:rPr>
          </w:rPrChange>
        </w:rPr>
        <w:t>内容如下：</w:t>
      </w:r>
    </w:p>
    <w:tbl>
      <w:tblPr>
        <w:tblStyle w:val="ae"/>
        <w:tblW w:w="0" w:type="auto"/>
        <w:tblInd w:w="445" w:type="dxa"/>
        <w:tblLook w:val="04A0" w:firstRow="1" w:lastRow="0" w:firstColumn="1" w:lastColumn="0" w:noHBand="0" w:noVBand="1"/>
      </w:tblPr>
      <w:tblGrid>
        <w:gridCol w:w="7851"/>
      </w:tblGrid>
      <w:tr w:rsidR="00453AD6" w:rsidRPr="00B87EE1" w14:paraId="455DA509" w14:textId="77777777" w:rsidTr="001D656B">
        <w:tc>
          <w:tcPr>
            <w:tcW w:w="7851" w:type="dxa"/>
          </w:tcPr>
          <w:p w14:paraId="593967A1" w14:textId="77777777" w:rsidR="00DD7190" w:rsidRPr="00DD7190" w:rsidRDefault="00DD7190" w:rsidP="00DD7190">
            <w:pPr>
              <w:pStyle w:val="a7"/>
              <w:spacing w:line="400" w:lineRule="exact"/>
              <w:rPr>
                <w:rFonts w:eastAsiaTheme="minorEastAsia"/>
              </w:rPr>
            </w:pPr>
            <w:r w:rsidRPr="00DD7190">
              <w:rPr>
                <w:rFonts w:eastAsiaTheme="minorEastAsia"/>
              </w:rPr>
              <w:t>{</w:t>
            </w:r>
          </w:p>
          <w:p w14:paraId="0A49700C" w14:textId="77777777" w:rsidR="00DD7190" w:rsidRPr="00DD7190" w:rsidRDefault="00691BA1" w:rsidP="00DD7190">
            <w:pPr>
              <w:pStyle w:val="a7"/>
              <w:spacing w:line="400" w:lineRule="exact"/>
              <w:rPr>
                <w:rFonts w:eastAsiaTheme="minorEastAsia"/>
              </w:rPr>
            </w:pPr>
            <w:r>
              <w:rPr>
                <w:rFonts w:eastAsiaTheme="minorEastAsia" w:hint="eastAsia"/>
              </w:rPr>
              <w:t xml:space="preserve">  //</w:t>
            </w:r>
            <w:r>
              <w:rPr>
                <w:rFonts w:eastAsiaTheme="minorEastAsia" w:hint="eastAsia"/>
              </w:rPr>
              <w:t>版本信息</w:t>
            </w:r>
          </w:p>
          <w:p w14:paraId="3E5C26B2" w14:textId="77777777" w:rsidR="00DD7190" w:rsidRPr="00DD7190" w:rsidRDefault="00DD7190" w:rsidP="00DD7190">
            <w:pPr>
              <w:pStyle w:val="a7"/>
              <w:spacing w:line="400" w:lineRule="exact"/>
              <w:rPr>
                <w:rFonts w:eastAsiaTheme="minorEastAsia"/>
              </w:rPr>
            </w:pPr>
            <w:r w:rsidRPr="00DD7190">
              <w:rPr>
                <w:rFonts w:eastAsiaTheme="minorEastAsia"/>
              </w:rPr>
              <w:t xml:space="preserve">  "manifest_version": 2,</w:t>
            </w:r>
          </w:p>
          <w:p w14:paraId="70454630" w14:textId="77777777" w:rsidR="00DD7190" w:rsidRPr="00DD7190" w:rsidRDefault="00DD7190" w:rsidP="00DD7190">
            <w:pPr>
              <w:pStyle w:val="a7"/>
              <w:spacing w:line="400" w:lineRule="exact"/>
              <w:rPr>
                <w:rFonts w:eastAsiaTheme="minorEastAsia"/>
              </w:rPr>
            </w:pPr>
            <w:r w:rsidRPr="00DD7190">
              <w:rPr>
                <w:rFonts w:eastAsiaTheme="minorEastAsia"/>
              </w:rPr>
              <w:t xml:space="preserve">  "name": "Middleware",</w:t>
            </w:r>
          </w:p>
          <w:p w14:paraId="2CA2A33D" w14:textId="77777777" w:rsidR="00DD7190" w:rsidRDefault="00DD7190" w:rsidP="00EB314C">
            <w:pPr>
              <w:pStyle w:val="a7"/>
              <w:spacing w:line="400" w:lineRule="exact"/>
              <w:rPr>
                <w:rFonts w:eastAsiaTheme="minorEastAsia"/>
              </w:rPr>
            </w:pPr>
            <w:r w:rsidRPr="00DD7190">
              <w:rPr>
                <w:rFonts w:eastAsiaTheme="minorEastAsia"/>
              </w:rPr>
              <w:t xml:space="preserve">  "version": "1.0",</w:t>
            </w:r>
          </w:p>
          <w:p w14:paraId="765D221D" w14:textId="77777777" w:rsidR="00EB314C" w:rsidRPr="00DD7190" w:rsidRDefault="002A4046" w:rsidP="00EB314C">
            <w:pPr>
              <w:pStyle w:val="a7"/>
              <w:spacing w:line="400" w:lineRule="exact"/>
              <w:rPr>
                <w:rFonts w:eastAsiaTheme="minorEastAsia"/>
              </w:rPr>
            </w:pPr>
            <w:r>
              <w:rPr>
                <w:rFonts w:eastAsiaTheme="minorEastAsia" w:hint="eastAsia"/>
              </w:rPr>
              <w:t xml:space="preserve">  //</w:t>
            </w:r>
            <w:r>
              <w:rPr>
                <w:rFonts w:eastAsiaTheme="minorEastAsia" w:hint="eastAsia"/>
              </w:rPr>
              <w:t>所需的权限信息</w:t>
            </w:r>
          </w:p>
          <w:p w14:paraId="6DF2B342" w14:textId="77777777" w:rsidR="00DD7190" w:rsidRPr="00DD7190" w:rsidRDefault="00DD7190" w:rsidP="00DD7190">
            <w:pPr>
              <w:pStyle w:val="a7"/>
              <w:spacing w:line="400" w:lineRule="exact"/>
              <w:rPr>
                <w:rFonts w:eastAsiaTheme="minorEastAsia"/>
              </w:rPr>
            </w:pPr>
            <w:r w:rsidRPr="00DD7190">
              <w:rPr>
                <w:rFonts w:eastAsiaTheme="minorEastAsia"/>
              </w:rPr>
              <w:t xml:space="preserve">  "permissions": [</w:t>
            </w:r>
          </w:p>
          <w:p w14:paraId="12D3ED94" w14:textId="77777777" w:rsidR="00DD7190" w:rsidRPr="00DD7190" w:rsidRDefault="00DD7190" w:rsidP="00DD7190">
            <w:pPr>
              <w:pStyle w:val="a7"/>
              <w:spacing w:line="400" w:lineRule="exact"/>
              <w:rPr>
                <w:rFonts w:eastAsiaTheme="minorEastAsia"/>
              </w:rPr>
            </w:pPr>
            <w:r w:rsidRPr="00DD7190">
              <w:rPr>
                <w:rFonts w:eastAsiaTheme="minorEastAsia"/>
              </w:rPr>
              <w:t xml:space="preserve">    "activeTab",</w:t>
            </w:r>
          </w:p>
          <w:p w14:paraId="674E1151" w14:textId="77777777" w:rsidR="00DD7190" w:rsidRPr="00DD7190" w:rsidRDefault="00DD7190" w:rsidP="00DD7190">
            <w:pPr>
              <w:pStyle w:val="a7"/>
              <w:spacing w:line="400" w:lineRule="exact"/>
              <w:rPr>
                <w:rFonts w:eastAsiaTheme="minorEastAsia"/>
              </w:rPr>
            </w:pPr>
            <w:r w:rsidRPr="00DD7190">
              <w:rPr>
                <w:rFonts w:eastAsiaTheme="minorEastAsia"/>
              </w:rPr>
              <w:lastRenderedPageBreak/>
              <w:t xml:space="preserve">    "tabs",</w:t>
            </w:r>
          </w:p>
          <w:p w14:paraId="38FB465D" w14:textId="77777777" w:rsidR="00DD7190" w:rsidRPr="00DD7190" w:rsidRDefault="00DD7190" w:rsidP="00DD7190">
            <w:pPr>
              <w:pStyle w:val="a7"/>
              <w:spacing w:line="400" w:lineRule="exact"/>
              <w:rPr>
                <w:rFonts w:eastAsiaTheme="minorEastAsia"/>
              </w:rPr>
            </w:pPr>
            <w:r w:rsidRPr="00DD7190">
              <w:rPr>
                <w:rFonts w:eastAsiaTheme="minorEastAsia"/>
              </w:rPr>
              <w:t xml:space="preserve">    "cookies",</w:t>
            </w:r>
          </w:p>
          <w:p w14:paraId="1AC733E1" w14:textId="77777777" w:rsidR="00DD7190" w:rsidRPr="00DD7190" w:rsidRDefault="00DD7190" w:rsidP="00DD7190">
            <w:pPr>
              <w:pStyle w:val="a7"/>
              <w:spacing w:line="400" w:lineRule="exact"/>
              <w:rPr>
                <w:rFonts w:eastAsiaTheme="minorEastAsia"/>
              </w:rPr>
            </w:pPr>
            <w:r w:rsidRPr="00DD7190">
              <w:rPr>
                <w:rFonts w:eastAsiaTheme="minorEastAsia"/>
              </w:rPr>
              <w:t xml:space="preserve">    "&lt;all_urls&gt;"</w:t>
            </w:r>
          </w:p>
          <w:p w14:paraId="671E0D43" w14:textId="77777777" w:rsidR="00DD7190" w:rsidRPr="00DD7190" w:rsidRDefault="00DD7190" w:rsidP="00DD7190">
            <w:pPr>
              <w:pStyle w:val="a7"/>
              <w:spacing w:line="400" w:lineRule="exact"/>
              <w:rPr>
                <w:rFonts w:eastAsiaTheme="minorEastAsia"/>
              </w:rPr>
            </w:pPr>
            <w:r w:rsidRPr="00DD7190">
              <w:rPr>
                <w:rFonts w:eastAsiaTheme="minorEastAsia"/>
              </w:rPr>
              <w:t xml:space="preserve">  ],</w:t>
            </w:r>
          </w:p>
          <w:p w14:paraId="06EFAAF8" w14:textId="77777777" w:rsidR="00DD7190" w:rsidRPr="00DD7190" w:rsidRDefault="00432723" w:rsidP="00DD7190">
            <w:pPr>
              <w:pStyle w:val="a7"/>
              <w:spacing w:line="400" w:lineRule="exact"/>
              <w:rPr>
                <w:rFonts w:eastAsiaTheme="minorEastAsia"/>
              </w:rPr>
            </w:pPr>
            <w:r>
              <w:rPr>
                <w:rFonts w:eastAsiaTheme="minorEastAsia" w:hint="eastAsia"/>
              </w:rPr>
              <w:t xml:space="preserve">  //</w:t>
            </w:r>
            <w:r>
              <w:rPr>
                <w:rFonts w:eastAsiaTheme="minorEastAsia" w:hint="eastAsia"/>
              </w:rPr>
              <w:t>图标信息与初始界面</w:t>
            </w:r>
          </w:p>
          <w:p w14:paraId="337EA797" w14:textId="77777777" w:rsidR="00DD7190" w:rsidRPr="00DD7190" w:rsidRDefault="00DD7190" w:rsidP="00DD7190">
            <w:pPr>
              <w:pStyle w:val="a7"/>
              <w:spacing w:line="400" w:lineRule="exact"/>
              <w:rPr>
                <w:rFonts w:eastAsiaTheme="minorEastAsia"/>
              </w:rPr>
            </w:pPr>
            <w:r w:rsidRPr="00DD7190">
              <w:rPr>
                <w:rFonts w:eastAsiaTheme="minorEastAsia"/>
              </w:rPr>
              <w:t xml:space="preserve">  "browser_action": {</w:t>
            </w:r>
          </w:p>
          <w:p w14:paraId="1CF007E0" w14:textId="77777777" w:rsidR="00DD7190" w:rsidRPr="00DD7190" w:rsidRDefault="00DD7190" w:rsidP="00DD7190">
            <w:pPr>
              <w:pStyle w:val="a7"/>
              <w:spacing w:line="400" w:lineRule="exact"/>
              <w:rPr>
                <w:rFonts w:eastAsiaTheme="minorEastAsia"/>
              </w:rPr>
            </w:pPr>
            <w:r w:rsidRPr="00DD7190">
              <w:rPr>
                <w:rFonts w:eastAsiaTheme="minorEastAsia"/>
              </w:rPr>
              <w:t xml:space="preserve">    "default_icon": "icons/beasts-32.png",</w:t>
            </w:r>
          </w:p>
          <w:p w14:paraId="3F6AE2CF" w14:textId="77777777" w:rsidR="00DD7190" w:rsidRPr="00DD7190" w:rsidRDefault="00DD7190" w:rsidP="00DD7190">
            <w:pPr>
              <w:pStyle w:val="a7"/>
              <w:spacing w:line="400" w:lineRule="exact"/>
              <w:rPr>
                <w:rFonts w:eastAsiaTheme="minorEastAsia"/>
              </w:rPr>
            </w:pPr>
            <w:r w:rsidRPr="00DD7190">
              <w:rPr>
                <w:rFonts w:eastAsiaTheme="minorEastAsia"/>
              </w:rPr>
              <w:t xml:space="preserve">    "default_title": "Middleware",</w:t>
            </w:r>
          </w:p>
          <w:p w14:paraId="028BEF27" w14:textId="77777777" w:rsidR="00DD7190" w:rsidRPr="00DD7190" w:rsidRDefault="00DD7190" w:rsidP="00DD7190">
            <w:pPr>
              <w:pStyle w:val="a7"/>
              <w:spacing w:line="400" w:lineRule="exact"/>
              <w:rPr>
                <w:rFonts w:eastAsiaTheme="minorEastAsia"/>
              </w:rPr>
            </w:pPr>
            <w:r w:rsidRPr="00DD7190">
              <w:rPr>
                <w:rFonts w:eastAsiaTheme="minorEastAsia"/>
              </w:rPr>
              <w:t xml:space="preserve">    "default_popup": "popup/middleware_login.html"</w:t>
            </w:r>
          </w:p>
          <w:p w14:paraId="4D625760" w14:textId="77777777" w:rsidR="00DD7190" w:rsidRPr="00DD7190" w:rsidRDefault="00203044" w:rsidP="00DD7190">
            <w:pPr>
              <w:pStyle w:val="a7"/>
              <w:spacing w:line="400" w:lineRule="exact"/>
              <w:rPr>
                <w:rFonts w:eastAsiaTheme="minorEastAsia"/>
              </w:rPr>
            </w:pPr>
            <w:r>
              <w:rPr>
                <w:rFonts w:eastAsiaTheme="minorEastAsia"/>
              </w:rPr>
              <w:t xml:space="preserve">  },</w:t>
            </w:r>
          </w:p>
          <w:p w14:paraId="50BEDE29" w14:textId="77777777" w:rsidR="00453AD6" w:rsidRPr="008E59F2" w:rsidRDefault="00DD7190" w:rsidP="00DD7190">
            <w:pPr>
              <w:pStyle w:val="a7"/>
              <w:spacing w:line="400" w:lineRule="exact"/>
              <w:jc w:val="both"/>
              <w:rPr>
                <w:rFonts w:eastAsiaTheme="minorEastAsia"/>
              </w:rPr>
            </w:pPr>
            <w:r w:rsidRPr="00DD7190">
              <w:rPr>
                <w:rFonts w:eastAsiaTheme="minorEastAsia"/>
              </w:rPr>
              <w:t>}</w:t>
            </w:r>
          </w:p>
        </w:tc>
      </w:tr>
    </w:tbl>
    <w:p w14:paraId="34911174" w14:textId="74F9AA80" w:rsidR="0075713A" w:rsidRPr="00094C36" w:rsidRDefault="00E90FAA" w:rsidP="00655461">
      <w:pPr>
        <w:spacing w:line="400" w:lineRule="exact"/>
        <w:rPr>
          <w:rFonts w:asciiTheme="minorEastAsia" w:hAnsiTheme="minorEastAsia"/>
          <w:color w:val="000000" w:themeColor="text1"/>
          <w:sz w:val="24"/>
          <w:rPrChange w:id="6143" w:author="JY0225" w:date="2017-08-24T12:03:00Z">
            <w:rPr>
              <w:color w:val="000000" w:themeColor="text1"/>
              <w:sz w:val="24"/>
            </w:rPr>
          </w:rPrChange>
        </w:rPr>
      </w:pPr>
      <w:r>
        <w:rPr>
          <w:color w:val="000000" w:themeColor="text1"/>
          <w:sz w:val="24"/>
        </w:rPr>
        <w:lastRenderedPageBreak/>
        <w:tab/>
      </w:r>
      <w:r w:rsidR="00FB357A" w:rsidRPr="00094C36">
        <w:rPr>
          <w:rFonts w:asciiTheme="minorEastAsia" w:hAnsiTheme="minorEastAsia" w:hint="eastAsia"/>
          <w:color w:val="000000" w:themeColor="text1"/>
          <w:sz w:val="24"/>
          <w:rPrChange w:id="6144" w:author="JY0225" w:date="2017-08-24T12:03:00Z">
            <w:rPr>
              <w:rFonts w:hint="eastAsia"/>
              <w:color w:val="000000" w:themeColor="text1"/>
              <w:sz w:val="24"/>
            </w:rPr>
          </w:rPrChange>
        </w:rPr>
        <w:t>上述代码描述的是</w:t>
      </w:r>
      <w:r w:rsidR="00FB357A" w:rsidRPr="00094C36">
        <w:rPr>
          <w:rFonts w:asciiTheme="minorEastAsia" w:hAnsiTheme="minorEastAsia"/>
          <w:color w:val="000000" w:themeColor="text1"/>
          <w:sz w:val="24"/>
          <w:rPrChange w:id="6145" w:author="JY0225" w:date="2017-08-24T12:03:00Z">
            <w:rPr>
              <w:color w:val="000000" w:themeColor="text1"/>
              <w:sz w:val="24"/>
            </w:rPr>
          </w:rPrChange>
        </w:rPr>
        <w:t>manifest.json</w:t>
      </w:r>
      <w:r w:rsidR="00FB357A" w:rsidRPr="00094C36">
        <w:rPr>
          <w:rFonts w:asciiTheme="minorEastAsia" w:hAnsiTheme="minorEastAsia" w:hint="eastAsia"/>
          <w:color w:val="000000" w:themeColor="text1"/>
          <w:sz w:val="24"/>
          <w:rPrChange w:id="6146" w:author="JY0225" w:date="2017-08-24T12:03:00Z">
            <w:rPr>
              <w:rFonts w:hint="eastAsia"/>
              <w:color w:val="000000" w:themeColor="text1"/>
              <w:sz w:val="24"/>
            </w:rPr>
          </w:rPrChange>
        </w:rPr>
        <w:t>中一些较为关键的内容，从配置文件中可以清晰地看到</w:t>
      </w:r>
      <w:r w:rsidR="002E5718" w:rsidRPr="00094C36">
        <w:rPr>
          <w:rFonts w:asciiTheme="minorEastAsia" w:hAnsiTheme="minorEastAsia" w:hint="eastAsia"/>
          <w:color w:val="000000" w:themeColor="text1"/>
          <w:sz w:val="24"/>
          <w:rPrChange w:id="6147" w:author="JY0225" w:date="2017-08-24T12:03:00Z">
            <w:rPr>
              <w:rFonts w:hint="eastAsia"/>
              <w:color w:val="000000" w:themeColor="text1"/>
              <w:sz w:val="24"/>
            </w:rPr>
          </w:rPrChange>
        </w:rPr>
        <w:t>扩展</w:t>
      </w:r>
      <w:r w:rsidR="00FB357A" w:rsidRPr="00094C36">
        <w:rPr>
          <w:rFonts w:asciiTheme="minorEastAsia" w:hAnsiTheme="minorEastAsia" w:hint="eastAsia"/>
          <w:color w:val="000000" w:themeColor="text1"/>
          <w:sz w:val="24"/>
          <w:rPrChange w:id="6148" w:author="JY0225" w:date="2017-08-24T12:03:00Z">
            <w:rPr>
              <w:rFonts w:hint="eastAsia"/>
              <w:color w:val="000000" w:themeColor="text1"/>
              <w:sz w:val="24"/>
            </w:rPr>
          </w:rPrChange>
        </w:rPr>
        <w:t>的名称</w:t>
      </w:r>
      <w:r w:rsidR="00587D24" w:rsidRPr="00094C36">
        <w:rPr>
          <w:rFonts w:asciiTheme="minorEastAsia" w:hAnsiTheme="minorEastAsia" w:hint="eastAsia"/>
          <w:color w:val="000000" w:themeColor="text1"/>
          <w:sz w:val="24"/>
          <w:rPrChange w:id="6149" w:author="JY0225" w:date="2017-08-24T12:03:00Z">
            <w:rPr>
              <w:rFonts w:hint="eastAsia"/>
              <w:color w:val="000000" w:themeColor="text1"/>
              <w:sz w:val="24"/>
            </w:rPr>
          </w:rPrChange>
        </w:rPr>
        <w:t>、</w:t>
      </w:r>
      <w:r w:rsidR="00FB357A" w:rsidRPr="00094C36">
        <w:rPr>
          <w:rFonts w:asciiTheme="minorEastAsia" w:hAnsiTheme="minorEastAsia" w:hint="eastAsia"/>
          <w:color w:val="000000" w:themeColor="text1"/>
          <w:sz w:val="24"/>
          <w:rPrChange w:id="6150" w:author="JY0225" w:date="2017-08-24T12:03:00Z">
            <w:rPr>
              <w:rFonts w:hint="eastAsia"/>
              <w:color w:val="000000" w:themeColor="text1"/>
              <w:sz w:val="24"/>
            </w:rPr>
          </w:rPrChange>
        </w:rPr>
        <w:t>版本信息</w:t>
      </w:r>
      <w:r w:rsidR="00763508" w:rsidRPr="00094C36">
        <w:rPr>
          <w:rFonts w:asciiTheme="minorEastAsia" w:hAnsiTheme="minorEastAsia" w:hint="eastAsia"/>
          <w:color w:val="000000" w:themeColor="text1"/>
          <w:sz w:val="24"/>
          <w:rPrChange w:id="6151" w:author="JY0225" w:date="2017-08-24T12:03:00Z">
            <w:rPr>
              <w:rFonts w:hint="eastAsia"/>
              <w:color w:val="000000" w:themeColor="text1"/>
              <w:sz w:val="24"/>
            </w:rPr>
          </w:rPrChange>
        </w:rPr>
        <w:t>以及所需的权限信息。</w:t>
      </w:r>
      <w:r w:rsidR="008F7D3A" w:rsidRPr="00094C36">
        <w:rPr>
          <w:rFonts w:asciiTheme="minorEastAsia" w:hAnsiTheme="minorEastAsia" w:hint="eastAsia"/>
          <w:color w:val="000000" w:themeColor="text1"/>
          <w:sz w:val="24"/>
          <w:rPrChange w:id="6152" w:author="JY0225" w:date="2017-08-24T12:03:00Z">
            <w:rPr>
              <w:rFonts w:hint="eastAsia"/>
              <w:color w:val="000000" w:themeColor="text1"/>
              <w:sz w:val="24"/>
            </w:rPr>
          </w:rPrChange>
        </w:rPr>
        <w:t>作为</w:t>
      </w:r>
      <w:r w:rsidR="002E5718" w:rsidRPr="00094C36">
        <w:rPr>
          <w:rFonts w:asciiTheme="minorEastAsia" w:hAnsiTheme="minorEastAsia" w:hint="eastAsia"/>
          <w:color w:val="000000" w:themeColor="text1"/>
          <w:sz w:val="24"/>
          <w:rPrChange w:id="6153" w:author="JY0225" w:date="2017-08-24T12:03:00Z">
            <w:rPr>
              <w:rFonts w:hint="eastAsia"/>
              <w:color w:val="000000" w:themeColor="text1"/>
              <w:sz w:val="24"/>
            </w:rPr>
          </w:rPrChange>
        </w:rPr>
        <w:t>扩展</w:t>
      </w:r>
      <w:r w:rsidR="00E309DF" w:rsidRPr="00094C36">
        <w:rPr>
          <w:rFonts w:asciiTheme="minorEastAsia" w:hAnsiTheme="minorEastAsia" w:hint="eastAsia"/>
          <w:color w:val="000000" w:themeColor="text1"/>
          <w:sz w:val="24"/>
          <w:rPrChange w:id="6154" w:author="JY0225" w:date="2017-08-24T12:03:00Z">
            <w:rPr>
              <w:rFonts w:hint="eastAsia"/>
              <w:color w:val="000000" w:themeColor="text1"/>
              <w:sz w:val="24"/>
            </w:rPr>
          </w:rPrChange>
        </w:rPr>
        <w:t>的入口，</w:t>
      </w:r>
      <w:r w:rsidR="008F7D3A" w:rsidRPr="00094C36">
        <w:rPr>
          <w:rFonts w:asciiTheme="minorEastAsia" w:hAnsiTheme="minorEastAsia" w:hint="eastAsia"/>
          <w:color w:val="000000" w:themeColor="text1"/>
          <w:sz w:val="24"/>
          <w:rPrChange w:id="6155" w:author="JY0225" w:date="2017-08-24T12:03:00Z">
            <w:rPr>
              <w:rFonts w:hint="eastAsia"/>
              <w:color w:val="000000" w:themeColor="text1"/>
              <w:sz w:val="24"/>
            </w:rPr>
          </w:rPrChange>
        </w:rPr>
        <w:t>需要在浏览器的导航栏里定义一个图标，以及一个初始界面，</w:t>
      </w:r>
      <w:r w:rsidR="002C2594" w:rsidRPr="00094C36">
        <w:rPr>
          <w:rFonts w:asciiTheme="minorEastAsia" w:hAnsiTheme="minorEastAsia"/>
          <w:color w:val="000000" w:themeColor="text1"/>
          <w:sz w:val="24"/>
          <w:rPrChange w:id="6156" w:author="JY0225" w:date="2017-08-24T12:03:00Z">
            <w:rPr>
              <w:color w:val="000000" w:themeColor="text1"/>
              <w:sz w:val="24"/>
            </w:rPr>
          </w:rPrChange>
        </w:rPr>
        <w:t>browser_action</w:t>
      </w:r>
      <w:r w:rsidR="002C2594" w:rsidRPr="00094C36">
        <w:rPr>
          <w:rFonts w:asciiTheme="minorEastAsia" w:hAnsiTheme="minorEastAsia" w:hint="eastAsia"/>
          <w:color w:val="000000" w:themeColor="text1"/>
          <w:sz w:val="24"/>
          <w:rPrChange w:id="6157" w:author="JY0225" w:date="2017-08-24T12:03:00Z">
            <w:rPr>
              <w:rFonts w:hint="eastAsia"/>
              <w:color w:val="000000" w:themeColor="text1"/>
              <w:sz w:val="24"/>
            </w:rPr>
          </w:rPrChange>
        </w:rPr>
        <w:t>参数中的</w:t>
      </w:r>
      <w:r w:rsidR="002C2594" w:rsidRPr="00094C36">
        <w:rPr>
          <w:rFonts w:asciiTheme="minorEastAsia" w:hAnsiTheme="minorEastAsia"/>
          <w:color w:val="000000" w:themeColor="text1"/>
          <w:sz w:val="24"/>
          <w:rPrChange w:id="6158" w:author="JY0225" w:date="2017-08-24T12:03:00Z">
            <w:rPr>
              <w:color w:val="000000" w:themeColor="text1"/>
              <w:sz w:val="24"/>
            </w:rPr>
          </w:rPrChange>
        </w:rPr>
        <w:t>default_icon</w:t>
      </w:r>
      <w:r w:rsidR="002C2594" w:rsidRPr="00094C36">
        <w:rPr>
          <w:rFonts w:asciiTheme="minorEastAsia" w:hAnsiTheme="minorEastAsia" w:hint="eastAsia"/>
          <w:color w:val="000000" w:themeColor="text1"/>
          <w:sz w:val="24"/>
          <w:rPrChange w:id="6159" w:author="JY0225" w:date="2017-08-24T12:03:00Z">
            <w:rPr>
              <w:rFonts w:hint="eastAsia"/>
              <w:color w:val="000000" w:themeColor="text1"/>
              <w:sz w:val="24"/>
            </w:rPr>
          </w:rPrChange>
        </w:rPr>
        <w:t>属性指定</w:t>
      </w:r>
      <w:r w:rsidR="002E5718" w:rsidRPr="00094C36">
        <w:rPr>
          <w:rFonts w:asciiTheme="minorEastAsia" w:hAnsiTheme="minorEastAsia" w:hint="eastAsia"/>
          <w:color w:val="000000" w:themeColor="text1"/>
          <w:sz w:val="24"/>
          <w:rPrChange w:id="6160" w:author="JY0225" w:date="2017-08-24T12:03:00Z">
            <w:rPr>
              <w:rFonts w:hint="eastAsia"/>
              <w:color w:val="000000" w:themeColor="text1"/>
              <w:sz w:val="24"/>
            </w:rPr>
          </w:rPrChange>
        </w:rPr>
        <w:t>扩展</w:t>
      </w:r>
      <w:r w:rsidR="002C2594" w:rsidRPr="00094C36">
        <w:rPr>
          <w:rFonts w:asciiTheme="minorEastAsia" w:hAnsiTheme="minorEastAsia" w:hint="eastAsia"/>
          <w:color w:val="000000" w:themeColor="text1"/>
          <w:sz w:val="24"/>
          <w:rPrChange w:id="6161" w:author="JY0225" w:date="2017-08-24T12:03:00Z">
            <w:rPr>
              <w:rFonts w:hint="eastAsia"/>
              <w:color w:val="000000" w:themeColor="text1"/>
              <w:sz w:val="24"/>
            </w:rPr>
          </w:rPrChange>
        </w:rPr>
        <w:t>的图标，而</w:t>
      </w:r>
      <w:r w:rsidR="002C2594" w:rsidRPr="00094C36">
        <w:rPr>
          <w:rFonts w:asciiTheme="minorEastAsia" w:hAnsiTheme="minorEastAsia"/>
          <w:color w:val="000000" w:themeColor="text1"/>
          <w:sz w:val="24"/>
          <w:rPrChange w:id="6162" w:author="JY0225" w:date="2017-08-24T12:03:00Z">
            <w:rPr>
              <w:color w:val="000000" w:themeColor="text1"/>
              <w:sz w:val="24"/>
            </w:rPr>
          </w:rPrChange>
        </w:rPr>
        <w:t>default_popup</w:t>
      </w:r>
      <w:r w:rsidR="002C2594" w:rsidRPr="00094C36">
        <w:rPr>
          <w:rFonts w:asciiTheme="minorEastAsia" w:hAnsiTheme="minorEastAsia" w:hint="eastAsia"/>
          <w:color w:val="000000" w:themeColor="text1"/>
          <w:sz w:val="24"/>
          <w:rPrChange w:id="6163" w:author="JY0225" w:date="2017-08-24T12:03:00Z">
            <w:rPr>
              <w:rFonts w:hint="eastAsia"/>
              <w:color w:val="000000" w:themeColor="text1"/>
              <w:sz w:val="24"/>
            </w:rPr>
          </w:rPrChange>
        </w:rPr>
        <w:t>指定了初始界面。</w:t>
      </w:r>
    </w:p>
    <w:p w14:paraId="3C57580C" w14:textId="77777777" w:rsidR="007B3025" w:rsidRPr="00094C36" w:rsidRDefault="003B7F7E" w:rsidP="004F34F8">
      <w:pPr>
        <w:spacing w:line="400" w:lineRule="exact"/>
        <w:rPr>
          <w:rFonts w:asciiTheme="minorEastAsia" w:hAnsiTheme="minorEastAsia"/>
          <w:color w:val="000000" w:themeColor="text1"/>
          <w:sz w:val="24"/>
          <w:rPrChange w:id="6164" w:author="JY0225" w:date="2017-08-24T12:03:00Z">
            <w:rPr>
              <w:color w:val="000000" w:themeColor="text1"/>
              <w:sz w:val="24"/>
            </w:rPr>
          </w:rPrChange>
        </w:rPr>
      </w:pPr>
      <w:r w:rsidRPr="00094C36">
        <w:rPr>
          <w:rFonts w:asciiTheme="minorEastAsia" w:hAnsiTheme="minorEastAsia"/>
          <w:color w:val="000000" w:themeColor="text1"/>
          <w:sz w:val="24"/>
          <w:rPrChange w:id="6165" w:author="JY0225" w:date="2017-08-24T12:03:00Z">
            <w:rPr>
              <w:color w:val="000000" w:themeColor="text1"/>
              <w:sz w:val="24"/>
            </w:rPr>
          </w:rPrChange>
        </w:rPr>
        <w:tab/>
        <w:t>2</w:t>
      </w:r>
      <w:r w:rsidRPr="00094C36">
        <w:rPr>
          <w:rFonts w:asciiTheme="minorEastAsia" w:hAnsiTheme="minorEastAsia" w:hint="eastAsia"/>
          <w:color w:val="000000" w:themeColor="text1"/>
          <w:sz w:val="24"/>
          <w:rPrChange w:id="6166" w:author="JY0225" w:date="2017-08-24T12:03:00Z">
            <w:rPr>
              <w:rFonts w:hint="eastAsia"/>
              <w:color w:val="000000" w:themeColor="text1"/>
              <w:sz w:val="24"/>
            </w:rPr>
          </w:rPrChange>
        </w:rPr>
        <w:t>）</w:t>
      </w:r>
      <w:r w:rsidR="004733F0" w:rsidRPr="00094C36">
        <w:rPr>
          <w:rFonts w:asciiTheme="minorEastAsia" w:hAnsiTheme="minorEastAsia" w:hint="eastAsia"/>
          <w:color w:val="000000" w:themeColor="text1"/>
          <w:sz w:val="24"/>
          <w:rPrChange w:id="6167" w:author="JY0225" w:date="2017-08-24T12:03:00Z">
            <w:rPr>
              <w:rFonts w:hint="eastAsia"/>
              <w:color w:val="000000" w:themeColor="text1"/>
              <w:sz w:val="24"/>
            </w:rPr>
          </w:rPrChange>
        </w:rPr>
        <w:t>通信方式</w:t>
      </w:r>
    </w:p>
    <w:p w14:paraId="7DD99414" w14:textId="77777777" w:rsidR="003E3ABC" w:rsidRPr="00094C36" w:rsidRDefault="003E3ABC" w:rsidP="004F34F8">
      <w:pPr>
        <w:spacing w:line="400" w:lineRule="exact"/>
        <w:rPr>
          <w:rFonts w:asciiTheme="minorEastAsia" w:hAnsiTheme="minorEastAsia"/>
          <w:color w:val="000000" w:themeColor="text1"/>
          <w:sz w:val="24"/>
          <w:rPrChange w:id="6168" w:author="JY0225" w:date="2017-08-24T12:03:00Z">
            <w:rPr>
              <w:color w:val="000000" w:themeColor="text1"/>
              <w:sz w:val="24"/>
            </w:rPr>
          </w:rPrChange>
        </w:rPr>
      </w:pPr>
      <w:r w:rsidRPr="00094C36">
        <w:rPr>
          <w:rFonts w:asciiTheme="minorEastAsia" w:hAnsiTheme="minorEastAsia"/>
          <w:color w:val="000000" w:themeColor="text1"/>
          <w:sz w:val="24"/>
          <w:rPrChange w:id="6169" w:author="JY0225" w:date="2017-08-24T12:03:00Z">
            <w:rPr>
              <w:color w:val="000000" w:themeColor="text1"/>
              <w:sz w:val="24"/>
            </w:rPr>
          </w:rPrChange>
        </w:rPr>
        <w:tab/>
      </w:r>
      <w:r w:rsidR="006F7B24" w:rsidRPr="00094C36">
        <w:rPr>
          <w:rFonts w:asciiTheme="minorEastAsia" w:hAnsiTheme="minorEastAsia" w:hint="eastAsia"/>
          <w:color w:val="000000" w:themeColor="text1"/>
          <w:sz w:val="24"/>
          <w:rPrChange w:id="6170" w:author="JY0225" w:date="2017-08-24T12:03:00Z">
            <w:rPr>
              <w:rFonts w:hint="eastAsia"/>
              <w:color w:val="000000" w:themeColor="text1"/>
              <w:sz w:val="24"/>
            </w:rPr>
          </w:rPrChange>
        </w:rPr>
        <w:t>WebExtension</w:t>
      </w:r>
      <w:r w:rsidR="008A1F2A" w:rsidRPr="00094C36">
        <w:rPr>
          <w:rFonts w:asciiTheme="minorEastAsia" w:hAnsiTheme="minorEastAsia" w:hint="eastAsia"/>
          <w:color w:val="000000" w:themeColor="text1"/>
          <w:sz w:val="24"/>
          <w:rPrChange w:id="6171" w:author="JY0225" w:date="2017-08-24T12:03:00Z">
            <w:rPr>
              <w:rFonts w:hint="eastAsia"/>
              <w:color w:val="000000" w:themeColor="text1"/>
              <w:sz w:val="24"/>
            </w:rPr>
          </w:rPrChange>
        </w:rPr>
        <w:t>使用的是网页开发的标准技术，因此与服务器的通讯方式也与一般网页开发的方式相同</w:t>
      </w:r>
      <w:r w:rsidR="00B22E16" w:rsidRPr="00094C36">
        <w:rPr>
          <w:rFonts w:asciiTheme="minorEastAsia" w:hAnsiTheme="minorEastAsia" w:hint="eastAsia"/>
          <w:color w:val="000000" w:themeColor="text1"/>
          <w:sz w:val="24"/>
          <w:rPrChange w:id="6172" w:author="JY0225" w:date="2017-08-24T12:03:00Z">
            <w:rPr>
              <w:rFonts w:hint="eastAsia"/>
              <w:color w:val="000000" w:themeColor="text1"/>
              <w:sz w:val="24"/>
            </w:rPr>
          </w:rPrChange>
        </w:rPr>
        <w:t>，使用的是</w:t>
      </w:r>
      <w:r w:rsidR="00B22E16" w:rsidRPr="00094C36">
        <w:rPr>
          <w:rFonts w:asciiTheme="minorEastAsia" w:hAnsiTheme="minorEastAsia" w:hint="eastAsia"/>
          <w:color w:val="000000" w:themeColor="text1"/>
          <w:sz w:val="24"/>
          <w:rPrChange w:id="6173" w:author="JY0225" w:date="2017-08-24T12:03:00Z">
            <w:rPr>
              <w:rFonts w:hint="eastAsia"/>
              <w:color w:val="000000" w:themeColor="text1"/>
              <w:sz w:val="24"/>
            </w:rPr>
          </w:rPrChange>
        </w:rPr>
        <w:t>Websocket</w:t>
      </w:r>
      <w:r w:rsidR="00B22E16" w:rsidRPr="00094C36">
        <w:rPr>
          <w:rFonts w:asciiTheme="minorEastAsia" w:hAnsiTheme="minorEastAsia" w:hint="eastAsia"/>
          <w:color w:val="000000" w:themeColor="text1"/>
          <w:sz w:val="24"/>
          <w:rPrChange w:id="6174" w:author="JY0225" w:date="2017-08-24T12:03:00Z">
            <w:rPr>
              <w:rFonts w:hint="eastAsia"/>
              <w:color w:val="000000" w:themeColor="text1"/>
              <w:sz w:val="24"/>
            </w:rPr>
          </w:rPrChange>
        </w:rPr>
        <w:t>。</w:t>
      </w:r>
      <w:r w:rsidR="004807FA" w:rsidRPr="00094C36">
        <w:rPr>
          <w:rFonts w:asciiTheme="minorEastAsia" w:hAnsiTheme="minorEastAsia" w:hint="eastAsia"/>
          <w:color w:val="000000" w:themeColor="text1"/>
          <w:sz w:val="24"/>
          <w:rPrChange w:id="6175" w:author="JY0225" w:date="2017-08-24T12:03:00Z">
            <w:rPr>
              <w:rFonts w:hint="eastAsia"/>
              <w:color w:val="000000" w:themeColor="text1"/>
              <w:sz w:val="24"/>
            </w:rPr>
          </w:rPrChange>
        </w:rPr>
        <w:t>Websocket</w:t>
      </w:r>
      <w:r w:rsidR="00C97D37" w:rsidRPr="00094C36">
        <w:rPr>
          <w:rFonts w:asciiTheme="minorEastAsia" w:hAnsiTheme="minorEastAsia" w:hint="eastAsia"/>
          <w:color w:val="000000" w:themeColor="text1"/>
          <w:sz w:val="24"/>
          <w:rPrChange w:id="6176" w:author="JY0225" w:date="2017-08-24T12:03:00Z">
            <w:rPr>
              <w:rFonts w:hint="eastAsia"/>
              <w:color w:val="000000" w:themeColor="text1"/>
              <w:sz w:val="24"/>
            </w:rPr>
          </w:rPrChange>
        </w:rPr>
        <w:t>需要通过一次握手协议才能与服务器建立连接</w:t>
      </w:r>
      <w:r w:rsidR="0048733E" w:rsidRPr="00094C36">
        <w:rPr>
          <w:rFonts w:asciiTheme="minorEastAsia" w:hAnsiTheme="minorEastAsia" w:hint="eastAsia"/>
          <w:color w:val="000000" w:themeColor="text1"/>
          <w:sz w:val="24"/>
          <w:rPrChange w:id="6177" w:author="JY0225" w:date="2017-08-24T12:03:00Z">
            <w:rPr>
              <w:rFonts w:hint="eastAsia"/>
              <w:color w:val="000000" w:themeColor="text1"/>
              <w:sz w:val="24"/>
            </w:rPr>
          </w:rPrChange>
        </w:rPr>
        <w:t>，其实现的核心代码如下：</w:t>
      </w:r>
    </w:p>
    <w:p w14:paraId="1F12CDA9" w14:textId="77777777" w:rsidR="009E0465" w:rsidRPr="00094C36" w:rsidRDefault="00955C50" w:rsidP="004F34F8">
      <w:pPr>
        <w:spacing w:line="400" w:lineRule="exact"/>
        <w:rPr>
          <w:rFonts w:asciiTheme="minorEastAsia" w:hAnsiTheme="minorEastAsia"/>
          <w:color w:val="000000" w:themeColor="text1"/>
          <w:sz w:val="24"/>
          <w:rPrChange w:id="6178" w:author="JY0225" w:date="2017-08-24T12:03:00Z">
            <w:rPr>
              <w:color w:val="000000" w:themeColor="text1"/>
              <w:sz w:val="24"/>
            </w:rPr>
          </w:rPrChange>
        </w:rPr>
      </w:pPr>
      <w:r w:rsidRPr="00094C36">
        <w:rPr>
          <w:rFonts w:asciiTheme="minorEastAsia" w:hAnsiTheme="minorEastAsia"/>
          <w:color w:val="000000" w:themeColor="text1"/>
          <w:sz w:val="24"/>
          <w:rPrChange w:id="6179" w:author="JY0225" w:date="2017-08-24T12:03:00Z">
            <w:rPr>
              <w:color w:val="000000" w:themeColor="text1"/>
              <w:sz w:val="24"/>
            </w:rPr>
          </w:rPrChange>
        </w:rPr>
        <w:tab/>
      </w:r>
      <w:r w:rsidR="00AB5CA4" w:rsidRPr="00094C36">
        <w:rPr>
          <w:rFonts w:asciiTheme="minorEastAsia" w:hAnsiTheme="minorEastAsia" w:hint="eastAsia"/>
          <w:color w:val="000000" w:themeColor="text1"/>
          <w:sz w:val="24"/>
          <w:rPrChange w:id="6180" w:author="JY0225" w:date="2017-08-24T12:03:00Z">
            <w:rPr>
              <w:rFonts w:hint="eastAsia"/>
              <w:color w:val="000000" w:themeColor="text1"/>
              <w:sz w:val="24"/>
            </w:rPr>
          </w:rPrChange>
        </w:rPr>
        <w:t>Firefox</w:t>
      </w:r>
      <w:r w:rsidR="002E5718" w:rsidRPr="00094C36">
        <w:rPr>
          <w:rFonts w:asciiTheme="minorEastAsia" w:hAnsiTheme="minorEastAsia" w:hint="eastAsia"/>
          <w:color w:val="000000" w:themeColor="text1"/>
          <w:sz w:val="24"/>
          <w:rPrChange w:id="6181" w:author="JY0225" w:date="2017-08-24T12:03:00Z">
            <w:rPr>
              <w:rFonts w:hint="eastAsia"/>
              <w:color w:val="000000" w:themeColor="text1"/>
              <w:sz w:val="24"/>
            </w:rPr>
          </w:rPrChange>
        </w:rPr>
        <w:t>扩展</w:t>
      </w:r>
      <w:r w:rsidR="00AB5CA4" w:rsidRPr="00094C36">
        <w:rPr>
          <w:rFonts w:asciiTheme="minorEastAsia" w:hAnsiTheme="minorEastAsia" w:hint="eastAsia"/>
          <w:color w:val="000000" w:themeColor="text1"/>
          <w:sz w:val="24"/>
          <w:rPrChange w:id="6182" w:author="JY0225" w:date="2017-08-24T12:03:00Z">
            <w:rPr>
              <w:rFonts w:hint="eastAsia"/>
              <w:color w:val="000000" w:themeColor="text1"/>
              <w:sz w:val="24"/>
            </w:rPr>
          </w:rPrChange>
        </w:rPr>
        <w:t>客户端核心代码：</w:t>
      </w:r>
    </w:p>
    <w:tbl>
      <w:tblPr>
        <w:tblStyle w:val="ae"/>
        <w:tblW w:w="0" w:type="auto"/>
        <w:tblInd w:w="445" w:type="dxa"/>
        <w:tblLook w:val="04A0" w:firstRow="1" w:lastRow="0" w:firstColumn="1" w:lastColumn="0" w:noHBand="0" w:noVBand="1"/>
      </w:tblPr>
      <w:tblGrid>
        <w:gridCol w:w="7851"/>
      </w:tblGrid>
      <w:tr w:rsidR="009E0465" w:rsidRPr="00B87EE1" w14:paraId="34207FD9" w14:textId="77777777" w:rsidTr="001D656B">
        <w:tc>
          <w:tcPr>
            <w:tcW w:w="7851" w:type="dxa"/>
          </w:tcPr>
          <w:p w14:paraId="2F6892C1" w14:textId="77777777" w:rsidR="006245C9" w:rsidRDefault="006245C9" w:rsidP="00F770E6">
            <w:pPr>
              <w:pStyle w:val="a7"/>
              <w:spacing w:line="400" w:lineRule="exact"/>
              <w:rPr>
                <w:rFonts w:eastAsiaTheme="minorEastAsia"/>
              </w:rPr>
            </w:pPr>
            <w:r>
              <w:rPr>
                <w:rFonts w:eastAsiaTheme="minorEastAsia" w:hint="eastAsia"/>
              </w:rPr>
              <w:t>//</w:t>
            </w:r>
            <w:r>
              <w:rPr>
                <w:rFonts w:eastAsiaTheme="minorEastAsia" w:hint="eastAsia"/>
              </w:rPr>
              <w:t>设置服务器地址和端口号，并新建</w:t>
            </w:r>
            <w:r>
              <w:rPr>
                <w:rFonts w:eastAsiaTheme="minorEastAsia" w:hint="eastAsia"/>
              </w:rPr>
              <w:t>WebSocket</w:t>
            </w:r>
            <w:r w:rsidR="0058080B">
              <w:rPr>
                <w:rFonts w:eastAsiaTheme="minorEastAsia" w:hint="eastAsia"/>
              </w:rPr>
              <w:t>对象</w:t>
            </w:r>
          </w:p>
          <w:p w14:paraId="59D2BF18" w14:textId="77777777" w:rsidR="00F770E6" w:rsidRPr="00F770E6" w:rsidRDefault="00F770E6" w:rsidP="00F770E6">
            <w:pPr>
              <w:pStyle w:val="a7"/>
              <w:spacing w:line="400" w:lineRule="exact"/>
              <w:rPr>
                <w:rFonts w:eastAsiaTheme="minorEastAsia"/>
              </w:rPr>
            </w:pPr>
            <w:r w:rsidRPr="00F770E6">
              <w:rPr>
                <w:rFonts w:eastAsiaTheme="minorEastAsia"/>
              </w:rPr>
              <w:t>var host = "ws://127.0.0.1:10000/"</w:t>
            </w:r>
          </w:p>
          <w:p w14:paraId="04F9D26A" w14:textId="77777777" w:rsidR="00F770E6" w:rsidRDefault="00F770E6" w:rsidP="00F770E6">
            <w:pPr>
              <w:pStyle w:val="a7"/>
              <w:spacing w:line="400" w:lineRule="exact"/>
              <w:rPr>
                <w:rFonts w:eastAsiaTheme="minorEastAsia"/>
              </w:rPr>
            </w:pPr>
            <w:r w:rsidRPr="00F770E6">
              <w:rPr>
                <w:rFonts w:eastAsiaTheme="minorEastAsia"/>
              </w:rPr>
              <w:t>socket = new WebSocket(host);</w:t>
            </w:r>
          </w:p>
          <w:p w14:paraId="7F09E60D" w14:textId="77777777" w:rsidR="004D1562" w:rsidRPr="00F770E6" w:rsidRDefault="004D1562" w:rsidP="00F770E6">
            <w:pPr>
              <w:pStyle w:val="a7"/>
              <w:spacing w:line="400" w:lineRule="exact"/>
              <w:rPr>
                <w:rFonts w:eastAsiaTheme="minorEastAsia"/>
              </w:rPr>
            </w:pPr>
            <w:r>
              <w:rPr>
                <w:rFonts w:eastAsiaTheme="minorEastAsia"/>
              </w:rPr>
              <w:t>//</w:t>
            </w:r>
            <w:r>
              <w:rPr>
                <w:rFonts w:eastAsiaTheme="minorEastAsia" w:hint="eastAsia"/>
              </w:rPr>
              <w:t>连接建立时</w:t>
            </w:r>
          </w:p>
          <w:p w14:paraId="39CB6DBE" w14:textId="77777777" w:rsidR="00F770E6" w:rsidRPr="00F770E6" w:rsidRDefault="00F770E6" w:rsidP="00F770E6">
            <w:pPr>
              <w:pStyle w:val="a7"/>
              <w:spacing w:line="400" w:lineRule="exact"/>
              <w:rPr>
                <w:rFonts w:eastAsiaTheme="minorEastAsia"/>
              </w:rPr>
            </w:pPr>
            <w:r w:rsidRPr="00F770E6">
              <w:rPr>
                <w:rFonts w:eastAsiaTheme="minorEastAsia"/>
              </w:rPr>
              <w:t>socket.onopen = function (msg) {</w:t>
            </w:r>
          </w:p>
          <w:p w14:paraId="4C3DF6F4" w14:textId="77777777" w:rsidR="00F770E6" w:rsidRPr="00F770E6" w:rsidRDefault="00F770E6" w:rsidP="009F4191">
            <w:pPr>
              <w:pStyle w:val="a7"/>
              <w:spacing w:line="400" w:lineRule="exact"/>
              <w:ind w:firstLineChars="200" w:firstLine="520"/>
              <w:rPr>
                <w:rFonts w:eastAsiaTheme="minorEastAsia"/>
              </w:rPr>
            </w:pPr>
            <w:r w:rsidRPr="00F770E6">
              <w:rPr>
                <w:rFonts w:eastAsiaTheme="minorEastAsia"/>
              </w:rPr>
              <w:t>send(request);</w:t>
            </w:r>
          </w:p>
          <w:p w14:paraId="0037BBD2" w14:textId="77777777" w:rsidR="00F770E6" w:rsidRDefault="00F770E6" w:rsidP="00F770E6">
            <w:pPr>
              <w:pStyle w:val="a7"/>
              <w:spacing w:line="400" w:lineRule="exact"/>
              <w:rPr>
                <w:rFonts w:eastAsiaTheme="minorEastAsia"/>
              </w:rPr>
            </w:pPr>
            <w:r w:rsidRPr="00F770E6">
              <w:rPr>
                <w:rFonts w:eastAsiaTheme="minorEastAsia"/>
              </w:rPr>
              <w:t>};</w:t>
            </w:r>
          </w:p>
          <w:p w14:paraId="752D1E35" w14:textId="77777777" w:rsidR="0072391A" w:rsidRPr="00F770E6" w:rsidRDefault="0072391A" w:rsidP="00F770E6">
            <w:pPr>
              <w:pStyle w:val="a7"/>
              <w:spacing w:line="400" w:lineRule="exact"/>
              <w:rPr>
                <w:rFonts w:eastAsiaTheme="minorEastAsia"/>
              </w:rPr>
            </w:pPr>
            <w:r>
              <w:rPr>
                <w:rFonts w:eastAsiaTheme="minorEastAsia"/>
              </w:rPr>
              <w:t>//</w:t>
            </w:r>
            <w:r>
              <w:rPr>
                <w:rFonts w:eastAsiaTheme="minorEastAsia" w:hint="eastAsia"/>
              </w:rPr>
              <w:t>收到服务器返回的消息时</w:t>
            </w:r>
          </w:p>
          <w:p w14:paraId="5EECDCED" w14:textId="77777777" w:rsidR="00614CCF" w:rsidRDefault="00F770E6" w:rsidP="00F770E6">
            <w:pPr>
              <w:pStyle w:val="a7"/>
              <w:spacing w:line="400" w:lineRule="exact"/>
              <w:rPr>
                <w:rFonts w:eastAsiaTheme="minorEastAsia"/>
              </w:rPr>
            </w:pPr>
            <w:r w:rsidRPr="00F770E6">
              <w:rPr>
                <w:rFonts w:eastAsiaTheme="minorEastAsia"/>
              </w:rPr>
              <w:t>sock</w:t>
            </w:r>
            <w:r w:rsidR="00614CCF">
              <w:rPr>
                <w:rFonts w:eastAsiaTheme="minorEastAsia"/>
              </w:rPr>
              <w:t>et.onmessage = function (msg) {</w:t>
            </w:r>
          </w:p>
          <w:p w14:paraId="3FE45A1F" w14:textId="77777777" w:rsidR="00F770E6" w:rsidRPr="00F770E6" w:rsidRDefault="00F770E6" w:rsidP="00614CCF">
            <w:pPr>
              <w:pStyle w:val="a7"/>
              <w:spacing w:line="400" w:lineRule="exact"/>
              <w:ind w:firstLineChars="200" w:firstLine="520"/>
              <w:rPr>
                <w:rFonts w:eastAsiaTheme="minorEastAsia"/>
              </w:rPr>
            </w:pPr>
            <w:r w:rsidRPr="00F770E6">
              <w:rPr>
                <w:rFonts w:eastAsiaTheme="minorEastAsia"/>
              </w:rPr>
              <w:t>pyresult = pyresult + msg.data</w:t>
            </w:r>
          </w:p>
          <w:p w14:paraId="366231ED" w14:textId="77777777" w:rsidR="00F770E6" w:rsidRPr="00F770E6" w:rsidRDefault="00F770E6" w:rsidP="00614CCF">
            <w:pPr>
              <w:pStyle w:val="a7"/>
              <w:spacing w:line="400" w:lineRule="exact"/>
              <w:ind w:firstLineChars="200" w:firstLine="520"/>
              <w:rPr>
                <w:rFonts w:eastAsiaTheme="minorEastAsia"/>
              </w:rPr>
            </w:pPr>
            <w:r w:rsidRPr="00F770E6">
              <w:rPr>
                <w:rFonts w:eastAsiaTheme="minorEastAsia"/>
              </w:rPr>
              <w:t>var JResult = JSON.parse(pyresult);</w:t>
            </w:r>
          </w:p>
          <w:p w14:paraId="702222B1" w14:textId="77777777" w:rsidR="00F770E6" w:rsidRPr="00F770E6" w:rsidRDefault="00F770E6" w:rsidP="00614CCF">
            <w:pPr>
              <w:pStyle w:val="a7"/>
              <w:spacing w:line="400" w:lineRule="exact"/>
              <w:ind w:firstLineChars="200" w:firstLine="520"/>
              <w:rPr>
                <w:rFonts w:eastAsiaTheme="minorEastAsia"/>
              </w:rPr>
            </w:pPr>
            <w:r w:rsidRPr="00F770E6">
              <w:rPr>
                <w:rFonts w:eastAsiaTheme="minorEastAsia"/>
              </w:rPr>
              <w:t>portFromCS.postMessage({"JResult": JResult</w:t>
            </w:r>
            <w:r w:rsidR="00A53D1D" w:rsidRPr="00F770E6">
              <w:rPr>
                <w:rFonts w:eastAsiaTheme="minorEastAsia"/>
              </w:rPr>
              <w:t xml:space="preserve"> </w:t>
            </w:r>
            <w:r w:rsidRPr="00F770E6">
              <w:rPr>
                <w:rFonts w:eastAsiaTheme="minorEastAsia"/>
              </w:rPr>
              <w:t>});</w:t>
            </w:r>
          </w:p>
          <w:p w14:paraId="6899D915" w14:textId="77777777" w:rsidR="00F770E6" w:rsidRPr="00F770E6" w:rsidRDefault="00F770E6" w:rsidP="00F770E6">
            <w:pPr>
              <w:pStyle w:val="a7"/>
              <w:spacing w:line="400" w:lineRule="exact"/>
              <w:rPr>
                <w:rFonts w:eastAsiaTheme="minorEastAsia"/>
              </w:rPr>
            </w:pPr>
            <w:r w:rsidRPr="00F770E6">
              <w:rPr>
                <w:rFonts w:eastAsiaTheme="minorEastAsia"/>
              </w:rPr>
              <w:t>};</w:t>
            </w:r>
          </w:p>
          <w:p w14:paraId="7129F356" w14:textId="77777777" w:rsidR="00F770E6" w:rsidRPr="00F770E6" w:rsidRDefault="0033627C" w:rsidP="00F770E6">
            <w:pPr>
              <w:pStyle w:val="a7"/>
              <w:spacing w:line="400" w:lineRule="exact"/>
              <w:rPr>
                <w:rFonts w:eastAsiaTheme="minorEastAsia"/>
              </w:rPr>
            </w:pPr>
            <w:r>
              <w:rPr>
                <w:rFonts w:eastAsiaTheme="minorEastAsia" w:hint="eastAsia"/>
              </w:rPr>
              <w:t>//</w:t>
            </w:r>
            <w:r>
              <w:rPr>
                <w:rFonts w:eastAsiaTheme="minorEastAsia" w:hint="eastAsia"/>
              </w:rPr>
              <w:t>连接关闭后</w:t>
            </w:r>
          </w:p>
          <w:p w14:paraId="71691BFB" w14:textId="77777777" w:rsidR="00D7274A" w:rsidRDefault="00F770E6" w:rsidP="00F770E6">
            <w:pPr>
              <w:pStyle w:val="a7"/>
              <w:spacing w:line="400" w:lineRule="exact"/>
              <w:rPr>
                <w:rFonts w:eastAsiaTheme="minorEastAsia"/>
              </w:rPr>
            </w:pPr>
            <w:r w:rsidRPr="00F770E6">
              <w:rPr>
                <w:rFonts w:eastAsiaTheme="minorEastAsia"/>
              </w:rPr>
              <w:lastRenderedPageBreak/>
              <w:t>so</w:t>
            </w:r>
            <w:r w:rsidR="00D7274A">
              <w:rPr>
                <w:rFonts w:eastAsiaTheme="minorEastAsia"/>
              </w:rPr>
              <w:t>cket.onclose = function (msg) {</w:t>
            </w:r>
          </w:p>
          <w:p w14:paraId="68636232" w14:textId="77777777" w:rsidR="00D7274A" w:rsidRDefault="00F770E6" w:rsidP="00D7274A">
            <w:pPr>
              <w:pStyle w:val="a7"/>
              <w:spacing w:line="400" w:lineRule="exact"/>
              <w:ind w:firstLineChars="200" w:firstLine="520"/>
              <w:rPr>
                <w:rFonts w:eastAsiaTheme="minorEastAsia"/>
              </w:rPr>
            </w:pPr>
            <w:r w:rsidRPr="00F770E6">
              <w:rPr>
                <w:rFonts w:eastAsiaTheme="minorEastAsia"/>
              </w:rPr>
              <w:t>portFromCS.postMessage({"mstatus": "connection closed"});</w:t>
            </w:r>
          </w:p>
          <w:p w14:paraId="47BAF54D" w14:textId="77777777" w:rsidR="009A384D" w:rsidRDefault="009A384D" w:rsidP="009A384D">
            <w:pPr>
              <w:pStyle w:val="a7"/>
              <w:spacing w:line="400" w:lineRule="exact"/>
              <w:ind w:firstLineChars="200" w:firstLine="520"/>
              <w:rPr>
                <w:rFonts w:eastAsiaTheme="minorEastAsia"/>
              </w:rPr>
            </w:pPr>
            <w:r>
              <w:rPr>
                <w:rFonts w:eastAsiaTheme="minorEastAsia"/>
              </w:rPr>
              <w:t>login = false;</w:t>
            </w:r>
            <w:r>
              <w:rPr>
                <w:rFonts w:eastAsiaTheme="minorEastAsia"/>
              </w:rPr>
              <w:tab/>
            </w:r>
          </w:p>
          <w:p w14:paraId="6A615C58" w14:textId="77777777" w:rsidR="009E0465" w:rsidRPr="008E59F2" w:rsidRDefault="00F770E6" w:rsidP="00D3034C">
            <w:pPr>
              <w:pStyle w:val="a7"/>
              <w:spacing w:line="400" w:lineRule="exact"/>
              <w:rPr>
                <w:rFonts w:eastAsiaTheme="minorEastAsia"/>
              </w:rPr>
            </w:pPr>
            <w:r w:rsidRPr="00F770E6">
              <w:rPr>
                <w:rFonts w:eastAsiaTheme="minorEastAsia"/>
              </w:rPr>
              <w:t>};</w:t>
            </w:r>
          </w:p>
        </w:tc>
      </w:tr>
    </w:tbl>
    <w:p w14:paraId="5DD5868A" w14:textId="77777777" w:rsidR="00CE262F" w:rsidRPr="00FD003B" w:rsidRDefault="00023300" w:rsidP="004F34F8">
      <w:pPr>
        <w:spacing w:line="400" w:lineRule="exact"/>
        <w:rPr>
          <w:color w:val="000000" w:themeColor="text1"/>
          <w:sz w:val="24"/>
        </w:rPr>
      </w:pPr>
      <w:r>
        <w:rPr>
          <w:color w:val="000000" w:themeColor="text1"/>
          <w:sz w:val="24"/>
        </w:rPr>
        <w:lastRenderedPageBreak/>
        <w:tab/>
      </w:r>
      <w:r>
        <w:rPr>
          <w:rFonts w:hint="eastAsia"/>
          <w:color w:val="000000" w:themeColor="text1"/>
          <w:sz w:val="24"/>
        </w:rPr>
        <w:t>Python</w:t>
      </w:r>
      <w:r>
        <w:rPr>
          <w:rFonts w:hint="eastAsia"/>
          <w:color w:val="000000" w:themeColor="text1"/>
          <w:sz w:val="24"/>
        </w:rPr>
        <w:t>服务器端核心代码：</w:t>
      </w:r>
    </w:p>
    <w:tbl>
      <w:tblPr>
        <w:tblStyle w:val="ae"/>
        <w:tblW w:w="0" w:type="auto"/>
        <w:tblInd w:w="445" w:type="dxa"/>
        <w:tblLook w:val="04A0" w:firstRow="1" w:lastRow="0" w:firstColumn="1" w:lastColumn="0" w:noHBand="0" w:noVBand="1"/>
      </w:tblPr>
      <w:tblGrid>
        <w:gridCol w:w="7851"/>
      </w:tblGrid>
      <w:tr w:rsidR="00CE262F" w:rsidRPr="00B87EE1" w14:paraId="4C239429" w14:textId="77777777" w:rsidTr="001D656B">
        <w:tc>
          <w:tcPr>
            <w:tcW w:w="7851" w:type="dxa"/>
          </w:tcPr>
          <w:p w14:paraId="63974CC0" w14:textId="77777777" w:rsidR="00CE262F" w:rsidRDefault="00CE262F" w:rsidP="001D656B">
            <w:pPr>
              <w:pStyle w:val="a7"/>
              <w:spacing w:line="400" w:lineRule="exact"/>
              <w:rPr>
                <w:rFonts w:eastAsiaTheme="minorEastAsia"/>
              </w:rPr>
            </w:pPr>
            <w:r>
              <w:rPr>
                <w:rFonts w:eastAsiaTheme="minorEastAsia" w:hint="eastAsia"/>
              </w:rPr>
              <w:t>//</w:t>
            </w:r>
            <w:r w:rsidR="007F58A6">
              <w:rPr>
                <w:rFonts w:eastAsiaTheme="minorEastAsia" w:hint="eastAsia"/>
              </w:rPr>
              <w:t>判断是否为来自</w:t>
            </w:r>
            <w:r w:rsidR="007F58A6">
              <w:rPr>
                <w:rFonts w:eastAsiaTheme="minorEastAsia" w:hint="eastAsia"/>
              </w:rPr>
              <w:t>Firefox</w:t>
            </w:r>
            <w:r w:rsidR="007F58A6">
              <w:rPr>
                <w:rFonts w:eastAsiaTheme="minorEastAsia" w:hint="eastAsia"/>
              </w:rPr>
              <w:t>的请求</w:t>
            </w:r>
          </w:p>
          <w:p w14:paraId="3E683BD0" w14:textId="77777777" w:rsidR="00CE262F" w:rsidRPr="00CE262F" w:rsidRDefault="00CE262F" w:rsidP="00CE262F">
            <w:pPr>
              <w:pStyle w:val="a7"/>
              <w:spacing w:line="400" w:lineRule="exact"/>
              <w:rPr>
                <w:rFonts w:eastAsiaTheme="minorEastAsia"/>
              </w:rPr>
            </w:pPr>
            <w:r w:rsidRPr="00CE262F">
              <w:rPr>
                <w:rFonts w:eastAsiaTheme="minorEastAsia"/>
              </w:rPr>
              <w:t>if(recvdata.find("websocket")!=-1):</w:t>
            </w:r>
          </w:p>
          <w:p w14:paraId="3FCB8124" w14:textId="77777777" w:rsidR="00CE262F" w:rsidRPr="008E59F2" w:rsidRDefault="00CE262F" w:rsidP="00CE262F">
            <w:pPr>
              <w:pStyle w:val="a7"/>
              <w:spacing w:line="400" w:lineRule="exact"/>
              <w:ind w:firstLineChars="200" w:firstLine="520"/>
              <w:rPr>
                <w:rFonts w:eastAsiaTheme="minorEastAsia"/>
              </w:rPr>
            </w:pPr>
            <w:r w:rsidRPr="00CE262F">
              <w:rPr>
                <w:rFonts w:eastAsiaTheme="minorEastAsia"/>
              </w:rPr>
              <w:t>clientrequest = handle_WebRequest(sock, recvdata)</w:t>
            </w:r>
          </w:p>
          <w:p w14:paraId="7D260F1A" w14:textId="77777777" w:rsidR="00CE262F" w:rsidRDefault="00610292" w:rsidP="001D656B">
            <w:pPr>
              <w:pStyle w:val="a7"/>
              <w:spacing w:line="400" w:lineRule="exact"/>
              <w:rPr>
                <w:rFonts w:eastAsiaTheme="minorEastAsia"/>
              </w:rPr>
            </w:pPr>
            <w:r>
              <w:rPr>
                <w:rFonts w:eastAsiaTheme="minorEastAsia" w:hint="eastAsia"/>
              </w:rPr>
              <w:t>//</w:t>
            </w:r>
            <w:r w:rsidR="00C23204">
              <w:rPr>
                <w:rFonts w:eastAsiaTheme="minorEastAsia" w:hint="eastAsia"/>
              </w:rPr>
              <w:t>返回握手协议信息</w:t>
            </w:r>
          </w:p>
          <w:p w14:paraId="381E4E29" w14:textId="77777777" w:rsidR="00D518D5" w:rsidRPr="00D518D5" w:rsidRDefault="00D518D5" w:rsidP="00D518D5">
            <w:pPr>
              <w:pStyle w:val="a7"/>
              <w:spacing w:line="400" w:lineRule="exact"/>
              <w:rPr>
                <w:rFonts w:eastAsiaTheme="minorEastAsia"/>
              </w:rPr>
            </w:pPr>
            <w:r w:rsidRPr="00D518D5">
              <w:rPr>
                <w:rFonts w:eastAsiaTheme="minorEastAsia"/>
              </w:rPr>
              <w:t>def handle_WebRequest(sock, request):</w:t>
            </w:r>
          </w:p>
          <w:p w14:paraId="7DA93C27" w14:textId="77777777" w:rsidR="00D518D5" w:rsidRPr="00D518D5" w:rsidRDefault="00D518D5" w:rsidP="00D518D5">
            <w:pPr>
              <w:pStyle w:val="a7"/>
              <w:spacing w:line="400" w:lineRule="exact"/>
              <w:rPr>
                <w:rFonts w:eastAsiaTheme="minorEastAsia"/>
              </w:rPr>
            </w:pPr>
            <w:r w:rsidRPr="00D518D5">
              <w:rPr>
                <w:rFonts w:eastAsiaTheme="minorEastAsia"/>
              </w:rPr>
              <w:t xml:space="preserve">    sock.send('\</w:t>
            </w:r>
          </w:p>
          <w:p w14:paraId="6075AC63" w14:textId="77777777" w:rsidR="00D518D5" w:rsidRPr="00D518D5" w:rsidRDefault="00D518D5" w:rsidP="00D518D5">
            <w:pPr>
              <w:pStyle w:val="a7"/>
              <w:spacing w:line="400" w:lineRule="exact"/>
              <w:ind w:firstLineChars="200" w:firstLine="520"/>
              <w:rPr>
                <w:rFonts w:eastAsiaTheme="minorEastAsia"/>
              </w:rPr>
            </w:pPr>
            <w:r w:rsidRPr="00D518D5">
              <w:rPr>
                <w:rFonts w:eastAsiaTheme="minorEastAsia"/>
              </w:rPr>
              <w:t>HTTP/1.1 101 WebSocket Protocol Hybi-10\r\n\</w:t>
            </w:r>
          </w:p>
          <w:p w14:paraId="1D63347F" w14:textId="77777777" w:rsidR="00D518D5" w:rsidRPr="00D518D5" w:rsidRDefault="00D518D5" w:rsidP="00D518D5">
            <w:pPr>
              <w:pStyle w:val="a7"/>
              <w:spacing w:line="400" w:lineRule="exact"/>
              <w:ind w:firstLineChars="200" w:firstLine="520"/>
              <w:rPr>
                <w:rFonts w:eastAsiaTheme="minorEastAsia"/>
              </w:rPr>
            </w:pPr>
            <w:r w:rsidRPr="00D518D5">
              <w:rPr>
                <w:rFonts w:eastAsiaTheme="minorEastAsia"/>
              </w:rPr>
              <w:t>Upgrade: WebSocket\r\n\</w:t>
            </w:r>
          </w:p>
          <w:p w14:paraId="01E1C083" w14:textId="77777777" w:rsidR="00D518D5" w:rsidRPr="00D518D5" w:rsidRDefault="00D518D5" w:rsidP="00D518D5">
            <w:pPr>
              <w:pStyle w:val="a7"/>
              <w:spacing w:line="400" w:lineRule="exact"/>
              <w:ind w:firstLineChars="200" w:firstLine="520"/>
              <w:rPr>
                <w:rFonts w:eastAsiaTheme="minorEastAsia"/>
              </w:rPr>
            </w:pPr>
            <w:r w:rsidRPr="00D518D5">
              <w:rPr>
                <w:rFonts w:eastAsiaTheme="minorEastAsia"/>
              </w:rPr>
              <w:t>Connection: Upgrade\r\n\</w:t>
            </w:r>
          </w:p>
          <w:p w14:paraId="4CA302EF" w14:textId="77777777" w:rsidR="00D518D5" w:rsidRDefault="00D518D5" w:rsidP="00D518D5">
            <w:pPr>
              <w:pStyle w:val="a7"/>
              <w:spacing w:line="400" w:lineRule="exact"/>
              <w:ind w:firstLineChars="200" w:firstLine="520"/>
              <w:rPr>
                <w:rFonts w:eastAsiaTheme="minorEastAsia"/>
              </w:rPr>
            </w:pPr>
            <w:r w:rsidRPr="00D518D5">
              <w:rPr>
                <w:rFonts w:eastAsiaTheme="minorEastAsia"/>
              </w:rPr>
              <w:t>Sec-WebSocket-Accept: %s\r\n\r\n' % token)</w:t>
            </w:r>
          </w:p>
          <w:p w14:paraId="24B45E26" w14:textId="77777777" w:rsidR="00DC5D4D" w:rsidRPr="00D518D5" w:rsidRDefault="00DC5D4D" w:rsidP="00DC5D4D">
            <w:pPr>
              <w:pStyle w:val="a7"/>
              <w:spacing w:line="400" w:lineRule="exact"/>
              <w:rPr>
                <w:rFonts w:eastAsiaTheme="minorEastAsia"/>
              </w:rPr>
            </w:pPr>
            <w:r>
              <w:rPr>
                <w:rFonts w:eastAsiaTheme="minorEastAsia"/>
              </w:rPr>
              <w:t>//</w:t>
            </w:r>
            <w:r w:rsidR="006007B7">
              <w:rPr>
                <w:rFonts w:eastAsiaTheme="minorEastAsia" w:hint="eastAsia"/>
              </w:rPr>
              <w:t>处理来自</w:t>
            </w:r>
            <w:r w:rsidR="006007B7">
              <w:rPr>
                <w:rFonts w:eastAsiaTheme="minorEastAsia" w:hint="eastAsia"/>
              </w:rPr>
              <w:t>Firefox</w:t>
            </w:r>
            <w:r w:rsidR="006007B7">
              <w:rPr>
                <w:rFonts w:eastAsiaTheme="minorEastAsia" w:hint="eastAsia"/>
              </w:rPr>
              <w:t>客户端的请求</w:t>
            </w:r>
          </w:p>
          <w:p w14:paraId="368CA1AF" w14:textId="77777777" w:rsidR="00D518D5" w:rsidRPr="008E59F2" w:rsidRDefault="00DC5D4D" w:rsidP="00D518D5">
            <w:pPr>
              <w:pStyle w:val="a7"/>
              <w:spacing w:line="400" w:lineRule="exact"/>
              <w:rPr>
                <w:rFonts w:eastAsiaTheme="minorEastAsia"/>
              </w:rPr>
            </w:pPr>
            <w:r>
              <w:rPr>
                <w:rFonts w:eastAsiaTheme="minorEastAsia"/>
              </w:rPr>
              <w:t>data = sock.recv(RECV_BUFFER)</w:t>
            </w:r>
          </w:p>
        </w:tc>
      </w:tr>
    </w:tbl>
    <w:p w14:paraId="0BF7BDB8" w14:textId="77777777" w:rsidR="006907E2" w:rsidRPr="00094C36" w:rsidRDefault="003B3EE1" w:rsidP="006907E2">
      <w:pPr>
        <w:pStyle w:val="a7"/>
        <w:spacing w:line="400" w:lineRule="exact"/>
        <w:rPr>
          <w:rFonts w:asciiTheme="minorEastAsia" w:eastAsiaTheme="minorEastAsia" w:hAnsiTheme="minorEastAsia"/>
          <w:rPrChange w:id="6183" w:author="JY0225" w:date="2017-08-24T12:03:00Z">
            <w:rPr>
              <w:rFonts w:eastAsiaTheme="minorEastAsia"/>
            </w:rPr>
          </w:rPrChange>
        </w:rPr>
      </w:pPr>
      <w:r>
        <w:rPr>
          <w:color w:val="000000" w:themeColor="text1"/>
        </w:rPr>
        <w:tab/>
      </w:r>
      <w:r w:rsidR="002F6E39" w:rsidRPr="00094C36">
        <w:rPr>
          <w:rFonts w:asciiTheme="minorEastAsia" w:eastAsiaTheme="minorEastAsia" w:hAnsiTheme="minorEastAsia" w:hint="eastAsia"/>
          <w:color w:val="000000" w:themeColor="text1"/>
          <w:rPrChange w:id="6184" w:author="JY0225" w:date="2017-08-24T12:03:00Z">
            <w:rPr>
              <w:rFonts w:hint="eastAsia"/>
              <w:color w:val="000000" w:themeColor="text1"/>
            </w:rPr>
          </w:rPrChange>
        </w:rPr>
        <w:t>在</w:t>
      </w:r>
      <w:r w:rsidR="002F6E39" w:rsidRPr="00094C36">
        <w:rPr>
          <w:rFonts w:asciiTheme="minorEastAsia" w:eastAsiaTheme="minorEastAsia" w:hAnsiTheme="minorEastAsia" w:hint="eastAsia"/>
          <w:color w:val="000000" w:themeColor="text1"/>
          <w:rPrChange w:id="6185" w:author="JY0225" w:date="2017-08-24T12:03:00Z">
            <w:rPr>
              <w:rFonts w:hint="eastAsia"/>
              <w:color w:val="000000" w:themeColor="text1"/>
            </w:rPr>
          </w:rPrChange>
        </w:rPr>
        <w:t>Firefox</w:t>
      </w:r>
      <w:r w:rsidR="002E5718" w:rsidRPr="00094C36">
        <w:rPr>
          <w:rFonts w:asciiTheme="minorEastAsia" w:eastAsiaTheme="minorEastAsia" w:hAnsiTheme="minorEastAsia" w:hint="eastAsia"/>
          <w:color w:val="000000" w:themeColor="text1"/>
          <w:rPrChange w:id="6186" w:author="JY0225" w:date="2017-08-24T12:03:00Z">
            <w:rPr>
              <w:rFonts w:hint="eastAsia"/>
              <w:color w:val="000000" w:themeColor="text1"/>
            </w:rPr>
          </w:rPrChange>
        </w:rPr>
        <w:t>扩展</w:t>
      </w:r>
      <w:r w:rsidR="002F6E39" w:rsidRPr="00094C36">
        <w:rPr>
          <w:rFonts w:asciiTheme="minorEastAsia" w:eastAsiaTheme="minorEastAsia" w:hAnsiTheme="minorEastAsia" w:hint="eastAsia"/>
          <w:color w:val="000000" w:themeColor="text1"/>
          <w:rPrChange w:id="6187" w:author="JY0225" w:date="2017-08-24T12:03:00Z">
            <w:rPr>
              <w:rFonts w:hint="eastAsia"/>
              <w:color w:val="000000" w:themeColor="text1"/>
            </w:rPr>
          </w:rPrChange>
        </w:rPr>
        <w:t>客户端</w:t>
      </w:r>
      <w:r w:rsidR="00750792" w:rsidRPr="00094C36">
        <w:rPr>
          <w:rFonts w:asciiTheme="minorEastAsia" w:eastAsiaTheme="minorEastAsia" w:hAnsiTheme="minorEastAsia" w:hint="eastAsia"/>
          <w:color w:val="000000" w:themeColor="text1"/>
          <w:rPrChange w:id="6188" w:author="JY0225" w:date="2017-08-24T12:03:00Z">
            <w:rPr>
              <w:rFonts w:hint="eastAsia"/>
              <w:color w:val="000000" w:themeColor="text1"/>
            </w:rPr>
          </w:rPrChange>
        </w:rPr>
        <w:t>中，首先需要通过服务器的地址和端口号建立连接，</w:t>
      </w:r>
      <w:r w:rsidR="00D833E1" w:rsidRPr="00094C36">
        <w:rPr>
          <w:rFonts w:asciiTheme="minorEastAsia" w:eastAsiaTheme="minorEastAsia" w:hAnsiTheme="minorEastAsia" w:hint="eastAsia"/>
          <w:color w:val="000000" w:themeColor="text1"/>
          <w:rPrChange w:id="6189" w:author="JY0225" w:date="2017-08-24T12:03:00Z">
            <w:rPr>
              <w:rFonts w:hint="eastAsia"/>
              <w:color w:val="000000" w:themeColor="text1"/>
            </w:rPr>
          </w:rPrChange>
        </w:rPr>
        <w:t>在创建</w:t>
      </w:r>
      <w:r w:rsidR="00081D73" w:rsidRPr="00094C36">
        <w:rPr>
          <w:rFonts w:asciiTheme="minorEastAsia" w:eastAsiaTheme="minorEastAsia" w:hAnsiTheme="minorEastAsia" w:hint="eastAsia"/>
          <w:color w:val="000000" w:themeColor="text1"/>
          <w:rPrChange w:id="6190" w:author="JY0225" w:date="2017-08-24T12:03:00Z">
            <w:rPr>
              <w:rFonts w:hint="eastAsia"/>
              <w:color w:val="000000" w:themeColor="text1"/>
            </w:rPr>
          </w:rPrChange>
        </w:rPr>
        <w:t>WebSocket</w:t>
      </w:r>
      <w:r w:rsidR="00081D73" w:rsidRPr="00094C36">
        <w:rPr>
          <w:rFonts w:asciiTheme="minorEastAsia" w:eastAsiaTheme="minorEastAsia" w:hAnsiTheme="minorEastAsia" w:hint="eastAsia"/>
          <w:color w:val="000000" w:themeColor="text1"/>
          <w:rPrChange w:id="6191" w:author="JY0225" w:date="2017-08-24T12:03:00Z">
            <w:rPr>
              <w:rFonts w:hint="eastAsia"/>
              <w:color w:val="000000" w:themeColor="text1"/>
            </w:rPr>
          </w:rPrChange>
        </w:rPr>
        <w:t>对象时，会主动向服务器发送握手协议，报文由</w:t>
      </w:r>
      <w:r w:rsidR="001E2637" w:rsidRPr="00094C36">
        <w:rPr>
          <w:rFonts w:asciiTheme="minorEastAsia" w:eastAsiaTheme="minorEastAsia" w:hAnsiTheme="minorEastAsia" w:hint="eastAsia"/>
          <w:color w:val="000000" w:themeColor="text1"/>
          <w:rPrChange w:id="6192" w:author="JY0225" w:date="2017-08-24T12:03:00Z">
            <w:rPr>
              <w:rFonts w:hint="eastAsia"/>
              <w:color w:val="000000" w:themeColor="text1"/>
            </w:rPr>
          </w:rPrChange>
        </w:rPr>
        <w:t>WebSocket</w:t>
      </w:r>
      <w:r w:rsidR="001E2637" w:rsidRPr="00094C36">
        <w:rPr>
          <w:rFonts w:asciiTheme="minorEastAsia" w:eastAsiaTheme="minorEastAsia" w:hAnsiTheme="minorEastAsia" w:hint="eastAsia"/>
          <w:color w:val="000000" w:themeColor="text1"/>
          <w:rPrChange w:id="6193" w:author="JY0225" w:date="2017-08-24T12:03:00Z">
            <w:rPr>
              <w:rFonts w:hint="eastAsia"/>
              <w:color w:val="000000" w:themeColor="text1"/>
            </w:rPr>
          </w:rPrChange>
        </w:rPr>
        <w:t>自动生成。</w:t>
      </w:r>
      <w:r w:rsidR="009866F5" w:rsidRPr="00094C36">
        <w:rPr>
          <w:rFonts w:asciiTheme="minorEastAsia" w:eastAsiaTheme="minorEastAsia" w:hAnsiTheme="minorEastAsia" w:hint="eastAsia"/>
          <w:color w:val="000000" w:themeColor="text1"/>
          <w:rPrChange w:id="6194" w:author="JY0225" w:date="2017-08-24T12:03:00Z">
            <w:rPr>
              <w:rFonts w:hint="eastAsia"/>
              <w:color w:val="000000" w:themeColor="text1"/>
            </w:rPr>
          </w:rPrChange>
        </w:rPr>
        <w:t>建立连接之后，</w:t>
      </w:r>
      <w:r w:rsidR="009866F5" w:rsidRPr="00094C36">
        <w:rPr>
          <w:rFonts w:asciiTheme="minorEastAsia" w:eastAsiaTheme="minorEastAsia" w:hAnsiTheme="minorEastAsia"/>
          <w:color w:val="000000" w:themeColor="text1"/>
          <w:rPrChange w:id="6195" w:author="JY0225" w:date="2017-08-24T12:03:00Z">
            <w:rPr>
              <w:color w:val="000000" w:themeColor="text1"/>
            </w:rPr>
          </w:rPrChange>
        </w:rPr>
        <w:t>WebSocket</w:t>
      </w:r>
      <w:r w:rsidR="009866F5" w:rsidRPr="00094C36">
        <w:rPr>
          <w:rFonts w:asciiTheme="minorEastAsia" w:eastAsiaTheme="minorEastAsia" w:hAnsiTheme="minorEastAsia" w:hint="eastAsia"/>
          <w:color w:val="000000" w:themeColor="text1"/>
          <w:rPrChange w:id="6196" w:author="JY0225" w:date="2017-08-24T12:03:00Z">
            <w:rPr>
              <w:rFonts w:hint="eastAsia"/>
              <w:color w:val="000000" w:themeColor="text1"/>
            </w:rPr>
          </w:rPrChange>
        </w:rPr>
        <w:t>通过三个回调函数</w:t>
      </w:r>
      <w:r w:rsidR="009866F5" w:rsidRPr="00094C36">
        <w:rPr>
          <w:rFonts w:asciiTheme="minorEastAsia" w:eastAsiaTheme="minorEastAsia" w:hAnsiTheme="minorEastAsia"/>
          <w:color w:val="000000" w:themeColor="text1"/>
          <w:rPrChange w:id="6197" w:author="JY0225" w:date="2017-08-24T12:03:00Z">
            <w:rPr>
              <w:color w:val="000000" w:themeColor="text1"/>
            </w:rPr>
          </w:rPrChange>
        </w:rPr>
        <w:t>onopen</w:t>
      </w:r>
      <w:r w:rsidR="009866F5" w:rsidRPr="00094C36">
        <w:rPr>
          <w:rFonts w:asciiTheme="minorEastAsia" w:eastAsiaTheme="minorEastAsia" w:hAnsiTheme="minorEastAsia" w:hint="eastAsia"/>
          <w:color w:val="000000" w:themeColor="text1"/>
          <w:rPrChange w:id="6198" w:author="JY0225" w:date="2017-08-24T12:03:00Z">
            <w:rPr>
              <w:rFonts w:hint="eastAsia"/>
              <w:color w:val="000000" w:themeColor="text1"/>
            </w:rPr>
          </w:rPrChange>
        </w:rPr>
        <w:t>、</w:t>
      </w:r>
      <w:r w:rsidR="006907E2" w:rsidRPr="00094C36">
        <w:rPr>
          <w:rFonts w:asciiTheme="minorEastAsia" w:eastAsiaTheme="minorEastAsia" w:hAnsiTheme="minorEastAsia"/>
          <w:color w:val="000000" w:themeColor="text1"/>
          <w:rPrChange w:id="6199" w:author="JY0225" w:date="2017-08-24T12:03:00Z">
            <w:rPr>
              <w:color w:val="000000" w:themeColor="text1"/>
            </w:rPr>
          </w:rPrChange>
        </w:rPr>
        <w:t>onmessage</w:t>
      </w:r>
      <w:r w:rsidR="006907E2" w:rsidRPr="00094C36">
        <w:rPr>
          <w:rFonts w:asciiTheme="minorEastAsia" w:eastAsiaTheme="minorEastAsia" w:hAnsiTheme="minorEastAsia" w:hint="eastAsia"/>
          <w:color w:val="000000" w:themeColor="text1"/>
          <w:rPrChange w:id="6200" w:author="JY0225" w:date="2017-08-24T12:03:00Z">
            <w:rPr>
              <w:rFonts w:hint="eastAsia"/>
              <w:color w:val="000000" w:themeColor="text1"/>
            </w:rPr>
          </w:rPrChange>
        </w:rPr>
        <w:t>、</w:t>
      </w:r>
      <w:r w:rsidR="006907E2" w:rsidRPr="00094C36">
        <w:rPr>
          <w:rFonts w:asciiTheme="minorEastAsia" w:eastAsiaTheme="minorEastAsia" w:hAnsiTheme="minorEastAsia" w:hint="eastAsia"/>
          <w:color w:val="000000" w:themeColor="text1"/>
          <w:rPrChange w:id="6201" w:author="JY0225" w:date="2017-08-24T12:03:00Z">
            <w:rPr>
              <w:rFonts w:hint="eastAsia"/>
              <w:color w:val="000000" w:themeColor="text1"/>
            </w:rPr>
          </w:rPrChange>
        </w:rPr>
        <w:t>onclose</w:t>
      </w:r>
      <w:r w:rsidR="006907E2" w:rsidRPr="00094C36">
        <w:rPr>
          <w:rFonts w:asciiTheme="minorEastAsia" w:eastAsiaTheme="minorEastAsia" w:hAnsiTheme="minorEastAsia" w:hint="eastAsia"/>
          <w:color w:val="000000" w:themeColor="text1"/>
          <w:rPrChange w:id="6202" w:author="JY0225" w:date="2017-08-24T12:03:00Z">
            <w:rPr>
              <w:rFonts w:hint="eastAsia"/>
              <w:color w:val="000000" w:themeColor="text1"/>
            </w:rPr>
          </w:rPrChange>
        </w:rPr>
        <w:t>分别来处理</w:t>
      </w:r>
      <w:r w:rsidR="006907E2" w:rsidRPr="00094C36">
        <w:rPr>
          <w:rFonts w:asciiTheme="minorEastAsia" w:eastAsiaTheme="minorEastAsia" w:hAnsiTheme="minorEastAsia" w:hint="eastAsia"/>
          <w:rPrChange w:id="6203" w:author="JY0225" w:date="2017-08-24T12:03:00Z">
            <w:rPr>
              <w:rFonts w:eastAsiaTheme="minorEastAsia" w:hint="eastAsia"/>
            </w:rPr>
          </w:rPrChange>
        </w:rPr>
        <w:t>连接建立时、收到服务器返回的消息时、连接关闭后</w:t>
      </w:r>
      <w:r w:rsidR="00E277EE" w:rsidRPr="00094C36">
        <w:rPr>
          <w:rFonts w:asciiTheme="minorEastAsia" w:eastAsiaTheme="minorEastAsia" w:hAnsiTheme="minorEastAsia" w:hint="eastAsia"/>
          <w:rPrChange w:id="6204" w:author="JY0225" w:date="2017-08-24T12:03:00Z">
            <w:rPr>
              <w:rFonts w:eastAsiaTheme="minorEastAsia" w:hint="eastAsia"/>
            </w:rPr>
          </w:rPrChange>
        </w:rPr>
        <w:t>的</w:t>
      </w:r>
      <w:r w:rsidR="007725E4" w:rsidRPr="00094C36">
        <w:rPr>
          <w:rFonts w:asciiTheme="minorEastAsia" w:eastAsiaTheme="minorEastAsia" w:hAnsiTheme="minorEastAsia" w:hint="eastAsia"/>
          <w:rPrChange w:id="6205" w:author="JY0225" w:date="2017-08-24T12:03:00Z">
            <w:rPr>
              <w:rFonts w:eastAsiaTheme="minorEastAsia" w:hint="eastAsia"/>
            </w:rPr>
          </w:rPrChange>
        </w:rPr>
        <w:t>请求和</w:t>
      </w:r>
      <w:r w:rsidR="00E277EE" w:rsidRPr="00094C36">
        <w:rPr>
          <w:rFonts w:asciiTheme="minorEastAsia" w:eastAsiaTheme="minorEastAsia" w:hAnsiTheme="minorEastAsia" w:hint="eastAsia"/>
          <w:rPrChange w:id="6206" w:author="JY0225" w:date="2017-08-24T12:03:00Z">
            <w:rPr>
              <w:rFonts w:eastAsiaTheme="minorEastAsia" w:hint="eastAsia"/>
            </w:rPr>
          </w:rPrChange>
        </w:rPr>
        <w:t>数据。</w:t>
      </w:r>
    </w:p>
    <w:p w14:paraId="3A35E0A2" w14:textId="77777777" w:rsidR="00487A3B" w:rsidRPr="00094C36" w:rsidRDefault="005E6FC5" w:rsidP="006907E2">
      <w:pPr>
        <w:spacing w:line="400" w:lineRule="exact"/>
        <w:rPr>
          <w:rFonts w:asciiTheme="minorEastAsia" w:hAnsiTheme="minorEastAsia"/>
          <w:color w:val="000000" w:themeColor="text1"/>
          <w:sz w:val="24"/>
          <w:rPrChange w:id="6207" w:author="JY0225" w:date="2017-08-24T12:03:00Z">
            <w:rPr>
              <w:color w:val="000000" w:themeColor="text1"/>
              <w:sz w:val="24"/>
            </w:rPr>
          </w:rPrChange>
        </w:rPr>
      </w:pPr>
      <w:r w:rsidRPr="00094C36">
        <w:rPr>
          <w:rFonts w:asciiTheme="minorEastAsia" w:hAnsiTheme="minorEastAsia"/>
          <w:color w:val="000000" w:themeColor="text1"/>
          <w:sz w:val="24"/>
          <w:rPrChange w:id="6208" w:author="JY0225" w:date="2017-08-24T12:03:00Z">
            <w:rPr>
              <w:color w:val="000000" w:themeColor="text1"/>
              <w:sz w:val="24"/>
            </w:rPr>
          </w:rPrChange>
        </w:rPr>
        <w:tab/>
      </w:r>
      <w:r w:rsidR="00183797" w:rsidRPr="00094C36">
        <w:rPr>
          <w:rFonts w:asciiTheme="minorEastAsia" w:hAnsiTheme="minorEastAsia" w:hint="eastAsia"/>
          <w:color w:val="000000" w:themeColor="text1"/>
          <w:sz w:val="24"/>
          <w:rPrChange w:id="6209" w:author="JY0225" w:date="2017-08-24T12:03:00Z">
            <w:rPr>
              <w:rFonts w:hint="eastAsia"/>
              <w:color w:val="000000" w:themeColor="text1"/>
              <w:sz w:val="24"/>
            </w:rPr>
          </w:rPrChange>
        </w:rPr>
        <w:t>在</w:t>
      </w:r>
      <w:r w:rsidR="004623B9" w:rsidRPr="00094C36">
        <w:rPr>
          <w:rFonts w:asciiTheme="minorEastAsia" w:hAnsiTheme="minorEastAsia" w:hint="eastAsia"/>
          <w:color w:val="000000" w:themeColor="text1"/>
          <w:sz w:val="24"/>
          <w:rPrChange w:id="6210" w:author="JY0225" w:date="2017-08-24T12:03:00Z">
            <w:rPr>
              <w:rFonts w:hint="eastAsia"/>
              <w:color w:val="000000" w:themeColor="text1"/>
              <w:sz w:val="24"/>
            </w:rPr>
          </w:rPrChange>
        </w:rPr>
        <w:t>Python</w:t>
      </w:r>
      <w:r w:rsidR="004623B9" w:rsidRPr="00094C36">
        <w:rPr>
          <w:rFonts w:asciiTheme="minorEastAsia" w:hAnsiTheme="minorEastAsia" w:hint="eastAsia"/>
          <w:color w:val="000000" w:themeColor="text1"/>
          <w:sz w:val="24"/>
          <w:rPrChange w:id="6211" w:author="JY0225" w:date="2017-08-24T12:03:00Z">
            <w:rPr>
              <w:rFonts w:hint="eastAsia"/>
              <w:color w:val="000000" w:themeColor="text1"/>
              <w:sz w:val="24"/>
            </w:rPr>
          </w:rPrChange>
        </w:rPr>
        <w:t>服务器端</w:t>
      </w:r>
      <w:r w:rsidR="00D65756" w:rsidRPr="00094C36">
        <w:rPr>
          <w:rFonts w:asciiTheme="minorEastAsia" w:hAnsiTheme="minorEastAsia" w:hint="eastAsia"/>
          <w:color w:val="000000" w:themeColor="text1"/>
          <w:sz w:val="24"/>
          <w:rPrChange w:id="6212" w:author="JY0225" w:date="2017-08-24T12:03:00Z">
            <w:rPr>
              <w:rFonts w:hint="eastAsia"/>
              <w:color w:val="000000" w:themeColor="text1"/>
              <w:sz w:val="24"/>
            </w:rPr>
          </w:rPrChange>
        </w:rPr>
        <w:t>，</w:t>
      </w:r>
      <w:r w:rsidR="00DA42AE" w:rsidRPr="00094C36">
        <w:rPr>
          <w:rFonts w:asciiTheme="minorEastAsia" w:hAnsiTheme="minorEastAsia" w:hint="eastAsia"/>
          <w:color w:val="000000" w:themeColor="text1"/>
          <w:sz w:val="24"/>
          <w:rPrChange w:id="6213" w:author="JY0225" w:date="2017-08-24T12:03:00Z">
            <w:rPr>
              <w:rFonts w:hint="eastAsia"/>
              <w:color w:val="000000" w:themeColor="text1"/>
              <w:sz w:val="24"/>
            </w:rPr>
          </w:rPrChange>
        </w:rPr>
        <w:t>接收用户的请求之前需要完成握手协议。</w:t>
      </w:r>
      <w:r w:rsidR="00E21204" w:rsidRPr="00094C36">
        <w:rPr>
          <w:rFonts w:asciiTheme="minorEastAsia" w:hAnsiTheme="minorEastAsia"/>
          <w:color w:val="000000" w:themeColor="text1"/>
          <w:sz w:val="24"/>
          <w:rPrChange w:id="6214" w:author="JY0225" w:date="2017-08-24T12:03:00Z">
            <w:rPr>
              <w:color w:val="000000" w:themeColor="text1"/>
              <w:sz w:val="24"/>
            </w:rPr>
          </w:rPrChange>
        </w:rPr>
        <w:t>WebSocket</w:t>
      </w:r>
      <w:r w:rsidR="00E21204" w:rsidRPr="00094C36">
        <w:rPr>
          <w:rFonts w:asciiTheme="minorEastAsia" w:hAnsiTheme="minorEastAsia" w:hint="eastAsia"/>
          <w:color w:val="000000" w:themeColor="text1"/>
          <w:sz w:val="24"/>
          <w:rPrChange w:id="6215" w:author="JY0225" w:date="2017-08-24T12:03:00Z">
            <w:rPr>
              <w:rFonts w:hint="eastAsia"/>
              <w:color w:val="000000" w:themeColor="text1"/>
              <w:sz w:val="24"/>
            </w:rPr>
          </w:rPrChange>
        </w:rPr>
        <w:t>有一套标准的格式来规定服务器返回的信息，</w:t>
      </w:r>
      <w:r w:rsidR="0080146D" w:rsidRPr="00094C36">
        <w:rPr>
          <w:rFonts w:asciiTheme="minorEastAsia" w:hAnsiTheme="minorEastAsia" w:hint="eastAsia"/>
          <w:color w:val="000000" w:themeColor="text1"/>
          <w:sz w:val="24"/>
          <w:rPrChange w:id="6216" w:author="JY0225" w:date="2017-08-24T12:03:00Z">
            <w:rPr>
              <w:rFonts w:hint="eastAsia"/>
              <w:color w:val="000000" w:themeColor="text1"/>
              <w:sz w:val="24"/>
            </w:rPr>
          </w:rPrChange>
        </w:rPr>
        <w:t>通过此报文以完成握手协议。</w:t>
      </w:r>
      <w:r w:rsidR="005A5251" w:rsidRPr="00094C36">
        <w:rPr>
          <w:rFonts w:asciiTheme="minorEastAsia" w:hAnsiTheme="minorEastAsia" w:hint="eastAsia"/>
          <w:color w:val="000000" w:themeColor="text1"/>
          <w:sz w:val="24"/>
          <w:rPrChange w:id="6217" w:author="JY0225" w:date="2017-08-24T12:03:00Z">
            <w:rPr>
              <w:rFonts w:hint="eastAsia"/>
              <w:color w:val="000000" w:themeColor="text1"/>
              <w:sz w:val="24"/>
            </w:rPr>
          </w:rPrChange>
        </w:rPr>
        <w:t>随后，通过</w:t>
      </w:r>
      <w:r w:rsidR="005A5251" w:rsidRPr="00094C36">
        <w:rPr>
          <w:rFonts w:asciiTheme="minorEastAsia" w:hAnsiTheme="minorEastAsia" w:hint="eastAsia"/>
          <w:color w:val="000000" w:themeColor="text1"/>
          <w:sz w:val="24"/>
          <w:rPrChange w:id="6218" w:author="JY0225" w:date="2017-08-24T12:03:00Z">
            <w:rPr>
              <w:rFonts w:hint="eastAsia"/>
              <w:color w:val="000000" w:themeColor="text1"/>
              <w:sz w:val="24"/>
            </w:rPr>
          </w:rPrChange>
        </w:rPr>
        <w:t>recv</w:t>
      </w:r>
      <w:r w:rsidR="005A5251" w:rsidRPr="00094C36">
        <w:rPr>
          <w:rFonts w:asciiTheme="minorEastAsia" w:hAnsiTheme="minorEastAsia" w:hint="eastAsia"/>
          <w:color w:val="000000" w:themeColor="text1"/>
          <w:sz w:val="24"/>
          <w:rPrChange w:id="6219" w:author="JY0225" w:date="2017-08-24T12:03:00Z">
            <w:rPr>
              <w:rFonts w:hint="eastAsia"/>
              <w:color w:val="000000" w:themeColor="text1"/>
              <w:sz w:val="24"/>
            </w:rPr>
          </w:rPrChange>
        </w:rPr>
        <w:t>方法接收用户的请求。</w:t>
      </w:r>
    </w:p>
    <w:p w14:paraId="3FF787CF" w14:textId="2BF31B23" w:rsidR="007302FB" w:rsidRPr="00094C36" w:rsidDel="003224A2" w:rsidRDefault="00AE736A" w:rsidP="006907E2">
      <w:pPr>
        <w:spacing w:line="400" w:lineRule="exact"/>
        <w:rPr>
          <w:del w:id="6220" w:author="微软用户" w:date="2017-08-19T21:41:00Z"/>
          <w:rFonts w:asciiTheme="minorEastAsia" w:hAnsiTheme="minorEastAsia"/>
          <w:color w:val="000000" w:themeColor="text1"/>
          <w:sz w:val="24"/>
          <w:rPrChange w:id="6221" w:author="JY0225" w:date="2017-08-24T12:03:00Z">
            <w:rPr>
              <w:del w:id="6222" w:author="微软用户" w:date="2017-08-19T21:41:00Z"/>
              <w:color w:val="000000" w:themeColor="text1"/>
              <w:sz w:val="24"/>
            </w:rPr>
          </w:rPrChange>
        </w:rPr>
      </w:pPr>
      <w:r>
        <w:rPr>
          <w:noProof/>
        </w:rPr>
        <w:pict w14:anchorId="6D8F5D36">
          <v:shape id="_x0000_s1037" type="#_x0000_t75" style="position:absolute;left:0;text-align:left;margin-left:17.65pt;margin-top:21.95pt;width:393.9pt;height:114.15pt;z-index:251665408;mso-position-horizontal-relative:text;mso-position-vertical-relative:text;mso-width-relative:page;mso-height-relative:page">
            <v:imagedata r:id="rId75" o:title="加载插件"/>
            <w10:wrap type="topAndBottom"/>
          </v:shape>
        </w:pict>
      </w:r>
      <w:r w:rsidR="007302FB">
        <w:rPr>
          <w:color w:val="000000" w:themeColor="text1"/>
          <w:sz w:val="24"/>
        </w:rPr>
        <w:tab/>
      </w:r>
      <w:r w:rsidR="00C877A6" w:rsidRPr="00094C36">
        <w:rPr>
          <w:rFonts w:asciiTheme="minorEastAsia" w:hAnsiTheme="minorEastAsia"/>
          <w:color w:val="000000" w:themeColor="text1"/>
          <w:sz w:val="24"/>
          <w:rPrChange w:id="6223" w:author="JY0225" w:date="2017-08-24T12:03:00Z">
            <w:rPr>
              <w:color w:val="000000" w:themeColor="text1"/>
              <w:sz w:val="24"/>
            </w:rPr>
          </w:rPrChange>
        </w:rPr>
        <w:t>3</w:t>
      </w:r>
      <w:r w:rsidR="00F41689" w:rsidRPr="00094C36">
        <w:rPr>
          <w:rFonts w:asciiTheme="minorEastAsia" w:hAnsiTheme="minorEastAsia" w:hint="eastAsia"/>
          <w:color w:val="000000" w:themeColor="text1"/>
          <w:sz w:val="24"/>
          <w:rPrChange w:id="6224" w:author="JY0225" w:date="2017-08-24T12:03:00Z">
            <w:rPr>
              <w:rFonts w:hint="eastAsia"/>
              <w:color w:val="000000" w:themeColor="text1"/>
              <w:sz w:val="24"/>
            </w:rPr>
          </w:rPrChange>
        </w:rPr>
        <w:t>）</w:t>
      </w:r>
      <w:r w:rsidR="00A358E9" w:rsidRPr="00094C36">
        <w:rPr>
          <w:rFonts w:asciiTheme="minorEastAsia" w:hAnsiTheme="minorEastAsia" w:hint="eastAsia"/>
          <w:color w:val="000000" w:themeColor="text1"/>
          <w:sz w:val="24"/>
          <w:rPrChange w:id="6225" w:author="JY0225" w:date="2017-08-24T12:03:00Z">
            <w:rPr>
              <w:rFonts w:hint="eastAsia"/>
              <w:color w:val="000000" w:themeColor="text1"/>
              <w:sz w:val="24"/>
            </w:rPr>
          </w:rPrChange>
        </w:rPr>
        <w:t>部署</w:t>
      </w:r>
      <w:r w:rsidR="007D13D1" w:rsidRPr="00094C36">
        <w:rPr>
          <w:rFonts w:asciiTheme="minorEastAsia" w:hAnsiTheme="minorEastAsia" w:hint="eastAsia"/>
          <w:color w:val="000000" w:themeColor="text1"/>
          <w:sz w:val="24"/>
          <w:rPrChange w:id="6226" w:author="JY0225" w:date="2017-08-24T12:03:00Z">
            <w:rPr>
              <w:rFonts w:hint="eastAsia"/>
              <w:color w:val="000000" w:themeColor="text1"/>
              <w:sz w:val="24"/>
            </w:rPr>
          </w:rPrChange>
        </w:rPr>
        <w:t>与实现</w:t>
      </w:r>
    </w:p>
    <w:p w14:paraId="1621EBB1" w14:textId="5038BE8E" w:rsidR="00253D4A" w:rsidRPr="00094C36" w:rsidRDefault="00253D4A" w:rsidP="006907E2">
      <w:pPr>
        <w:spacing w:line="400" w:lineRule="exact"/>
        <w:rPr>
          <w:rFonts w:asciiTheme="minorEastAsia" w:hAnsiTheme="minorEastAsia"/>
          <w:color w:val="000000" w:themeColor="text1"/>
          <w:sz w:val="24"/>
          <w:rPrChange w:id="6227" w:author="JY0225" w:date="2017-08-24T12:03:00Z">
            <w:rPr>
              <w:color w:val="000000" w:themeColor="text1"/>
              <w:sz w:val="24"/>
            </w:rPr>
          </w:rPrChange>
        </w:rPr>
      </w:pPr>
      <w:del w:id="6228" w:author="微软用户" w:date="2017-08-19T21:41:00Z">
        <w:r w:rsidRPr="00094C36" w:rsidDel="003224A2">
          <w:rPr>
            <w:rFonts w:asciiTheme="minorEastAsia" w:hAnsiTheme="minorEastAsia"/>
            <w:color w:val="000000" w:themeColor="text1"/>
            <w:sz w:val="24"/>
            <w:rPrChange w:id="6229" w:author="JY0225" w:date="2017-08-24T12:03:00Z">
              <w:rPr>
                <w:color w:val="000000" w:themeColor="text1"/>
                <w:sz w:val="24"/>
              </w:rPr>
            </w:rPrChange>
          </w:rPr>
          <w:tab/>
        </w:r>
      </w:del>
      <w:del w:id="6230" w:author="微软用户" w:date="2017-08-19T21:40:00Z">
        <w:r w:rsidR="007226B2" w:rsidRPr="00094C36" w:rsidDel="003224A2">
          <w:rPr>
            <w:rFonts w:asciiTheme="minorEastAsia" w:hAnsiTheme="minorEastAsia" w:hint="eastAsia"/>
            <w:color w:val="000000" w:themeColor="text1"/>
            <w:sz w:val="24"/>
            <w:rPrChange w:id="6231" w:author="JY0225" w:date="2017-08-24T12:03:00Z">
              <w:rPr>
                <w:rFonts w:hint="eastAsia"/>
                <w:color w:val="000000" w:themeColor="text1"/>
                <w:sz w:val="24"/>
              </w:rPr>
            </w:rPrChange>
          </w:rPr>
          <w:delText>在</w:delText>
        </w:r>
        <w:r w:rsidR="007226B2" w:rsidRPr="00094C36" w:rsidDel="003224A2">
          <w:rPr>
            <w:rFonts w:asciiTheme="minorEastAsia" w:hAnsiTheme="minorEastAsia" w:hint="eastAsia"/>
            <w:color w:val="000000" w:themeColor="text1"/>
            <w:sz w:val="24"/>
            <w:rPrChange w:id="6232" w:author="JY0225" w:date="2017-08-24T12:03:00Z">
              <w:rPr>
                <w:rFonts w:hint="eastAsia"/>
                <w:color w:val="000000" w:themeColor="text1"/>
                <w:sz w:val="24"/>
              </w:rPr>
            </w:rPrChange>
          </w:rPr>
          <w:delText>Firefox</w:delText>
        </w:r>
        <w:r w:rsidR="007226B2" w:rsidRPr="00094C36" w:rsidDel="003224A2">
          <w:rPr>
            <w:rFonts w:asciiTheme="minorEastAsia" w:hAnsiTheme="minorEastAsia" w:hint="eastAsia"/>
            <w:color w:val="000000" w:themeColor="text1"/>
            <w:sz w:val="24"/>
            <w:rPrChange w:id="6233" w:author="JY0225" w:date="2017-08-24T12:03:00Z">
              <w:rPr>
                <w:rFonts w:hint="eastAsia"/>
                <w:color w:val="000000" w:themeColor="text1"/>
                <w:sz w:val="24"/>
              </w:rPr>
            </w:rPrChange>
          </w:rPr>
          <w:delText>浏览器中输入“</w:delText>
        </w:r>
        <w:r w:rsidR="007226B2" w:rsidRPr="00094C36" w:rsidDel="003224A2">
          <w:rPr>
            <w:rFonts w:asciiTheme="minorEastAsia" w:hAnsiTheme="minorEastAsia"/>
            <w:color w:val="000000" w:themeColor="text1"/>
            <w:sz w:val="24"/>
            <w:rPrChange w:id="6234" w:author="JY0225" w:date="2017-08-24T12:03:00Z">
              <w:rPr>
                <w:color w:val="000000" w:themeColor="text1"/>
                <w:sz w:val="24"/>
              </w:rPr>
            </w:rPrChange>
          </w:rPr>
          <w:delText>about:debugging</w:delText>
        </w:r>
        <w:r w:rsidR="007226B2" w:rsidRPr="00094C36" w:rsidDel="003224A2">
          <w:rPr>
            <w:rFonts w:asciiTheme="minorEastAsia" w:hAnsiTheme="minorEastAsia" w:hint="eastAsia"/>
            <w:color w:val="000000" w:themeColor="text1"/>
            <w:sz w:val="24"/>
            <w:rPrChange w:id="6235" w:author="JY0225" w:date="2017-08-24T12:03:00Z">
              <w:rPr>
                <w:rFonts w:hint="eastAsia"/>
                <w:color w:val="000000" w:themeColor="text1"/>
                <w:sz w:val="24"/>
              </w:rPr>
            </w:rPrChange>
          </w:rPr>
          <w:delText>”</w:delText>
        </w:r>
        <w:r w:rsidR="00AC25F6" w:rsidRPr="00094C36" w:rsidDel="003224A2">
          <w:rPr>
            <w:rFonts w:asciiTheme="minorEastAsia" w:hAnsiTheme="minorEastAsia" w:hint="eastAsia"/>
            <w:rPrChange w:id="6236" w:author="JY0225" w:date="2017-08-24T12:03:00Z">
              <w:rPr>
                <w:rFonts w:hint="eastAsia"/>
              </w:rPr>
            </w:rPrChange>
          </w:rPr>
          <w:delText xml:space="preserve"> </w:delText>
        </w:r>
        <w:r w:rsidR="00AC25F6" w:rsidRPr="00094C36" w:rsidDel="003224A2">
          <w:rPr>
            <w:rFonts w:asciiTheme="minorEastAsia" w:hAnsiTheme="minorEastAsia" w:hint="eastAsia"/>
            <w:color w:val="000000" w:themeColor="text1"/>
            <w:sz w:val="24"/>
            <w:rPrChange w:id="6237" w:author="JY0225" w:date="2017-08-24T12:03:00Z">
              <w:rPr>
                <w:rFonts w:hint="eastAsia"/>
                <w:color w:val="000000" w:themeColor="text1"/>
                <w:sz w:val="24"/>
              </w:rPr>
            </w:rPrChange>
          </w:rPr>
          <w:delText>页面</w:delText>
        </w:r>
        <w:r w:rsidR="00AC25F6" w:rsidRPr="00094C36" w:rsidDel="003224A2">
          <w:rPr>
            <w:rFonts w:asciiTheme="minorEastAsia" w:hAnsiTheme="minorEastAsia" w:hint="eastAsia"/>
            <w:color w:val="000000" w:themeColor="text1"/>
            <w:sz w:val="24"/>
            <w:rPrChange w:id="6238" w:author="JY0225" w:date="2017-08-24T12:03:00Z">
              <w:rPr>
                <w:rFonts w:hint="eastAsia"/>
                <w:color w:val="000000" w:themeColor="text1"/>
                <w:sz w:val="24"/>
              </w:rPr>
            </w:rPrChange>
          </w:rPr>
          <w:delText xml:space="preserve">, </w:delText>
        </w:r>
        <w:r w:rsidR="00AC25F6" w:rsidRPr="00094C36" w:rsidDel="003224A2">
          <w:rPr>
            <w:rFonts w:asciiTheme="minorEastAsia" w:hAnsiTheme="minorEastAsia" w:hint="eastAsia"/>
            <w:color w:val="000000" w:themeColor="text1"/>
            <w:sz w:val="24"/>
            <w:rPrChange w:id="6239" w:author="JY0225" w:date="2017-08-24T12:03:00Z">
              <w:rPr>
                <w:rFonts w:hint="eastAsia"/>
                <w:color w:val="000000" w:themeColor="text1"/>
                <w:sz w:val="24"/>
              </w:rPr>
            </w:rPrChange>
          </w:rPr>
          <w:delText>点击</w:delText>
        </w:r>
        <w:r w:rsidR="00AC25F6" w:rsidRPr="00094C36" w:rsidDel="003224A2">
          <w:rPr>
            <w:rFonts w:asciiTheme="minorEastAsia" w:hAnsiTheme="minorEastAsia" w:hint="eastAsia"/>
            <w:color w:val="000000" w:themeColor="text1"/>
            <w:sz w:val="24"/>
            <w:rPrChange w:id="6240" w:author="JY0225" w:date="2017-08-24T12:03:00Z">
              <w:rPr>
                <w:rFonts w:hint="eastAsia"/>
                <w:color w:val="000000" w:themeColor="text1"/>
                <w:sz w:val="24"/>
              </w:rPr>
            </w:rPrChange>
          </w:rPr>
          <w:delText xml:space="preserve"> "</w:delText>
        </w:r>
        <w:r w:rsidR="00AC25F6" w:rsidRPr="00094C36" w:rsidDel="003224A2">
          <w:rPr>
            <w:rFonts w:asciiTheme="minorEastAsia" w:hAnsiTheme="minorEastAsia" w:hint="eastAsia"/>
            <w:color w:val="000000" w:themeColor="text1"/>
            <w:sz w:val="24"/>
            <w:rPrChange w:id="6241" w:author="JY0225" w:date="2017-08-24T12:03:00Z">
              <w:rPr>
                <w:rFonts w:hint="eastAsia"/>
                <w:color w:val="000000" w:themeColor="text1"/>
                <w:sz w:val="24"/>
              </w:rPr>
            </w:rPrChange>
          </w:rPr>
          <w:delText>临时加载附加组件按钮</w:delText>
        </w:r>
        <w:r w:rsidR="00AC25F6" w:rsidRPr="00094C36" w:rsidDel="003224A2">
          <w:rPr>
            <w:rFonts w:asciiTheme="minorEastAsia" w:hAnsiTheme="minorEastAsia" w:hint="eastAsia"/>
            <w:color w:val="000000" w:themeColor="text1"/>
            <w:sz w:val="24"/>
            <w:rPrChange w:id="6242" w:author="JY0225" w:date="2017-08-24T12:03:00Z">
              <w:rPr>
                <w:rFonts w:hint="eastAsia"/>
                <w:color w:val="000000" w:themeColor="text1"/>
                <w:sz w:val="24"/>
              </w:rPr>
            </w:rPrChange>
          </w:rPr>
          <w:delText xml:space="preserve">" </w:delText>
        </w:r>
        <w:r w:rsidR="00AC25F6" w:rsidRPr="00094C36" w:rsidDel="003224A2">
          <w:rPr>
            <w:rFonts w:asciiTheme="minorEastAsia" w:hAnsiTheme="minorEastAsia" w:hint="eastAsia"/>
            <w:color w:val="000000" w:themeColor="text1"/>
            <w:sz w:val="24"/>
            <w:rPrChange w:id="6243" w:author="JY0225" w:date="2017-08-24T12:03:00Z">
              <w:rPr>
                <w:rFonts w:hint="eastAsia"/>
                <w:color w:val="000000" w:themeColor="text1"/>
                <w:sz w:val="24"/>
              </w:rPr>
            </w:rPrChange>
          </w:rPr>
          <w:delText>并选择附加组件目录</w:delText>
        </w:r>
        <w:r w:rsidR="008432DE" w:rsidRPr="00094C36" w:rsidDel="003224A2">
          <w:rPr>
            <w:rFonts w:asciiTheme="minorEastAsia" w:hAnsiTheme="minorEastAsia" w:hint="eastAsia"/>
            <w:color w:val="000000" w:themeColor="text1"/>
            <w:sz w:val="24"/>
            <w:rPrChange w:id="6244" w:author="JY0225" w:date="2017-08-24T12:03:00Z">
              <w:rPr>
                <w:rFonts w:hint="eastAsia"/>
                <w:color w:val="000000" w:themeColor="text1"/>
                <w:sz w:val="24"/>
              </w:rPr>
            </w:rPrChange>
          </w:rPr>
          <w:delText>，即选择</w:delText>
        </w:r>
        <w:r w:rsidR="008432DE" w:rsidRPr="00094C36" w:rsidDel="003224A2">
          <w:rPr>
            <w:rFonts w:asciiTheme="minorEastAsia" w:hAnsiTheme="minorEastAsia"/>
            <w:color w:val="000000" w:themeColor="text1"/>
            <w:sz w:val="24"/>
            <w:rPrChange w:id="6245" w:author="JY0225" w:date="2017-08-24T12:03:00Z">
              <w:rPr>
                <w:color w:val="000000" w:themeColor="text1"/>
                <w:sz w:val="24"/>
              </w:rPr>
            </w:rPrChange>
          </w:rPr>
          <w:delText>manifest.json</w:delText>
        </w:r>
        <w:r w:rsidR="008432DE" w:rsidRPr="00094C36" w:rsidDel="003224A2">
          <w:rPr>
            <w:rFonts w:asciiTheme="minorEastAsia" w:hAnsiTheme="minorEastAsia" w:hint="eastAsia"/>
            <w:color w:val="000000" w:themeColor="text1"/>
            <w:sz w:val="24"/>
            <w:rPrChange w:id="6246" w:author="JY0225" w:date="2017-08-24T12:03:00Z">
              <w:rPr>
                <w:rFonts w:hint="eastAsia"/>
                <w:color w:val="000000" w:themeColor="text1"/>
                <w:sz w:val="24"/>
              </w:rPr>
            </w:rPrChange>
          </w:rPr>
          <w:delText>文件</w:delText>
        </w:r>
        <w:r w:rsidR="00F63AB9" w:rsidRPr="00094C36" w:rsidDel="003224A2">
          <w:rPr>
            <w:rFonts w:asciiTheme="minorEastAsia" w:hAnsiTheme="minorEastAsia" w:hint="eastAsia"/>
            <w:color w:val="000000" w:themeColor="text1"/>
            <w:sz w:val="24"/>
            <w:rPrChange w:id="6247" w:author="JY0225" w:date="2017-08-24T12:03:00Z">
              <w:rPr>
                <w:rFonts w:hint="eastAsia"/>
                <w:color w:val="000000" w:themeColor="text1"/>
                <w:sz w:val="24"/>
              </w:rPr>
            </w:rPrChange>
          </w:rPr>
          <w:delText>，如下图所示：</w:delText>
        </w:r>
      </w:del>
    </w:p>
    <w:p w14:paraId="2E5B9076" w14:textId="26B34BFE" w:rsidR="00731C1A" w:rsidRPr="00094C36" w:rsidRDefault="00906DFB" w:rsidP="00094C36">
      <w:pPr>
        <w:spacing w:line="400" w:lineRule="exact"/>
        <w:ind w:left="420"/>
        <w:jc w:val="center"/>
        <w:rPr>
          <w:ins w:id="6248" w:author="微软用户" w:date="2017-08-19T21:41:00Z"/>
          <w:rFonts w:asciiTheme="minorEastAsia" w:hAnsiTheme="minorEastAsia"/>
          <w:color w:val="000000" w:themeColor="text1"/>
          <w:sz w:val="24"/>
          <w:rPrChange w:id="6249" w:author="JY0225" w:date="2017-08-24T12:03:00Z">
            <w:rPr>
              <w:ins w:id="6250" w:author="微软用户" w:date="2017-08-19T21:41:00Z"/>
              <w:color w:val="000000" w:themeColor="text1"/>
              <w:sz w:val="24"/>
            </w:rPr>
          </w:rPrChange>
        </w:rPr>
        <w:pPrChange w:id="6251" w:author="JY0225" w:date="2017-08-24T12:04:00Z">
          <w:pPr>
            <w:spacing w:line="360" w:lineRule="auto"/>
            <w:ind w:left="420"/>
            <w:jc w:val="center"/>
          </w:pPr>
        </w:pPrChange>
      </w:pPr>
      <w:del w:id="6252" w:author="微软用户" w:date="2017-08-19T21:42:00Z">
        <w:r w:rsidRPr="00094C36" w:rsidDel="00FD13BC">
          <w:rPr>
            <w:rFonts w:asciiTheme="minorEastAsia" w:hAnsiTheme="minorEastAsia"/>
            <w:noProof/>
            <w:rPrChange w:id="6253" w:author="JY0225" w:date="2017-08-24T12:03:00Z">
              <w:rPr>
                <w:noProof/>
              </w:rPr>
            </w:rPrChange>
          </w:rPr>
          <w:drawing>
            <wp:anchor distT="0" distB="0" distL="114300" distR="114300" simplePos="0" relativeHeight="251672576" behindDoc="0" locked="0" layoutInCell="1" allowOverlap="1" wp14:anchorId="7413CD41" wp14:editId="47770380">
              <wp:simplePos x="0" y="0"/>
              <wp:positionH relativeFrom="column">
                <wp:posOffset>330835</wp:posOffset>
              </wp:positionH>
              <wp:positionV relativeFrom="paragraph">
                <wp:posOffset>2014846</wp:posOffset>
              </wp:positionV>
              <wp:extent cx="4945380" cy="1016000"/>
              <wp:effectExtent l="0" t="0" r="762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945380" cy="1016000"/>
                      </a:xfrm>
                      <a:prstGeom prst="rect">
                        <a:avLst/>
                      </a:prstGeom>
                    </pic:spPr>
                  </pic:pic>
                </a:graphicData>
              </a:graphic>
              <wp14:sizeRelH relativeFrom="margin">
                <wp14:pctWidth>0</wp14:pctWidth>
              </wp14:sizeRelH>
              <wp14:sizeRelV relativeFrom="margin">
                <wp14:pctHeight>0</wp14:pctHeight>
              </wp14:sizeRelV>
            </wp:anchor>
          </w:drawing>
        </w:r>
      </w:del>
      <w:r w:rsidR="00EB30CA" w:rsidRPr="00094C36">
        <w:rPr>
          <w:rFonts w:asciiTheme="minorEastAsia" w:hAnsiTheme="minorEastAsia" w:hint="eastAsia"/>
          <w:color w:val="000000" w:themeColor="text1"/>
          <w:sz w:val="24"/>
          <w:rPrChange w:id="6254" w:author="JY0225" w:date="2017-08-24T12:03:00Z">
            <w:rPr>
              <w:rFonts w:hint="eastAsia"/>
              <w:color w:val="000000" w:themeColor="text1"/>
              <w:sz w:val="24"/>
            </w:rPr>
          </w:rPrChange>
        </w:rPr>
        <w:t>图</w:t>
      </w:r>
      <w:r w:rsidR="00B73D9B" w:rsidRPr="00094C36">
        <w:rPr>
          <w:rFonts w:asciiTheme="minorEastAsia" w:hAnsiTheme="minorEastAsia"/>
          <w:color w:val="000000" w:themeColor="text1"/>
          <w:sz w:val="24"/>
          <w:rPrChange w:id="6255" w:author="JY0225" w:date="2017-08-24T12:03:00Z">
            <w:rPr>
              <w:color w:val="000000" w:themeColor="text1"/>
              <w:sz w:val="24"/>
            </w:rPr>
          </w:rPrChange>
        </w:rPr>
        <w:t>5-2</w:t>
      </w:r>
      <w:r w:rsidR="00EB30CA" w:rsidRPr="00094C36">
        <w:rPr>
          <w:rFonts w:asciiTheme="minorEastAsia" w:hAnsiTheme="minorEastAsia"/>
          <w:color w:val="000000" w:themeColor="text1"/>
          <w:sz w:val="24"/>
          <w:rPrChange w:id="6256" w:author="JY0225" w:date="2017-08-24T12:03:00Z">
            <w:rPr>
              <w:color w:val="000000" w:themeColor="text1"/>
              <w:sz w:val="24"/>
            </w:rPr>
          </w:rPrChange>
        </w:rPr>
        <w:t xml:space="preserve"> </w:t>
      </w:r>
      <w:r w:rsidR="00ED372F" w:rsidRPr="00094C36">
        <w:rPr>
          <w:rFonts w:asciiTheme="minorEastAsia" w:hAnsiTheme="minorEastAsia" w:hint="eastAsia"/>
          <w:color w:val="000000" w:themeColor="text1"/>
          <w:sz w:val="24"/>
          <w:rPrChange w:id="6257" w:author="JY0225" w:date="2017-08-24T12:03:00Z">
            <w:rPr>
              <w:rFonts w:hint="eastAsia"/>
              <w:color w:val="000000" w:themeColor="text1"/>
              <w:sz w:val="24"/>
            </w:rPr>
          </w:rPrChange>
        </w:rPr>
        <w:t>Firefox</w:t>
      </w:r>
      <w:r w:rsidR="002E5718" w:rsidRPr="00094C36">
        <w:rPr>
          <w:rFonts w:asciiTheme="minorEastAsia" w:hAnsiTheme="minorEastAsia" w:hint="eastAsia"/>
          <w:color w:val="000000" w:themeColor="text1"/>
          <w:sz w:val="24"/>
          <w:rPrChange w:id="6258" w:author="JY0225" w:date="2017-08-24T12:03:00Z">
            <w:rPr>
              <w:rFonts w:hint="eastAsia"/>
              <w:color w:val="000000" w:themeColor="text1"/>
              <w:sz w:val="24"/>
            </w:rPr>
          </w:rPrChange>
        </w:rPr>
        <w:t>扩展</w:t>
      </w:r>
      <w:r w:rsidR="00ED372F" w:rsidRPr="00094C36">
        <w:rPr>
          <w:rFonts w:asciiTheme="minorEastAsia" w:hAnsiTheme="minorEastAsia" w:hint="eastAsia"/>
          <w:color w:val="000000" w:themeColor="text1"/>
          <w:sz w:val="24"/>
          <w:rPrChange w:id="6259" w:author="JY0225" w:date="2017-08-24T12:03:00Z">
            <w:rPr>
              <w:rFonts w:hint="eastAsia"/>
              <w:color w:val="000000" w:themeColor="text1"/>
              <w:sz w:val="24"/>
            </w:rPr>
          </w:rPrChange>
        </w:rPr>
        <w:t>部署</w:t>
      </w:r>
    </w:p>
    <w:p w14:paraId="3BCE1021" w14:textId="14F1FF28" w:rsidR="00FD13BC" w:rsidRPr="00094C36" w:rsidRDefault="005705E7">
      <w:pPr>
        <w:spacing w:line="400" w:lineRule="exact"/>
        <w:ind w:firstLine="420"/>
        <w:rPr>
          <w:rFonts w:asciiTheme="minorEastAsia" w:hAnsiTheme="minorEastAsia"/>
          <w:color w:val="000000" w:themeColor="text1"/>
          <w:sz w:val="24"/>
          <w:rPrChange w:id="6260" w:author="JY0225" w:date="2017-08-24T12:03:00Z">
            <w:rPr>
              <w:color w:val="000000" w:themeColor="text1"/>
              <w:sz w:val="24"/>
            </w:rPr>
          </w:rPrChange>
        </w:rPr>
        <w:pPrChange w:id="6261" w:author="微软用户" w:date="2017-08-19T21:43:00Z">
          <w:pPr>
            <w:spacing w:line="360" w:lineRule="auto"/>
            <w:ind w:left="420"/>
            <w:jc w:val="center"/>
          </w:pPr>
        </w:pPrChange>
      </w:pPr>
      <w:ins w:id="6262" w:author="微软用户" w:date="2017-08-19T21:42:00Z">
        <w:r>
          <w:rPr>
            <w:noProof/>
          </w:rPr>
          <w:lastRenderedPageBreak/>
          <w:drawing>
            <wp:anchor distT="0" distB="0" distL="114300" distR="114300" simplePos="0" relativeHeight="251675648" behindDoc="0" locked="0" layoutInCell="1" allowOverlap="1" wp14:anchorId="5F12DD8F" wp14:editId="5A554983">
              <wp:simplePos x="0" y="0"/>
              <wp:positionH relativeFrom="column">
                <wp:posOffset>176530</wp:posOffset>
              </wp:positionH>
              <wp:positionV relativeFrom="paragraph">
                <wp:posOffset>643615</wp:posOffset>
              </wp:positionV>
              <wp:extent cx="4945380" cy="1016000"/>
              <wp:effectExtent l="0" t="0" r="762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945380" cy="1016000"/>
                      </a:xfrm>
                      <a:prstGeom prst="rect">
                        <a:avLst/>
                      </a:prstGeom>
                    </pic:spPr>
                  </pic:pic>
                </a:graphicData>
              </a:graphic>
              <wp14:sizeRelH relativeFrom="margin">
                <wp14:pctWidth>0</wp14:pctWidth>
              </wp14:sizeRelH>
              <wp14:sizeRelV relativeFrom="margin">
                <wp14:pctHeight>0</wp14:pctHeight>
              </wp14:sizeRelV>
            </wp:anchor>
          </w:drawing>
        </w:r>
      </w:ins>
      <w:ins w:id="6263" w:author="微软用户" w:date="2017-08-19T21:41:00Z">
        <w:r w:rsidR="003224A2">
          <w:rPr>
            <w:rFonts w:hint="eastAsia"/>
            <w:color w:val="000000" w:themeColor="text1"/>
            <w:sz w:val="24"/>
          </w:rPr>
          <w:t>在</w:t>
        </w:r>
        <w:r w:rsidR="003224A2" w:rsidRPr="00094C36">
          <w:rPr>
            <w:rFonts w:asciiTheme="minorEastAsia" w:hAnsiTheme="minorEastAsia" w:hint="eastAsia"/>
            <w:color w:val="000000" w:themeColor="text1"/>
            <w:sz w:val="24"/>
            <w:rPrChange w:id="6264" w:author="JY0225" w:date="2017-08-24T12:03:00Z">
              <w:rPr>
                <w:rFonts w:hint="eastAsia"/>
                <w:color w:val="000000" w:themeColor="text1"/>
                <w:sz w:val="24"/>
              </w:rPr>
            </w:rPrChange>
          </w:rPr>
          <w:t>Firefox</w:t>
        </w:r>
        <w:r w:rsidR="003224A2" w:rsidRPr="00094C36">
          <w:rPr>
            <w:rFonts w:asciiTheme="minorEastAsia" w:hAnsiTheme="minorEastAsia" w:hint="eastAsia"/>
            <w:color w:val="000000" w:themeColor="text1"/>
            <w:sz w:val="24"/>
            <w:rPrChange w:id="6265" w:author="JY0225" w:date="2017-08-24T12:03:00Z">
              <w:rPr>
                <w:rFonts w:hint="eastAsia"/>
                <w:color w:val="000000" w:themeColor="text1"/>
                <w:sz w:val="24"/>
              </w:rPr>
            </w:rPrChange>
          </w:rPr>
          <w:t>浏览器中输入“</w:t>
        </w:r>
        <w:r w:rsidR="003224A2" w:rsidRPr="00094C36">
          <w:rPr>
            <w:rFonts w:asciiTheme="minorEastAsia" w:hAnsiTheme="minorEastAsia"/>
            <w:color w:val="000000" w:themeColor="text1"/>
            <w:sz w:val="24"/>
            <w:rPrChange w:id="6266" w:author="JY0225" w:date="2017-08-24T12:03:00Z">
              <w:rPr>
                <w:color w:val="000000" w:themeColor="text1"/>
                <w:sz w:val="24"/>
              </w:rPr>
            </w:rPrChange>
          </w:rPr>
          <w:t>about:debugging</w:t>
        </w:r>
        <w:r w:rsidR="003224A2" w:rsidRPr="00094C36">
          <w:rPr>
            <w:rFonts w:asciiTheme="minorEastAsia" w:hAnsiTheme="minorEastAsia" w:hint="eastAsia"/>
            <w:color w:val="000000" w:themeColor="text1"/>
            <w:sz w:val="24"/>
            <w:rPrChange w:id="6267" w:author="JY0225" w:date="2017-08-24T12:03:00Z">
              <w:rPr>
                <w:rFonts w:hint="eastAsia"/>
                <w:color w:val="000000" w:themeColor="text1"/>
                <w:sz w:val="24"/>
              </w:rPr>
            </w:rPrChange>
          </w:rPr>
          <w:t>”</w:t>
        </w:r>
        <w:r w:rsidR="003224A2" w:rsidRPr="00094C36">
          <w:rPr>
            <w:rFonts w:asciiTheme="minorEastAsia" w:hAnsiTheme="minorEastAsia" w:hint="eastAsia"/>
            <w:rPrChange w:id="6268" w:author="JY0225" w:date="2017-08-24T12:03:00Z">
              <w:rPr>
                <w:rFonts w:hint="eastAsia"/>
              </w:rPr>
            </w:rPrChange>
          </w:rPr>
          <w:t xml:space="preserve"> </w:t>
        </w:r>
        <w:r w:rsidR="003224A2" w:rsidRPr="00094C36">
          <w:rPr>
            <w:rFonts w:asciiTheme="minorEastAsia" w:hAnsiTheme="minorEastAsia" w:hint="eastAsia"/>
            <w:color w:val="000000" w:themeColor="text1"/>
            <w:sz w:val="24"/>
            <w:rPrChange w:id="6269" w:author="JY0225" w:date="2017-08-24T12:03:00Z">
              <w:rPr>
                <w:rFonts w:hint="eastAsia"/>
                <w:color w:val="000000" w:themeColor="text1"/>
                <w:sz w:val="24"/>
              </w:rPr>
            </w:rPrChange>
          </w:rPr>
          <w:t>页面</w:t>
        </w:r>
        <w:r w:rsidR="003224A2" w:rsidRPr="00094C36">
          <w:rPr>
            <w:rFonts w:asciiTheme="minorEastAsia" w:hAnsiTheme="minorEastAsia" w:hint="eastAsia"/>
            <w:color w:val="000000" w:themeColor="text1"/>
            <w:sz w:val="24"/>
            <w:rPrChange w:id="6270" w:author="JY0225" w:date="2017-08-24T12:03:00Z">
              <w:rPr>
                <w:rFonts w:hint="eastAsia"/>
                <w:color w:val="000000" w:themeColor="text1"/>
                <w:sz w:val="24"/>
              </w:rPr>
            </w:rPrChange>
          </w:rPr>
          <w:t xml:space="preserve">, </w:t>
        </w:r>
        <w:r w:rsidR="003224A2" w:rsidRPr="00094C36">
          <w:rPr>
            <w:rFonts w:asciiTheme="minorEastAsia" w:hAnsiTheme="minorEastAsia" w:hint="eastAsia"/>
            <w:color w:val="000000" w:themeColor="text1"/>
            <w:sz w:val="24"/>
            <w:rPrChange w:id="6271" w:author="JY0225" w:date="2017-08-24T12:03:00Z">
              <w:rPr>
                <w:rFonts w:hint="eastAsia"/>
                <w:color w:val="000000" w:themeColor="text1"/>
                <w:sz w:val="24"/>
              </w:rPr>
            </w:rPrChange>
          </w:rPr>
          <w:t>点击</w:t>
        </w:r>
        <w:r w:rsidR="003224A2" w:rsidRPr="00094C36">
          <w:rPr>
            <w:rFonts w:asciiTheme="minorEastAsia" w:hAnsiTheme="minorEastAsia" w:hint="eastAsia"/>
            <w:color w:val="000000" w:themeColor="text1"/>
            <w:sz w:val="24"/>
            <w:rPrChange w:id="6272" w:author="JY0225" w:date="2017-08-24T12:03:00Z">
              <w:rPr>
                <w:rFonts w:hint="eastAsia"/>
                <w:color w:val="000000" w:themeColor="text1"/>
                <w:sz w:val="24"/>
              </w:rPr>
            </w:rPrChange>
          </w:rPr>
          <w:t xml:space="preserve"> "</w:t>
        </w:r>
        <w:r w:rsidR="003224A2" w:rsidRPr="00094C36">
          <w:rPr>
            <w:rFonts w:asciiTheme="minorEastAsia" w:hAnsiTheme="minorEastAsia" w:hint="eastAsia"/>
            <w:color w:val="000000" w:themeColor="text1"/>
            <w:sz w:val="24"/>
            <w:rPrChange w:id="6273" w:author="JY0225" w:date="2017-08-24T12:03:00Z">
              <w:rPr>
                <w:rFonts w:hint="eastAsia"/>
                <w:color w:val="000000" w:themeColor="text1"/>
                <w:sz w:val="24"/>
              </w:rPr>
            </w:rPrChange>
          </w:rPr>
          <w:t>临时加载附加组件按钮</w:t>
        </w:r>
        <w:r w:rsidR="003224A2" w:rsidRPr="00094C36">
          <w:rPr>
            <w:rFonts w:asciiTheme="minorEastAsia" w:hAnsiTheme="minorEastAsia" w:hint="eastAsia"/>
            <w:color w:val="000000" w:themeColor="text1"/>
            <w:sz w:val="24"/>
            <w:rPrChange w:id="6274" w:author="JY0225" w:date="2017-08-24T12:03:00Z">
              <w:rPr>
                <w:rFonts w:hint="eastAsia"/>
                <w:color w:val="000000" w:themeColor="text1"/>
                <w:sz w:val="24"/>
              </w:rPr>
            </w:rPrChange>
          </w:rPr>
          <w:t xml:space="preserve">" </w:t>
        </w:r>
        <w:r w:rsidR="003224A2" w:rsidRPr="00094C36">
          <w:rPr>
            <w:rFonts w:asciiTheme="minorEastAsia" w:hAnsiTheme="minorEastAsia" w:hint="eastAsia"/>
            <w:color w:val="000000" w:themeColor="text1"/>
            <w:sz w:val="24"/>
            <w:rPrChange w:id="6275" w:author="JY0225" w:date="2017-08-24T12:03:00Z">
              <w:rPr>
                <w:rFonts w:hint="eastAsia"/>
                <w:color w:val="000000" w:themeColor="text1"/>
                <w:sz w:val="24"/>
              </w:rPr>
            </w:rPrChange>
          </w:rPr>
          <w:t>并选择附加组件目录，即选择</w:t>
        </w:r>
        <w:r w:rsidR="003224A2" w:rsidRPr="00094C36">
          <w:rPr>
            <w:rFonts w:asciiTheme="minorEastAsia" w:hAnsiTheme="minorEastAsia"/>
            <w:color w:val="000000" w:themeColor="text1"/>
            <w:sz w:val="24"/>
            <w:rPrChange w:id="6276" w:author="JY0225" w:date="2017-08-24T12:03:00Z">
              <w:rPr>
                <w:color w:val="000000" w:themeColor="text1"/>
                <w:sz w:val="24"/>
              </w:rPr>
            </w:rPrChange>
          </w:rPr>
          <w:t>manifest.json</w:t>
        </w:r>
        <w:r w:rsidR="003224A2" w:rsidRPr="00094C36">
          <w:rPr>
            <w:rFonts w:asciiTheme="minorEastAsia" w:hAnsiTheme="minorEastAsia" w:hint="eastAsia"/>
            <w:color w:val="000000" w:themeColor="text1"/>
            <w:sz w:val="24"/>
            <w:rPrChange w:id="6277" w:author="JY0225" w:date="2017-08-24T12:03:00Z">
              <w:rPr>
                <w:rFonts w:hint="eastAsia"/>
                <w:color w:val="000000" w:themeColor="text1"/>
                <w:sz w:val="24"/>
              </w:rPr>
            </w:rPrChange>
          </w:rPr>
          <w:t>文件，如下图所示：</w:t>
        </w:r>
      </w:ins>
    </w:p>
    <w:p w14:paraId="09C1CA53" w14:textId="4EAEF199" w:rsidR="00731C1A" w:rsidRPr="00094C36" w:rsidRDefault="000E23F3" w:rsidP="00094C36">
      <w:pPr>
        <w:spacing w:line="400" w:lineRule="exact"/>
        <w:ind w:left="420"/>
        <w:jc w:val="center"/>
        <w:rPr>
          <w:rFonts w:asciiTheme="minorEastAsia" w:hAnsiTheme="minorEastAsia"/>
          <w:color w:val="000000" w:themeColor="text1"/>
          <w:sz w:val="24"/>
          <w:rPrChange w:id="6278" w:author="JY0225" w:date="2017-08-24T12:04:00Z">
            <w:rPr>
              <w:color w:val="000000" w:themeColor="text1"/>
              <w:sz w:val="24"/>
            </w:rPr>
          </w:rPrChange>
        </w:rPr>
        <w:pPrChange w:id="6279" w:author="JY0225" w:date="2017-08-24T12:04:00Z">
          <w:pPr>
            <w:spacing w:line="360" w:lineRule="auto"/>
            <w:ind w:left="420"/>
            <w:jc w:val="center"/>
          </w:pPr>
        </w:pPrChange>
      </w:pPr>
      <w:r>
        <w:rPr>
          <w:color w:val="000000" w:themeColor="text1"/>
          <w:sz w:val="24"/>
        </w:rPr>
        <w:tab/>
      </w:r>
      <w:r w:rsidR="00731C1A" w:rsidRPr="00094C36">
        <w:rPr>
          <w:rFonts w:asciiTheme="minorEastAsia" w:hAnsiTheme="minorEastAsia" w:hint="eastAsia"/>
          <w:color w:val="000000" w:themeColor="text1"/>
          <w:sz w:val="24"/>
          <w:rPrChange w:id="6280" w:author="JY0225" w:date="2017-08-24T12:04:00Z">
            <w:rPr>
              <w:rFonts w:hint="eastAsia"/>
              <w:color w:val="000000" w:themeColor="text1"/>
              <w:sz w:val="24"/>
            </w:rPr>
          </w:rPrChange>
        </w:rPr>
        <w:t>图</w:t>
      </w:r>
      <w:r w:rsidR="009032A8" w:rsidRPr="00094C36">
        <w:rPr>
          <w:rFonts w:asciiTheme="minorEastAsia" w:hAnsiTheme="minorEastAsia"/>
          <w:color w:val="000000" w:themeColor="text1"/>
          <w:sz w:val="24"/>
          <w:rPrChange w:id="6281" w:author="JY0225" w:date="2017-08-24T12:04:00Z">
            <w:rPr>
              <w:color w:val="000000" w:themeColor="text1"/>
              <w:sz w:val="24"/>
            </w:rPr>
          </w:rPrChange>
        </w:rPr>
        <w:t>5-3</w:t>
      </w:r>
      <w:r w:rsidR="00731C1A" w:rsidRPr="00094C36">
        <w:rPr>
          <w:rFonts w:asciiTheme="minorEastAsia" w:hAnsiTheme="minorEastAsia"/>
          <w:color w:val="000000" w:themeColor="text1"/>
          <w:sz w:val="24"/>
          <w:rPrChange w:id="6282" w:author="JY0225" w:date="2017-08-24T12:04:00Z">
            <w:rPr>
              <w:color w:val="000000" w:themeColor="text1"/>
              <w:sz w:val="24"/>
            </w:rPr>
          </w:rPrChange>
        </w:rPr>
        <w:t xml:space="preserve"> </w:t>
      </w:r>
      <w:r w:rsidR="00731C1A" w:rsidRPr="00094C36">
        <w:rPr>
          <w:rFonts w:asciiTheme="minorEastAsia" w:hAnsiTheme="minorEastAsia" w:hint="eastAsia"/>
          <w:color w:val="000000" w:themeColor="text1"/>
          <w:sz w:val="24"/>
          <w:rPrChange w:id="6283" w:author="JY0225" w:date="2017-08-24T12:04:00Z">
            <w:rPr>
              <w:rFonts w:hint="eastAsia"/>
              <w:color w:val="000000" w:themeColor="text1"/>
              <w:sz w:val="24"/>
            </w:rPr>
          </w:rPrChange>
        </w:rPr>
        <w:t>Firefox</w:t>
      </w:r>
      <w:r w:rsidR="002E5718" w:rsidRPr="00094C36">
        <w:rPr>
          <w:rFonts w:asciiTheme="minorEastAsia" w:hAnsiTheme="minorEastAsia" w:hint="eastAsia"/>
          <w:color w:val="000000" w:themeColor="text1"/>
          <w:sz w:val="24"/>
          <w:rPrChange w:id="6284" w:author="JY0225" w:date="2017-08-24T12:04:00Z">
            <w:rPr>
              <w:rFonts w:hint="eastAsia"/>
              <w:color w:val="000000" w:themeColor="text1"/>
              <w:sz w:val="24"/>
            </w:rPr>
          </w:rPrChange>
        </w:rPr>
        <w:t>扩展</w:t>
      </w:r>
      <w:r w:rsidR="00C66E07" w:rsidRPr="00094C36">
        <w:rPr>
          <w:rFonts w:asciiTheme="minorEastAsia" w:hAnsiTheme="minorEastAsia" w:hint="eastAsia"/>
          <w:color w:val="000000" w:themeColor="text1"/>
          <w:sz w:val="24"/>
          <w:rPrChange w:id="6285" w:author="JY0225" w:date="2017-08-24T12:04:00Z">
            <w:rPr>
              <w:rFonts w:hint="eastAsia"/>
              <w:color w:val="000000" w:themeColor="text1"/>
              <w:sz w:val="24"/>
            </w:rPr>
          </w:rPrChange>
        </w:rPr>
        <w:t>登录后查询</w:t>
      </w:r>
      <w:r w:rsidR="00476838" w:rsidRPr="00094C36">
        <w:rPr>
          <w:rFonts w:asciiTheme="minorEastAsia" w:hAnsiTheme="minorEastAsia" w:hint="eastAsia"/>
          <w:color w:val="000000" w:themeColor="text1"/>
          <w:sz w:val="24"/>
          <w:rPrChange w:id="6286" w:author="JY0225" w:date="2017-08-24T12:04:00Z">
            <w:rPr>
              <w:rFonts w:hint="eastAsia"/>
              <w:color w:val="000000" w:themeColor="text1"/>
              <w:sz w:val="24"/>
            </w:rPr>
          </w:rPrChange>
        </w:rPr>
        <w:t>备份</w:t>
      </w:r>
      <w:r w:rsidR="00C66E07" w:rsidRPr="00094C36">
        <w:rPr>
          <w:rFonts w:asciiTheme="minorEastAsia" w:hAnsiTheme="minorEastAsia" w:hint="eastAsia"/>
          <w:color w:val="000000" w:themeColor="text1"/>
          <w:sz w:val="24"/>
          <w:rPrChange w:id="6287" w:author="JY0225" w:date="2017-08-24T12:04:00Z">
            <w:rPr>
              <w:rFonts w:hint="eastAsia"/>
              <w:color w:val="000000" w:themeColor="text1"/>
              <w:sz w:val="24"/>
            </w:rPr>
          </w:rPrChange>
        </w:rPr>
        <w:t>空间效果图</w:t>
      </w:r>
    </w:p>
    <w:p w14:paraId="6A7B8241" w14:textId="5F2D2690" w:rsidR="000E23F3" w:rsidRPr="00094C36" w:rsidRDefault="003A0B04" w:rsidP="00094C36">
      <w:pPr>
        <w:spacing w:line="400" w:lineRule="exact"/>
        <w:rPr>
          <w:rFonts w:asciiTheme="minorEastAsia" w:hAnsiTheme="minorEastAsia"/>
          <w:color w:val="000000" w:themeColor="text1"/>
          <w:sz w:val="24"/>
          <w:rPrChange w:id="6288" w:author="JY0225" w:date="2017-08-24T12:04:00Z">
            <w:rPr>
              <w:color w:val="000000" w:themeColor="text1"/>
              <w:sz w:val="24"/>
            </w:rPr>
          </w:rPrChange>
        </w:rPr>
        <w:pPrChange w:id="6289" w:author="JY0225" w:date="2017-08-24T12:04:00Z">
          <w:pPr>
            <w:spacing w:line="400" w:lineRule="exact"/>
          </w:pPr>
        </w:pPrChange>
      </w:pPr>
      <w:r w:rsidRPr="00094C36">
        <w:rPr>
          <w:rFonts w:asciiTheme="minorEastAsia" w:hAnsiTheme="minorEastAsia"/>
          <w:color w:val="000000" w:themeColor="text1"/>
          <w:sz w:val="24"/>
          <w:rPrChange w:id="6290" w:author="JY0225" w:date="2017-08-24T12:04:00Z">
            <w:rPr>
              <w:color w:val="000000" w:themeColor="text1"/>
              <w:sz w:val="24"/>
            </w:rPr>
          </w:rPrChange>
        </w:rPr>
        <w:tab/>
      </w:r>
      <w:r w:rsidR="00C91E4A" w:rsidRPr="00094C36">
        <w:rPr>
          <w:rFonts w:asciiTheme="minorEastAsia" w:hAnsiTheme="minorEastAsia" w:hint="eastAsia"/>
          <w:color w:val="000000" w:themeColor="text1"/>
          <w:sz w:val="24"/>
          <w:rPrChange w:id="6291" w:author="JY0225" w:date="2017-08-24T12:04:00Z">
            <w:rPr>
              <w:rFonts w:hint="eastAsia"/>
              <w:color w:val="000000" w:themeColor="text1"/>
              <w:sz w:val="24"/>
            </w:rPr>
          </w:rPrChange>
        </w:rPr>
        <w:t>图</w:t>
      </w:r>
      <w:r w:rsidR="00C91E4A" w:rsidRPr="00094C36">
        <w:rPr>
          <w:rFonts w:asciiTheme="minorEastAsia" w:hAnsiTheme="minorEastAsia" w:hint="eastAsia"/>
          <w:color w:val="000000" w:themeColor="text1"/>
          <w:sz w:val="24"/>
          <w:rPrChange w:id="6292" w:author="JY0225" w:date="2017-08-24T12:04:00Z">
            <w:rPr>
              <w:rFonts w:hint="eastAsia"/>
              <w:color w:val="000000" w:themeColor="text1"/>
              <w:sz w:val="24"/>
            </w:rPr>
          </w:rPrChange>
        </w:rPr>
        <w:t>5-2</w:t>
      </w:r>
      <w:r w:rsidR="00C91E4A" w:rsidRPr="00094C36">
        <w:rPr>
          <w:rFonts w:asciiTheme="minorEastAsia" w:hAnsiTheme="minorEastAsia" w:hint="eastAsia"/>
          <w:color w:val="000000" w:themeColor="text1"/>
          <w:sz w:val="24"/>
          <w:rPrChange w:id="6293" w:author="JY0225" w:date="2017-08-24T12:04:00Z">
            <w:rPr>
              <w:rFonts w:hint="eastAsia"/>
              <w:color w:val="000000" w:themeColor="text1"/>
              <w:sz w:val="24"/>
            </w:rPr>
          </w:rPrChange>
        </w:rPr>
        <w:t>展示的是将开发好的</w:t>
      </w:r>
      <w:r w:rsidR="00C91E4A" w:rsidRPr="00094C36">
        <w:rPr>
          <w:rFonts w:asciiTheme="minorEastAsia" w:hAnsiTheme="minorEastAsia" w:hint="eastAsia"/>
          <w:color w:val="000000" w:themeColor="text1"/>
          <w:sz w:val="24"/>
          <w:rPrChange w:id="6294" w:author="JY0225" w:date="2017-08-24T12:04:00Z">
            <w:rPr>
              <w:rFonts w:hint="eastAsia"/>
              <w:color w:val="000000" w:themeColor="text1"/>
              <w:sz w:val="24"/>
            </w:rPr>
          </w:rPrChange>
        </w:rPr>
        <w:t>Firefox</w:t>
      </w:r>
      <w:r w:rsidR="002E5718" w:rsidRPr="00094C36">
        <w:rPr>
          <w:rFonts w:asciiTheme="minorEastAsia" w:hAnsiTheme="minorEastAsia" w:hint="eastAsia"/>
          <w:color w:val="000000" w:themeColor="text1"/>
          <w:sz w:val="24"/>
          <w:rPrChange w:id="6295" w:author="JY0225" w:date="2017-08-24T12:04:00Z">
            <w:rPr>
              <w:rFonts w:hint="eastAsia"/>
              <w:color w:val="000000" w:themeColor="text1"/>
              <w:sz w:val="24"/>
            </w:rPr>
          </w:rPrChange>
        </w:rPr>
        <w:t>扩展</w:t>
      </w:r>
      <w:r w:rsidR="00C91E4A" w:rsidRPr="00094C36">
        <w:rPr>
          <w:rFonts w:asciiTheme="minorEastAsia" w:hAnsiTheme="minorEastAsia" w:hint="eastAsia"/>
          <w:color w:val="000000" w:themeColor="text1"/>
          <w:sz w:val="24"/>
          <w:rPrChange w:id="6296" w:author="JY0225" w:date="2017-08-24T12:04:00Z">
            <w:rPr>
              <w:rFonts w:hint="eastAsia"/>
              <w:color w:val="000000" w:themeColor="text1"/>
              <w:sz w:val="24"/>
            </w:rPr>
          </w:rPrChange>
        </w:rPr>
        <w:t>导入到</w:t>
      </w:r>
      <w:r w:rsidR="00C91E4A" w:rsidRPr="00094C36">
        <w:rPr>
          <w:rFonts w:asciiTheme="minorEastAsia" w:hAnsiTheme="minorEastAsia" w:hint="eastAsia"/>
          <w:color w:val="000000" w:themeColor="text1"/>
          <w:sz w:val="24"/>
          <w:rPrChange w:id="6297" w:author="JY0225" w:date="2017-08-24T12:04:00Z">
            <w:rPr>
              <w:rFonts w:hint="eastAsia"/>
              <w:color w:val="000000" w:themeColor="text1"/>
              <w:sz w:val="24"/>
            </w:rPr>
          </w:rPrChange>
        </w:rPr>
        <w:t>Firefox</w:t>
      </w:r>
      <w:r w:rsidR="008B25D3" w:rsidRPr="00094C36">
        <w:rPr>
          <w:rFonts w:asciiTheme="minorEastAsia" w:hAnsiTheme="minorEastAsia" w:hint="eastAsia"/>
          <w:color w:val="000000" w:themeColor="text1"/>
          <w:sz w:val="24"/>
          <w:rPrChange w:id="6298" w:author="JY0225" w:date="2017-08-24T12:04:00Z">
            <w:rPr>
              <w:rFonts w:hint="eastAsia"/>
              <w:color w:val="000000" w:themeColor="text1"/>
              <w:sz w:val="24"/>
            </w:rPr>
          </w:rPrChange>
        </w:rPr>
        <w:t>浏览器中，从上图中</w:t>
      </w:r>
      <w:r w:rsidR="00C91E4A" w:rsidRPr="00094C36">
        <w:rPr>
          <w:rFonts w:asciiTheme="minorEastAsia" w:hAnsiTheme="minorEastAsia" w:hint="eastAsia"/>
          <w:color w:val="000000" w:themeColor="text1"/>
          <w:sz w:val="24"/>
          <w:rPrChange w:id="6299" w:author="JY0225" w:date="2017-08-24T12:04:00Z">
            <w:rPr>
              <w:rFonts w:hint="eastAsia"/>
              <w:color w:val="000000" w:themeColor="text1"/>
              <w:sz w:val="24"/>
            </w:rPr>
          </w:rPrChange>
        </w:rPr>
        <w:t>可以看到，名为</w:t>
      </w:r>
      <w:r w:rsidR="00C91E4A" w:rsidRPr="00094C36">
        <w:rPr>
          <w:rFonts w:asciiTheme="minorEastAsia" w:hAnsiTheme="minorEastAsia" w:hint="eastAsia"/>
          <w:color w:val="000000" w:themeColor="text1"/>
          <w:sz w:val="24"/>
          <w:rPrChange w:id="6300" w:author="JY0225" w:date="2017-08-24T12:04:00Z">
            <w:rPr>
              <w:rFonts w:hint="eastAsia"/>
              <w:color w:val="000000" w:themeColor="text1"/>
              <w:sz w:val="24"/>
            </w:rPr>
          </w:rPrChange>
        </w:rPr>
        <w:t>Middleware</w:t>
      </w:r>
      <w:r w:rsidR="00C91E4A" w:rsidRPr="00094C36">
        <w:rPr>
          <w:rFonts w:asciiTheme="minorEastAsia" w:hAnsiTheme="minorEastAsia" w:hint="eastAsia"/>
          <w:color w:val="000000" w:themeColor="text1"/>
          <w:sz w:val="24"/>
          <w:rPrChange w:id="6301" w:author="JY0225" w:date="2017-08-24T12:04:00Z">
            <w:rPr>
              <w:rFonts w:hint="eastAsia"/>
              <w:color w:val="000000" w:themeColor="text1"/>
              <w:sz w:val="24"/>
            </w:rPr>
          </w:rPrChange>
        </w:rPr>
        <w:t>的</w:t>
      </w:r>
      <w:r w:rsidR="002E5718" w:rsidRPr="00094C36">
        <w:rPr>
          <w:rFonts w:asciiTheme="minorEastAsia" w:hAnsiTheme="minorEastAsia" w:hint="eastAsia"/>
          <w:color w:val="000000" w:themeColor="text1"/>
          <w:sz w:val="24"/>
          <w:rPrChange w:id="6302" w:author="JY0225" w:date="2017-08-24T12:04:00Z">
            <w:rPr>
              <w:rFonts w:hint="eastAsia"/>
              <w:color w:val="000000" w:themeColor="text1"/>
              <w:sz w:val="24"/>
            </w:rPr>
          </w:rPrChange>
        </w:rPr>
        <w:t>扩展</w:t>
      </w:r>
      <w:r w:rsidR="00C91E4A" w:rsidRPr="00094C36">
        <w:rPr>
          <w:rFonts w:asciiTheme="minorEastAsia" w:hAnsiTheme="minorEastAsia" w:hint="eastAsia"/>
          <w:color w:val="000000" w:themeColor="text1"/>
          <w:sz w:val="24"/>
          <w:rPrChange w:id="6303" w:author="JY0225" w:date="2017-08-24T12:04:00Z">
            <w:rPr>
              <w:rFonts w:hint="eastAsia"/>
              <w:color w:val="000000" w:themeColor="text1"/>
              <w:sz w:val="24"/>
            </w:rPr>
          </w:rPrChange>
        </w:rPr>
        <w:t>已经被部署到了浏览器中。</w:t>
      </w:r>
      <w:r w:rsidR="00175557" w:rsidRPr="00094C36">
        <w:rPr>
          <w:rFonts w:asciiTheme="minorEastAsia" w:hAnsiTheme="minorEastAsia" w:hint="eastAsia"/>
          <w:color w:val="000000" w:themeColor="text1"/>
          <w:sz w:val="24"/>
          <w:rPrChange w:id="6304" w:author="JY0225" w:date="2017-08-24T12:04:00Z">
            <w:rPr>
              <w:rFonts w:hint="eastAsia"/>
              <w:color w:val="000000" w:themeColor="text1"/>
              <w:sz w:val="24"/>
            </w:rPr>
          </w:rPrChange>
        </w:rPr>
        <w:t>5-3</w:t>
      </w:r>
      <w:r w:rsidR="00175557" w:rsidRPr="00094C36">
        <w:rPr>
          <w:rFonts w:asciiTheme="minorEastAsia" w:hAnsiTheme="minorEastAsia" w:hint="eastAsia"/>
          <w:color w:val="000000" w:themeColor="text1"/>
          <w:sz w:val="24"/>
          <w:rPrChange w:id="6305" w:author="JY0225" w:date="2017-08-24T12:04:00Z">
            <w:rPr>
              <w:rFonts w:hint="eastAsia"/>
              <w:color w:val="000000" w:themeColor="text1"/>
              <w:sz w:val="24"/>
            </w:rPr>
          </w:rPrChange>
        </w:rPr>
        <w:t>展示的是使用浏览器</w:t>
      </w:r>
      <w:r w:rsidR="002E5718" w:rsidRPr="00094C36">
        <w:rPr>
          <w:rFonts w:asciiTheme="minorEastAsia" w:hAnsiTheme="minorEastAsia" w:hint="eastAsia"/>
          <w:color w:val="000000" w:themeColor="text1"/>
          <w:sz w:val="24"/>
          <w:rPrChange w:id="6306" w:author="JY0225" w:date="2017-08-24T12:04:00Z">
            <w:rPr>
              <w:rFonts w:hint="eastAsia"/>
              <w:color w:val="000000" w:themeColor="text1"/>
              <w:sz w:val="24"/>
            </w:rPr>
          </w:rPrChange>
        </w:rPr>
        <w:t>扩展</w:t>
      </w:r>
      <w:r w:rsidR="00175557" w:rsidRPr="00094C36">
        <w:rPr>
          <w:rFonts w:asciiTheme="minorEastAsia" w:hAnsiTheme="minorEastAsia" w:hint="eastAsia"/>
          <w:color w:val="000000" w:themeColor="text1"/>
          <w:sz w:val="24"/>
          <w:rPrChange w:id="6307" w:author="JY0225" w:date="2017-08-24T12:04:00Z">
            <w:rPr>
              <w:rFonts w:hint="eastAsia"/>
              <w:color w:val="000000" w:themeColor="text1"/>
              <w:sz w:val="24"/>
            </w:rPr>
          </w:rPrChange>
        </w:rPr>
        <w:t>登录云</w:t>
      </w:r>
      <w:r w:rsidR="00476838" w:rsidRPr="00094C36">
        <w:rPr>
          <w:rFonts w:asciiTheme="minorEastAsia" w:hAnsiTheme="minorEastAsia" w:hint="eastAsia"/>
          <w:color w:val="000000" w:themeColor="text1"/>
          <w:sz w:val="24"/>
          <w:rPrChange w:id="6308" w:author="JY0225" w:date="2017-08-24T12:04:00Z">
            <w:rPr>
              <w:rFonts w:hint="eastAsia"/>
              <w:color w:val="000000" w:themeColor="text1"/>
              <w:sz w:val="24"/>
            </w:rPr>
          </w:rPrChange>
        </w:rPr>
        <w:t>备份</w:t>
      </w:r>
      <w:r w:rsidR="00175557" w:rsidRPr="00094C36">
        <w:rPr>
          <w:rFonts w:asciiTheme="minorEastAsia" w:hAnsiTheme="minorEastAsia" w:hint="eastAsia"/>
          <w:color w:val="000000" w:themeColor="text1"/>
          <w:sz w:val="24"/>
          <w:rPrChange w:id="6309" w:author="JY0225" w:date="2017-08-24T12:04:00Z">
            <w:rPr>
              <w:rFonts w:hint="eastAsia"/>
              <w:color w:val="000000" w:themeColor="text1"/>
              <w:sz w:val="24"/>
            </w:rPr>
          </w:rPrChange>
        </w:rPr>
        <w:t>服务器，然后查询</w:t>
      </w:r>
      <w:r w:rsidR="00476838" w:rsidRPr="00094C36">
        <w:rPr>
          <w:rFonts w:asciiTheme="minorEastAsia" w:hAnsiTheme="minorEastAsia" w:hint="eastAsia"/>
          <w:color w:val="000000" w:themeColor="text1"/>
          <w:sz w:val="24"/>
          <w:rPrChange w:id="6310" w:author="JY0225" w:date="2017-08-24T12:04:00Z">
            <w:rPr>
              <w:rFonts w:hint="eastAsia"/>
              <w:color w:val="000000" w:themeColor="text1"/>
              <w:sz w:val="24"/>
            </w:rPr>
          </w:rPrChange>
        </w:rPr>
        <w:t>备份</w:t>
      </w:r>
      <w:r w:rsidR="00175557" w:rsidRPr="00094C36">
        <w:rPr>
          <w:rFonts w:asciiTheme="minorEastAsia" w:hAnsiTheme="minorEastAsia" w:hint="eastAsia"/>
          <w:color w:val="000000" w:themeColor="text1"/>
          <w:sz w:val="24"/>
          <w:rPrChange w:id="6311" w:author="JY0225" w:date="2017-08-24T12:04:00Z">
            <w:rPr>
              <w:rFonts w:hint="eastAsia"/>
              <w:color w:val="000000" w:themeColor="text1"/>
              <w:sz w:val="24"/>
            </w:rPr>
          </w:rPrChange>
        </w:rPr>
        <w:t>空间的</w:t>
      </w:r>
      <w:r w:rsidR="00473B86" w:rsidRPr="00094C36">
        <w:rPr>
          <w:rFonts w:asciiTheme="minorEastAsia" w:hAnsiTheme="minorEastAsia" w:hint="eastAsia"/>
          <w:color w:val="000000" w:themeColor="text1"/>
          <w:sz w:val="24"/>
          <w:rPrChange w:id="6312" w:author="JY0225" w:date="2017-08-24T12:04:00Z">
            <w:rPr>
              <w:rFonts w:hint="eastAsia"/>
              <w:color w:val="000000" w:themeColor="text1"/>
              <w:sz w:val="24"/>
            </w:rPr>
          </w:rPrChange>
        </w:rPr>
        <w:t>效果图。</w:t>
      </w:r>
    </w:p>
    <w:p w14:paraId="1F40E8FB" w14:textId="77777777" w:rsidR="0066403A" w:rsidRDefault="000B497A" w:rsidP="0066403A">
      <w:pPr>
        <w:pStyle w:val="31"/>
      </w:pPr>
      <w:bookmarkStart w:id="6313" w:name="_Toc491335270"/>
      <w:r>
        <w:t>5.2.7</w:t>
      </w:r>
      <w:r w:rsidR="003D75FE">
        <w:t xml:space="preserve"> </w:t>
      </w:r>
      <w:r w:rsidR="00D47CD7">
        <w:t>Java SDK</w:t>
      </w:r>
      <w:bookmarkEnd w:id="6313"/>
    </w:p>
    <w:p w14:paraId="1836B835" w14:textId="58F05E9C" w:rsidR="00CA22B1" w:rsidRPr="00094C36" w:rsidRDefault="00F44AA4" w:rsidP="00654745">
      <w:pPr>
        <w:spacing w:line="400" w:lineRule="exact"/>
        <w:rPr>
          <w:rFonts w:asciiTheme="minorEastAsia" w:hAnsiTheme="minorEastAsia"/>
          <w:color w:val="000000" w:themeColor="text1"/>
          <w:sz w:val="24"/>
          <w:rPrChange w:id="6314" w:author="JY0225" w:date="2017-08-24T12:04:00Z">
            <w:rPr>
              <w:color w:val="000000" w:themeColor="text1"/>
              <w:sz w:val="24"/>
            </w:rPr>
          </w:rPrChange>
        </w:rPr>
      </w:pPr>
      <w:r>
        <w:tab/>
      </w:r>
      <w:r w:rsidR="00654745" w:rsidRPr="00094C36">
        <w:rPr>
          <w:rFonts w:asciiTheme="minorEastAsia" w:hAnsiTheme="minorEastAsia"/>
          <w:color w:val="000000" w:themeColor="text1"/>
          <w:sz w:val="24"/>
          <w:rPrChange w:id="6315" w:author="JY0225" w:date="2017-08-24T12:04:00Z">
            <w:rPr>
              <w:color w:val="000000" w:themeColor="text1"/>
              <w:sz w:val="24"/>
            </w:rPr>
          </w:rPrChange>
        </w:rPr>
        <w:t>优化的中间件系统具备一定的可扩展性</w:t>
      </w:r>
      <w:r w:rsidR="00654745" w:rsidRPr="00094C36">
        <w:rPr>
          <w:rFonts w:asciiTheme="minorEastAsia" w:hAnsiTheme="minorEastAsia" w:hint="eastAsia"/>
          <w:color w:val="000000" w:themeColor="text1"/>
          <w:sz w:val="24"/>
          <w:rPrChange w:id="6316" w:author="JY0225" w:date="2017-08-24T12:04:00Z">
            <w:rPr>
              <w:rFonts w:hint="eastAsia"/>
              <w:color w:val="000000" w:themeColor="text1"/>
              <w:sz w:val="24"/>
            </w:rPr>
          </w:rPrChange>
        </w:rPr>
        <w:t>，</w:t>
      </w:r>
      <w:r w:rsidR="00654745" w:rsidRPr="00094C36">
        <w:rPr>
          <w:rFonts w:asciiTheme="minorEastAsia" w:hAnsiTheme="minorEastAsia"/>
          <w:color w:val="000000" w:themeColor="text1"/>
          <w:sz w:val="24"/>
          <w:rPrChange w:id="6317" w:author="JY0225" w:date="2017-08-24T12:04:00Z">
            <w:rPr>
              <w:color w:val="000000" w:themeColor="text1"/>
              <w:sz w:val="24"/>
            </w:rPr>
          </w:rPrChange>
        </w:rPr>
        <w:t>即支持多平台的应用使用云</w:t>
      </w:r>
      <w:r w:rsidR="00476838" w:rsidRPr="00094C36">
        <w:rPr>
          <w:rFonts w:asciiTheme="minorEastAsia" w:hAnsiTheme="minorEastAsia"/>
          <w:color w:val="000000" w:themeColor="text1"/>
          <w:sz w:val="24"/>
          <w:rPrChange w:id="6318" w:author="JY0225" w:date="2017-08-24T12:04:00Z">
            <w:rPr>
              <w:color w:val="000000" w:themeColor="text1"/>
              <w:sz w:val="24"/>
            </w:rPr>
          </w:rPrChange>
        </w:rPr>
        <w:t>备份</w:t>
      </w:r>
      <w:r w:rsidR="00654745" w:rsidRPr="00094C36">
        <w:rPr>
          <w:rFonts w:asciiTheme="minorEastAsia" w:hAnsiTheme="minorEastAsia"/>
          <w:color w:val="000000" w:themeColor="text1"/>
          <w:sz w:val="24"/>
          <w:rPrChange w:id="6319" w:author="JY0225" w:date="2017-08-24T12:04:00Z">
            <w:rPr>
              <w:color w:val="000000" w:themeColor="text1"/>
              <w:sz w:val="24"/>
            </w:rPr>
          </w:rPrChange>
        </w:rPr>
        <w:t>服务</w:t>
      </w:r>
      <w:r w:rsidR="00654745" w:rsidRPr="00094C36">
        <w:rPr>
          <w:rFonts w:asciiTheme="minorEastAsia" w:hAnsiTheme="minorEastAsia" w:hint="eastAsia"/>
          <w:color w:val="000000" w:themeColor="text1"/>
          <w:sz w:val="24"/>
          <w:rPrChange w:id="6320" w:author="JY0225" w:date="2017-08-24T12:04:00Z">
            <w:rPr>
              <w:rFonts w:hint="eastAsia"/>
              <w:color w:val="000000" w:themeColor="text1"/>
              <w:sz w:val="24"/>
            </w:rPr>
          </w:rPrChange>
        </w:rPr>
        <w:t>。</w:t>
      </w:r>
      <w:r w:rsidR="000F4B08" w:rsidRPr="00094C36">
        <w:rPr>
          <w:rFonts w:asciiTheme="minorEastAsia" w:hAnsiTheme="minorEastAsia"/>
          <w:color w:val="000000" w:themeColor="text1"/>
          <w:sz w:val="24"/>
          <w:rPrChange w:id="6321" w:author="JY0225" w:date="2017-08-24T12:04:00Z">
            <w:rPr>
              <w:color w:val="000000" w:themeColor="text1"/>
              <w:sz w:val="24"/>
            </w:rPr>
          </w:rPrChange>
        </w:rPr>
        <w:t>除了提供基于</w:t>
      </w:r>
      <w:r w:rsidR="000F4B08" w:rsidRPr="00094C36">
        <w:rPr>
          <w:rFonts w:asciiTheme="minorEastAsia" w:hAnsiTheme="minorEastAsia"/>
          <w:color w:val="000000" w:themeColor="text1"/>
          <w:sz w:val="24"/>
          <w:rPrChange w:id="6322" w:author="JY0225" w:date="2017-08-24T12:04:00Z">
            <w:rPr>
              <w:color w:val="000000" w:themeColor="text1"/>
              <w:sz w:val="24"/>
            </w:rPr>
          </w:rPrChange>
        </w:rPr>
        <w:t>Firefox</w:t>
      </w:r>
      <w:r w:rsidR="000F4B08" w:rsidRPr="00094C36">
        <w:rPr>
          <w:rFonts w:asciiTheme="minorEastAsia" w:hAnsiTheme="minorEastAsia"/>
          <w:color w:val="000000" w:themeColor="text1"/>
          <w:sz w:val="24"/>
          <w:rPrChange w:id="6323" w:author="JY0225" w:date="2017-08-24T12:04:00Z">
            <w:rPr>
              <w:color w:val="000000" w:themeColor="text1"/>
              <w:sz w:val="24"/>
            </w:rPr>
          </w:rPrChange>
        </w:rPr>
        <w:t>浏览器的中间件</w:t>
      </w:r>
      <w:r w:rsidR="002E5718" w:rsidRPr="00094C36">
        <w:rPr>
          <w:rFonts w:asciiTheme="minorEastAsia" w:hAnsiTheme="minorEastAsia"/>
          <w:color w:val="000000" w:themeColor="text1"/>
          <w:sz w:val="24"/>
          <w:rPrChange w:id="6324" w:author="JY0225" w:date="2017-08-24T12:04:00Z">
            <w:rPr>
              <w:color w:val="000000" w:themeColor="text1"/>
              <w:sz w:val="24"/>
            </w:rPr>
          </w:rPrChange>
        </w:rPr>
        <w:t>扩展</w:t>
      </w:r>
      <w:r w:rsidR="000F4B08" w:rsidRPr="00094C36">
        <w:rPr>
          <w:rFonts w:asciiTheme="minorEastAsia" w:hAnsiTheme="minorEastAsia"/>
          <w:color w:val="000000" w:themeColor="text1"/>
          <w:sz w:val="24"/>
          <w:rPrChange w:id="6325" w:author="JY0225" w:date="2017-08-24T12:04:00Z">
            <w:rPr>
              <w:color w:val="000000" w:themeColor="text1"/>
              <w:sz w:val="24"/>
            </w:rPr>
          </w:rPrChange>
        </w:rPr>
        <w:t>以外</w:t>
      </w:r>
      <w:r w:rsidR="000F4B08" w:rsidRPr="00094C36">
        <w:rPr>
          <w:rFonts w:asciiTheme="minorEastAsia" w:hAnsiTheme="minorEastAsia" w:hint="eastAsia"/>
          <w:color w:val="000000" w:themeColor="text1"/>
          <w:sz w:val="24"/>
          <w:rPrChange w:id="6326" w:author="JY0225" w:date="2017-08-24T12:04:00Z">
            <w:rPr>
              <w:rFonts w:hint="eastAsia"/>
              <w:color w:val="000000" w:themeColor="text1"/>
              <w:sz w:val="24"/>
            </w:rPr>
          </w:rPrChange>
        </w:rPr>
        <w:t>，</w:t>
      </w:r>
      <w:r w:rsidR="00D030B8" w:rsidRPr="00094C36">
        <w:rPr>
          <w:rFonts w:asciiTheme="minorEastAsia" w:hAnsiTheme="minorEastAsia" w:hint="eastAsia"/>
          <w:color w:val="000000" w:themeColor="text1"/>
          <w:sz w:val="24"/>
          <w:rPrChange w:id="6327" w:author="JY0225" w:date="2017-08-24T12:04:00Z">
            <w:rPr>
              <w:rFonts w:hint="eastAsia"/>
              <w:color w:val="000000" w:themeColor="text1"/>
              <w:sz w:val="24"/>
            </w:rPr>
          </w:rPrChange>
        </w:rPr>
        <w:t>本文</w:t>
      </w:r>
      <w:r w:rsidR="000F4B08" w:rsidRPr="00094C36">
        <w:rPr>
          <w:rFonts w:asciiTheme="minorEastAsia" w:hAnsiTheme="minorEastAsia"/>
          <w:color w:val="000000" w:themeColor="text1"/>
          <w:sz w:val="24"/>
          <w:rPrChange w:id="6328" w:author="JY0225" w:date="2017-08-24T12:04:00Z">
            <w:rPr>
              <w:color w:val="000000" w:themeColor="text1"/>
              <w:sz w:val="24"/>
            </w:rPr>
          </w:rPrChange>
        </w:rPr>
        <w:t>还开发了一款基于</w:t>
      </w:r>
      <w:r w:rsidR="000F4B08" w:rsidRPr="00094C36">
        <w:rPr>
          <w:rFonts w:asciiTheme="minorEastAsia" w:hAnsiTheme="minorEastAsia"/>
          <w:color w:val="000000" w:themeColor="text1"/>
          <w:sz w:val="24"/>
          <w:rPrChange w:id="6329" w:author="JY0225" w:date="2017-08-24T12:04:00Z">
            <w:rPr>
              <w:color w:val="000000" w:themeColor="text1"/>
              <w:sz w:val="24"/>
            </w:rPr>
          </w:rPrChange>
        </w:rPr>
        <w:t>Java</w:t>
      </w:r>
      <w:r w:rsidR="000F4B08" w:rsidRPr="00094C36">
        <w:rPr>
          <w:rFonts w:asciiTheme="minorEastAsia" w:hAnsiTheme="minorEastAsia"/>
          <w:color w:val="000000" w:themeColor="text1"/>
          <w:sz w:val="24"/>
          <w:rPrChange w:id="6330" w:author="JY0225" w:date="2017-08-24T12:04:00Z">
            <w:rPr>
              <w:color w:val="000000" w:themeColor="text1"/>
              <w:sz w:val="24"/>
            </w:rPr>
          </w:rPrChange>
        </w:rPr>
        <w:t>平台的</w:t>
      </w:r>
      <w:r w:rsidR="000F4B08" w:rsidRPr="00094C36">
        <w:rPr>
          <w:rFonts w:asciiTheme="minorEastAsia" w:hAnsiTheme="minorEastAsia"/>
          <w:color w:val="000000" w:themeColor="text1"/>
          <w:sz w:val="24"/>
          <w:rPrChange w:id="6331" w:author="JY0225" w:date="2017-08-24T12:04:00Z">
            <w:rPr>
              <w:color w:val="000000" w:themeColor="text1"/>
              <w:sz w:val="24"/>
            </w:rPr>
          </w:rPrChange>
        </w:rPr>
        <w:t>SDK</w:t>
      </w:r>
      <w:r w:rsidR="000F4B08" w:rsidRPr="00094C36">
        <w:rPr>
          <w:rFonts w:asciiTheme="minorEastAsia" w:hAnsiTheme="minorEastAsia" w:hint="eastAsia"/>
          <w:color w:val="000000" w:themeColor="text1"/>
          <w:sz w:val="24"/>
          <w:rPrChange w:id="6332" w:author="JY0225" w:date="2017-08-24T12:04:00Z">
            <w:rPr>
              <w:rFonts w:hint="eastAsia"/>
              <w:color w:val="000000" w:themeColor="text1"/>
              <w:sz w:val="24"/>
            </w:rPr>
          </w:rPrChange>
        </w:rPr>
        <w:t>。</w:t>
      </w:r>
      <w:r w:rsidR="00654745" w:rsidRPr="00094C36">
        <w:rPr>
          <w:rFonts w:asciiTheme="minorEastAsia" w:hAnsiTheme="minorEastAsia"/>
          <w:color w:val="000000" w:themeColor="text1"/>
          <w:sz w:val="24"/>
          <w:rPrChange w:id="6333" w:author="JY0225" w:date="2017-08-24T12:04:00Z">
            <w:rPr>
              <w:color w:val="000000" w:themeColor="text1"/>
              <w:sz w:val="24"/>
            </w:rPr>
          </w:rPrChange>
        </w:rPr>
        <w:t>Java SDK</w:t>
      </w:r>
      <w:r w:rsidR="00654745" w:rsidRPr="00094C36">
        <w:rPr>
          <w:rFonts w:asciiTheme="minorEastAsia" w:hAnsiTheme="minorEastAsia"/>
          <w:color w:val="000000" w:themeColor="text1"/>
          <w:sz w:val="24"/>
          <w:rPrChange w:id="6334" w:author="JY0225" w:date="2017-08-24T12:04:00Z">
            <w:rPr>
              <w:color w:val="000000" w:themeColor="text1"/>
              <w:sz w:val="24"/>
            </w:rPr>
          </w:rPrChange>
        </w:rPr>
        <w:t>是提供给</w:t>
      </w:r>
      <w:r w:rsidR="00654745" w:rsidRPr="00094C36">
        <w:rPr>
          <w:rFonts w:asciiTheme="minorEastAsia" w:hAnsiTheme="minorEastAsia"/>
          <w:color w:val="000000" w:themeColor="text1"/>
          <w:sz w:val="24"/>
          <w:rPrChange w:id="6335" w:author="JY0225" w:date="2017-08-24T12:04:00Z">
            <w:rPr>
              <w:color w:val="000000" w:themeColor="text1"/>
              <w:sz w:val="24"/>
            </w:rPr>
          </w:rPrChange>
        </w:rPr>
        <w:t>Java</w:t>
      </w:r>
      <w:r w:rsidR="00654745" w:rsidRPr="00094C36">
        <w:rPr>
          <w:rFonts w:asciiTheme="minorEastAsia" w:hAnsiTheme="minorEastAsia"/>
          <w:color w:val="000000" w:themeColor="text1"/>
          <w:sz w:val="24"/>
          <w:rPrChange w:id="6336" w:author="JY0225" w:date="2017-08-24T12:04:00Z">
            <w:rPr>
              <w:color w:val="000000" w:themeColor="text1"/>
              <w:sz w:val="24"/>
            </w:rPr>
          </w:rPrChange>
        </w:rPr>
        <w:t>开发人员建立应用时使用的开发工具集合</w:t>
      </w:r>
      <w:r w:rsidR="00654745" w:rsidRPr="00094C36">
        <w:rPr>
          <w:rFonts w:asciiTheme="minorEastAsia" w:hAnsiTheme="minorEastAsia" w:hint="eastAsia"/>
          <w:color w:val="000000" w:themeColor="text1"/>
          <w:sz w:val="24"/>
          <w:rPrChange w:id="6337" w:author="JY0225" w:date="2017-08-24T12:04:00Z">
            <w:rPr>
              <w:rFonts w:hint="eastAsia"/>
              <w:color w:val="000000" w:themeColor="text1"/>
              <w:sz w:val="24"/>
            </w:rPr>
          </w:rPrChange>
        </w:rPr>
        <w:t>，</w:t>
      </w:r>
      <w:r w:rsidR="000F4B08" w:rsidRPr="00094C36">
        <w:rPr>
          <w:rFonts w:asciiTheme="minorEastAsia" w:hAnsiTheme="minorEastAsia" w:hint="eastAsia"/>
          <w:color w:val="000000" w:themeColor="text1"/>
          <w:sz w:val="24"/>
          <w:rPrChange w:id="6338" w:author="JY0225" w:date="2017-08-24T12:04:00Z">
            <w:rPr>
              <w:rFonts w:hint="eastAsia"/>
              <w:color w:val="000000" w:themeColor="text1"/>
              <w:sz w:val="24"/>
            </w:rPr>
          </w:rPrChange>
        </w:rPr>
        <w:t xml:space="preserve"> </w:t>
      </w:r>
      <w:r w:rsidR="00A2790A" w:rsidRPr="00094C36">
        <w:rPr>
          <w:rFonts w:asciiTheme="minorEastAsia" w:hAnsiTheme="minorEastAsia" w:hint="eastAsia"/>
          <w:color w:val="000000" w:themeColor="text1"/>
          <w:sz w:val="24"/>
          <w:rPrChange w:id="6339" w:author="JY0225" w:date="2017-08-24T12:04:00Z">
            <w:rPr>
              <w:rFonts w:hint="eastAsia"/>
              <w:color w:val="000000" w:themeColor="text1"/>
              <w:sz w:val="24"/>
            </w:rPr>
          </w:rPrChange>
        </w:rPr>
        <w:t>开发人员通过调用</w:t>
      </w:r>
      <w:r w:rsidR="00A2790A" w:rsidRPr="00094C36">
        <w:rPr>
          <w:rFonts w:asciiTheme="minorEastAsia" w:hAnsiTheme="minorEastAsia" w:hint="eastAsia"/>
          <w:color w:val="000000" w:themeColor="text1"/>
          <w:sz w:val="24"/>
          <w:rPrChange w:id="6340" w:author="JY0225" w:date="2017-08-24T12:04:00Z">
            <w:rPr>
              <w:rFonts w:hint="eastAsia"/>
              <w:color w:val="000000" w:themeColor="text1"/>
              <w:sz w:val="24"/>
            </w:rPr>
          </w:rPrChange>
        </w:rPr>
        <w:t>SDK</w:t>
      </w:r>
      <w:r w:rsidR="00A2790A" w:rsidRPr="00094C36">
        <w:rPr>
          <w:rFonts w:asciiTheme="minorEastAsia" w:hAnsiTheme="minorEastAsia" w:hint="eastAsia"/>
          <w:color w:val="000000" w:themeColor="text1"/>
          <w:sz w:val="24"/>
          <w:rPrChange w:id="6341" w:author="JY0225" w:date="2017-08-24T12:04:00Z">
            <w:rPr>
              <w:rFonts w:hint="eastAsia"/>
              <w:color w:val="000000" w:themeColor="text1"/>
              <w:sz w:val="24"/>
            </w:rPr>
          </w:rPrChange>
        </w:rPr>
        <w:t>提供的接口，便可以与云</w:t>
      </w:r>
      <w:r w:rsidR="00476838" w:rsidRPr="00094C36">
        <w:rPr>
          <w:rFonts w:asciiTheme="minorEastAsia" w:hAnsiTheme="minorEastAsia" w:hint="eastAsia"/>
          <w:color w:val="000000" w:themeColor="text1"/>
          <w:sz w:val="24"/>
          <w:rPrChange w:id="6342" w:author="JY0225" w:date="2017-08-24T12:04:00Z">
            <w:rPr>
              <w:rFonts w:hint="eastAsia"/>
              <w:color w:val="000000" w:themeColor="text1"/>
              <w:sz w:val="24"/>
            </w:rPr>
          </w:rPrChange>
        </w:rPr>
        <w:t>备份</w:t>
      </w:r>
      <w:r w:rsidR="00A2790A" w:rsidRPr="00094C36">
        <w:rPr>
          <w:rFonts w:asciiTheme="minorEastAsia" w:hAnsiTheme="minorEastAsia" w:hint="eastAsia"/>
          <w:color w:val="000000" w:themeColor="text1"/>
          <w:sz w:val="24"/>
          <w:rPrChange w:id="6343" w:author="JY0225" w:date="2017-08-24T12:04:00Z">
            <w:rPr>
              <w:rFonts w:hint="eastAsia"/>
              <w:color w:val="000000" w:themeColor="text1"/>
              <w:sz w:val="24"/>
            </w:rPr>
          </w:rPrChange>
        </w:rPr>
        <w:t>服务器进行连接，从而使用云</w:t>
      </w:r>
      <w:r w:rsidR="00476838" w:rsidRPr="00094C36">
        <w:rPr>
          <w:rFonts w:asciiTheme="minorEastAsia" w:hAnsiTheme="minorEastAsia" w:hint="eastAsia"/>
          <w:color w:val="000000" w:themeColor="text1"/>
          <w:sz w:val="24"/>
          <w:rPrChange w:id="6344" w:author="JY0225" w:date="2017-08-24T12:04:00Z">
            <w:rPr>
              <w:rFonts w:hint="eastAsia"/>
              <w:color w:val="000000" w:themeColor="text1"/>
              <w:sz w:val="24"/>
            </w:rPr>
          </w:rPrChange>
        </w:rPr>
        <w:t>备份</w:t>
      </w:r>
      <w:r w:rsidR="00A2790A" w:rsidRPr="00094C36">
        <w:rPr>
          <w:rFonts w:asciiTheme="minorEastAsia" w:hAnsiTheme="minorEastAsia" w:hint="eastAsia"/>
          <w:color w:val="000000" w:themeColor="text1"/>
          <w:sz w:val="24"/>
          <w:rPrChange w:id="6345" w:author="JY0225" w:date="2017-08-24T12:04:00Z">
            <w:rPr>
              <w:rFonts w:hint="eastAsia"/>
              <w:color w:val="000000" w:themeColor="text1"/>
              <w:sz w:val="24"/>
            </w:rPr>
          </w:rPrChange>
        </w:rPr>
        <w:t>服务。</w:t>
      </w:r>
      <w:r w:rsidR="001D656B" w:rsidRPr="00094C36">
        <w:rPr>
          <w:rFonts w:asciiTheme="minorEastAsia" w:hAnsiTheme="minorEastAsia" w:hint="eastAsia"/>
          <w:color w:val="000000" w:themeColor="text1"/>
          <w:sz w:val="24"/>
          <w:rPrChange w:id="6346" w:author="JY0225" w:date="2017-08-24T12:04:00Z">
            <w:rPr>
              <w:rFonts w:hint="eastAsia"/>
              <w:color w:val="000000" w:themeColor="text1"/>
              <w:sz w:val="24"/>
            </w:rPr>
          </w:rPrChange>
        </w:rPr>
        <w:t>Java</w:t>
      </w:r>
      <w:r w:rsidR="001D656B" w:rsidRPr="00094C36">
        <w:rPr>
          <w:rFonts w:asciiTheme="minorEastAsia" w:hAnsiTheme="minorEastAsia" w:hint="eastAsia"/>
          <w:color w:val="000000" w:themeColor="text1"/>
          <w:sz w:val="24"/>
          <w:rPrChange w:id="6347" w:author="JY0225" w:date="2017-08-24T12:04:00Z">
            <w:rPr>
              <w:rFonts w:hint="eastAsia"/>
              <w:color w:val="000000" w:themeColor="text1"/>
              <w:sz w:val="24"/>
            </w:rPr>
          </w:rPrChange>
        </w:rPr>
        <w:t>语言能够适用于当前很多应用的开发，如</w:t>
      </w:r>
      <w:r w:rsidR="001D656B" w:rsidRPr="00094C36">
        <w:rPr>
          <w:rFonts w:asciiTheme="minorEastAsia" w:hAnsiTheme="minorEastAsia" w:hint="eastAsia"/>
          <w:color w:val="000000" w:themeColor="text1"/>
          <w:sz w:val="24"/>
          <w:rPrChange w:id="6348" w:author="JY0225" w:date="2017-08-24T12:04:00Z">
            <w:rPr>
              <w:rFonts w:hint="eastAsia"/>
              <w:color w:val="000000" w:themeColor="text1"/>
              <w:sz w:val="24"/>
            </w:rPr>
          </w:rPrChange>
        </w:rPr>
        <w:t>Web</w:t>
      </w:r>
      <w:r w:rsidR="001D656B" w:rsidRPr="00094C36">
        <w:rPr>
          <w:rFonts w:asciiTheme="minorEastAsia" w:hAnsiTheme="minorEastAsia" w:hint="eastAsia"/>
          <w:color w:val="000000" w:themeColor="text1"/>
          <w:sz w:val="24"/>
          <w:rPrChange w:id="6349" w:author="JY0225" w:date="2017-08-24T12:04:00Z">
            <w:rPr>
              <w:rFonts w:hint="eastAsia"/>
              <w:color w:val="000000" w:themeColor="text1"/>
              <w:sz w:val="24"/>
            </w:rPr>
          </w:rPrChange>
        </w:rPr>
        <w:t>开发、</w:t>
      </w:r>
      <w:r w:rsidR="001D656B" w:rsidRPr="00094C36">
        <w:rPr>
          <w:rFonts w:asciiTheme="minorEastAsia" w:hAnsiTheme="minorEastAsia" w:hint="eastAsia"/>
          <w:color w:val="000000" w:themeColor="text1"/>
          <w:sz w:val="24"/>
          <w:rPrChange w:id="6350" w:author="JY0225" w:date="2017-08-24T12:04:00Z">
            <w:rPr>
              <w:rFonts w:hint="eastAsia"/>
              <w:color w:val="000000" w:themeColor="text1"/>
              <w:sz w:val="24"/>
            </w:rPr>
          </w:rPrChange>
        </w:rPr>
        <w:t>Android</w:t>
      </w:r>
      <w:r w:rsidR="00F706F4" w:rsidRPr="00094C36">
        <w:rPr>
          <w:rFonts w:asciiTheme="minorEastAsia" w:hAnsiTheme="minorEastAsia" w:hint="eastAsia"/>
          <w:color w:val="000000" w:themeColor="text1"/>
          <w:sz w:val="24"/>
          <w:rPrChange w:id="6351" w:author="JY0225" w:date="2017-08-24T12:04:00Z">
            <w:rPr>
              <w:rFonts w:hint="eastAsia"/>
              <w:color w:val="000000" w:themeColor="text1"/>
              <w:sz w:val="24"/>
            </w:rPr>
          </w:rPrChange>
        </w:rPr>
        <w:t>开发等，因此</w:t>
      </w:r>
      <w:r w:rsidR="001D656B" w:rsidRPr="00094C36">
        <w:rPr>
          <w:rFonts w:asciiTheme="minorEastAsia" w:hAnsiTheme="minorEastAsia" w:hint="eastAsia"/>
          <w:color w:val="000000" w:themeColor="text1"/>
          <w:sz w:val="24"/>
          <w:rPrChange w:id="6352" w:author="JY0225" w:date="2017-08-24T12:04:00Z">
            <w:rPr>
              <w:rFonts w:hint="eastAsia"/>
              <w:color w:val="000000" w:themeColor="text1"/>
              <w:sz w:val="24"/>
            </w:rPr>
          </w:rPrChange>
        </w:rPr>
        <w:t>通过提供</w:t>
      </w:r>
      <w:r w:rsidR="001D656B" w:rsidRPr="00094C36">
        <w:rPr>
          <w:rFonts w:asciiTheme="minorEastAsia" w:hAnsiTheme="minorEastAsia" w:hint="eastAsia"/>
          <w:color w:val="000000" w:themeColor="text1"/>
          <w:sz w:val="24"/>
          <w:rPrChange w:id="6353" w:author="JY0225" w:date="2017-08-24T12:04:00Z">
            <w:rPr>
              <w:rFonts w:hint="eastAsia"/>
              <w:color w:val="000000" w:themeColor="text1"/>
              <w:sz w:val="24"/>
            </w:rPr>
          </w:rPrChange>
        </w:rPr>
        <w:t>SDK</w:t>
      </w:r>
      <w:r w:rsidR="002076CD" w:rsidRPr="00094C36">
        <w:rPr>
          <w:rFonts w:asciiTheme="minorEastAsia" w:hAnsiTheme="minorEastAsia" w:hint="eastAsia"/>
          <w:color w:val="000000" w:themeColor="text1"/>
          <w:sz w:val="24"/>
          <w:rPrChange w:id="6354" w:author="JY0225" w:date="2017-08-24T12:04:00Z">
            <w:rPr>
              <w:rFonts w:hint="eastAsia"/>
              <w:color w:val="000000" w:themeColor="text1"/>
              <w:sz w:val="24"/>
            </w:rPr>
          </w:rPrChange>
        </w:rPr>
        <w:t>的形式，让现有的中间件系统支持更多的应用。</w:t>
      </w:r>
    </w:p>
    <w:p w14:paraId="064586A0" w14:textId="77777777" w:rsidR="003145E9" w:rsidRPr="00094C36" w:rsidRDefault="003145E9" w:rsidP="00654745">
      <w:pPr>
        <w:spacing w:line="400" w:lineRule="exact"/>
        <w:rPr>
          <w:rFonts w:asciiTheme="minorEastAsia" w:hAnsiTheme="minorEastAsia"/>
          <w:color w:val="000000" w:themeColor="text1"/>
          <w:sz w:val="24"/>
          <w:rPrChange w:id="6355" w:author="JY0225" w:date="2017-08-24T12:04:00Z">
            <w:rPr>
              <w:color w:val="000000" w:themeColor="text1"/>
              <w:sz w:val="24"/>
            </w:rPr>
          </w:rPrChange>
        </w:rPr>
      </w:pPr>
      <w:r w:rsidRPr="00094C36">
        <w:rPr>
          <w:rFonts w:asciiTheme="minorEastAsia" w:hAnsiTheme="minorEastAsia"/>
          <w:color w:val="000000" w:themeColor="text1"/>
          <w:sz w:val="24"/>
          <w:rPrChange w:id="6356" w:author="JY0225" w:date="2017-08-24T12:04:00Z">
            <w:rPr>
              <w:color w:val="000000" w:themeColor="text1"/>
              <w:sz w:val="24"/>
            </w:rPr>
          </w:rPrChange>
        </w:rPr>
        <w:tab/>
      </w:r>
      <w:r w:rsidR="00CB3D06" w:rsidRPr="00094C36">
        <w:rPr>
          <w:rFonts w:asciiTheme="minorEastAsia" w:hAnsiTheme="minorEastAsia"/>
          <w:color w:val="000000" w:themeColor="text1"/>
          <w:sz w:val="24"/>
          <w:rPrChange w:id="6357" w:author="JY0225" w:date="2017-08-24T12:04:00Z">
            <w:rPr>
              <w:color w:val="000000" w:themeColor="text1"/>
              <w:sz w:val="24"/>
            </w:rPr>
          </w:rPrChange>
        </w:rPr>
        <w:t>1</w:t>
      </w:r>
      <w:r w:rsidR="00CB3D06" w:rsidRPr="00094C36">
        <w:rPr>
          <w:rFonts w:asciiTheme="minorEastAsia" w:hAnsiTheme="minorEastAsia" w:hint="eastAsia"/>
          <w:color w:val="000000" w:themeColor="text1"/>
          <w:sz w:val="24"/>
          <w:rPrChange w:id="6358" w:author="JY0225" w:date="2017-08-24T12:04:00Z">
            <w:rPr>
              <w:rFonts w:hint="eastAsia"/>
              <w:color w:val="000000" w:themeColor="text1"/>
              <w:sz w:val="24"/>
            </w:rPr>
          </w:rPrChange>
        </w:rPr>
        <w:t>）</w:t>
      </w:r>
      <w:r w:rsidR="00CB3D06" w:rsidRPr="00094C36">
        <w:rPr>
          <w:rFonts w:asciiTheme="minorEastAsia" w:hAnsiTheme="minorEastAsia"/>
          <w:color w:val="000000" w:themeColor="text1"/>
          <w:sz w:val="24"/>
          <w:rPrChange w:id="6359" w:author="JY0225" w:date="2017-08-24T12:04:00Z">
            <w:rPr>
              <w:color w:val="000000" w:themeColor="text1"/>
              <w:sz w:val="24"/>
            </w:rPr>
          </w:rPrChange>
        </w:rPr>
        <w:t>通信方式</w:t>
      </w:r>
    </w:p>
    <w:p w14:paraId="344A5289" w14:textId="3D05BAC3" w:rsidR="00AB7D23" w:rsidRPr="00094C36" w:rsidRDefault="00CB3D06" w:rsidP="00654745">
      <w:pPr>
        <w:spacing w:line="400" w:lineRule="exact"/>
        <w:rPr>
          <w:rFonts w:asciiTheme="minorEastAsia" w:hAnsiTheme="minorEastAsia"/>
          <w:color w:val="000000" w:themeColor="text1"/>
          <w:sz w:val="24"/>
          <w:rPrChange w:id="6360" w:author="JY0225" w:date="2017-08-24T12:04:00Z">
            <w:rPr>
              <w:color w:val="000000" w:themeColor="text1"/>
              <w:sz w:val="24"/>
            </w:rPr>
          </w:rPrChange>
        </w:rPr>
      </w:pPr>
      <w:r w:rsidRPr="00094C36">
        <w:rPr>
          <w:rFonts w:asciiTheme="minorEastAsia" w:hAnsiTheme="minorEastAsia"/>
          <w:rPrChange w:id="6361" w:author="JY0225" w:date="2017-08-24T12:04:00Z">
            <w:rPr/>
          </w:rPrChange>
        </w:rPr>
        <w:tab/>
      </w:r>
      <w:r w:rsidR="00A6009F" w:rsidRPr="00094C36">
        <w:rPr>
          <w:rFonts w:asciiTheme="minorEastAsia" w:hAnsiTheme="minorEastAsia"/>
          <w:color w:val="000000" w:themeColor="text1"/>
          <w:sz w:val="24"/>
          <w:rPrChange w:id="6362" w:author="JY0225" w:date="2017-08-24T12:04:00Z">
            <w:rPr>
              <w:color w:val="000000" w:themeColor="text1"/>
              <w:sz w:val="24"/>
            </w:rPr>
          </w:rPrChange>
        </w:rPr>
        <w:t>服务器端的代码是由</w:t>
      </w:r>
      <w:r w:rsidR="00A6009F" w:rsidRPr="00094C36">
        <w:rPr>
          <w:rFonts w:asciiTheme="minorEastAsia" w:hAnsiTheme="minorEastAsia"/>
          <w:color w:val="000000" w:themeColor="text1"/>
          <w:sz w:val="24"/>
          <w:rPrChange w:id="6363" w:author="JY0225" w:date="2017-08-24T12:04:00Z">
            <w:rPr>
              <w:color w:val="000000" w:themeColor="text1"/>
              <w:sz w:val="24"/>
            </w:rPr>
          </w:rPrChange>
        </w:rPr>
        <w:t>Python</w:t>
      </w:r>
      <w:r w:rsidR="00A6009F" w:rsidRPr="00094C36">
        <w:rPr>
          <w:rFonts w:asciiTheme="minorEastAsia" w:hAnsiTheme="minorEastAsia"/>
          <w:color w:val="000000" w:themeColor="text1"/>
          <w:sz w:val="24"/>
          <w:rPrChange w:id="6364" w:author="JY0225" w:date="2017-08-24T12:04:00Z">
            <w:rPr>
              <w:color w:val="000000" w:themeColor="text1"/>
              <w:sz w:val="24"/>
            </w:rPr>
          </w:rPrChange>
        </w:rPr>
        <w:t>语言编写的</w:t>
      </w:r>
      <w:r w:rsidR="00A6009F" w:rsidRPr="00094C36">
        <w:rPr>
          <w:rFonts w:asciiTheme="minorEastAsia" w:hAnsiTheme="minorEastAsia" w:hint="eastAsia"/>
          <w:color w:val="000000" w:themeColor="text1"/>
          <w:sz w:val="24"/>
          <w:rPrChange w:id="6365" w:author="JY0225" w:date="2017-08-24T12:04:00Z">
            <w:rPr>
              <w:rFonts w:hint="eastAsia"/>
              <w:color w:val="000000" w:themeColor="text1"/>
              <w:sz w:val="24"/>
            </w:rPr>
          </w:rPrChange>
        </w:rPr>
        <w:t>，</w:t>
      </w:r>
      <w:r w:rsidR="00C91A33" w:rsidRPr="00094C36">
        <w:rPr>
          <w:rFonts w:asciiTheme="minorEastAsia" w:hAnsiTheme="minorEastAsia" w:hint="eastAsia"/>
          <w:color w:val="000000" w:themeColor="text1"/>
          <w:sz w:val="24"/>
          <w:rPrChange w:id="6366" w:author="JY0225" w:date="2017-08-24T12:04:00Z">
            <w:rPr>
              <w:rFonts w:hint="eastAsia"/>
              <w:color w:val="000000" w:themeColor="text1"/>
              <w:sz w:val="24"/>
            </w:rPr>
          </w:rPrChange>
        </w:rPr>
        <w:t>Java</w:t>
      </w:r>
      <w:r w:rsidR="00C91A33" w:rsidRPr="00094C36">
        <w:rPr>
          <w:rFonts w:asciiTheme="minorEastAsia" w:hAnsiTheme="minorEastAsia" w:hint="eastAsia"/>
          <w:color w:val="000000" w:themeColor="text1"/>
          <w:sz w:val="24"/>
          <w:rPrChange w:id="6367" w:author="JY0225" w:date="2017-08-24T12:04:00Z">
            <w:rPr>
              <w:rFonts w:hint="eastAsia"/>
              <w:color w:val="000000" w:themeColor="text1"/>
              <w:sz w:val="24"/>
            </w:rPr>
          </w:rPrChange>
        </w:rPr>
        <w:t>与</w:t>
      </w:r>
      <w:r w:rsidR="00C91A33" w:rsidRPr="00094C36">
        <w:rPr>
          <w:rFonts w:asciiTheme="minorEastAsia" w:hAnsiTheme="minorEastAsia" w:hint="eastAsia"/>
          <w:color w:val="000000" w:themeColor="text1"/>
          <w:sz w:val="24"/>
          <w:rPrChange w:id="6368" w:author="JY0225" w:date="2017-08-24T12:04:00Z">
            <w:rPr>
              <w:rFonts w:hint="eastAsia"/>
              <w:color w:val="000000" w:themeColor="text1"/>
              <w:sz w:val="24"/>
            </w:rPr>
          </w:rPrChange>
        </w:rPr>
        <w:t>Python</w:t>
      </w:r>
      <w:r w:rsidR="00C91A33" w:rsidRPr="00094C36">
        <w:rPr>
          <w:rFonts w:asciiTheme="minorEastAsia" w:hAnsiTheme="minorEastAsia" w:hint="eastAsia"/>
          <w:color w:val="000000" w:themeColor="text1"/>
          <w:sz w:val="24"/>
          <w:rPrChange w:id="6369" w:author="JY0225" w:date="2017-08-24T12:04:00Z">
            <w:rPr>
              <w:rFonts w:hint="eastAsia"/>
              <w:color w:val="000000" w:themeColor="text1"/>
              <w:sz w:val="24"/>
            </w:rPr>
          </w:rPrChange>
        </w:rPr>
        <w:t>可以直接</w:t>
      </w:r>
      <w:r w:rsidR="00C91A33" w:rsidRPr="00094C36">
        <w:rPr>
          <w:rFonts w:asciiTheme="minorEastAsia" w:hAnsiTheme="minorEastAsia" w:hint="eastAsia"/>
          <w:color w:val="000000" w:themeColor="text1"/>
          <w:sz w:val="24"/>
          <w:rPrChange w:id="6370" w:author="JY0225" w:date="2017-08-24T12:04:00Z">
            <w:rPr>
              <w:rFonts w:hint="eastAsia"/>
              <w:color w:val="000000" w:themeColor="text1"/>
              <w:sz w:val="24"/>
            </w:rPr>
          </w:rPrChange>
        </w:rPr>
        <w:t>Socket</w:t>
      </w:r>
      <w:r w:rsidR="00C91A33" w:rsidRPr="00094C36">
        <w:rPr>
          <w:rFonts w:asciiTheme="minorEastAsia" w:hAnsiTheme="minorEastAsia" w:hint="eastAsia"/>
          <w:color w:val="000000" w:themeColor="text1"/>
          <w:sz w:val="24"/>
          <w:rPrChange w:id="6371" w:author="JY0225" w:date="2017-08-24T12:04:00Z">
            <w:rPr>
              <w:rFonts w:hint="eastAsia"/>
              <w:color w:val="000000" w:themeColor="text1"/>
              <w:sz w:val="24"/>
            </w:rPr>
          </w:rPrChange>
        </w:rPr>
        <w:t>进行通信，</w:t>
      </w:r>
      <w:r w:rsidR="00E82C90" w:rsidRPr="00094C36">
        <w:rPr>
          <w:rFonts w:asciiTheme="minorEastAsia" w:hAnsiTheme="minorEastAsia"/>
          <w:color w:val="000000" w:themeColor="text1"/>
          <w:sz w:val="24"/>
          <w:rPrChange w:id="6372" w:author="JY0225" w:date="2017-08-24T12:04:00Z">
            <w:rPr>
              <w:color w:val="000000" w:themeColor="text1"/>
              <w:sz w:val="24"/>
            </w:rPr>
          </w:rPrChange>
        </w:rPr>
        <w:t>因此可以使用</w:t>
      </w:r>
      <w:r w:rsidR="00E82C90" w:rsidRPr="00094C36">
        <w:rPr>
          <w:rFonts w:asciiTheme="minorEastAsia" w:hAnsiTheme="minorEastAsia"/>
          <w:color w:val="000000" w:themeColor="text1"/>
          <w:sz w:val="24"/>
          <w:rPrChange w:id="6373" w:author="JY0225" w:date="2017-08-24T12:04:00Z">
            <w:rPr>
              <w:color w:val="000000" w:themeColor="text1"/>
              <w:sz w:val="24"/>
            </w:rPr>
          </w:rPrChange>
        </w:rPr>
        <w:t>Java</w:t>
      </w:r>
      <w:r w:rsidR="00E82C90" w:rsidRPr="00094C36">
        <w:rPr>
          <w:rFonts w:asciiTheme="minorEastAsia" w:hAnsiTheme="minorEastAsia"/>
          <w:color w:val="000000" w:themeColor="text1"/>
          <w:sz w:val="24"/>
          <w:rPrChange w:id="6374" w:author="JY0225" w:date="2017-08-24T12:04:00Z">
            <w:rPr>
              <w:color w:val="000000" w:themeColor="text1"/>
              <w:sz w:val="24"/>
            </w:rPr>
          </w:rPrChange>
        </w:rPr>
        <w:t>自带的</w:t>
      </w:r>
      <w:r w:rsidR="00C91A33" w:rsidRPr="00094C36">
        <w:rPr>
          <w:rFonts w:asciiTheme="minorEastAsia" w:hAnsiTheme="minorEastAsia"/>
          <w:color w:val="000000" w:themeColor="text1"/>
          <w:sz w:val="24"/>
          <w:rPrChange w:id="6375" w:author="JY0225" w:date="2017-08-24T12:04:00Z">
            <w:rPr>
              <w:color w:val="000000" w:themeColor="text1"/>
              <w:sz w:val="24"/>
            </w:rPr>
          </w:rPrChange>
        </w:rPr>
        <w:t>java.net.Socket</w:t>
      </w:r>
      <w:r w:rsidR="00C91A33" w:rsidRPr="00094C36">
        <w:rPr>
          <w:rFonts w:asciiTheme="minorEastAsia" w:hAnsiTheme="minorEastAsia"/>
          <w:color w:val="000000" w:themeColor="text1"/>
          <w:sz w:val="24"/>
          <w:rPrChange w:id="6376" w:author="JY0225" w:date="2017-08-24T12:04:00Z">
            <w:rPr>
              <w:color w:val="000000" w:themeColor="text1"/>
              <w:sz w:val="24"/>
            </w:rPr>
          </w:rPrChange>
        </w:rPr>
        <w:t>工具包</w:t>
      </w:r>
      <w:r w:rsidR="00CA138B" w:rsidRPr="00094C36">
        <w:rPr>
          <w:rFonts w:asciiTheme="minorEastAsia" w:hAnsiTheme="minorEastAsia" w:hint="eastAsia"/>
          <w:color w:val="000000" w:themeColor="text1"/>
          <w:sz w:val="24"/>
          <w:rPrChange w:id="6377" w:author="JY0225" w:date="2017-08-24T12:04:00Z">
            <w:rPr>
              <w:rFonts w:hint="eastAsia"/>
              <w:color w:val="000000" w:themeColor="text1"/>
              <w:sz w:val="24"/>
            </w:rPr>
          </w:rPrChange>
        </w:rPr>
        <w:t>。</w:t>
      </w:r>
      <w:r w:rsidR="00BF3FF7" w:rsidRPr="00094C36">
        <w:rPr>
          <w:rFonts w:asciiTheme="minorEastAsia" w:hAnsiTheme="minorEastAsia"/>
          <w:color w:val="000000" w:themeColor="text1"/>
          <w:sz w:val="24"/>
          <w:rPrChange w:id="6378" w:author="JY0225" w:date="2017-08-24T12:04:00Z">
            <w:rPr>
              <w:color w:val="000000" w:themeColor="text1"/>
              <w:sz w:val="24"/>
            </w:rPr>
          </w:rPrChange>
        </w:rPr>
        <w:t>相较于</w:t>
      </w:r>
      <w:r w:rsidR="00BF3FF7" w:rsidRPr="00094C36">
        <w:rPr>
          <w:rFonts w:asciiTheme="minorEastAsia" w:hAnsiTheme="minorEastAsia"/>
          <w:color w:val="000000" w:themeColor="text1"/>
          <w:sz w:val="24"/>
          <w:rPrChange w:id="6379" w:author="JY0225" w:date="2017-08-24T12:04:00Z">
            <w:rPr>
              <w:color w:val="000000" w:themeColor="text1"/>
              <w:sz w:val="24"/>
            </w:rPr>
          </w:rPrChange>
        </w:rPr>
        <w:t>WebSocket</w:t>
      </w:r>
      <w:r w:rsidR="006D31CB" w:rsidRPr="00094C36">
        <w:rPr>
          <w:rFonts w:asciiTheme="minorEastAsia" w:hAnsiTheme="minorEastAsia" w:hint="eastAsia"/>
          <w:color w:val="000000" w:themeColor="text1"/>
          <w:sz w:val="24"/>
          <w:rPrChange w:id="6380" w:author="JY0225" w:date="2017-08-24T12:04:00Z">
            <w:rPr>
              <w:rFonts w:hint="eastAsia"/>
              <w:color w:val="000000" w:themeColor="text1"/>
              <w:sz w:val="24"/>
            </w:rPr>
          </w:rPrChange>
        </w:rPr>
        <w:t>来说，</w:t>
      </w:r>
      <w:r w:rsidR="006D31CB" w:rsidRPr="00094C36">
        <w:rPr>
          <w:rFonts w:asciiTheme="minorEastAsia" w:hAnsiTheme="minorEastAsia" w:hint="eastAsia"/>
          <w:color w:val="000000" w:themeColor="text1"/>
          <w:sz w:val="24"/>
          <w:rPrChange w:id="6381" w:author="JY0225" w:date="2017-08-24T12:04:00Z">
            <w:rPr>
              <w:rFonts w:hint="eastAsia"/>
              <w:color w:val="000000" w:themeColor="text1"/>
              <w:sz w:val="24"/>
            </w:rPr>
          </w:rPrChange>
        </w:rPr>
        <w:t>Socket</w:t>
      </w:r>
      <w:r w:rsidR="006D31CB" w:rsidRPr="00094C36">
        <w:rPr>
          <w:rFonts w:asciiTheme="minorEastAsia" w:hAnsiTheme="minorEastAsia" w:hint="eastAsia"/>
          <w:color w:val="000000" w:themeColor="text1"/>
          <w:sz w:val="24"/>
          <w:rPrChange w:id="6382" w:author="JY0225" w:date="2017-08-24T12:04:00Z">
            <w:rPr>
              <w:rFonts w:hint="eastAsia"/>
              <w:color w:val="000000" w:themeColor="text1"/>
              <w:sz w:val="24"/>
            </w:rPr>
          </w:rPrChange>
        </w:rPr>
        <w:t>与服务器进行连接无需通过握手协议，因此，可以在建立连接后直接向服务器发送请求</w:t>
      </w:r>
      <w:r w:rsidR="00875B6B" w:rsidRPr="00094C36">
        <w:rPr>
          <w:rFonts w:asciiTheme="minorEastAsia" w:hAnsiTheme="minorEastAsia" w:hint="eastAsia"/>
          <w:color w:val="000000" w:themeColor="text1"/>
          <w:sz w:val="24"/>
          <w:rPrChange w:id="6383" w:author="JY0225" w:date="2017-08-24T12:04:00Z">
            <w:rPr>
              <w:rFonts w:hint="eastAsia"/>
              <w:color w:val="000000" w:themeColor="text1"/>
              <w:sz w:val="24"/>
            </w:rPr>
          </w:rPrChange>
        </w:rPr>
        <w:t>。</w:t>
      </w:r>
      <w:r w:rsidR="003A6E91" w:rsidRPr="00094C36">
        <w:rPr>
          <w:rFonts w:asciiTheme="minorEastAsia" w:hAnsiTheme="minorEastAsia" w:hint="eastAsia"/>
          <w:color w:val="000000" w:themeColor="text1"/>
          <w:sz w:val="24"/>
          <w:rPrChange w:id="6384" w:author="JY0225" w:date="2017-08-24T12:04:00Z">
            <w:rPr>
              <w:rFonts w:hint="eastAsia"/>
              <w:color w:val="000000" w:themeColor="text1"/>
              <w:sz w:val="24"/>
            </w:rPr>
          </w:rPrChange>
        </w:rPr>
        <w:t>用户在使用</w:t>
      </w:r>
      <w:r w:rsidR="003A6E91" w:rsidRPr="00094C36">
        <w:rPr>
          <w:rFonts w:asciiTheme="minorEastAsia" w:hAnsiTheme="minorEastAsia" w:hint="eastAsia"/>
          <w:color w:val="000000" w:themeColor="text1"/>
          <w:sz w:val="24"/>
          <w:rPrChange w:id="6385" w:author="JY0225" w:date="2017-08-24T12:04:00Z">
            <w:rPr>
              <w:rFonts w:hint="eastAsia"/>
              <w:color w:val="000000" w:themeColor="text1"/>
              <w:sz w:val="24"/>
            </w:rPr>
          </w:rPrChange>
        </w:rPr>
        <w:t>Java</w:t>
      </w:r>
      <w:r w:rsidR="003A6E91" w:rsidRPr="00094C36">
        <w:rPr>
          <w:rFonts w:asciiTheme="minorEastAsia" w:hAnsiTheme="minorEastAsia"/>
          <w:color w:val="000000" w:themeColor="text1"/>
          <w:sz w:val="24"/>
          <w:rPrChange w:id="6386" w:author="JY0225" w:date="2017-08-24T12:04:00Z">
            <w:rPr>
              <w:color w:val="000000" w:themeColor="text1"/>
              <w:sz w:val="24"/>
            </w:rPr>
          </w:rPrChange>
        </w:rPr>
        <w:t xml:space="preserve"> SDK</w:t>
      </w:r>
      <w:r w:rsidR="003A6E91" w:rsidRPr="00094C36">
        <w:rPr>
          <w:rFonts w:asciiTheme="minorEastAsia" w:hAnsiTheme="minorEastAsia"/>
          <w:color w:val="000000" w:themeColor="text1"/>
          <w:sz w:val="24"/>
          <w:rPrChange w:id="6387" w:author="JY0225" w:date="2017-08-24T12:04:00Z">
            <w:rPr>
              <w:color w:val="000000" w:themeColor="text1"/>
              <w:sz w:val="24"/>
            </w:rPr>
          </w:rPrChange>
        </w:rPr>
        <w:t>时</w:t>
      </w:r>
      <w:r w:rsidR="003A6E91" w:rsidRPr="00094C36">
        <w:rPr>
          <w:rFonts w:asciiTheme="minorEastAsia" w:hAnsiTheme="minorEastAsia" w:hint="eastAsia"/>
          <w:color w:val="000000" w:themeColor="text1"/>
          <w:sz w:val="24"/>
          <w:rPrChange w:id="6388" w:author="JY0225" w:date="2017-08-24T12:04:00Z">
            <w:rPr>
              <w:rFonts w:hint="eastAsia"/>
              <w:color w:val="000000" w:themeColor="text1"/>
              <w:sz w:val="24"/>
            </w:rPr>
          </w:rPrChange>
        </w:rPr>
        <w:t>，</w:t>
      </w:r>
      <w:r w:rsidR="003A6E91" w:rsidRPr="00094C36">
        <w:rPr>
          <w:rFonts w:asciiTheme="minorEastAsia" w:hAnsiTheme="minorEastAsia"/>
          <w:color w:val="000000" w:themeColor="text1"/>
          <w:sz w:val="24"/>
          <w:rPrChange w:id="6389" w:author="JY0225" w:date="2017-08-24T12:04:00Z">
            <w:rPr>
              <w:color w:val="000000" w:themeColor="text1"/>
              <w:sz w:val="24"/>
            </w:rPr>
          </w:rPrChange>
        </w:rPr>
        <w:t>每调用一个接口便会开启一个线程来处理用户的请求</w:t>
      </w:r>
      <w:r w:rsidR="003A6E91" w:rsidRPr="00094C36">
        <w:rPr>
          <w:rFonts w:asciiTheme="minorEastAsia" w:hAnsiTheme="minorEastAsia" w:hint="eastAsia"/>
          <w:color w:val="000000" w:themeColor="text1"/>
          <w:sz w:val="24"/>
          <w:rPrChange w:id="6390" w:author="JY0225" w:date="2017-08-24T12:04:00Z">
            <w:rPr>
              <w:rFonts w:hint="eastAsia"/>
              <w:color w:val="000000" w:themeColor="text1"/>
              <w:sz w:val="24"/>
            </w:rPr>
          </w:rPrChange>
        </w:rPr>
        <w:t>，由于需要处理</w:t>
      </w:r>
      <w:r w:rsidR="00C93D4E" w:rsidRPr="00094C36">
        <w:rPr>
          <w:rFonts w:asciiTheme="minorEastAsia" w:hAnsiTheme="minorEastAsia" w:hint="eastAsia"/>
          <w:color w:val="000000" w:themeColor="text1"/>
          <w:sz w:val="24"/>
          <w:rPrChange w:id="6391" w:author="JY0225" w:date="2017-08-24T12:04:00Z">
            <w:rPr>
              <w:rFonts w:hint="eastAsia"/>
              <w:color w:val="000000" w:themeColor="text1"/>
              <w:sz w:val="24"/>
            </w:rPr>
          </w:rPrChange>
        </w:rPr>
        <w:t>服务器反馈回来的信息，因此我们选用了</w:t>
      </w:r>
      <w:r w:rsidR="00DE0F73" w:rsidRPr="00094C36">
        <w:rPr>
          <w:rFonts w:asciiTheme="minorEastAsia" w:hAnsiTheme="minorEastAsia"/>
          <w:color w:val="000000" w:themeColor="text1"/>
          <w:sz w:val="24"/>
          <w:rPrChange w:id="6392" w:author="JY0225" w:date="2017-08-24T12:04:00Z">
            <w:rPr>
              <w:color w:val="000000" w:themeColor="text1"/>
              <w:sz w:val="24"/>
            </w:rPr>
          </w:rPrChange>
        </w:rPr>
        <w:t>java.util.concurrent.Callable</w:t>
      </w:r>
      <w:r w:rsidR="00DE0F73" w:rsidRPr="00094C36">
        <w:rPr>
          <w:rFonts w:asciiTheme="minorEastAsia" w:hAnsiTheme="minorEastAsia"/>
          <w:color w:val="000000" w:themeColor="text1"/>
          <w:sz w:val="24"/>
          <w:rPrChange w:id="6393" w:author="JY0225" w:date="2017-08-24T12:04:00Z">
            <w:rPr>
              <w:color w:val="000000" w:themeColor="text1"/>
              <w:sz w:val="24"/>
            </w:rPr>
          </w:rPrChange>
        </w:rPr>
        <w:t>类作为线程类的接口</w:t>
      </w:r>
      <w:r w:rsidR="00DE0F73" w:rsidRPr="00094C36">
        <w:rPr>
          <w:rFonts w:asciiTheme="minorEastAsia" w:hAnsiTheme="minorEastAsia" w:hint="eastAsia"/>
          <w:color w:val="000000" w:themeColor="text1"/>
          <w:sz w:val="24"/>
          <w:rPrChange w:id="6394" w:author="JY0225" w:date="2017-08-24T12:04:00Z">
            <w:rPr>
              <w:rFonts w:hint="eastAsia"/>
              <w:color w:val="000000" w:themeColor="text1"/>
              <w:sz w:val="24"/>
            </w:rPr>
          </w:rPrChange>
        </w:rPr>
        <w:t>。</w:t>
      </w:r>
      <w:r w:rsidR="00DE0F73" w:rsidRPr="00094C36">
        <w:rPr>
          <w:rFonts w:asciiTheme="minorEastAsia" w:hAnsiTheme="minorEastAsia"/>
          <w:color w:val="000000" w:themeColor="text1"/>
          <w:sz w:val="24"/>
          <w:rPrChange w:id="6395" w:author="JY0225" w:date="2017-08-24T12:04:00Z">
            <w:rPr>
              <w:color w:val="000000" w:themeColor="text1"/>
              <w:sz w:val="24"/>
            </w:rPr>
          </w:rPrChange>
        </w:rPr>
        <w:t>实现的核心代码如下</w:t>
      </w:r>
      <w:r w:rsidR="00DE0F73" w:rsidRPr="00094C36">
        <w:rPr>
          <w:rFonts w:asciiTheme="minorEastAsia" w:hAnsiTheme="minorEastAsia" w:hint="eastAsia"/>
          <w:color w:val="000000" w:themeColor="text1"/>
          <w:sz w:val="24"/>
          <w:rPrChange w:id="6396" w:author="JY0225" w:date="2017-08-24T12:04:00Z">
            <w:rPr>
              <w:rFonts w:hint="eastAsia"/>
              <w:color w:val="000000" w:themeColor="text1"/>
              <w:sz w:val="24"/>
            </w:rPr>
          </w:rPrChange>
        </w:rPr>
        <w:t>：</w:t>
      </w:r>
    </w:p>
    <w:tbl>
      <w:tblPr>
        <w:tblStyle w:val="ae"/>
        <w:tblW w:w="0" w:type="auto"/>
        <w:tblInd w:w="445" w:type="dxa"/>
        <w:tblLook w:val="04A0" w:firstRow="1" w:lastRow="0" w:firstColumn="1" w:lastColumn="0" w:noHBand="0" w:noVBand="1"/>
      </w:tblPr>
      <w:tblGrid>
        <w:gridCol w:w="7851"/>
      </w:tblGrid>
      <w:tr w:rsidR="00AB7D23" w:rsidRPr="00B87EE1" w14:paraId="49CB53CE" w14:textId="77777777" w:rsidTr="006E11F6">
        <w:tc>
          <w:tcPr>
            <w:tcW w:w="7851" w:type="dxa"/>
          </w:tcPr>
          <w:p w14:paraId="224D2445" w14:textId="77777777" w:rsidR="00AB7D23" w:rsidRPr="008E59F2" w:rsidRDefault="00AB7D23" w:rsidP="00AB7D23">
            <w:pPr>
              <w:pStyle w:val="a7"/>
              <w:spacing w:line="400" w:lineRule="exact"/>
              <w:rPr>
                <w:rFonts w:eastAsiaTheme="minorEastAsia"/>
              </w:rPr>
            </w:pPr>
            <w:r>
              <w:rPr>
                <w:rFonts w:eastAsiaTheme="minorEastAsia" w:hint="eastAsia"/>
              </w:rPr>
              <w:t>//</w:t>
            </w:r>
            <w:r w:rsidR="000201FC">
              <w:rPr>
                <w:rFonts w:eastAsiaTheme="minorEastAsia" w:hint="eastAsia"/>
              </w:rPr>
              <w:t>通过服务器地址和端口号简历</w:t>
            </w:r>
            <w:r w:rsidR="000201FC">
              <w:rPr>
                <w:rFonts w:eastAsiaTheme="minorEastAsia" w:hint="eastAsia"/>
              </w:rPr>
              <w:t>socket</w:t>
            </w:r>
            <w:r w:rsidR="000201FC">
              <w:rPr>
                <w:rFonts w:eastAsiaTheme="minorEastAsia" w:hint="eastAsia"/>
              </w:rPr>
              <w:t>连接</w:t>
            </w:r>
          </w:p>
          <w:p w14:paraId="04751E06" w14:textId="77777777" w:rsidR="00014E67" w:rsidRDefault="00E43680" w:rsidP="00014E67">
            <w:pPr>
              <w:pStyle w:val="a7"/>
              <w:spacing w:line="400" w:lineRule="exact"/>
              <w:rPr>
                <w:rFonts w:eastAsiaTheme="minorEastAsia"/>
              </w:rPr>
            </w:pPr>
            <w:r>
              <w:rPr>
                <w:rFonts w:eastAsiaTheme="minorEastAsia" w:hint="eastAsia"/>
              </w:rPr>
              <w:t>socket</w:t>
            </w:r>
            <w:r w:rsidR="00014E67">
              <w:rPr>
                <w:rFonts w:eastAsiaTheme="minorEastAsia"/>
              </w:rPr>
              <w:t xml:space="preserve">= new Socket(SOCKET_HOST, </w:t>
            </w:r>
            <w:r w:rsidR="00014E67" w:rsidRPr="00014E67">
              <w:rPr>
                <w:rFonts w:eastAsiaTheme="minorEastAsia"/>
              </w:rPr>
              <w:t>SOCKET_PORT);</w:t>
            </w:r>
          </w:p>
          <w:p w14:paraId="1C0D6D13" w14:textId="77777777" w:rsidR="00AC2EF2" w:rsidRPr="00014E67" w:rsidRDefault="00AC2EF2" w:rsidP="00014E67">
            <w:pPr>
              <w:pStyle w:val="a7"/>
              <w:spacing w:line="400" w:lineRule="exact"/>
              <w:rPr>
                <w:rFonts w:eastAsiaTheme="minorEastAsia"/>
              </w:rPr>
            </w:pPr>
            <w:r>
              <w:rPr>
                <w:rFonts w:eastAsiaTheme="minorEastAsia"/>
              </w:rPr>
              <w:t>//</w:t>
            </w:r>
            <w:r>
              <w:rPr>
                <w:rFonts w:eastAsiaTheme="minorEastAsia"/>
              </w:rPr>
              <w:t>向服务器发送请求</w:t>
            </w:r>
          </w:p>
          <w:p w14:paraId="4A1E41C7" w14:textId="77777777" w:rsidR="00014E67" w:rsidRPr="00014E67" w:rsidRDefault="00014E67" w:rsidP="00014E67">
            <w:pPr>
              <w:pStyle w:val="a7"/>
              <w:spacing w:line="400" w:lineRule="exact"/>
              <w:rPr>
                <w:rFonts w:eastAsiaTheme="minorEastAsia"/>
              </w:rPr>
            </w:pPr>
            <w:r w:rsidRPr="00014E67">
              <w:rPr>
                <w:rFonts w:eastAsiaTheme="minorEastAsia"/>
              </w:rPr>
              <w:t>PrintWriter mwWriter = new PrintWrit</w:t>
            </w:r>
            <w:r w:rsidR="00F3271C">
              <w:rPr>
                <w:rFonts w:eastAsiaTheme="minorEastAsia"/>
              </w:rPr>
              <w:t>er(</w:t>
            </w:r>
            <w:r w:rsidR="00E43680">
              <w:rPr>
                <w:rFonts w:eastAsiaTheme="minorEastAsia" w:hint="eastAsia"/>
              </w:rPr>
              <w:t>socket</w:t>
            </w:r>
            <w:r w:rsidR="00F3271C">
              <w:rPr>
                <w:rFonts w:eastAsiaTheme="minorEastAsia"/>
              </w:rPr>
              <w:t>.getOutputStream());</w:t>
            </w:r>
          </w:p>
          <w:p w14:paraId="05CE3AE6" w14:textId="77777777" w:rsidR="00014E67" w:rsidRPr="00014E67" w:rsidRDefault="00014E67" w:rsidP="00014E67">
            <w:pPr>
              <w:pStyle w:val="a7"/>
              <w:spacing w:line="400" w:lineRule="exact"/>
              <w:rPr>
                <w:rFonts w:eastAsiaTheme="minorEastAsia"/>
              </w:rPr>
            </w:pPr>
            <w:r w:rsidRPr="00014E67">
              <w:rPr>
                <w:rFonts w:eastAsiaTheme="minorEastAsia"/>
              </w:rPr>
              <w:t>mwWriter.write(this.request);</w:t>
            </w:r>
          </w:p>
          <w:p w14:paraId="53B64798" w14:textId="77777777" w:rsidR="00AB7D23" w:rsidRDefault="00014E67" w:rsidP="00014E67">
            <w:pPr>
              <w:pStyle w:val="a7"/>
              <w:spacing w:line="400" w:lineRule="exact"/>
              <w:rPr>
                <w:rFonts w:eastAsiaTheme="minorEastAsia"/>
              </w:rPr>
            </w:pPr>
            <w:r w:rsidRPr="00014E67">
              <w:rPr>
                <w:rFonts w:eastAsiaTheme="minorEastAsia"/>
              </w:rPr>
              <w:t>mwWriter.flush();</w:t>
            </w:r>
          </w:p>
          <w:p w14:paraId="12E57B59" w14:textId="77777777" w:rsidR="00E12578" w:rsidRDefault="00E12578" w:rsidP="00014E67">
            <w:pPr>
              <w:pStyle w:val="a7"/>
              <w:spacing w:line="400" w:lineRule="exact"/>
              <w:rPr>
                <w:rFonts w:eastAsiaTheme="minorEastAsia"/>
              </w:rPr>
            </w:pPr>
            <w:r>
              <w:rPr>
                <w:rFonts w:eastAsiaTheme="minorEastAsia"/>
              </w:rPr>
              <w:t>//</w:t>
            </w:r>
            <w:r w:rsidR="00A75925">
              <w:rPr>
                <w:rFonts w:eastAsiaTheme="minorEastAsia"/>
              </w:rPr>
              <w:t>接收来自服务器的响应</w:t>
            </w:r>
          </w:p>
          <w:p w14:paraId="08B9B2BE" w14:textId="77777777" w:rsidR="00A75925" w:rsidRDefault="00A75925" w:rsidP="00A75925">
            <w:pPr>
              <w:pStyle w:val="a7"/>
              <w:spacing w:line="400" w:lineRule="exact"/>
              <w:rPr>
                <w:rFonts w:eastAsiaTheme="minorEastAsia"/>
              </w:rPr>
            </w:pPr>
            <w:r w:rsidRPr="00A75925">
              <w:rPr>
                <w:rFonts w:eastAsiaTheme="minorEastAsia"/>
              </w:rPr>
              <w:lastRenderedPageBreak/>
              <w:t>InputStream mwInputStream=mwSocket.getInputStream();</w:t>
            </w:r>
          </w:p>
          <w:p w14:paraId="570AD958" w14:textId="77777777" w:rsidR="00C06089" w:rsidRPr="00A75925" w:rsidRDefault="00C06089" w:rsidP="00A75925">
            <w:pPr>
              <w:pStyle w:val="a7"/>
              <w:spacing w:line="400" w:lineRule="exact"/>
              <w:rPr>
                <w:rFonts w:eastAsiaTheme="minorEastAsia"/>
              </w:rPr>
            </w:pPr>
            <w:r w:rsidRPr="00A75925">
              <w:rPr>
                <w:rFonts w:eastAsiaTheme="minorEastAsia"/>
              </w:rPr>
              <w:t xml:space="preserve">InputStreamReader </w:t>
            </w:r>
            <w:r>
              <w:rPr>
                <w:rFonts w:eastAsiaTheme="minorEastAsia"/>
              </w:rPr>
              <w:t xml:space="preserve">isr </w:t>
            </w:r>
            <w:r>
              <w:rPr>
                <w:rFonts w:eastAsiaTheme="minorEastAsia" w:hint="eastAsia"/>
              </w:rPr>
              <w:t>=</w:t>
            </w:r>
            <w:r>
              <w:rPr>
                <w:rFonts w:eastAsiaTheme="minorEastAsia"/>
              </w:rPr>
              <w:t xml:space="preserve"> </w:t>
            </w:r>
            <w:r w:rsidRPr="00A75925">
              <w:rPr>
                <w:rFonts w:eastAsiaTheme="minorEastAsia"/>
              </w:rPr>
              <w:t>new InputStreamReader(mwInputStream)</w:t>
            </w:r>
            <w:r w:rsidR="00230346">
              <w:rPr>
                <w:rFonts w:eastAsiaTheme="minorEastAsia" w:hint="eastAsia"/>
              </w:rPr>
              <w:t>;</w:t>
            </w:r>
          </w:p>
          <w:p w14:paraId="5640F942" w14:textId="77777777" w:rsidR="00A75925" w:rsidRPr="00A75925" w:rsidRDefault="00A75925" w:rsidP="00A75925">
            <w:pPr>
              <w:pStyle w:val="a7"/>
              <w:spacing w:line="400" w:lineRule="exact"/>
              <w:rPr>
                <w:rFonts w:eastAsiaTheme="minorEastAsia"/>
              </w:rPr>
            </w:pPr>
            <w:r w:rsidRPr="00A75925">
              <w:rPr>
                <w:rFonts w:eastAsiaTheme="minorEastAsia"/>
              </w:rPr>
              <w:t>BufferedReader mwBufferedReader = new BufferedReader();</w:t>
            </w:r>
          </w:p>
          <w:p w14:paraId="15A72F39" w14:textId="77777777" w:rsidR="00A75925" w:rsidRPr="008E59F2" w:rsidRDefault="00A75925" w:rsidP="00A75925">
            <w:pPr>
              <w:pStyle w:val="a7"/>
              <w:spacing w:line="400" w:lineRule="exact"/>
              <w:rPr>
                <w:rFonts w:eastAsiaTheme="minorEastAsia"/>
              </w:rPr>
            </w:pPr>
            <w:r w:rsidRPr="00A75925">
              <w:rPr>
                <w:rFonts w:eastAsiaTheme="minorEastAsia"/>
              </w:rPr>
              <w:t>String info=mwBufferedReader.readLine();</w:t>
            </w:r>
          </w:p>
        </w:tc>
      </w:tr>
    </w:tbl>
    <w:p w14:paraId="185AE539" w14:textId="77777777" w:rsidR="001A04B4" w:rsidRPr="00094C36" w:rsidRDefault="00E06E9E" w:rsidP="00654745">
      <w:pPr>
        <w:spacing w:line="400" w:lineRule="exact"/>
        <w:rPr>
          <w:rFonts w:asciiTheme="minorEastAsia" w:hAnsiTheme="minorEastAsia"/>
          <w:rPrChange w:id="6397" w:author="JY0225" w:date="2017-08-24T12:04:00Z">
            <w:rPr/>
          </w:rPrChange>
        </w:rPr>
      </w:pPr>
      <w:r>
        <w:lastRenderedPageBreak/>
        <w:tab/>
      </w:r>
      <w:r w:rsidR="00C17141" w:rsidRPr="00094C36">
        <w:rPr>
          <w:rFonts w:asciiTheme="minorEastAsia" w:hAnsiTheme="minorEastAsia"/>
          <w:color w:val="000000" w:themeColor="text1"/>
          <w:sz w:val="24"/>
          <w:rPrChange w:id="6398" w:author="JY0225" w:date="2017-08-24T12:04:00Z">
            <w:rPr>
              <w:color w:val="000000" w:themeColor="text1"/>
              <w:sz w:val="24"/>
            </w:rPr>
          </w:rPrChange>
        </w:rPr>
        <w:t>2</w:t>
      </w:r>
      <w:r w:rsidR="00C17141" w:rsidRPr="00094C36">
        <w:rPr>
          <w:rFonts w:asciiTheme="minorEastAsia" w:hAnsiTheme="minorEastAsia" w:hint="eastAsia"/>
          <w:color w:val="000000" w:themeColor="text1"/>
          <w:sz w:val="24"/>
          <w:rPrChange w:id="6399" w:author="JY0225" w:date="2017-08-24T12:04:00Z">
            <w:rPr>
              <w:rFonts w:hint="eastAsia"/>
              <w:color w:val="000000" w:themeColor="text1"/>
              <w:sz w:val="24"/>
            </w:rPr>
          </w:rPrChange>
        </w:rPr>
        <w:t>）</w:t>
      </w:r>
      <w:r w:rsidR="00C17141" w:rsidRPr="00094C36">
        <w:rPr>
          <w:rFonts w:asciiTheme="minorEastAsia" w:hAnsiTheme="minorEastAsia"/>
          <w:color w:val="000000" w:themeColor="text1"/>
          <w:sz w:val="24"/>
          <w:rPrChange w:id="6400" w:author="JY0225" w:date="2017-08-24T12:04:00Z">
            <w:rPr>
              <w:color w:val="000000" w:themeColor="text1"/>
              <w:sz w:val="24"/>
            </w:rPr>
          </w:rPrChange>
        </w:rPr>
        <w:t>接口设计</w:t>
      </w:r>
      <w:r w:rsidR="008A1710" w:rsidRPr="00094C36">
        <w:rPr>
          <w:rFonts w:asciiTheme="minorEastAsia" w:hAnsiTheme="minorEastAsia"/>
          <w:color w:val="000000" w:themeColor="text1"/>
          <w:sz w:val="24"/>
          <w:rPrChange w:id="6401" w:author="JY0225" w:date="2017-08-24T12:04:00Z">
            <w:rPr>
              <w:color w:val="000000" w:themeColor="text1"/>
              <w:sz w:val="24"/>
            </w:rPr>
          </w:rPrChange>
        </w:rPr>
        <w:t>与实现</w:t>
      </w:r>
    </w:p>
    <w:p w14:paraId="721877F2" w14:textId="75F26258" w:rsidR="00D87ABD" w:rsidRPr="00094C36" w:rsidRDefault="00C17141" w:rsidP="00654745">
      <w:pPr>
        <w:spacing w:line="400" w:lineRule="exact"/>
        <w:rPr>
          <w:rFonts w:asciiTheme="minorEastAsia" w:hAnsiTheme="minorEastAsia"/>
          <w:color w:val="000000" w:themeColor="text1"/>
          <w:sz w:val="24"/>
          <w:rPrChange w:id="6402" w:author="JY0225" w:date="2017-08-24T12:04:00Z">
            <w:rPr>
              <w:color w:val="000000" w:themeColor="text1"/>
              <w:sz w:val="24"/>
            </w:rPr>
          </w:rPrChange>
        </w:rPr>
      </w:pPr>
      <w:r w:rsidRPr="00094C36">
        <w:rPr>
          <w:rFonts w:asciiTheme="minorEastAsia" w:hAnsiTheme="minorEastAsia"/>
          <w:rPrChange w:id="6403" w:author="JY0225" w:date="2017-08-24T12:04:00Z">
            <w:rPr/>
          </w:rPrChange>
        </w:rPr>
        <w:tab/>
      </w:r>
      <w:r w:rsidR="001E074E" w:rsidRPr="00094C36">
        <w:rPr>
          <w:rFonts w:asciiTheme="minorEastAsia" w:hAnsiTheme="minorEastAsia"/>
          <w:color w:val="000000" w:themeColor="text1"/>
          <w:sz w:val="24"/>
          <w:rPrChange w:id="6404" w:author="JY0225" w:date="2017-08-24T12:04:00Z">
            <w:rPr>
              <w:color w:val="000000" w:themeColor="text1"/>
              <w:sz w:val="24"/>
            </w:rPr>
          </w:rPrChange>
        </w:rPr>
        <w:t>中间件</w:t>
      </w:r>
      <w:r w:rsidR="001E074E" w:rsidRPr="00094C36">
        <w:rPr>
          <w:rFonts w:asciiTheme="minorEastAsia" w:hAnsiTheme="minorEastAsia"/>
          <w:color w:val="000000" w:themeColor="text1"/>
          <w:sz w:val="24"/>
          <w:rPrChange w:id="6405" w:author="JY0225" w:date="2017-08-24T12:04:00Z">
            <w:rPr>
              <w:color w:val="000000" w:themeColor="text1"/>
              <w:sz w:val="24"/>
            </w:rPr>
          </w:rPrChange>
        </w:rPr>
        <w:t>Java SDK</w:t>
      </w:r>
      <w:r w:rsidR="001E074E" w:rsidRPr="00094C36">
        <w:rPr>
          <w:rFonts w:asciiTheme="minorEastAsia" w:hAnsiTheme="minorEastAsia"/>
          <w:color w:val="000000" w:themeColor="text1"/>
          <w:sz w:val="24"/>
          <w:rPrChange w:id="6406" w:author="JY0225" w:date="2017-08-24T12:04:00Z">
            <w:rPr>
              <w:color w:val="000000" w:themeColor="text1"/>
              <w:sz w:val="24"/>
            </w:rPr>
          </w:rPrChange>
        </w:rPr>
        <w:t>的设计目的是使</w:t>
      </w:r>
      <w:r w:rsidR="001E074E" w:rsidRPr="00094C36">
        <w:rPr>
          <w:rFonts w:asciiTheme="minorEastAsia" w:hAnsiTheme="minorEastAsia"/>
          <w:color w:val="000000" w:themeColor="text1"/>
          <w:sz w:val="24"/>
          <w:rPrChange w:id="6407" w:author="JY0225" w:date="2017-08-24T12:04:00Z">
            <w:rPr>
              <w:color w:val="000000" w:themeColor="text1"/>
              <w:sz w:val="24"/>
            </w:rPr>
          </w:rPrChange>
        </w:rPr>
        <w:t>Java</w:t>
      </w:r>
      <w:r w:rsidR="00917FF9" w:rsidRPr="00094C36">
        <w:rPr>
          <w:rFonts w:asciiTheme="minorEastAsia" w:hAnsiTheme="minorEastAsia"/>
          <w:color w:val="000000" w:themeColor="text1"/>
          <w:sz w:val="24"/>
          <w:rPrChange w:id="6408" w:author="JY0225" w:date="2017-08-24T12:04:00Z">
            <w:rPr>
              <w:color w:val="000000" w:themeColor="text1"/>
              <w:sz w:val="24"/>
            </w:rPr>
          </w:rPrChange>
        </w:rPr>
        <w:t>开发人员集成</w:t>
      </w:r>
      <w:r w:rsidR="00917FF9" w:rsidRPr="00094C36">
        <w:rPr>
          <w:rFonts w:asciiTheme="minorEastAsia" w:hAnsiTheme="minorEastAsia" w:hint="eastAsia"/>
          <w:color w:val="000000" w:themeColor="text1"/>
          <w:sz w:val="24"/>
          <w:rPrChange w:id="6409" w:author="JY0225" w:date="2017-08-24T12:04:00Z">
            <w:rPr>
              <w:rFonts w:hint="eastAsia"/>
              <w:color w:val="000000" w:themeColor="text1"/>
              <w:sz w:val="24"/>
            </w:rPr>
          </w:rPrChange>
        </w:rPr>
        <w:t>本文所优化</w:t>
      </w:r>
      <w:r w:rsidR="005D1EBC" w:rsidRPr="00094C36">
        <w:rPr>
          <w:rFonts w:asciiTheme="minorEastAsia" w:hAnsiTheme="minorEastAsia" w:hint="eastAsia"/>
          <w:color w:val="000000" w:themeColor="text1"/>
          <w:sz w:val="24"/>
          <w:rPrChange w:id="6410" w:author="JY0225" w:date="2017-08-24T12:04:00Z">
            <w:rPr>
              <w:rFonts w:hint="eastAsia"/>
              <w:color w:val="000000" w:themeColor="text1"/>
              <w:sz w:val="24"/>
            </w:rPr>
          </w:rPrChange>
        </w:rPr>
        <w:t>的</w:t>
      </w:r>
      <w:r w:rsidR="001E074E" w:rsidRPr="00094C36">
        <w:rPr>
          <w:rFonts w:asciiTheme="minorEastAsia" w:hAnsiTheme="minorEastAsia"/>
          <w:color w:val="000000" w:themeColor="text1"/>
          <w:sz w:val="24"/>
          <w:rPrChange w:id="6411" w:author="JY0225" w:date="2017-08-24T12:04:00Z">
            <w:rPr>
              <w:color w:val="000000" w:themeColor="text1"/>
              <w:sz w:val="24"/>
            </w:rPr>
          </w:rPrChange>
        </w:rPr>
        <w:t>云</w:t>
      </w:r>
      <w:r w:rsidR="00476838" w:rsidRPr="00094C36">
        <w:rPr>
          <w:rFonts w:asciiTheme="minorEastAsia" w:hAnsiTheme="minorEastAsia"/>
          <w:color w:val="000000" w:themeColor="text1"/>
          <w:sz w:val="24"/>
          <w:rPrChange w:id="6412" w:author="JY0225" w:date="2017-08-24T12:04:00Z">
            <w:rPr>
              <w:color w:val="000000" w:themeColor="text1"/>
              <w:sz w:val="24"/>
            </w:rPr>
          </w:rPrChange>
        </w:rPr>
        <w:t>备份</w:t>
      </w:r>
      <w:r w:rsidR="001E074E" w:rsidRPr="00094C36">
        <w:rPr>
          <w:rFonts w:asciiTheme="minorEastAsia" w:hAnsiTheme="minorEastAsia"/>
          <w:color w:val="000000" w:themeColor="text1"/>
          <w:sz w:val="24"/>
          <w:rPrChange w:id="6413" w:author="JY0225" w:date="2017-08-24T12:04:00Z">
            <w:rPr>
              <w:color w:val="000000" w:themeColor="text1"/>
              <w:sz w:val="24"/>
            </w:rPr>
          </w:rPrChange>
        </w:rPr>
        <w:t>服务器到</w:t>
      </w:r>
      <w:r w:rsidR="001E074E" w:rsidRPr="00094C36">
        <w:rPr>
          <w:rFonts w:asciiTheme="minorEastAsia" w:hAnsiTheme="minorEastAsia"/>
          <w:color w:val="000000" w:themeColor="text1"/>
          <w:sz w:val="24"/>
          <w:rPrChange w:id="6414" w:author="JY0225" w:date="2017-08-24T12:04:00Z">
            <w:rPr>
              <w:color w:val="000000" w:themeColor="text1"/>
              <w:sz w:val="24"/>
            </w:rPr>
          </w:rPrChange>
        </w:rPr>
        <w:t>Java</w:t>
      </w:r>
      <w:r w:rsidR="001E074E" w:rsidRPr="00094C36">
        <w:rPr>
          <w:rFonts w:asciiTheme="minorEastAsia" w:hAnsiTheme="minorEastAsia"/>
          <w:color w:val="000000" w:themeColor="text1"/>
          <w:sz w:val="24"/>
          <w:rPrChange w:id="6415" w:author="JY0225" w:date="2017-08-24T12:04:00Z">
            <w:rPr>
              <w:color w:val="000000" w:themeColor="text1"/>
              <w:sz w:val="24"/>
            </w:rPr>
          </w:rPrChange>
        </w:rPr>
        <w:t>应用中去</w:t>
      </w:r>
      <w:r w:rsidR="001E074E" w:rsidRPr="00094C36">
        <w:rPr>
          <w:rFonts w:asciiTheme="minorEastAsia" w:hAnsiTheme="minorEastAsia" w:hint="eastAsia"/>
          <w:color w:val="000000" w:themeColor="text1"/>
          <w:sz w:val="24"/>
          <w:rPrChange w:id="6416" w:author="JY0225" w:date="2017-08-24T12:04:00Z">
            <w:rPr>
              <w:rFonts w:hint="eastAsia"/>
              <w:color w:val="000000" w:themeColor="text1"/>
              <w:sz w:val="24"/>
            </w:rPr>
          </w:rPrChange>
        </w:rPr>
        <w:t>，</w:t>
      </w:r>
      <w:r w:rsidR="001E074E" w:rsidRPr="00094C36">
        <w:rPr>
          <w:rFonts w:asciiTheme="minorEastAsia" w:hAnsiTheme="minorEastAsia"/>
          <w:color w:val="000000" w:themeColor="text1"/>
          <w:sz w:val="24"/>
          <w:rPrChange w:id="6417" w:author="JY0225" w:date="2017-08-24T12:04:00Z">
            <w:rPr>
              <w:color w:val="000000" w:themeColor="text1"/>
              <w:sz w:val="24"/>
            </w:rPr>
          </w:rPrChange>
        </w:rPr>
        <w:t>从而使应用能够使用云</w:t>
      </w:r>
      <w:r w:rsidR="00476838" w:rsidRPr="00094C36">
        <w:rPr>
          <w:rFonts w:asciiTheme="minorEastAsia" w:hAnsiTheme="minorEastAsia"/>
          <w:color w:val="000000" w:themeColor="text1"/>
          <w:sz w:val="24"/>
          <w:rPrChange w:id="6418" w:author="JY0225" w:date="2017-08-24T12:04:00Z">
            <w:rPr>
              <w:color w:val="000000" w:themeColor="text1"/>
              <w:sz w:val="24"/>
            </w:rPr>
          </w:rPrChange>
        </w:rPr>
        <w:t>备份</w:t>
      </w:r>
      <w:r w:rsidR="001E074E" w:rsidRPr="00094C36">
        <w:rPr>
          <w:rFonts w:asciiTheme="minorEastAsia" w:hAnsiTheme="minorEastAsia"/>
          <w:color w:val="000000" w:themeColor="text1"/>
          <w:sz w:val="24"/>
          <w:rPrChange w:id="6419" w:author="JY0225" w:date="2017-08-24T12:04:00Z">
            <w:rPr>
              <w:color w:val="000000" w:themeColor="text1"/>
              <w:sz w:val="24"/>
            </w:rPr>
          </w:rPrChange>
        </w:rPr>
        <w:t>服务</w:t>
      </w:r>
      <w:r w:rsidR="001E074E" w:rsidRPr="00094C36">
        <w:rPr>
          <w:rFonts w:asciiTheme="minorEastAsia" w:hAnsiTheme="minorEastAsia" w:hint="eastAsia"/>
          <w:color w:val="000000" w:themeColor="text1"/>
          <w:sz w:val="24"/>
          <w:rPrChange w:id="6420" w:author="JY0225" w:date="2017-08-24T12:04:00Z">
            <w:rPr>
              <w:rFonts w:hint="eastAsia"/>
              <w:color w:val="000000" w:themeColor="text1"/>
              <w:sz w:val="24"/>
            </w:rPr>
          </w:rPrChange>
        </w:rPr>
        <w:t>。</w:t>
      </w:r>
      <w:r w:rsidR="00C71F34" w:rsidRPr="00094C36">
        <w:rPr>
          <w:rFonts w:asciiTheme="minorEastAsia" w:hAnsiTheme="minorEastAsia"/>
          <w:color w:val="000000" w:themeColor="text1"/>
          <w:sz w:val="24"/>
          <w:rPrChange w:id="6421" w:author="JY0225" w:date="2017-08-24T12:04:00Z">
            <w:rPr>
              <w:color w:val="000000" w:themeColor="text1"/>
              <w:sz w:val="24"/>
            </w:rPr>
          </w:rPrChange>
        </w:rPr>
        <w:t>在设计</w:t>
      </w:r>
      <w:r w:rsidR="00C71F34" w:rsidRPr="00094C36">
        <w:rPr>
          <w:rFonts w:asciiTheme="minorEastAsia" w:hAnsiTheme="minorEastAsia"/>
          <w:color w:val="000000" w:themeColor="text1"/>
          <w:sz w:val="24"/>
          <w:rPrChange w:id="6422" w:author="JY0225" w:date="2017-08-24T12:04:00Z">
            <w:rPr>
              <w:color w:val="000000" w:themeColor="text1"/>
              <w:sz w:val="24"/>
            </w:rPr>
          </w:rPrChange>
        </w:rPr>
        <w:t>Java SDK</w:t>
      </w:r>
      <w:r w:rsidR="00C71F34" w:rsidRPr="00094C36">
        <w:rPr>
          <w:rFonts w:asciiTheme="minorEastAsia" w:hAnsiTheme="minorEastAsia"/>
          <w:color w:val="000000" w:themeColor="text1"/>
          <w:sz w:val="24"/>
          <w:rPrChange w:id="6423" w:author="JY0225" w:date="2017-08-24T12:04:00Z">
            <w:rPr>
              <w:color w:val="000000" w:themeColor="text1"/>
              <w:sz w:val="24"/>
            </w:rPr>
          </w:rPrChange>
        </w:rPr>
        <w:t>的接口时</w:t>
      </w:r>
      <w:r w:rsidR="00C71F34" w:rsidRPr="00094C36">
        <w:rPr>
          <w:rFonts w:asciiTheme="minorEastAsia" w:hAnsiTheme="minorEastAsia" w:hint="eastAsia"/>
          <w:color w:val="000000" w:themeColor="text1"/>
          <w:sz w:val="24"/>
          <w:rPrChange w:id="6424" w:author="JY0225" w:date="2017-08-24T12:04:00Z">
            <w:rPr>
              <w:rFonts w:hint="eastAsia"/>
              <w:color w:val="000000" w:themeColor="text1"/>
              <w:sz w:val="24"/>
            </w:rPr>
          </w:rPrChange>
        </w:rPr>
        <w:t>，</w:t>
      </w:r>
      <w:r w:rsidR="00C71F34" w:rsidRPr="00094C36">
        <w:rPr>
          <w:rFonts w:asciiTheme="minorEastAsia" w:hAnsiTheme="minorEastAsia"/>
          <w:color w:val="000000" w:themeColor="text1"/>
          <w:sz w:val="24"/>
          <w:rPrChange w:id="6425" w:author="JY0225" w:date="2017-08-24T12:04:00Z">
            <w:rPr>
              <w:color w:val="000000" w:themeColor="text1"/>
              <w:sz w:val="24"/>
            </w:rPr>
          </w:rPrChange>
        </w:rPr>
        <w:t>参照现有的中间件</w:t>
      </w:r>
      <w:r w:rsidR="00C71F34" w:rsidRPr="00094C36">
        <w:rPr>
          <w:rFonts w:asciiTheme="minorEastAsia" w:hAnsiTheme="minorEastAsia"/>
          <w:color w:val="000000" w:themeColor="text1"/>
          <w:sz w:val="24"/>
          <w:rPrChange w:id="6426" w:author="JY0225" w:date="2017-08-24T12:04:00Z">
            <w:rPr>
              <w:color w:val="000000" w:themeColor="text1"/>
              <w:sz w:val="24"/>
            </w:rPr>
          </w:rPrChange>
        </w:rPr>
        <w:t>CLI</w:t>
      </w:r>
      <w:r w:rsidR="00C71F34" w:rsidRPr="00094C36">
        <w:rPr>
          <w:rFonts w:asciiTheme="minorEastAsia" w:hAnsiTheme="minorEastAsia"/>
          <w:color w:val="000000" w:themeColor="text1"/>
          <w:sz w:val="24"/>
          <w:rPrChange w:id="6427" w:author="JY0225" w:date="2017-08-24T12:04:00Z">
            <w:rPr>
              <w:color w:val="000000" w:themeColor="text1"/>
              <w:sz w:val="24"/>
            </w:rPr>
          </w:rPrChange>
        </w:rPr>
        <w:t>客户端接口</w:t>
      </w:r>
      <w:r w:rsidR="0091511C" w:rsidRPr="00094C36">
        <w:rPr>
          <w:rFonts w:asciiTheme="minorEastAsia" w:hAnsiTheme="minorEastAsia" w:hint="eastAsia"/>
          <w:color w:val="000000" w:themeColor="text1"/>
          <w:sz w:val="24"/>
          <w:rPrChange w:id="6428" w:author="JY0225" w:date="2017-08-24T12:04:00Z">
            <w:rPr>
              <w:rFonts w:hint="eastAsia"/>
              <w:color w:val="000000" w:themeColor="text1"/>
              <w:sz w:val="24"/>
            </w:rPr>
          </w:rPrChange>
        </w:rPr>
        <w:t>，</w:t>
      </w:r>
      <w:r w:rsidR="0091511C" w:rsidRPr="00094C36">
        <w:rPr>
          <w:rFonts w:asciiTheme="minorEastAsia" w:hAnsiTheme="minorEastAsia"/>
          <w:color w:val="000000" w:themeColor="text1"/>
          <w:sz w:val="24"/>
          <w:rPrChange w:id="6429" w:author="JY0225" w:date="2017-08-24T12:04:00Z">
            <w:rPr>
              <w:color w:val="000000" w:themeColor="text1"/>
              <w:sz w:val="24"/>
            </w:rPr>
          </w:rPrChange>
        </w:rPr>
        <w:t>确保了</w:t>
      </w:r>
      <w:r w:rsidR="0091511C" w:rsidRPr="00094C36">
        <w:rPr>
          <w:rFonts w:asciiTheme="minorEastAsia" w:hAnsiTheme="minorEastAsia"/>
          <w:color w:val="000000" w:themeColor="text1"/>
          <w:sz w:val="24"/>
          <w:rPrChange w:id="6430" w:author="JY0225" w:date="2017-08-24T12:04:00Z">
            <w:rPr>
              <w:color w:val="000000" w:themeColor="text1"/>
              <w:sz w:val="24"/>
            </w:rPr>
          </w:rPrChange>
        </w:rPr>
        <w:t>Java SDK</w:t>
      </w:r>
      <w:r w:rsidR="0091511C" w:rsidRPr="00094C36">
        <w:rPr>
          <w:rFonts w:asciiTheme="minorEastAsia" w:hAnsiTheme="minorEastAsia"/>
          <w:color w:val="000000" w:themeColor="text1"/>
          <w:sz w:val="24"/>
          <w:rPrChange w:id="6431" w:author="JY0225" w:date="2017-08-24T12:04:00Z">
            <w:rPr>
              <w:color w:val="000000" w:themeColor="text1"/>
              <w:sz w:val="24"/>
            </w:rPr>
          </w:rPrChange>
        </w:rPr>
        <w:t>开发工具提供的接口与其保持一致</w:t>
      </w:r>
      <w:r w:rsidR="0091511C" w:rsidRPr="00094C36">
        <w:rPr>
          <w:rFonts w:asciiTheme="minorEastAsia" w:hAnsiTheme="minorEastAsia" w:hint="eastAsia"/>
          <w:color w:val="000000" w:themeColor="text1"/>
          <w:sz w:val="24"/>
          <w:rPrChange w:id="6432" w:author="JY0225" w:date="2017-08-24T12:04:00Z">
            <w:rPr>
              <w:rFonts w:hint="eastAsia"/>
              <w:color w:val="000000" w:themeColor="text1"/>
              <w:sz w:val="24"/>
            </w:rPr>
          </w:rPrChange>
        </w:rPr>
        <w:t>，</w:t>
      </w:r>
      <w:r w:rsidR="0091511C" w:rsidRPr="00094C36">
        <w:rPr>
          <w:rFonts w:asciiTheme="minorEastAsia" w:hAnsiTheme="minorEastAsia"/>
          <w:color w:val="000000" w:themeColor="text1"/>
          <w:sz w:val="24"/>
          <w:rPrChange w:id="6433" w:author="JY0225" w:date="2017-08-24T12:04:00Z">
            <w:rPr>
              <w:color w:val="000000" w:themeColor="text1"/>
              <w:sz w:val="24"/>
            </w:rPr>
          </w:rPrChange>
        </w:rPr>
        <w:t>除了</w:t>
      </w:r>
      <w:r w:rsidR="00E4327E" w:rsidRPr="00094C36">
        <w:rPr>
          <w:rFonts w:asciiTheme="minorEastAsia" w:hAnsiTheme="minorEastAsia"/>
          <w:color w:val="000000" w:themeColor="text1"/>
          <w:sz w:val="24"/>
          <w:rPrChange w:id="6434" w:author="JY0225" w:date="2017-08-24T12:04:00Z">
            <w:rPr>
              <w:color w:val="000000" w:themeColor="text1"/>
              <w:sz w:val="24"/>
            </w:rPr>
          </w:rPrChange>
        </w:rPr>
        <w:t>现有</w:t>
      </w:r>
      <w:r w:rsidR="0091511C" w:rsidRPr="00094C36">
        <w:rPr>
          <w:rFonts w:asciiTheme="minorEastAsia" w:hAnsiTheme="minorEastAsia"/>
          <w:color w:val="000000" w:themeColor="text1"/>
          <w:sz w:val="24"/>
          <w:rPrChange w:id="6435" w:author="JY0225" w:date="2017-08-24T12:04:00Z">
            <w:rPr>
              <w:color w:val="000000" w:themeColor="text1"/>
              <w:sz w:val="24"/>
            </w:rPr>
          </w:rPrChange>
        </w:rPr>
        <w:t>的中间件系统提供的基本接口外</w:t>
      </w:r>
      <w:r w:rsidR="0091511C" w:rsidRPr="00094C36">
        <w:rPr>
          <w:rFonts w:asciiTheme="minorEastAsia" w:hAnsiTheme="minorEastAsia" w:hint="eastAsia"/>
          <w:color w:val="000000" w:themeColor="text1"/>
          <w:sz w:val="24"/>
          <w:rPrChange w:id="6436" w:author="JY0225" w:date="2017-08-24T12:04:00Z">
            <w:rPr>
              <w:rFonts w:hint="eastAsia"/>
              <w:color w:val="000000" w:themeColor="text1"/>
              <w:sz w:val="24"/>
            </w:rPr>
          </w:rPrChange>
        </w:rPr>
        <w:t>，</w:t>
      </w:r>
      <w:r w:rsidR="0091511C" w:rsidRPr="00094C36">
        <w:rPr>
          <w:rFonts w:asciiTheme="minorEastAsia" w:hAnsiTheme="minorEastAsia"/>
          <w:color w:val="000000" w:themeColor="text1"/>
          <w:sz w:val="24"/>
          <w:rPrChange w:id="6437" w:author="JY0225" w:date="2017-08-24T12:04:00Z">
            <w:rPr>
              <w:color w:val="000000" w:themeColor="text1"/>
              <w:sz w:val="24"/>
            </w:rPr>
          </w:rPrChange>
        </w:rPr>
        <w:t>还加入了优化后实现的一些高级接口</w:t>
      </w:r>
      <w:r w:rsidR="0091511C" w:rsidRPr="00094C36">
        <w:rPr>
          <w:rFonts w:asciiTheme="minorEastAsia" w:hAnsiTheme="minorEastAsia" w:hint="eastAsia"/>
          <w:color w:val="000000" w:themeColor="text1"/>
          <w:sz w:val="24"/>
          <w:rPrChange w:id="6438" w:author="JY0225" w:date="2017-08-24T12:04:00Z">
            <w:rPr>
              <w:rFonts w:hint="eastAsia"/>
              <w:color w:val="000000" w:themeColor="text1"/>
              <w:sz w:val="24"/>
            </w:rPr>
          </w:rPrChange>
        </w:rPr>
        <w:t>，</w:t>
      </w:r>
      <w:r w:rsidR="0091511C" w:rsidRPr="00094C36">
        <w:rPr>
          <w:rFonts w:asciiTheme="minorEastAsia" w:hAnsiTheme="minorEastAsia"/>
          <w:color w:val="000000" w:themeColor="text1"/>
          <w:sz w:val="24"/>
          <w:rPrChange w:id="6439" w:author="JY0225" w:date="2017-08-24T12:04:00Z">
            <w:rPr>
              <w:color w:val="000000" w:themeColor="text1"/>
              <w:sz w:val="24"/>
            </w:rPr>
          </w:rPrChange>
        </w:rPr>
        <w:t>接口的定义和实现如下所示</w:t>
      </w:r>
      <w:r w:rsidR="0091511C" w:rsidRPr="00094C36">
        <w:rPr>
          <w:rFonts w:asciiTheme="minorEastAsia" w:hAnsiTheme="minorEastAsia" w:hint="eastAsia"/>
          <w:color w:val="000000" w:themeColor="text1"/>
          <w:sz w:val="24"/>
          <w:rPrChange w:id="6440" w:author="JY0225" w:date="2017-08-24T12:04:00Z">
            <w:rPr>
              <w:rFonts w:hint="eastAsia"/>
              <w:color w:val="000000" w:themeColor="text1"/>
              <w:sz w:val="24"/>
            </w:rPr>
          </w:rPrChange>
        </w:rPr>
        <w:t>：</w:t>
      </w:r>
    </w:p>
    <w:tbl>
      <w:tblPr>
        <w:tblStyle w:val="ae"/>
        <w:tblW w:w="0" w:type="auto"/>
        <w:tblInd w:w="445" w:type="dxa"/>
        <w:tblLook w:val="04A0" w:firstRow="1" w:lastRow="0" w:firstColumn="1" w:lastColumn="0" w:noHBand="0" w:noVBand="1"/>
      </w:tblPr>
      <w:tblGrid>
        <w:gridCol w:w="7851"/>
      </w:tblGrid>
      <w:tr w:rsidR="00D87ABD" w:rsidRPr="00B87EE1" w14:paraId="770BC440" w14:textId="77777777" w:rsidTr="006E11F6">
        <w:tc>
          <w:tcPr>
            <w:tcW w:w="7851" w:type="dxa"/>
          </w:tcPr>
          <w:p w14:paraId="2FBE809E" w14:textId="77777777" w:rsidR="00D87ABD" w:rsidRDefault="00D87ABD" w:rsidP="00D87ABD">
            <w:pPr>
              <w:pStyle w:val="a7"/>
              <w:spacing w:line="400" w:lineRule="exact"/>
              <w:rPr>
                <w:rFonts w:eastAsiaTheme="minorEastAsia"/>
              </w:rPr>
            </w:pPr>
            <w:r>
              <w:rPr>
                <w:rFonts w:eastAsiaTheme="minorEastAsia" w:hint="eastAsia"/>
              </w:rPr>
              <w:t>//</w:t>
            </w:r>
            <w:r w:rsidR="00AA74DC">
              <w:rPr>
                <w:rFonts w:eastAsiaTheme="minorEastAsia" w:hint="eastAsia"/>
              </w:rPr>
              <w:t>接口定义</w:t>
            </w:r>
          </w:p>
          <w:p w14:paraId="3A58F10F" w14:textId="77777777" w:rsidR="00AE7978" w:rsidRDefault="00AE7978" w:rsidP="00AE7978">
            <w:pPr>
              <w:pStyle w:val="a7"/>
              <w:spacing w:line="400" w:lineRule="exact"/>
              <w:rPr>
                <w:rFonts w:eastAsiaTheme="minorEastAsia"/>
              </w:rPr>
            </w:pPr>
            <w:r w:rsidRPr="00AE7978">
              <w:rPr>
                <w:rFonts w:eastAsiaTheme="minorEastAsia"/>
              </w:rPr>
              <w:t>public interface IMiddlewareAPI {</w:t>
            </w:r>
          </w:p>
          <w:p w14:paraId="0124A71E" w14:textId="77777777" w:rsidR="008E0C5D" w:rsidRPr="00AE7978" w:rsidRDefault="008E0C5D" w:rsidP="00AE7978">
            <w:pPr>
              <w:pStyle w:val="a7"/>
              <w:spacing w:line="400" w:lineRule="exact"/>
              <w:rPr>
                <w:rFonts w:eastAsiaTheme="minorEastAsia"/>
              </w:rPr>
            </w:pPr>
            <w:r>
              <w:rPr>
                <w:rFonts w:eastAsiaTheme="minorEastAsia" w:hint="eastAsia"/>
              </w:rPr>
              <w:t xml:space="preserve">   //</w:t>
            </w:r>
            <w:r>
              <w:rPr>
                <w:rFonts w:eastAsiaTheme="minorEastAsia"/>
              </w:rPr>
              <w:t>用户登录接口</w:t>
            </w:r>
          </w:p>
          <w:p w14:paraId="762BD521" w14:textId="77777777" w:rsidR="00AA74DC" w:rsidRPr="008E59F2" w:rsidRDefault="00AE7978" w:rsidP="00AE7978">
            <w:pPr>
              <w:pStyle w:val="a7"/>
              <w:spacing w:line="400" w:lineRule="exact"/>
              <w:rPr>
                <w:rFonts w:eastAsiaTheme="minorEastAsia"/>
              </w:rPr>
            </w:pPr>
            <w:r w:rsidRPr="00AE7978">
              <w:rPr>
                <w:rFonts w:eastAsiaTheme="minorEastAsia"/>
              </w:rPr>
              <w:tab/>
              <w:t>String getAccessToken(String userID, String pwd);</w:t>
            </w:r>
          </w:p>
          <w:p w14:paraId="0A9C4BC7" w14:textId="77777777" w:rsidR="00D87ABD" w:rsidRDefault="00AE7978" w:rsidP="006E11F6">
            <w:pPr>
              <w:pStyle w:val="a7"/>
              <w:spacing w:line="400" w:lineRule="exact"/>
              <w:rPr>
                <w:rFonts w:eastAsiaTheme="minorEastAsia"/>
              </w:rPr>
            </w:pPr>
            <w:r>
              <w:rPr>
                <w:rFonts w:eastAsiaTheme="minorEastAsia"/>
              </w:rPr>
              <w:t xml:space="preserve">   ……</w:t>
            </w:r>
          </w:p>
          <w:p w14:paraId="2913C8D1" w14:textId="77777777" w:rsidR="00AE7978" w:rsidRPr="00AE7978" w:rsidRDefault="00AE7978" w:rsidP="006E11F6">
            <w:pPr>
              <w:pStyle w:val="a7"/>
              <w:spacing w:line="400" w:lineRule="exact"/>
              <w:rPr>
                <w:rFonts w:eastAsiaTheme="minorEastAsia"/>
              </w:rPr>
            </w:pPr>
            <w:r>
              <w:rPr>
                <w:rFonts w:eastAsiaTheme="minorEastAsia"/>
              </w:rPr>
              <w:t>}</w:t>
            </w:r>
          </w:p>
        </w:tc>
      </w:tr>
    </w:tbl>
    <w:p w14:paraId="1974D2A6" w14:textId="77777777" w:rsidR="00AB75F9" w:rsidRPr="00C71F34" w:rsidRDefault="00AB75F9" w:rsidP="00654745">
      <w:pPr>
        <w:spacing w:line="400" w:lineRule="exact"/>
      </w:pPr>
    </w:p>
    <w:tbl>
      <w:tblPr>
        <w:tblStyle w:val="ae"/>
        <w:tblW w:w="0" w:type="auto"/>
        <w:tblInd w:w="445" w:type="dxa"/>
        <w:tblLook w:val="04A0" w:firstRow="1" w:lastRow="0" w:firstColumn="1" w:lastColumn="0" w:noHBand="0" w:noVBand="1"/>
      </w:tblPr>
      <w:tblGrid>
        <w:gridCol w:w="7851"/>
      </w:tblGrid>
      <w:tr w:rsidR="00AB75F9" w:rsidRPr="00B87EE1" w14:paraId="44B06261" w14:textId="77777777" w:rsidTr="006E11F6">
        <w:tc>
          <w:tcPr>
            <w:tcW w:w="7851" w:type="dxa"/>
          </w:tcPr>
          <w:p w14:paraId="31C1E679" w14:textId="77777777" w:rsidR="00AB75F9" w:rsidRDefault="00AB75F9" w:rsidP="006E11F6">
            <w:pPr>
              <w:pStyle w:val="a7"/>
              <w:spacing w:line="400" w:lineRule="exact"/>
              <w:rPr>
                <w:rFonts w:eastAsiaTheme="minorEastAsia"/>
              </w:rPr>
            </w:pPr>
            <w:r>
              <w:rPr>
                <w:rFonts w:eastAsiaTheme="minorEastAsia" w:hint="eastAsia"/>
              </w:rPr>
              <w:t>//</w:t>
            </w:r>
            <w:r w:rsidR="00831052">
              <w:rPr>
                <w:rFonts w:eastAsiaTheme="minorEastAsia" w:hint="eastAsia"/>
              </w:rPr>
              <w:t>接口实现</w:t>
            </w:r>
          </w:p>
          <w:p w14:paraId="76B38453" w14:textId="77777777" w:rsidR="00494F15" w:rsidRPr="00494F15" w:rsidRDefault="00494F15" w:rsidP="00494F15">
            <w:pPr>
              <w:pStyle w:val="a7"/>
              <w:spacing w:line="400" w:lineRule="exact"/>
              <w:rPr>
                <w:rFonts w:eastAsiaTheme="minorEastAsia"/>
              </w:rPr>
            </w:pPr>
            <w:r w:rsidRPr="00494F15">
              <w:rPr>
                <w:rFonts w:eastAsiaTheme="minorEastAsia"/>
              </w:rPr>
              <w:t>public class MiddlewareAPI implements IMiddlewareAPI{</w:t>
            </w:r>
            <w:r w:rsidRPr="00494F15">
              <w:rPr>
                <w:rFonts w:eastAsiaTheme="minorEastAsia"/>
              </w:rPr>
              <w:tab/>
            </w:r>
          </w:p>
          <w:p w14:paraId="5FE85238" w14:textId="77777777" w:rsidR="00DE1043" w:rsidRPr="00DE1043" w:rsidRDefault="00DE1043" w:rsidP="00DE1043">
            <w:pPr>
              <w:pStyle w:val="a7"/>
              <w:spacing w:line="400" w:lineRule="exact"/>
              <w:ind w:firstLineChars="100" w:firstLine="260"/>
              <w:rPr>
                <w:rFonts w:eastAsiaTheme="minorEastAsia"/>
              </w:rPr>
            </w:pPr>
            <w:r w:rsidRPr="00DE1043">
              <w:rPr>
                <w:rFonts w:eastAsiaTheme="minorEastAsia"/>
              </w:rPr>
              <w:t>@Override</w:t>
            </w:r>
          </w:p>
          <w:p w14:paraId="6EA7281A" w14:textId="77777777" w:rsidR="00DE1043" w:rsidRDefault="00DE1043" w:rsidP="00DE1043">
            <w:pPr>
              <w:pStyle w:val="a7"/>
              <w:spacing w:line="400" w:lineRule="exact"/>
              <w:rPr>
                <w:rFonts w:eastAsiaTheme="minorEastAsia"/>
              </w:rPr>
            </w:pPr>
            <w:r w:rsidRPr="00DE1043">
              <w:rPr>
                <w:rFonts w:eastAsiaTheme="minorEastAsia"/>
              </w:rPr>
              <w:tab/>
              <w:t>public String getAccessToken(String userID, String pwd) {</w:t>
            </w:r>
          </w:p>
          <w:p w14:paraId="1DBA4DA8" w14:textId="77777777" w:rsidR="00985BA9" w:rsidRPr="00DE1043" w:rsidRDefault="00985BA9" w:rsidP="00DE1043">
            <w:pPr>
              <w:pStyle w:val="a7"/>
              <w:spacing w:line="400" w:lineRule="exact"/>
              <w:rPr>
                <w:rFonts w:eastAsiaTheme="minorEastAsia"/>
              </w:rPr>
            </w:pPr>
            <w:r>
              <w:rPr>
                <w:rFonts w:eastAsiaTheme="minorEastAsia"/>
              </w:rPr>
              <w:t xml:space="preserve">      //</w:t>
            </w:r>
            <w:r>
              <w:rPr>
                <w:rFonts w:eastAsiaTheme="minorEastAsia"/>
              </w:rPr>
              <w:t>构建登录请求</w:t>
            </w:r>
          </w:p>
          <w:p w14:paraId="0F41E234" w14:textId="77777777" w:rsidR="00DE1043" w:rsidRDefault="00DE1043" w:rsidP="00985BA9">
            <w:pPr>
              <w:pStyle w:val="a7"/>
              <w:spacing w:line="400" w:lineRule="exact"/>
              <w:ind w:left="780" w:hangingChars="300" w:hanging="780"/>
              <w:rPr>
                <w:rFonts w:eastAsiaTheme="minorEastAsia"/>
              </w:rPr>
            </w:pPr>
            <w:r w:rsidRPr="00DE1043">
              <w:rPr>
                <w:rFonts w:eastAsiaTheme="minorEastAsia"/>
              </w:rPr>
              <w:tab/>
            </w:r>
            <w:r w:rsidRPr="00DE1043">
              <w:rPr>
                <w:rFonts w:eastAsiaTheme="minorEastAsia"/>
              </w:rPr>
              <w:tab/>
              <w:t>String request = Constant.GET_ACCESS_TOKEN.replace("#email#", userID).replace("#password#", pwd);</w:t>
            </w:r>
          </w:p>
          <w:p w14:paraId="6D8F92E5" w14:textId="77777777" w:rsidR="00A7107A" w:rsidRPr="00DE1043" w:rsidRDefault="00A7107A" w:rsidP="00985BA9">
            <w:pPr>
              <w:pStyle w:val="a7"/>
              <w:spacing w:line="400" w:lineRule="exact"/>
              <w:ind w:left="780" w:hangingChars="300" w:hanging="780"/>
              <w:rPr>
                <w:rFonts w:eastAsiaTheme="minorEastAsia"/>
              </w:rPr>
            </w:pPr>
            <w:r>
              <w:rPr>
                <w:rFonts w:eastAsiaTheme="minorEastAsia"/>
              </w:rPr>
              <w:t xml:space="preserve">      //</w:t>
            </w:r>
            <w:r>
              <w:rPr>
                <w:rFonts w:eastAsiaTheme="minorEastAsia"/>
              </w:rPr>
              <w:t>发送请求</w:t>
            </w:r>
          </w:p>
          <w:p w14:paraId="38034943" w14:textId="77777777" w:rsidR="00DE1043" w:rsidRDefault="00DE1043" w:rsidP="00DE1043">
            <w:pPr>
              <w:pStyle w:val="a7"/>
              <w:spacing w:line="400" w:lineRule="exact"/>
              <w:rPr>
                <w:rFonts w:eastAsiaTheme="minorEastAsia"/>
              </w:rPr>
            </w:pPr>
            <w:r w:rsidRPr="00DE1043">
              <w:rPr>
                <w:rFonts w:eastAsiaTheme="minorEastAsia"/>
              </w:rPr>
              <w:tab/>
            </w:r>
            <w:r w:rsidRPr="00DE1043">
              <w:rPr>
                <w:rFonts w:eastAsiaTheme="minorEastAsia"/>
              </w:rPr>
              <w:tab/>
              <w:t>String result = this.sendRequest(request</w:t>
            </w:r>
            <w:r w:rsidR="0010366F">
              <w:rPr>
                <w:rFonts w:eastAsiaTheme="minorEastAsia"/>
              </w:rPr>
              <w:t>)</w:t>
            </w:r>
          </w:p>
          <w:p w14:paraId="711E62BB" w14:textId="77777777" w:rsidR="001E0876" w:rsidRPr="00DE1043" w:rsidRDefault="001E0876" w:rsidP="00DE1043">
            <w:pPr>
              <w:pStyle w:val="a7"/>
              <w:spacing w:line="400" w:lineRule="exact"/>
              <w:rPr>
                <w:rFonts w:eastAsiaTheme="minorEastAsia"/>
              </w:rPr>
            </w:pPr>
            <w:r>
              <w:rPr>
                <w:rFonts w:eastAsiaTheme="minorEastAsia"/>
              </w:rPr>
              <w:t xml:space="preserve">      //</w:t>
            </w:r>
            <w:r>
              <w:rPr>
                <w:rFonts w:eastAsiaTheme="minorEastAsia"/>
              </w:rPr>
              <w:t>处理请求</w:t>
            </w:r>
          </w:p>
          <w:p w14:paraId="35BEA681" w14:textId="77777777" w:rsidR="00DE1043" w:rsidRPr="00DE1043" w:rsidRDefault="00DE1043" w:rsidP="00DE1043">
            <w:pPr>
              <w:pStyle w:val="a7"/>
              <w:spacing w:line="400" w:lineRule="exact"/>
              <w:rPr>
                <w:rFonts w:eastAsiaTheme="minorEastAsia"/>
              </w:rPr>
            </w:pPr>
            <w:r w:rsidRPr="00DE1043">
              <w:rPr>
                <w:rFonts w:eastAsiaTheme="minorEastAsia"/>
              </w:rPr>
              <w:tab/>
            </w:r>
            <w:r w:rsidRPr="00DE1043">
              <w:rPr>
                <w:rFonts w:eastAsiaTheme="minorEastAsia"/>
              </w:rPr>
              <w:tab/>
              <w:t>JSONObject jsonObject = JSONObject.fromObject(result);</w:t>
            </w:r>
          </w:p>
          <w:p w14:paraId="6E068564" w14:textId="77777777" w:rsidR="00DE1043" w:rsidRPr="00DE1043" w:rsidRDefault="00DE1043" w:rsidP="00DE1043">
            <w:pPr>
              <w:pStyle w:val="a7"/>
              <w:spacing w:line="400" w:lineRule="exact"/>
              <w:rPr>
                <w:rFonts w:eastAsiaTheme="minorEastAsia"/>
              </w:rPr>
            </w:pPr>
            <w:r w:rsidRPr="00DE1043">
              <w:rPr>
                <w:rFonts w:eastAsiaTheme="minorEastAsia"/>
              </w:rPr>
              <w:tab/>
            </w:r>
            <w:r w:rsidRPr="00DE1043">
              <w:rPr>
                <w:rFonts w:eastAsiaTheme="minorEastAsia"/>
              </w:rPr>
              <w:tab/>
              <w:t>token = (String) jsonObject.get("access_token");</w:t>
            </w:r>
          </w:p>
          <w:p w14:paraId="0B384810" w14:textId="77777777" w:rsidR="00DE1043" w:rsidRPr="00DE1043" w:rsidRDefault="00DE1043" w:rsidP="00DE1043">
            <w:pPr>
              <w:pStyle w:val="a7"/>
              <w:spacing w:line="400" w:lineRule="exact"/>
              <w:rPr>
                <w:rFonts w:eastAsiaTheme="minorEastAsia"/>
              </w:rPr>
            </w:pPr>
            <w:r w:rsidRPr="00DE1043">
              <w:rPr>
                <w:rFonts w:eastAsiaTheme="minorEastAsia"/>
              </w:rPr>
              <w:tab/>
            </w:r>
            <w:r w:rsidRPr="00DE1043">
              <w:rPr>
                <w:rFonts w:eastAsiaTheme="minorEastAsia"/>
              </w:rPr>
              <w:tab/>
              <w:t>return token;</w:t>
            </w:r>
          </w:p>
          <w:p w14:paraId="093155AC" w14:textId="77777777" w:rsidR="00AB75F9" w:rsidRPr="00AE7978" w:rsidRDefault="00DE1043" w:rsidP="00DE1043">
            <w:pPr>
              <w:pStyle w:val="a7"/>
              <w:spacing w:line="400" w:lineRule="exact"/>
              <w:rPr>
                <w:rFonts w:eastAsiaTheme="minorEastAsia"/>
              </w:rPr>
            </w:pPr>
            <w:r w:rsidRPr="00DE1043">
              <w:rPr>
                <w:rFonts w:eastAsiaTheme="minorEastAsia"/>
              </w:rPr>
              <w:tab/>
              <w:t>}</w:t>
            </w:r>
            <w:r w:rsidR="00494F15">
              <w:rPr>
                <w:rFonts w:eastAsiaTheme="minorEastAsia"/>
              </w:rPr>
              <w:br/>
              <w:t>}</w:t>
            </w:r>
          </w:p>
        </w:tc>
      </w:tr>
    </w:tbl>
    <w:p w14:paraId="3DBAF43C" w14:textId="49479E01" w:rsidR="002E0997" w:rsidRPr="00094C36" w:rsidRDefault="003A3922" w:rsidP="00654745">
      <w:pPr>
        <w:spacing w:line="400" w:lineRule="exact"/>
        <w:rPr>
          <w:rFonts w:asciiTheme="minorEastAsia" w:hAnsiTheme="minorEastAsia"/>
          <w:color w:val="000000" w:themeColor="text1"/>
          <w:sz w:val="24"/>
          <w:rPrChange w:id="6441" w:author="JY0225" w:date="2017-08-24T12:04:00Z">
            <w:rPr>
              <w:color w:val="000000" w:themeColor="text1"/>
              <w:sz w:val="24"/>
            </w:rPr>
          </w:rPrChange>
        </w:rPr>
      </w:pPr>
      <w:r>
        <w:tab/>
      </w:r>
      <w:r w:rsidR="00972983" w:rsidRPr="00094C36">
        <w:rPr>
          <w:rFonts w:asciiTheme="minorEastAsia" w:hAnsiTheme="minorEastAsia"/>
          <w:color w:val="000000" w:themeColor="text1"/>
          <w:sz w:val="24"/>
          <w:rPrChange w:id="6442" w:author="JY0225" w:date="2017-08-24T12:04:00Z">
            <w:rPr>
              <w:color w:val="000000" w:themeColor="text1"/>
              <w:sz w:val="24"/>
            </w:rPr>
          </w:rPrChange>
        </w:rPr>
        <w:t>在</w:t>
      </w:r>
      <w:r w:rsidR="00972983" w:rsidRPr="00094C36">
        <w:rPr>
          <w:rFonts w:asciiTheme="minorEastAsia" w:hAnsiTheme="minorEastAsia"/>
          <w:color w:val="000000" w:themeColor="text1"/>
          <w:sz w:val="24"/>
          <w:rPrChange w:id="6443" w:author="JY0225" w:date="2017-08-24T12:04:00Z">
            <w:rPr>
              <w:color w:val="000000" w:themeColor="text1"/>
              <w:sz w:val="24"/>
            </w:rPr>
          </w:rPrChange>
        </w:rPr>
        <w:t>IMiddlewareAPI</w:t>
      </w:r>
      <w:r w:rsidR="00972983" w:rsidRPr="00094C36">
        <w:rPr>
          <w:rFonts w:asciiTheme="minorEastAsia" w:hAnsiTheme="minorEastAsia"/>
          <w:color w:val="000000" w:themeColor="text1"/>
          <w:sz w:val="24"/>
          <w:rPrChange w:id="6444" w:author="JY0225" w:date="2017-08-24T12:04:00Z">
            <w:rPr>
              <w:color w:val="000000" w:themeColor="text1"/>
              <w:sz w:val="24"/>
            </w:rPr>
          </w:rPrChange>
        </w:rPr>
        <w:t>类中定义了</w:t>
      </w:r>
      <w:r w:rsidR="00972983" w:rsidRPr="00094C36">
        <w:rPr>
          <w:rFonts w:asciiTheme="minorEastAsia" w:hAnsiTheme="minorEastAsia"/>
          <w:color w:val="000000" w:themeColor="text1"/>
          <w:sz w:val="24"/>
          <w:rPrChange w:id="6445" w:author="JY0225" w:date="2017-08-24T12:04:00Z">
            <w:rPr>
              <w:color w:val="000000" w:themeColor="text1"/>
              <w:sz w:val="24"/>
            </w:rPr>
          </w:rPrChange>
        </w:rPr>
        <w:t>Java SDK</w:t>
      </w:r>
      <w:r w:rsidR="00972983" w:rsidRPr="00094C36">
        <w:rPr>
          <w:rFonts w:asciiTheme="minorEastAsia" w:hAnsiTheme="minorEastAsia"/>
          <w:color w:val="000000" w:themeColor="text1"/>
          <w:sz w:val="24"/>
          <w:rPrChange w:id="6446" w:author="JY0225" w:date="2017-08-24T12:04:00Z">
            <w:rPr>
              <w:color w:val="000000" w:themeColor="text1"/>
              <w:sz w:val="24"/>
            </w:rPr>
          </w:rPrChange>
        </w:rPr>
        <w:t>提供的所有接口</w:t>
      </w:r>
      <w:r w:rsidR="00972983" w:rsidRPr="00094C36">
        <w:rPr>
          <w:rFonts w:asciiTheme="minorEastAsia" w:hAnsiTheme="minorEastAsia" w:hint="eastAsia"/>
          <w:color w:val="000000" w:themeColor="text1"/>
          <w:sz w:val="24"/>
          <w:rPrChange w:id="6447" w:author="JY0225" w:date="2017-08-24T12:04:00Z">
            <w:rPr>
              <w:rFonts w:hint="eastAsia"/>
              <w:color w:val="000000" w:themeColor="text1"/>
              <w:sz w:val="24"/>
            </w:rPr>
          </w:rPrChange>
        </w:rPr>
        <w:t>，包含了</w:t>
      </w:r>
      <w:r w:rsidR="00972983" w:rsidRPr="00094C36">
        <w:rPr>
          <w:rFonts w:asciiTheme="minorEastAsia" w:hAnsiTheme="minorEastAsia" w:hint="eastAsia"/>
          <w:color w:val="000000" w:themeColor="text1"/>
          <w:sz w:val="24"/>
          <w:rPrChange w:id="6448" w:author="JY0225" w:date="2017-08-24T12:04:00Z">
            <w:rPr>
              <w:rFonts w:hint="eastAsia"/>
              <w:color w:val="000000" w:themeColor="text1"/>
              <w:sz w:val="24"/>
            </w:rPr>
          </w:rPrChange>
        </w:rPr>
        <w:t>CLI客户</w:t>
      </w:r>
      <w:r w:rsidR="00972983" w:rsidRPr="00094C36">
        <w:rPr>
          <w:rFonts w:asciiTheme="minorEastAsia" w:hAnsiTheme="minorEastAsia" w:hint="eastAsia"/>
          <w:color w:val="000000" w:themeColor="text1"/>
          <w:sz w:val="24"/>
          <w:rPrChange w:id="6449" w:author="JY0225" w:date="2017-08-24T12:04:00Z">
            <w:rPr>
              <w:rFonts w:hint="eastAsia"/>
              <w:color w:val="000000" w:themeColor="text1"/>
              <w:sz w:val="24"/>
            </w:rPr>
          </w:rPrChange>
        </w:rPr>
        <w:lastRenderedPageBreak/>
        <w:t>端所有的功能以及优化后扩展的功能。</w:t>
      </w:r>
      <w:r w:rsidR="00063903" w:rsidRPr="00094C36">
        <w:rPr>
          <w:rFonts w:asciiTheme="minorEastAsia" w:hAnsiTheme="minorEastAsia" w:hint="eastAsia"/>
          <w:color w:val="000000" w:themeColor="text1"/>
          <w:sz w:val="24"/>
          <w:rPrChange w:id="6450" w:author="JY0225" w:date="2017-08-24T12:04:00Z">
            <w:rPr>
              <w:rFonts w:hint="eastAsia"/>
              <w:color w:val="000000" w:themeColor="text1"/>
              <w:sz w:val="24"/>
            </w:rPr>
          </w:rPrChange>
        </w:rPr>
        <w:t>为保证与</w:t>
      </w:r>
      <w:r w:rsidR="00063903" w:rsidRPr="00094C36">
        <w:rPr>
          <w:rFonts w:asciiTheme="minorEastAsia" w:hAnsiTheme="minorEastAsia" w:hint="eastAsia"/>
          <w:color w:val="000000" w:themeColor="text1"/>
          <w:sz w:val="24"/>
          <w:rPrChange w:id="6451" w:author="JY0225" w:date="2017-08-24T12:04:00Z">
            <w:rPr>
              <w:rFonts w:hint="eastAsia"/>
              <w:color w:val="000000" w:themeColor="text1"/>
              <w:sz w:val="24"/>
            </w:rPr>
          </w:rPrChange>
        </w:rPr>
        <w:t>CLI</w:t>
      </w:r>
      <w:r w:rsidR="00063903" w:rsidRPr="00094C36">
        <w:rPr>
          <w:rFonts w:asciiTheme="minorEastAsia" w:hAnsiTheme="minorEastAsia" w:hint="eastAsia"/>
          <w:color w:val="000000" w:themeColor="text1"/>
          <w:sz w:val="24"/>
          <w:rPrChange w:id="6452" w:author="JY0225" w:date="2017-08-24T12:04:00Z">
            <w:rPr>
              <w:rFonts w:hint="eastAsia"/>
              <w:color w:val="000000" w:themeColor="text1"/>
              <w:sz w:val="24"/>
            </w:rPr>
          </w:rPrChange>
        </w:rPr>
        <w:t>客户端的特性一致，相同功能的接口参数和返回值与其保持一致。</w:t>
      </w:r>
      <w:r w:rsidR="00C2307A" w:rsidRPr="00094C36">
        <w:rPr>
          <w:rFonts w:asciiTheme="minorEastAsia" w:hAnsiTheme="minorEastAsia" w:hint="eastAsia"/>
          <w:color w:val="000000" w:themeColor="text1"/>
          <w:sz w:val="24"/>
          <w:rPrChange w:id="6453" w:author="JY0225" w:date="2017-08-24T12:04:00Z">
            <w:rPr>
              <w:rFonts w:hint="eastAsia"/>
              <w:color w:val="000000" w:themeColor="text1"/>
              <w:sz w:val="24"/>
            </w:rPr>
          </w:rPrChange>
        </w:rPr>
        <w:t>在</w:t>
      </w:r>
      <w:r w:rsidR="00C2307A" w:rsidRPr="00094C36">
        <w:rPr>
          <w:rFonts w:asciiTheme="minorEastAsia" w:hAnsiTheme="minorEastAsia"/>
          <w:color w:val="000000" w:themeColor="text1"/>
          <w:sz w:val="24"/>
          <w:rPrChange w:id="6454" w:author="JY0225" w:date="2017-08-24T12:04:00Z">
            <w:rPr>
              <w:color w:val="000000" w:themeColor="text1"/>
              <w:sz w:val="24"/>
            </w:rPr>
          </w:rPrChange>
        </w:rPr>
        <w:t>MiddlewareAPI</w:t>
      </w:r>
      <w:r w:rsidR="00C2307A" w:rsidRPr="00094C36">
        <w:rPr>
          <w:rFonts w:asciiTheme="minorEastAsia" w:hAnsiTheme="minorEastAsia"/>
          <w:color w:val="000000" w:themeColor="text1"/>
          <w:sz w:val="24"/>
          <w:rPrChange w:id="6455" w:author="JY0225" w:date="2017-08-24T12:04:00Z">
            <w:rPr>
              <w:color w:val="000000" w:themeColor="text1"/>
              <w:sz w:val="24"/>
            </w:rPr>
          </w:rPrChange>
        </w:rPr>
        <w:t>类中实现了所有接口</w:t>
      </w:r>
      <w:r w:rsidR="003B6119" w:rsidRPr="00094C36">
        <w:rPr>
          <w:rFonts w:asciiTheme="minorEastAsia" w:hAnsiTheme="minorEastAsia" w:hint="eastAsia"/>
          <w:color w:val="000000" w:themeColor="text1"/>
          <w:sz w:val="24"/>
          <w:rPrChange w:id="6456" w:author="JY0225" w:date="2017-08-24T12:04:00Z">
            <w:rPr>
              <w:rFonts w:hint="eastAsia"/>
              <w:color w:val="000000" w:themeColor="text1"/>
              <w:sz w:val="24"/>
            </w:rPr>
          </w:rPrChange>
        </w:rPr>
        <w:t>，实现接口一般分为三</w:t>
      </w:r>
      <w:ins w:id="6457" w:author="JY0225" w:date="2017-08-24T12:05:00Z">
        <w:r w:rsidR="00094C36">
          <w:rPr>
            <w:rFonts w:asciiTheme="minorEastAsia" w:hAnsiTheme="minorEastAsia" w:hint="eastAsia"/>
            <w:color w:val="000000" w:themeColor="text1"/>
            <w:sz w:val="24"/>
          </w:rPr>
          <w:t>个步骤</w:t>
        </w:r>
      </w:ins>
      <w:del w:id="6458" w:author="JY0225" w:date="2017-08-24T12:05:00Z">
        <w:r w:rsidR="003B6119" w:rsidRPr="00094C36" w:rsidDel="00094C36">
          <w:rPr>
            <w:rFonts w:asciiTheme="minorEastAsia" w:hAnsiTheme="minorEastAsia" w:hint="eastAsia"/>
            <w:color w:val="000000" w:themeColor="text1"/>
            <w:sz w:val="24"/>
            <w:rPrChange w:id="6459" w:author="JY0225" w:date="2017-08-24T12:04:00Z">
              <w:rPr>
                <w:rFonts w:hint="eastAsia"/>
                <w:color w:val="000000" w:themeColor="text1"/>
                <w:sz w:val="24"/>
              </w:rPr>
            </w:rPrChange>
          </w:rPr>
          <w:delText>个步奏</w:delText>
        </w:r>
      </w:del>
      <w:r w:rsidR="003B6119" w:rsidRPr="00094C36">
        <w:rPr>
          <w:rFonts w:asciiTheme="minorEastAsia" w:hAnsiTheme="minorEastAsia" w:hint="eastAsia"/>
          <w:color w:val="000000" w:themeColor="text1"/>
          <w:sz w:val="24"/>
          <w:rPrChange w:id="6460" w:author="JY0225" w:date="2017-08-24T12:04:00Z">
            <w:rPr>
              <w:rFonts w:hint="eastAsia"/>
              <w:color w:val="000000" w:themeColor="text1"/>
              <w:sz w:val="24"/>
            </w:rPr>
          </w:rPrChange>
        </w:rPr>
        <w:t>，首先构建请求，通过</w:t>
      </w:r>
      <w:r w:rsidR="004D6C86" w:rsidRPr="00094C36">
        <w:rPr>
          <w:rFonts w:asciiTheme="minorEastAsia" w:hAnsiTheme="minorEastAsia" w:hint="eastAsia"/>
          <w:color w:val="000000" w:themeColor="text1"/>
          <w:sz w:val="24"/>
          <w:rPrChange w:id="6461" w:author="JY0225" w:date="2017-08-24T12:04:00Z">
            <w:rPr>
              <w:rFonts w:hint="eastAsia"/>
              <w:color w:val="000000" w:themeColor="text1"/>
              <w:sz w:val="24"/>
            </w:rPr>
          </w:rPrChange>
        </w:rPr>
        <w:t>引用</w:t>
      </w:r>
      <w:r w:rsidR="003B6119" w:rsidRPr="00094C36">
        <w:rPr>
          <w:rFonts w:asciiTheme="minorEastAsia" w:hAnsiTheme="minorEastAsia"/>
          <w:color w:val="000000" w:themeColor="text1"/>
          <w:sz w:val="24"/>
          <w:rPrChange w:id="6462" w:author="JY0225" w:date="2017-08-24T12:04:00Z">
            <w:rPr>
              <w:color w:val="000000" w:themeColor="text1"/>
              <w:sz w:val="24"/>
            </w:rPr>
          </w:rPrChange>
        </w:rPr>
        <w:t>Constant</w:t>
      </w:r>
      <w:r w:rsidR="003B6119" w:rsidRPr="00094C36">
        <w:rPr>
          <w:rFonts w:asciiTheme="minorEastAsia" w:hAnsiTheme="minorEastAsia"/>
          <w:color w:val="000000" w:themeColor="text1"/>
          <w:sz w:val="24"/>
          <w:rPrChange w:id="6463" w:author="JY0225" w:date="2017-08-24T12:04:00Z">
            <w:rPr>
              <w:color w:val="000000" w:themeColor="text1"/>
              <w:sz w:val="24"/>
            </w:rPr>
          </w:rPrChange>
        </w:rPr>
        <w:t>常量类中预定义好的请求模式</w:t>
      </w:r>
      <w:r w:rsidR="003B6119" w:rsidRPr="00094C36">
        <w:rPr>
          <w:rFonts w:asciiTheme="minorEastAsia" w:hAnsiTheme="minorEastAsia" w:hint="eastAsia"/>
          <w:color w:val="000000" w:themeColor="text1"/>
          <w:sz w:val="24"/>
          <w:rPrChange w:id="6464" w:author="JY0225" w:date="2017-08-24T12:04:00Z">
            <w:rPr>
              <w:rFonts w:hint="eastAsia"/>
              <w:color w:val="000000" w:themeColor="text1"/>
              <w:sz w:val="24"/>
            </w:rPr>
          </w:rPrChange>
        </w:rPr>
        <w:t>，</w:t>
      </w:r>
      <w:r w:rsidR="003B6119" w:rsidRPr="00094C36">
        <w:rPr>
          <w:rFonts w:asciiTheme="minorEastAsia" w:hAnsiTheme="minorEastAsia"/>
          <w:color w:val="000000" w:themeColor="text1"/>
          <w:sz w:val="24"/>
          <w:rPrChange w:id="6465" w:author="JY0225" w:date="2017-08-24T12:04:00Z">
            <w:rPr>
              <w:color w:val="000000" w:themeColor="text1"/>
              <w:sz w:val="24"/>
            </w:rPr>
          </w:rPrChange>
        </w:rPr>
        <w:t>替换相应的参数值</w:t>
      </w:r>
      <w:r w:rsidR="003B6119" w:rsidRPr="00094C36">
        <w:rPr>
          <w:rFonts w:asciiTheme="minorEastAsia" w:hAnsiTheme="minorEastAsia" w:hint="eastAsia"/>
          <w:color w:val="000000" w:themeColor="text1"/>
          <w:sz w:val="24"/>
          <w:rPrChange w:id="6466" w:author="JY0225" w:date="2017-08-24T12:04:00Z">
            <w:rPr>
              <w:rFonts w:hint="eastAsia"/>
              <w:color w:val="000000" w:themeColor="text1"/>
              <w:sz w:val="24"/>
            </w:rPr>
          </w:rPrChange>
        </w:rPr>
        <w:t>；</w:t>
      </w:r>
      <w:r w:rsidR="00EF055F" w:rsidRPr="00094C36">
        <w:rPr>
          <w:rFonts w:asciiTheme="minorEastAsia" w:hAnsiTheme="minorEastAsia" w:hint="eastAsia"/>
          <w:color w:val="000000" w:themeColor="text1"/>
          <w:sz w:val="24"/>
          <w:rPrChange w:id="6467" w:author="JY0225" w:date="2017-08-24T12:04:00Z">
            <w:rPr>
              <w:rFonts w:hint="eastAsia"/>
              <w:color w:val="000000" w:themeColor="text1"/>
              <w:sz w:val="24"/>
            </w:rPr>
          </w:rPrChange>
        </w:rPr>
        <w:t>然后新建一个线程，发送用户请求；</w:t>
      </w:r>
      <w:r w:rsidR="00566309" w:rsidRPr="00094C36">
        <w:rPr>
          <w:rFonts w:asciiTheme="minorEastAsia" w:hAnsiTheme="minorEastAsia" w:hint="eastAsia"/>
          <w:color w:val="000000" w:themeColor="text1"/>
          <w:sz w:val="24"/>
          <w:rPrChange w:id="6468" w:author="JY0225" w:date="2017-08-24T12:04:00Z">
            <w:rPr>
              <w:rFonts w:hint="eastAsia"/>
              <w:color w:val="000000" w:themeColor="text1"/>
              <w:sz w:val="24"/>
            </w:rPr>
          </w:rPrChange>
        </w:rPr>
        <w:t>最后处理服务器返回的信息，将其转化为标准的</w:t>
      </w:r>
      <w:r w:rsidR="00566309" w:rsidRPr="00094C36">
        <w:rPr>
          <w:rFonts w:asciiTheme="minorEastAsia" w:hAnsiTheme="minorEastAsia" w:hint="eastAsia"/>
          <w:color w:val="000000" w:themeColor="text1"/>
          <w:sz w:val="24"/>
          <w:rPrChange w:id="6469" w:author="JY0225" w:date="2017-08-24T12:04:00Z">
            <w:rPr>
              <w:rFonts w:hint="eastAsia"/>
              <w:color w:val="000000" w:themeColor="text1"/>
              <w:sz w:val="24"/>
            </w:rPr>
          </w:rPrChange>
        </w:rPr>
        <w:t>Json</w:t>
      </w:r>
      <w:r w:rsidR="00566309" w:rsidRPr="00094C36">
        <w:rPr>
          <w:rFonts w:asciiTheme="minorEastAsia" w:hAnsiTheme="minorEastAsia" w:hint="eastAsia"/>
          <w:color w:val="000000" w:themeColor="text1"/>
          <w:sz w:val="24"/>
          <w:rPrChange w:id="6470" w:author="JY0225" w:date="2017-08-24T12:04:00Z">
            <w:rPr>
              <w:rFonts w:hint="eastAsia"/>
              <w:color w:val="000000" w:themeColor="text1"/>
              <w:sz w:val="24"/>
            </w:rPr>
          </w:rPrChange>
        </w:rPr>
        <w:t>格式。</w:t>
      </w:r>
    </w:p>
    <w:p w14:paraId="48388933" w14:textId="77777777" w:rsidR="00DA1C78" w:rsidRPr="00094C36" w:rsidRDefault="00287C78" w:rsidP="00DA1C78">
      <w:pPr>
        <w:spacing w:line="400" w:lineRule="exact"/>
        <w:rPr>
          <w:rFonts w:asciiTheme="minorEastAsia" w:hAnsiTheme="minorEastAsia"/>
          <w:rPrChange w:id="6471" w:author="JY0225" w:date="2017-08-24T12:04:00Z">
            <w:rPr/>
          </w:rPrChange>
        </w:rPr>
      </w:pPr>
      <w:r w:rsidRPr="00094C36">
        <w:rPr>
          <w:rFonts w:asciiTheme="minorEastAsia" w:hAnsiTheme="minorEastAsia"/>
          <w:color w:val="000000" w:themeColor="text1"/>
          <w:sz w:val="24"/>
          <w:rPrChange w:id="6472" w:author="JY0225" w:date="2017-08-24T12:04:00Z">
            <w:rPr>
              <w:color w:val="000000" w:themeColor="text1"/>
              <w:sz w:val="24"/>
            </w:rPr>
          </w:rPrChange>
        </w:rPr>
        <w:tab/>
      </w:r>
      <w:r w:rsidR="007C1A70" w:rsidRPr="00094C36">
        <w:rPr>
          <w:rFonts w:asciiTheme="minorEastAsia" w:hAnsiTheme="minorEastAsia"/>
          <w:color w:val="000000" w:themeColor="text1"/>
          <w:sz w:val="24"/>
          <w:rPrChange w:id="6473" w:author="JY0225" w:date="2017-08-24T12:04:00Z">
            <w:rPr>
              <w:color w:val="000000" w:themeColor="text1"/>
              <w:sz w:val="24"/>
            </w:rPr>
          </w:rPrChange>
        </w:rPr>
        <w:t>3</w:t>
      </w:r>
      <w:r w:rsidR="00DA1C78" w:rsidRPr="00094C36">
        <w:rPr>
          <w:rFonts w:asciiTheme="minorEastAsia" w:hAnsiTheme="minorEastAsia" w:hint="eastAsia"/>
          <w:color w:val="000000" w:themeColor="text1"/>
          <w:sz w:val="24"/>
          <w:rPrChange w:id="6474" w:author="JY0225" w:date="2017-08-24T12:04:00Z">
            <w:rPr>
              <w:rFonts w:hint="eastAsia"/>
              <w:color w:val="000000" w:themeColor="text1"/>
              <w:sz w:val="24"/>
            </w:rPr>
          </w:rPrChange>
        </w:rPr>
        <w:t>）</w:t>
      </w:r>
      <w:r w:rsidR="006C1A99" w:rsidRPr="00094C36">
        <w:rPr>
          <w:rFonts w:asciiTheme="minorEastAsia" w:hAnsiTheme="minorEastAsia" w:hint="eastAsia"/>
          <w:color w:val="000000" w:themeColor="text1"/>
          <w:sz w:val="24"/>
          <w:rPrChange w:id="6475" w:author="JY0225" w:date="2017-08-24T12:04:00Z">
            <w:rPr>
              <w:rFonts w:hint="eastAsia"/>
              <w:color w:val="000000" w:themeColor="text1"/>
              <w:sz w:val="24"/>
            </w:rPr>
          </w:rPrChange>
        </w:rPr>
        <w:t>部署与</w:t>
      </w:r>
      <w:r w:rsidR="00C0328A" w:rsidRPr="00094C36">
        <w:rPr>
          <w:rFonts w:asciiTheme="minorEastAsia" w:hAnsiTheme="minorEastAsia" w:hint="eastAsia"/>
          <w:color w:val="000000" w:themeColor="text1"/>
          <w:sz w:val="24"/>
          <w:rPrChange w:id="6476" w:author="JY0225" w:date="2017-08-24T12:04:00Z">
            <w:rPr>
              <w:rFonts w:hint="eastAsia"/>
              <w:color w:val="000000" w:themeColor="text1"/>
              <w:sz w:val="24"/>
            </w:rPr>
          </w:rPrChange>
        </w:rPr>
        <w:t>使用</w:t>
      </w:r>
    </w:p>
    <w:p w14:paraId="3BF4367B" w14:textId="77777777" w:rsidR="00287C78" w:rsidRPr="00094C36" w:rsidRDefault="006B3681" w:rsidP="00654745">
      <w:pPr>
        <w:spacing w:line="400" w:lineRule="exact"/>
        <w:rPr>
          <w:rFonts w:asciiTheme="minorEastAsia" w:hAnsiTheme="minorEastAsia"/>
          <w:color w:val="000000" w:themeColor="text1"/>
          <w:sz w:val="24"/>
          <w:rPrChange w:id="6477" w:author="JY0225" w:date="2017-08-24T12:04:00Z">
            <w:rPr>
              <w:color w:val="000000" w:themeColor="text1"/>
              <w:sz w:val="24"/>
            </w:rPr>
          </w:rPrChange>
        </w:rPr>
      </w:pPr>
      <w:r w:rsidRPr="00094C36">
        <w:rPr>
          <w:rFonts w:asciiTheme="minorEastAsia" w:hAnsiTheme="minorEastAsia"/>
          <w:rPrChange w:id="6478" w:author="JY0225" w:date="2017-08-24T12:04:00Z">
            <w:rPr/>
          </w:rPrChange>
        </w:rPr>
        <w:tab/>
      </w:r>
      <w:r w:rsidR="0091285B" w:rsidRPr="00094C36">
        <w:rPr>
          <w:rFonts w:asciiTheme="minorEastAsia" w:hAnsiTheme="minorEastAsia"/>
          <w:color w:val="000000" w:themeColor="text1"/>
          <w:sz w:val="24"/>
          <w:rPrChange w:id="6479" w:author="JY0225" w:date="2017-08-24T12:04:00Z">
            <w:rPr>
              <w:color w:val="000000" w:themeColor="text1"/>
              <w:sz w:val="24"/>
            </w:rPr>
          </w:rPrChange>
        </w:rPr>
        <w:t>Java SDK</w:t>
      </w:r>
      <w:r w:rsidR="00A31B05" w:rsidRPr="00094C36">
        <w:rPr>
          <w:rFonts w:asciiTheme="minorEastAsia" w:hAnsiTheme="minorEastAsia"/>
          <w:color w:val="000000" w:themeColor="text1"/>
          <w:sz w:val="24"/>
          <w:rPrChange w:id="6480" w:author="JY0225" w:date="2017-08-24T12:04:00Z">
            <w:rPr>
              <w:color w:val="000000" w:themeColor="text1"/>
              <w:sz w:val="24"/>
            </w:rPr>
          </w:rPrChange>
        </w:rPr>
        <w:t>的使用一共分为</w:t>
      </w:r>
      <w:r w:rsidR="00A31B05" w:rsidRPr="00094C36">
        <w:rPr>
          <w:rFonts w:asciiTheme="minorEastAsia" w:hAnsiTheme="minorEastAsia" w:hint="eastAsia"/>
          <w:color w:val="000000" w:themeColor="text1"/>
          <w:sz w:val="24"/>
          <w:rPrChange w:id="6481" w:author="JY0225" w:date="2017-08-24T12:04:00Z">
            <w:rPr>
              <w:rFonts w:hint="eastAsia"/>
              <w:color w:val="000000" w:themeColor="text1"/>
              <w:sz w:val="24"/>
            </w:rPr>
          </w:rPrChange>
        </w:rPr>
        <w:t>五个步骤：</w:t>
      </w:r>
    </w:p>
    <w:p w14:paraId="22DAD511" w14:textId="77777777" w:rsidR="006425B8" w:rsidRPr="00094C36" w:rsidRDefault="006425B8" w:rsidP="00654745">
      <w:pPr>
        <w:spacing w:line="400" w:lineRule="exact"/>
        <w:rPr>
          <w:rFonts w:asciiTheme="minorEastAsia" w:hAnsiTheme="minorEastAsia"/>
          <w:color w:val="000000" w:themeColor="text1"/>
          <w:sz w:val="24"/>
          <w:rPrChange w:id="6482" w:author="JY0225" w:date="2017-08-24T12:04:00Z">
            <w:rPr>
              <w:color w:val="000000" w:themeColor="text1"/>
              <w:sz w:val="24"/>
            </w:rPr>
          </w:rPrChange>
        </w:rPr>
      </w:pPr>
      <w:r w:rsidRPr="00094C36">
        <w:rPr>
          <w:rFonts w:asciiTheme="minorEastAsia" w:hAnsiTheme="minorEastAsia"/>
          <w:color w:val="000000" w:themeColor="text1"/>
          <w:sz w:val="24"/>
          <w:rPrChange w:id="6483" w:author="JY0225" w:date="2017-08-24T12:04:00Z">
            <w:rPr>
              <w:color w:val="000000" w:themeColor="text1"/>
              <w:sz w:val="24"/>
            </w:rPr>
          </w:rPrChange>
        </w:rPr>
        <w:tab/>
        <w:t xml:space="preserve">1. </w:t>
      </w:r>
      <w:r w:rsidR="00B11CED" w:rsidRPr="00094C36">
        <w:rPr>
          <w:rFonts w:asciiTheme="minorEastAsia" w:hAnsiTheme="minorEastAsia"/>
          <w:color w:val="000000" w:themeColor="text1"/>
          <w:sz w:val="24"/>
          <w:rPrChange w:id="6484" w:author="JY0225" w:date="2017-08-24T12:04:00Z">
            <w:rPr>
              <w:color w:val="000000" w:themeColor="text1"/>
              <w:sz w:val="24"/>
            </w:rPr>
          </w:rPrChange>
        </w:rPr>
        <w:t>新建一个</w:t>
      </w:r>
      <w:r w:rsidR="00B11CED" w:rsidRPr="00094C36">
        <w:rPr>
          <w:rFonts w:asciiTheme="minorEastAsia" w:hAnsiTheme="minorEastAsia"/>
          <w:color w:val="000000" w:themeColor="text1"/>
          <w:sz w:val="24"/>
          <w:rPrChange w:id="6485" w:author="JY0225" w:date="2017-08-24T12:04:00Z">
            <w:rPr>
              <w:color w:val="000000" w:themeColor="text1"/>
              <w:sz w:val="24"/>
            </w:rPr>
          </w:rPrChange>
        </w:rPr>
        <w:t>Java</w:t>
      </w:r>
      <w:r w:rsidR="00B11CED" w:rsidRPr="00094C36">
        <w:rPr>
          <w:rFonts w:asciiTheme="minorEastAsia" w:hAnsiTheme="minorEastAsia"/>
          <w:color w:val="000000" w:themeColor="text1"/>
          <w:sz w:val="24"/>
          <w:rPrChange w:id="6486" w:author="JY0225" w:date="2017-08-24T12:04:00Z">
            <w:rPr>
              <w:color w:val="000000" w:themeColor="text1"/>
              <w:sz w:val="24"/>
            </w:rPr>
          </w:rPrChange>
        </w:rPr>
        <w:t>项目</w:t>
      </w:r>
      <w:r w:rsidR="00B11CED" w:rsidRPr="00094C36">
        <w:rPr>
          <w:rFonts w:asciiTheme="minorEastAsia" w:hAnsiTheme="minorEastAsia" w:hint="eastAsia"/>
          <w:color w:val="000000" w:themeColor="text1"/>
          <w:sz w:val="24"/>
          <w:rPrChange w:id="6487" w:author="JY0225" w:date="2017-08-24T12:04:00Z">
            <w:rPr>
              <w:rFonts w:hint="eastAsia"/>
              <w:color w:val="000000" w:themeColor="text1"/>
              <w:sz w:val="24"/>
            </w:rPr>
          </w:rPrChange>
        </w:rPr>
        <w:t>，</w:t>
      </w:r>
      <w:r w:rsidR="00B11CED" w:rsidRPr="00094C36">
        <w:rPr>
          <w:rFonts w:asciiTheme="minorEastAsia" w:hAnsiTheme="minorEastAsia"/>
          <w:color w:val="000000" w:themeColor="text1"/>
          <w:sz w:val="24"/>
          <w:rPrChange w:id="6488" w:author="JY0225" w:date="2017-08-24T12:04:00Z">
            <w:rPr>
              <w:color w:val="000000" w:themeColor="text1"/>
              <w:sz w:val="24"/>
            </w:rPr>
          </w:rPrChange>
        </w:rPr>
        <w:t>并创建</w:t>
      </w:r>
      <w:r w:rsidR="00B11CED" w:rsidRPr="00094C36">
        <w:rPr>
          <w:rFonts w:asciiTheme="minorEastAsia" w:hAnsiTheme="minorEastAsia"/>
          <w:color w:val="000000" w:themeColor="text1"/>
          <w:sz w:val="24"/>
          <w:rPrChange w:id="6489" w:author="JY0225" w:date="2017-08-24T12:04:00Z">
            <w:rPr>
              <w:color w:val="000000" w:themeColor="text1"/>
              <w:sz w:val="24"/>
            </w:rPr>
          </w:rPrChange>
        </w:rPr>
        <w:t>lib</w:t>
      </w:r>
      <w:r w:rsidR="00B11CED" w:rsidRPr="00094C36">
        <w:rPr>
          <w:rFonts w:asciiTheme="minorEastAsia" w:hAnsiTheme="minorEastAsia"/>
          <w:color w:val="000000" w:themeColor="text1"/>
          <w:sz w:val="24"/>
          <w:rPrChange w:id="6490" w:author="JY0225" w:date="2017-08-24T12:04:00Z">
            <w:rPr>
              <w:color w:val="000000" w:themeColor="text1"/>
              <w:sz w:val="24"/>
            </w:rPr>
          </w:rPrChange>
        </w:rPr>
        <w:t>文件夹</w:t>
      </w:r>
      <w:r w:rsidR="00272641" w:rsidRPr="00094C36">
        <w:rPr>
          <w:rFonts w:asciiTheme="minorEastAsia" w:hAnsiTheme="minorEastAsia" w:hint="eastAsia"/>
          <w:color w:val="000000" w:themeColor="text1"/>
          <w:sz w:val="24"/>
          <w:rPrChange w:id="6491" w:author="JY0225" w:date="2017-08-24T12:04:00Z">
            <w:rPr>
              <w:rFonts w:hint="eastAsia"/>
              <w:color w:val="000000" w:themeColor="text1"/>
              <w:sz w:val="24"/>
            </w:rPr>
          </w:rPrChange>
        </w:rPr>
        <w:t>；</w:t>
      </w:r>
    </w:p>
    <w:p w14:paraId="402CB27C" w14:textId="77777777" w:rsidR="00991264" w:rsidRPr="00094C36" w:rsidRDefault="001F466B" w:rsidP="00654745">
      <w:pPr>
        <w:spacing w:line="400" w:lineRule="exact"/>
        <w:rPr>
          <w:rFonts w:asciiTheme="minorEastAsia" w:hAnsiTheme="minorEastAsia"/>
          <w:color w:val="000000" w:themeColor="text1"/>
          <w:sz w:val="24"/>
          <w:rPrChange w:id="6492" w:author="JY0225" w:date="2017-08-24T12:04:00Z">
            <w:rPr>
              <w:color w:val="000000" w:themeColor="text1"/>
              <w:sz w:val="24"/>
            </w:rPr>
          </w:rPrChange>
        </w:rPr>
      </w:pPr>
      <w:r w:rsidRPr="00094C36">
        <w:rPr>
          <w:rFonts w:asciiTheme="minorEastAsia" w:hAnsiTheme="minorEastAsia"/>
          <w:color w:val="000000" w:themeColor="text1"/>
          <w:sz w:val="24"/>
          <w:rPrChange w:id="6493" w:author="JY0225" w:date="2017-08-24T12:04:00Z">
            <w:rPr>
              <w:color w:val="000000" w:themeColor="text1"/>
              <w:sz w:val="24"/>
            </w:rPr>
          </w:rPrChange>
        </w:rPr>
        <w:tab/>
        <w:t xml:space="preserve">2. </w:t>
      </w:r>
      <w:r w:rsidR="00CD57BB" w:rsidRPr="00094C36">
        <w:rPr>
          <w:rFonts w:asciiTheme="minorEastAsia" w:hAnsiTheme="minorEastAsia"/>
          <w:color w:val="000000" w:themeColor="text1"/>
          <w:sz w:val="24"/>
          <w:rPrChange w:id="6494" w:author="JY0225" w:date="2017-08-24T12:04:00Z">
            <w:rPr>
              <w:color w:val="000000" w:themeColor="text1"/>
              <w:sz w:val="24"/>
            </w:rPr>
          </w:rPrChange>
        </w:rPr>
        <w:t>将</w:t>
      </w:r>
      <w:r w:rsidR="00CD57BB" w:rsidRPr="00094C36">
        <w:rPr>
          <w:rFonts w:asciiTheme="minorEastAsia" w:hAnsiTheme="minorEastAsia"/>
          <w:color w:val="000000" w:themeColor="text1"/>
          <w:sz w:val="24"/>
          <w:rPrChange w:id="6495" w:author="JY0225" w:date="2017-08-24T12:04:00Z">
            <w:rPr>
              <w:color w:val="000000" w:themeColor="text1"/>
              <w:sz w:val="24"/>
            </w:rPr>
          </w:rPrChange>
        </w:rPr>
        <w:t>Java SDK MiddlewareSDK.jar</w:t>
      </w:r>
      <w:r w:rsidR="00272641" w:rsidRPr="00094C36">
        <w:rPr>
          <w:rFonts w:asciiTheme="minorEastAsia" w:hAnsiTheme="minorEastAsia"/>
          <w:color w:val="000000" w:themeColor="text1"/>
          <w:sz w:val="24"/>
          <w:rPrChange w:id="6496" w:author="JY0225" w:date="2017-08-24T12:04:00Z">
            <w:rPr>
              <w:color w:val="000000" w:themeColor="text1"/>
              <w:sz w:val="24"/>
            </w:rPr>
          </w:rPrChange>
        </w:rPr>
        <w:t>拷贝纸</w:t>
      </w:r>
      <w:r w:rsidR="00272641" w:rsidRPr="00094C36">
        <w:rPr>
          <w:rFonts w:asciiTheme="minorEastAsia" w:hAnsiTheme="minorEastAsia"/>
          <w:color w:val="000000" w:themeColor="text1"/>
          <w:sz w:val="24"/>
          <w:rPrChange w:id="6497" w:author="JY0225" w:date="2017-08-24T12:04:00Z">
            <w:rPr>
              <w:color w:val="000000" w:themeColor="text1"/>
              <w:sz w:val="24"/>
            </w:rPr>
          </w:rPrChange>
        </w:rPr>
        <w:t>lib</w:t>
      </w:r>
      <w:r w:rsidR="00272641" w:rsidRPr="00094C36">
        <w:rPr>
          <w:rFonts w:asciiTheme="minorEastAsia" w:hAnsiTheme="minorEastAsia"/>
          <w:color w:val="000000" w:themeColor="text1"/>
          <w:sz w:val="24"/>
          <w:rPrChange w:id="6498" w:author="JY0225" w:date="2017-08-24T12:04:00Z">
            <w:rPr>
              <w:color w:val="000000" w:themeColor="text1"/>
              <w:sz w:val="24"/>
            </w:rPr>
          </w:rPrChange>
        </w:rPr>
        <w:t>目录下</w:t>
      </w:r>
      <w:r w:rsidR="001F2EF8" w:rsidRPr="00094C36">
        <w:rPr>
          <w:rFonts w:asciiTheme="minorEastAsia" w:hAnsiTheme="minorEastAsia" w:hint="eastAsia"/>
          <w:color w:val="000000" w:themeColor="text1"/>
          <w:sz w:val="24"/>
          <w:rPrChange w:id="6499" w:author="JY0225" w:date="2017-08-24T12:04:00Z">
            <w:rPr>
              <w:rFonts w:hint="eastAsia"/>
              <w:color w:val="000000" w:themeColor="text1"/>
              <w:sz w:val="24"/>
            </w:rPr>
          </w:rPrChange>
        </w:rPr>
        <w:t>；</w:t>
      </w:r>
    </w:p>
    <w:p w14:paraId="0DC81990" w14:textId="77777777" w:rsidR="00991264" w:rsidRPr="00094C36" w:rsidRDefault="00991264" w:rsidP="00991264">
      <w:pPr>
        <w:spacing w:line="400" w:lineRule="exact"/>
        <w:ind w:firstLine="420"/>
        <w:rPr>
          <w:rFonts w:asciiTheme="minorEastAsia" w:hAnsiTheme="minorEastAsia"/>
          <w:color w:val="000000" w:themeColor="text1"/>
          <w:sz w:val="24"/>
          <w:rPrChange w:id="6500" w:author="JY0225" w:date="2017-08-24T12:04:00Z">
            <w:rPr>
              <w:color w:val="000000" w:themeColor="text1"/>
              <w:sz w:val="24"/>
            </w:rPr>
          </w:rPrChange>
        </w:rPr>
      </w:pPr>
      <w:r w:rsidRPr="00094C36">
        <w:rPr>
          <w:rFonts w:asciiTheme="minorEastAsia" w:hAnsiTheme="minorEastAsia" w:hint="eastAsia"/>
          <w:color w:val="000000" w:themeColor="text1"/>
          <w:sz w:val="24"/>
          <w:rPrChange w:id="6501" w:author="JY0225" w:date="2017-08-24T12:04:00Z">
            <w:rPr>
              <w:rFonts w:hint="eastAsia"/>
              <w:color w:val="000000" w:themeColor="text1"/>
              <w:sz w:val="24"/>
            </w:rPr>
          </w:rPrChange>
        </w:rPr>
        <w:t>3.</w:t>
      </w:r>
      <w:r w:rsidRPr="00094C36">
        <w:rPr>
          <w:rFonts w:asciiTheme="minorEastAsia" w:hAnsiTheme="minorEastAsia"/>
          <w:color w:val="000000" w:themeColor="text1"/>
          <w:sz w:val="24"/>
          <w:rPrChange w:id="6502" w:author="JY0225" w:date="2017-08-24T12:04:00Z">
            <w:rPr>
              <w:color w:val="000000" w:themeColor="text1"/>
              <w:sz w:val="24"/>
            </w:rPr>
          </w:rPrChange>
        </w:rPr>
        <w:t xml:space="preserve"> </w:t>
      </w:r>
      <w:r w:rsidRPr="00094C36">
        <w:rPr>
          <w:rFonts w:asciiTheme="minorEastAsia" w:hAnsiTheme="minorEastAsia"/>
          <w:color w:val="000000" w:themeColor="text1"/>
          <w:sz w:val="24"/>
          <w:rPrChange w:id="6503" w:author="JY0225" w:date="2017-08-24T12:04:00Z">
            <w:rPr>
              <w:color w:val="000000" w:themeColor="text1"/>
              <w:sz w:val="24"/>
            </w:rPr>
          </w:rPrChange>
        </w:rPr>
        <w:t>将</w:t>
      </w:r>
      <w:r w:rsidRPr="00094C36">
        <w:rPr>
          <w:rFonts w:asciiTheme="minorEastAsia" w:hAnsiTheme="minorEastAsia"/>
          <w:color w:val="000000" w:themeColor="text1"/>
          <w:sz w:val="24"/>
          <w:rPrChange w:id="6504" w:author="JY0225" w:date="2017-08-24T12:04:00Z">
            <w:rPr>
              <w:color w:val="000000" w:themeColor="text1"/>
              <w:sz w:val="24"/>
            </w:rPr>
          </w:rPrChange>
        </w:rPr>
        <w:t>lib</w:t>
      </w:r>
      <w:r w:rsidRPr="00094C36">
        <w:rPr>
          <w:rFonts w:asciiTheme="minorEastAsia" w:hAnsiTheme="minorEastAsia"/>
          <w:color w:val="000000" w:themeColor="text1"/>
          <w:sz w:val="24"/>
          <w:rPrChange w:id="6505" w:author="JY0225" w:date="2017-08-24T12:04:00Z">
            <w:rPr>
              <w:color w:val="000000" w:themeColor="text1"/>
              <w:sz w:val="24"/>
            </w:rPr>
          </w:rPrChange>
        </w:rPr>
        <w:t>目录下的</w:t>
      </w:r>
      <w:r w:rsidRPr="00094C36">
        <w:rPr>
          <w:rFonts w:asciiTheme="minorEastAsia" w:hAnsiTheme="minorEastAsia"/>
          <w:color w:val="000000" w:themeColor="text1"/>
          <w:sz w:val="24"/>
          <w:rPrChange w:id="6506" w:author="JY0225" w:date="2017-08-24T12:04:00Z">
            <w:rPr>
              <w:color w:val="000000" w:themeColor="text1"/>
              <w:sz w:val="24"/>
            </w:rPr>
          </w:rPrChange>
        </w:rPr>
        <w:t>MiddlewareSDK.jar</w:t>
      </w:r>
      <w:r w:rsidRPr="00094C36">
        <w:rPr>
          <w:rFonts w:asciiTheme="minorEastAsia" w:hAnsiTheme="minorEastAsia"/>
          <w:color w:val="000000" w:themeColor="text1"/>
          <w:sz w:val="24"/>
          <w:rPrChange w:id="6507" w:author="JY0225" w:date="2017-08-24T12:04:00Z">
            <w:rPr>
              <w:color w:val="000000" w:themeColor="text1"/>
              <w:sz w:val="24"/>
            </w:rPr>
          </w:rPrChange>
        </w:rPr>
        <w:t>添加到</w:t>
      </w:r>
      <w:r w:rsidRPr="00094C36">
        <w:rPr>
          <w:rFonts w:asciiTheme="minorEastAsia" w:hAnsiTheme="minorEastAsia"/>
          <w:color w:val="000000" w:themeColor="text1"/>
          <w:sz w:val="24"/>
          <w:rPrChange w:id="6508" w:author="JY0225" w:date="2017-08-24T12:04:00Z">
            <w:rPr>
              <w:color w:val="000000" w:themeColor="text1"/>
              <w:sz w:val="24"/>
            </w:rPr>
          </w:rPrChange>
        </w:rPr>
        <w:t>Build Path</w:t>
      </w:r>
      <w:r w:rsidRPr="00094C36">
        <w:rPr>
          <w:rFonts w:asciiTheme="minorEastAsia" w:hAnsiTheme="minorEastAsia"/>
          <w:color w:val="000000" w:themeColor="text1"/>
          <w:sz w:val="24"/>
          <w:rPrChange w:id="6509" w:author="JY0225" w:date="2017-08-24T12:04:00Z">
            <w:rPr>
              <w:color w:val="000000" w:themeColor="text1"/>
              <w:sz w:val="24"/>
            </w:rPr>
          </w:rPrChange>
        </w:rPr>
        <w:t>中</w:t>
      </w:r>
      <w:r w:rsidRPr="00094C36">
        <w:rPr>
          <w:rFonts w:asciiTheme="minorEastAsia" w:hAnsiTheme="minorEastAsia" w:hint="eastAsia"/>
          <w:color w:val="000000" w:themeColor="text1"/>
          <w:sz w:val="24"/>
          <w:rPrChange w:id="6510" w:author="JY0225" w:date="2017-08-24T12:04:00Z">
            <w:rPr>
              <w:rFonts w:hint="eastAsia"/>
              <w:color w:val="000000" w:themeColor="text1"/>
              <w:sz w:val="24"/>
            </w:rPr>
          </w:rPrChange>
        </w:rPr>
        <w:t>；</w:t>
      </w:r>
    </w:p>
    <w:p w14:paraId="50896CF9" w14:textId="77777777" w:rsidR="006C1A99" w:rsidRPr="00094C36" w:rsidRDefault="006C1A99" w:rsidP="00991264">
      <w:pPr>
        <w:spacing w:line="400" w:lineRule="exact"/>
        <w:ind w:firstLine="420"/>
        <w:rPr>
          <w:rFonts w:asciiTheme="minorEastAsia" w:hAnsiTheme="minorEastAsia"/>
          <w:color w:val="000000" w:themeColor="text1"/>
          <w:sz w:val="24"/>
          <w:rPrChange w:id="6511" w:author="JY0225" w:date="2017-08-24T12:04:00Z">
            <w:rPr>
              <w:color w:val="000000" w:themeColor="text1"/>
              <w:sz w:val="24"/>
            </w:rPr>
          </w:rPrChange>
        </w:rPr>
      </w:pPr>
      <w:r w:rsidRPr="00094C36">
        <w:rPr>
          <w:rFonts w:asciiTheme="minorEastAsia" w:hAnsiTheme="minorEastAsia" w:hint="eastAsia"/>
          <w:color w:val="000000" w:themeColor="text1"/>
          <w:sz w:val="24"/>
          <w:rPrChange w:id="6512" w:author="JY0225" w:date="2017-08-24T12:04:00Z">
            <w:rPr>
              <w:rFonts w:hint="eastAsia"/>
              <w:color w:val="000000" w:themeColor="text1"/>
              <w:sz w:val="24"/>
            </w:rPr>
          </w:rPrChange>
        </w:rPr>
        <w:t xml:space="preserve">4. </w:t>
      </w:r>
      <w:r w:rsidRPr="00094C36">
        <w:rPr>
          <w:rFonts w:asciiTheme="minorEastAsia" w:hAnsiTheme="minorEastAsia" w:hint="eastAsia"/>
          <w:color w:val="000000" w:themeColor="text1"/>
          <w:sz w:val="24"/>
          <w:rPrChange w:id="6513" w:author="JY0225" w:date="2017-08-24T12:04:00Z">
            <w:rPr>
              <w:rFonts w:hint="eastAsia"/>
              <w:color w:val="000000" w:themeColor="text1"/>
              <w:sz w:val="24"/>
            </w:rPr>
          </w:rPrChange>
        </w:rPr>
        <w:t>实例化</w:t>
      </w:r>
      <w:r w:rsidRPr="00094C36">
        <w:rPr>
          <w:rFonts w:asciiTheme="minorEastAsia" w:hAnsiTheme="minorEastAsia" w:hint="eastAsia"/>
          <w:color w:val="000000" w:themeColor="text1"/>
          <w:sz w:val="24"/>
          <w:rPrChange w:id="6514" w:author="JY0225" w:date="2017-08-24T12:04:00Z">
            <w:rPr>
              <w:rFonts w:hint="eastAsia"/>
              <w:color w:val="000000" w:themeColor="text1"/>
              <w:sz w:val="24"/>
            </w:rPr>
          </w:rPrChange>
        </w:rPr>
        <w:t xml:space="preserve">MiddlewareAPI </w:t>
      </w:r>
      <w:r w:rsidRPr="00094C36">
        <w:rPr>
          <w:rFonts w:asciiTheme="minorEastAsia" w:hAnsiTheme="minorEastAsia" w:hint="eastAsia"/>
          <w:color w:val="000000" w:themeColor="text1"/>
          <w:sz w:val="24"/>
          <w:rPrChange w:id="6515" w:author="JY0225" w:date="2017-08-24T12:04:00Z">
            <w:rPr>
              <w:rFonts w:hint="eastAsia"/>
              <w:color w:val="000000" w:themeColor="text1"/>
              <w:sz w:val="24"/>
            </w:rPr>
          </w:rPrChange>
        </w:rPr>
        <w:t>对象</w:t>
      </w:r>
    </w:p>
    <w:p w14:paraId="4326671F" w14:textId="77777777" w:rsidR="006C1A99" w:rsidRPr="00094C36" w:rsidRDefault="006C1A99" w:rsidP="00991264">
      <w:pPr>
        <w:spacing w:line="400" w:lineRule="exact"/>
        <w:ind w:firstLine="420"/>
        <w:rPr>
          <w:rFonts w:asciiTheme="minorEastAsia" w:hAnsiTheme="minorEastAsia"/>
          <w:color w:val="000000" w:themeColor="text1"/>
          <w:sz w:val="24"/>
          <w:rPrChange w:id="6516" w:author="JY0225" w:date="2017-08-24T12:04:00Z">
            <w:rPr>
              <w:color w:val="000000" w:themeColor="text1"/>
              <w:sz w:val="24"/>
            </w:rPr>
          </w:rPrChange>
        </w:rPr>
      </w:pPr>
      <w:r w:rsidRPr="00094C36">
        <w:rPr>
          <w:rFonts w:asciiTheme="minorEastAsia" w:hAnsiTheme="minorEastAsia"/>
          <w:color w:val="000000" w:themeColor="text1"/>
          <w:sz w:val="24"/>
          <w:rPrChange w:id="6517" w:author="JY0225" w:date="2017-08-24T12:04:00Z">
            <w:rPr>
              <w:color w:val="000000" w:themeColor="text1"/>
              <w:sz w:val="24"/>
            </w:rPr>
          </w:rPrChange>
        </w:rPr>
        <w:t xml:space="preserve">  //</w:t>
      </w:r>
      <w:r w:rsidRPr="00094C36">
        <w:rPr>
          <w:rFonts w:asciiTheme="minorEastAsia" w:hAnsiTheme="minorEastAsia"/>
          <w:rPrChange w:id="6518" w:author="JY0225" w:date="2017-08-24T12:04:00Z">
            <w:rPr/>
          </w:rPrChange>
        </w:rPr>
        <w:t xml:space="preserve"> </w:t>
      </w:r>
      <w:r w:rsidRPr="00094C36">
        <w:rPr>
          <w:rFonts w:asciiTheme="minorEastAsia" w:hAnsiTheme="minorEastAsia"/>
          <w:i/>
          <w:color w:val="000000" w:themeColor="text1"/>
          <w:sz w:val="24"/>
          <w:rPrChange w:id="6519" w:author="JY0225" w:date="2017-08-24T12:04:00Z">
            <w:rPr>
              <w:color w:val="000000" w:themeColor="text1"/>
              <w:sz w:val="24"/>
            </w:rPr>
          </w:rPrChange>
        </w:rPr>
        <w:t>MiddlewareAPI mwAPI = new MiddlewareAPI("kaeyika@163.com", "12356");</w:t>
      </w:r>
    </w:p>
    <w:p w14:paraId="334EE1DC" w14:textId="77777777" w:rsidR="006C1A99" w:rsidRPr="00094C36" w:rsidRDefault="006C1A99" w:rsidP="00991264">
      <w:pPr>
        <w:spacing w:line="400" w:lineRule="exact"/>
        <w:ind w:firstLine="420"/>
        <w:rPr>
          <w:rFonts w:asciiTheme="minorEastAsia" w:hAnsiTheme="minorEastAsia"/>
          <w:color w:val="000000" w:themeColor="text1"/>
          <w:sz w:val="24"/>
          <w:rPrChange w:id="6520" w:author="JY0225" w:date="2017-08-24T12:04:00Z">
            <w:rPr>
              <w:color w:val="000000" w:themeColor="text1"/>
              <w:sz w:val="24"/>
            </w:rPr>
          </w:rPrChange>
        </w:rPr>
      </w:pPr>
      <w:r w:rsidRPr="00094C36">
        <w:rPr>
          <w:rFonts w:asciiTheme="minorEastAsia" w:hAnsiTheme="minorEastAsia"/>
          <w:color w:val="000000" w:themeColor="text1"/>
          <w:sz w:val="24"/>
          <w:rPrChange w:id="6521" w:author="JY0225" w:date="2017-08-24T12:04:00Z">
            <w:rPr>
              <w:color w:val="000000" w:themeColor="text1"/>
              <w:sz w:val="24"/>
            </w:rPr>
          </w:rPrChange>
        </w:rPr>
        <w:t xml:space="preserve">5. </w:t>
      </w:r>
      <w:r w:rsidRPr="00094C36">
        <w:rPr>
          <w:rFonts w:asciiTheme="minorEastAsia" w:hAnsiTheme="minorEastAsia"/>
          <w:color w:val="000000" w:themeColor="text1"/>
          <w:sz w:val="24"/>
          <w:rPrChange w:id="6522" w:author="JY0225" w:date="2017-08-24T12:04:00Z">
            <w:rPr>
              <w:color w:val="000000" w:themeColor="text1"/>
              <w:sz w:val="24"/>
            </w:rPr>
          </w:rPrChange>
        </w:rPr>
        <w:t>调用</w:t>
      </w:r>
      <w:r w:rsidRPr="00094C36">
        <w:rPr>
          <w:rFonts w:asciiTheme="minorEastAsia" w:hAnsiTheme="minorEastAsia"/>
          <w:color w:val="000000" w:themeColor="text1"/>
          <w:sz w:val="24"/>
          <w:rPrChange w:id="6523" w:author="JY0225" w:date="2017-08-24T12:04:00Z">
            <w:rPr>
              <w:color w:val="000000" w:themeColor="text1"/>
              <w:sz w:val="24"/>
            </w:rPr>
          </w:rPrChange>
        </w:rPr>
        <w:t>API</w:t>
      </w:r>
      <w:r w:rsidRPr="00094C36">
        <w:rPr>
          <w:rFonts w:asciiTheme="minorEastAsia" w:hAnsiTheme="minorEastAsia"/>
          <w:color w:val="000000" w:themeColor="text1"/>
          <w:sz w:val="24"/>
          <w:rPrChange w:id="6524" w:author="JY0225" w:date="2017-08-24T12:04:00Z">
            <w:rPr>
              <w:color w:val="000000" w:themeColor="text1"/>
              <w:sz w:val="24"/>
            </w:rPr>
          </w:rPrChange>
        </w:rPr>
        <w:t>接口</w:t>
      </w:r>
    </w:p>
    <w:p w14:paraId="743B8757" w14:textId="77777777" w:rsidR="006C1A99" w:rsidRPr="00094C36" w:rsidRDefault="006C1A99" w:rsidP="00991264">
      <w:pPr>
        <w:spacing w:line="400" w:lineRule="exact"/>
        <w:ind w:firstLine="420"/>
        <w:rPr>
          <w:rFonts w:asciiTheme="minorEastAsia" w:hAnsiTheme="minorEastAsia"/>
          <w:color w:val="000000" w:themeColor="text1"/>
          <w:sz w:val="24"/>
          <w:rPrChange w:id="6525" w:author="JY0225" w:date="2017-08-24T12:04:00Z">
            <w:rPr>
              <w:color w:val="000000" w:themeColor="text1"/>
              <w:sz w:val="24"/>
            </w:rPr>
          </w:rPrChange>
        </w:rPr>
      </w:pPr>
      <w:r w:rsidRPr="00094C36">
        <w:rPr>
          <w:rFonts w:asciiTheme="minorEastAsia" w:hAnsiTheme="minorEastAsia" w:hint="eastAsia"/>
          <w:color w:val="000000" w:themeColor="text1"/>
          <w:sz w:val="24"/>
          <w:rPrChange w:id="6526" w:author="JY0225" w:date="2017-08-24T12:04:00Z">
            <w:rPr>
              <w:rFonts w:hint="eastAsia"/>
              <w:color w:val="000000" w:themeColor="text1"/>
              <w:sz w:val="24"/>
            </w:rPr>
          </w:rPrChange>
        </w:rPr>
        <w:t xml:space="preserve">  //</w:t>
      </w:r>
      <w:r w:rsidR="00606381" w:rsidRPr="00094C36">
        <w:rPr>
          <w:rFonts w:asciiTheme="minorEastAsia" w:hAnsiTheme="minorEastAsia"/>
          <w:i/>
          <w:rPrChange w:id="6527" w:author="JY0225" w:date="2017-08-24T12:04:00Z">
            <w:rPr/>
          </w:rPrChange>
        </w:rPr>
        <w:t xml:space="preserve"> </w:t>
      </w:r>
      <w:r w:rsidR="00606381" w:rsidRPr="00094C36">
        <w:rPr>
          <w:rFonts w:asciiTheme="minorEastAsia" w:hAnsiTheme="minorEastAsia"/>
          <w:i/>
          <w:color w:val="000000" w:themeColor="text1"/>
          <w:sz w:val="24"/>
          <w:rPrChange w:id="6528" w:author="JY0225" w:date="2017-08-24T12:04:00Z">
            <w:rPr>
              <w:color w:val="000000" w:themeColor="text1"/>
              <w:sz w:val="24"/>
            </w:rPr>
          </w:rPrChange>
        </w:rPr>
        <w:t>String result = mwAPI.getQuota();</w:t>
      </w:r>
    </w:p>
    <w:p w14:paraId="2AC40D51" w14:textId="77777777" w:rsidR="003C29CC" w:rsidRDefault="001345C1" w:rsidP="003C29CC">
      <w:r>
        <w:br w:type="page"/>
      </w:r>
      <w:r w:rsidR="006C1A99">
        <w:rPr>
          <w:rFonts w:hint="eastAsia"/>
        </w:rPr>
        <w:lastRenderedPageBreak/>
        <w:t>、</w:t>
      </w:r>
    </w:p>
    <w:p w14:paraId="3E3FA7E1" w14:textId="665B3C1A" w:rsidR="005E189E" w:rsidRDefault="003C29CC" w:rsidP="00D83C84">
      <w:pPr>
        <w:pStyle w:val="1"/>
        <w:rPr>
          <w:rFonts w:ascii="Times New Roman" w:hAnsi="Times New Roman" w:cs="Times New Roman"/>
        </w:rPr>
      </w:pPr>
      <w:bookmarkStart w:id="6529" w:name="_Toc491335271"/>
      <w:r>
        <w:rPr>
          <w:rFonts w:ascii="Times New Roman" w:hAnsi="Times New Roman" w:cs="Times New Roman"/>
        </w:rPr>
        <w:t>第</w:t>
      </w:r>
      <w:r w:rsidR="00757AF8">
        <w:rPr>
          <w:rFonts w:ascii="Times New Roman" w:hAnsi="Times New Roman" w:cs="Times New Roman"/>
        </w:rPr>
        <w:t>六</w:t>
      </w:r>
      <w:r w:rsidRPr="00B87EE1">
        <w:rPr>
          <w:rFonts w:ascii="Times New Roman" w:hAnsi="Times New Roman" w:cs="Times New Roman"/>
        </w:rPr>
        <w:t>章</w:t>
      </w:r>
      <w:r w:rsidRPr="00B87EE1">
        <w:rPr>
          <w:rFonts w:ascii="Times New Roman" w:hAnsi="Times New Roman" w:cs="Times New Roman"/>
        </w:rPr>
        <w:t xml:space="preserve"> </w:t>
      </w:r>
      <w:r w:rsidR="00085D96">
        <w:rPr>
          <w:rFonts w:ascii="Times New Roman" w:hAnsi="Times New Roman" w:cs="Times New Roman"/>
        </w:rPr>
        <w:t>云</w:t>
      </w:r>
      <w:r w:rsidR="00476838">
        <w:rPr>
          <w:rFonts w:ascii="Times New Roman" w:hAnsi="Times New Roman" w:cs="Times New Roman"/>
        </w:rPr>
        <w:t>备份</w:t>
      </w:r>
      <w:r w:rsidRPr="00B87EE1">
        <w:rPr>
          <w:rFonts w:ascii="Times New Roman" w:hAnsi="Times New Roman" w:cs="Times New Roman"/>
        </w:rPr>
        <w:t>中间件</w:t>
      </w:r>
      <w:ins w:id="6530" w:author="JY0225" w:date="2017-08-14T12:53:00Z">
        <w:r w:rsidR="003F4529">
          <w:rPr>
            <w:rFonts w:ascii="Times New Roman" w:hAnsi="Times New Roman" w:cs="Times New Roman"/>
          </w:rPr>
          <w:t>优化</w:t>
        </w:r>
      </w:ins>
      <w:r>
        <w:rPr>
          <w:rFonts w:ascii="Times New Roman" w:hAnsi="Times New Roman" w:cs="Times New Roman"/>
        </w:rPr>
        <w:t>系统</w:t>
      </w:r>
      <w:del w:id="6531" w:author="JY0225" w:date="2017-08-14T12:53:00Z">
        <w:r w:rsidDel="003F4529">
          <w:rPr>
            <w:rFonts w:ascii="Times New Roman" w:hAnsi="Times New Roman" w:cs="Times New Roman"/>
          </w:rPr>
          <w:delText>优化</w:delText>
        </w:r>
      </w:del>
      <w:r w:rsidR="00EE607E">
        <w:rPr>
          <w:rFonts w:ascii="Times New Roman" w:hAnsi="Times New Roman" w:cs="Times New Roman"/>
        </w:rPr>
        <w:t>测试</w:t>
      </w:r>
      <w:bookmarkEnd w:id="6529"/>
      <w:del w:id="6532" w:author="JY0225" w:date="2017-08-14T12:53:00Z">
        <w:r w:rsidR="00812FB7" w:rsidDel="003F4529">
          <w:rPr>
            <w:rFonts w:ascii="Times New Roman" w:hAnsi="Times New Roman" w:cs="Times New Roman"/>
          </w:rPr>
          <w:delText>分析</w:delText>
        </w:r>
      </w:del>
    </w:p>
    <w:p w14:paraId="2B183935" w14:textId="0965089F" w:rsidR="00873C19" w:rsidRPr="00873C19" w:rsidRDefault="00873C19" w:rsidP="00203416">
      <w:pPr>
        <w:spacing w:line="400" w:lineRule="exact"/>
      </w:pPr>
      <w:r>
        <w:tab/>
      </w:r>
      <w:r w:rsidR="00AE3D2B" w:rsidRPr="00AE3D2B">
        <w:rPr>
          <w:rFonts w:hint="eastAsia"/>
          <w:color w:val="000000" w:themeColor="text1"/>
          <w:sz w:val="24"/>
        </w:rPr>
        <w:t>本章主要介绍</w:t>
      </w:r>
      <w:r w:rsidR="00AE3D2B">
        <w:rPr>
          <w:rFonts w:hint="eastAsia"/>
          <w:color w:val="000000" w:themeColor="text1"/>
          <w:sz w:val="24"/>
        </w:rPr>
        <w:t>中间件系统优化实现后，对系统进行全面测试</w:t>
      </w:r>
      <w:r w:rsidR="0050205A">
        <w:rPr>
          <w:rFonts w:hint="eastAsia"/>
          <w:color w:val="000000" w:themeColor="text1"/>
          <w:sz w:val="24"/>
        </w:rPr>
        <w:t>。</w:t>
      </w:r>
      <w:r w:rsidR="00203416">
        <w:rPr>
          <w:rFonts w:hint="eastAsia"/>
          <w:color w:val="000000" w:themeColor="text1"/>
          <w:sz w:val="24"/>
        </w:rPr>
        <w:t>测试主要分为两个部分，一个是功能测试，即保证分析中所提到的优化项能够正常运行。</w:t>
      </w:r>
      <w:r w:rsidR="00053283">
        <w:rPr>
          <w:rFonts w:hint="eastAsia"/>
          <w:color w:val="000000" w:themeColor="text1"/>
          <w:sz w:val="24"/>
        </w:rPr>
        <w:t>另一个是优化后的系统性能测试，主要测试的是系统的稳定性和健壮性，同时与</w:t>
      </w:r>
      <w:r w:rsidR="00E4327E">
        <w:rPr>
          <w:rFonts w:hint="eastAsia"/>
          <w:color w:val="000000" w:themeColor="text1"/>
          <w:sz w:val="24"/>
        </w:rPr>
        <w:t>现有</w:t>
      </w:r>
      <w:r w:rsidR="00053283">
        <w:rPr>
          <w:rFonts w:hint="eastAsia"/>
          <w:color w:val="000000" w:themeColor="text1"/>
          <w:sz w:val="24"/>
        </w:rPr>
        <w:t>的中间件系统进行</w:t>
      </w:r>
      <w:r w:rsidR="00143143">
        <w:rPr>
          <w:rFonts w:hint="eastAsia"/>
          <w:color w:val="000000" w:themeColor="text1"/>
          <w:sz w:val="24"/>
        </w:rPr>
        <w:t>纵向</w:t>
      </w:r>
      <w:r w:rsidR="00053283">
        <w:rPr>
          <w:rFonts w:hint="eastAsia"/>
          <w:color w:val="000000" w:themeColor="text1"/>
          <w:sz w:val="24"/>
        </w:rPr>
        <w:t>比较，</w:t>
      </w:r>
      <w:r w:rsidR="002614D1">
        <w:rPr>
          <w:rFonts w:hint="eastAsia"/>
          <w:color w:val="000000" w:themeColor="text1"/>
          <w:sz w:val="24"/>
        </w:rPr>
        <w:t>体现</w:t>
      </w:r>
      <w:r w:rsidR="00053283">
        <w:rPr>
          <w:rFonts w:hint="eastAsia"/>
          <w:color w:val="000000" w:themeColor="text1"/>
          <w:sz w:val="24"/>
        </w:rPr>
        <w:t>优化后系统的</w:t>
      </w:r>
      <w:r w:rsidR="00F05DC9">
        <w:rPr>
          <w:rFonts w:hint="eastAsia"/>
          <w:color w:val="000000" w:themeColor="text1"/>
          <w:sz w:val="24"/>
        </w:rPr>
        <w:t>特性</w:t>
      </w:r>
      <w:r w:rsidR="00053283">
        <w:rPr>
          <w:rFonts w:hint="eastAsia"/>
          <w:color w:val="000000" w:themeColor="text1"/>
          <w:sz w:val="24"/>
        </w:rPr>
        <w:t>。同时与</w:t>
      </w:r>
      <w:r w:rsidR="00143143">
        <w:rPr>
          <w:rFonts w:hint="eastAsia"/>
          <w:color w:val="000000" w:themeColor="text1"/>
          <w:sz w:val="24"/>
        </w:rPr>
        <w:t>同类型的产品性能进行横向比较，</w:t>
      </w:r>
      <w:r w:rsidR="009E2EAB">
        <w:rPr>
          <w:rFonts w:hint="eastAsia"/>
          <w:color w:val="000000" w:themeColor="text1"/>
          <w:sz w:val="24"/>
        </w:rPr>
        <w:t>凸显</w:t>
      </w:r>
      <w:r w:rsidR="00302071">
        <w:rPr>
          <w:rFonts w:hint="eastAsia"/>
          <w:color w:val="000000" w:themeColor="text1"/>
          <w:sz w:val="24"/>
        </w:rPr>
        <w:t>优化后</w:t>
      </w:r>
      <w:r w:rsidR="009E2EAB">
        <w:rPr>
          <w:rFonts w:hint="eastAsia"/>
          <w:color w:val="000000" w:themeColor="text1"/>
          <w:sz w:val="24"/>
        </w:rPr>
        <w:t>中间件系统的优势。</w:t>
      </w:r>
    </w:p>
    <w:p w14:paraId="5B577141" w14:textId="77777777" w:rsidR="0057119D" w:rsidRDefault="001304B2">
      <w:pPr>
        <w:pStyle w:val="21"/>
        <w:spacing w:line="240" w:lineRule="auto"/>
        <w:pPrChange w:id="6533" w:author="微软用户" w:date="2017-08-18T22:53:00Z">
          <w:pPr>
            <w:pStyle w:val="21"/>
          </w:pPr>
        </w:pPrChange>
      </w:pPr>
      <w:bookmarkStart w:id="6534" w:name="_Toc491335272"/>
      <w:r>
        <w:t>6.1</w:t>
      </w:r>
      <w:r w:rsidR="00D83C84" w:rsidRPr="00B87EE1">
        <w:t xml:space="preserve"> </w:t>
      </w:r>
      <w:r w:rsidR="00106816">
        <w:t>测试环境部署</w:t>
      </w:r>
      <w:bookmarkEnd w:id="6534"/>
    </w:p>
    <w:p w14:paraId="44A0C3FF" w14:textId="77777777" w:rsidR="00AA54E3" w:rsidRPr="00653D38" w:rsidRDefault="006977AF" w:rsidP="00653D38">
      <w:pPr>
        <w:spacing w:line="400" w:lineRule="exact"/>
        <w:jc w:val="center"/>
        <w:rPr>
          <w:rFonts w:asciiTheme="minorEastAsia" w:hAnsiTheme="minorEastAsia"/>
          <w:rPrChange w:id="6535" w:author="JY0225" w:date="2017-08-24T12:05:00Z">
            <w:rPr/>
          </w:rPrChange>
        </w:rPr>
        <w:pPrChange w:id="6536" w:author="JY0225" w:date="2017-08-24T12:05:00Z">
          <w:pPr>
            <w:jc w:val="center"/>
          </w:pPr>
        </w:pPrChange>
      </w:pPr>
      <w:r w:rsidRPr="00653D38">
        <w:rPr>
          <w:rFonts w:asciiTheme="minorEastAsia" w:hAnsiTheme="minorEastAsia" w:hint="eastAsia"/>
          <w:color w:val="000000" w:themeColor="text1"/>
          <w:sz w:val="24"/>
          <w:rPrChange w:id="6537" w:author="JY0225" w:date="2017-08-24T12:05:00Z">
            <w:rPr>
              <w:rFonts w:hint="eastAsia"/>
              <w:color w:val="000000" w:themeColor="text1"/>
              <w:sz w:val="24"/>
            </w:rPr>
          </w:rPrChange>
        </w:rPr>
        <w:t>图</w:t>
      </w:r>
      <w:r w:rsidRPr="00653D38">
        <w:rPr>
          <w:rFonts w:asciiTheme="minorEastAsia" w:hAnsiTheme="minorEastAsia" w:hint="eastAsia"/>
          <w:color w:val="000000" w:themeColor="text1"/>
          <w:sz w:val="24"/>
          <w:rPrChange w:id="6538" w:author="JY0225" w:date="2017-08-24T12:05:00Z">
            <w:rPr>
              <w:rFonts w:hint="eastAsia"/>
              <w:color w:val="000000" w:themeColor="text1"/>
              <w:sz w:val="24"/>
            </w:rPr>
          </w:rPrChange>
        </w:rPr>
        <w:t xml:space="preserve">6-1 </w:t>
      </w:r>
      <w:r w:rsidRPr="00653D38">
        <w:rPr>
          <w:rFonts w:asciiTheme="minorEastAsia" w:hAnsiTheme="minorEastAsia" w:hint="eastAsia"/>
          <w:color w:val="000000" w:themeColor="text1"/>
          <w:sz w:val="24"/>
          <w:rPrChange w:id="6539" w:author="JY0225" w:date="2017-08-24T12:05:00Z">
            <w:rPr>
              <w:rFonts w:hint="eastAsia"/>
              <w:color w:val="000000" w:themeColor="text1"/>
              <w:sz w:val="24"/>
            </w:rPr>
          </w:rPrChange>
        </w:rPr>
        <w:t>测试</w:t>
      </w:r>
      <w:r w:rsidRPr="00653D38">
        <w:rPr>
          <w:rFonts w:asciiTheme="minorEastAsia" w:hAnsiTheme="minorEastAsia"/>
          <w:color w:val="000000" w:themeColor="text1"/>
          <w:sz w:val="24"/>
          <w:rPrChange w:id="6540" w:author="JY0225" w:date="2017-08-24T12:05:00Z">
            <w:rPr>
              <w:color w:val="000000" w:themeColor="text1"/>
              <w:sz w:val="24"/>
            </w:rPr>
          </w:rPrChange>
        </w:rPr>
        <w:t>环境表</w:t>
      </w:r>
    </w:p>
    <w:tbl>
      <w:tblPr>
        <w:tblStyle w:val="ae"/>
        <w:tblW w:w="0" w:type="auto"/>
        <w:tblInd w:w="817" w:type="dxa"/>
        <w:tblLook w:val="04A0" w:firstRow="1" w:lastRow="0" w:firstColumn="1" w:lastColumn="0" w:noHBand="0" w:noVBand="1"/>
      </w:tblPr>
      <w:tblGrid>
        <w:gridCol w:w="1985"/>
        <w:gridCol w:w="5386"/>
      </w:tblGrid>
      <w:tr w:rsidR="0057119D" w:rsidRPr="00653D38" w14:paraId="15E6F73C" w14:textId="77777777" w:rsidTr="001F74B9">
        <w:tc>
          <w:tcPr>
            <w:tcW w:w="1985" w:type="dxa"/>
          </w:tcPr>
          <w:p w14:paraId="668BF15D" w14:textId="77777777" w:rsidR="0057119D" w:rsidRPr="00653D38" w:rsidRDefault="0057119D" w:rsidP="00653D38">
            <w:pPr>
              <w:spacing w:line="400" w:lineRule="exact"/>
              <w:rPr>
                <w:rFonts w:asciiTheme="minorEastAsia" w:hAnsiTheme="minorEastAsia" w:cs="Times New Roman"/>
                <w:sz w:val="24"/>
                <w:szCs w:val="24"/>
                <w:rPrChange w:id="6541" w:author="JY0225" w:date="2017-08-24T12:06:00Z">
                  <w:rPr>
                    <w:rFonts w:ascii="Times New Roman" w:hAnsi="Times New Roman" w:cs="Times New Roman"/>
                    <w:szCs w:val="21"/>
                  </w:rPr>
                </w:rPrChange>
              </w:rPr>
              <w:pPrChange w:id="6542" w:author="JY0225" w:date="2017-08-24T12:06:00Z">
                <w:pPr>
                  <w:spacing w:line="360" w:lineRule="auto"/>
                </w:pPr>
              </w:pPrChange>
            </w:pPr>
            <w:r w:rsidRPr="00653D38">
              <w:rPr>
                <w:rFonts w:asciiTheme="minorEastAsia" w:hAnsiTheme="minorEastAsia" w:cs="Times New Roman" w:hint="eastAsia"/>
                <w:sz w:val="24"/>
                <w:szCs w:val="24"/>
                <w:rPrChange w:id="6543" w:author="JY0225" w:date="2017-08-24T12:06:00Z">
                  <w:rPr>
                    <w:rFonts w:ascii="Times New Roman" w:hAnsi="Times New Roman" w:cs="Times New Roman" w:hint="eastAsia"/>
                    <w:szCs w:val="21"/>
                  </w:rPr>
                </w:rPrChange>
              </w:rPr>
              <w:t>硬件环境</w:t>
            </w:r>
          </w:p>
        </w:tc>
        <w:tc>
          <w:tcPr>
            <w:tcW w:w="5386" w:type="dxa"/>
          </w:tcPr>
          <w:p w14:paraId="21B773EC" w14:textId="77777777" w:rsidR="0057119D" w:rsidRPr="00653D38" w:rsidRDefault="0057119D" w:rsidP="00653D38">
            <w:pPr>
              <w:spacing w:line="400" w:lineRule="exact"/>
              <w:rPr>
                <w:rFonts w:asciiTheme="minorEastAsia" w:hAnsiTheme="minorEastAsia" w:cs="Times New Roman"/>
                <w:sz w:val="24"/>
                <w:szCs w:val="24"/>
                <w:rPrChange w:id="6544" w:author="JY0225" w:date="2017-08-24T12:06:00Z">
                  <w:rPr>
                    <w:rFonts w:ascii="Times New Roman" w:hAnsi="Times New Roman" w:cs="Times New Roman"/>
                    <w:szCs w:val="21"/>
                  </w:rPr>
                </w:rPrChange>
              </w:rPr>
              <w:pPrChange w:id="6545" w:author="JY0225" w:date="2017-08-24T12:06:00Z">
                <w:pPr>
                  <w:spacing w:line="360" w:lineRule="auto"/>
                </w:pPr>
              </w:pPrChange>
            </w:pPr>
            <w:r w:rsidRPr="00653D38">
              <w:rPr>
                <w:rFonts w:asciiTheme="minorEastAsia" w:hAnsiTheme="minorEastAsia" w:cs="Times New Roman" w:hint="eastAsia"/>
                <w:sz w:val="24"/>
                <w:szCs w:val="24"/>
                <w:rPrChange w:id="6546" w:author="JY0225" w:date="2017-08-24T12:06:00Z">
                  <w:rPr>
                    <w:rFonts w:ascii="Times New Roman" w:hAnsi="Times New Roman" w:cs="Times New Roman" w:hint="eastAsia"/>
                    <w:szCs w:val="21"/>
                  </w:rPr>
                </w:rPrChange>
              </w:rPr>
              <w:t>具体参数</w:t>
            </w:r>
          </w:p>
        </w:tc>
      </w:tr>
      <w:tr w:rsidR="0057119D" w:rsidRPr="00653D38" w14:paraId="2E85589A" w14:textId="77777777" w:rsidTr="001F74B9">
        <w:tc>
          <w:tcPr>
            <w:tcW w:w="1985" w:type="dxa"/>
          </w:tcPr>
          <w:p w14:paraId="58A76BBF" w14:textId="77777777" w:rsidR="0057119D" w:rsidRPr="00653D38" w:rsidRDefault="0057119D" w:rsidP="00653D38">
            <w:pPr>
              <w:spacing w:line="400" w:lineRule="exact"/>
              <w:rPr>
                <w:rFonts w:asciiTheme="minorEastAsia" w:hAnsiTheme="minorEastAsia" w:cs="Times New Roman"/>
                <w:sz w:val="24"/>
                <w:szCs w:val="24"/>
                <w:rPrChange w:id="6547" w:author="JY0225" w:date="2017-08-24T12:06:00Z">
                  <w:rPr>
                    <w:rFonts w:ascii="Times New Roman" w:hAnsi="Times New Roman" w:cs="Times New Roman"/>
                    <w:szCs w:val="21"/>
                  </w:rPr>
                </w:rPrChange>
              </w:rPr>
              <w:pPrChange w:id="6548" w:author="JY0225" w:date="2017-08-24T12:06:00Z">
                <w:pPr>
                  <w:spacing w:line="360" w:lineRule="auto"/>
                </w:pPr>
              </w:pPrChange>
            </w:pPr>
            <w:r w:rsidRPr="00653D38">
              <w:rPr>
                <w:rFonts w:asciiTheme="minorEastAsia" w:hAnsiTheme="minorEastAsia" w:cs="Times New Roman" w:hint="eastAsia"/>
                <w:sz w:val="24"/>
                <w:szCs w:val="24"/>
                <w:rPrChange w:id="6549" w:author="JY0225" w:date="2017-08-24T12:06:00Z">
                  <w:rPr>
                    <w:rFonts w:ascii="Times New Roman" w:hAnsi="Times New Roman" w:cs="Times New Roman" w:hint="eastAsia"/>
                    <w:szCs w:val="21"/>
                  </w:rPr>
                </w:rPrChange>
              </w:rPr>
              <w:t>计算机型号</w:t>
            </w:r>
          </w:p>
        </w:tc>
        <w:tc>
          <w:tcPr>
            <w:tcW w:w="5386" w:type="dxa"/>
          </w:tcPr>
          <w:p w14:paraId="29DD6C02" w14:textId="77777777" w:rsidR="0057119D" w:rsidRPr="00653D38" w:rsidRDefault="0057119D" w:rsidP="00653D38">
            <w:pPr>
              <w:spacing w:line="400" w:lineRule="exact"/>
              <w:rPr>
                <w:rFonts w:asciiTheme="minorEastAsia" w:hAnsiTheme="minorEastAsia" w:cs="Times New Roman"/>
                <w:sz w:val="24"/>
                <w:szCs w:val="24"/>
                <w:rPrChange w:id="6550" w:author="JY0225" w:date="2017-08-24T12:06:00Z">
                  <w:rPr>
                    <w:rFonts w:ascii="Times New Roman" w:hAnsi="Times New Roman" w:cs="Times New Roman"/>
                    <w:szCs w:val="21"/>
                  </w:rPr>
                </w:rPrChange>
              </w:rPr>
              <w:pPrChange w:id="6551" w:author="JY0225" w:date="2017-08-24T12:06:00Z">
                <w:pPr>
                  <w:spacing w:line="360" w:lineRule="auto"/>
                </w:pPr>
              </w:pPrChange>
            </w:pPr>
            <w:r w:rsidRPr="00653D38">
              <w:rPr>
                <w:rFonts w:asciiTheme="minorEastAsia" w:hAnsiTheme="minorEastAsia" w:cs="Times New Roman"/>
                <w:sz w:val="24"/>
                <w:szCs w:val="24"/>
                <w:rPrChange w:id="6552" w:author="JY0225" w:date="2017-08-24T12:06:00Z">
                  <w:rPr>
                    <w:rFonts w:ascii="Times New Roman" w:hAnsi="Times New Roman" w:cs="Times New Roman"/>
                    <w:szCs w:val="21"/>
                  </w:rPr>
                </w:rPrChange>
              </w:rPr>
              <w:t>Dell Inc. OptiPlex 990</w:t>
            </w:r>
          </w:p>
        </w:tc>
      </w:tr>
      <w:tr w:rsidR="0057119D" w:rsidRPr="00653D38" w14:paraId="46A6C577" w14:textId="77777777" w:rsidTr="001F74B9">
        <w:tc>
          <w:tcPr>
            <w:tcW w:w="1985" w:type="dxa"/>
          </w:tcPr>
          <w:p w14:paraId="4CA4D78C" w14:textId="77777777" w:rsidR="0057119D" w:rsidRPr="00653D38" w:rsidRDefault="0057119D" w:rsidP="00653D38">
            <w:pPr>
              <w:spacing w:line="400" w:lineRule="exact"/>
              <w:rPr>
                <w:rFonts w:asciiTheme="minorEastAsia" w:hAnsiTheme="minorEastAsia" w:cs="Times New Roman"/>
                <w:sz w:val="24"/>
                <w:szCs w:val="24"/>
                <w:rPrChange w:id="6553" w:author="JY0225" w:date="2017-08-24T12:06:00Z">
                  <w:rPr>
                    <w:rFonts w:ascii="Times New Roman" w:hAnsi="Times New Roman" w:cs="Times New Roman"/>
                    <w:szCs w:val="21"/>
                  </w:rPr>
                </w:rPrChange>
              </w:rPr>
              <w:pPrChange w:id="6554" w:author="JY0225" w:date="2017-08-24T12:06:00Z">
                <w:pPr>
                  <w:spacing w:line="360" w:lineRule="auto"/>
                </w:pPr>
              </w:pPrChange>
            </w:pPr>
            <w:r w:rsidRPr="00653D38">
              <w:rPr>
                <w:rFonts w:asciiTheme="minorEastAsia" w:hAnsiTheme="minorEastAsia" w:cs="Times New Roman" w:hint="eastAsia"/>
                <w:sz w:val="24"/>
                <w:szCs w:val="24"/>
                <w:rPrChange w:id="6555" w:author="JY0225" w:date="2017-08-24T12:06:00Z">
                  <w:rPr>
                    <w:rFonts w:ascii="Times New Roman" w:hAnsi="Times New Roman" w:cs="Times New Roman" w:hint="eastAsia"/>
                    <w:szCs w:val="21"/>
                  </w:rPr>
                </w:rPrChange>
              </w:rPr>
              <w:t>处理器型号</w:t>
            </w:r>
          </w:p>
        </w:tc>
        <w:tc>
          <w:tcPr>
            <w:tcW w:w="5386" w:type="dxa"/>
          </w:tcPr>
          <w:p w14:paraId="6AEDFA43" w14:textId="77777777" w:rsidR="0057119D" w:rsidRPr="00653D38" w:rsidRDefault="0057119D" w:rsidP="00653D38">
            <w:pPr>
              <w:spacing w:line="400" w:lineRule="exact"/>
              <w:rPr>
                <w:rFonts w:asciiTheme="minorEastAsia" w:hAnsiTheme="minorEastAsia" w:cs="Times New Roman"/>
                <w:sz w:val="24"/>
                <w:szCs w:val="24"/>
                <w:rPrChange w:id="6556" w:author="JY0225" w:date="2017-08-24T12:06:00Z">
                  <w:rPr>
                    <w:rFonts w:ascii="Times New Roman" w:hAnsi="Times New Roman" w:cs="Times New Roman"/>
                    <w:szCs w:val="21"/>
                  </w:rPr>
                </w:rPrChange>
              </w:rPr>
              <w:pPrChange w:id="6557" w:author="JY0225" w:date="2017-08-24T12:06:00Z">
                <w:pPr>
                  <w:spacing w:line="360" w:lineRule="auto"/>
                </w:pPr>
              </w:pPrChange>
            </w:pPr>
            <w:r w:rsidRPr="00653D38">
              <w:rPr>
                <w:rFonts w:asciiTheme="minorEastAsia" w:hAnsiTheme="minorEastAsia" w:cs="Times New Roman"/>
                <w:sz w:val="24"/>
                <w:szCs w:val="24"/>
                <w:rPrChange w:id="6558" w:author="JY0225" w:date="2017-08-24T12:06:00Z">
                  <w:rPr>
                    <w:rFonts w:ascii="Times New Roman" w:hAnsi="Times New Roman" w:cs="Times New Roman"/>
                    <w:szCs w:val="21"/>
                  </w:rPr>
                </w:rPrChange>
              </w:rPr>
              <w:t>Intel(R) Core(TM) i5-2500S CPU @ 2.7GHz</w:t>
            </w:r>
          </w:p>
        </w:tc>
      </w:tr>
      <w:tr w:rsidR="0057119D" w:rsidRPr="00653D38" w14:paraId="54C30DC1" w14:textId="77777777" w:rsidTr="001F74B9">
        <w:tc>
          <w:tcPr>
            <w:tcW w:w="1985" w:type="dxa"/>
          </w:tcPr>
          <w:p w14:paraId="06F23A14" w14:textId="77777777" w:rsidR="0057119D" w:rsidRPr="00653D38" w:rsidRDefault="0057119D" w:rsidP="00653D38">
            <w:pPr>
              <w:spacing w:line="400" w:lineRule="exact"/>
              <w:rPr>
                <w:rFonts w:asciiTheme="minorEastAsia" w:hAnsiTheme="minorEastAsia" w:cs="Times New Roman"/>
                <w:sz w:val="24"/>
                <w:szCs w:val="24"/>
                <w:rPrChange w:id="6559" w:author="JY0225" w:date="2017-08-24T12:06:00Z">
                  <w:rPr>
                    <w:rFonts w:ascii="Times New Roman" w:hAnsi="Times New Roman" w:cs="Times New Roman"/>
                    <w:szCs w:val="21"/>
                  </w:rPr>
                </w:rPrChange>
              </w:rPr>
              <w:pPrChange w:id="6560" w:author="JY0225" w:date="2017-08-24T12:06:00Z">
                <w:pPr>
                  <w:spacing w:line="360" w:lineRule="auto"/>
                </w:pPr>
              </w:pPrChange>
            </w:pPr>
            <w:r w:rsidRPr="00653D38">
              <w:rPr>
                <w:rFonts w:asciiTheme="minorEastAsia" w:hAnsiTheme="minorEastAsia" w:cs="Times New Roman" w:hint="eastAsia"/>
                <w:sz w:val="24"/>
                <w:szCs w:val="24"/>
                <w:rPrChange w:id="6561" w:author="JY0225" w:date="2017-08-24T12:06:00Z">
                  <w:rPr>
                    <w:rFonts w:ascii="Times New Roman" w:hAnsi="Times New Roman" w:cs="Times New Roman" w:hint="eastAsia"/>
                    <w:szCs w:val="21"/>
                  </w:rPr>
                </w:rPrChange>
              </w:rPr>
              <w:t>内存大小</w:t>
            </w:r>
          </w:p>
        </w:tc>
        <w:tc>
          <w:tcPr>
            <w:tcW w:w="5386" w:type="dxa"/>
          </w:tcPr>
          <w:p w14:paraId="15AACE8F" w14:textId="77777777" w:rsidR="0057119D" w:rsidRPr="00653D38" w:rsidRDefault="0057119D" w:rsidP="00653D38">
            <w:pPr>
              <w:spacing w:line="400" w:lineRule="exact"/>
              <w:rPr>
                <w:rFonts w:asciiTheme="minorEastAsia" w:hAnsiTheme="minorEastAsia" w:cs="Times New Roman"/>
                <w:sz w:val="24"/>
                <w:szCs w:val="24"/>
                <w:rPrChange w:id="6562" w:author="JY0225" w:date="2017-08-24T12:06:00Z">
                  <w:rPr>
                    <w:rFonts w:ascii="Times New Roman" w:hAnsi="Times New Roman" w:cs="Times New Roman"/>
                    <w:szCs w:val="21"/>
                  </w:rPr>
                </w:rPrChange>
              </w:rPr>
              <w:pPrChange w:id="6563" w:author="JY0225" w:date="2017-08-24T12:06:00Z">
                <w:pPr>
                  <w:spacing w:line="360" w:lineRule="auto"/>
                </w:pPr>
              </w:pPrChange>
            </w:pPr>
            <w:r w:rsidRPr="00653D38">
              <w:rPr>
                <w:rFonts w:asciiTheme="minorEastAsia" w:hAnsiTheme="minorEastAsia" w:cs="Times New Roman"/>
                <w:sz w:val="24"/>
                <w:szCs w:val="24"/>
                <w:rPrChange w:id="6564" w:author="JY0225" w:date="2017-08-24T12:06:00Z">
                  <w:rPr>
                    <w:rFonts w:ascii="Times New Roman" w:hAnsi="Times New Roman" w:cs="Times New Roman"/>
                    <w:szCs w:val="21"/>
                  </w:rPr>
                </w:rPrChange>
              </w:rPr>
              <w:t>10.0 GB RAM</w:t>
            </w:r>
          </w:p>
        </w:tc>
      </w:tr>
      <w:tr w:rsidR="0057119D" w:rsidRPr="00653D38" w14:paraId="30F59528" w14:textId="77777777" w:rsidTr="001F74B9">
        <w:tc>
          <w:tcPr>
            <w:tcW w:w="1985" w:type="dxa"/>
          </w:tcPr>
          <w:p w14:paraId="59F37BBB" w14:textId="77777777" w:rsidR="0057119D" w:rsidRPr="00653D38" w:rsidRDefault="0057119D" w:rsidP="00653D38">
            <w:pPr>
              <w:spacing w:line="400" w:lineRule="exact"/>
              <w:rPr>
                <w:rFonts w:asciiTheme="minorEastAsia" w:hAnsiTheme="minorEastAsia" w:cs="Times New Roman"/>
                <w:sz w:val="24"/>
                <w:szCs w:val="24"/>
                <w:rPrChange w:id="6565" w:author="JY0225" w:date="2017-08-24T12:06:00Z">
                  <w:rPr>
                    <w:rFonts w:ascii="Times New Roman" w:hAnsi="Times New Roman" w:cs="Times New Roman"/>
                    <w:szCs w:val="21"/>
                  </w:rPr>
                </w:rPrChange>
              </w:rPr>
              <w:pPrChange w:id="6566" w:author="JY0225" w:date="2017-08-24T12:06:00Z">
                <w:pPr>
                  <w:spacing w:line="360" w:lineRule="auto"/>
                </w:pPr>
              </w:pPrChange>
            </w:pPr>
            <w:r w:rsidRPr="00653D38">
              <w:rPr>
                <w:rFonts w:asciiTheme="minorEastAsia" w:hAnsiTheme="minorEastAsia" w:cs="Times New Roman" w:hint="eastAsia"/>
                <w:sz w:val="24"/>
                <w:szCs w:val="24"/>
                <w:rPrChange w:id="6567" w:author="JY0225" w:date="2017-08-24T12:06:00Z">
                  <w:rPr>
                    <w:rFonts w:ascii="Times New Roman" w:hAnsi="Times New Roman" w:cs="Times New Roman" w:hint="eastAsia"/>
                    <w:szCs w:val="21"/>
                  </w:rPr>
                </w:rPrChange>
              </w:rPr>
              <w:t>硬盘总大小</w:t>
            </w:r>
          </w:p>
        </w:tc>
        <w:tc>
          <w:tcPr>
            <w:tcW w:w="5386" w:type="dxa"/>
          </w:tcPr>
          <w:p w14:paraId="6CDE8DDF" w14:textId="77777777" w:rsidR="0057119D" w:rsidRPr="00653D38" w:rsidRDefault="0057119D" w:rsidP="00653D38">
            <w:pPr>
              <w:spacing w:line="400" w:lineRule="exact"/>
              <w:rPr>
                <w:rFonts w:asciiTheme="minorEastAsia" w:hAnsiTheme="minorEastAsia" w:cs="Times New Roman"/>
                <w:sz w:val="24"/>
                <w:szCs w:val="24"/>
                <w:rPrChange w:id="6568" w:author="JY0225" w:date="2017-08-24T12:06:00Z">
                  <w:rPr>
                    <w:rFonts w:ascii="Times New Roman" w:hAnsi="Times New Roman" w:cs="Times New Roman"/>
                    <w:szCs w:val="21"/>
                  </w:rPr>
                </w:rPrChange>
              </w:rPr>
              <w:pPrChange w:id="6569" w:author="JY0225" w:date="2017-08-24T12:06:00Z">
                <w:pPr>
                  <w:spacing w:line="360" w:lineRule="auto"/>
                </w:pPr>
              </w:pPrChange>
            </w:pPr>
            <w:r w:rsidRPr="00653D38">
              <w:rPr>
                <w:rFonts w:asciiTheme="minorEastAsia" w:hAnsiTheme="minorEastAsia" w:cs="Times New Roman"/>
                <w:sz w:val="24"/>
                <w:szCs w:val="24"/>
                <w:rPrChange w:id="6570" w:author="JY0225" w:date="2017-08-24T12:06:00Z">
                  <w:rPr>
                    <w:rFonts w:ascii="Times New Roman" w:hAnsi="Times New Roman" w:cs="Times New Roman"/>
                    <w:szCs w:val="21"/>
                  </w:rPr>
                </w:rPrChange>
              </w:rPr>
              <w:t>750 GB</w:t>
            </w:r>
          </w:p>
        </w:tc>
      </w:tr>
      <w:tr w:rsidR="0057119D" w:rsidRPr="00653D38" w14:paraId="663B43B3" w14:textId="77777777" w:rsidTr="001F74B9">
        <w:tc>
          <w:tcPr>
            <w:tcW w:w="1985" w:type="dxa"/>
          </w:tcPr>
          <w:p w14:paraId="5867DDCC" w14:textId="77777777" w:rsidR="0057119D" w:rsidRPr="00653D38" w:rsidRDefault="0057119D" w:rsidP="00653D38">
            <w:pPr>
              <w:spacing w:line="400" w:lineRule="exact"/>
              <w:rPr>
                <w:rFonts w:asciiTheme="minorEastAsia" w:hAnsiTheme="minorEastAsia" w:cs="Times New Roman"/>
                <w:sz w:val="24"/>
                <w:szCs w:val="24"/>
                <w:rPrChange w:id="6571" w:author="JY0225" w:date="2017-08-24T12:06:00Z">
                  <w:rPr>
                    <w:rFonts w:ascii="Times New Roman" w:hAnsi="Times New Roman" w:cs="Times New Roman"/>
                    <w:szCs w:val="21"/>
                  </w:rPr>
                </w:rPrChange>
              </w:rPr>
              <w:pPrChange w:id="6572" w:author="JY0225" w:date="2017-08-24T12:06:00Z">
                <w:pPr>
                  <w:spacing w:line="360" w:lineRule="auto"/>
                </w:pPr>
              </w:pPrChange>
            </w:pPr>
            <w:r w:rsidRPr="00653D38">
              <w:rPr>
                <w:rFonts w:asciiTheme="minorEastAsia" w:hAnsiTheme="minorEastAsia" w:cs="Times New Roman" w:hint="eastAsia"/>
                <w:sz w:val="24"/>
                <w:szCs w:val="24"/>
                <w:rPrChange w:id="6573" w:author="JY0225" w:date="2017-08-24T12:06:00Z">
                  <w:rPr>
                    <w:rFonts w:ascii="Times New Roman" w:hAnsi="Times New Roman" w:cs="Times New Roman" w:hint="eastAsia"/>
                    <w:szCs w:val="21"/>
                  </w:rPr>
                </w:rPrChange>
              </w:rPr>
              <w:t>操作系统</w:t>
            </w:r>
          </w:p>
        </w:tc>
        <w:tc>
          <w:tcPr>
            <w:tcW w:w="5386" w:type="dxa"/>
          </w:tcPr>
          <w:p w14:paraId="23B4B2C7" w14:textId="77777777" w:rsidR="0057119D" w:rsidRPr="00653D38" w:rsidRDefault="0057119D" w:rsidP="00653D38">
            <w:pPr>
              <w:spacing w:line="400" w:lineRule="exact"/>
              <w:rPr>
                <w:rFonts w:asciiTheme="minorEastAsia" w:hAnsiTheme="minorEastAsia" w:cs="Times New Roman"/>
                <w:sz w:val="24"/>
                <w:szCs w:val="24"/>
                <w:rPrChange w:id="6574" w:author="JY0225" w:date="2017-08-24T12:06:00Z">
                  <w:rPr>
                    <w:rFonts w:ascii="Times New Roman" w:hAnsi="Times New Roman" w:cs="Times New Roman"/>
                    <w:szCs w:val="21"/>
                  </w:rPr>
                </w:rPrChange>
              </w:rPr>
              <w:pPrChange w:id="6575" w:author="JY0225" w:date="2017-08-24T12:06:00Z">
                <w:pPr>
                  <w:spacing w:line="360" w:lineRule="auto"/>
                </w:pPr>
              </w:pPrChange>
            </w:pPr>
            <w:r w:rsidRPr="00653D38">
              <w:rPr>
                <w:rFonts w:asciiTheme="minorEastAsia" w:hAnsiTheme="minorEastAsia" w:cs="Times New Roman"/>
                <w:sz w:val="24"/>
                <w:szCs w:val="24"/>
                <w:rPrChange w:id="6576" w:author="JY0225" w:date="2017-08-24T12:06:00Z">
                  <w:rPr>
                    <w:rFonts w:ascii="Times New Roman" w:hAnsi="Times New Roman" w:cs="Times New Roman"/>
                    <w:szCs w:val="21"/>
                  </w:rPr>
                </w:rPrChange>
              </w:rPr>
              <w:t>Ubuntu 14.04</w:t>
            </w:r>
          </w:p>
        </w:tc>
      </w:tr>
      <w:tr w:rsidR="0057119D" w:rsidRPr="00653D38" w14:paraId="1B516863" w14:textId="77777777" w:rsidTr="001F74B9">
        <w:tc>
          <w:tcPr>
            <w:tcW w:w="1985" w:type="dxa"/>
          </w:tcPr>
          <w:p w14:paraId="0AA107D7" w14:textId="77777777" w:rsidR="0057119D" w:rsidRPr="00653D38" w:rsidRDefault="0057119D" w:rsidP="00653D38">
            <w:pPr>
              <w:spacing w:line="400" w:lineRule="exact"/>
              <w:rPr>
                <w:rFonts w:asciiTheme="minorEastAsia" w:hAnsiTheme="minorEastAsia" w:cs="Times New Roman"/>
                <w:sz w:val="24"/>
                <w:szCs w:val="24"/>
                <w:rPrChange w:id="6577" w:author="JY0225" w:date="2017-08-24T12:06:00Z">
                  <w:rPr>
                    <w:rFonts w:ascii="Times New Roman" w:hAnsi="Times New Roman" w:cs="Times New Roman"/>
                    <w:szCs w:val="21"/>
                  </w:rPr>
                </w:rPrChange>
              </w:rPr>
              <w:pPrChange w:id="6578" w:author="JY0225" w:date="2017-08-24T12:06:00Z">
                <w:pPr>
                  <w:spacing w:line="360" w:lineRule="auto"/>
                </w:pPr>
              </w:pPrChange>
            </w:pPr>
            <w:r w:rsidRPr="00653D38">
              <w:rPr>
                <w:rFonts w:asciiTheme="minorEastAsia" w:hAnsiTheme="minorEastAsia" w:cs="Times New Roman" w:hint="eastAsia"/>
                <w:sz w:val="24"/>
                <w:szCs w:val="24"/>
                <w:rPrChange w:id="6579" w:author="JY0225" w:date="2017-08-24T12:06:00Z">
                  <w:rPr>
                    <w:rFonts w:ascii="Times New Roman" w:hAnsi="Times New Roman" w:cs="Times New Roman" w:hint="eastAsia"/>
                    <w:szCs w:val="21"/>
                  </w:rPr>
                </w:rPrChange>
              </w:rPr>
              <w:t>测试软件名称</w:t>
            </w:r>
          </w:p>
        </w:tc>
        <w:tc>
          <w:tcPr>
            <w:tcW w:w="5386" w:type="dxa"/>
          </w:tcPr>
          <w:p w14:paraId="5EB68677" w14:textId="77777777" w:rsidR="0057119D" w:rsidRPr="00653D38" w:rsidRDefault="0057119D" w:rsidP="00653D38">
            <w:pPr>
              <w:spacing w:line="400" w:lineRule="exact"/>
              <w:rPr>
                <w:rFonts w:asciiTheme="minorEastAsia" w:hAnsiTheme="minorEastAsia" w:cs="Times New Roman"/>
                <w:sz w:val="24"/>
                <w:szCs w:val="24"/>
                <w:rPrChange w:id="6580" w:author="JY0225" w:date="2017-08-24T12:06:00Z">
                  <w:rPr>
                    <w:rFonts w:ascii="Times New Roman" w:hAnsi="Times New Roman" w:cs="Times New Roman"/>
                    <w:szCs w:val="21"/>
                  </w:rPr>
                </w:rPrChange>
              </w:rPr>
              <w:pPrChange w:id="6581" w:author="JY0225" w:date="2017-08-24T12:06:00Z">
                <w:pPr>
                  <w:spacing w:line="360" w:lineRule="auto"/>
                </w:pPr>
              </w:pPrChange>
            </w:pPr>
            <w:r w:rsidRPr="00653D38">
              <w:rPr>
                <w:rFonts w:asciiTheme="minorEastAsia" w:hAnsiTheme="minorEastAsia" w:cs="Times New Roman"/>
                <w:sz w:val="24"/>
                <w:szCs w:val="24"/>
                <w:rPrChange w:id="6582" w:author="JY0225" w:date="2017-08-24T12:06:00Z">
                  <w:rPr>
                    <w:rFonts w:ascii="Times New Roman" w:hAnsi="Times New Roman" w:cs="Times New Roman"/>
                    <w:szCs w:val="21"/>
                  </w:rPr>
                </w:rPrChange>
              </w:rPr>
              <w:t>middleware</w:t>
            </w:r>
          </w:p>
        </w:tc>
      </w:tr>
      <w:tr w:rsidR="0057119D" w:rsidRPr="00653D38" w14:paraId="6F536B91" w14:textId="77777777" w:rsidTr="001F74B9">
        <w:tc>
          <w:tcPr>
            <w:tcW w:w="1985" w:type="dxa"/>
          </w:tcPr>
          <w:p w14:paraId="1D1E59AF" w14:textId="77777777" w:rsidR="0057119D" w:rsidRPr="00653D38" w:rsidRDefault="0057119D" w:rsidP="00653D38">
            <w:pPr>
              <w:spacing w:line="400" w:lineRule="exact"/>
              <w:rPr>
                <w:rFonts w:asciiTheme="minorEastAsia" w:hAnsiTheme="minorEastAsia" w:cs="Times New Roman"/>
                <w:sz w:val="24"/>
                <w:szCs w:val="24"/>
                <w:rPrChange w:id="6583" w:author="JY0225" w:date="2017-08-24T12:06:00Z">
                  <w:rPr>
                    <w:rFonts w:ascii="Times New Roman" w:hAnsi="Times New Roman" w:cs="Times New Roman"/>
                    <w:szCs w:val="21"/>
                  </w:rPr>
                </w:rPrChange>
              </w:rPr>
              <w:pPrChange w:id="6584" w:author="JY0225" w:date="2017-08-24T12:06:00Z">
                <w:pPr>
                  <w:spacing w:line="360" w:lineRule="auto"/>
                </w:pPr>
              </w:pPrChange>
            </w:pPr>
            <w:r w:rsidRPr="00653D38">
              <w:rPr>
                <w:rFonts w:asciiTheme="minorEastAsia" w:hAnsiTheme="minorEastAsia" w:cs="Times New Roman" w:hint="eastAsia"/>
                <w:sz w:val="24"/>
                <w:szCs w:val="24"/>
                <w:rPrChange w:id="6585" w:author="JY0225" w:date="2017-08-24T12:06:00Z">
                  <w:rPr>
                    <w:rFonts w:ascii="Times New Roman" w:hAnsi="Times New Roman" w:cs="Times New Roman" w:hint="eastAsia"/>
                    <w:szCs w:val="21"/>
                  </w:rPr>
                </w:rPrChange>
              </w:rPr>
              <w:t>测试软件</w:t>
            </w:r>
            <w:r w:rsidRPr="00653D38">
              <w:rPr>
                <w:rFonts w:asciiTheme="minorEastAsia" w:hAnsiTheme="minorEastAsia" w:cs="Times New Roman"/>
                <w:sz w:val="24"/>
                <w:szCs w:val="24"/>
                <w:rPrChange w:id="6586" w:author="JY0225" w:date="2017-08-24T12:06:00Z">
                  <w:rPr>
                    <w:rFonts w:ascii="Times New Roman" w:hAnsi="Times New Roman" w:cs="Times New Roman"/>
                    <w:szCs w:val="21"/>
                  </w:rPr>
                </w:rPrChange>
              </w:rPr>
              <w:t>版本号</w:t>
            </w:r>
          </w:p>
        </w:tc>
        <w:tc>
          <w:tcPr>
            <w:tcW w:w="5386" w:type="dxa"/>
          </w:tcPr>
          <w:p w14:paraId="30635F80" w14:textId="77777777" w:rsidR="0057119D" w:rsidRPr="00653D38" w:rsidRDefault="0057119D" w:rsidP="00653D38">
            <w:pPr>
              <w:spacing w:line="400" w:lineRule="exact"/>
              <w:rPr>
                <w:rFonts w:asciiTheme="minorEastAsia" w:hAnsiTheme="minorEastAsia" w:cs="Times New Roman"/>
                <w:sz w:val="24"/>
                <w:szCs w:val="24"/>
                <w:rPrChange w:id="6587" w:author="JY0225" w:date="2017-08-24T12:06:00Z">
                  <w:rPr>
                    <w:rFonts w:ascii="Times New Roman" w:hAnsi="Times New Roman" w:cs="Times New Roman"/>
                    <w:szCs w:val="21"/>
                  </w:rPr>
                </w:rPrChange>
              </w:rPr>
              <w:pPrChange w:id="6588" w:author="JY0225" w:date="2017-08-24T12:06:00Z">
                <w:pPr>
                  <w:spacing w:line="360" w:lineRule="auto"/>
                </w:pPr>
              </w:pPrChange>
            </w:pPr>
            <w:r w:rsidRPr="00653D38">
              <w:rPr>
                <w:rFonts w:asciiTheme="minorEastAsia" w:hAnsiTheme="minorEastAsia" w:cs="Times New Roman" w:hint="eastAsia"/>
                <w:sz w:val="24"/>
                <w:szCs w:val="24"/>
                <w:rPrChange w:id="6589" w:author="JY0225" w:date="2017-08-24T12:06:00Z">
                  <w:rPr>
                    <w:rFonts w:ascii="Times New Roman" w:hAnsi="Times New Roman" w:cs="Times New Roman" w:hint="eastAsia"/>
                    <w:szCs w:val="21"/>
                  </w:rPr>
                </w:rPrChange>
              </w:rPr>
              <w:t>0.94</w:t>
            </w:r>
          </w:p>
        </w:tc>
      </w:tr>
      <w:tr w:rsidR="0057119D" w:rsidRPr="00653D38" w14:paraId="3E00D625" w14:textId="77777777" w:rsidTr="001F74B9">
        <w:tc>
          <w:tcPr>
            <w:tcW w:w="1985" w:type="dxa"/>
          </w:tcPr>
          <w:p w14:paraId="6E52911C" w14:textId="77777777" w:rsidR="0057119D" w:rsidRPr="00653D38" w:rsidRDefault="0057119D" w:rsidP="00653D38">
            <w:pPr>
              <w:spacing w:line="400" w:lineRule="exact"/>
              <w:rPr>
                <w:rFonts w:asciiTheme="minorEastAsia" w:hAnsiTheme="minorEastAsia" w:cs="Times New Roman"/>
                <w:sz w:val="24"/>
                <w:szCs w:val="24"/>
                <w:rPrChange w:id="6590" w:author="JY0225" w:date="2017-08-24T12:06:00Z">
                  <w:rPr>
                    <w:rFonts w:ascii="Times New Roman" w:hAnsi="Times New Roman" w:cs="Times New Roman"/>
                    <w:szCs w:val="21"/>
                  </w:rPr>
                </w:rPrChange>
              </w:rPr>
              <w:pPrChange w:id="6591" w:author="JY0225" w:date="2017-08-24T12:06:00Z">
                <w:pPr>
                  <w:spacing w:line="360" w:lineRule="auto"/>
                </w:pPr>
              </w:pPrChange>
            </w:pPr>
            <w:r w:rsidRPr="00653D38">
              <w:rPr>
                <w:rFonts w:asciiTheme="minorEastAsia" w:hAnsiTheme="minorEastAsia" w:cs="Times New Roman" w:hint="eastAsia"/>
                <w:sz w:val="24"/>
                <w:szCs w:val="24"/>
                <w:rPrChange w:id="6592" w:author="JY0225" w:date="2017-08-24T12:06:00Z">
                  <w:rPr>
                    <w:rFonts w:ascii="Times New Roman" w:hAnsi="Times New Roman" w:cs="Times New Roman" w:hint="eastAsia"/>
                    <w:szCs w:val="21"/>
                  </w:rPr>
                </w:rPrChange>
              </w:rPr>
              <w:t>测试服务器</w:t>
            </w:r>
          </w:p>
        </w:tc>
        <w:tc>
          <w:tcPr>
            <w:tcW w:w="5386" w:type="dxa"/>
          </w:tcPr>
          <w:p w14:paraId="7095CDB0" w14:textId="77777777" w:rsidR="0057119D" w:rsidRPr="00653D38" w:rsidRDefault="0057119D" w:rsidP="00653D38">
            <w:pPr>
              <w:spacing w:line="400" w:lineRule="exact"/>
              <w:rPr>
                <w:rFonts w:asciiTheme="minorEastAsia" w:hAnsiTheme="minorEastAsia" w:cs="Times New Roman"/>
                <w:sz w:val="24"/>
                <w:szCs w:val="24"/>
                <w:rPrChange w:id="6593" w:author="JY0225" w:date="2017-08-24T12:06:00Z">
                  <w:rPr>
                    <w:rFonts w:ascii="Times New Roman" w:hAnsi="Times New Roman" w:cs="Times New Roman"/>
                    <w:szCs w:val="21"/>
                  </w:rPr>
                </w:rPrChange>
              </w:rPr>
              <w:pPrChange w:id="6594" w:author="JY0225" w:date="2017-08-24T12:06:00Z">
                <w:pPr>
                  <w:spacing w:line="360" w:lineRule="auto"/>
                </w:pPr>
              </w:pPrChange>
            </w:pPr>
            <w:r w:rsidRPr="00653D38">
              <w:rPr>
                <w:rFonts w:asciiTheme="minorEastAsia" w:hAnsiTheme="minorEastAsia" w:cs="Times New Roman" w:hint="eastAsia"/>
                <w:sz w:val="24"/>
                <w:szCs w:val="24"/>
                <w:rPrChange w:id="6595" w:author="JY0225" w:date="2017-08-24T12:06:00Z">
                  <w:rPr>
                    <w:rFonts w:ascii="Times New Roman" w:hAnsi="Times New Roman" w:cs="Times New Roman" w:hint="eastAsia"/>
                    <w:szCs w:val="21"/>
                  </w:rPr>
                </w:rPrChange>
              </w:rPr>
              <w:t>IP</w:t>
            </w:r>
            <w:r w:rsidRPr="00653D38">
              <w:rPr>
                <w:rFonts w:asciiTheme="minorEastAsia" w:hAnsiTheme="minorEastAsia" w:cs="Times New Roman" w:hint="eastAsia"/>
                <w:sz w:val="24"/>
                <w:szCs w:val="24"/>
                <w:rPrChange w:id="6596" w:author="JY0225" w:date="2017-08-24T12:06:00Z">
                  <w:rPr>
                    <w:rFonts w:ascii="Times New Roman" w:hAnsi="Times New Roman" w:cs="Times New Roman" w:hint="eastAsia"/>
                    <w:szCs w:val="21"/>
                  </w:rPr>
                </w:rPrChange>
              </w:rPr>
              <w:t>：</w:t>
            </w:r>
            <w:r w:rsidRPr="00653D38">
              <w:rPr>
                <w:rFonts w:asciiTheme="minorEastAsia" w:hAnsiTheme="minorEastAsia" w:cs="Times New Roman"/>
                <w:sz w:val="24"/>
                <w:szCs w:val="24"/>
                <w:rPrChange w:id="6597" w:author="JY0225" w:date="2017-08-24T12:06:00Z">
                  <w:rPr>
                    <w:rFonts w:ascii="Times New Roman" w:hAnsi="Times New Roman" w:cs="Times New Roman"/>
                    <w:szCs w:val="21"/>
                  </w:rPr>
                </w:rPrChange>
              </w:rPr>
              <w:t>192.168.7.62</w:t>
            </w:r>
          </w:p>
        </w:tc>
      </w:tr>
    </w:tbl>
    <w:p w14:paraId="41241100" w14:textId="77777777" w:rsidR="00BA0985" w:rsidRPr="00653D38" w:rsidRDefault="00BA0985" w:rsidP="00653D38">
      <w:pPr>
        <w:spacing w:line="400" w:lineRule="exact"/>
        <w:jc w:val="center"/>
        <w:rPr>
          <w:rFonts w:asciiTheme="minorEastAsia" w:hAnsiTheme="minorEastAsia"/>
          <w:sz w:val="24"/>
          <w:szCs w:val="24"/>
          <w:rPrChange w:id="6598" w:author="JY0225" w:date="2017-08-24T12:06:00Z">
            <w:rPr/>
          </w:rPrChange>
        </w:rPr>
        <w:pPrChange w:id="6599" w:author="JY0225" w:date="2017-08-24T12:06:00Z">
          <w:pPr>
            <w:spacing w:line="400" w:lineRule="exact"/>
            <w:jc w:val="center"/>
          </w:pPr>
        </w:pPrChange>
      </w:pPr>
    </w:p>
    <w:p w14:paraId="1FACF263" w14:textId="77777777" w:rsidR="00BB18EA" w:rsidRDefault="004D1D47">
      <w:pPr>
        <w:pStyle w:val="21"/>
        <w:spacing w:line="240" w:lineRule="auto"/>
        <w:pPrChange w:id="6600" w:author="微软用户" w:date="2017-08-18T22:53:00Z">
          <w:pPr>
            <w:pStyle w:val="21"/>
          </w:pPr>
        </w:pPrChange>
      </w:pPr>
      <w:bookmarkStart w:id="6601" w:name="_Toc491335273"/>
      <w:r>
        <w:t>6.2</w:t>
      </w:r>
      <w:r w:rsidR="00BB18EA" w:rsidRPr="00B87EE1">
        <w:t xml:space="preserve"> </w:t>
      </w:r>
      <w:r w:rsidR="00BB18EA">
        <w:t>测试</w:t>
      </w:r>
      <w:r w:rsidR="006977AF">
        <w:rPr>
          <w:rFonts w:hint="eastAsia"/>
        </w:rPr>
        <w:t>目标</w:t>
      </w:r>
      <w:bookmarkEnd w:id="6601"/>
    </w:p>
    <w:p w14:paraId="48DB7B15" w14:textId="3F795796" w:rsidR="00AC397D" w:rsidRPr="00653D38" w:rsidRDefault="008859A1" w:rsidP="00653D38">
      <w:pPr>
        <w:spacing w:line="400" w:lineRule="exact"/>
        <w:ind w:firstLine="420"/>
        <w:rPr>
          <w:rFonts w:asciiTheme="minorEastAsia" w:hAnsiTheme="minorEastAsia"/>
          <w:sz w:val="24"/>
          <w:szCs w:val="24"/>
          <w:rPrChange w:id="6602" w:author="JY0225" w:date="2017-08-24T12:05:00Z">
            <w:rPr>
              <w:rFonts w:ascii="Times New Roman" w:hAnsi="Times New Roman"/>
              <w:sz w:val="24"/>
            </w:rPr>
          </w:rPrChange>
        </w:rPr>
        <w:pPrChange w:id="6603" w:author="JY0225" w:date="2017-08-24T12:06:00Z">
          <w:pPr>
            <w:spacing w:line="360" w:lineRule="auto"/>
            <w:ind w:firstLine="420"/>
          </w:pPr>
        </w:pPrChange>
      </w:pPr>
      <w:r w:rsidRPr="00653D38">
        <w:rPr>
          <w:rFonts w:asciiTheme="minorEastAsia" w:hAnsiTheme="minorEastAsia" w:hint="eastAsia"/>
          <w:sz w:val="24"/>
          <w:szCs w:val="24"/>
          <w:rPrChange w:id="6604" w:author="JY0225" w:date="2017-08-24T12:05:00Z">
            <w:rPr>
              <w:rFonts w:ascii="Times New Roman" w:hAnsi="Times New Roman" w:hint="eastAsia"/>
              <w:sz w:val="24"/>
            </w:rPr>
          </w:rPrChange>
        </w:rPr>
        <w:t>本文对中间件优化的内容</w:t>
      </w:r>
      <w:r w:rsidR="00C82607" w:rsidRPr="00653D38">
        <w:rPr>
          <w:rFonts w:asciiTheme="minorEastAsia" w:hAnsiTheme="minorEastAsia" w:hint="eastAsia"/>
          <w:sz w:val="24"/>
          <w:szCs w:val="24"/>
          <w:rPrChange w:id="6605" w:author="JY0225" w:date="2017-08-24T12:05:00Z">
            <w:rPr>
              <w:rFonts w:ascii="Times New Roman" w:hAnsi="Times New Roman" w:hint="eastAsia"/>
              <w:sz w:val="24"/>
            </w:rPr>
          </w:rPrChange>
        </w:rPr>
        <w:t>为</w:t>
      </w:r>
      <w:r w:rsidR="00AC397D" w:rsidRPr="00653D38">
        <w:rPr>
          <w:rFonts w:asciiTheme="minorEastAsia" w:hAnsiTheme="minorEastAsia" w:hint="eastAsia"/>
          <w:sz w:val="24"/>
          <w:szCs w:val="24"/>
          <w:rPrChange w:id="6606" w:author="JY0225" w:date="2017-08-24T12:05:00Z">
            <w:rPr>
              <w:rFonts w:ascii="Times New Roman" w:hAnsi="Times New Roman" w:hint="eastAsia"/>
              <w:sz w:val="24"/>
            </w:rPr>
          </w:rPrChange>
        </w:rPr>
        <w:t>基于前期的成果，在</w:t>
      </w:r>
      <w:r w:rsidR="00AC397D" w:rsidRPr="00653D38">
        <w:rPr>
          <w:rFonts w:asciiTheme="minorEastAsia" w:hAnsiTheme="minorEastAsia" w:hint="eastAsia"/>
          <w:sz w:val="24"/>
          <w:szCs w:val="24"/>
          <w:rPrChange w:id="6607" w:author="JY0225" w:date="2017-08-24T12:05:00Z">
            <w:rPr>
              <w:rFonts w:ascii="Times New Roman" w:hAnsi="Times New Roman" w:hint="eastAsia"/>
              <w:sz w:val="24"/>
            </w:rPr>
          </w:rPrChange>
        </w:rPr>
        <w:t>Linux</w:t>
      </w:r>
      <w:r w:rsidR="00AC397D" w:rsidRPr="00653D38">
        <w:rPr>
          <w:rFonts w:asciiTheme="minorEastAsia" w:hAnsiTheme="minorEastAsia" w:hint="eastAsia"/>
          <w:sz w:val="24"/>
          <w:szCs w:val="24"/>
          <w:rPrChange w:id="6608" w:author="JY0225" w:date="2017-08-24T12:05:00Z">
            <w:rPr>
              <w:rFonts w:ascii="Times New Roman" w:hAnsi="Times New Roman" w:hint="eastAsia"/>
              <w:sz w:val="24"/>
            </w:rPr>
          </w:rPrChange>
        </w:rPr>
        <w:t>平台上，针对需要改善的问题，综合运用前期的技术积累，优化并完善平台框架和</w:t>
      </w:r>
      <w:r w:rsidR="00AC397D" w:rsidRPr="00653D38">
        <w:rPr>
          <w:rFonts w:asciiTheme="minorEastAsia" w:hAnsiTheme="minorEastAsia" w:hint="eastAsia"/>
          <w:sz w:val="24"/>
          <w:szCs w:val="24"/>
          <w:rPrChange w:id="6609" w:author="JY0225" w:date="2017-08-24T12:05:00Z">
            <w:rPr>
              <w:rFonts w:ascii="Times New Roman" w:hAnsi="Times New Roman" w:hint="eastAsia"/>
              <w:sz w:val="24"/>
            </w:rPr>
          </w:rPrChange>
        </w:rPr>
        <w:t>API</w:t>
      </w:r>
      <w:r w:rsidR="00AC397D" w:rsidRPr="00653D38">
        <w:rPr>
          <w:rFonts w:asciiTheme="minorEastAsia" w:hAnsiTheme="minorEastAsia" w:hint="eastAsia"/>
          <w:sz w:val="24"/>
          <w:szCs w:val="24"/>
          <w:rPrChange w:id="6610" w:author="JY0225" w:date="2017-08-24T12:05:00Z">
            <w:rPr>
              <w:rFonts w:ascii="Times New Roman" w:hAnsi="Times New Roman" w:hint="eastAsia"/>
              <w:sz w:val="24"/>
            </w:rPr>
          </w:rPrChange>
        </w:rPr>
        <w:t>支持机制，以支持更多的桌面</w:t>
      </w:r>
      <w:r w:rsidR="00AC397D" w:rsidRPr="00653D38">
        <w:rPr>
          <w:rFonts w:asciiTheme="minorEastAsia" w:hAnsiTheme="minorEastAsia" w:hint="eastAsia"/>
          <w:sz w:val="24"/>
          <w:szCs w:val="24"/>
          <w:rPrChange w:id="6611" w:author="JY0225" w:date="2017-08-24T12:05:00Z">
            <w:rPr>
              <w:rFonts w:ascii="Times New Roman" w:hAnsi="Times New Roman" w:hint="eastAsia"/>
              <w:sz w:val="24"/>
            </w:rPr>
          </w:rPrChange>
        </w:rPr>
        <w:t>OS</w:t>
      </w:r>
      <w:r w:rsidR="00AC397D" w:rsidRPr="00653D38">
        <w:rPr>
          <w:rFonts w:asciiTheme="minorEastAsia" w:hAnsiTheme="minorEastAsia" w:hint="eastAsia"/>
          <w:sz w:val="24"/>
          <w:szCs w:val="24"/>
          <w:rPrChange w:id="6612" w:author="JY0225" w:date="2017-08-24T12:05:00Z">
            <w:rPr>
              <w:rFonts w:ascii="Times New Roman" w:hAnsi="Times New Roman" w:hint="eastAsia"/>
              <w:sz w:val="24"/>
            </w:rPr>
          </w:rPrChange>
        </w:rPr>
        <w:t>组件使用云备份与云</w:t>
      </w:r>
      <w:r w:rsidR="00476838" w:rsidRPr="00653D38">
        <w:rPr>
          <w:rFonts w:asciiTheme="minorEastAsia" w:hAnsiTheme="minorEastAsia" w:hint="eastAsia"/>
          <w:sz w:val="24"/>
          <w:szCs w:val="24"/>
          <w:rPrChange w:id="6613" w:author="JY0225" w:date="2017-08-24T12:05:00Z">
            <w:rPr>
              <w:rFonts w:ascii="Times New Roman" w:hAnsi="Times New Roman" w:hint="eastAsia"/>
              <w:sz w:val="24"/>
            </w:rPr>
          </w:rPrChange>
        </w:rPr>
        <w:t>备份</w:t>
      </w:r>
      <w:r w:rsidR="00AC397D" w:rsidRPr="00653D38">
        <w:rPr>
          <w:rFonts w:asciiTheme="minorEastAsia" w:hAnsiTheme="minorEastAsia" w:hint="eastAsia"/>
          <w:sz w:val="24"/>
          <w:szCs w:val="24"/>
          <w:rPrChange w:id="6614" w:author="JY0225" w:date="2017-08-24T12:05:00Z">
            <w:rPr>
              <w:rFonts w:ascii="Times New Roman" w:hAnsi="Times New Roman" w:hint="eastAsia"/>
              <w:sz w:val="24"/>
            </w:rPr>
          </w:rPrChange>
        </w:rPr>
        <w:t>服务。为了确保</w:t>
      </w:r>
      <w:r w:rsidR="0038245B" w:rsidRPr="00653D38">
        <w:rPr>
          <w:rFonts w:asciiTheme="minorEastAsia" w:hAnsiTheme="minorEastAsia" w:hint="eastAsia"/>
          <w:sz w:val="24"/>
          <w:szCs w:val="24"/>
          <w:rPrChange w:id="6615" w:author="JY0225" w:date="2017-08-24T12:05:00Z">
            <w:rPr>
              <w:rFonts w:ascii="Times New Roman" w:hAnsi="Times New Roman" w:hint="eastAsia"/>
              <w:sz w:val="24"/>
            </w:rPr>
          </w:rPrChange>
        </w:rPr>
        <w:t>优化在</w:t>
      </w:r>
      <w:r w:rsidR="00AC397D" w:rsidRPr="00653D38">
        <w:rPr>
          <w:rFonts w:asciiTheme="minorEastAsia" w:hAnsiTheme="minorEastAsia" w:hint="eastAsia"/>
          <w:sz w:val="24"/>
          <w:szCs w:val="24"/>
          <w:rPrChange w:id="6616" w:author="JY0225" w:date="2017-08-24T12:05:00Z">
            <w:rPr>
              <w:rFonts w:ascii="Times New Roman" w:hAnsi="Times New Roman" w:hint="eastAsia"/>
              <w:sz w:val="24"/>
            </w:rPr>
          </w:rPrChange>
        </w:rPr>
        <w:t>功能需求与性能需要</w:t>
      </w:r>
      <w:r w:rsidR="000B74BF" w:rsidRPr="00653D38">
        <w:rPr>
          <w:rFonts w:asciiTheme="minorEastAsia" w:hAnsiTheme="minorEastAsia"/>
          <w:color w:val="000000" w:themeColor="text1"/>
          <w:sz w:val="24"/>
          <w:szCs w:val="24"/>
          <w:vertAlign w:val="superscript"/>
          <w:rPrChange w:id="6617" w:author="JY0225" w:date="2017-08-24T12:05:00Z">
            <w:rPr>
              <w:color w:val="000000" w:themeColor="text1"/>
              <w:vertAlign w:val="superscript"/>
            </w:rPr>
          </w:rPrChange>
        </w:rPr>
        <w:fldChar w:fldCharType="begin"/>
      </w:r>
      <w:r w:rsidR="000B74BF" w:rsidRPr="00653D38">
        <w:rPr>
          <w:rFonts w:asciiTheme="minorEastAsia" w:hAnsiTheme="minorEastAsia"/>
          <w:color w:val="000000" w:themeColor="text1"/>
          <w:sz w:val="24"/>
          <w:szCs w:val="24"/>
          <w:vertAlign w:val="superscript"/>
          <w:rPrChange w:id="6618" w:author="JY0225" w:date="2017-08-24T12:05:00Z">
            <w:rPr>
              <w:color w:val="000000" w:themeColor="text1"/>
              <w:vertAlign w:val="superscript"/>
            </w:rPr>
          </w:rPrChange>
        </w:rPr>
        <w:instrText xml:space="preserve"> REF _Ref489794944 \r \h </w:instrText>
      </w:r>
      <w:r w:rsidR="000B74BF" w:rsidRPr="00653D38">
        <w:rPr>
          <w:rFonts w:asciiTheme="minorEastAsia" w:hAnsiTheme="minorEastAsia"/>
          <w:color w:val="000000" w:themeColor="text1"/>
          <w:sz w:val="24"/>
          <w:szCs w:val="24"/>
          <w:vertAlign w:val="superscript"/>
          <w:rPrChange w:id="6619" w:author="JY0225" w:date="2017-08-24T12:05:00Z">
            <w:rPr>
              <w:color w:val="000000" w:themeColor="text1"/>
              <w:vertAlign w:val="superscript"/>
            </w:rPr>
          </w:rPrChange>
        </w:rPr>
      </w:r>
      <w:r w:rsidR="00653D38" w:rsidRPr="00653D38">
        <w:rPr>
          <w:rFonts w:asciiTheme="minorEastAsia" w:hAnsiTheme="minorEastAsia"/>
          <w:color w:val="000000" w:themeColor="text1"/>
          <w:sz w:val="24"/>
          <w:szCs w:val="24"/>
          <w:vertAlign w:val="superscript"/>
          <w:rPrChange w:id="6620" w:author="JY0225" w:date="2017-08-24T12:05:00Z">
            <w:rPr>
              <w:color w:val="000000" w:themeColor="text1"/>
              <w:sz w:val="24"/>
              <w:szCs w:val="24"/>
              <w:vertAlign w:val="superscript"/>
            </w:rPr>
          </w:rPrChange>
        </w:rPr>
        <w:instrText xml:space="preserve"> \* MERGEFORMAT </w:instrText>
      </w:r>
      <w:r w:rsidR="000B74BF" w:rsidRPr="00653D38">
        <w:rPr>
          <w:rFonts w:asciiTheme="minorEastAsia" w:hAnsiTheme="minorEastAsia"/>
          <w:color w:val="000000" w:themeColor="text1"/>
          <w:sz w:val="24"/>
          <w:szCs w:val="24"/>
          <w:vertAlign w:val="superscript"/>
          <w:rPrChange w:id="6621" w:author="JY0225" w:date="2017-08-24T12:05:00Z">
            <w:rPr>
              <w:color w:val="000000" w:themeColor="text1"/>
              <w:vertAlign w:val="superscript"/>
            </w:rPr>
          </w:rPrChange>
        </w:rPr>
        <w:fldChar w:fldCharType="separate"/>
      </w:r>
      <w:r w:rsidR="008E2759" w:rsidRPr="00653D38">
        <w:rPr>
          <w:rFonts w:asciiTheme="minorEastAsia" w:hAnsiTheme="minorEastAsia"/>
          <w:color w:val="000000" w:themeColor="text1"/>
          <w:sz w:val="24"/>
          <w:szCs w:val="24"/>
          <w:vertAlign w:val="superscript"/>
          <w:rPrChange w:id="6622" w:author="JY0225" w:date="2017-08-24T12:05:00Z">
            <w:rPr>
              <w:color w:val="000000" w:themeColor="text1"/>
              <w:vertAlign w:val="superscript"/>
            </w:rPr>
          </w:rPrChange>
        </w:rPr>
        <w:t>[37]</w:t>
      </w:r>
      <w:r w:rsidR="000B74BF" w:rsidRPr="00653D38">
        <w:rPr>
          <w:rFonts w:asciiTheme="minorEastAsia" w:hAnsiTheme="minorEastAsia"/>
          <w:color w:val="000000" w:themeColor="text1"/>
          <w:sz w:val="24"/>
          <w:szCs w:val="24"/>
          <w:vertAlign w:val="superscript"/>
          <w:rPrChange w:id="6623" w:author="JY0225" w:date="2017-08-24T12:05:00Z">
            <w:rPr>
              <w:color w:val="000000" w:themeColor="text1"/>
              <w:vertAlign w:val="superscript"/>
            </w:rPr>
          </w:rPrChange>
        </w:rPr>
        <w:fldChar w:fldCharType="end"/>
      </w:r>
      <w:r w:rsidR="00AC397D" w:rsidRPr="00653D38">
        <w:rPr>
          <w:rFonts w:asciiTheme="minorEastAsia" w:hAnsiTheme="minorEastAsia" w:hint="eastAsia"/>
          <w:sz w:val="24"/>
          <w:szCs w:val="24"/>
          <w:rPrChange w:id="6624" w:author="JY0225" w:date="2017-08-24T12:05:00Z">
            <w:rPr>
              <w:rFonts w:ascii="Times New Roman" w:hAnsi="Times New Roman" w:hint="eastAsia"/>
              <w:sz w:val="24"/>
            </w:rPr>
          </w:rPrChange>
        </w:rPr>
        <w:t>，对云</w:t>
      </w:r>
      <w:r w:rsidR="00476838" w:rsidRPr="00653D38">
        <w:rPr>
          <w:rFonts w:asciiTheme="minorEastAsia" w:hAnsiTheme="minorEastAsia" w:hint="eastAsia"/>
          <w:sz w:val="24"/>
          <w:szCs w:val="24"/>
          <w:rPrChange w:id="6625" w:author="JY0225" w:date="2017-08-24T12:05:00Z">
            <w:rPr>
              <w:rFonts w:ascii="Times New Roman" w:hAnsi="Times New Roman" w:hint="eastAsia"/>
              <w:sz w:val="24"/>
            </w:rPr>
          </w:rPrChange>
        </w:rPr>
        <w:t>备份</w:t>
      </w:r>
      <w:r w:rsidR="00AC397D" w:rsidRPr="00653D38">
        <w:rPr>
          <w:rFonts w:asciiTheme="minorEastAsia" w:hAnsiTheme="minorEastAsia" w:hint="eastAsia"/>
          <w:sz w:val="24"/>
          <w:szCs w:val="24"/>
          <w:rPrChange w:id="6626" w:author="JY0225" w:date="2017-08-24T12:05:00Z">
            <w:rPr>
              <w:rFonts w:ascii="Times New Roman" w:hAnsi="Times New Roman" w:hint="eastAsia"/>
              <w:sz w:val="24"/>
            </w:rPr>
          </w:rPrChange>
        </w:rPr>
        <w:t>与云备份中间件进行</w:t>
      </w:r>
      <w:r w:rsidR="00A27101" w:rsidRPr="00653D38">
        <w:rPr>
          <w:rFonts w:asciiTheme="minorEastAsia" w:hAnsiTheme="minorEastAsia" w:hint="eastAsia"/>
          <w:sz w:val="24"/>
          <w:szCs w:val="24"/>
          <w:rPrChange w:id="6627" w:author="JY0225" w:date="2017-08-24T12:05:00Z">
            <w:rPr>
              <w:rFonts w:ascii="Times New Roman" w:hAnsi="Times New Roman" w:hint="eastAsia"/>
              <w:sz w:val="24"/>
            </w:rPr>
          </w:rPrChange>
        </w:rPr>
        <w:t>了</w:t>
      </w:r>
      <w:r w:rsidR="00AC397D" w:rsidRPr="00653D38">
        <w:rPr>
          <w:rFonts w:asciiTheme="minorEastAsia" w:hAnsiTheme="minorEastAsia" w:hint="eastAsia"/>
          <w:sz w:val="24"/>
          <w:szCs w:val="24"/>
          <w:rPrChange w:id="6628" w:author="JY0225" w:date="2017-08-24T12:05:00Z">
            <w:rPr>
              <w:rFonts w:ascii="Times New Roman" w:hAnsi="Times New Roman" w:hint="eastAsia"/>
              <w:sz w:val="24"/>
            </w:rPr>
          </w:rPrChange>
        </w:rPr>
        <w:t>测试。</w:t>
      </w:r>
    </w:p>
    <w:p w14:paraId="270DBA89" w14:textId="77777777" w:rsidR="00AC397D" w:rsidRPr="00653D38" w:rsidRDefault="00AC397D" w:rsidP="00653D38">
      <w:pPr>
        <w:spacing w:line="400" w:lineRule="exact"/>
        <w:ind w:firstLine="420"/>
        <w:rPr>
          <w:rFonts w:asciiTheme="minorEastAsia" w:hAnsiTheme="minorEastAsia"/>
          <w:sz w:val="24"/>
          <w:szCs w:val="24"/>
          <w:rPrChange w:id="6629" w:author="JY0225" w:date="2017-08-24T12:05:00Z">
            <w:rPr>
              <w:rFonts w:ascii="Times New Roman" w:hAnsi="Times New Roman"/>
              <w:sz w:val="24"/>
            </w:rPr>
          </w:rPrChange>
        </w:rPr>
        <w:pPrChange w:id="6630" w:author="JY0225" w:date="2017-08-24T12:06:00Z">
          <w:pPr>
            <w:spacing w:line="360" w:lineRule="auto"/>
            <w:ind w:firstLine="420"/>
          </w:pPr>
        </w:pPrChange>
      </w:pPr>
      <w:r w:rsidRPr="00653D38">
        <w:rPr>
          <w:rFonts w:asciiTheme="minorEastAsia" w:hAnsiTheme="minorEastAsia" w:hint="eastAsia"/>
          <w:sz w:val="24"/>
          <w:szCs w:val="24"/>
          <w:rPrChange w:id="6631" w:author="JY0225" w:date="2017-08-24T12:05:00Z">
            <w:rPr>
              <w:rFonts w:ascii="Times New Roman" w:hAnsi="Times New Roman" w:hint="eastAsia"/>
              <w:sz w:val="24"/>
            </w:rPr>
          </w:rPrChange>
        </w:rPr>
        <w:t>具体</w:t>
      </w:r>
      <w:r w:rsidR="004A1E33" w:rsidRPr="00653D38">
        <w:rPr>
          <w:rFonts w:asciiTheme="minorEastAsia" w:hAnsiTheme="minorEastAsia" w:hint="eastAsia"/>
          <w:sz w:val="24"/>
          <w:szCs w:val="24"/>
          <w:rPrChange w:id="6632" w:author="JY0225" w:date="2017-08-24T12:05:00Z">
            <w:rPr>
              <w:rFonts w:ascii="Times New Roman" w:hAnsi="Times New Roman" w:hint="eastAsia"/>
              <w:sz w:val="24"/>
            </w:rPr>
          </w:rPrChange>
        </w:rPr>
        <w:t>测试</w:t>
      </w:r>
      <w:r w:rsidR="005C7F8E" w:rsidRPr="00653D38">
        <w:rPr>
          <w:rFonts w:asciiTheme="minorEastAsia" w:hAnsiTheme="minorEastAsia" w:hint="eastAsia"/>
          <w:sz w:val="24"/>
          <w:szCs w:val="24"/>
          <w:rPrChange w:id="6633" w:author="JY0225" w:date="2017-08-24T12:05:00Z">
            <w:rPr>
              <w:rFonts w:ascii="Times New Roman" w:hAnsi="Times New Roman" w:hint="eastAsia"/>
              <w:sz w:val="24"/>
            </w:rPr>
          </w:rPrChange>
        </w:rPr>
        <w:t>目标</w:t>
      </w:r>
      <w:r w:rsidRPr="00653D38">
        <w:rPr>
          <w:rFonts w:asciiTheme="minorEastAsia" w:hAnsiTheme="minorEastAsia" w:hint="eastAsia"/>
          <w:sz w:val="24"/>
          <w:szCs w:val="24"/>
          <w:rPrChange w:id="6634" w:author="JY0225" w:date="2017-08-24T12:05:00Z">
            <w:rPr>
              <w:rFonts w:ascii="Times New Roman" w:hAnsi="Times New Roman" w:hint="eastAsia"/>
              <w:sz w:val="24"/>
            </w:rPr>
          </w:rPrChange>
        </w:rPr>
        <w:t>如下：</w:t>
      </w:r>
    </w:p>
    <w:p w14:paraId="54B9CE71" w14:textId="059AF8A4" w:rsidR="00AC397D" w:rsidRPr="00653D38" w:rsidRDefault="00AC397D" w:rsidP="00653D38">
      <w:pPr>
        <w:numPr>
          <w:ilvl w:val="0"/>
          <w:numId w:val="18"/>
        </w:numPr>
        <w:spacing w:line="400" w:lineRule="exact"/>
        <w:rPr>
          <w:rFonts w:asciiTheme="minorEastAsia" w:hAnsiTheme="minorEastAsia"/>
          <w:color w:val="000000" w:themeColor="text1"/>
          <w:sz w:val="24"/>
          <w:szCs w:val="24"/>
          <w:rPrChange w:id="6635" w:author="JY0225" w:date="2017-08-24T12:05:00Z">
            <w:rPr>
              <w:rFonts w:ascii="Times New Roman" w:hAnsi="Times New Roman" w:cs="黑体"/>
              <w:sz w:val="24"/>
            </w:rPr>
          </w:rPrChange>
        </w:rPr>
        <w:pPrChange w:id="6636" w:author="JY0225" w:date="2017-08-24T12:06:00Z">
          <w:pPr>
            <w:pStyle w:val="a5"/>
            <w:numPr>
              <w:numId w:val="17"/>
            </w:numPr>
            <w:spacing w:line="360" w:lineRule="auto"/>
            <w:ind w:left="780" w:firstLineChars="0" w:hanging="360"/>
          </w:pPr>
        </w:pPrChange>
      </w:pPr>
      <w:r w:rsidRPr="00653D38">
        <w:rPr>
          <w:rFonts w:asciiTheme="minorEastAsia" w:hAnsiTheme="minorEastAsia" w:hint="eastAsia"/>
          <w:color w:val="000000" w:themeColor="text1"/>
          <w:sz w:val="24"/>
          <w:szCs w:val="24"/>
          <w:rPrChange w:id="6637" w:author="JY0225" w:date="2017-08-24T12:05:00Z">
            <w:rPr>
              <w:rFonts w:ascii="Times New Roman" w:hAnsi="Times New Roman" w:hint="eastAsia"/>
              <w:sz w:val="24"/>
            </w:rPr>
          </w:rPrChange>
        </w:rPr>
        <w:t>测试</w:t>
      </w:r>
      <w:del w:id="6638" w:author="JY0225" w:date="2017-08-24T10:57:00Z">
        <w:r w:rsidRPr="00653D38" w:rsidDel="001A48B7">
          <w:rPr>
            <w:rFonts w:asciiTheme="minorEastAsia" w:hAnsiTheme="minorEastAsia" w:hint="eastAsia"/>
            <w:color w:val="000000" w:themeColor="text1"/>
            <w:sz w:val="24"/>
            <w:szCs w:val="24"/>
            <w:rPrChange w:id="6639" w:author="JY0225" w:date="2017-08-24T12:05:00Z">
              <w:rPr>
                <w:rFonts w:ascii="Times New Roman" w:hAnsi="Times New Roman" w:hint="eastAsia"/>
                <w:sz w:val="24"/>
              </w:rPr>
            </w:rPrChange>
          </w:rPr>
          <w:delText>已实现的中间件是否达到任务</w:delText>
        </w:r>
        <w:r w:rsidRPr="00653D38" w:rsidDel="001A48B7">
          <w:rPr>
            <w:rFonts w:asciiTheme="minorEastAsia" w:hAnsiTheme="minorEastAsia" w:hint="eastAsia"/>
            <w:color w:val="000000" w:themeColor="text1"/>
            <w:sz w:val="24"/>
            <w:szCs w:val="24"/>
            <w:rPrChange w:id="6640" w:author="JY0225" w:date="2017-08-24T12:05:00Z">
              <w:rPr>
                <w:rFonts w:ascii="Times New Roman" w:hAnsi="Times New Roman"/>
                <w:sz w:val="24"/>
              </w:rPr>
            </w:rPrChange>
          </w:rPr>
          <w:delText>及设计</w:delText>
        </w:r>
        <w:r w:rsidRPr="00653D38" w:rsidDel="001A48B7">
          <w:rPr>
            <w:rFonts w:asciiTheme="minorEastAsia" w:hAnsiTheme="minorEastAsia" w:hint="eastAsia"/>
            <w:color w:val="000000" w:themeColor="text1"/>
            <w:sz w:val="24"/>
            <w:szCs w:val="24"/>
            <w:rPrChange w:id="6641" w:author="JY0225" w:date="2017-08-24T12:05:00Z">
              <w:rPr>
                <w:rFonts w:ascii="Times New Roman" w:hAnsi="Times New Roman" w:hint="eastAsia"/>
                <w:sz w:val="24"/>
              </w:rPr>
            </w:rPrChange>
          </w:rPr>
          <w:delText>的要求，包括：各个功能点是否以实现，业务流</w:delText>
        </w:r>
        <w:r w:rsidRPr="00653D38" w:rsidDel="001A48B7">
          <w:rPr>
            <w:rFonts w:asciiTheme="minorEastAsia" w:hAnsiTheme="minorEastAsia" w:hint="eastAsia"/>
            <w:color w:val="000000" w:themeColor="text1"/>
            <w:sz w:val="24"/>
            <w:szCs w:val="24"/>
            <w:rPrChange w:id="6642" w:author="JY0225" w:date="2017-08-24T12:05:00Z">
              <w:rPr>
                <w:rFonts w:ascii="Times New Roman" w:hAnsi="Times New Roman" w:cs="黑体" w:hint="eastAsia"/>
                <w:sz w:val="24"/>
              </w:rPr>
            </w:rPrChange>
          </w:rPr>
          <w:delText>程是否正确；</w:delText>
        </w:r>
      </w:del>
      <w:ins w:id="6643" w:author="JY0225" w:date="2017-08-24T10:57:00Z">
        <w:r w:rsidR="001A48B7" w:rsidRPr="00653D38">
          <w:rPr>
            <w:rFonts w:asciiTheme="minorEastAsia" w:hAnsiTheme="minorEastAsia" w:hint="eastAsia"/>
            <w:color w:val="000000" w:themeColor="text1"/>
            <w:sz w:val="24"/>
            <w:szCs w:val="24"/>
            <w:rPrChange w:id="6644" w:author="JY0225" w:date="2017-08-24T12:05:00Z">
              <w:rPr>
                <w:rFonts w:hint="eastAsia"/>
                <w:color w:val="000000" w:themeColor="text1"/>
                <w:sz w:val="24"/>
                <w:szCs w:val="24"/>
              </w:rPr>
            </w:rPrChange>
          </w:rPr>
          <w:t>优化后的中间件系统是否完成</w:t>
        </w:r>
        <w:r w:rsidR="00671799" w:rsidRPr="00653D38">
          <w:rPr>
            <w:rFonts w:asciiTheme="minorEastAsia" w:hAnsiTheme="minorEastAsia" w:hint="eastAsia"/>
            <w:color w:val="000000" w:themeColor="text1"/>
            <w:sz w:val="24"/>
            <w:szCs w:val="24"/>
            <w:rPrChange w:id="6645" w:author="JY0225" w:date="2017-08-24T12:05:00Z">
              <w:rPr>
                <w:rFonts w:hint="eastAsia"/>
                <w:color w:val="000000" w:themeColor="text1"/>
                <w:sz w:val="24"/>
                <w:szCs w:val="24"/>
              </w:rPr>
            </w:rPrChange>
          </w:rPr>
          <w:t>分析</w:t>
        </w:r>
        <w:r w:rsidR="001A48B7" w:rsidRPr="00653D38">
          <w:rPr>
            <w:rFonts w:asciiTheme="minorEastAsia" w:hAnsiTheme="minorEastAsia" w:hint="eastAsia"/>
            <w:color w:val="000000" w:themeColor="text1"/>
            <w:sz w:val="24"/>
            <w:szCs w:val="24"/>
            <w:rPrChange w:id="6646" w:author="JY0225" w:date="2017-08-24T12:05:00Z">
              <w:rPr>
                <w:rFonts w:hint="eastAsia"/>
                <w:color w:val="000000" w:themeColor="text1"/>
                <w:sz w:val="24"/>
                <w:szCs w:val="24"/>
              </w:rPr>
            </w:rPrChange>
          </w:rPr>
          <w:t>设计</w:t>
        </w:r>
        <w:r w:rsidR="00671799" w:rsidRPr="00653D38">
          <w:rPr>
            <w:rFonts w:asciiTheme="minorEastAsia" w:hAnsiTheme="minorEastAsia" w:hint="eastAsia"/>
            <w:color w:val="000000" w:themeColor="text1"/>
            <w:sz w:val="24"/>
            <w:szCs w:val="24"/>
            <w:rPrChange w:id="6647" w:author="JY0225" w:date="2017-08-24T12:05:00Z">
              <w:rPr>
                <w:rFonts w:hint="eastAsia"/>
                <w:color w:val="000000" w:themeColor="text1"/>
                <w:sz w:val="24"/>
                <w:szCs w:val="24"/>
              </w:rPr>
            </w:rPrChange>
          </w:rPr>
          <w:t>提出的功能要求。</w:t>
        </w:r>
      </w:ins>
    </w:p>
    <w:p w14:paraId="7731B97C" w14:textId="7EC8B278" w:rsidR="00AC397D" w:rsidRPr="00653D38" w:rsidRDefault="000A7925" w:rsidP="00653D38">
      <w:pPr>
        <w:numPr>
          <w:ilvl w:val="0"/>
          <w:numId w:val="18"/>
        </w:numPr>
        <w:spacing w:line="400" w:lineRule="exact"/>
        <w:rPr>
          <w:rFonts w:asciiTheme="minorEastAsia" w:hAnsiTheme="minorEastAsia"/>
          <w:color w:val="000000" w:themeColor="text1"/>
          <w:sz w:val="24"/>
          <w:szCs w:val="24"/>
          <w:rPrChange w:id="6648" w:author="JY0225" w:date="2017-08-24T12:05:00Z">
            <w:rPr>
              <w:rFonts w:ascii="Times New Roman" w:hAnsi="Times New Roman"/>
              <w:sz w:val="24"/>
            </w:rPr>
          </w:rPrChange>
        </w:rPr>
        <w:pPrChange w:id="6649" w:author="JY0225" w:date="2017-08-24T12:06:00Z">
          <w:pPr>
            <w:pStyle w:val="a5"/>
            <w:numPr>
              <w:numId w:val="17"/>
            </w:numPr>
            <w:spacing w:line="360" w:lineRule="auto"/>
            <w:ind w:left="780" w:firstLineChars="0" w:hanging="360"/>
          </w:pPr>
        </w:pPrChange>
      </w:pPr>
      <w:ins w:id="6650" w:author="JY0225" w:date="2017-08-24T10:57:00Z">
        <w:r w:rsidRPr="00653D38">
          <w:rPr>
            <w:rFonts w:asciiTheme="minorEastAsia" w:hAnsiTheme="minorEastAsia" w:hint="eastAsia"/>
            <w:color w:val="000000" w:themeColor="text1"/>
            <w:sz w:val="24"/>
            <w:szCs w:val="24"/>
            <w:rPrChange w:id="6651" w:author="JY0225" w:date="2017-08-24T12:05:00Z">
              <w:rPr>
                <w:rFonts w:hint="eastAsia"/>
                <w:color w:val="000000" w:themeColor="text1"/>
                <w:sz w:val="24"/>
                <w:szCs w:val="24"/>
              </w:rPr>
            </w:rPrChange>
          </w:rPr>
          <w:t>测试系统的</w:t>
        </w:r>
      </w:ins>
      <w:ins w:id="6652" w:author="JY0225" w:date="2017-08-24T10:58:00Z">
        <w:r w:rsidRPr="00653D38">
          <w:rPr>
            <w:rFonts w:asciiTheme="minorEastAsia" w:hAnsiTheme="minorEastAsia" w:hint="eastAsia"/>
            <w:color w:val="000000" w:themeColor="text1"/>
            <w:sz w:val="24"/>
            <w:szCs w:val="24"/>
            <w:rPrChange w:id="6653" w:author="JY0225" w:date="2017-08-24T12:05:00Z">
              <w:rPr>
                <w:rFonts w:hint="eastAsia"/>
                <w:color w:val="000000" w:themeColor="text1"/>
                <w:sz w:val="24"/>
                <w:szCs w:val="24"/>
              </w:rPr>
            </w:rPrChange>
          </w:rPr>
          <w:t>安全性、稳定性、鲁棒性。</w:t>
        </w:r>
      </w:ins>
      <w:del w:id="6654" w:author="JY0225" w:date="2017-08-24T10:57:00Z">
        <w:r w:rsidR="00AC397D" w:rsidRPr="00653D38" w:rsidDel="000A7925">
          <w:rPr>
            <w:rFonts w:asciiTheme="minorEastAsia" w:hAnsiTheme="minorEastAsia" w:hint="eastAsia"/>
            <w:color w:val="000000" w:themeColor="text1"/>
            <w:sz w:val="24"/>
            <w:szCs w:val="24"/>
            <w:rPrChange w:id="6655" w:author="JY0225" w:date="2017-08-24T12:05:00Z">
              <w:rPr>
                <w:rFonts w:ascii="Times New Roman" w:hAnsi="Times New Roman" w:hint="eastAsia"/>
                <w:sz w:val="24"/>
              </w:rPr>
            </w:rPrChange>
          </w:rPr>
          <w:delText>任务规定的操作和运行稳定；</w:delText>
        </w:r>
      </w:del>
    </w:p>
    <w:p w14:paraId="49A5D497" w14:textId="48698DAB" w:rsidR="002A5CE9" w:rsidRPr="00653D38" w:rsidRDefault="000A0938" w:rsidP="00653D38">
      <w:pPr>
        <w:numPr>
          <w:ilvl w:val="0"/>
          <w:numId w:val="18"/>
        </w:numPr>
        <w:spacing w:line="400" w:lineRule="exact"/>
        <w:rPr>
          <w:rFonts w:asciiTheme="minorEastAsia" w:hAnsiTheme="minorEastAsia"/>
          <w:color w:val="000000" w:themeColor="text1"/>
          <w:sz w:val="24"/>
          <w:szCs w:val="24"/>
          <w:rPrChange w:id="6656" w:author="JY0225" w:date="2017-08-24T12:05:00Z">
            <w:rPr>
              <w:rFonts w:ascii="Times New Roman" w:hAnsi="Times New Roman"/>
              <w:sz w:val="24"/>
            </w:rPr>
          </w:rPrChange>
        </w:rPr>
        <w:pPrChange w:id="6657" w:author="JY0225" w:date="2017-08-24T12:06:00Z">
          <w:pPr>
            <w:pStyle w:val="a5"/>
            <w:numPr>
              <w:numId w:val="17"/>
            </w:numPr>
            <w:spacing w:line="360" w:lineRule="auto"/>
            <w:ind w:left="780" w:firstLineChars="0" w:hanging="360"/>
          </w:pPr>
        </w:pPrChange>
      </w:pPr>
      <w:ins w:id="6658" w:author="JY0225" w:date="2017-08-24T10:58:00Z">
        <w:r w:rsidRPr="00653D38">
          <w:rPr>
            <w:rFonts w:asciiTheme="minorEastAsia" w:hAnsiTheme="minorEastAsia" w:hint="eastAsia"/>
            <w:color w:val="000000" w:themeColor="text1"/>
            <w:sz w:val="24"/>
            <w:szCs w:val="24"/>
            <w:rPrChange w:id="6659" w:author="JY0225" w:date="2017-08-24T12:05:00Z">
              <w:rPr>
                <w:rFonts w:hint="eastAsia"/>
                <w:color w:val="000000" w:themeColor="text1"/>
                <w:sz w:val="24"/>
                <w:szCs w:val="24"/>
              </w:rPr>
            </w:rPrChange>
          </w:rPr>
          <w:t>与原有的中间件系统和</w:t>
        </w:r>
      </w:ins>
      <w:ins w:id="6660" w:author="JY0225" w:date="2017-08-24T10:59:00Z">
        <w:r w:rsidRPr="00653D38">
          <w:rPr>
            <w:rFonts w:asciiTheme="minorEastAsia" w:hAnsiTheme="minorEastAsia" w:hint="eastAsia"/>
            <w:color w:val="000000" w:themeColor="text1"/>
            <w:sz w:val="24"/>
            <w:szCs w:val="24"/>
            <w:rPrChange w:id="6661" w:author="JY0225" w:date="2017-08-24T12:05:00Z">
              <w:rPr>
                <w:rFonts w:hint="eastAsia"/>
                <w:color w:val="000000" w:themeColor="text1"/>
                <w:sz w:val="24"/>
                <w:szCs w:val="24"/>
              </w:rPr>
            </w:rPrChange>
          </w:rPr>
          <w:t>国内外</w:t>
        </w:r>
      </w:ins>
      <w:ins w:id="6662" w:author="JY0225" w:date="2017-08-24T10:58:00Z">
        <w:r w:rsidRPr="00653D38">
          <w:rPr>
            <w:rFonts w:asciiTheme="minorEastAsia" w:hAnsiTheme="minorEastAsia" w:hint="eastAsia"/>
            <w:color w:val="000000" w:themeColor="text1"/>
            <w:sz w:val="24"/>
            <w:szCs w:val="24"/>
            <w:rPrChange w:id="6663" w:author="JY0225" w:date="2017-08-24T12:05:00Z">
              <w:rPr>
                <w:rFonts w:hint="eastAsia"/>
                <w:color w:val="000000" w:themeColor="text1"/>
                <w:sz w:val="24"/>
                <w:szCs w:val="24"/>
              </w:rPr>
            </w:rPrChange>
          </w:rPr>
          <w:t>成熟的</w:t>
        </w:r>
      </w:ins>
      <w:ins w:id="6664" w:author="JY0225" w:date="2017-08-24T10:59:00Z">
        <w:r w:rsidRPr="00653D38">
          <w:rPr>
            <w:rFonts w:asciiTheme="minorEastAsia" w:hAnsiTheme="minorEastAsia" w:hint="eastAsia"/>
            <w:color w:val="000000" w:themeColor="text1"/>
            <w:sz w:val="24"/>
            <w:szCs w:val="24"/>
            <w:rPrChange w:id="6665" w:author="JY0225" w:date="2017-08-24T12:05:00Z">
              <w:rPr>
                <w:rFonts w:hint="eastAsia"/>
                <w:color w:val="000000" w:themeColor="text1"/>
                <w:sz w:val="24"/>
                <w:szCs w:val="24"/>
              </w:rPr>
            </w:rPrChange>
          </w:rPr>
          <w:t>云备份产品进行对比分析。</w:t>
        </w:r>
      </w:ins>
      <w:del w:id="6666" w:author="JY0225" w:date="2017-08-24T10:58:00Z">
        <w:r w:rsidR="00AC397D" w:rsidRPr="00653D38" w:rsidDel="000A0938">
          <w:rPr>
            <w:rFonts w:asciiTheme="minorEastAsia" w:hAnsiTheme="minorEastAsia"/>
            <w:color w:val="000000" w:themeColor="text1"/>
            <w:sz w:val="24"/>
            <w:szCs w:val="24"/>
            <w:rPrChange w:id="6667" w:author="JY0225" w:date="2017-08-24T12:05:00Z">
              <w:rPr>
                <w:rFonts w:ascii="Times New Roman" w:hAnsi="Times New Roman"/>
                <w:sz w:val="24"/>
              </w:rPr>
            </w:rPrChange>
          </w:rPr>
          <w:delText>Bug</w:delText>
        </w:r>
        <w:r w:rsidR="00AC397D" w:rsidRPr="00653D38" w:rsidDel="000A0938">
          <w:rPr>
            <w:rFonts w:asciiTheme="minorEastAsia" w:hAnsiTheme="minorEastAsia" w:hint="eastAsia"/>
            <w:color w:val="000000" w:themeColor="text1"/>
            <w:sz w:val="24"/>
            <w:szCs w:val="24"/>
            <w:rPrChange w:id="6668" w:author="JY0225" w:date="2017-08-24T12:05:00Z">
              <w:rPr>
                <w:rFonts w:ascii="Times New Roman" w:hAnsi="Times New Roman" w:hint="eastAsia"/>
                <w:sz w:val="24"/>
              </w:rPr>
            </w:rPrChange>
          </w:rPr>
          <w:delText>数和缺陷率控制在可接收的范围之内。</w:delText>
        </w:r>
      </w:del>
    </w:p>
    <w:p w14:paraId="79D97926" w14:textId="429795C8" w:rsidR="00F84057" w:rsidRDefault="00F84057">
      <w:pPr>
        <w:pStyle w:val="21"/>
        <w:spacing w:line="240" w:lineRule="auto"/>
        <w:pPrChange w:id="6669" w:author="微软用户" w:date="2017-08-18T22:53:00Z">
          <w:pPr>
            <w:pStyle w:val="21"/>
          </w:pPr>
        </w:pPrChange>
      </w:pPr>
      <w:bookmarkStart w:id="6670" w:name="_Toc491335274"/>
      <w:r>
        <w:t>6</w:t>
      </w:r>
      <w:r w:rsidR="0012527B">
        <w:t>.3</w:t>
      </w:r>
      <w:r w:rsidRPr="00B87EE1">
        <w:t xml:space="preserve"> </w:t>
      </w:r>
      <w:r w:rsidR="000D76F1">
        <w:t>功能测试</w:t>
      </w:r>
      <w:bookmarkEnd w:id="6670"/>
    </w:p>
    <w:p w14:paraId="27098DE8" w14:textId="63CAEA71" w:rsidR="002A5CE9" w:rsidRPr="00F750CE" w:rsidRDefault="00F750CE" w:rsidP="00371892">
      <w:pPr>
        <w:spacing w:line="400" w:lineRule="exact"/>
        <w:ind w:firstLine="420"/>
        <w:rPr>
          <w:lang w:val="x-none"/>
        </w:rPr>
      </w:pPr>
      <w:r w:rsidRPr="00F750CE">
        <w:rPr>
          <w:rFonts w:hint="eastAsia"/>
          <w:color w:val="000000" w:themeColor="text1"/>
          <w:sz w:val="24"/>
        </w:rPr>
        <w:t>中间件系统的功能测试就是对</w:t>
      </w:r>
      <w:r w:rsidR="00AC072B">
        <w:rPr>
          <w:rFonts w:hint="eastAsia"/>
          <w:color w:val="000000" w:themeColor="text1"/>
          <w:sz w:val="24"/>
        </w:rPr>
        <w:t>各优化项进行</w:t>
      </w:r>
      <w:r w:rsidRPr="00F750CE">
        <w:rPr>
          <w:rFonts w:hint="eastAsia"/>
          <w:color w:val="000000" w:themeColor="text1"/>
          <w:sz w:val="24"/>
        </w:rPr>
        <w:t>验证，</w:t>
      </w:r>
      <w:r w:rsidR="00C44660">
        <w:rPr>
          <w:rFonts w:hint="eastAsia"/>
          <w:color w:val="000000" w:themeColor="text1"/>
          <w:sz w:val="24"/>
        </w:rPr>
        <w:t>设计一套完备的测试用例，</w:t>
      </w:r>
      <w:r w:rsidR="00226FD9">
        <w:rPr>
          <w:rFonts w:hint="eastAsia"/>
          <w:color w:val="000000" w:themeColor="text1"/>
          <w:sz w:val="24"/>
        </w:rPr>
        <w:lastRenderedPageBreak/>
        <w:t>逐项测试，检查</w:t>
      </w:r>
      <w:r w:rsidR="00AE0747">
        <w:rPr>
          <w:rFonts w:hint="eastAsia"/>
          <w:color w:val="000000" w:themeColor="text1"/>
          <w:sz w:val="24"/>
        </w:rPr>
        <w:t>是否达到设计</w:t>
      </w:r>
      <w:r w:rsidRPr="00F750CE">
        <w:rPr>
          <w:rFonts w:hint="eastAsia"/>
          <w:color w:val="000000" w:themeColor="text1"/>
          <w:sz w:val="24"/>
        </w:rPr>
        <w:t>要求的功能。</w:t>
      </w:r>
      <w:r w:rsidR="00312CDC">
        <w:rPr>
          <w:rFonts w:hint="eastAsia"/>
          <w:color w:val="000000" w:themeColor="text1"/>
          <w:sz w:val="24"/>
        </w:rPr>
        <w:t>由于</w:t>
      </w:r>
      <w:r w:rsidR="00EB5104">
        <w:rPr>
          <w:rFonts w:hint="eastAsia"/>
          <w:color w:val="000000" w:themeColor="text1"/>
          <w:sz w:val="24"/>
        </w:rPr>
        <w:t>优化的功能复杂且测试用例</w:t>
      </w:r>
      <w:r w:rsidR="003A1793">
        <w:rPr>
          <w:rFonts w:hint="eastAsia"/>
          <w:color w:val="000000" w:themeColor="text1"/>
          <w:sz w:val="24"/>
        </w:rPr>
        <w:t>较多，所以本文</w:t>
      </w:r>
      <w:r w:rsidR="00A50FB2">
        <w:rPr>
          <w:rFonts w:hint="eastAsia"/>
          <w:color w:val="000000" w:themeColor="text1"/>
          <w:sz w:val="24"/>
        </w:rPr>
        <w:t>选取了每个优化项中具有代表性的核心功能进行分析。</w:t>
      </w:r>
    </w:p>
    <w:p w14:paraId="3495D4B9" w14:textId="079AA8F9" w:rsidR="0050572F" w:rsidRDefault="00647309" w:rsidP="00753384">
      <w:pPr>
        <w:pStyle w:val="31"/>
      </w:pPr>
      <w:bookmarkStart w:id="6671" w:name="_Toc491335275"/>
      <w:r>
        <w:t>6.3</w:t>
      </w:r>
      <w:r w:rsidR="00753384">
        <w:t>.1</w:t>
      </w:r>
      <w:r w:rsidR="0050572F" w:rsidRPr="006637A1">
        <w:t xml:space="preserve"> </w:t>
      </w:r>
      <w:r w:rsidR="00CE1794">
        <w:rPr>
          <w:rFonts w:hint="eastAsia"/>
        </w:rPr>
        <w:t>持久会话管理功能测试</w:t>
      </w:r>
      <w:bookmarkEnd w:id="6671"/>
    </w:p>
    <w:p w14:paraId="730E9612" w14:textId="191E35FA" w:rsidR="00106859" w:rsidRPr="00653D38" w:rsidRDefault="00106859" w:rsidP="007B5F9C">
      <w:pPr>
        <w:spacing w:line="400" w:lineRule="exact"/>
        <w:rPr>
          <w:rFonts w:asciiTheme="minorEastAsia" w:hAnsiTheme="minorEastAsia"/>
          <w:color w:val="000000" w:themeColor="text1"/>
          <w:sz w:val="24"/>
          <w:rPrChange w:id="6672" w:author="JY0225" w:date="2017-08-24T12:06:00Z">
            <w:rPr>
              <w:color w:val="000000" w:themeColor="text1"/>
              <w:sz w:val="24"/>
            </w:rPr>
          </w:rPrChange>
        </w:rPr>
      </w:pPr>
      <w:r>
        <w:tab/>
      </w:r>
      <w:r w:rsidR="00B507DE" w:rsidRPr="00653D38">
        <w:rPr>
          <w:rFonts w:asciiTheme="minorEastAsia" w:hAnsiTheme="minorEastAsia" w:hint="eastAsia"/>
          <w:color w:val="000000" w:themeColor="text1"/>
          <w:sz w:val="24"/>
          <w:rPrChange w:id="6673" w:author="JY0225" w:date="2017-08-24T12:06:00Z">
            <w:rPr>
              <w:rFonts w:hint="eastAsia"/>
              <w:color w:val="000000" w:themeColor="text1"/>
              <w:sz w:val="24"/>
            </w:rPr>
          </w:rPrChange>
        </w:rPr>
        <w:t>持久会话管理</w:t>
      </w:r>
      <w:r w:rsidR="0084639D" w:rsidRPr="00653D38">
        <w:rPr>
          <w:rFonts w:asciiTheme="minorEastAsia" w:hAnsiTheme="minorEastAsia" w:hint="eastAsia"/>
          <w:color w:val="000000" w:themeColor="text1"/>
          <w:sz w:val="24"/>
          <w:rPrChange w:id="6674" w:author="JY0225" w:date="2017-08-24T12:06:00Z">
            <w:rPr>
              <w:rFonts w:hint="eastAsia"/>
              <w:color w:val="000000" w:themeColor="text1"/>
              <w:sz w:val="24"/>
            </w:rPr>
          </w:rPrChange>
        </w:rPr>
        <w:t>的主要功能是将</w:t>
      </w:r>
      <w:r w:rsidR="00FF2F64" w:rsidRPr="00653D38">
        <w:rPr>
          <w:rFonts w:asciiTheme="minorEastAsia" w:hAnsiTheme="minorEastAsia" w:hint="eastAsia"/>
          <w:color w:val="000000" w:themeColor="text1"/>
          <w:sz w:val="24"/>
          <w:rPrChange w:id="6675" w:author="JY0225" w:date="2017-08-24T12:06:00Z">
            <w:rPr>
              <w:rFonts w:hint="eastAsia"/>
              <w:color w:val="000000" w:themeColor="text1"/>
              <w:sz w:val="24"/>
            </w:rPr>
          </w:rPrChange>
        </w:rPr>
        <w:t>用户的命令会以会话的形式保存在中间件，当中间件系统出现异常时（如网络中断、中间件死机），会在下次重启中间件时自动恢复执行未完成的会话。此外，对会话信息进行了物理隔离，并且以加密的形式</w:t>
      </w:r>
      <w:r w:rsidR="00476838" w:rsidRPr="00653D38">
        <w:rPr>
          <w:rFonts w:asciiTheme="minorEastAsia" w:hAnsiTheme="minorEastAsia" w:hint="eastAsia"/>
          <w:color w:val="000000" w:themeColor="text1"/>
          <w:sz w:val="24"/>
          <w:rPrChange w:id="6676" w:author="JY0225" w:date="2017-08-24T12:06:00Z">
            <w:rPr>
              <w:rFonts w:hint="eastAsia"/>
              <w:color w:val="000000" w:themeColor="text1"/>
              <w:sz w:val="24"/>
            </w:rPr>
          </w:rPrChange>
        </w:rPr>
        <w:t>备份</w:t>
      </w:r>
      <w:r w:rsidR="00FF2F64" w:rsidRPr="00653D38">
        <w:rPr>
          <w:rFonts w:asciiTheme="minorEastAsia" w:hAnsiTheme="minorEastAsia" w:hint="eastAsia"/>
          <w:color w:val="000000" w:themeColor="text1"/>
          <w:sz w:val="24"/>
          <w:rPrChange w:id="6677" w:author="JY0225" w:date="2017-08-24T12:06:00Z">
            <w:rPr>
              <w:rFonts w:hint="eastAsia"/>
              <w:color w:val="000000" w:themeColor="text1"/>
              <w:sz w:val="24"/>
            </w:rPr>
          </w:rPrChange>
        </w:rPr>
        <w:t>在数据库中，以提高用户信息的安全性。</w:t>
      </w:r>
    </w:p>
    <w:p w14:paraId="11A01AB7" w14:textId="77777777" w:rsidR="00DF3D47" w:rsidRPr="00653D38" w:rsidRDefault="00DF3D47" w:rsidP="007B5F9C">
      <w:pPr>
        <w:spacing w:line="400" w:lineRule="exact"/>
        <w:rPr>
          <w:rFonts w:asciiTheme="minorEastAsia" w:hAnsiTheme="minorEastAsia"/>
          <w:color w:val="000000" w:themeColor="text1"/>
          <w:sz w:val="24"/>
          <w:rPrChange w:id="6678" w:author="JY0225" w:date="2017-08-24T12:06:00Z">
            <w:rPr>
              <w:color w:val="000000" w:themeColor="text1"/>
              <w:sz w:val="24"/>
            </w:rPr>
          </w:rPrChange>
        </w:rPr>
      </w:pPr>
      <w:r w:rsidRPr="00653D38">
        <w:rPr>
          <w:rFonts w:asciiTheme="minorEastAsia" w:hAnsiTheme="minorEastAsia"/>
          <w:color w:val="000000" w:themeColor="text1"/>
          <w:sz w:val="24"/>
          <w:rPrChange w:id="6679" w:author="JY0225" w:date="2017-08-24T12:06:00Z">
            <w:rPr>
              <w:color w:val="000000" w:themeColor="text1"/>
              <w:sz w:val="24"/>
            </w:rPr>
          </w:rPrChange>
        </w:rPr>
        <w:tab/>
      </w:r>
      <w:r w:rsidR="008B4862" w:rsidRPr="00653D38">
        <w:rPr>
          <w:rFonts w:asciiTheme="minorEastAsia" w:hAnsiTheme="minorEastAsia" w:hint="eastAsia"/>
          <w:color w:val="000000" w:themeColor="text1"/>
          <w:sz w:val="24"/>
          <w:rPrChange w:id="6680" w:author="JY0225" w:date="2017-08-24T12:06:00Z">
            <w:rPr>
              <w:rFonts w:hint="eastAsia"/>
              <w:color w:val="000000" w:themeColor="text1"/>
              <w:sz w:val="24"/>
            </w:rPr>
          </w:rPrChange>
        </w:rPr>
        <w:t>测试用例一：</w:t>
      </w:r>
    </w:p>
    <w:p w14:paraId="462DA0CB" w14:textId="017F9C1A" w:rsidR="00296065" w:rsidRPr="00653D38" w:rsidRDefault="00917301" w:rsidP="00416F5D">
      <w:pPr>
        <w:spacing w:line="400" w:lineRule="exact"/>
        <w:jc w:val="center"/>
        <w:rPr>
          <w:rFonts w:asciiTheme="minorEastAsia" w:hAnsiTheme="minorEastAsia"/>
          <w:color w:val="000000" w:themeColor="text1"/>
          <w:sz w:val="24"/>
          <w:rPrChange w:id="6681" w:author="JY0225" w:date="2017-08-24T12:06:00Z">
            <w:rPr>
              <w:color w:val="000000" w:themeColor="text1"/>
              <w:sz w:val="24"/>
            </w:rPr>
          </w:rPrChange>
        </w:rPr>
      </w:pPr>
      <w:r w:rsidRPr="00653D38">
        <w:rPr>
          <w:rFonts w:asciiTheme="minorEastAsia" w:hAnsiTheme="minorEastAsia" w:hint="eastAsia"/>
          <w:color w:val="000000" w:themeColor="text1"/>
          <w:sz w:val="24"/>
          <w:rPrChange w:id="6682" w:author="JY0225" w:date="2017-08-24T12:06:00Z">
            <w:rPr>
              <w:rFonts w:hint="eastAsia"/>
              <w:color w:val="000000" w:themeColor="text1"/>
              <w:sz w:val="24"/>
            </w:rPr>
          </w:rPrChange>
        </w:rPr>
        <w:t>表</w:t>
      </w:r>
      <w:r w:rsidR="00633CC9" w:rsidRPr="00653D38">
        <w:rPr>
          <w:rFonts w:asciiTheme="minorEastAsia" w:hAnsiTheme="minorEastAsia" w:hint="eastAsia"/>
          <w:color w:val="000000" w:themeColor="text1"/>
          <w:sz w:val="24"/>
          <w:rPrChange w:id="6683" w:author="JY0225" w:date="2017-08-24T12:06:00Z">
            <w:rPr>
              <w:rFonts w:hint="eastAsia"/>
              <w:color w:val="000000" w:themeColor="text1"/>
              <w:sz w:val="24"/>
            </w:rPr>
          </w:rPrChange>
        </w:rPr>
        <w:t>6-2</w:t>
      </w:r>
      <w:r w:rsidR="00296065" w:rsidRPr="00653D38">
        <w:rPr>
          <w:rFonts w:asciiTheme="minorEastAsia" w:hAnsiTheme="minorEastAsia" w:hint="eastAsia"/>
          <w:color w:val="000000" w:themeColor="text1"/>
          <w:sz w:val="24"/>
          <w:rPrChange w:id="6684" w:author="JY0225" w:date="2017-08-24T12:06:00Z">
            <w:rPr>
              <w:rFonts w:hint="eastAsia"/>
              <w:color w:val="000000" w:themeColor="text1"/>
              <w:sz w:val="24"/>
            </w:rPr>
          </w:rPrChange>
        </w:rPr>
        <w:t xml:space="preserve"> </w:t>
      </w:r>
      <w:r w:rsidR="000545CE" w:rsidRPr="00653D38">
        <w:rPr>
          <w:rFonts w:asciiTheme="minorEastAsia" w:hAnsiTheme="minorEastAsia" w:hint="eastAsia"/>
          <w:color w:val="000000" w:themeColor="text1"/>
          <w:sz w:val="24"/>
          <w:rPrChange w:id="6685" w:author="JY0225" w:date="2017-08-24T12:06:00Z">
            <w:rPr>
              <w:rFonts w:hint="eastAsia"/>
              <w:color w:val="000000" w:themeColor="text1"/>
              <w:sz w:val="24"/>
            </w:rPr>
          </w:rPrChange>
        </w:rPr>
        <w:t>会话</w:t>
      </w:r>
      <w:r w:rsidR="00476838" w:rsidRPr="00653D38">
        <w:rPr>
          <w:rFonts w:asciiTheme="minorEastAsia" w:hAnsiTheme="minorEastAsia" w:hint="eastAsia"/>
          <w:color w:val="000000" w:themeColor="text1"/>
          <w:sz w:val="24"/>
          <w:rPrChange w:id="6686" w:author="JY0225" w:date="2017-08-24T12:06:00Z">
            <w:rPr>
              <w:rFonts w:hint="eastAsia"/>
              <w:color w:val="000000" w:themeColor="text1"/>
              <w:sz w:val="24"/>
            </w:rPr>
          </w:rPrChange>
        </w:rPr>
        <w:t>备份</w:t>
      </w:r>
      <w:r w:rsidR="000545CE" w:rsidRPr="00653D38">
        <w:rPr>
          <w:rFonts w:asciiTheme="minorEastAsia" w:hAnsiTheme="minorEastAsia" w:hint="eastAsia"/>
          <w:color w:val="000000" w:themeColor="text1"/>
          <w:sz w:val="24"/>
          <w:rPrChange w:id="6687" w:author="JY0225" w:date="2017-08-24T12:06:00Z">
            <w:rPr>
              <w:rFonts w:hint="eastAsia"/>
              <w:color w:val="000000" w:themeColor="text1"/>
              <w:sz w:val="24"/>
            </w:rPr>
          </w:rPrChange>
        </w:rPr>
        <w:t>及加密测试</w:t>
      </w:r>
    </w:p>
    <w:tbl>
      <w:tblPr>
        <w:tblStyle w:val="ae"/>
        <w:tblW w:w="0" w:type="auto"/>
        <w:tblLook w:val="04A0" w:firstRow="1" w:lastRow="0" w:firstColumn="1" w:lastColumn="0" w:noHBand="0" w:noVBand="1"/>
      </w:tblPr>
      <w:tblGrid>
        <w:gridCol w:w="2767"/>
        <w:gridCol w:w="5535"/>
      </w:tblGrid>
      <w:tr w:rsidR="00C70D01" w14:paraId="250D8589" w14:textId="77777777" w:rsidTr="00723C1A">
        <w:tc>
          <w:tcPr>
            <w:tcW w:w="2767" w:type="dxa"/>
            <w:vAlign w:val="center"/>
          </w:tcPr>
          <w:p w14:paraId="5F7E5C11" w14:textId="77777777" w:rsidR="00C70D01" w:rsidRPr="00D5465B" w:rsidRDefault="00C70D01" w:rsidP="00C70D01">
            <w:pPr>
              <w:spacing w:line="400" w:lineRule="exact"/>
              <w:jc w:val="left"/>
              <w:rPr>
                <w:color w:val="000000" w:themeColor="text1"/>
                <w:sz w:val="24"/>
              </w:rPr>
            </w:pPr>
            <w:r w:rsidRPr="00D5465B">
              <w:rPr>
                <w:rFonts w:hint="eastAsia"/>
                <w:color w:val="000000" w:themeColor="text1"/>
                <w:sz w:val="24"/>
              </w:rPr>
              <w:t>测试编号</w:t>
            </w:r>
          </w:p>
        </w:tc>
        <w:tc>
          <w:tcPr>
            <w:tcW w:w="5535" w:type="dxa"/>
            <w:vAlign w:val="center"/>
          </w:tcPr>
          <w:p w14:paraId="0D9EED98" w14:textId="77777777" w:rsidR="00C70D01" w:rsidRPr="00D5465B" w:rsidRDefault="00C70D01" w:rsidP="00C70D01">
            <w:pPr>
              <w:spacing w:line="400" w:lineRule="exact"/>
              <w:rPr>
                <w:color w:val="000000" w:themeColor="text1"/>
                <w:sz w:val="24"/>
              </w:rPr>
            </w:pPr>
            <w:r>
              <w:rPr>
                <w:rFonts w:hint="eastAsia"/>
                <w:color w:val="000000" w:themeColor="text1"/>
                <w:sz w:val="24"/>
              </w:rPr>
              <w:t>Cloud-Op</w:t>
            </w:r>
            <w:r w:rsidR="00B40A09">
              <w:rPr>
                <w:color w:val="000000" w:themeColor="text1"/>
                <w:sz w:val="24"/>
              </w:rPr>
              <w:t>t-</w:t>
            </w:r>
            <w:r w:rsidR="00B40A09">
              <w:rPr>
                <w:rFonts w:hint="eastAsia"/>
                <w:color w:val="000000" w:themeColor="text1"/>
                <w:sz w:val="24"/>
              </w:rPr>
              <w:t>Test</w:t>
            </w:r>
            <w:r w:rsidR="00B40A09">
              <w:rPr>
                <w:color w:val="000000" w:themeColor="text1"/>
                <w:sz w:val="24"/>
              </w:rPr>
              <w:t>-001</w:t>
            </w:r>
          </w:p>
        </w:tc>
      </w:tr>
      <w:tr w:rsidR="00C70D01" w14:paraId="4F32F7C1" w14:textId="77777777" w:rsidTr="00723C1A">
        <w:tc>
          <w:tcPr>
            <w:tcW w:w="2767" w:type="dxa"/>
            <w:vAlign w:val="center"/>
          </w:tcPr>
          <w:p w14:paraId="12C89DC8" w14:textId="77777777" w:rsidR="00C70D01" w:rsidRPr="00D5465B" w:rsidRDefault="00EE3216" w:rsidP="00EE3216">
            <w:pPr>
              <w:spacing w:line="400" w:lineRule="exact"/>
              <w:rPr>
                <w:color w:val="000000" w:themeColor="text1"/>
                <w:sz w:val="24"/>
              </w:rPr>
            </w:pPr>
            <w:r w:rsidRPr="00D5465B">
              <w:rPr>
                <w:rFonts w:hint="eastAsia"/>
                <w:color w:val="000000" w:themeColor="text1"/>
                <w:sz w:val="24"/>
              </w:rPr>
              <w:t>测试内容</w:t>
            </w:r>
          </w:p>
        </w:tc>
        <w:tc>
          <w:tcPr>
            <w:tcW w:w="5535" w:type="dxa"/>
            <w:vAlign w:val="center"/>
          </w:tcPr>
          <w:p w14:paraId="3559C04C" w14:textId="2D924A01" w:rsidR="00C70D01" w:rsidRPr="00D5465B" w:rsidRDefault="001E6E84" w:rsidP="00D5465B">
            <w:pPr>
              <w:spacing w:line="400" w:lineRule="exact"/>
              <w:rPr>
                <w:color w:val="000000" w:themeColor="text1"/>
                <w:sz w:val="24"/>
              </w:rPr>
            </w:pPr>
            <w:r>
              <w:rPr>
                <w:rFonts w:hint="eastAsia"/>
                <w:color w:val="000000" w:themeColor="text1"/>
                <w:sz w:val="24"/>
              </w:rPr>
              <w:t>用户的请求</w:t>
            </w:r>
            <w:r w:rsidR="00D5465B" w:rsidRPr="00D5465B">
              <w:rPr>
                <w:rFonts w:hint="eastAsia"/>
                <w:color w:val="000000" w:themeColor="text1"/>
                <w:sz w:val="24"/>
              </w:rPr>
              <w:t>是否</w:t>
            </w:r>
            <w:r w:rsidR="00821660">
              <w:rPr>
                <w:rFonts w:hint="eastAsia"/>
                <w:color w:val="000000" w:themeColor="text1"/>
                <w:sz w:val="24"/>
              </w:rPr>
              <w:t>以加密的形式</w:t>
            </w:r>
            <w:r w:rsidR="00476838">
              <w:rPr>
                <w:rFonts w:hint="eastAsia"/>
                <w:color w:val="000000" w:themeColor="text1"/>
                <w:sz w:val="24"/>
              </w:rPr>
              <w:t>备份</w:t>
            </w:r>
            <w:r w:rsidR="00D5465B" w:rsidRPr="00D5465B">
              <w:rPr>
                <w:rFonts w:hint="eastAsia"/>
                <w:color w:val="000000" w:themeColor="text1"/>
                <w:sz w:val="24"/>
              </w:rPr>
              <w:t>在数据库中</w:t>
            </w:r>
            <w:r w:rsidR="00D5465B" w:rsidRPr="00D5465B">
              <w:rPr>
                <w:rFonts w:hint="eastAsia"/>
                <w:color w:val="000000" w:themeColor="text1"/>
                <w:sz w:val="24"/>
              </w:rPr>
              <w:tab/>
            </w:r>
          </w:p>
        </w:tc>
      </w:tr>
      <w:tr w:rsidR="00C70D01" w14:paraId="074F3784" w14:textId="77777777" w:rsidTr="00723C1A">
        <w:tc>
          <w:tcPr>
            <w:tcW w:w="2767" w:type="dxa"/>
            <w:vAlign w:val="center"/>
          </w:tcPr>
          <w:p w14:paraId="71578046" w14:textId="77777777" w:rsidR="00C70D01" w:rsidRPr="0095144A" w:rsidRDefault="0095144A" w:rsidP="006E3699">
            <w:pPr>
              <w:spacing w:line="400" w:lineRule="exact"/>
              <w:rPr>
                <w:color w:val="000000" w:themeColor="text1"/>
                <w:sz w:val="24"/>
              </w:rPr>
            </w:pPr>
            <w:r w:rsidRPr="0095144A">
              <w:rPr>
                <w:rFonts w:hint="eastAsia"/>
                <w:color w:val="000000" w:themeColor="text1"/>
                <w:sz w:val="24"/>
              </w:rPr>
              <w:t>测试用例</w:t>
            </w:r>
          </w:p>
        </w:tc>
        <w:tc>
          <w:tcPr>
            <w:tcW w:w="5535" w:type="dxa"/>
            <w:vAlign w:val="center"/>
          </w:tcPr>
          <w:p w14:paraId="44E1037A" w14:textId="77777777" w:rsidR="00C70D01" w:rsidRPr="0095144A" w:rsidRDefault="007E6D84" w:rsidP="0095144A">
            <w:pPr>
              <w:widowControl/>
              <w:jc w:val="left"/>
              <w:rPr>
                <w:color w:val="000000" w:themeColor="text1"/>
                <w:sz w:val="24"/>
              </w:rPr>
            </w:pPr>
            <w:r w:rsidRPr="007E6D84">
              <w:rPr>
                <w:color w:val="000000" w:themeColor="text1"/>
                <w:sz w:val="24"/>
              </w:rPr>
              <w:t>request =  '-k -X POST -d \'{"password": "123456", "email":"kaeyika@163.com"}\' https://192.168.7.62:443/oauth/access_token'</w:t>
            </w:r>
            <w:r w:rsidRPr="007E6D84">
              <w:rPr>
                <w:color w:val="000000" w:themeColor="text1"/>
                <w:sz w:val="24"/>
              </w:rPr>
              <w:tab/>
            </w:r>
            <w:r w:rsidRPr="007E6D84">
              <w:rPr>
                <w:color w:val="000000" w:themeColor="text1"/>
                <w:sz w:val="24"/>
              </w:rPr>
              <w:tab/>
            </w:r>
          </w:p>
        </w:tc>
      </w:tr>
      <w:tr w:rsidR="00C70D01" w14:paraId="1F9D7CF1" w14:textId="77777777" w:rsidTr="00723C1A">
        <w:tc>
          <w:tcPr>
            <w:tcW w:w="2767" w:type="dxa"/>
            <w:vAlign w:val="center"/>
          </w:tcPr>
          <w:p w14:paraId="05116E6A" w14:textId="77777777" w:rsidR="00C70D01" w:rsidRDefault="00B4090A" w:rsidP="00B4090A">
            <w:pPr>
              <w:spacing w:line="400" w:lineRule="exact"/>
            </w:pPr>
            <w:r w:rsidRPr="00B4090A">
              <w:rPr>
                <w:rFonts w:hint="eastAsia"/>
                <w:color w:val="000000" w:themeColor="text1"/>
                <w:sz w:val="24"/>
              </w:rPr>
              <w:t>测试结果</w:t>
            </w:r>
          </w:p>
        </w:tc>
        <w:tc>
          <w:tcPr>
            <w:tcW w:w="5535" w:type="dxa"/>
            <w:vAlign w:val="center"/>
          </w:tcPr>
          <w:p w14:paraId="08C59979" w14:textId="59F43604" w:rsidR="00C70D01" w:rsidRDefault="00B4090A" w:rsidP="00B4090A">
            <w:pPr>
              <w:spacing w:line="400" w:lineRule="exact"/>
            </w:pPr>
            <w:r>
              <w:rPr>
                <w:rFonts w:hint="eastAsia"/>
                <w:color w:val="000000" w:themeColor="text1"/>
                <w:sz w:val="24"/>
              </w:rPr>
              <w:t>用户的请求以加密的形式</w:t>
            </w:r>
            <w:r w:rsidR="00476838">
              <w:rPr>
                <w:rFonts w:hint="eastAsia"/>
                <w:color w:val="000000" w:themeColor="text1"/>
                <w:sz w:val="24"/>
              </w:rPr>
              <w:t>备份</w:t>
            </w:r>
            <w:r>
              <w:rPr>
                <w:rFonts w:hint="eastAsia"/>
                <w:color w:val="000000" w:themeColor="text1"/>
                <w:sz w:val="24"/>
              </w:rPr>
              <w:t>在了</w:t>
            </w:r>
            <w:r>
              <w:rPr>
                <w:rFonts w:hint="eastAsia"/>
                <w:color w:val="000000" w:themeColor="text1"/>
                <w:sz w:val="24"/>
              </w:rPr>
              <w:t>SQLite</w:t>
            </w:r>
            <w:r>
              <w:rPr>
                <w:rFonts w:hint="eastAsia"/>
                <w:color w:val="000000" w:themeColor="text1"/>
                <w:sz w:val="24"/>
              </w:rPr>
              <w:t>数据库中</w:t>
            </w:r>
          </w:p>
        </w:tc>
      </w:tr>
    </w:tbl>
    <w:p w14:paraId="77CEF60D" w14:textId="26894653" w:rsidR="00296065" w:rsidRPr="00653D38" w:rsidRDefault="0006112C" w:rsidP="007B5F9C">
      <w:pPr>
        <w:spacing w:line="400" w:lineRule="exact"/>
        <w:rPr>
          <w:rFonts w:asciiTheme="minorEastAsia" w:hAnsiTheme="minorEastAsia"/>
          <w:rPrChange w:id="6688" w:author="JY0225" w:date="2017-08-24T12:06:00Z">
            <w:rPr/>
          </w:rPrChange>
        </w:rPr>
      </w:pPr>
      <w:r>
        <w:rPr>
          <w:noProof/>
        </w:rPr>
        <w:drawing>
          <wp:anchor distT="0" distB="0" distL="114300" distR="114300" simplePos="0" relativeHeight="251663360" behindDoc="0" locked="0" layoutInCell="1" allowOverlap="1" wp14:anchorId="0592F693" wp14:editId="720A0B50">
            <wp:simplePos x="0" y="0"/>
            <wp:positionH relativeFrom="margin">
              <wp:align>right</wp:align>
            </wp:positionH>
            <wp:positionV relativeFrom="paragraph">
              <wp:posOffset>1105647</wp:posOffset>
            </wp:positionV>
            <wp:extent cx="5278120" cy="622300"/>
            <wp:effectExtent l="0" t="0" r="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278120" cy="622300"/>
                    </a:xfrm>
                    <a:prstGeom prst="rect">
                      <a:avLst/>
                    </a:prstGeom>
                  </pic:spPr>
                </pic:pic>
              </a:graphicData>
            </a:graphic>
          </wp:anchor>
        </w:drawing>
      </w:r>
      <w:r w:rsidR="007140DC">
        <w:tab/>
      </w:r>
      <w:r w:rsidR="008444B6" w:rsidRPr="00653D38">
        <w:rPr>
          <w:rFonts w:asciiTheme="minorEastAsia" w:hAnsiTheme="minorEastAsia" w:hint="eastAsia"/>
          <w:color w:val="000000" w:themeColor="text1"/>
          <w:sz w:val="24"/>
          <w:rPrChange w:id="6689" w:author="JY0225" w:date="2017-08-24T12:06:00Z">
            <w:rPr>
              <w:rFonts w:hint="eastAsia"/>
              <w:color w:val="000000" w:themeColor="text1"/>
              <w:sz w:val="24"/>
            </w:rPr>
          </w:rPrChange>
        </w:rPr>
        <w:t>本测试</w:t>
      </w:r>
      <w:r w:rsidR="00CC267E" w:rsidRPr="00653D38">
        <w:rPr>
          <w:rFonts w:asciiTheme="minorEastAsia" w:hAnsiTheme="minorEastAsia" w:hint="eastAsia"/>
          <w:color w:val="000000" w:themeColor="text1"/>
          <w:sz w:val="24"/>
          <w:rPrChange w:id="6690" w:author="JY0225" w:date="2017-08-24T12:06:00Z">
            <w:rPr>
              <w:rFonts w:hint="eastAsia"/>
              <w:color w:val="000000" w:themeColor="text1"/>
              <w:sz w:val="24"/>
            </w:rPr>
          </w:rPrChange>
        </w:rPr>
        <w:t>主要对持久会话管理模块中会话</w:t>
      </w:r>
      <w:r w:rsidR="00476838" w:rsidRPr="00653D38">
        <w:rPr>
          <w:rFonts w:asciiTheme="minorEastAsia" w:hAnsiTheme="minorEastAsia" w:hint="eastAsia"/>
          <w:color w:val="000000" w:themeColor="text1"/>
          <w:sz w:val="24"/>
          <w:rPrChange w:id="6691" w:author="JY0225" w:date="2017-08-24T12:06:00Z">
            <w:rPr>
              <w:rFonts w:hint="eastAsia"/>
              <w:color w:val="000000" w:themeColor="text1"/>
              <w:sz w:val="24"/>
            </w:rPr>
          </w:rPrChange>
        </w:rPr>
        <w:t>备份</w:t>
      </w:r>
      <w:r w:rsidR="00CC267E" w:rsidRPr="00653D38">
        <w:rPr>
          <w:rFonts w:asciiTheme="minorEastAsia" w:hAnsiTheme="minorEastAsia" w:hint="eastAsia"/>
          <w:color w:val="000000" w:themeColor="text1"/>
          <w:sz w:val="24"/>
          <w:rPrChange w:id="6692" w:author="JY0225" w:date="2017-08-24T12:06:00Z">
            <w:rPr>
              <w:rFonts w:hint="eastAsia"/>
              <w:color w:val="000000" w:themeColor="text1"/>
              <w:sz w:val="24"/>
            </w:rPr>
          </w:rPrChange>
        </w:rPr>
        <w:t>及加密进行了测试，</w:t>
      </w:r>
      <w:r w:rsidR="00233561" w:rsidRPr="00653D38">
        <w:rPr>
          <w:rFonts w:asciiTheme="minorEastAsia" w:hAnsiTheme="minorEastAsia" w:hint="eastAsia"/>
          <w:color w:val="000000" w:themeColor="text1"/>
          <w:sz w:val="24"/>
          <w:rPrChange w:id="6693" w:author="JY0225" w:date="2017-08-24T12:06:00Z">
            <w:rPr>
              <w:rFonts w:hint="eastAsia"/>
              <w:color w:val="000000" w:themeColor="text1"/>
              <w:sz w:val="24"/>
            </w:rPr>
          </w:rPrChange>
        </w:rPr>
        <w:t>测试</w:t>
      </w:r>
      <w:r w:rsidR="00D62A16" w:rsidRPr="00653D38">
        <w:rPr>
          <w:rFonts w:asciiTheme="minorEastAsia" w:hAnsiTheme="minorEastAsia" w:hint="eastAsia"/>
          <w:color w:val="000000" w:themeColor="text1"/>
          <w:sz w:val="24"/>
          <w:rPrChange w:id="6694" w:author="JY0225" w:date="2017-08-24T12:06:00Z">
            <w:rPr>
              <w:rFonts w:hint="eastAsia"/>
              <w:color w:val="000000" w:themeColor="text1"/>
              <w:sz w:val="24"/>
            </w:rPr>
          </w:rPrChange>
        </w:rPr>
        <w:t>用例来自用户的请求</w:t>
      </w:r>
      <w:r w:rsidR="003652CA" w:rsidRPr="00653D38">
        <w:rPr>
          <w:rFonts w:asciiTheme="minorEastAsia" w:hAnsiTheme="minorEastAsia" w:hint="eastAsia"/>
          <w:color w:val="000000" w:themeColor="text1"/>
          <w:sz w:val="24"/>
          <w:rPrChange w:id="6695" w:author="JY0225" w:date="2017-08-24T12:06:00Z">
            <w:rPr>
              <w:rFonts w:hint="eastAsia"/>
              <w:color w:val="000000" w:themeColor="text1"/>
              <w:sz w:val="24"/>
            </w:rPr>
          </w:rPrChange>
        </w:rPr>
        <w:t>，该用例</w:t>
      </w:r>
      <w:r w:rsidR="00276705" w:rsidRPr="00653D38">
        <w:rPr>
          <w:rFonts w:asciiTheme="minorEastAsia" w:hAnsiTheme="minorEastAsia" w:hint="eastAsia"/>
          <w:color w:val="000000" w:themeColor="text1"/>
          <w:sz w:val="24"/>
          <w:rPrChange w:id="6696" w:author="JY0225" w:date="2017-08-24T12:06:00Z">
            <w:rPr>
              <w:rFonts w:hint="eastAsia"/>
              <w:color w:val="000000" w:themeColor="text1"/>
              <w:sz w:val="24"/>
            </w:rPr>
          </w:rPrChange>
        </w:rPr>
        <w:t>表示的是</w:t>
      </w:r>
      <w:r w:rsidR="003652CA" w:rsidRPr="00653D38">
        <w:rPr>
          <w:rFonts w:asciiTheme="minorEastAsia" w:hAnsiTheme="minorEastAsia" w:hint="eastAsia"/>
          <w:color w:val="000000" w:themeColor="text1"/>
          <w:sz w:val="24"/>
          <w:rPrChange w:id="6697" w:author="JY0225" w:date="2017-08-24T12:06:00Z">
            <w:rPr>
              <w:rFonts w:hint="eastAsia"/>
              <w:color w:val="000000" w:themeColor="text1"/>
              <w:sz w:val="24"/>
            </w:rPr>
          </w:rPrChange>
        </w:rPr>
        <w:t>用户名</w:t>
      </w:r>
      <w:r w:rsidR="00276705" w:rsidRPr="00653D38">
        <w:rPr>
          <w:rFonts w:asciiTheme="minorEastAsia" w:hAnsiTheme="minorEastAsia" w:hint="eastAsia"/>
          <w:color w:val="000000" w:themeColor="text1"/>
          <w:sz w:val="24"/>
          <w:rPrChange w:id="6698" w:author="JY0225" w:date="2017-08-24T12:06:00Z">
            <w:rPr>
              <w:rFonts w:hint="eastAsia"/>
              <w:color w:val="000000" w:themeColor="text1"/>
              <w:sz w:val="24"/>
            </w:rPr>
          </w:rPrChange>
        </w:rPr>
        <w:t>为</w:t>
      </w:r>
      <w:r w:rsidR="00276705" w:rsidRPr="00653D38">
        <w:rPr>
          <w:rFonts w:asciiTheme="minorEastAsia" w:hAnsiTheme="minorEastAsia" w:hint="eastAsia"/>
          <w:color w:val="000000" w:themeColor="text1"/>
          <w:sz w:val="24"/>
          <w:rPrChange w:id="6699" w:author="JY0225" w:date="2017-08-24T12:06:00Z">
            <w:rPr>
              <w:rFonts w:hint="eastAsia"/>
              <w:color w:val="000000" w:themeColor="text1"/>
              <w:sz w:val="24"/>
            </w:rPr>
          </w:rPrChange>
        </w:rPr>
        <w:t>kaeyika163com</w:t>
      </w:r>
      <w:r w:rsidR="0000714B" w:rsidRPr="00653D38">
        <w:rPr>
          <w:rFonts w:asciiTheme="minorEastAsia" w:hAnsiTheme="minorEastAsia" w:hint="eastAsia"/>
          <w:color w:val="000000" w:themeColor="text1"/>
          <w:sz w:val="24"/>
          <w:rPrChange w:id="6700" w:author="JY0225" w:date="2017-08-24T12:06:00Z">
            <w:rPr>
              <w:rFonts w:hint="eastAsia"/>
              <w:color w:val="000000" w:themeColor="text1"/>
              <w:sz w:val="24"/>
            </w:rPr>
          </w:rPrChange>
        </w:rPr>
        <w:t>，</w:t>
      </w:r>
      <w:r w:rsidR="00C74210" w:rsidRPr="00653D38">
        <w:rPr>
          <w:rFonts w:asciiTheme="minorEastAsia" w:hAnsiTheme="minorEastAsia" w:hint="eastAsia"/>
          <w:color w:val="000000" w:themeColor="text1"/>
          <w:sz w:val="24"/>
          <w:rPrChange w:id="6701" w:author="JY0225" w:date="2017-08-24T12:06:00Z">
            <w:rPr>
              <w:rFonts w:hint="eastAsia"/>
              <w:color w:val="000000" w:themeColor="text1"/>
              <w:sz w:val="24"/>
            </w:rPr>
          </w:rPrChange>
        </w:rPr>
        <w:t>密码为</w:t>
      </w:r>
      <w:r w:rsidR="00C74210" w:rsidRPr="00653D38">
        <w:rPr>
          <w:rFonts w:asciiTheme="minorEastAsia" w:hAnsiTheme="minorEastAsia" w:hint="eastAsia"/>
          <w:color w:val="000000" w:themeColor="text1"/>
          <w:sz w:val="24"/>
          <w:rPrChange w:id="6702" w:author="JY0225" w:date="2017-08-24T12:06:00Z">
            <w:rPr>
              <w:rFonts w:hint="eastAsia"/>
              <w:color w:val="000000" w:themeColor="text1"/>
              <w:sz w:val="24"/>
            </w:rPr>
          </w:rPrChange>
        </w:rPr>
        <w:t>123456</w:t>
      </w:r>
      <w:r w:rsidR="00C74210" w:rsidRPr="00653D38">
        <w:rPr>
          <w:rFonts w:asciiTheme="minorEastAsia" w:hAnsiTheme="minorEastAsia" w:hint="eastAsia"/>
          <w:color w:val="000000" w:themeColor="text1"/>
          <w:sz w:val="24"/>
          <w:rPrChange w:id="6703" w:author="JY0225" w:date="2017-08-24T12:06:00Z">
            <w:rPr>
              <w:rFonts w:hint="eastAsia"/>
              <w:color w:val="000000" w:themeColor="text1"/>
              <w:sz w:val="24"/>
            </w:rPr>
          </w:rPrChange>
        </w:rPr>
        <w:t>的用户请求登录。</w:t>
      </w:r>
      <w:r w:rsidR="002759CF" w:rsidRPr="00653D38">
        <w:rPr>
          <w:rFonts w:asciiTheme="minorEastAsia" w:hAnsiTheme="minorEastAsia" w:hint="eastAsia"/>
          <w:color w:val="000000" w:themeColor="text1"/>
          <w:sz w:val="24"/>
          <w:rPrChange w:id="6704" w:author="JY0225" w:date="2017-08-24T12:06:00Z">
            <w:rPr>
              <w:rFonts w:hint="eastAsia"/>
              <w:color w:val="000000" w:themeColor="text1"/>
              <w:sz w:val="24"/>
            </w:rPr>
          </w:rPrChange>
        </w:rPr>
        <w:t>优化后的中间件系统首先会调用请求加密函数，对会话进行加密，然后调用数据库层的服务，将加密后的请求存入到数据库。</w:t>
      </w:r>
      <w:r w:rsidR="006E6A72" w:rsidRPr="00653D38">
        <w:rPr>
          <w:rFonts w:asciiTheme="minorEastAsia" w:hAnsiTheme="minorEastAsia" w:hint="eastAsia"/>
          <w:color w:val="000000" w:themeColor="text1"/>
          <w:sz w:val="24"/>
          <w:rPrChange w:id="6705" w:author="JY0225" w:date="2017-08-24T12:06:00Z">
            <w:rPr>
              <w:rFonts w:hint="eastAsia"/>
              <w:color w:val="000000" w:themeColor="text1"/>
              <w:sz w:val="24"/>
            </w:rPr>
          </w:rPrChange>
        </w:rPr>
        <w:t>测试</w:t>
      </w:r>
      <w:r w:rsidR="00E30C53" w:rsidRPr="00653D38">
        <w:rPr>
          <w:rFonts w:asciiTheme="minorEastAsia" w:hAnsiTheme="minorEastAsia" w:hint="eastAsia"/>
          <w:color w:val="000000" w:themeColor="text1"/>
          <w:sz w:val="24"/>
          <w:rPrChange w:id="6706" w:author="JY0225" w:date="2017-08-24T12:06:00Z">
            <w:rPr>
              <w:rFonts w:hint="eastAsia"/>
              <w:color w:val="000000" w:themeColor="text1"/>
              <w:sz w:val="24"/>
            </w:rPr>
          </w:rPrChange>
        </w:rPr>
        <w:t>结果图下图所示：</w:t>
      </w:r>
    </w:p>
    <w:p w14:paraId="59C23C05" w14:textId="77777777" w:rsidR="005850BE" w:rsidRPr="00653D38" w:rsidRDefault="0006112C" w:rsidP="00653D38">
      <w:pPr>
        <w:spacing w:line="400" w:lineRule="exact"/>
        <w:ind w:left="420"/>
        <w:jc w:val="center"/>
        <w:rPr>
          <w:rFonts w:asciiTheme="minorEastAsia" w:hAnsiTheme="minorEastAsia"/>
          <w:color w:val="000000" w:themeColor="text1"/>
          <w:sz w:val="24"/>
          <w:rPrChange w:id="6707" w:author="JY0225" w:date="2017-08-24T12:07:00Z">
            <w:rPr>
              <w:color w:val="000000" w:themeColor="text1"/>
              <w:sz w:val="24"/>
            </w:rPr>
          </w:rPrChange>
        </w:rPr>
        <w:pPrChange w:id="6708" w:author="JY0225" w:date="2017-08-24T12:07:00Z">
          <w:pPr>
            <w:spacing w:line="360" w:lineRule="auto"/>
            <w:ind w:left="420"/>
            <w:jc w:val="center"/>
          </w:pPr>
        </w:pPrChange>
      </w:pPr>
      <w:r w:rsidRPr="00653D38">
        <w:rPr>
          <w:rFonts w:asciiTheme="minorEastAsia" w:hAnsiTheme="minorEastAsia" w:hint="eastAsia"/>
          <w:rPrChange w:id="6709" w:author="JY0225" w:date="2017-08-24T12:07:00Z">
            <w:rPr>
              <w:rFonts w:hint="eastAsia"/>
            </w:rPr>
          </w:rPrChange>
        </w:rPr>
        <w:tab/>
      </w:r>
      <w:r w:rsidR="005850BE" w:rsidRPr="00653D38">
        <w:rPr>
          <w:rFonts w:asciiTheme="minorEastAsia" w:hAnsiTheme="minorEastAsia" w:hint="eastAsia"/>
          <w:color w:val="000000" w:themeColor="text1"/>
          <w:sz w:val="24"/>
          <w:rPrChange w:id="6710" w:author="JY0225" w:date="2017-08-24T12:07:00Z">
            <w:rPr>
              <w:rFonts w:hint="eastAsia"/>
              <w:color w:val="000000" w:themeColor="text1"/>
              <w:sz w:val="24"/>
            </w:rPr>
          </w:rPrChange>
        </w:rPr>
        <w:t>图</w:t>
      </w:r>
      <w:r w:rsidR="00C73049" w:rsidRPr="00653D38">
        <w:rPr>
          <w:rFonts w:asciiTheme="minorEastAsia" w:hAnsiTheme="minorEastAsia"/>
          <w:color w:val="000000" w:themeColor="text1"/>
          <w:sz w:val="24"/>
          <w:rPrChange w:id="6711" w:author="JY0225" w:date="2017-08-24T12:07:00Z">
            <w:rPr>
              <w:color w:val="000000" w:themeColor="text1"/>
              <w:sz w:val="24"/>
            </w:rPr>
          </w:rPrChange>
        </w:rPr>
        <w:t>6-1</w:t>
      </w:r>
      <w:r w:rsidR="00C73049" w:rsidRPr="00653D38">
        <w:rPr>
          <w:rFonts w:asciiTheme="minorEastAsia" w:hAnsiTheme="minorEastAsia"/>
          <w:color w:val="000000" w:themeColor="text1"/>
          <w:sz w:val="24"/>
          <w:rPrChange w:id="6712" w:author="JY0225" w:date="2017-08-24T12:07:00Z">
            <w:rPr>
              <w:color w:val="000000" w:themeColor="text1"/>
              <w:sz w:val="24"/>
            </w:rPr>
          </w:rPrChange>
        </w:rPr>
        <w:t>会话信息加密测试</w:t>
      </w:r>
      <w:r w:rsidR="005850BE" w:rsidRPr="00653D38">
        <w:rPr>
          <w:rFonts w:asciiTheme="minorEastAsia" w:hAnsiTheme="minorEastAsia" w:hint="eastAsia"/>
          <w:color w:val="000000" w:themeColor="text1"/>
          <w:sz w:val="24"/>
          <w:rPrChange w:id="6713" w:author="JY0225" w:date="2017-08-24T12:07:00Z">
            <w:rPr>
              <w:rFonts w:hint="eastAsia"/>
              <w:color w:val="000000" w:themeColor="text1"/>
              <w:sz w:val="24"/>
            </w:rPr>
          </w:rPrChange>
        </w:rPr>
        <w:t>图</w:t>
      </w:r>
    </w:p>
    <w:p w14:paraId="0B8569DB" w14:textId="2EE690B0" w:rsidR="00BD00EB" w:rsidRPr="00653D38" w:rsidRDefault="0006112C" w:rsidP="00653D38">
      <w:pPr>
        <w:spacing w:line="400" w:lineRule="exact"/>
        <w:ind w:firstLine="420"/>
        <w:rPr>
          <w:rFonts w:asciiTheme="minorEastAsia" w:hAnsiTheme="minorEastAsia"/>
          <w:rPrChange w:id="6714" w:author="JY0225" w:date="2017-08-24T12:07:00Z">
            <w:rPr/>
          </w:rPrChange>
        </w:rPr>
        <w:pPrChange w:id="6715" w:author="JY0225" w:date="2017-08-24T12:07:00Z">
          <w:pPr>
            <w:spacing w:line="400" w:lineRule="exact"/>
            <w:ind w:firstLine="420"/>
          </w:pPr>
        </w:pPrChange>
      </w:pPr>
      <w:r w:rsidRPr="00653D38">
        <w:rPr>
          <w:rFonts w:asciiTheme="minorEastAsia" w:hAnsiTheme="minorEastAsia" w:hint="eastAsia"/>
          <w:color w:val="000000" w:themeColor="text1"/>
          <w:sz w:val="24"/>
          <w:rPrChange w:id="6716" w:author="JY0225" w:date="2017-08-24T12:07:00Z">
            <w:rPr>
              <w:rFonts w:hint="eastAsia"/>
              <w:color w:val="000000" w:themeColor="text1"/>
              <w:sz w:val="24"/>
            </w:rPr>
          </w:rPrChange>
        </w:rPr>
        <w:t>从测试结果的截图中可以看出，请求已经被存在</w:t>
      </w:r>
      <w:r w:rsidRPr="00653D38">
        <w:rPr>
          <w:rFonts w:asciiTheme="minorEastAsia" w:hAnsiTheme="minorEastAsia" w:hint="eastAsia"/>
          <w:color w:val="000000" w:themeColor="text1"/>
          <w:sz w:val="24"/>
          <w:rPrChange w:id="6717" w:author="JY0225" w:date="2017-08-24T12:07:00Z">
            <w:rPr>
              <w:rFonts w:hint="eastAsia"/>
              <w:color w:val="000000" w:themeColor="text1"/>
              <w:sz w:val="24"/>
            </w:rPr>
          </w:rPrChange>
        </w:rPr>
        <w:t>SQLite</w:t>
      </w:r>
      <w:r w:rsidRPr="00653D38">
        <w:rPr>
          <w:rFonts w:asciiTheme="minorEastAsia" w:hAnsiTheme="minorEastAsia" w:hint="eastAsia"/>
          <w:color w:val="000000" w:themeColor="text1"/>
          <w:sz w:val="24"/>
          <w:rPrChange w:id="6718" w:author="JY0225" w:date="2017-08-24T12:07:00Z">
            <w:rPr>
              <w:rFonts w:hint="eastAsia"/>
              <w:color w:val="000000" w:themeColor="text1"/>
              <w:sz w:val="24"/>
            </w:rPr>
          </w:rPrChange>
        </w:rPr>
        <w:t>数据中，数据库的路径为</w:t>
      </w:r>
      <w:r w:rsidRPr="00653D38">
        <w:rPr>
          <w:rFonts w:asciiTheme="minorEastAsia" w:hAnsiTheme="minorEastAsia" w:hint="eastAsia"/>
          <w:color w:val="000000" w:themeColor="text1"/>
          <w:sz w:val="24"/>
          <w:rPrChange w:id="6719" w:author="JY0225" w:date="2017-08-24T12:07:00Z">
            <w:rPr>
              <w:rFonts w:hint="eastAsia"/>
              <w:color w:val="000000" w:themeColor="text1"/>
              <w:sz w:val="24"/>
            </w:rPr>
          </w:rPrChange>
        </w:rPr>
        <w:t>/va/log/mwlog.db</w:t>
      </w:r>
      <w:r w:rsidR="00BC2D03" w:rsidRPr="00653D38">
        <w:rPr>
          <w:rFonts w:asciiTheme="minorEastAsia" w:hAnsiTheme="minorEastAsia" w:hint="eastAsia"/>
          <w:color w:val="000000" w:themeColor="text1"/>
          <w:sz w:val="24"/>
          <w:rPrChange w:id="6720" w:author="JY0225" w:date="2017-08-24T12:07:00Z">
            <w:rPr>
              <w:rFonts w:hint="eastAsia"/>
              <w:color w:val="000000" w:themeColor="text1"/>
              <w:sz w:val="24"/>
            </w:rPr>
          </w:rPrChange>
        </w:rPr>
        <w:t>。</w:t>
      </w:r>
      <w:r w:rsidR="007D65D9" w:rsidRPr="00653D38">
        <w:rPr>
          <w:rFonts w:asciiTheme="minorEastAsia" w:hAnsiTheme="minorEastAsia" w:hint="eastAsia"/>
          <w:color w:val="000000" w:themeColor="text1"/>
          <w:sz w:val="24"/>
          <w:rPrChange w:id="6721" w:author="JY0225" w:date="2017-08-24T12:07:00Z">
            <w:rPr>
              <w:rFonts w:hint="eastAsia"/>
              <w:color w:val="000000" w:themeColor="text1"/>
              <w:sz w:val="24"/>
            </w:rPr>
          </w:rPrChange>
        </w:rPr>
        <w:t>我们可以看到，用户的请求是以乱码的形式</w:t>
      </w:r>
      <w:r w:rsidR="00476838" w:rsidRPr="00653D38">
        <w:rPr>
          <w:rFonts w:asciiTheme="minorEastAsia" w:hAnsiTheme="minorEastAsia" w:hint="eastAsia"/>
          <w:color w:val="000000" w:themeColor="text1"/>
          <w:sz w:val="24"/>
          <w:rPrChange w:id="6722" w:author="JY0225" w:date="2017-08-24T12:07:00Z">
            <w:rPr>
              <w:rFonts w:hint="eastAsia"/>
              <w:color w:val="000000" w:themeColor="text1"/>
              <w:sz w:val="24"/>
            </w:rPr>
          </w:rPrChange>
        </w:rPr>
        <w:t>备份</w:t>
      </w:r>
      <w:r w:rsidR="007D65D9" w:rsidRPr="00653D38">
        <w:rPr>
          <w:rFonts w:asciiTheme="minorEastAsia" w:hAnsiTheme="minorEastAsia" w:hint="eastAsia"/>
          <w:color w:val="000000" w:themeColor="text1"/>
          <w:sz w:val="24"/>
          <w:rPrChange w:id="6723" w:author="JY0225" w:date="2017-08-24T12:07:00Z">
            <w:rPr>
              <w:rFonts w:hint="eastAsia"/>
              <w:color w:val="000000" w:themeColor="text1"/>
              <w:sz w:val="24"/>
            </w:rPr>
          </w:rPrChange>
        </w:rPr>
        <w:t>在数据库中的，这很好地验证了对数据进行加密</w:t>
      </w:r>
      <w:r w:rsidR="00476838" w:rsidRPr="00653D38">
        <w:rPr>
          <w:rFonts w:asciiTheme="minorEastAsia" w:hAnsiTheme="minorEastAsia" w:hint="eastAsia"/>
          <w:color w:val="000000" w:themeColor="text1"/>
          <w:sz w:val="24"/>
          <w:rPrChange w:id="6724" w:author="JY0225" w:date="2017-08-24T12:07:00Z">
            <w:rPr>
              <w:rFonts w:hint="eastAsia"/>
              <w:color w:val="000000" w:themeColor="text1"/>
              <w:sz w:val="24"/>
            </w:rPr>
          </w:rPrChange>
        </w:rPr>
        <w:t>备份</w:t>
      </w:r>
      <w:r w:rsidR="007D65D9" w:rsidRPr="00653D38">
        <w:rPr>
          <w:rFonts w:asciiTheme="minorEastAsia" w:hAnsiTheme="minorEastAsia" w:hint="eastAsia"/>
          <w:color w:val="000000" w:themeColor="text1"/>
          <w:sz w:val="24"/>
          <w:rPrChange w:id="6725" w:author="JY0225" w:date="2017-08-24T12:07:00Z">
            <w:rPr>
              <w:rFonts w:hint="eastAsia"/>
              <w:color w:val="000000" w:themeColor="text1"/>
              <w:sz w:val="24"/>
            </w:rPr>
          </w:rPrChange>
        </w:rPr>
        <w:t>的需求。</w:t>
      </w:r>
    </w:p>
    <w:p w14:paraId="183AA877" w14:textId="77777777" w:rsidR="00CE1794" w:rsidRDefault="00223DF5" w:rsidP="00CE1794">
      <w:pPr>
        <w:pStyle w:val="31"/>
      </w:pPr>
      <w:bookmarkStart w:id="6726" w:name="_Toc491335276"/>
      <w:r>
        <w:t>6.3</w:t>
      </w:r>
      <w:r w:rsidR="00CE1794">
        <w:t>.2</w:t>
      </w:r>
      <w:r w:rsidR="00CE1794" w:rsidRPr="006637A1">
        <w:t xml:space="preserve"> </w:t>
      </w:r>
      <w:r w:rsidR="00CE1794">
        <w:rPr>
          <w:rFonts w:hint="eastAsia"/>
        </w:rPr>
        <w:t>大文件上传功能测试</w:t>
      </w:r>
      <w:bookmarkEnd w:id="6726"/>
    </w:p>
    <w:p w14:paraId="1D5D8FA9" w14:textId="61EC1D47" w:rsidR="00095851" w:rsidRPr="00653D38" w:rsidRDefault="00C31EDD" w:rsidP="00156C80">
      <w:pPr>
        <w:spacing w:line="400" w:lineRule="exact"/>
        <w:ind w:firstLine="418"/>
        <w:rPr>
          <w:rFonts w:asciiTheme="minorEastAsia" w:hAnsiTheme="minorEastAsia"/>
          <w:color w:val="000000" w:themeColor="text1"/>
          <w:sz w:val="24"/>
          <w:rPrChange w:id="6727" w:author="JY0225" w:date="2017-08-24T12:07:00Z">
            <w:rPr>
              <w:color w:val="000000" w:themeColor="text1"/>
              <w:sz w:val="24"/>
            </w:rPr>
          </w:rPrChange>
        </w:rPr>
      </w:pPr>
      <w:r w:rsidRPr="00653D38">
        <w:rPr>
          <w:rFonts w:asciiTheme="minorEastAsia" w:hAnsiTheme="minorEastAsia" w:hint="eastAsia"/>
          <w:color w:val="000000" w:themeColor="text1"/>
          <w:sz w:val="24"/>
          <w:rPrChange w:id="6728" w:author="JY0225" w:date="2017-08-24T12:07:00Z">
            <w:rPr>
              <w:rFonts w:hint="eastAsia"/>
              <w:color w:val="000000" w:themeColor="text1"/>
              <w:sz w:val="24"/>
            </w:rPr>
          </w:rPrChange>
        </w:rPr>
        <w:t>大文件上传</w:t>
      </w:r>
      <w:r w:rsidR="007C7124" w:rsidRPr="00653D38">
        <w:rPr>
          <w:rFonts w:asciiTheme="minorEastAsia" w:hAnsiTheme="minorEastAsia" w:hint="eastAsia"/>
          <w:color w:val="000000" w:themeColor="text1"/>
          <w:sz w:val="24"/>
          <w:rPrChange w:id="6729" w:author="JY0225" w:date="2017-08-24T12:07:00Z">
            <w:rPr>
              <w:rFonts w:hint="eastAsia"/>
              <w:color w:val="000000" w:themeColor="text1"/>
              <w:sz w:val="24"/>
            </w:rPr>
          </w:rPrChange>
        </w:rPr>
        <w:t>利用服务器提供的高级功能，实现了大文件分块上传功能，在受到网络状况受到影响的情况下，若文件上传中断，会自动启用断点续传功能，避免数据重传。</w:t>
      </w:r>
      <w:r w:rsidR="000F6E74" w:rsidRPr="00653D38">
        <w:rPr>
          <w:rFonts w:asciiTheme="minorEastAsia" w:hAnsiTheme="minorEastAsia" w:hint="eastAsia"/>
          <w:color w:val="000000" w:themeColor="text1"/>
          <w:sz w:val="24"/>
          <w:rPrChange w:id="6730" w:author="JY0225" w:date="2017-08-24T12:07:00Z">
            <w:rPr>
              <w:rFonts w:hint="eastAsia"/>
              <w:color w:val="000000" w:themeColor="text1"/>
              <w:sz w:val="24"/>
            </w:rPr>
          </w:rPrChange>
        </w:rPr>
        <w:t>测试中，</w:t>
      </w:r>
      <w:r w:rsidR="004F1FD7" w:rsidRPr="00653D38">
        <w:rPr>
          <w:rFonts w:asciiTheme="minorEastAsia" w:hAnsiTheme="minorEastAsia" w:hint="eastAsia"/>
          <w:color w:val="000000" w:themeColor="text1"/>
          <w:sz w:val="24"/>
          <w:rPrChange w:id="6731" w:author="JY0225" w:date="2017-08-24T12:07:00Z">
            <w:rPr>
              <w:rFonts w:hint="eastAsia"/>
              <w:color w:val="000000" w:themeColor="text1"/>
              <w:sz w:val="24"/>
            </w:rPr>
          </w:rPrChange>
        </w:rPr>
        <w:t>本文</w:t>
      </w:r>
      <w:r w:rsidR="00D86C9A" w:rsidRPr="00653D38">
        <w:rPr>
          <w:rFonts w:asciiTheme="minorEastAsia" w:hAnsiTheme="minorEastAsia" w:hint="eastAsia"/>
          <w:color w:val="000000" w:themeColor="text1"/>
          <w:sz w:val="24"/>
          <w:rPrChange w:id="6732" w:author="JY0225" w:date="2017-08-24T12:07:00Z">
            <w:rPr>
              <w:rFonts w:hint="eastAsia"/>
              <w:color w:val="000000" w:themeColor="text1"/>
              <w:sz w:val="24"/>
            </w:rPr>
          </w:rPrChange>
        </w:rPr>
        <w:t>分别对网络状况正常和出现异常两种情况进行测试。</w:t>
      </w:r>
      <w:r w:rsidR="00A86B32" w:rsidRPr="00653D38">
        <w:rPr>
          <w:rFonts w:asciiTheme="minorEastAsia" w:hAnsiTheme="minorEastAsia" w:hint="eastAsia"/>
          <w:color w:val="000000" w:themeColor="text1"/>
          <w:sz w:val="24"/>
          <w:rPrChange w:id="6733" w:author="JY0225" w:date="2017-08-24T12:07:00Z">
            <w:rPr>
              <w:rFonts w:hint="eastAsia"/>
              <w:color w:val="000000" w:themeColor="text1"/>
              <w:sz w:val="24"/>
            </w:rPr>
          </w:rPrChange>
        </w:rPr>
        <w:t>在正常的网络状态下，超过规定大小的文件将被分割成固定大小的文件块，然后</w:t>
      </w:r>
      <w:r w:rsidR="00371D34" w:rsidRPr="00653D38">
        <w:rPr>
          <w:rFonts w:asciiTheme="minorEastAsia" w:hAnsiTheme="minorEastAsia" w:hint="eastAsia"/>
          <w:color w:val="000000" w:themeColor="text1"/>
          <w:sz w:val="24"/>
          <w:rPrChange w:id="6734" w:author="JY0225" w:date="2017-08-24T12:07:00Z">
            <w:rPr>
              <w:rFonts w:hint="eastAsia"/>
              <w:color w:val="000000" w:themeColor="text1"/>
              <w:sz w:val="24"/>
            </w:rPr>
          </w:rPrChange>
        </w:rPr>
        <w:t>逐一</w:t>
      </w:r>
      <w:r w:rsidR="00A86B32" w:rsidRPr="00653D38">
        <w:rPr>
          <w:rFonts w:asciiTheme="minorEastAsia" w:hAnsiTheme="minorEastAsia" w:hint="eastAsia"/>
          <w:color w:val="000000" w:themeColor="text1"/>
          <w:sz w:val="24"/>
          <w:rPrChange w:id="6735" w:author="JY0225" w:date="2017-08-24T12:07:00Z">
            <w:rPr>
              <w:rFonts w:hint="eastAsia"/>
              <w:color w:val="000000" w:themeColor="text1"/>
              <w:sz w:val="24"/>
            </w:rPr>
          </w:rPrChange>
        </w:rPr>
        <w:t>上传至服务器，</w:t>
      </w:r>
      <w:r w:rsidR="007C7D3D" w:rsidRPr="00653D38">
        <w:rPr>
          <w:rFonts w:asciiTheme="minorEastAsia" w:hAnsiTheme="minorEastAsia" w:hint="eastAsia"/>
          <w:color w:val="000000" w:themeColor="text1"/>
          <w:sz w:val="24"/>
          <w:rPrChange w:id="6736" w:author="JY0225" w:date="2017-08-24T12:07:00Z">
            <w:rPr>
              <w:rFonts w:hint="eastAsia"/>
              <w:color w:val="000000" w:themeColor="text1"/>
              <w:sz w:val="24"/>
            </w:rPr>
          </w:rPrChange>
        </w:rPr>
        <w:t>等所有文件块上传完之后，调用服务器提供的合并文件结构，</w:t>
      </w:r>
      <w:r w:rsidR="007C7D3D" w:rsidRPr="00653D38">
        <w:rPr>
          <w:rFonts w:asciiTheme="minorEastAsia" w:hAnsiTheme="minorEastAsia" w:hint="eastAsia"/>
          <w:color w:val="000000" w:themeColor="text1"/>
          <w:sz w:val="24"/>
          <w:rPrChange w:id="6737" w:author="JY0225" w:date="2017-08-24T12:07:00Z">
            <w:rPr>
              <w:rFonts w:hint="eastAsia"/>
              <w:color w:val="000000" w:themeColor="text1"/>
              <w:sz w:val="24"/>
            </w:rPr>
          </w:rPrChange>
        </w:rPr>
        <w:lastRenderedPageBreak/>
        <w:t>完成大文件在服务器端的合并。</w:t>
      </w:r>
      <w:r w:rsidR="000226C4" w:rsidRPr="00653D38">
        <w:rPr>
          <w:rFonts w:asciiTheme="minorEastAsia" w:hAnsiTheme="minorEastAsia" w:hint="eastAsia"/>
          <w:color w:val="000000" w:themeColor="text1"/>
          <w:sz w:val="24"/>
          <w:rPrChange w:id="6738" w:author="JY0225" w:date="2017-08-24T12:07:00Z">
            <w:rPr>
              <w:rFonts w:hint="eastAsia"/>
              <w:color w:val="000000" w:themeColor="text1"/>
              <w:sz w:val="24"/>
            </w:rPr>
          </w:rPrChange>
        </w:rPr>
        <w:t>在网络异常的状态下，中间件需要记录上传的断点信息，然后在下次网络连接正常后，根据断点信息实现续传。</w:t>
      </w:r>
    </w:p>
    <w:p w14:paraId="295D033D" w14:textId="77777777" w:rsidR="00437E40" w:rsidRPr="00653D38" w:rsidRDefault="00BD6F29" w:rsidP="00364A58">
      <w:pPr>
        <w:spacing w:line="400" w:lineRule="exact"/>
        <w:ind w:firstLine="418"/>
        <w:rPr>
          <w:rFonts w:asciiTheme="minorEastAsia" w:hAnsiTheme="minorEastAsia"/>
          <w:color w:val="000000" w:themeColor="text1"/>
          <w:sz w:val="24"/>
          <w:rPrChange w:id="6739" w:author="JY0225" w:date="2017-08-24T12:07:00Z">
            <w:rPr>
              <w:color w:val="000000" w:themeColor="text1"/>
              <w:sz w:val="24"/>
            </w:rPr>
          </w:rPrChange>
        </w:rPr>
      </w:pPr>
      <w:r w:rsidRPr="00653D38">
        <w:rPr>
          <w:rFonts w:asciiTheme="minorEastAsia" w:hAnsiTheme="minorEastAsia" w:hint="eastAsia"/>
          <w:color w:val="000000" w:themeColor="text1"/>
          <w:sz w:val="24"/>
          <w:rPrChange w:id="6740" w:author="JY0225" w:date="2017-08-24T12:07:00Z">
            <w:rPr>
              <w:rFonts w:hint="eastAsia"/>
              <w:color w:val="000000" w:themeColor="text1"/>
              <w:sz w:val="24"/>
            </w:rPr>
          </w:rPrChange>
        </w:rPr>
        <w:t>测试用例二</w:t>
      </w:r>
      <w:r w:rsidR="00437E40" w:rsidRPr="00653D38">
        <w:rPr>
          <w:rFonts w:asciiTheme="minorEastAsia" w:hAnsiTheme="minorEastAsia" w:hint="eastAsia"/>
          <w:color w:val="000000" w:themeColor="text1"/>
          <w:sz w:val="24"/>
          <w:rPrChange w:id="6741" w:author="JY0225" w:date="2017-08-24T12:07:00Z">
            <w:rPr>
              <w:rFonts w:hint="eastAsia"/>
              <w:color w:val="000000" w:themeColor="text1"/>
              <w:sz w:val="24"/>
            </w:rPr>
          </w:rPrChange>
        </w:rPr>
        <w:t>：</w:t>
      </w:r>
    </w:p>
    <w:p w14:paraId="70520184" w14:textId="77777777" w:rsidR="00437E40" w:rsidRPr="00653D38" w:rsidRDefault="00437E40" w:rsidP="00437E40">
      <w:pPr>
        <w:spacing w:line="400" w:lineRule="exact"/>
        <w:jc w:val="center"/>
        <w:rPr>
          <w:rFonts w:asciiTheme="minorEastAsia" w:hAnsiTheme="minorEastAsia"/>
          <w:color w:val="000000" w:themeColor="text1"/>
          <w:sz w:val="24"/>
          <w:rPrChange w:id="6742" w:author="JY0225" w:date="2017-08-24T12:07:00Z">
            <w:rPr>
              <w:color w:val="000000" w:themeColor="text1"/>
              <w:sz w:val="24"/>
            </w:rPr>
          </w:rPrChange>
        </w:rPr>
      </w:pPr>
      <w:r w:rsidRPr="00653D38">
        <w:rPr>
          <w:rFonts w:asciiTheme="minorEastAsia" w:hAnsiTheme="minorEastAsia"/>
          <w:color w:val="000000" w:themeColor="text1"/>
          <w:sz w:val="24"/>
          <w:rPrChange w:id="6743" w:author="JY0225" w:date="2017-08-24T12:07:00Z">
            <w:rPr>
              <w:color w:val="000000" w:themeColor="text1"/>
              <w:sz w:val="24"/>
            </w:rPr>
          </w:rPrChange>
        </w:rPr>
        <w:tab/>
      </w:r>
      <w:r w:rsidRPr="00653D38">
        <w:rPr>
          <w:rFonts w:asciiTheme="minorEastAsia" w:hAnsiTheme="minorEastAsia" w:hint="eastAsia"/>
          <w:color w:val="000000" w:themeColor="text1"/>
          <w:sz w:val="24"/>
          <w:rPrChange w:id="6744" w:author="JY0225" w:date="2017-08-24T12:07:00Z">
            <w:rPr>
              <w:rFonts w:hint="eastAsia"/>
              <w:color w:val="000000" w:themeColor="text1"/>
              <w:sz w:val="24"/>
            </w:rPr>
          </w:rPrChange>
        </w:rPr>
        <w:t>表</w:t>
      </w:r>
      <w:r w:rsidR="00ED4CF0" w:rsidRPr="00653D38">
        <w:rPr>
          <w:rFonts w:asciiTheme="minorEastAsia" w:hAnsiTheme="minorEastAsia" w:hint="eastAsia"/>
          <w:color w:val="000000" w:themeColor="text1"/>
          <w:sz w:val="24"/>
          <w:rPrChange w:id="6745" w:author="JY0225" w:date="2017-08-24T12:07:00Z">
            <w:rPr>
              <w:rFonts w:hint="eastAsia"/>
              <w:color w:val="000000" w:themeColor="text1"/>
              <w:sz w:val="24"/>
            </w:rPr>
          </w:rPrChange>
        </w:rPr>
        <w:t>6-3</w:t>
      </w:r>
      <w:r w:rsidRPr="00653D38">
        <w:rPr>
          <w:rFonts w:asciiTheme="minorEastAsia" w:hAnsiTheme="minorEastAsia" w:hint="eastAsia"/>
          <w:color w:val="000000" w:themeColor="text1"/>
          <w:sz w:val="24"/>
          <w:rPrChange w:id="6746" w:author="JY0225" w:date="2017-08-24T12:07:00Z">
            <w:rPr>
              <w:rFonts w:hint="eastAsia"/>
              <w:color w:val="000000" w:themeColor="text1"/>
              <w:sz w:val="24"/>
            </w:rPr>
          </w:rPrChange>
        </w:rPr>
        <w:t xml:space="preserve"> </w:t>
      </w:r>
      <w:r w:rsidR="00223031" w:rsidRPr="00653D38">
        <w:rPr>
          <w:rFonts w:asciiTheme="minorEastAsia" w:hAnsiTheme="minorEastAsia" w:hint="eastAsia"/>
          <w:color w:val="000000" w:themeColor="text1"/>
          <w:sz w:val="24"/>
          <w:rPrChange w:id="6747" w:author="JY0225" w:date="2017-08-24T12:07:00Z">
            <w:rPr>
              <w:rFonts w:hint="eastAsia"/>
              <w:color w:val="000000" w:themeColor="text1"/>
              <w:sz w:val="24"/>
            </w:rPr>
          </w:rPrChange>
        </w:rPr>
        <w:t>大文件分块上传</w:t>
      </w:r>
      <w:r w:rsidR="00236AD0" w:rsidRPr="00653D38">
        <w:rPr>
          <w:rFonts w:asciiTheme="minorEastAsia" w:hAnsiTheme="minorEastAsia" w:hint="eastAsia"/>
          <w:color w:val="000000" w:themeColor="text1"/>
          <w:sz w:val="24"/>
          <w:rPrChange w:id="6748" w:author="JY0225" w:date="2017-08-24T12:07:00Z">
            <w:rPr>
              <w:rFonts w:hint="eastAsia"/>
              <w:color w:val="000000" w:themeColor="text1"/>
              <w:sz w:val="24"/>
            </w:rPr>
          </w:rPrChange>
        </w:rPr>
        <w:t>测试</w:t>
      </w:r>
    </w:p>
    <w:tbl>
      <w:tblPr>
        <w:tblStyle w:val="ae"/>
        <w:tblW w:w="8364" w:type="dxa"/>
        <w:tblLayout w:type="fixed"/>
        <w:tblLook w:val="04A0" w:firstRow="1" w:lastRow="0" w:firstColumn="1" w:lastColumn="0" w:noHBand="0" w:noVBand="1"/>
      </w:tblPr>
      <w:tblGrid>
        <w:gridCol w:w="2765"/>
        <w:gridCol w:w="5599"/>
      </w:tblGrid>
      <w:tr w:rsidR="00437E40" w14:paraId="1DB3EFA0" w14:textId="77777777" w:rsidTr="00723C1A">
        <w:tc>
          <w:tcPr>
            <w:tcW w:w="2765" w:type="dxa"/>
            <w:vAlign w:val="center"/>
          </w:tcPr>
          <w:p w14:paraId="1511144D" w14:textId="77777777" w:rsidR="00437E40" w:rsidRPr="00D5465B" w:rsidRDefault="00437E40" w:rsidP="0003187D">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4B447E73" w14:textId="77777777" w:rsidR="00437E40" w:rsidRPr="00D5465B" w:rsidRDefault="00437E40" w:rsidP="0003187D">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sidR="00A21454">
              <w:rPr>
                <w:color w:val="000000" w:themeColor="text1"/>
                <w:sz w:val="24"/>
              </w:rPr>
              <w:t>-002</w:t>
            </w:r>
          </w:p>
        </w:tc>
      </w:tr>
      <w:tr w:rsidR="00437E40" w14:paraId="4A159BD3" w14:textId="77777777" w:rsidTr="00723C1A">
        <w:tc>
          <w:tcPr>
            <w:tcW w:w="2765" w:type="dxa"/>
            <w:vAlign w:val="center"/>
          </w:tcPr>
          <w:p w14:paraId="1AFC8B8B" w14:textId="77777777" w:rsidR="00437E40" w:rsidRPr="00D5465B" w:rsidRDefault="00437E40" w:rsidP="0003187D">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658212BC" w14:textId="77777777" w:rsidR="00437E40" w:rsidRPr="00D5465B" w:rsidRDefault="00C06C92" w:rsidP="00C06C92">
            <w:pPr>
              <w:spacing w:line="400" w:lineRule="exact"/>
              <w:rPr>
                <w:color w:val="000000" w:themeColor="text1"/>
                <w:sz w:val="24"/>
              </w:rPr>
            </w:pPr>
            <w:r>
              <w:rPr>
                <w:rFonts w:hint="eastAsia"/>
                <w:color w:val="000000" w:themeColor="text1"/>
                <w:sz w:val="24"/>
              </w:rPr>
              <w:t>大文件分块上传</w:t>
            </w:r>
          </w:p>
        </w:tc>
      </w:tr>
      <w:tr w:rsidR="00437E40" w14:paraId="148E43EB" w14:textId="77777777" w:rsidTr="00723C1A">
        <w:tc>
          <w:tcPr>
            <w:tcW w:w="2765" w:type="dxa"/>
            <w:vAlign w:val="center"/>
          </w:tcPr>
          <w:p w14:paraId="3A07CC36" w14:textId="77777777" w:rsidR="00437E40" w:rsidRPr="0095144A" w:rsidRDefault="00437E40" w:rsidP="0003187D">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5832164C" w14:textId="77777777" w:rsidR="001C4312" w:rsidRPr="0095144A" w:rsidRDefault="001C4312" w:rsidP="0003187D">
            <w:pPr>
              <w:widowControl/>
              <w:jc w:val="left"/>
              <w:rPr>
                <w:color w:val="000000" w:themeColor="text1"/>
                <w:sz w:val="24"/>
              </w:rPr>
            </w:pPr>
            <w:r w:rsidRPr="001C4312">
              <w:rPr>
                <w:color w:val="000000" w:themeColor="text1"/>
                <w:sz w:val="24"/>
              </w:rPr>
              <w:t>request = -k -X PUT -T /home/herh/test.docx "https://192.168.7.62:443/v1/AUTH_kaeyika163com/end1/bigtest.docx?op=CREATE&amp;overwrite=&amp;metadata=&amp;mode=ENCRYPT" -H "X-Auth-Token:G6i7w90RCH6DoL0ZNv85rORwNBsThSF6wyouYq8s"</w:t>
            </w:r>
          </w:p>
        </w:tc>
      </w:tr>
      <w:tr w:rsidR="00437E40" w14:paraId="33DEA3C3" w14:textId="77777777" w:rsidTr="00723C1A">
        <w:tc>
          <w:tcPr>
            <w:tcW w:w="2765" w:type="dxa"/>
            <w:vAlign w:val="center"/>
          </w:tcPr>
          <w:p w14:paraId="30D04DD6" w14:textId="77777777" w:rsidR="00437E40" w:rsidRDefault="00437E40" w:rsidP="0003187D">
            <w:pPr>
              <w:spacing w:line="400" w:lineRule="exact"/>
            </w:pPr>
            <w:r w:rsidRPr="00B4090A">
              <w:rPr>
                <w:rFonts w:hint="eastAsia"/>
                <w:color w:val="000000" w:themeColor="text1"/>
                <w:sz w:val="24"/>
              </w:rPr>
              <w:t>测试结果</w:t>
            </w:r>
          </w:p>
        </w:tc>
        <w:tc>
          <w:tcPr>
            <w:tcW w:w="5599" w:type="dxa"/>
            <w:vAlign w:val="center"/>
          </w:tcPr>
          <w:p w14:paraId="4246DED0" w14:textId="77777777" w:rsidR="00437E40" w:rsidRDefault="008D1CBC" w:rsidP="0003187D">
            <w:pPr>
              <w:spacing w:line="400" w:lineRule="exact"/>
            </w:pPr>
            <w:r>
              <w:rPr>
                <w:rFonts w:hint="eastAsia"/>
                <w:color w:val="000000" w:themeColor="text1"/>
                <w:sz w:val="24"/>
              </w:rPr>
              <w:t>大文件分块后逐一上传至服务器，并在服务器端合并</w:t>
            </w:r>
          </w:p>
        </w:tc>
      </w:tr>
    </w:tbl>
    <w:p w14:paraId="7F3D2D47" w14:textId="77777777" w:rsidR="00D250D8" w:rsidRPr="00653D38" w:rsidRDefault="00D764AB" w:rsidP="00D250D8">
      <w:pPr>
        <w:spacing w:line="400" w:lineRule="exact"/>
        <w:ind w:firstLine="418"/>
        <w:rPr>
          <w:rFonts w:asciiTheme="minorEastAsia" w:hAnsiTheme="minorEastAsia"/>
          <w:color w:val="000000" w:themeColor="text1"/>
          <w:sz w:val="24"/>
          <w:rPrChange w:id="6749" w:author="JY0225" w:date="2017-08-24T12:07:00Z">
            <w:rPr>
              <w:color w:val="000000" w:themeColor="text1"/>
              <w:sz w:val="24"/>
            </w:rPr>
          </w:rPrChange>
        </w:rPr>
      </w:pPr>
      <w:r w:rsidRPr="00653D38">
        <w:rPr>
          <w:rFonts w:asciiTheme="minorEastAsia" w:hAnsiTheme="minorEastAsia" w:hint="eastAsia"/>
          <w:color w:val="000000" w:themeColor="text1"/>
          <w:sz w:val="24"/>
          <w:rPrChange w:id="6750" w:author="JY0225" w:date="2017-08-24T12:07:00Z">
            <w:rPr>
              <w:rFonts w:hint="eastAsia"/>
              <w:color w:val="000000" w:themeColor="text1"/>
              <w:sz w:val="24"/>
            </w:rPr>
          </w:rPrChange>
        </w:rPr>
        <w:t>本测试主要针对大文件分块上传功能，</w:t>
      </w:r>
      <w:r w:rsidR="00D250D8" w:rsidRPr="00653D38">
        <w:rPr>
          <w:rFonts w:asciiTheme="minorEastAsia" w:hAnsiTheme="minorEastAsia" w:hint="eastAsia"/>
          <w:color w:val="000000" w:themeColor="text1"/>
          <w:sz w:val="24"/>
          <w:rPrChange w:id="6751" w:author="JY0225" w:date="2017-08-24T12:07:00Z">
            <w:rPr>
              <w:rFonts w:hint="eastAsia"/>
              <w:color w:val="000000" w:themeColor="text1"/>
              <w:sz w:val="24"/>
            </w:rPr>
          </w:rPrChange>
        </w:rPr>
        <w:t>请求表示用户名为</w:t>
      </w:r>
      <w:r w:rsidR="00D250D8" w:rsidRPr="00653D38">
        <w:rPr>
          <w:rFonts w:asciiTheme="minorEastAsia" w:hAnsiTheme="minorEastAsia"/>
          <w:color w:val="000000" w:themeColor="text1"/>
          <w:sz w:val="24"/>
          <w:rPrChange w:id="6752" w:author="JY0225" w:date="2017-08-24T12:07:00Z">
            <w:rPr>
              <w:color w:val="000000" w:themeColor="text1"/>
              <w:sz w:val="24"/>
            </w:rPr>
          </w:rPrChange>
        </w:rPr>
        <w:t>kaeyika163com</w:t>
      </w:r>
      <w:r w:rsidR="00D250D8" w:rsidRPr="00653D38">
        <w:rPr>
          <w:rFonts w:asciiTheme="minorEastAsia" w:hAnsiTheme="minorEastAsia"/>
          <w:color w:val="000000" w:themeColor="text1"/>
          <w:sz w:val="24"/>
          <w:rPrChange w:id="6753" w:author="JY0225" w:date="2017-08-24T12:07:00Z">
            <w:rPr>
              <w:color w:val="000000" w:themeColor="text1"/>
              <w:sz w:val="24"/>
            </w:rPr>
          </w:rPrChange>
        </w:rPr>
        <w:t>的用户上传一个大文件</w:t>
      </w:r>
      <w:r w:rsidR="00EE2D71" w:rsidRPr="00653D38">
        <w:rPr>
          <w:rFonts w:asciiTheme="minorEastAsia" w:hAnsiTheme="minorEastAsia"/>
          <w:color w:val="000000" w:themeColor="text1"/>
          <w:sz w:val="24"/>
          <w:rPrChange w:id="6754" w:author="JY0225" w:date="2017-08-24T12:07:00Z">
            <w:rPr>
              <w:color w:val="000000" w:themeColor="text1"/>
              <w:sz w:val="24"/>
            </w:rPr>
          </w:rPrChange>
        </w:rPr>
        <w:t>test</w:t>
      </w:r>
      <w:r w:rsidR="00EE2D71" w:rsidRPr="00653D38">
        <w:rPr>
          <w:rFonts w:asciiTheme="minorEastAsia" w:hAnsiTheme="minorEastAsia" w:hint="eastAsia"/>
          <w:color w:val="000000" w:themeColor="text1"/>
          <w:sz w:val="24"/>
          <w:rPrChange w:id="6755" w:author="JY0225" w:date="2017-08-24T12:07:00Z">
            <w:rPr>
              <w:rFonts w:hint="eastAsia"/>
              <w:color w:val="000000" w:themeColor="text1"/>
              <w:sz w:val="24"/>
            </w:rPr>
          </w:rPrChange>
        </w:rPr>
        <w:t>.py</w:t>
      </w:r>
      <w:r w:rsidR="00D250D8" w:rsidRPr="00653D38">
        <w:rPr>
          <w:rFonts w:asciiTheme="minorEastAsia" w:hAnsiTheme="minorEastAsia"/>
          <w:color w:val="000000" w:themeColor="text1"/>
          <w:sz w:val="24"/>
          <w:rPrChange w:id="6756" w:author="JY0225" w:date="2017-08-24T12:07:00Z">
            <w:rPr>
              <w:color w:val="000000" w:themeColor="text1"/>
              <w:sz w:val="24"/>
            </w:rPr>
          </w:rPrChange>
        </w:rPr>
        <w:t>文件至服务器</w:t>
      </w:r>
      <w:r w:rsidR="00D250D8" w:rsidRPr="00653D38">
        <w:rPr>
          <w:rFonts w:asciiTheme="minorEastAsia" w:hAnsiTheme="minorEastAsia" w:hint="eastAsia"/>
          <w:color w:val="000000" w:themeColor="text1"/>
          <w:sz w:val="24"/>
          <w:rPrChange w:id="6757" w:author="JY0225" w:date="2017-08-24T12:07:00Z">
            <w:rPr>
              <w:rFonts w:hint="eastAsia"/>
              <w:color w:val="000000" w:themeColor="text1"/>
              <w:sz w:val="24"/>
            </w:rPr>
          </w:rPrChange>
        </w:rPr>
        <w:t>，</w:t>
      </w:r>
      <w:r w:rsidR="00B42E09" w:rsidRPr="00653D38">
        <w:rPr>
          <w:rFonts w:asciiTheme="minorEastAsia" w:hAnsiTheme="minorEastAsia"/>
          <w:color w:val="000000" w:themeColor="text1"/>
          <w:sz w:val="24"/>
          <w:rPrChange w:id="6758" w:author="JY0225" w:date="2017-08-24T12:07:00Z">
            <w:rPr>
              <w:color w:val="000000" w:themeColor="text1"/>
              <w:sz w:val="24"/>
            </w:rPr>
          </w:rPrChange>
        </w:rPr>
        <w:t>上传至服务器的路径为</w:t>
      </w:r>
      <w:r w:rsidR="00B42E09" w:rsidRPr="00653D38">
        <w:rPr>
          <w:rFonts w:asciiTheme="minorEastAsia" w:hAnsiTheme="minorEastAsia"/>
          <w:color w:val="000000" w:themeColor="text1"/>
          <w:sz w:val="24"/>
          <w:rPrChange w:id="6759" w:author="JY0225" w:date="2017-08-24T12:07:00Z">
            <w:rPr>
              <w:color w:val="000000" w:themeColor="text1"/>
              <w:sz w:val="24"/>
            </w:rPr>
          </w:rPrChange>
        </w:rPr>
        <w:t>/</w:t>
      </w:r>
      <w:r w:rsidR="00F11699" w:rsidRPr="00653D38">
        <w:rPr>
          <w:rFonts w:asciiTheme="minorEastAsia" w:hAnsiTheme="minorEastAsia"/>
          <w:color w:val="000000" w:themeColor="text1"/>
          <w:sz w:val="24"/>
          <w:rPrChange w:id="6760" w:author="JY0225" w:date="2017-08-24T12:07:00Z">
            <w:rPr>
              <w:color w:val="000000" w:themeColor="text1"/>
              <w:sz w:val="24"/>
            </w:rPr>
          </w:rPrChange>
        </w:rPr>
        <w:t>biye/test.py</w:t>
      </w:r>
      <w:r w:rsidR="00A159C7" w:rsidRPr="00653D38">
        <w:rPr>
          <w:rFonts w:asciiTheme="minorEastAsia" w:hAnsiTheme="minorEastAsia" w:hint="eastAsia"/>
          <w:color w:val="000000" w:themeColor="text1"/>
          <w:sz w:val="24"/>
          <w:rPrChange w:id="6761" w:author="JY0225" w:date="2017-08-24T12:07:00Z">
            <w:rPr>
              <w:rFonts w:hint="eastAsia"/>
              <w:color w:val="000000" w:themeColor="text1"/>
              <w:sz w:val="24"/>
            </w:rPr>
          </w:rPrChange>
        </w:rPr>
        <w:t>。</w:t>
      </w:r>
      <w:r w:rsidR="006E6A72" w:rsidRPr="00653D38">
        <w:rPr>
          <w:rFonts w:asciiTheme="minorEastAsia" w:hAnsiTheme="minorEastAsia"/>
          <w:color w:val="000000" w:themeColor="text1"/>
          <w:sz w:val="24"/>
          <w:rPrChange w:id="6762" w:author="JY0225" w:date="2017-08-24T12:07:00Z">
            <w:rPr>
              <w:color w:val="000000" w:themeColor="text1"/>
              <w:sz w:val="24"/>
            </w:rPr>
          </w:rPrChange>
        </w:rPr>
        <w:t>测试的结果如下图所示</w:t>
      </w:r>
      <w:r w:rsidR="00E52BD2" w:rsidRPr="00653D38">
        <w:rPr>
          <w:rFonts w:asciiTheme="minorEastAsia" w:hAnsiTheme="minorEastAsia" w:hint="eastAsia"/>
          <w:color w:val="000000" w:themeColor="text1"/>
          <w:sz w:val="24"/>
          <w:rPrChange w:id="6763" w:author="JY0225" w:date="2017-08-24T12:07:00Z">
            <w:rPr>
              <w:rFonts w:hint="eastAsia"/>
              <w:color w:val="000000" w:themeColor="text1"/>
              <w:sz w:val="24"/>
            </w:rPr>
          </w:rPrChange>
        </w:rPr>
        <w:t>：</w:t>
      </w:r>
    </w:p>
    <w:p w14:paraId="68FEFAE5" w14:textId="77777777" w:rsidR="002A0E7E" w:rsidRPr="00A87469" w:rsidRDefault="00A87469" w:rsidP="00A87469">
      <w:pPr>
        <w:widowControl/>
        <w:jc w:val="left"/>
        <w:rPr>
          <w:rFonts w:ascii="宋体" w:eastAsia="宋体" w:hAnsi="宋体" w:cs="宋体"/>
          <w:kern w:val="0"/>
          <w:sz w:val="24"/>
          <w:szCs w:val="24"/>
        </w:rPr>
      </w:pPr>
      <w:r w:rsidRPr="00A87469">
        <w:rPr>
          <w:rFonts w:ascii="宋体" w:eastAsia="宋体" w:hAnsi="宋体" w:cs="宋体"/>
          <w:noProof/>
          <w:kern w:val="0"/>
          <w:sz w:val="24"/>
          <w:szCs w:val="24"/>
        </w:rPr>
        <w:drawing>
          <wp:inline distT="0" distB="0" distL="0" distR="0" wp14:anchorId="0660F8D2" wp14:editId="31678507">
            <wp:extent cx="5326953" cy="1134533"/>
            <wp:effectExtent l="0" t="0" r="7620" b="8890"/>
            <wp:docPr id="8" name="图片 8" descr="C:\Users\Administrator\AppData\Roaming\Tencent\Users\409239798\QQ\WinTemp\RichOle\QOCKPU1URMWE9OMN}C~CE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409239798\QQ\WinTemp\RichOle\QOCKPU1URMWE9OMN}C~CEAX.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26953" cy="1134533"/>
                    </a:xfrm>
                    <a:prstGeom prst="rect">
                      <a:avLst/>
                    </a:prstGeom>
                    <a:noFill/>
                    <a:ln>
                      <a:noFill/>
                    </a:ln>
                  </pic:spPr>
                </pic:pic>
              </a:graphicData>
            </a:graphic>
          </wp:inline>
        </w:drawing>
      </w:r>
    </w:p>
    <w:p w14:paraId="18EC1802" w14:textId="77777777" w:rsidR="00403F9B" w:rsidRPr="00653D38" w:rsidRDefault="00403F9B" w:rsidP="00653D38">
      <w:pPr>
        <w:spacing w:line="400" w:lineRule="exact"/>
        <w:ind w:left="420"/>
        <w:jc w:val="center"/>
        <w:rPr>
          <w:rFonts w:asciiTheme="minorEastAsia" w:hAnsiTheme="minorEastAsia"/>
          <w:color w:val="000000" w:themeColor="text1"/>
          <w:sz w:val="24"/>
          <w:rPrChange w:id="6764" w:author="JY0225" w:date="2017-08-24T12:07:00Z">
            <w:rPr>
              <w:color w:val="000000" w:themeColor="text1"/>
              <w:sz w:val="24"/>
            </w:rPr>
          </w:rPrChange>
        </w:rPr>
        <w:pPrChange w:id="6765" w:author="JY0225" w:date="2017-08-24T12:07:00Z">
          <w:pPr>
            <w:spacing w:line="360" w:lineRule="auto"/>
            <w:ind w:left="420"/>
            <w:jc w:val="center"/>
          </w:pPr>
        </w:pPrChange>
      </w:pPr>
      <w:r w:rsidRPr="00653D38">
        <w:rPr>
          <w:rFonts w:asciiTheme="minorEastAsia" w:hAnsiTheme="minorEastAsia" w:hint="eastAsia"/>
          <w:color w:val="000000" w:themeColor="text1"/>
          <w:sz w:val="24"/>
          <w:rPrChange w:id="6766" w:author="JY0225" w:date="2017-08-24T12:07:00Z">
            <w:rPr>
              <w:rFonts w:hint="eastAsia"/>
              <w:color w:val="000000" w:themeColor="text1"/>
              <w:sz w:val="24"/>
            </w:rPr>
          </w:rPrChange>
        </w:rPr>
        <w:t>图</w:t>
      </w:r>
      <w:r w:rsidRPr="00653D38">
        <w:rPr>
          <w:rFonts w:asciiTheme="minorEastAsia" w:hAnsiTheme="minorEastAsia"/>
          <w:color w:val="000000" w:themeColor="text1"/>
          <w:sz w:val="24"/>
          <w:rPrChange w:id="6767" w:author="JY0225" w:date="2017-08-24T12:07:00Z">
            <w:rPr>
              <w:color w:val="000000" w:themeColor="text1"/>
              <w:sz w:val="24"/>
            </w:rPr>
          </w:rPrChange>
        </w:rPr>
        <w:t>6-2</w:t>
      </w:r>
      <w:r w:rsidR="00BF6E89" w:rsidRPr="00653D38">
        <w:rPr>
          <w:rFonts w:asciiTheme="minorEastAsia" w:hAnsiTheme="minorEastAsia" w:hint="eastAsia"/>
          <w:color w:val="000000" w:themeColor="text1"/>
          <w:sz w:val="24"/>
          <w:rPrChange w:id="6768" w:author="JY0225" w:date="2017-08-24T12:07:00Z">
            <w:rPr>
              <w:rFonts w:hint="eastAsia"/>
              <w:color w:val="000000" w:themeColor="text1"/>
              <w:sz w:val="24"/>
            </w:rPr>
          </w:rPrChange>
        </w:rPr>
        <w:t>大文件分块上传测试</w:t>
      </w:r>
      <w:r w:rsidRPr="00653D38">
        <w:rPr>
          <w:rFonts w:asciiTheme="minorEastAsia" w:hAnsiTheme="minorEastAsia" w:hint="eastAsia"/>
          <w:color w:val="000000" w:themeColor="text1"/>
          <w:sz w:val="24"/>
          <w:rPrChange w:id="6769" w:author="JY0225" w:date="2017-08-24T12:07:00Z">
            <w:rPr>
              <w:rFonts w:hint="eastAsia"/>
              <w:color w:val="000000" w:themeColor="text1"/>
              <w:sz w:val="24"/>
            </w:rPr>
          </w:rPrChange>
        </w:rPr>
        <w:t>图</w:t>
      </w:r>
    </w:p>
    <w:p w14:paraId="3461BF06" w14:textId="1F086A50" w:rsidR="00B92CE0" w:rsidRPr="00653D38" w:rsidRDefault="004F1FD7" w:rsidP="00653D38">
      <w:pPr>
        <w:spacing w:line="400" w:lineRule="exact"/>
        <w:ind w:firstLine="418"/>
        <w:rPr>
          <w:rFonts w:asciiTheme="minorEastAsia" w:hAnsiTheme="minorEastAsia"/>
          <w:color w:val="000000" w:themeColor="text1"/>
          <w:sz w:val="24"/>
          <w:rPrChange w:id="6770" w:author="JY0225" w:date="2017-08-24T12:07:00Z">
            <w:rPr>
              <w:color w:val="000000" w:themeColor="text1"/>
              <w:sz w:val="24"/>
            </w:rPr>
          </w:rPrChange>
        </w:rPr>
        <w:pPrChange w:id="6771" w:author="JY0225" w:date="2017-08-24T12:07:00Z">
          <w:pPr>
            <w:spacing w:line="400" w:lineRule="exact"/>
            <w:ind w:firstLine="418"/>
          </w:pPr>
        </w:pPrChange>
      </w:pPr>
      <w:r w:rsidRPr="00653D38">
        <w:rPr>
          <w:rFonts w:asciiTheme="minorEastAsia" w:hAnsiTheme="minorEastAsia"/>
          <w:color w:val="000000" w:themeColor="text1"/>
          <w:sz w:val="24"/>
          <w:rPrChange w:id="6772" w:author="JY0225" w:date="2017-08-24T12:07:00Z">
            <w:rPr>
              <w:color w:val="000000" w:themeColor="text1"/>
              <w:sz w:val="24"/>
            </w:rPr>
          </w:rPrChange>
        </w:rPr>
        <w:t>从测试结果图中输出的日志文件</w:t>
      </w:r>
      <w:r w:rsidR="00E52BD2" w:rsidRPr="00653D38">
        <w:rPr>
          <w:rFonts w:asciiTheme="minorEastAsia" w:hAnsiTheme="minorEastAsia"/>
          <w:color w:val="000000" w:themeColor="text1"/>
          <w:sz w:val="24"/>
          <w:rPrChange w:id="6773" w:author="JY0225" w:date="2017-08-24T12:07:00Z">
            <w:rPr>
              <w:color w:val="000000" w:themeColor="text1"/>
              <w:sz w:val="24"/>
            </w:rPr>
          </w:rPrChange>
        </w:rPr>
        <w:t>可以看出</w:t>
      </w:r>
      <w:r w:rsidR="00E52BD2" w:rsidRPr="00653D38">
        <w:rPr>
          <w:rFonts w:asciiTheme="minorEastAsia" w:hAnsiTheme="minorEastAsia" w:hint="eastAsia"/>
          <w:color w:val="000000" w:themeColor="text1"/>
          <w:sz w:val="24"/>
          <w:rPrChange w:id="6774" w:author="JY0225" w:date="2017-08-24T12:07:00Z">
            <w:rPr>
              <w:rFonts w:hint="eastAsia"/>
              <w:color w:val="000000" w:themeColor="text1"/>
              <w:sz w:val="24"/>
            </w:rPr>
          </w:rPrChange>
        </w:rPr>
        <w:t>，</w:t>
      </w:r>
      <w:r w:rsidR="00E52BD2" w:rsidRPr="00653D38">
        <w:rPr>
          <w:rFonts w:asciiTheme="minorEastAsia" w:hAnsiTheme="minorEastAsia"/>
          <w:color w:val="000000" w:themeColor="text1"/>
          <w:sz w:val="24"/>
          <w:rPrChange w:id="6775" w:author="JY0225" w:date="2017-08-24T12:07:00Z">
            <w:rPr>
              <w:color w:val="000000" w:themeColor="text1"/>
              <w:sz w:val="24"/>
            </w:rPr>
          </w:rPrChange>
        </w:rPr>
        <w:t>test</w:t>
      </w:r>
      <w:r w:rsidR="00A0221D" w:rsidRPr="00653D38">
        <w:rPr>
          <w:rFonts w:asciiTheme="minorEastAsia" w:hAnsiTheme="minorEastAsia" w:hint="eastAsia"/>
          <w:color w:val="000000" w:themeColor="text1"/>
          <w:sz w:val="24"/>
          <w:rPrChange w:id="6776" w:author="JY0225" w:date="2017-08-24T12:07:00Z">
            <w:rPr>
              <w:rFonts w:hint="eastAsia"/>
              <w:color w:val="000000" w:themeColor="text1"/>
              <w:sz w:val="24"/>
            </w:rPr>
          </w:rPrChange>
        </w:rPr>
        <w:t>.py</w:t>
      </w:r>
      <w:r w:rsidR="000550E5" w:rsidRPr="00653D38">
        <w:rPr>
          <w:rFonts w:asciiTheme="minorEastAsia" w:hAnsiTheme="minorEastAsia" w:hint="eastAsia"/>
          <w:color w:val="000000" w:themeColor="text1"/>
          <w:sz w:val="24"/>
          <w:rPrChange w:id="6777" w:author="JY0225" w:date="2017-08-24T12:07:00Z">
            <w:rPr>
              <w:rFonts w:hint="eastAsia"/>
              <w:color w:val="000000" w:themeColor="text1"/>
              <w:sz w:val="24"/>
            </w:rPr>
          </w:rPrChange>
        </w:rPr>
        <w:t>文件</w:t>
      </w:r>
      <w:r w:rsidR="00E52BD2" w:rsidRPr="00653D38">
        <w:rPr>
          <w:rFonts w:asciiTheme="minorEastAsia" w:hAnsiTheme="minorEastAsia" w:hint="eastAsia"/>
          <w:color w:val="000000" w:themeColor="text1"/>
          <w:sz w:val="24"/>
          <w:rPrChange w:id="6778" w:author="JY0225" w:date="2017-08-24T12:07:00Z">
            <w:rPr>
              <w:rFonts w:hint="eastAsia"/>
              <w:color w:val="000000" w:themeColor="text1"/>
              <w:sz w:val="24"/>
            </w:rPr>
          </w:rPrChange>
        </w:rPr>
        <w:t>按用户</w:t>
      </w:r>
      <w:r w:rsidR="00E52BD2" w:rsidRPr="00653D38">
        <w:rPr>
          <w:rFonts w:asciiTheme="minorEastAsia" w:hAnsiTheme="minorEastAsia" w:hint="eastAsia"/>
          <w:color w:val="000000" w:themeColor="text1"/>
          <w:sz w:val="24"/>
          <w:rPrChange w:id="6779" w:author="JY0225" w:date="2017-08-24T12:07:00Z">
            <w:rPr>
              <w:rFonts w:hint="eastAsia"/>
              <w:color w:val="000000" w:themeColor="text1"/>
              <w:sz w:val="24"/>
            </w:rPr>
          </w:rPrChange>
        </w:rPr>
        <w:t>id</w:t>
      </w:r>
      <w:r w:rsidR="00E52BD2" w:rsidRPr="00653D38">
        <w:rPr>
          <w:rFonts w:asciiTheme="minorEastAsia" w:hAnsiTheme="minorEastAsia" w:hint="eastAsia"/>
          <w:color w:val="000000" w:themeColor="text1"/>
          <w:sz w:val="24"/>
          <w:rPrChange w:id="6780" w:author="JY0225" w:date="2017-08-24T12:07:00Z">
            <w:rPr>
              <w:rFonts w:hint="eastAsia"/>
              <w:color w:val="000000" w:themeColor="text1"/>
              <w:sz w:val="24"/>
            </w:rPr>
          </w:rPrChange>
        </w:rPr>
        <w:t>信息及时间信息被分成大小相等的</w:t>
      </w:r>
      <w:r w:rsidR="006B64DD" w:rsidRPr="00653D38">
        <w:rPr>
          <w:rFonts w:asciiTheme="minorEastAsia" w:hAnsiTheme="minorEastAsia" w:hint="eastAsia"/>
          <w:color w:val="000000" w:themeColor="text1"/>
          <w:sz w:val="24"/>
          <w:rPrChange w:id="6781" w:author="JY0225" w:date="2017-08-24T12:07:00Z">
            <w:rPr>
              <w:rFonts w:hint="eastAsia"/>
              <w:color w:val="000000" w:themeColor="text1"/>
              <w:sz w:val="24"/>
            </w:rPr>
          </w:rPrChange>
        </w:rPr>
        <w:t>4</w:t>
      </w:r>
      <w:r w:rsidR="00E52BD2" w:rsidRPr="00653D38">
        <w:rPr>
          <w:rFonts w:asciiTheme="minorEastAsia" w:hAnsiTheme="minorEastAsia" w:hint="eastAsia"/>
          <w:color w:val="000000" w:themeColor="text1"/>
          <w:sz w:val="24"/>
          <w:rPrChange w:id="6782" w:author="JY0225" w:date="2017-08-24T12:07:00Z">
            <w:rPr>
              <w:rFonts w:hint="eastAsia"/>
              <w:color w:val="000000" w:themeColor="text1"/>
              <w:sz w:val="24"/>
            </w:rPr>
          </w:rPrChange>
        </w:rPr>
        <w:t>个文件块</w:t>
      </w:r>
      <w:r w:rsidR="00F97AA2" w:rsidRPr="00653D38">
        <w:rPr>
          <w:rFonts w:asciiTheme="minorEastAsia" w:hAnsiTheme="minorEastAsia" w:hint="eastAsia"/>
          <w:color w:val="000000" w:themeColor="text1"/>
          <w:sz w:val="24"/>
          <w:rPrChange w:id="6783" w:author="JY0225" w:date="2017-08-24T12:07:00Z">
            <w:rPr>
              <w:rFonts w:hint="eastAsia"/>
              <w:color w:val="000000" w:themeColor="text1"/>
              <w:sz w:val="24"/>
            </w:rPr>
          </w:rPrChange>
        </w:rPr>
        <w:t>，最后一个文件块的大小不足</w:t>
      </w:r>
      <w:r w:rsidR="00F97AA2" w:rsidRPr="00653D38">
        <w:rPr>
          <w:rFonts w:asciiTheme="minorEastAsia" w:hAnsiTheme="minorEastAsia" w:hint="eastAsia"/>
          <w:color w:val="000000" w:themeColor="text1"/>
          <w:sz w:val="24"/>
          <w:rPrChange w:id="6784" w:author="JY0225" w:date="2017-08-24T12:07:00Z">
            <w:rPr>
              <w:rFonts w:hint="eastAsia"/>
              <w:color w:val="000000" w:themeColor="text1"/>
              <w:sz w:val="24"/>
            </w:rPr>
          </w:rPrChange>
        </w:rPr>
        <w:t>4M</w:t>
      </w:r>
      <w:r w:rsidR="003C2052" w:rsidRPr="00653D38">
        <w:rPr>
          <w:rFonts w:asciiTheme="minorEastAsia" w:hAnsiTheme="minorEastAsia" w:hint="eastAsia"/>
          <w:color w:val="000000" w:themeColor="text1"/>
          <w:sz w:val="24"/>
          <w:rPrChange w:id="6785" w:author="JY0225" w:date="2017-08-24T12:07:00Z">
            <w:rPr>
              <w:rFonts w:hint="eastAsia"/>
              <w:color w:val="000000" w:themeColor="text1"/>
              <w:sz w:val="24"/>
            </w:rPr>
          </w:rPrChange>
        </w:rPr>
        <w:t>。</w:t>
      </w:r>
      <w:r w:rsidR="00B93137" w:rsidRPr="00653D38">
        <w:rPr>
          <w:rFonts w:asciiTheme="minorEastAsia" w:hAnsiTheme="minorEastAsia" w:hint="eastAsia"/>
          <w:color w:val="000000" w:themeColor="text1"/>
          <w:sz w:val="24"/>
          <w:rPrChange w:id="6786" w:author="JY0225" w:date="2017-08-24T12:07:00Z">
            <w:rPr>
              <w:rFonts w:hint="eastAsia"/>
              <w:color w:val="000000" w:themeColor="text1"/>
              <w:sz w:val="24"/>
            </w:rPr>
          </w:rPrChange>
        </w:rPr>
        <w:t>每个文件块都由一个上传文件的进程单独上传到了服务器，并且最后调用的服务器端的合并文件接口。通过对服务器端文</w:t>
      </w:r>
      <w:r w:rsidR="00B92856" w:rsidRPr="00653D38">
        <w:rPr>
          <w:rFonts w:asciiTheme="minorEastAsia" w:hAnsiTheme="minorEastAsia" w:hint="eastAsia"/>
          <w:color w:val="000000" w:themeColor="text1"/>
          <w:sz w:val="24"/>
          <w:rPrChange w:id="6787" w:author="JY0225" w:date="2017-08-24T12:07:00Z">
            <w:rPr>
              <w:rFonts w:hint="eastAsia"/>
              <w:color w:val="000000" w:themeColor="text1"/>
              <w:sz w:val="24"/>
            </w:rPr>
          </w:rPrChange>
        </w:rPr>
        <w:t>件的查询</w:t>
      </w:r>
      <w:r w:rsidR="00B93137" w:rsidRPr="00653D38">
        <w:rPr>
          <w:rFonts w:asciiTheme="minorEastAsia" w:hAnsiTheme="minorEastAsia" w:hint="eastAsia"/>
          <w:color w:val="000000" w:themeColor="text1"/>
          <w:sz w:val="24"/>
          <w:rPrChange w:id="6788" w:author="JY0225" w:date="2017-08-24T12:07:00Z">
            <w:rPr>
              <w:rFonts w:hint="eastAsia"/>
              <w:color w:val="000000" w:themeColor="text1"/>
              <w:sz w:val="24"/>
            </w:rPr>
          </w:rPrChange>
        </w:rPr>
        <w:t>可以看到，文件块被合并成了一个完成的文件。</w:t>
      </w:r>
    </w:p>
    <w:p w14:paraId="24EA08CC" w14:textId="77777777" w:rsidR="00354CEB" w:rsidRDefault="00354CEB" w:rsidP="00354CEB">
      <w:pPr>
        <w:pStyle w:val="31"/>
      </w:pPr>
      <w:bookmarkStart w:id="6789" w:name="_Toc491335277"/>
      <w:r>
        <w:t>6.</w:t>
      </w:r>
      <w:r w:rsidR="00C60938">
        <w:t>3</w:t>
      </w:r>
      <w:r w:rsidR="00220E76">
        <w:t>.3</w:t>
      </w:r>
      <w:r w:rsidRPr="006637A1">
        <w:t xml:space="preserve"> </w:t>
      </w:r>
      <w:r w:rsidR="003A3099">
        <w:rPr>
          <w:rFonts w:hint="eastAsia"/>
        </w:rPr>
        <w:t>本地缓存</w:t>
      </w:r>
      <w:r>
        <w:rPr>
          <w:rFonts w:hint="eastAsia"/>
        </w:rPr>
        <w:t>功能测试</w:t>
      </w:r>
      <w:bookmarkEnd w:id="6789"/>
    </w:p>
    <w:p w14:paraId="416035C1" w14:textId="2EECB796" w:rsidR="00607CBD" w:rsidRPr="00653D38" w:rsidRDefault="00CC2F60" w:rsidP="00607CBD">
      <w:pPr>
        <w:spacing w:line="400" w:lineRule="exact"/>
        <w:ind w:firstLine="420"/>
        <w:rPr>
          <w:rFonts w:asciiTheme="minorEastAsia" w:hAnsiTheme="minorEastAsia"/>
          <w:color w:val="000000" w:themeColor="text1"/>
          <w:sz w:val="24"/>
          <w:rPrChange w:id="6790" w:author="JY0225" w:date="2017-08-24T12:07:00Z">
            <w:rPr>
              <w:color w:val="000000" w:themeColor="text1"/>
              <w:sz w:val="24"/>
            </w:rPr>
          </w:rPrChange>
        </w:rPr>
      </w:pPr>
      <w:r w:rsidRPr="00653D38">
        <w:rPr>
          <w:rFonts w:asciiTheme="minorEastAsia" w:hAnsiTheme="minorEastAsia" w:hint="eastAsia"/>
          <w:color w:val="000000" w:themeColor="text1"/>
          <w:sz w:val="24"/>
          <w:rPrChange w:id="6791" w:author="JY0225" w:date="2017-08-24T12:07:00Z">
            <w:rPr>
              <w:rFonts w:hint="eastAsia"/>
              <w:color w:val="000000" w:themeColor="text1"/>
              <w:sz w:val="24"/>
            </w:rPr>
          </w:rPrChange>
        </w:rPr>
        <w:t>本地缓存主要</w:t>
      </w:r>
      <w:r w:rsidR="00607CBD" w:rsidRPr="00653D38">
        <w:rPr>
          <w:rFonts w:asciiTheme="minorEastAsia" w:hAnsiTheme="minorEastAsia" w:hint="eastAsia"/>
          <w:color w:val="000000" w:themeColor="text1"/>
          <w:sz w:val="24"/>
          <w:rPrChange w:id="6792" w:author="JY0225" w:date="2017-08-24T12:07:00Z">
            <w:rPr>
              <w:rFonts w:hint="eastAsia"/>
              <w:color w:val="000000" w:themeColor="text1"/>
              <w:sz w:val="24"/>
            </w:rPr>
          </w:rPrChange>
        </w:rPr>
        <w:t>利用现代计算机普遍较大的</w:t>
      </w:r>
      <w:r w:rsidR="00476838" w:rsidRPr="00653D38">
        <w:rPr>
          <w:rFonts w:asciiTheme="minorEastAsia" w:hAnsiTheme="minorEastAsia" w:hint="eastAsia"/>
          <w:color w:val="000000" w:themeColor="text1"/>
          <w:sz w:val="24"/>
          <w:rPrChange w:id="6793" w:author="JY0225" w:date="2017-08-24T12:07:00Z">
            <w:rPr>
              <w:rFonts w:hint="eastAsia"/>
              <w:color w:val="000000" w:themeColor="text1"/>
              <w:sz w:val="24"/>
            </w:rPr>
          </w:rPrChange>
        </w:rPr>
        <w:t>备份</w:t>
      </w:r>
      <w:r w:rsidR="00607CBD" w:rsidRPr="00653D38">
        <w:rPr>
          <w:rFonts w:asciiTheme="minorEastAsia" w:hAnsiTheme="minorEastAsia" w:hint="eastAsia"/>
          <w:color w:val="000000" w:themeColor="text1"/>
          <w:sz w:val="24"/>
          <w:rPrChange w:id="6794" w:author="JY0225" w:date="2017-08-24T12:07:00Z">
            <w:rPr>
              <w:rFonts w:hint="eastAsia"/>
              <w:color w:val="000000" w:themeColor="text1"/>
              <w:sz w:val="24"/>
            </w:rPr>
          </w:rPrChange>
        </w:rPr>
        <w:t>空间以及高性能的计算能力，实现了本地缓存管理，进一步减少了系统</w:t>
      </w:r>
      <w:r w:rsidR="00607CBD" w:rsidRPr="00653D38">
        <w:rPr>
          <w:rFonts w:asciiTheme="minorEastAsia" w:hAnsiTheme="minorEastAsia" w:hint="eastAsia"/>
          <w:color w:val="000000" w:themeColor="text1"/>
          <w:sz w:val="24"/>
          <w:rPrChange w:id="6795" w:author="JY0225" w:date="2017-08-24T12:07:00Z">
            <w:rPr>
              <w:rFonts w:hint="eastAsia"/>
              <w:color w:val="000000" w:themeColor="text1"/>
              <w:sz w:val="24"/>
            </w:rPr>
          </w:rPrChange>
        </w:rPr>
        <w:t>I/O</w:t>
      </w:r>
      <w:r w:rsidR="00607CBD" w:rsidRPr="00653D38">
        <w:rPr>
          <w:rFonts w:asciiTheme="minorEastAsia" w:hAnsiTheme="minorEastAsia" w:hint="eastAsia"/>
          <w:color w:val="000000" w:themeColor="text1"/>
          <w:sz w:val="24"/>
          <w:rPrChange w:id="6796" w:author="JY0225" w:date="2017-08-24T12:07:00Z">
            <w:rPr>
              <w:rFonts w:hint="eastAsia"/>
              <w:color w:val="000000" w:themeColor="text1"/>
              <w:sz w:val="24"/>
            </w:rPr>
          </w:rPrChange>
        </w:rPr>
        <w:t>操作，提高了中间件性能。同时，利用服务器提供的个人</w:t>
      </w:r>
      <w:r w:rsidR="00476838" w:rsidRPr="00653D38">
        <w:rPr>
          <w:rFonts w:asciiTheme="minorEastAsia" w:hAnsiTheme="minorEastAsia" w:hint="eastAsia"/>
          <w:color w:val="000000" w:themeColor="text1"/>
          <w:sz w:val="24"/>
          <w:rPrChange w:id="6797" w:author="JY0225" w:date="2017-08-24T12:07:00Z">
            <w:rPr>
              <w:rFonts w:hint="eastAsia"/>
              <w:color w:val="000000" w:themeColor="text1"/>
              <w:sz w:val="24"/>
            </w:rPr>
          </w:rPrChange>
        </w:rPr>
        <w:t>备份</w:t>
      </w:r>
      <w:r w:rsidR="00607CBD" w:rsidRPr="00653D38">
        <w:rPr>
          <w:rFonts w:asciiTheme="minorEastAsia" w:hAnsiTheme="minorEastAsia" w:hint="eastAsia"/>
          <w:color w:val="000000" w:themeColor="text1"/>
          <w:sz w:val="24"/>
          <w:rPrChange w:id="6798" w:author="JY0225" w:date="2017-08-24T12:07:00Z">
            <w:rPr>
              <w:rFonts w:hint="eastAsia"/>
              <w:color w:val="000000" w:themeColor="text1"/>
              <w:sz w:val="24"/>
            </w:rPr>
          </w:rPrChange>
        </w:rPr>
        <w:t>在云端的数据信息，实现了针对单一用户的“秒传”功能。</w:t>
      </w:r>
      <w:r w:rsidR="00DB05E2" w:rsidRPr="00653D38">
        <w:rPr>
          <w:rFonts w:asciiTheme="minorEastAsia" w:hAnsiTheme="minorEastAsia" w:hint="eastAsia"/>
          <w:color w:val="000000" w:themeColor="text1"/>
          <w:sz w:val="24"/>
          <w:rPrChange w:id="6799" w:author="JY0225" w:date="2017-08-24T12:07:00Z">
            <w:rPr>
              <w:rFonts w:hint="eastAsia"/>
              <w:color w:val="000000" w:themeColor="text1"/>
              <w:sz w:val="24"/>
            </w:rPr>
          </w:rPrChange>
        </w:rPr>
        <w:t>测试中，本文</w:t>
      </w:r>
      <w:r w:rsidR="00364083" w:rsidRPr="00653D38">
        <w:rPr>
          <w:rFonts w:asciiTheme="minorEastAsia" w:hAnsiTheme="minorEastAsia" w:hint="eastAsia"/>
          <w:color w:val="000000" w:themeColor="text1"/>
          <w:sz w:val="24"/>
          <w:rPrChange w:id="6800" w:author="JY0225" w:date="2017-08-24T12:07:00Z">
            <w:rPr>
              <w:rFonts w:hint="eastAsia"/>
              <w:color w:val="000000" w:themeColor="text1"/>
              <w:sz w:val="24"/>
            </w:rPr>
          </w:rPrChange>
        </w:rPr>
        <w:t>主要针对存在本地或是服务器缓存的情况下，记录文件下载或上传过程中调用的接口和传输的效率。</w:t>
      </w:r>
    </w:p>
    <w:p w14:paraId="22FAF712" w14:textId="77777777" w:rsidR="006B7096" w:rsidRPr="00653D38" w:rsidRDefault="00041539" w:rsidP="006B7096">
      <w:pPr>
        <w:spacing w:line="400" w:lineRule="exact"/>
        <w:ind w:firstLine="418"/>
        <w:rPr>
          <w:rFonts w:asciiTheme="minorEastAsia" w:hAnsiTheme="minorEastAsia"/>
          <w:color w:val="000000" w:themeColor="text1"/>
          <w:sz w:val="24"/>
          <w:rPrChange w:id="6801" w:author="JY0225" w:date="2017-08-24T12:07:00Z">
            <w:rPr>
              <w:color w:val="000000" w:themeColor="text1"/>
              <w:sz w:val="24"/>
            </w:rPr>
          </w:rPrChange>
        </w:rPr>
      </w:pPr>
      <w:r w:rsidRPr="00653D38">
        <w:rPr>
          <w:rFonts w:asciiTheme="minorEastAsia" w:hAnsiTheme="minorEastAsia" w:hint="eastAsia"/>
          <w:color w:val="000000" w:themeColor="text1"/>
          <w:sz w:val="24"/>
          <w:rPrChange w:id="6802" w:author="JY0225" w:date="2017-08-24T12:07:00Z">
            <w:rPr>
              <w:rFonts w:hint="eastAsia"/>
              <w:color w:val="000000" w:themeColor="text1"/>
              <w:sz w:val="24"/>
            </w:rPr>
          </w:rPrChange>
        </w:rPr>
        <w:lastRenderedPageBreak/>
        <w:t>测试用例三</w:t>
      </w:r>
      <w:r w:rsidR="006B7096" w:rsidRPr="00653D38">
        <w:rPr>
          <w:rFonts w:asciiTheme="minorEastAsia" w:hAnsiTheme="minorEastAsia" w:hint="eastAsia"/>
          <w:color w:val="000000" w:themeColor="text1"/>
          <w:sz w:val="24"/>
          <w:rPrChange w:id="6803" w:author="JY0225" w:date="2017-08-24T12:07:00Z">
            <w:rPr>
              <w:rFonts w:hint="eastAsia"/>
              <w:color w:val="000000" w:themeColor="text1"/>
              <w:sz w:val="24"/>
            </w:rPr>
          </w:rPrChange>
        </w:rPr>
        <w:t>：</w:t>
      </w:r>
    </w:p>
    <w:p w14:paraId="10E52BBC" w14:textId="77777777" w:rsidR="006B7096" w:rsidRPr="00653D38" w:rsidRDefault="006B7096" w:rsidP="006B7096">
      <w:pPr>
        <w:spacing w:line="400" w:lineRule="exact"/>
        <w:jc w:val="center"/>
        <w:rPr>
          <w:rFonts w:asciiTheme="minorEastAsia" w:hAnsiTheme="minorEastAsia"/>
          <w:color w:val="000000" w:themeColor="text1"/>
          <w:sz w:val="24"/>
          <w:rPrChange w:id="6804" w:author="JY0225" w:date="2017-08-24T12:07:00Z">
            <w:rPr>
              <w:color w:val="000000" w:themeColor="text1"/>
              <w:sz w:val="24"/>
            </w:rPr>
          </w:rPrChange>
        </w:rPr>
      </w:pPr>
      <w:r w:rsidRPr="00653D38">
        <w:rPr>
          <w:rFonts w:asciiTheme="minorEastAsia" w:hAnsiTheme="minorEastAsia"/>
          <w:color w:val="000000" w:themeColor="text1"/>
          <w:sz w:val="24"/>
          <w:rPrChange w:id="6805" w:author="JY0225" w:date="2017-08-24T12:07:00Z">
            <w:rPr>
              <w:color w:val="000000" w:themeColor="text1"/>
              <w:sz w:val="24"/>
            </w:rPr>
          </w:rPrChange>
        </w:rPr>
        <w:tab/>
      </w:r>
      <w:r w:rsidRPr="00653D38">
        <w:rPr>
          <w:rFonts w:asciiTheme="minorEastAsia" w:hAnsiTheme="minorEastAsia" w:hint="eastAsia"/>
          <w:color w:val="000000" w:themeColor="text1"/>
          <w:sz w:val="24"/>
          <w:rPrChange w:id="6806" w:author="JY0225" w:date="2017-08-24T12:07:00Z">
            <w:rPr>
              <w:rFonts w:hint="eastAsia"/>
              <w:color w:val="000000" w:themeColor="text1"/>
              <w:sz w:val="24"/>
            </w:rPr>
          </w:rPrChange>
        </w:rPr>
        <w:t>表</w:t>
      </w:r>
      <w:r w:rsidR="00033A4A" w:rsidRPr="00653D38">
        <w:rPr>
          <w:rFonts w:asciiTheme="minorEastAsia" w:hAnsiTheme="minorEastAsia" w:hint="eastAsia"/>
          <w:color w:val="000000" w:themeColor="text1"/>
          <w:sz w:val="24"/>
          <w:rPrChange w:id="6807" w:author="JY0225" w:date="2017-08-24T12:07:00Z">
            <w:rPr>
              <w:rFonts w:hint="eastAsia"/>
              <w:color w:val="000000" w:themeColor="text1"/>
              <w:sz w:val="24"/>
            </w:rPr>
          </w:rPrChange>
        </w:rPr>
        <w:t>6-</w:t>
      </w:r>
      <w:r w:rsidR="00CA6AB8" w:rsidRPr="00653D38">
        <w:rPr>
          <w:rFonts w:asciiTheme="minorEastAsia" w:hAnsiTheme="minorEastAsia"/>
          <w:color w:val="000000" w:themeColor="text1"/>
          <w:sz w:val="24"/>
          <w:rPrChange w:id="6808" w:author="JY0225" w:date="2017-08-24T12:07:00Z">
            <w:rPr>
              <w:color w:val="000000" w:themeColor="text1"/>
              <w:sz w:val="24"/>
            </w:rPr>
          </w:rPrChange>
        </w:rPr>
        <w:t>4</w:t>
      </w:r>
      <w:r w:rsidRPr="00653D38">
        <w:rPr>
          <w:rFonts w:asciiTheme="minorEastAsia" w:hAnsiTheme="minorEastAsia" w:hint="eastAsia"/>
          <w:color w:val="000000" w:themeColor="text1"/>
          <w:sz w:val="24"/>
          <w:rPrChange w:id="6809" w:author="JY0225" w:date="2017-08-24T12:07:00Z">
            <w:rPr>
              <w:rFonts w:hint="eastAsia"/>
              <w:color w:val="000000" w:themeColor="text1"/>
              <w:sz w:val="24"/>
            </w:rPr>
          </w:rPrChange>
        </w:rPr>
        <w:t xml:space="preserve"> </w:t>
      </w:r>
      <w:r w:rsidR="00CC0A96" w:rsidRPr="00653D38">
        <w:rPr>
          <w:rFonts w:asciiTheme="minorEastAsia" w:hAnsiTheme="minorEastAsia" w:hint="eastAsia"/>
          <w:color w:val="000000" w:themeColor="text1"/>
          <w:sz w:val="24"/>
          <w:rPrChange w:id="6810" w:author="JY0225" w:date="2017-08-24T12:07:00Z">
            <w:rPr>
              <w:rFonts w:hint="eastAsia"/>
              <w:color w:val="000000" w:themeColor="text1"/>
              <w:sz w:val="24"/>
            </w:rPr>
          </w:rPrChange>
        </w:rPr>
        <w:t>本地缓存测试</w:t>
      </w:r>
    </w:p>
    <w:tbl>
      <w:tblPr>
        <w:tblStyle w:val="ae"/>
        <w:tblW w:w="0" w:type="auto"/>
        <w:tblLayout w:type="fixed"/>
        <w:tblLook w:val="04A0" w:firstRow="1" w:lastRow="0" w:firstColumn="1" w:lastColumn="0" w:noHBand="0" w:noVBand="1"/>
      </w:tblPr>
      <w:tblGrid>
        <w:gridCol w:w="2765"/>
        <w:gridCol w:w="5457"/>
      </w:tblGrid>
      <w:tr w:rsidR="006B7096" w14:paraId="6A5ECDAC" w14:textId="77777777" w:rsidTr="00723C1A">
        <w:tc>
          <w:tcPr>
            <w:tcW w:w="2765" w:type="dxa"/>
            <w:vAlign w:val="center"/>
          </w:tcPr>
          <w:p w14:paraId="42CB75A2" w14:textId="77777777" w:rsidR="006B7096" w:rsidRPr="00D5465B" w:rsidRDefault="006B7096" w:rsidP="002E0505">
            <w:pPr>
              <w:spacing w:line="400" w:lineRule="exact"/>
              <w:jc w:val="left"/>
              <w:rPr>
                <w:color w:val="000000" w:themeColor="text1"/>
                <w:sz w:val="24"/>
              </w:rPr>
            </w:pPr>
            <w:r w:rsidRPr="00D5465B">
              <w:rPr>
                <w:rFonts w:hint="eastAsia"/>
                <w:color w:val="000000" w:themeColor="text1"/>
                <w:sz w:val="24"/>
              </w:rPr>
              <w:t>测试编号</w:t>
            </w:r>
          </w:p>
        </w:tc>
        <w:tc>
          <w:tcPr>
            <w:tcW w:w="5457" w:type="dxa"/>
            <w:vAlign w:val="center"/>
          </w:tcPr>
          <w:p w14:paraId="126C9362" w14:textId="77777777" w:rsidR="006B7096" w:rsidRPr="00D5465B" w:rsidRDefault="006B7096"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6B7096" w14:paraId="14B1D7BA" w14:textId="77777777" w:rsidTr="00723C1A">
        <w:tc>
          <w:tcPr>
            <w:tcW w:w="2765" w:type="dxa"/>
            <w:vAlign w:val="center"/>
          </w:tcPr>
          <w:p w14:paraId="52052CBB" w14:textId="77777777" w:rsidR="006B7096" w:rsidRPr="00D5465B" w:rsidRDefault="006B7096" w:rsidP="002E0505">
            <w:pPr>
              <w:spacing w:line="400" w:lineRule="exact"/>
              <w:rPr>
                <w:color w:val="000000" w:themeColor="text1"/>
                <w:sz w:val="24"/>
              </w:rPr>
            </w:pPr>
            <w:r w:rsidRPr="00D5465B">
              <w:rPr>
                <w:rFonts w:hint="eastAsia"/>
                <w:color w:val="000000" w:themeColor="text1"/>
                <w:sz w:val="24"/>
              </w:rPr>
              <w:t>测试内容</w:t>
            </w:r>
          </w:p>
        </w:tc>
        <w:tc>
          <w:tcPr>
            <w:tcW w:w="5457" w:type="dxa"/>
            <w:vAlign w:val="center"/>
          </w:tcPr>
          <w:p w14:paraId="2B91D555" w14:textId="77777777" w:rsidR="006B7096" w:rsidRPr="00D5465B" w:rsidRDefault="0049373B" w:rsidP="002E0505">
            <w:pPr>
              <w:spacing w:line="400" w:lineRule="exact"/>
              <w:rPr>
                <w:color w:val="000000" w:themeColor="text1"/>
                <w:sz w:val="24"/>
              </w:rPr>
            </w:pPr>
            <w:r>
              <w:rPr>
                <w:rFonts w:hint="eastAsia"/>
                <w:color w:val="000000" w:themeColor="text1"/>
                <w:sz w:val="24"/>
              </w:rPr>
              <w:t>本地缓存测试</w:t>
            </w:r>
          </w:p>
        </w:tc>
      </w:tr>
      <w:tr w:rsidR="006B7096" w14:paraId="0C8AB12C" w14:textId="77777777" w:rsidTr="00723C1A">
        <w:tc>
          <w:tcPr>
            <w:tcW w:w="2765" w:type="dxa"/>
            <w:vAlign w:val="center"/>
          </w:tcPr>
          <w:p w14:paraId="05ADB6BE" w14:textId="77777777" w:rsidR="006B7096" w:rsidRPr="0095144A" w:rsidRDefault="006B7096" w:rsidP="002E0505">
            <w:pPr>
              <w:spacing w:line="400" w:lineRule="exact"/>
              <w:rPr>
                <w:color w:val="000000" w:themeColor="text1"/>
                <w:sz w:val="24"/>
              </w:rPr>
            </w:pPr>
            <w:r w:rsidRPr="0095144A">
              <w:rPr>
                <w:rFonts w:hint="eastAsia"/>
                <w:color w:val="000000" w:themeColor="text1"/>
                <w:sz w:val="24"/>
              </w:rPr>
              <w:t>测试用例</w:t>
            </w:r>
          </w:p>
        </w:tc>
        <w:tc>
          <w:tcPr>
            <w:tcW w:w="5457" w:type="dxa"/>
            <w:vAlign w:val="center"/>
          </w:tcPr>
          <w:p w14:paraId="74484507" w14:textId="77777777" w:rsidR="00670103" w:rsidRPr="00670103"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/home/herh/end.docx</w:t>
            </w:r>
          </w:p>
          <w:p w14:paraId="138D0B9E" w14:textId="77777777" w:rsidR="00670103" w:rsidRPr="00670103" w:rsidRDefault="00670103" w:rsidP="00670103">
            <w:pPr>
              <w:widowControl/>
              <w:jc w:val="left"/>
              <w:rPr>
                <w:color w:val="000000" w:themeColor="text1"/>
                <w:sz w:val="24"/>
              </w:rPr>
            </w:pPr>
          </w:p>
          <w:p w14:paraId="2503596F" w14:textId="77777777" w:rsidR="006B7096" w:rsidRPr="0095144A"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/home/herh/mend.docx</w:t>
            </w:r>
          </w:p>
        </w:tc>
      </w:tr>
      <w:tr w:rsidR="006B7096" w14:paraId="65A05AD6" w14:textId="77777777" w:rsidTr="00723C1A">
        <w:tc>
          <w:tcPr>
            <w:tcW w:w="2765" w:type="dxa"/>
            <w:vAlign w:val="center"/>
          </w:tcPr>
          <w:p w14:paraId="3FBBA127" w14:textId="77777777" w:rsidR="006B7096" w:rsidRDefault="006B7096" w:rsidP="002E0505">
            <w:pPr>
              <w:spacing w:line="400" w:lineRule="exact"/>
            </w:pPr>
            <w:r w:rsidRPr="00B4090A">
              <w:rPr>
                <w:rFonts w:hint="eastAsia"/>
                <w:color w:val="000000" w:themeColor="text1"/>
                <w:sz w:val="24"/>
              </w:rPr>
              <w:t>测试结果</w:t>
            </w:r>
          </w:p>
        </w:tc>
        <w:tc>
          <w:tcPr>
            <w:tcW w:w="5457" w:type="dxa"/>
            <w:vAlign w:val="center"/>
          </w:tcPr>
          <w:p w14:paraId="1C22298A" w14:textId="77777777" w:rsidR="006B7096" w:rsidRDefault="00670103" w:rsidP="002E0505">
            <w:pPr>
              <w:spacing w:line="400" w:lineRule="exact"/>
            </w:pPr>
            <w:r>
              <w:rPr>
                <w:rFonts w:hint="eastAsia"/>
                <w:color w:val="000000" w:themeColor="text1"/>
                <w:sz w:val="24"/>
              </w:rPr>
              <w:t>第一次下载文件时正常</w:t>
            </w:r>
            <w:r w:rsidR="007833FF">
              <w:rPr>
                <w:rFonts w:hint="eastAsia"/>
                <w:color w:val="000000" w:themeColor="text1"/>
                <w:sz w:val="24"/>
              </w:rPr>
              <w:t>下</w:t>
            </w:r>
            <w:r>
              <w:rPr>
                <w:rFonts w:hint="eastAsia"/>
                <w:color w:val="000000" w:themeColor="text1"/>
                <w:sz w:val="24"/>
              </w:rPr>
              <w:t>传，第二次从本地复制</w:t>
            </w:r>
          </w:p>
        </w:tc>
      </w:tr>
    </w:tbl>
    <w:p w14:paraId="53C9BD6D" w14:textId="77777777" w:rsidR="00445CAA" w:rsidRPr="00653D38" w:rsidRDefault="00180699" w:rsidP="00670103">
      <w:pPr>
        <w:spacing w:line="400" w:lineRule="exact"/>
        <w:rPr>
          <w:rFonts w:asciiTheme="minorEastAsia" w:hAnsiTheme="minorEastAsia"/>
          <w:color w:val="000000" w:themeColor="text1"/>
          <w:sz w:val="24"/>
          <w:rPrChange w:id="6811" w:author="JY0225" w:date="2017-08-24T12:08:00Z">
            <w:rPr>
              <w:color w:val="000000" w:themeColor="text1"/>
              <w:sz w:val="24"/>
            </w:rPr>
          </w:rPrChange>
        </w:rPr>
      </w:pPr>
      <w:r>
        <w:rPr>
          <w:noProof/>
        </w:rPr>
        <w:drawing>
          <wp:anchor distT="0" distB="0" distL="114300" distR="114300" simplePos="0" relativeHeight="251668480" behindDoc="0" locked="0" layoutInCell="1" allowOverlap="1" wp14:anchorId="2C50AB2B" wp14:editId="2DC3497E">
            <wp:simplePos x="0" y="0"/>
            <wp:positionH relativeFrom="column">
              <wp:posOffset>-1270</wp:posOffset>
            </wp:positionH>
            <wp:positionV relativeFrom="paragraph">
              <wp:posOffset>882015</wp:posOffset>
            </wp:positionV>
            <wp:extent cx="5284470" cy="1213485"/>
            <wp:effectExtent l="0" t="0" r="0" b="571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284470" cy="1213485"/>
                    </a:xfrm>
                    <a:prstGeom prst="rect">
                      <a:avLst/>
                    </a:prstGeom>
                  </pic:spPr>
                </pic:pic>
              </a:graphicData>
            </a:graphic>
            <wp14:sizeRelH relativeFrom="margin">
              <wp14:pctWidth>0</wp14:pctWidth>
            </wp14:sizeRelH>
          </wp:anchor>
        </w:drawing>
      </w:r>
      <w:r w:rsidR="00670103">
        <w:rPr>
          <w:color w:val="000000" w:themeColor="text1"/>
          <w:sz w:val="24"/>
        </w:rPr>
        <w:tab/>
      </w:r>
      <w:r w:rsidR="00CA11C1" w:rsidRPr="00653D38">
        <w:rPr>
          <w:rFonts w:asciiTheme="minorEastAsia" w:hAnsiTheme="minorEastAsia"/>
          <w:color w:val="000000" w:themeColor="text1"/>
          <w:sz w:val="24"/>
          <w:rPrChange w:id="6812" w:author="JY0225" w:date="2017-08-24T12:08:00Z">
            <w:rPr>
              <w:color w:val="000000" w:themeColor="text1"/>
              <w:sz w:val="24"/>
            </w:rPr>
          </w:rPrChange>
        </w:rPr>
        <w:t>本测试针对本地缓存设计</w:t>
      </w:r>
      <w:r w:rsidR="00CA11C1" w:rsidRPr="00653D38">
        <w:rPr>
          <w:rFonts w:asciiTheme="minorEastAsia" w:hAnsiTheme="minorEastAsia" w:hint="eastAsia"/>
          <w:color w:val="000000" w:themeColor="text1"/>
          <w:sz w:val="24"/>
          <w:rPrChange w:id="6813" w:author="JY0225" w:date="2017-08-24T12:08:00Z">
            <w:rPr>
              <w:rFonts w:hint="eastAsia"/>
              <w:color w:val="000000" w:themeColor="text1"/>
              <w:sz w:val="24"/>
            </w:rPr>
          </w:rPrChange>
        </w:rPr>
        <w:t>，</w:t>
      </w:r>
      <w:r w:rsidR="00CA11C1" w:rsidRPr="00653D38">
        <w:rPr>
          <w:rFonts w:asciiTheme="minorEastAsia" w:hAnsiTheme="minorEastAsia"/>
          <w:color w:val="000000" w:themeColor="text1"/>
          <w:sz w:val="24"/>
          <w:rPrChange w:id="6814" w:author="JY0225" w:date="2017-08-24T12:08:00Z">
            <w:rPr>
              <w:color w:val="000000" w:themeColor="text1"/>
              <w:sz w:val="24"/>
            </w:rPr>
          </w:rPrChange>
        </w:rPr>
        <w:t>测试用例由两个相同的下载文件请求构成</w:t>
      </w:r>
      <w:r w:rsidR="00CA11C1" w:rsidRPr="00653D38">
        <w:rPr>
          <w:rFonts w:asciiTheme="minorEastAsia" w:hAnsiTheme="minorEastAsia" w:hint="eastAsia"/>
          <w:color w:val="000000" w:themeColor="text1"/>
          <w:sz w:val="24"/>
          <w:rPrChange w:id="6815" w:author="JY0225" w:date="2017-08-24T12:08:00Z">
            <w:rPr>
              <w:rFonts w:hint="eastAsia"/>
              <w:color w:val="000000" w:themeColor="text1"/>
              <w:sz w:val="24"/>
            </w:rPr>
          </w:rPrChange>
        </w:rPr>
        <w:t>。</w:t>
      </w:r>
      <w:r w:rsidR="004E40EE" w:rsidRPr="00653D38">
        <w:rPr>
          <w:rFonts w:asciiTheme="minorEastAsia" w:hAnsiTheme="minorEastAsia"/>
          <w:color w:val="000000" w:themeColor="text1"/>
          <w:sz w:val="24"/>
          <w:rPrChange w:id="6816" w:author="JY0225" w:date="2017-08-24T12:08:00Z">
            <w:rPr>
              <w:color w:val="000000" w:themeColor="text1"/>
              <w:sz w:val="24"/>
            </w:rPr>
          </w:rPrChange>
        </w:rPr>
        <w:t>该请求表示用户</w:t>
      </w:r>
      <w:r w:rsidR="004E40EE" w:rsidRPr="00653D38">
        <w:rPr>
          <w:rFonts w:asciiTheme="minorEastAsia" w:hAnsiTheme="minorEastAsia"/>
          <w:color w:val="000000" w:themeColor="text1"/>
          <w:sz w:val="24"/>
          <w:rPrChange w:id="6817" w:author="JY0225" w:date="2017-08-24T12:08:00Z">
            <w:rPr>
              <w:color w:val="000000" w:themeColor="text1"/>
              <w:sz w:val="24"/>
            </w:rPr>
          </w:rPrChange>
        </w:rPr>
        <w:t>kaeyika163com</w:t>
      </w:r>
      <w:r w:rsidR="00F463B7" w:rsidRPr="00653D38">
        <w:rPr>
          <w:rFonts w:asciiTheme="minorEastAsia" w:hAnsiTheme="minorEastAsia"/>
          <w:color w:val="000000" w:themeColor="text1"/>
          <w:sz w:val="24"/>
          <w:rPrChange w:id="6818" w:author="JY0225" w:date="2017-08-24T12:08:00Z">
            <w:rPr>
              <w:color w:val="000000" w:themeColor="text1"/>
              <w:sz w:val="24"/>
            </w:rPr>
          </w:rPrChange>
        </w:rPr>
        <w:t>下载服务器端的</w:t>
      </w:r>
      <w:r w:rsidR="00F463B7" w:rsidRPr="00653D38">
        <w:rPr>
          <w:rFonts w:asciiTheme="minorEastAsia" w:hAnsiTheme="minorEastAsia" w:hint="eastAsia"/>
          <w:color w:val="000000" w:themeColor="text1"/>
          <w:sz w:val="24"/>
          <w:rPrChange w:id="6819" w:author="JY0225" w:date="2017-08-24T12:08:00Z">
            <w:rPr>
              <w:rFonts w:hint="eastAsia"/>
              <w:color w:val="000000" w:themeColor="text1"/>
              <w:sz w:val="24"/>
            </w:rPr>
          </w:rPrChange>
        </w:rPr>
        <w:t>/</w:t>
      </w:r>
      <w:r w:rsidR="00F463B7" w:rsidRPr="00653D38">
        <w:rPr>
          <w:rFonts w:asciiTheme="minorEastAsia" w:hAnsiTheme="minorEastAsia"/>
          <w:color w:val="000000" w:themeColor="text1"/>
          <w:sz w:val="24"/>
          <w:rPrChange w:id="6820" w:author="JY0225" w:date="2017-08-24T12:08:00Z">
            <w:rPr>
              <w:color w:val="000000" w:themeColor="text1"/>
              <w:sz w:val="24"/>
            </w:rPr>
          </w:rPrChange>
        </w:rPr>
        <w:t>end/test.docx</w:t>
      </w:r>
      <w:r w:rsidR="00750666" w:rsidRPr="00653D38">
        <w:rPr>
          <w:rFonts w:asciiTheme="minorEastAsia" w:hAnsiTheme="minorEastAsia"/>
          <w:color w:val="000000" w:themeColor="text1"/>
          <w:sz w:val="24"/>
          <w:rPrChange w:id="6821" w:author="JY0225" w:date="2017-08-24T12:08:00Z">
            <w:rPr>
              <w:color w:val="000000" w:themeColor="text1"/>
              <w:sz w:val="24"/>
            </w:rPr>
          </w:rPrChange>
        </w:rPr>
        <w:t>文件至本地的</w:t>
      </w:r>
      <w:r w:rsidR="00750666" w:rsidRPr="00653D38">
        <w:rPr>
          <w:rFonts w:asciiTheme="minorEastAsia" w:hAnsiTheme="minorEastAsia"/>
          <w:color w:val="000000" w:themeColor="text1"/>
          <w:sz w:val="24"/>
          <w:rPrChange w:id="6822" w:author="JY0225" w:date="2017-08-24T12:08:00Z">
            <w:rPr>
              <w:color w:val="000000" w:themeColor="text1"/>
              <w:sz w:val="24"/>
            </w:rPr>
          </w:rPrChange>
        </w:rPr>
        <w:t>/home/herh/end.docx</w:t>
      </w:r>
      <w:r w:rsidR="00750666" w:rsidRPr="00653D38">
        <w:rPr>
          <w:rFonts w:asciiTheme="minorEastAsia" w:hAnsiTheme="minorEastAsia" w:hint="eastAsia"/>
          <w:color w:val="000000" w:themeColor="text1"/>
          <w:sz w:val="24"/>
          <w:rPrChange w:id="6823" w:author="JY0225" w:date="2017-08-24T12:08:00Z">
            <w:rPr>
              <w:rFonts w:hint="eastAsia"/>
              <w:color w:val="000000" w:themeColor="text1"/>
              <w:sz w:val="24"/>
            </w:rPr>
          </w:rPrChange>
        </w:rPr>
        <w:t>。</w:t>
      </w:r>
      <w:r w:rsidR="00445CAA" w:rsidRPr="00653D38">
        <w:rPr>
          <w:rFonts w:asciiTheme="minorEastAsia" w:hAnsiTheme="minorEastAsia" w:hint="eastAsia"/>
          <w:color w:val="000000" w:themeColor="text1"/>
          <w:sz w:val="24"/>
          <w:rPrChange w:id="6824" w:author="JY0225" w:date="2017-08-24T12:08:00Z">
            <w:rPr>
              <w:rFonts w:hint="eastAsia"/>
              <w:color w:val="000000" w:themeColor="text1"/>
              <w:sz w:val="24"/>
            </w:rPr>
          </w:rPrChange>
        </w:rPr>
        <w:t>测试的结果如下图所示：</w:t>
      </w:r>
    </w:p>
    <w:p w14:paraId="7D74D7D5" w14:textId="77777777" w:rsidR="00C93051" w:rsidRPr="00653D38" w:rsidRDefault="00C93051" w:rsidP="00653D38">
      <w:pPr>
        <w:spacing w:line="400" w:lineRule="exact"/>
        <w:ind w:left="420"/>
        <w:jc w:val="center"/>
        <w:rPr>
          <w:rFonts w:asciiTheme="minorEastAsia" w:hAnsiTheme="minorEastAsia"/>
          <w:color w:val="000000" w:themeColor="text1"/>
          <w:sz w:val="24"/>
          <w:rPrChange w:id="6825" w:author="JY0225" w:date="2017-08-24T12:08:00Z">
            <w:rPr>
              <w:color w:val="000000" w:themeColor="text1"/>
              <w:sz w:val="24"/>
            </w:rPr>
          </w:rPrChange>
        </w:rPr>
        <w:pPrChange w:id="6826" w:author="JY0225" w:date="2017-08-24T12:08:00Z">
          <w:pPr>
            <w:spacing w:line="360" w:lineRule="auto"/>
            <w:ind w:left="420"/>
            <w:jc w:val="center"/>
          </w:pPr>
        </w:pPrChange>
      </w:pPr>
      <w:r w:rsidRPr="00653D38">
        <w:rPr>
          <w:rFonts w:asciiTheme="minorEastAsia" w:hAnsiTheme="minorEastAsia" w:hint="eastAsia"/>
          <w:color w:val="000000" w:themeColor="text1"/>
          <w:sz w:val="24"/>
          <w:rPrChange w:id="6827" w:author="JY0225" w:date="2017-08-24T12:08:00Z">
            <w:rPr>
              <w:rFonts w:hint="eastAsia"/>
              <w:color w:val="000000" w:themeColor="text1"/>
              <w:sz w:val="24"/>
            </w:rPr>
          </w:rPrChange>
        </w:rPr>
        <w:t>图</w:t>
      </w:r>
      <w:r w:rsidR="003B4FC4" w:rsidRPr="00653D38">
        <w:rPr>
          <w:rFonts w:asciiTheme="minorEastAsia" w:hAnsiTheme="minorEastAsia"/>
          <w:color w:val="000000" w:themeColor="text1"/>
          <w:sz w:val="24"/>
          <w:rPrChange w:id="6828" w:author="JY0225" w:date="2017-08-24T12:08:00Z">
            <w:rPr>
              <w:color w:val="000000" w:themeColor="text1"/>
              <w:sz w:val="24"/>
            </w:rPr>
          </w:rPrChange>
        </w:rPr>
        <w:t>6</w:t>
      </w:r>
      <w:r w:rsidRPr="00653D38">
        <w:rPr>
          <w:rFonts w:asciiTheme="minorEastAsia" w:hAnsiTheme="minorEastAsia"/>
          <w:color w:val="000000" w:themeColor="text1"/>
          <w:sz w:val="24"/>
          <w:rPrChange w:id="6829" w:author="JY0225" w:date="2017-08-24T12:08:00Z">
            <w:rPr>
              <w:color w:val="000000" w:themeColor="text1"/>
              <w:sz w:val="24"/>
            </w:rPr>
          </w:rPrChange>
        </w:rPr>
        <w:t xml:space="preserve">-3 </w:t>
      </w:r>
      <w:r w:rsidR="00CD4827" w:rsidRPr="00653D38">
        <w:rPr>
          <w:rFonts w:asciiTheme="minorEastAsia" w:hAnsiTheme="minorEastAsia" w:hint="eastAsia"/>
          <w:color w:val="000000" w:themeColor="text1"/>
          <w:sz w:val="24"/>
          <w:rPrChange w:id="6830" w:author="JY0225" w:date="2017-08-24T12:08:00Z">
            <w:rPr>
              <w:rFonts w:hint="eastAsia"/>
              <w:color w:val="000000" w:themeColor="text1"/>
              <w:sz w:val="24"/>
            </w:rPr>
          </w:rPrChange>
        </w:rPr>
        <w:t>本地缓存测试</w:t>
      </w:r>
      <w:r w:rsidRPr="00653D38">
        <w:rPr>
          <w:rFonts w:asciiTheme="minorEastAsia" w:hAnsiTheme="minorEastAsia" w:hint="eastAsia"/>
          <w:color w:val="000000" w:themeColor="text1"/>
          <w:sz w:val="24"/>
          <w:rPrChange w:id="6831" w:author="JY0225" w:date="2017-08-24T12:08:00Z">
            <w:rPr>
              <w:rFonts w:hint="eastAsia"/>
              <w:color w:val="000000" w:themeColor="text1"/>
              <w:sz w:val="24"/>
            </w:rPr>
          </w:rPrChange>
        </w:rPr>
        <w:t>图</w:t>
      </w:r>
      <w:r w:rsidR="002B2FA0" w:rsidRPr="00653D38">
        <w:rPr>
          <w:rFonts w:asciiTheme="minorEastAsia" w:hAnsiTheme="minorEastAsia"/>
          <w:color w:val="000000" w:themeColor="text1"/>
          <w:sz w:val="24"/>
          <w:rPrChange w:id="6832" w:author="JY0225" w:date="2017-08-24T12:08:00Z">
            <w:rPr>
              <w:color w:val="000000" w:themeColor="text1"/>
              <w:sz w:val="24"/>
            </w:rPr>
          </w:rPrChange>
        </w:rPr>
        <w:tab/>
      </w:r>
    </w:p>
    <w:p w14:paraId="06891366" w14:textId="2B3B44DD" w:rsidR="002B2FA0" w:rsidRPr="00653D38" w:rsidDel="00C03968" w:rsidRDefault="00002FD4" w:rsidP="00653D38">
      <w:pPr>
        <w:spacing w:line="400" w:lineRule="exact"/>
        <w:ind w:firstLine="418"/>
        <w:rPr>
          <w:del w:id="6833" w:author="JY0225" w:date="2017-08-24T10:56:00Z"/>
          <w:rFonts w:asciiTheme="minorEastAsia" w:hAnsiTheme="minorEastAsia"/>
          <w:color w:val="000000" w:themeColor="text1"/>
          <w:sz w:val="24"/>
          <w:rPrChange w:id="6834" w:author="JY0225" w:date="2017-08-24T12:08:00Z">
            <w:rPr>
              <w:del w:id="6835" w:author="JY0225" w:date="2017-08-24T10:56:00Z"/>
              <w:color w:val="000000" w:themeColor="text1"/>
              <w:sz w:val="24"/>
            </w:rPr>
          </w:rPrChange>
        </w:rPr>
        <w:pPrChange w:id="6836" w:author="JY0225" w:date="2017-08-24T12:08:00Z">
          <w:pPr>
            <w:spacing w:line="400" w:lineRule="exact"/>
            <w:ind w:firstLine="418"/>
          </w:pPr>
        </w:pPrChange>
      </w:pPr>
      <w:r w:rsidRPr="00653D38">
        <w:rPr>
          <w:rFonts w:asciiTheme="minorEastAsia" w:hAnsiTheme="minorEastAsia"/>
          <w:color w:val="000000" w:themeColor="text1"/>
          <w:sz w:val="24"/>
          <w:rPrChange w:id="6837" w:author="JY0225" w:date="2017-08-24T12:08:00Z">
            <w:rPr>
              <w:color w:val="000000" w:themeColor="text1"/>
              <w:sz w:val="24"/>
            </w:rPr>
          </w:rPrChange>
        </w:rPr>
        <w:t>从测试结果图中输出的日志文件</w:t>
      </w:r>
      <w:r w:rsidR="002B2FA0" w:rsidRPr="00653D38">
        <w:rPr>
          <w:rFonts w:asciiTheme="minorEastAsia" w:hAnsiTheme="minorEastAsia"/>
          <w:color w:val="000000" w:themeColor="text1"/>
          <w:sz w:val="24"/>
          <w:rPrChange w:id="6838" w:author="JY0225" w:date="2017-08-24T12:08:00Z">
            <w:rPr>
              <w:color w:val="000000" w:themeColor="text1"/>
              <w:sz w:val="24"/>
            </w:rPr>
          </w:rPrChange>
        </w:rPr>
        <w:t>可以看出</w:t>
      </w:r>
      <w:r w:rsidR="002B2FA0" w:rsidRPr="00653D38">
        <w:rPr>
          <w:rFonts w:asciiTheme="minorEastAsia" w:hAnsiTheme="minorEastAsia" w:hint="eastAsia"/>
          <w:color w:val="000000" w:themeColor="text1"/>
          <w:sz w:val="24"/>
          <w:rPrChange w:id="6839" w:author="JY0225" w:date="2017-08-24T12:08:00Z">
            <w:rPr>
              <w:rFonts w:hint="eastAsia"/>
              <w:color w:val="000000" w:themeColor="text1"/>
              <w:sz w:val="24"/>
            </w:rPr>
          </w:rPrChange>
        </w:rPr>
        <w:t>，</w:t>
      </w:r>
      <w:r w:rsidR="002B2FA0" w:rsidRPr="00653D38">
        <w:rPr>
          <w:rFonts w:asciiTheme="minorEastAsia" w:hAnsiTheme="minorEastAsia"/>
          <w:color w:val="000000" w:themeColor="text1"/>
          <w:sz w:val="24"/>
          <w:rPrChange w:id="6840" w:author="JY0225" w:date="2017-08-24T12:08:00Z">
            <w:rPr>
              <w:color w:val="000000" w:themeColor="text1"/>
              <w:sz w:val="24"/>
            </w:rPr>
          </w:rPrChange>
        </w:rPr>
        <w:t>第一次下载文件时</w:t>
      </w:r>
      <w:r w:rsidR="002B2FA0" w:rsidRPr="00653D38">
        <w:rPr>
          <w:rFonts w:asciiTheme="minorEastAsia" w:hAnsiTheme="minorEastAsia" w:hint="eastAsia"/>
          <w:color w:val="000000" w:themeColor="text1"/>
          <w:sz w:val="24"/>
          <w:rPrChange w:id="6841" w:author="JY0225" w:date="2017-08-24T12:08:00Z">
            <w:rPr>
              <w:rFonts w:hint="eastAsia"/>
              <w:color w:val="000000" w:themeColor="text1"/>
              <w:sz w:val="24"/>
            </w:rPr>
          </w:rPrChange>
        </w:rPr>
        <w:t>，</w:t>
      </w:r>
      <w:r w:rsidR="002B2FA0" w:rsidRPr="00653D38">
        <w:rPr>
          <w:rFonts w:asciiTheme="minorEastAsia" w:hAnsiTheme="minorEastAsia"/>
          <w:color w:val="000000" w:themeColor="text1"/>
          <w:sz w:val="24"/>
          <w:rPrChange w:id="6842" w:author="JY0225" w:date="2017-08-24T12:08:00Z">
            <w:rPr>
              <w:color w:val="000000" w:themeColor="text1"/>
              <w:sz w:val="24"/>
            </w:rPr>
          </w:rPrChange>
        </w:rPr>
        <w:t>正常调用了下载文件接口</w:t>
      </w:r>
      <w:r w:rsidR="002B2FA0" w:rsidRPr="00653D38">
        <w:rPr>
          <w:rFonts w:asciiTheme="minorEastAsia" w:hAnsiTheme="minorEastAsia" w:hint="eastAsia"/>
          <w:color w:val="000000" w:themeColor="text1"/>
          <w:sz w:val="24"/>
          <w:rPrChange w:id="6843" w:author="JY0225" w:date="2017-08-24T12:08:00Z">
            <w:rPr>
              <w:rFonts w:hint="eastAsia"/>
              <w:color w:val="000000" w:themeColor="text1"/>
              <w:sz w:val="24"/>
            </w:rPr>
          </w:rPrChange>
        </w:rPr>
        <w:t>，</w:t>
      </w:r>
      <w:r w:rsidR="002B2FA0" w:rsidRPr="00653D38">
        <w:rPr>
          <w:rFonts w:asciiTheme="minorEastAsia" w:hAnsiTheme="minorEastAsia"/>
          <w:color w:val="000000" w:themeColor="text1"/>
          <w:sz w:val="24"/>
          <w:rPrChange w:id="6844" w:author="JY0225" w:date="2017-08-24T12:08:00Z">
            <w:rPr>
              <w:color w:val="000000" w:themeColor="text1"/>
              <w:sz w:val="24"/>
            </w:rPr>
          </w:rPrChange>
        </w:rPr>
        <w:t>并将文件保存到了下载路径</w:t>
      </w:r>
      <w:r w:rsidR="002B2FA0" w:rsidRPr="00653D38">
        <w:rPr>
          <w:rFonts w:asciiTheme="minorEastAsia" w:hAnsiTheme="minorEastAsia" w:hint="eastAsia"/>
          <w:color w:val="000000" w:themeColor="text1"/>
          <w:sz w:val="24"/>
          <w:rPrChange w:id="6845" w:author="JY0225" w:date="2017-08-24T12:08:00Z">
            <w:rPr>
              <w:rFonts w:hint="eastAsia"/>
              <w:color w:val="000000" w:themeColor="text1"/>
              <w:sz w:val="24"/>
            </w:rPr>
          </w:rPrChange>
        </w:rPr>
        <w:t>。</w:t>
      </w:r>
      <w:r w:rsidR="00BD50AE" w:rsidRPr="00653D38">
        <w:rPr>
          <w:rFonts w:asciiTheme="minorEastAsia" w:hAnsiTheme="minorEastAsia" w:hint="eastAsia"/>
          <w:color w:val="000000" w:themeColor="text1"/>
          <w:sz w:val="24"/>
          <w:rPrChange w:id="6846" w:author="JY0225" w:date="2017-08-24T12:08:00Z">
            <w:rPr>
              <w:rFonts w:hint="eastAsia"/>
              <w:color w:val="000000" w:themeColor="text1"/>
              <w:sz w:val="24"/>
            </w:rPr>
          </w:rPrChange>
        </w:rPr>
        <w:t>再次下载该文件时，</w:t>
      </w:r>
      <w:r w:rsidR="00B51181" w:rsidRPr="00653D38">
        <w:rPr>
          <w:rFonts w:asciiTheme="minorEastAsia" w:hAnsiTheme="minorEastAsia" w:hint="eastAsia"/>
          <w:color w:val="000000" w:themeColor="text1"/>
          <w:sz w:val="24"/>
          <w:rPrChange w:id="6847" w:author="JY0225" w:date="2017-08-24T12:08:00Z">
            <w:rPr>
              <w:rFonts w:hint="eastAsia"/>
              <w:color w:val="000000" w:themeColor="text1"/>
              <w:sz w:val="24"/>
            </w:rPr>
          </w:rPrChange>
        </w:rPr>
        <w:t>并没有调用下载文件接口，而是直接从本地缓存中将该文件拷贝到了下载路径，</w:t>
      </w:r>
      <w:r w:rsidR="00FC5101" w:rsidRPr="00653D38">
        <w:rPr>
          <w:rFonts w:asciiTheme="minorEastAsia" w:hAnsiTheme="minorEastAsia" w:hint="eastAsia"/>
          <w:color w:val="000000" w:themeColor="text1"/>
          <w:sz w:val="24"/>
          <w:rPrChange w:id="6848" w:author="JY0225" w:date="2017-08-24T12:08:00Z">
            <w:rPr>
              <w:rFonts w:hint="eastAsia"/>
              <w:color w:val="000000" w:themeColor="text1"/>
              <w:sz w:val="24"/>
            </w:rPr>
          </w:rPrChange>
        </w:rPr>
        <w:t>下载所需的时间相较于正常下载任务来说，可以忽略不计，</w:t>
      </w:r>
      <w:r w:rsidR="00DB1F27" w:rsidRPr="00653D38">
        <w:rPr>
          <w:rFonts w:asciiTheme="minorEastAsia" w:hAnsiTheme="minorEastAsia" w:hint="eastAsia"/>
          <w:color w:val="000000" w:themeColor="text1"/>
          <w:sz w:val="24"/>
          <w:rPrChange w:id="6849" w:author="JY0225" w:date="2017-08-24T12:08:00Z">
            <w:rPr>
              <w:rFonts w:hint="eastAsia"/>
              <w:color w:val="000000" w:themeColor="text1"/>
              <w:sz w:val="24"/>
            </w:rPr>
          </w:rPrChange>
        </w:rPr>
        <w:t>这</w:t>
      </w:r>
      <w:r w:rsidR="00B51181" w:rsidRPr="00653D38">
        <w:rPr>
          <w:rFonts w:asciiTheme="minorEastAsia" w:hAnsiTheme="minorEastAsia" w:hint="eastAsia"/>
          <w:color w:val="000000" w:themeColor="text1"/>
          <w:sz w:val="24"/>
          <w:rPrChange w:id="6850" w:author="JY0225" w:date="2017-08-24T12:08:00Z">
            <w:rPr>
              <w:rFonts w:hint="eastAsia"/>
              <w:color w:val="000000" w:themeColor="text1"/>
              <w:sz w:val="24"/>
            </w:rPr>
          </w:rPrChange>
        </w:rPr>
        <w:t>大大</w:t>
      </w:r>
      <w:r w:rsidR="00DB1F27" w:rsidRPr="00653D38">
        <w:rPr>
          <w:rFonts w:asciiTheme="minorEastAsia" w:hAnsiTheme="minorEastAsia" w:hint="eastAsia"/>
          <w:color w:val="000000" w:themeColor="text1"/>
          <w:sz w:val="24"/>
          <w:rPrChange w:id="6851" w:author="JY0225" w:date="2017-08-24T12:08:00Z">
            <w:rPr>
              <w:rFonts w:hint="eastAsia"/>
              <w:color w:val="000000" w:themeColor="text1"/>
              <w:sz w:val="24"/>
            </w:rPr>
          </w:rPrChange>
        </w:rPr>
        <w:t>地</w:t>
      </w:r>
      <w:r w:rsidR="00B51181" w:rsidRPr="00653D38">
        <w:rPr>
          <w:rFonts w:asciiTheme="minorEastAsia" w:hAnsiTheme="minorEastAsia" w:hint="eastAsia"/>
          <w:color w:val="000000" w:themeColor="text1"/>
          <w:sz w:val="24"/>
          <w:rPrChange w:id="6852" w:author="JY0225" w:date="2017-08-24T12:08:00Z">
            <w:rPr>
              <w:rFonts w:hint="eastAsia"/>
              <w:color w:val="000000" w:themeColor="text1"/>
              <w:sz w:val="24"/>
            </w:rPr>
          </w:rPrChange>
        </w:rPr>
        <w:t>提升了文件下载的效率。</w:t>
      </w:r>
    </w:p>
    <w:p w14:paraId="53B9DDD6" w14:textId="77777777" w:rsidR="00572938" w:rsidRPr="00653D38" w:rsidDel="00C03968" w:rsidRDefault="00572938" w:rsidP="00653D38">
      <w:pPr>
        <w:spacing w:line="400" w:lineRule="exact"/>
        <w:rPr>
          <w:del w:id="6853" w:author="JY0225" w:date="2017-08-24T10:56:00Z"/>
          <w:rFonts w:asciiTheme="minorEastAsia" w:hAnsiTheme="minorEastAsia" w:hint="eastAsia"/>
          <w:color w:val="000000" w:themeColor="text1"/>
          <w:sz w:val="24"/>
          <w:rPrChange w:id="6854" w:author="JY0225" w:date="2017-08-24T12:08:00Z">
            <w:rPr>
              <w:del w:id="6855" w:author="JY0225" w:date="2017-08-24T10:56:00Z"/>
              <w:rFonts w:hint="eastAsia"/>
              <w:color w:val="000000" w:themeColor="text1"/>
              <w:sz w:val="24"/>
            </w:rPr>
          </w:rPrChange>
        </w:rPr>
        <w:pPrChange w:id="6856" w:author="JY0225" w:date="2017-08-24T12:08:00Z">
          <w:pPr>
            <w:spacing w:line="400" w:lineRule="exact"/>
          </w:pPr>
        </w:pPrChange>
      </w:pPr>
    </w:p>
    <w:p w14:paraId="1C8033E9" w14:textId="77777777" w:rsidR="00572938" w:rsidRPr="00653D38" w:rsidRDefault="00572938" w:rsidP="00653D38">
      <w:pPr>
        <w:spacing w:line="400" w:lineRule="exact"/>
        <w:ind w:firstLine="418"/>
        <w:rPr>
          <w:rFonts w:asciiTheme="minorEastAsia" w:hAnsiTheme="minorEastAsia" w:hint="eastAsia"/>
          <w:color w:val="000000" w:themeColor="text1"/>
          <w:sz w:val="24"/>
          <w:rPrChange w:id="6857" w:author="JY0225" w:date="2017-08-24T12:08:00Z">
            <w:rPr>
              <w:rFonts w:hint="eastAsia"/>
              <w:color w:val="000000" w:themeColor="text1"/>
              <w:sz w:val="24"/>
            </w:rPr>
          </w:rPrChange>
        </w:rPr>
        <w:pPrChange w:id="6858" w:author="JY0225" w:date="2017-08-24T12:08:00Z">
          <w:pPr>
            <w:spacing w:line="400" w:lineRule="exact"/>
          </w:pPr>
        </w:pPrChange>
      </w:pPr>
    </w:p>
    <w:p w14:paraId="7D542AF6" w14:textId="77777777" w:rsidR="00587412" w:rsidRPr="00653D38" w:rsidRDefault="00532C1F" w:rsidP="00653D38">
      <w:pPr>
        <w:spacing w:line="400" w:lineRule="exact"/>
        <w:ind w:firstLine="418"/>
        <w:rPr>
          <w:rFonts w:asciiTheme="minorEastAsia" w:hAnsiTheme="minorEastAsia"/>
          <w:color w:val="000000" w:themeColor="text1"/>
          <w:sz w:val="24"/>
          <w:rPrChange w:id="6859" w:author="JY0225" w:date="2017-08-24T12:08:00Z">
            <w:rPr>
              <w:color w:val="000000" w:themeColor="text1"/>
              <w:sz w:val="24"/>
            </w:rPr>
          </w:rPrChange>
        </w:rPr>
        <w:pPrChange w:id="6860" w:author="JY0225" w:date="2017-08-24T12:08:00Z">
          <w:pPr>
            <w:spacing w:line="400" w:lineRule="exact"/>
            <w:ind w:firstLine="418"/>
          </w:pPr>
        </w:pPrChange>
      </w:pPr>
      <w:r w:rsidRPr="00653D38">
        <w:rPr>
          <w:rFonts w:asciiTheme="minorEastAsia" w:hAnsiTheme="minorEastAsia" w:hint="eastAsia"/>
          <w:color w:val="000000" w:themeColor="text1"/>
          <w:sz w:val="24"/>
          <w:rPrChange w:id="6861" w:author="JY0225" w:date="2017-08-24T12:08:00Z">
            <w:rPr>
              <w:rFonts w:hint="eastAsia"/>
              <w:color w:val="000000" w:themeColor="text1"/>
              <w:sz w:val="24"/>
            </w:rPr>
          </w:rPrChange>
        </w:rPr>
        <w:t>测试用例四</w:t>
      </w:r>
      <w:r w:rsidR="00587412" w:rsidRPr="00653D38">
        <w:rPr>
          <w:rFonts w:asciiTheme="minorEastAsia" w:hAnsiTheme="minorEastAsia" w:hint="eastAsia"/>
          <w:color w:val="000000" w:themeColor="text1"/>
          <w:sz w:val="24"/>
          <w:rPrChange w:id="6862" w:author="JY0225" w:date="2017-08-24T12:08:00Z">
            <w:rPr>
              <w:rFonts w:hint="eastAsia"/>
              <w:color w:val="000000" w:themeColor="text1"/>
              <w:sz w:val="24"/>
            </w:rPr>
          </w:rPrChange>
        </w:rPr>
        <w:t>：</w:t>
      </w:r>
    </w:p>
    <w:p w14:paraId="21011DD9" w14:textId="77777777" w:rsidR="00587412" w:rsidRPr="00653D38" w:rsidRDefault="00587412" w:rsidP="00653D38">
      <w:pPr>
        <w:spacing w:line="400" w:lineRule="exact"/>
        <w:jc w:val="center"/>
        <w:rPr>
          <w:rFonts w:asciiTheme="minorEastAsia" w:hAnsiTheme="minorEastAsia"/>
          <w:color w:val="000000" w:themeColor="text1"/>
          <w:sz w:val="24"/>
          <w:rPrChange w:id="6863" w:author="JY0225" w:date="2017-08-24T12:08:00Z">
            <w:rPr>
              <w:color w:val="000000" w:themeColor="text1"/>
              <w:sz w:val="24"/>
            </w:rPr>
          </w:rPrChange>
        </w:rPr>
        <w:pPrChange w:id="6864" w:author="JY0225" w:date="2017-08-24T12:08:00Z">
          <w:pPr>
            <w:spacing w:line="400" w:lineRule="exact"/>
            <w:jc w:val="center"/>
          </w:pPr>
        </w:pPrChange>
      </w:pPr>
      <w:r w:rsidRPr="00653D38">
        <w:rPr>
          <w:rFonts w:asciiTheme="minorEastAsia" w:hAnsiTheme="minorEastAsia"/>
          <w:color w:val="000000" w:themeColor="text1"/>
          <w:sz w:val="24"/>
          <w:rPrChange w:id="6865" w:author="JY0225" w:date="2017-08-24T12:08:00Z">
            <w:rPr>
              <w:color w:val="000000" w:themeColor="text1"/>
              <w:sz w:val="24"/>
            </w:rPr>
          </w:rPrChange>
        </w:rPr>
        <w:tab/>
      </w:r>
      <w:r w:rsidRPr="00653D38">
        <w:rPr>
          <w:rFonts w:asciiTheme="minorEastAsia" w:hAnsiTheme="minorEastAsia" w:hint="eastAsia"/>
          <w:color w:val="000000" w:themeColor="text1"/>
          <w:sz w:val="24"/>
          <w:rPrChange w:id="6866" w:author="JY0225" w:date="2017-08-24T12:08:00Z">
            <w:rPr>
              <w:rFonts w:hint="eastAsia"/>
              <w:color w:val="000000" w:themeColor="text1"/>
              <w:sz w:val="24"/>
            </w:rPr>
          </w:rPrChange>
        </w:rPr>
        <w:t>表</w:t>
      </w:r>
      <w:r w:rsidR="0079391B" w:rsidRPr="00653D38">
        <w:rPr>
          <w:rFonts w:asciiTheme="minorEastAsia" w:hAnsiTheme="minorEastAsia" w:hint="eastAsia"/>
          <w:color w:val="000000" w:themeColor="text1"/>
          <w:sz w:val="24"/>
          <w:rPrChange w:id="6867" w:author="JY0225" w:date="2017-08-24T12:08:00Z">
            <w:rPr>
              <w:rFonts w:hint="eastAsia"/>
              <w:color w:val="000000" w:themeColor="text1"/>
              <w:sz w:val="24"/>
            </w:rPr>
          </w:rPrChange>
        </w:rPr>
        <w:t>6-5</w:t>
      </w:r>
      <w:r w:rsidRPr="00653D38">
        <w:rPr>
          <w:rFonts w:asciiTheme="minorEastAsia" w:hAnsiTheme="minorEastAsia" w:hint="eastAsia"/>
          <w:color w:val="000000" w:themeColor="text1"/>
          <w:sz w:val="24"/>
          <w:rPrChange w:id="6868" w:author="JY0225" w:date="2017-08-24T12:08:00Z">
            <w:rPr>
              <w:rFonts w:hint="eastAsia"/>
              <w:color w:val="000000" w:themeColor="text1"/>
              <w:sz w:val="24"/>
            </w:rPr>
          </w:rPrChange>
        </w:rPr>
        <w:t xml:space="preserve"> </w:t>
      </w:r>
      <w:r w:rsidR="00F86DAC" w:rsidRPr="00653D38">
        <w:rPr>
          <w:rFonts w:asciiTheme="minorEastAsia" w:hAnsiTheme="minorEastAsia" w:hint="eastAsia"/>
          <w:color w:val="000000" w:themeColor="text1"/>
          <w:sz w:val="24"/>
          <w:rPrChange w:id="6869" w:author="JY0225" w:date="2017-08-24T12:08:00Z">
            <w:rPr>
              <w:rFonts w:hint="eastAsia"/>
              <w:color w:val="000000" w:themeColor="text1"/>
              <w:sz w:val="24"/>
            </w:rPr>
          </w:rPrChange>
        </w:rPr>
        <w:t>服务器</w:t>
      </w:r>
      <w:r w:rsidR="002C04A2" w:rsidRPr="00653D38">
        <w:rPr>
          <w:rFonts w:asciiTheme="minorEastAsia" w:hAnsiTheme="minorEastAsia" w:hint="eastAsia"/>
          <w:color w:val="000000" w:themeColor="text1"/>
          <w:sz w:val="24"/>
          <w:rPrChange w:id="6870" w:author="JY0225" w:date="2017-08-24T12:08:00Z">
            <w:rPr>
              <w:rFonts w:hint="eastAsia"/>
              <w:color w:val="000000" w:themeColor="text1"/>
              <w:sz w:val="24"/>
            </w:rPr>
          </w:rPrChange>
        </w:rPr>
        <w:t>去重</w:t>
      </w:r>
      <w:r w:rsidRPr="00653D38">
        <w:rPr>
          <w:rFonts w:asciiTheme="minorEastAsia" w:hAnsiTheme="minorEastAsia" w:hint="eastAsia"/>
          <w:color w:val="000000" w:themeColor="text1"/>
          <w:sz w:val="24"/>
          <w:rPrChange w:id="6871" w:author="JY0225" w:date="2017-08-24T12:08:00Z">
            <w:rPr>
              <w:rFonts w:hint="eastAsia"/>
              <w:color w:val="000000" w:themeColor="text1"/>
              <w:sz w:val="24"/>
            </w:rPr>
          </w:rPrChange>
        </w:rPr>
        <w:t>测试</w:t>
      </w:r>
    </w:p>
    <w:tbl>
      <w:tblPr>
        <w:tblStyle w:val="ae"/>
        <w:tblW w:w="8364" w:type="dxa"/>
        <w:tblLayout w:type="fixed"/>
        <w:tblLook w:val="04A0" w:firstRow="1" w:lastRow="0" w:firstColumn="1" w:lastColumn="0" w:noHBand="0" w:noVBand="1"/>
      </w:tblPr>
      <w:tblGrid>
        <w:gridCol w:w="2765"/>
        <w:gridCol w:w="5599"/>
      </w:tblGrid>
      <w:tr w:rsidR="00587412" w14:paraId="6D57B4C9" w14:textId="77777777" w:rsidTr="00723C1A">
        <w:tc>
          <w:tcPr>
            <w:tcW w:w="2765" w:type="dxa"/>
            <w:vAlign w:val="center"/>
          </w:tcPr>
          <w:p w14:paraId="42E2D8AF" w14:textId="77777777" w:rsidR="00587412" w:rsidRPr="00D5465B" w:rsidRDefault="00587412" w:rsidP="002E0505">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139F9D06" w14:textId="77777777" w:rsidR="00587412" w:rsidRPr="00D5465B" w:rsidRDefault="00587412"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587412" w14:paraId="7E9279F3" w14:textId="77777777" w:rsidTr="00723C1A">
        <w:tc>
          <w:tcPr>
            <w:tcW w:w="2765" w:type="dxa"/>
            <w:vAlign w:val="center"/>
          </w:tcPr>
          <w:p w14:paraId="58BF7968" w14:textId="77777777" w:rsidR="00587412" w:rsidRPr="00D5465B" w:rsidRDefault="00587412" w:rsidP="002E0505">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44A16452" w14:textId="77777777" w:rsidR="00587412" w:rsidRPr="00D5465B" w:rsidRDefault="00587412" w:rsidP="002E0505">
            <w:pPr>
              <w:spacing w:line="400" w:lineRule="exact"/>
              <w:rPr>
                <w:color w:val="000000" w:themeColor="text1"/>
                <w:sz w:val="24"/>
              </w:rPr>
            </w:pPr>
            <w:r>
              <w:rPr>
                <w:rFonts w:hint="eastAsia"/>
                <w:color w:val="000000" w:themeColor="text1"/>
                <w:sz w:val="24"/>
              </w:rPr>
              <w:t>本地缓存测试</w:t>
            </w:r>
          </w:p>
        </w:tc>
      </w:tr>
      <w:tr w:rsidR="00587412" w14:paraId="12EB5B5C" w14:textId="77777777" w:rsidTr="00723C1A">
        <w:tc>
          <w:tcPr>
            <w:tcW w:w="2765" w:type="dxa"/>
            <w:vAlign w:val="center"/>
          </w:tcPr>
          <w:p w14:paraId="545D4926" w14:textId="77777777" w:rsidR="00587412" w:rsidRPr="0095144A" w:rsidRDefault="00587412" w:rsidP="002E0505">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19CC29F9" w14:textId="77777777" w:rsidR="006612CD" w:rsidRPr="006612CD"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w:t>
            </w:r>
            <w:r w:rsidRPr="006612CD">
              <w:rPr>
                <w:color w:val="000000" w:themeColor="text1"/>
                <w:sz w:val="24"/>
              </w:rPr>
              <w:lastRenderedPageBreak/>
              <w:t>nd/test.docx?op=CREATE&amp;overwrite=&amp;metadata=&amp;mode=" -H "X-Auth-Token:G6i7w90RCH6DoL0ZNv85rORwNBsThSF6wyouYq8s"</w:t>
            </w:r>
          </w:p>
          <w:p w14:paraId="4872EFE7" w14:textId="77777777" w:rsidR="006612CD" w:rsidRPr="006612CD" w:rsidRDefault="006612CD" w:rsidP="006612CD">
            <w:pPr>
              <w:widowControl/>
              <w:jc w:val="left"/>
              <w:rPr>
                <w:color w:val="000000" w:themeColor="text1"/>
                <w:sz w:val="24"/>
              </w:rPr>
            </w:pPr>
          </w:p>
          <w:p w14:paraId="7C6A3E77" w14:textId="77777777" w:rsidR="00587412" w:rsidRPr="0095144A"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"https://192.168.7.62:443/v1/AUTH_kaeyika163com/end1/test.docx?op=CREATE&amp;overwrite=&amp;metadata=&amp;mode=" -H "X-Auth-Token:G6i7w90RCH6DoL0ZNv85rORwNBsThSF6wyouYq8s"</w:t>
            </w:r>
          </w:p>
        </w:tc>
      </w:tr>
      <w:tr w:rsidR="00587412" w14:paraId="7DF24058" w14:textId="77777777" w:rsidTr="00723C1A">
        <w:tc>
          <w:tcPr>
            <w:tcW w:w="2765" w:type="dxa"/>
            <w:vAlign w:val="center"/>
          </w:tcPr>
          <w:p w14:paraId="6A1CA346" w14:textId="77777777" w:rsidR="00587412" w:rsidRDefault="00587412" w:rsidP="002E0505">
            <w:pPr>
              <w:spacing w:line="400" w:lineRule="exact"/>
            </w:pPr>
            <w:r w:rsidRPr="00B4090A">
              <w:rPr>
                <w:rFonts w:hint="eastAsia"/>
                <w:color w:val="000000" w:themeColor="text1"/>
                <w:sz w:val="24"/>
              </w:rPr>
              <w:lastRenderedPageBreak/>
              <w:t>测试结果</w:t>
            </w:r>
          </w:p>
        </w:tc>
        <w:tc>
          <w:tcPr>
            <w:tcW w:w="5599" w:type="dxa"/>
            <w:vAlign w:val="center"/>
          </w:tcPr>
          <w:p w14:paraId="67B09FE0" w14:textId="77777777" w:rsidR="00587412" w:rsidRDefault="00587412" w:rsidP="002E0505">
            <w:pPr>
              <w:spacing w:line="400" w:lineRule="exact"/>
            </w:pPr>
            <w:r>
              <w:rPr>
                <w:rFonts w:hint="eastAsia"/>
                <w:color w:val="000000" w:themeColor="text1"/>
                <w:sz w:val="24"/>
              </w:rPr>
              <w:t>第一次</w:t>
            </w:r>
            <w:r w:rsidR="00E86DBC">
              <w:rPr>
                <w:rFonts w:hint="eastAsia"/>
                <w:color w:val="000000" w:themeColor="text1"/>
                <w:sz w:val="24"/>
              </w:rPr>
              <w:t>上传</w:t>
            </w:r>
            <w:r>
              <w:rPr>
                <w:rFonts w:hint="eastAsia"/>
                <w:color w:val="000000" w:themeColor="text1"/>
                <w:sz w:val="24"/>
              </w:rPr>
              <w:t>文件时正常上传，第二次从</w:t>
            </w:r>
            <w:r w:rsidR="00E27C11">
              <w:rPr>
                <w:rFonts w:hint="eastAsia"/>
                <w:color w:val="000000" w:themeColor="text1"/>
                <w:sz w:val="24"/>
              </w:rPr>
              <w:t>服务器</w:t>
            </w:r>
            <w:r>
              <w:rPr>
                <w:rFonts w:hint="eastAsia"/>
                <w:color w:val="000000" w:themeColor="text1"/>
                <w:sz w:val="24"/>
              </w:rPr>
              <w:t>复制</w:t>
            </w:r>
          </w:p>
        </w:tc>
      </w:tr>
    </w:tbl>
    <w:p w14:paraId="519B665B" w14:textId="77777777" w:rsidR="00587412" w:rsidRPr="00653D38" w:rsidRDefault="000E355B" w:rsidP="00670103">
      <w:pPr>
        <w:spacing w:line="400" w:lineRule="exact"/>
        <w:rPr>
          <w:rFonts w:asciiTheme="minorEastAsia" w:hAnsiTheme="minorEastAsia"/>
          <w:color w:val="000000" w:themeColor="text1"/>
          <w:sz w:val="24"/>
          <w:rPrChange w:id="6872" w:author="JY0225" w:date="2017-08-24T12:08:00Z">
            <w:rPr>
              <w:color w:val="000000" w:themeColor="text1"/>
              <w:sz w:val="24"/>
            </w:rPr>
          </w:rPrChange>
        </w:rPr>
      </w:pPr>
      <w:r>
        <w:rPr>
          <w:color w:val="000000" w:themeColor="text1"/>
          <w:sz w:val="24"/>
        </w:rPr>
        <w:tab/>
      </w:r>
      <w:r w:rsidRPr="00653D38">
        <w:rPr>
          <w:rFonts w:asciiTheme="minorEastAsia" w:hAnsiTheme="minorEastAsia"/>
          <w:color w:val="000000" w:themeColor="text1"/>
          <w:sz w:val="24"/>
          <w:rPrChange w:id="6873" w:author="JY0225" w:date="2017-08-24T12:08:00Z">
            <w:rPr>
              <w:color w:val="000000" w:themeColor="text1"/>
              <w:sz w:val="24"/>
            </w:rPr>
          </w:rPrChange>
        </w:rPr>
        <w:t>本测试针对服务器端的去重测试</w:t>
      </w:r>
      <w:r w:rsidRPr="00653D38">
        <w:rPr>
          <w:rFonts w:asciiTheme="minorEastAsia" w:hAnsiTheme="minorEastAsia" w:hint="eastAsia"/>
          <w:color w:val="000000" w:themeColor="text1"/>
          <w:sz w:val="24"/>
          <w:rPrChange w:id="6874" w:author="JY0225" w:date="2017-08-24T12:08:00Z">
            <w:rPr>
              <w:rFonts w:hint="eastAsia"/>
              <w:color w:val="000000" w:themeColor="text1"/>
              <w:sz w:val="24"/>
            </w:rPr>
          </w:rPrChange>
        </w:rPr>
        <w:t>，</w:t>
      </w:r>
      <w:r w:rsidR="008554AA" w:rsidRPr="00653D38">
        <w:rPr>
          <w:rFonts w:asciiTheme="minorEastAsia" w:hAnsiTheme="minorEastAsia"/>
          <w:color w:val="000000" w:themeColor="text1"/>
          <w:sz w:val="24"/>
          <w:rPrChange w:id="6875" w:author="JY0225" w:date="2017-08-24T12:08:00Z">
            <w:rPr>
              <w:color w:val="000000" w:themeColor="text1"/>
              <w:sz w:val="24"/>
            </w:rPr>
          </w:rPrChange>
        </w:rPr>
        <w:t>测试用例由两个相同的上传文件请求构成</w:t>
      </w:r>
      <w:r w:rsidR="00751A4A" w:rsidRPr="00653D38">
        <w:rPr>
          <w:rFonts w:asciiTheme="minorEastAsia" w:hAnsiTheme="minorEastAsia" w:hint="eastAsia"/>
          <w:color w:val="000000" w:themeColor="text1"/>
          <w:sz w:val="24"/>
          <w:rPrChange w:id="6876" w:author="JY0225" w:date="2017-08-24T12:08:00Z">
            <w:rPr>
              <w:rFonts w:hint="eastAsia"/>
              <w:color w:val="000000" w:themeColor="text1"/>
              <w:sz w:val="24"/>
            </w:rPr>
          </w:rPrChange>
        </w:rPr>
        <w:t>。</w:t>
      </w:r>
      <w:r w:rsidR="000F6F94" w:rsidRPr="00653D38">
        <w:rPr>
          <w:rFonts w:asciiTheme="minorEastAsia" w:hAnsiTheme="minorEastAsia" w:hint="eastAsia"/>
          <w:color w:val="000000" w:themeColor="text1"/>
          <w:sz w:val="24"/>
          <w:rPrChange w:id="6877" w:author="JY0225" w:date="2017-08-24T12:08:00Z">
            <w:rPr>
              <w:rFonts w:hint="eastAsia"/>
              <w:color w:val="000000" w:themeColor="text1"/>
              <w:sz w:val="24"/>
            </w:rPr>
          </w:rPrChange>
        </w:rPr>
        <w:t>该请求表示</w:t>
      </w:r>
      <w:r w:rsidR="000F6F94" w:rsidRPr="00653D38">
        <w:rPr>
          <w:rFonts w:asciiTheme="minorEastAsia" w:hAnsiTheme="minorEastAsia"/>
          <w:color w:val="000000" w:themeColor="text1"/>
          <w:sz w:val="24"/>
          <w:rPrChange w:id="6878" w:author="JY0225" w:date="2017-08-24T12:08:00Z">
            <w:rPr>
              <w:color w:val="000000" w:themeColor="text1"/>
              <w:sz w:val="24"/>
            </w:rPr>
          </w:rPrChange>
        </w:rPr>
        <w:t>用户</w:t>
      </w:r>
      <w:r w:rsidR="000F6F94" w:rsidRPr="00653D38">
        <w:rPr>
          <w:rFonts w:asciiTheme="minorEastAsia" w:hAnsiTheme="minorEastAsia"/>
          <w:color w:val="000000" w:themeColor="text1"/>
          <w:sz w:val="24"/>
          <w:rPrChange w:id="6879" w:author="JY0225" w:date="2017-08-24T12:08:00Z">
            <w:rPr>
              <w:color w:val="000000" w:themeColor="text1"/>
              <w:sz w:val="24"/>
            </w:rPr>
          </w:rPrChange>
        </w:rPr>
        <w:t>kaeyika163com</w:t>
      </w:r>
      <w:r w:rsidR="00AF4C2A" w:rsidRPr="00653D38">
        <w:rPr>
          <w:rFonts w:asciiTheme="minorEastAsia" w:hAnsiTheme="minorEastAsia"/>
          <w:color w:val="000000" w:themeColor="text1"/>
          <w:sz w:val="24"/>
          <w:rPrChange w:id="6880" w:author="JY0225" w:date="2017-08-24T12:08:00Z">
            <w:rPr>
              <w:color w:val="000000" w:themeColor="text1"/>
              <w:sz w:val="24"/>
            </w:rPr>
          </w:rPrChange>
        </w:rPr>
        <w:t>上传本地文件</w:t>
      </w:r>
      <w:r w:rsidR="00612CA4" w:rsidRPr="00653D38">
        <w:rPr>
          <w:rFonts w:asciiTheme="minorEastAsia" w:hAnsiTheme="minorEastAsia"/>
          <w:color w:val="000000" w:themeColor="text1"/>
          <w:sz w:val="24"/>
          <w:rPrChange w:id="6881" w:author="JY0225" w:date="2017-08-24T12:08:00Z">
            <w:rPr>
              <w:color w:val="000000" w:themeColor="text1"/>
              <w:sz w:val="24"/>
            </w:rPr>
          </w:rPrChange>
        </w:rPr>
        <w:t>/home/herh/test.py</w:t>
      </w:r>
      <w:r w:rsidR="00AF4C2A" w:rsidRPr="00653D38">
        <w:rPr>
          <w:rFonts w:asciiTheme="minorEastAsia" w:hAnsiTheme="minorEastAsia"/>
          <w:color w:val="000000" w:themeColor="text1"/>
          <w:sz w:val="24"/>
          <w:rPrChange w:id="6882" w:author="JY0225" w:date="2017-08-24T12:08:00Z">
            <w:rPr>
              <w:color w:val="000000" w:themeColor="text1"/>
              <w:sz w:val="24"/>
            </w:rPr>
          </w:rPrChange>
        </w:rPr>
        <w:t>至服务器端</w:t>
      </w:r>
      <w:r w:rsidR="004D45F5" w:rsidRPr="00653D38">
        <w:rPr>
          <w:rFonts w:asciiTheme="minorEastAsia" w:hAnsiTheme="minorEastAsia"/>
          <w:color w:val="000000" w:themeColor="text1"/>
          <w:sz w:val="24"/>
          <w:rPrChange w:id="6883" w:author="JY0225" w:date="2017-08-24T12:08:00Z">
            <w:rPr>
              <w:color w:val="000000" w:themeColor="text1"/>
              <w:sz w:val="24"/>
            </w:rPr>
          </w:rPrChange>
        </w:rPr>
        <w:t>/biye</w:t>
      </w:r>
      <w:r w:rsidR="00AF4C2A" w:rsidRPr="00653D38">
        <w:rPr>
          <w:rFonts w:asciiTheme="minorEastAsia" w:hAnsiTheme="minorEastAsia"/>
          <w:color w:val="000000" w:themeColor="text1"/>
          <w:sz w:val="24"/>
          <w:rPrChange w:id="6884" w:author="JY0225" w:date="2017-08-24T12:08:00Z">
            <w:rPr>
              <w:color w:val="000000" w:themeColor="text1"/>
              <w:sz w:val="24"/>
            </w:rPr>
          </w:rPrChange>
        </w:rPr>
        <w:t>/test</w:t>
      </w:r>
      <w:r w:rsidR="00C7186F" w:rsidRPr="00653D38">
        <w:rPr>
          <w:rFonts w:asciiTheme="minorEastAsia" w:hAnsiTheme="minorEastAsia"/>
          <w:color w:val="000000" w:themeColor="text1"/>
          <w:sz w:val="24"/>
          <w:rPrChange w:id="6885" w:author="JY0225" w:date="2017-08-24T12:08:00Z">
            <w:rPr>
              <w:color w:val="000000" w:themeColor="text1"/>
              <w:sz w:val="24"/>
            </w:rPr>
          </w:rPrChange>
        </w:rPr>
        <w:t>.py</w:t>
      </w:r>
      <w:r w:rsidR="00BC7F9B" w:rsidRPr="00653D38">
        <w:rPr>
          <w:rFonts w:asciiTheme="minorEastAsia" w:hAnsiTheme="minorEastAsia" w:hint="eastAsia"/>
          <w:color w:val="000000" w:themeColor="text1"/>
          <w:sz w:val="24"/>
          <w:rPrChange w:id="6886" w:author="JY0225" w:date="2017-08-24T12:08:00Z">
            <w:rPr>
              <w:rFonts w:hint="eastAsia"/>
              <w:color w:val="000000" w:themeColor="text1"/>
              <w:sz w:val="24"/>
            </w:rPr>
          </w:rPrChange>
        </w:rPr>
        <w:t>。</w:t>
      </w:r>
      <w:r w:rsidR="00BC7F9B" w:rsidRPr="00653D38">
        <w:rPr>
          <w:rFonts w:asciiTheme="minorEastAsia" w:hAnsiTheme="minorEastAsia"/>
          <w:color w:val="000000" w:themeColor="text1"/>
          <w:sz w:val="24"/>
          <w:rPrChange w:id="6887" w:author="JY0225" w:date="2017-08-24T12:08:00Z">
            <w:rPr>
              <w:color w:val="000000" w:themeColor="text1"/>
              <w:sz w:val="24"/>
            </w:rPr>
          </w:rPrChange>
        </w:rPr>
        <w:t>测试结果如下图所示</w:t>
      </w:r>
      <w:r w:rsidR="00BC7F9B" w:rsidRPr="00653D38">
        <w:rPr>
          <w:rFonts w:asciiTheme="minorEastAsia" w:hAnsiTheme="minorEastAsia" w:hint="eastAsia"/>
          <w:color w:val="000000" w:themeColor="text1"/>
          <w:sz w:val="24"/>
          <w:rPrChange w:id="6888" w:author="JY0225" w:date="2017-08-24T12:08:00Z">
            <w:rPr>
              <w:rFonts w:hint="eastAsia"/>
              <w:color w:val="000000" w:themeColor="text1"/>
              <w:sz w:val="24"/>
            </w:rPr>
          </w:rPrChange>
        </w:rPr>
        <w:t>：</w:t>
      </w:r>
    </w:p>
    <w:p w14:paraId="51B28A99" w14:textId="77777777" w:rsidR="00BC7F9B" w:rsidRPr="008E29EB" w:rsidRDefault="008E29EB" w:rsidP="008E29EB">
      <w:pPr>
        <w:widowControl/>
        <w:jc w:val="left"/>
        <w:rPr>
          <w:rFonts w:ascii="宋体" w:eastAsia="宋体" w:hAnsi="宋体" w:cs="宋体"/>
          <w:kern w:val="0"/>
          <w:sz w:val="24"/>
          <w:szCs w:val="24"/>
        </w:rPr>
      </w:pPr>
      <w:r w:rsidRPr="008E29EB">
        <w:rPr>
          <w:rFonts w:ascii="宋体" w:eastAsia="宋体" w:hAnsi="宋体" w:cs="宋体"/>
          <w:noProof/>
          <w:kern w:val="0"/>
          <w:sz w:val="24"/>
          <w:szCs w:val="24"/>
        </w:rPr>
        <w:drawing>
          <wp:inline distT="0" distB="0" distL="0" distR="0" wp14:anchorId="37E73B71" wp14:editId="3CE041A2">
            <wp:extent cx="5257800" cy="1491782"/>
            <wp:effectExtent l="0" t="0" r="0" b="0"/>
            <wp:docPr id="11" name="图片 11" descr="C:\Users\Administrator\AppData\Roaming\Tencent\Users\409239798\QQ\WinTemp\RichOle\8{K{%KB([J%WYH7J}H{82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409239798\QQ\WinTemp\RichOle\8{K{%KB([J%WYH7J}H{82ER.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09852" cy="1506551"/>
                    </a:xfrm>
                    <a:prstGeom prst="rect">
                      <a:avLst/>
                    </a:prstGeom>
                    <a:noFill/>
                    <a:ln>
                      <a:noFill/>
                    </a:ln>
                  </pic:spPr>
                </pic:pic>
              </a:graphicData>
            </a:graphic>
          </wp:inline>
        </w:drawing>
      </w:r>
    </w:p>
    <w:p w14:paraId="497BEBBE" w14:textId="77777777" w:rsidR="000B2F4D" w:rsidRPr="00653D38" w:rsidRDefault="00810E3C" w:rsidP="00653D38">
      <w:pPr>
        <w:spacing w:line="400" w:lineRule="exact"/>
        <w:ind w:left="420"/>
        <w:jc w:val="center"/>
        <w:rPr>
          <w:rFonts w:asciiTheme="minorEastAsia" w:hAnsiTheme="minorEastAsia"/>
          <w:color w:val="000000" w:themeColor="text1"/>
          <w:sz w:val="24"/>
          <w:rPrChange w:id="6889" w:author="JY0225" w:date="2017-08-24T12:08:00Z">
            <w:rPr>
              <w:color w:val="000000" w:themeColor="text1"/>
              <w:sz w:val="24"/>
            </w:rPr>
          </w:rPrChange>
        </w:rPr>
        <w:pPrChange w:id="6890" w:author="JY0225" w:date="2017-08-24T12:08:00Z">
          <w:pPr>
            <w:spacing w:line="360" w:lineRule="auto"/>
            <w:ind w:left="420"/>
            <w:jc w:val="center"/>
          </w:pPr>
        </w:pPrChange>
      </w:pPr>
      <w:r w:rsidRPr="00653D38">
        <w:rPr>
          <w:rFonts w:asciiTheme="minorEastAsia" w:hAnsiTheme="minorEastAsia"/>
          <w:color w:val="000000" w:themeColor="text1"/>
          <w:sz w:val="24"/>
          <w:rPrChange w:id="6891" w:author="JY0225" w:date="2017-08-24T12:08:00Z">
            <w:rPr>
              <w:color w:val="000000" w:themeColor="text1"/>
              <w:sz w:val="24"/>
            </w:rPr>
          </w:rPrChange>
        </w:rPr>
        <w:tab/>
      </w:r>
      <w:r w:rsidR="000B2F4D" w:rsidRPr="00653D38">
        <w:rPr>
          <w:rFonts w:asciiTheme="minorEastAsia" w:hAnsiTheme="minorEastAsia" w:hint="eastAsia"/>
          <w:color w:val="000000" w:themeColor="text1"/>
          <w:sz w:val="24"/>
          <w:rPrChange w:id="6892" w:author="JY0225" w:date="2017-08-24T12:08:00Z">
            <w:rPr>
              <w:rFonts w:hint="eastAsia"/>
              <w:color w:val="000000" w:themeColor="text1"/>
              <w:sz w:val="24"/>
            </w:rPr>
          </w:rPrChange>
        </w:rPr>
        <w:t>图</w:t>
      </w:r>
      <w:r w:rsidR="0040777A" w:rsidRPr="00653D38">
        <w:rPr>
          <w:rFonts w:asciiTheme="minorEastAsia" w:hAnsiTheme="minorEastAsia"/>
          <w:color w:val="000000" w:themeColor="text1"/>
          <w:sz w:val="24"/>
          <w:rPrChange w:id="6893" w:author="JY0225" w:date="2017-08-24T12:08:00Z">
            <w:rPr>
              <w:color w:val="000000" w:themeColor="text1"/>
              <w:sz w:val="24"/>
            </w:rPr>
          </w:rPrChange>
        </w:rPr>
        <w:t>6-4</w:t>
      </w:r>
      <w:r w:rsidR="0040777A" w:rsidRPr="00653D38">
        <w:rPr>
          <w:rFonts w:asciiTheme="minorEastAsia" w:hAnsiTheme="minorEastAsia"/>
          <w:color w:val="000000" w:themeColor="text1"/>
          <w:sz w:val="24"/>
          <w:rPrChange w:id="6894" w:author="JY0225" w:date="2017-08-24T12:08:00Z">
            <w:rPr>
              <w:color w:val="000000" w:themeColor="text1"/>
              <w:sz w:val="24"/>
            </w:rPr>
          </w:rPrChange>
        </w:rPr>
        <w:t>服务器端去重测试</w:t>
      </w:r>
      <w:r w:rsidR="000B2F4D" w:rsidRPr="00653D38">
        <w:rPr>
          <w:rFonts w:asciiTheme="minorEastAsia" w:hAnsiTheme="minorEastAsia" w:hint="eastAsia"/>
          <w:color w:val="000000" w:themeColor="text1"/>
          <w:sz w:val="24"/>
          <w:rPrChange w:id="6895" w:author="JY0225" w:date="2017-08-24T12:08:00Z">
            <w:rPr>
              <w:rFonts w:hint="eastAsia"/>
              <w:color w:val="000000" w:themeColor="text1"/>
              <w:sz w:val="24"/>
            </w:rPr>
          </w:rPrChange>
        </w:rPr>
        <w:t>图</w:t>
      </w:r>
    </w:p>
    <w:p w14:paraId="320FC1E6" w14:textId="74810FEA" w:rsidR="00810E3C" w:rsidRPr="00653D38" w:rsidRDefault="00B302B9" w:rsidP="00653D38">
      <w:pPr>
        <w:spacing w:line="400" w:lineRule="exact"/>
        <w:ind w:firstLine="420"/>
        <w:rPr>
          <w:rFonts w:asciiTheme="minorEastAsia" w:hAnsiTheme="minorEastAsia"/>
          <w:color w:val="000000" w:themeColor="text1"/>
          <w:sz w:val="24"/>
          <w:rPrChange w:id="6896" w:author="JY0225" w:date="2017-08-24T12:08:00Z">
            <w:rPr>
              <w:color w:val="000000" w:themeColor="text1"/>
              <w:sz w:val="24"/>
            </w:rPr>
          </w:rPrChange>
        </w:rPr>
        <w:pPrChange w:id="6897" w:author="JY0225" w:date="2017-08-24T12:08:00Z">
          <w:pPr>
            <w:spacing w:line="400" w:lineRule="exact"/>
            <w:ind w:firstLine="420"/>
          </w:pPr>
        </w:pPrChange>
      </w:pPr>
      <w:r w:rsidRPr="00653D38">
        <w:rPr>
          <w:rFonts w:asciiTheme="minorEastAsia" w:hAnsiTheme="minorEastAsia"/>
          <w:color w:val="000000" w:themeColor="text1"/>
          <w:sz w:val="24"/>
          <w:rPrChange w:id="6898" w:author="JY0225" w:date="2017-08-24T12:08:00Z">
            <w:rPr>
              <w:color w:val="000000" w:themeColor="text1"/>
              <w:sz w:val="24"/>
            </w:rPr>
          </w:rPrChange>
        </w:rPr>
        <w:t>从测试结果图中输出的日志文件</w:t>
      </w:r>
      <w:r w:rsidR="00C11BE7" w:rsidRPr="00653D38">
        <w:rPr>
          <w:rFonts w:asciiTheme="minorEastAsia" w:hAnsiTheme="minorEastAsia"/>
          <w:color w:val="000000" w:themeColor="text1"/>
          <w:sz w:val="24"/>
          <w:rPrChange w:id="6899" w:author="JY0225" w:date="2017-08-24T12:08:00Z">
            <w:rPr>
              <w:color w:val="000000" w:themeColor="text1"/>
              <w:sz w:val="24"/>
            </w:rPr>
          </w:rPrChange>
        </w:rPr>
        <w:t>可以看出</w:t>
      </w:r>
      <w:r w:rsidR="00C11BE7" w:rsidRPr="00653D38">
        <w:rPr>
          <w:rFonts w:asciiTheme="minorEastAsia" w:hAnsiTheme="minorEastAsia" w:hint="eastAsia"/>
          <w:color w:val="000000" w:themeColor="text1"/>
          <w:sz w:val="24"/>
          <w:rPrChange w:id="6900" w:author="JY0225" w:date="2017-08-24T12:08:00Z">
            <w:rPr>
              <w:rFonts w:hint="eastAsia"/>
              <w:color w:val="000000" w:themeColor="text1"/>
              <w:sz w:val="24"/>
            </w:rPr>
          </w:rPrChange>
        </w:rPr>
        <w:t>，</w:t>
      </w:r>
      <w:r w:rsidR="003B5E1A" w:rsidRPr="00653D38">
        <w:rPr>
          <w:rFonts w:asciiTheme="minorEastAsia" w:hAnsiTheme="minorEastAsia" w:hint="eastAsia"/>
          <w:color w:val="000000" w:themeColor="text1"/>
          <w:sz w:val="24"/>
          <w:rPrChange w:id="6901" w:author="JY0225" w:date="2017-08-24T12:08:00Z">
            <w:rPr>
              <w:rFonts w:hint="eastAsia"/>
              <w:color w:val="000000" w:themeColor="text1"/>
              <w:sz w:val="24"/>
            </w:rPr>
          </w:rPrChange>
        </w:rPr>
        <w:t>第一次上传文件时，</w:t>
      </w:r>
      <w:r w:rsidR="000438FA" w:rsidRPr="00653D38">
        <w:rPr>
          <w:rFonts w:asciiTheme="minorEastAsia" w:hAnsiTheme="minorEastAsia" w:hint="eastAsia"/>
          <w:color w:val="000000" w:themeColor="text1"/>
          <w:sz w:val="24"/>
          <w:rPrChange w:id="6902" w:author="JY0225" w:date="2017-08-24T12:08:00Z">
            <w:rPr>
              <w:rFonts w:hint="eastAsia"/>
              <w:color w:val="000000" w:themeColor="text1"/>
              <w:sz w:val="24"/>
            </w:rPr>
          </w:rPrChange>
        </w:rPr>
        <w:t>正常调用了上传文件接口，</w:t>
      </w:r>
      <w:r w:rsidR="008C15CD" w:rsidRPr="00653D38">
        <w:rPr>
          <w:rFonts w:asciiTheme="minorEastAsia" w:hAnsiTheme="minorEastAsia" w:hint="eastAsia"/>
          <w:color w:val="000000" w:themeColor="text1"/>
          <w:sz w:val="24"/>
          <w:rPrChange w:id="6903" w:author="JY0225" w:date="2017-08-24T12:08:00Z">
            <w:rPr>
              <w:rFonts w:hint="eastAsia"/>
              <w:color w:val="000000" w:themeColor="text1"/>
              <w:sz w:val="24"/>
            </w:rPr>
          </w:rPrChange>
        </w:rPr>
        <w:t>将文件上传至了服务器端的指定路径。</w:t>
      </w:r>
      <w:r w:rsidR="00582BC4" w:rsidRPr="00653D38">
        <w:rPr>
          <w:rFonts w:asciiTheme="minorEastAsia" w:hAnsiTheme="minorEastAsia" w:hint="eastAsia"/>
          <w:color w:val="000000" w:themeColor="text1"/>
          <w:sz w:val="24"/>
          <w:rPrChange w:id="6904" w:author="JY0225" w:date="2017-08-24T12:08:00Z">
            <w:rPr>
              <w:rFonts w:hint="eastAsia"/>
              <w:color w:val="000000" w:themeColor="text1"/>
              <w:sz w:val="24"/>
            </w:rPr>
          </w:rPrChange>
        </w:rPr>
        <w:t>再次上传该文</w:t>
      </w:r>
      <w:r w:rsidR="00DB6966" w:rsidRPr="00653D38">
        <w:rPr>
          <w:rFonts w:asciiTheme="minorEastAsia" w:hAnsiTheme="minorEastAsia" w:hint="eastAsia"/>
          <w:color w:val="000000" w:themeColor="text1"/>
          <w:sz w:val="24"/>
          <w:rPrChange w:id="6905" w:author="JY0225" w:date="2017-08-24T12:08:00Z">
            <w:rPr>
              <w:rFonts w:hint="eastAsia"/>
              <w:color w:val="000000" w:themeColor="text1"/>
              <w:sz w:val="24"/>
            </w:rPr>
          </w:rPrChange>
        </w:rPr>
        <w:t>件时，并没有调用上传文件接口，通过服务器端去重校验，发现服务器</w:t>
      </w:r>
      <w:r w:rsidR="00582BC4" w:rsidRPr="00653D38">
        <w:rPr>
          <w:rFonts w:asciiTheme="minorEastAsia" w:hAnsiTheme="minorEastAsia" w:hint="eastAsia"/>
          <w:color w:val="000000" w:themeColor="text1"/>
          <w:sz w:val="24"/>
          <w:rPrChange w:id="6906" w:author="JY0225" w:date="2017-08-24T12:08:00Z">
            <w:rPr>
              <w:rFonts w:hint="eastAsia"/>
              <w:color w:val="000000" w:themeColor="text1"/>
              <w:sz w:val="24"/>
            </w:rPr>
          </w:rPrChange>
        </w:rPr>
        <w:t>存在该文件，所以调用的是服务器端复制文件的接口。该接口的执行时间很短，因此实现了“秒传”功能</w:t>
      </w:r>
      <w:r w:rsidR="00684E2C" w:rsidRPr="00653D38">
        <w:rPr>
          <w:rFonts w:asciiTheme="minorEastAsia" w:hAnsiTheme="minorEastAsia" w:hint="eastAsia"/>
          <w:color w:val="000000" w:themeColor="text1"/>
          <w:sz w:val="24"/>
          <w:rPrChange w:id="6907" w:author="JY0225" w:date="2017-08-24T12:08:00Z">
            <w:rPr>
              <w:rFonts w:hint="eastAsia"/>
              <w:color w:val="000000" w:themeColor="text1"/>
              <w:sz w:val="24"/>
            </w:rPr>
          </w:rPrChange>
        </w:rPr>
        <w:t>。</w:t>
      </w:r>
    </w:p>
    <w:p w14:paraId="218E6149" w14:textId="276E788D" w:rsidR="00CE1794" w:rsidRDefault="0043710A" w:rsidP="00B857FC">
      <w:pPr>
        <w:pStyle w:val="31"/>
      </w:pPr>
      <w:bookmarkStart w:id="6908" w:name="_Toc491335278"/>
      <w:r>
        <w:t>6.3</w:t>
      </w:r>
      <w:r w:rsidR="00B857FC">
        <w:t>.</w:t>
      </w:r>
      <w:ins w:id="6909" w:author="微软用户" w:date="2017-08-18T23:01:00Z">
        <w:r w:rsidR="009C4718">
          <w:t>4</w:t>
        </w:r>
      </w:ins>
      <w:del w:id="6910" w:author="微软用户" w:date="2017-08-18T23:01:00Z">
        <w:r w:rsidR="00B857FC" w:rsidDel="009C4718">
          <w:delText>2</w:delText>
        </w:r>
      </w:del>
      <w:r w:rsidR="00B857FC" w:rsidRPr="006637A1">
        <w:t xml:space="preserve"> </w:t>
      </w:r>
      <w:r w:rsidR="00683A29">
        <w:rPr>
          <w:rFonts w:hint="eastAsia"/>
        </w:rPr>
        <w:t>多应用适配</w:t>
      </w:r>
      <w:r w:rsidR="00B857FC">
        <w:rPr>
          <w:rFonts w:hint="eastAsia"/>
        </w:rPr>
        <w:t>功能测试</w:t>
      </w:r>
      <w:bookmarkEnd w:id="6908"/>
    </w:p>
    <w:p w14:paraId="6E36E0FE" w14:textId="3F9664BD" w:rsidR="00CC78D1" w:rsidRPr="00653D38" w:rsidRDefault="00CC78D1" w:rsidP="0000407A">
      <w:pPr>
        <w:spacing w:line="400" w:lineRule="exact"/>
        <w:rPr>
          <w:rFonts w:asciiTheme="minorEastAsia" w:hAnsiTheme="minorEastAsia"/>
          <w:color w:val="000000" w:themeColor="text1"/>
          <w:sz w:val="24"/>
          <w:rPrChange w:id="6911" w:author="JY0225" w:date="2017-08-24T12:08:00Z">
            <w:rPr>
              <w:color w:val="000000" w:themeColor="text1"/>
              <w:sz w:val="24"/>
            </w:rPr>
          </w:rPrChange>
        </w:rPr>
      </w:pPr>
      <w:r>
        <w:tab/>
      </w:r>
      <w:r w:rsidR="0000407A" w:rsidRPr="00653D38">
        <w:rPr>
          <w:rFonts w:asciiTheme="minorEastAsia" w:hAnsiTheme="minorEastAsia" w:hint="eastAsia"/>
          <w:color w:val="000000" w:themeColor="text1"/>
          <w:sz w:val="24"/>
          <w:rPrChange w:id="6912" w:author="JY0225" w:date="2017-08-24T12:08:00Z">
            <w:rPr>
              <w:rFonts w:hint="eastAsia"/>
              <w:color w:val="000000" w:themeColor="text1"/>
              <w:sz w:val="24"/>
            </w:rPr>
          </w:rPrChange>
        </w:rPr>
        <w:t>多应用适配为实现</w:t>
      </w:r>
      <w:r w:rsidR="00354DF3" w:rsidRPr="00653D38">
        <w:rPr>
          <w:rFonts w:asciiTheme="minorEastAsia" w:hAnsiTheme="minorEastAsia" w:hint="eastAsia"/>
          <w:color w:val="000000" w:themeColor="text1"/>
          <w:sz w:val="24"/>
          <w:rPrChange w:id="6913" w:author="JY0225" w:date="2017-08-24T12:08:00Z">
            <w:rPr>
              <w:rFonts w:hint="eastAsia"/>
              <w:color w:val="000000" w:themeColor="text1"/>
              <w:sz w:val="24"/>
            </w:rPr>
          </w:rPrChange>
        </w:rPr>
        <w:t>中间件系统</w:t>
      </w:r>
      <w:r w:rsidR="004E3CF2" w:rsidRPr="00653D38">
        <w:rPr>
          <w:rFonts w:asciiTheme="minorEastAsia" w:hAnsiTheme="minorEastAsia" w:hint="eastAsia"/>
          <w:color w:val="000000" w:themeColor="text1"/>
          <w:sz w:val="24"/>
          <w:rPrChange w:id="6914" w:author="JY0225" w:date="2017-08-24T12:08:00Z">
            <w:rPr>
              <w:rFonts w:hint="eastAsia"/>
              <w:color w:val="000000" w:themeColor="text1"/>
              <w:sz w:val="24"/>
            </w:rPr>
          </w:rPrChange>
        </w:rPr>
        <w:t>对不同客户端请求的适配，支持更多的客户端类型，实现</w:t>
      </w:r>
      <w:r w:rsidR="0000407A" w:rsidRPr="00653D38">
        <w:rPr>
          <w:rFonts w:asciiTheme="minorEastAsia" w:hAnsiTheme="minorEastAsia" w:hint="eastAsia"/>
          <w:color w:val="000000" w:themeColor="text1"/>
          <w:sz w:val="24"/>
          <w:rPrChange w:id="6915" w:author="JY0225" w:date="2017-08-24T12:08:00Z">
            <w:rPr>
              <w:rFonts w:hint="eastAsia"/>
              <w:color w:val="000000" w:themeColor="text1"/>
              <w:sz w:val="24"/>
            </w:rPr>
          </w:rPrChange>
        </w:rPr>
        <w:t>系统的跨平台性。</w:t>
      </w:r>
      <w:r w:rsidR="00497FBB" w:rsidRPr="00653D38">
        <w:rPr>
          <w:rFonts w:asciiTheme="minorEastAsia" w:hAnsiTheme="minorEastAsia" w:hint="eastAsia"/>
          <w:color w:val="000000" w:themeColor="text1"/>
          <w:sz w:val="24"/>
          <w:rPrChange w:id="6916" w:author="JY0225" w:date="2017-08-24T12:08:00Z">
            <w:rPr>
              <w:rFonts w:hint="eastAsia"/>
              <w:color w:val="000000" w:themeColor="text1"/>
              <w:sz w:val="24"/>
            </w:rPr>
          </w:rPrChange>
        </w:rPr>
        <w:t>本文</w:t>
      </w:r>
      <w:r w:rsidR="0000407A" w:rsidRPr="00653D38">
        <w:rPr>
          <w:rFonts w:asciiTheme="minorEastAsia" w:hAnsiTheme="minorEastAsia" w:hint="eastAsia"/>
          <w:color w:val="000000" w:themeColor="text1"/>
          <w:sz w:val="24"/>
          <w:rPrChange w:id="6917" w:author="JY0225" w:date="2017-08-24T12:08:00Z">
            <w:rPr>
              <w:rFonts w:hint="eastAsia"/>
              <w:color w:val="000000" w:themeColor="text1"/>
              <w:sz w:val="24"/>
            </w:rPr>
          </w:rPrChange>
        </w:rPr>
        <w:t>开发了一款基于</w:t>
      </w:r>
      <w:r w:rsidR="006707F9" w:rsidRPr="00653D38">
        <w:rPr>
          <w:rFonts w:asciiTheme="minorEastAsia" w:hAnsiTheme="minorEastAsia" w:hint="eastAsia"/>
          <w:color w:val="000000" w:themeColor="text1"/>
          <w:sz w:val="24"/>
          <w:rPrChange w:id="6918" w:author="JY0225" w:date="2017-08-24T12:08:00Z">
            <w:rPr>
              <w:rFonts w:hint="eastAsia"/>
              <w:color w:val="000000" w:themeColor="text1"/>
              <w:sz w:val="24"/>
            </w:rPr>
          </w:rPrChange>
        </w:rPr>
        <w:t>Firefox</w:t>
      </w:r>
      <w:r w:rsidR="0000407A" w:rsidRPr="00653D38">
        <w:rPr>
          <w:rFonts w:asciiTheme="minorEastAsia" w:hAnsiTheme="minorEastAsia" w:hint="eastAsia"/>
          <w:color w:val="000000" w:themeColor="text1"/>
          <w:sz w:val="24"/>
          <w:rPrChange w:id="6919" w:author="JY0225" w:date="2017-08-24T12:08:00Z">
            <w:rPr>
              <w:rFonts w:hint="eastAsia"/>
              <w:color w:val="000000" w:themeColor="text1"/>
              <w:sz w:val="24"/>
            </w:rPr>
          </w:rPrChange>
        </w:rPr>
        <w:t>浏览器的</w:t>
      </w:r>
      <w:r w:rsidR="002E5718" w:rsidRPr="00653D38">
        <w:rPr>
          <w:rFonts w:asciiTheme="minorEastAsia" w:hAnsiTheme="minorEastAsia" w:hint="eastAsia"/>
          <w:color w:val="000000" w:themeColor="text1"/>
          <w:sz w:val="24"/>
          <w:rPrChange w:id="6920" w:author="JY0225" w:date="2017-08-24T12:08:00Z">
            <w:rPr>
              <w:rFonts w:hint="eastAsia"/>
              <w:color w:val="000000" w:themeColor="text1"/>
              <w:sz w:val="24"/>
            </w:rPr>
          </w:rPrChange>
        </w:rPr>
        <w:t>扩展工具</w:t>
      </w:r>
      <w:r w:rsidR="0000407A" w:rsidRPr="00653D38">
        <w:rPr>
          <w:rFonts w:asciiTheme="minorEastAsia" w:hAnsiTheme="minorEastAsia" w:hint="eastAsia"/>
          <w:color w:val="000000" w:themeColor="text1"/>
          <w:sz w:val="24"/>
          <w:rPrChange w:id="6921" w:author="JY0225" w:date="2017-08-24T12:08:00Z">
            <w:rPr>
              <w:rFonts w:hint="eastAsia"/>
              <w:color w:val="000000" w:themeColor="text1"/>
              <w:sz w:val="24"/>
            </w:rPr>
          </w:rPrChange>
        </w:rPr>
        <w:t>，用户可以利用</w:t>
      </w:r>
      <w:r w:rsidR="002E5718" w:rsidRPr="00653D38">
        <w:rPr>
          <w:rFonts w:asciiTheme="minorEastAsia" w:hAnsiTheme="minorEastAsia" w:hint="eastAsia"/>
          <w:color w:val="000000" w:themeColor="text1"/>
          <w:sz w:val="24"/>
          <w:rPrChange w:id="6922" w:author="JY0225" w:date="2017-08-24T12:08:00Z">
            <w:rPr>
              <w:rFonts w:hint="eastAsia"/>
              <w:color w:val="000000" w:themeColor="text1"/>
              <w:sz w:val="24"/>
            </w:rPr>
          </w:rPrChange>
        </w:rPr>
        <w:t>扩展</w:t>
      </w:r>
      <w:r w:rsidR="0000407A" w:rsidRPr="00653D38">
        <w:rPr>
          <w:rFonts w:asciiTheme="minorEastAsia" w:hAnsiTheme="minorEastAsia" w:hint="eastAsia"/>
          <w:color w:val="000000" w:themeColor="text1"/>
          <w:sz w:val="24"/>
          <w:rPrChange w:id="6923" w:author="JY0225" w:date="2017-08-24T12:08:00Z">
            <w:rPr>
              <w:rFonts w:hint="eastAsia"/>
              <w:color w:val="000000" w:themeColor="text1"/>
              <w:sz w:val="24"/>
            </w:rPr>
          </w:rPrChange>
        </w:rPr>
        <w:t>使用云</w:t>
      </w:r>
      <w:r w:rsidR="00476838" w:rsidRPr="00653D38">
        <w:rPr>
          <w:rFonts w:asciiTheme="minorEastAsia" w:hAnsiTheme="minorEastAsia" w:hint="eastAsia"/>
          <w:color w:val="000000" w:themeColor="text1"/>
          <w:sz w:val="24"/>
          <w:rPrChange w:id="6924" w:author="JY0225" w:date="2017-08-24T12:08:00Z">
            <w:rPr>
              <w:rFonts w:hint="eastAsia"/>
              <w:color w:val="000000" w:themeColor="text1"/>
              <w:sz w:val="24"/>
            </w:rPr>
          </w:rPrChange>
        </w:rPr>
        <w:t>备份</w:t>
      </w:r>
      <w:r w:rsidR="0000407A" w:rsidRPr="00653D38">
        <w:rPr>
          <w:rFonts w:asciiTheme="minorEastAsia" w:hAnsiTheme="minorEastAsia" w:hint="eastAsia"/>
          <w:color w:val="000000" w:themeColor="text1"/>
          <w:sz w:val="24"/>
          <w:rPrChange w:id="6925" w:author="JY0225" w:date="2017-08-24T12:08:00Z">
            <w:rPr>
              <w:rFonts w:hint="eastAsia"/>
              <w:color w:val="000000" w:themeColor="text1"/>
              <w:sz w:val="24"/>
            </w:rPr>
          </w:rPrChange>
        </w:rPr>
        <w:t>服务，并提供了</w:t>
      </w:r>
      <w:r w:rsidR="0000407A" w:rsidRPr="00653D38">
        <w:rPr>
          <w:rFonts w:asciiTheme="minorEastAsia" w:hAnsiTheme="minorEastAsia" w:hint="eastAsia"/>
          <w:color w:val="000000" w:themeColor="text1"/>
          <w:sz w:val="24"/>
          <w:rPrChange w:id="6926" w:author="JY0225" w:date="2017-08-24T12:08:00Z">
            <w:rPr>
              <w:rFonts w:hint="eastAsia"/>
              <w:color w:val="000000" w:themeColor="text1"/>
              <w:sz w:val="24"/>
            </w:rPr>
          </w:rPrChange>
        </w:rPr>
        <w:t>Java</w:t>
      </w:r>
      <w:r w:rsidR="0000407A" w:rsidRPr="00653D38">
        <w:rPr>
          <w:rFonts w:asciiTheme="minorEastAsia" w:hAnsiTheme="minorEastAsia" w:hint="eastAsia"/>
          <w:color w:val="000000" w:themeColor="text1"/>
          <w:sz w:val="24"/>
          <w:rPrChange w:id="6927" w:author="JY0225" w:date="2017-08-24T12:08:00Z">
            <w:rPr>
              <w:rFonts w:hint="eastAsia"/>
              <w:color w:val="000000" w:themeColor="text1"/>
              <w:sz w:val="24"/>
            </w:rPr>
          </w:rPrChange>
        </w:rPr>
        <w:t>平台的软件开发包（</w:t>
      </w:r>
      <w:r w:rsidR="0000407A" w:rsidRPr="00653D38">
        <w:rPr>
          <w:rFonts w:asciiTheme="minorEastAsia" w:hAnsiTheme="minorEastAsia" w:hint="eastAsia"/>
          <w:color w:val="000000" w:themeColor="text1"/>
          <w:sz w:val="24"/>
          <w:rPrChange w:id="6928" w:author="JY0225" w:date="2017-08-24T12:08:00Z">
            <w:rPr>
              <w:rFonts w:hint="eastAsia"/>
              <w:color w:val="000000" w:themeColor="text1"/>
              <w:sz w:val="24"/>
            </w:rPr>
          </w:rPrChange>
        </w:rPr>
        <w:t>SDK</w:t>
      </w:r>
      <w:r w:rsidR="0000407A" w:rsidRPr="00653D38">
        <w:rPr>
          <w:rFonts w:asciiTheme="minorEastAsia" w:hAnsiTheme="minorEastAsia" w:hint="eastAsia"/>
          <w:color w:val="000000" w:themeColor="text1"/>
          <w:sz w:val="24"/>
          <w:rPrChange w:id="6929" w:author="JY0225" w:date="2017-08-24T12:08:00Z">
            <w:rPr>
              <w:rFonts w:hint="eastAsia"/>
              <w:color w:val="000000" w:themeColor="text1"/>
              <w:sz w:val="24"/>
            </w:rPr>
          </w:rPrChange>
        </w:rPr>
        <w:t>），</w:t>
      </w:r>
      <w:r w:rsidR="0000407A" w:rsidRPr="00653D38">
        <w:rPr>
          <w:rFonts w:asciiTheme="minorEastAsia" w:hAnsiTheme="minorEastAsia" w:hint="eastAsia"/>
          <w:color w:val="000000" w:themeColor="text1"/>
          <w:sz w:val="24"/>
          <w:rPrChange w:id="6930" w:author="JY0225" w:date="2017-08-24T12:08:00Z">
            <w:rPr>
              <w:rFonts w:hint="eastAsia"/>
              <w:color w:val="000000" w:themeColor="text1"/>
              <w:sz w:val="24"/>
            </w:rPr>
          </w:rPrChange>
        </w:rPr>
        <w:t>Java</w:t>
      </w:r>
      <w:r w:rsidR="0000407A" w:rsidRPr="00653D38">
        <w:rPr>
          <w:rFonts w:asciiTheme="minorEastAsia" w:hAnsiTheme="minorEastAsia" w:hint="eastAsia"/>
          <w:color w:val="000000" w:themeColor="text1"/>
          <w:sz w:val="24"/>
          <w:rPrChange w:id="6931" w:author="JY0225" w:date="2017-08-24T12:08:00Z">
            <w:rPr>
              <w:rFonts w:hint="eastAsia"/>
              <w:color w:val="000000" w:themeColor="text1"/>
              <w:sz w:val="24"/>
            </w:rPr>
          </w:rPrChange>
        </w:rPr>
        <w:t>开发者可以利用该开发包提供的应用接口</w:t>
      </w:r>
      <w:r w:rsidR="0000407A" w:rsidRPr="00653D38">
        <w:rPr>
          <w:rFonts w:asciiTheme="minorEastAsia" w:hAnsiTheme="minorEastAsia" w:hint="eastAsia"/>
          <w:color w:val="000000" w:themeColor="text1"/>
          <w:sz w:val="24"/>
          <w:rPrChange w:id="6932" w:author="JY0225" w:date="2017-08-24T12:08:00Z">
            <w:rPr>
              <w:rFonts w:hint="eastAsia"/>
              <w:color w:val="000000" w:themeColor="text1"/>
              <w:sz w:val="24"/>
            </w:rPr>
          </w:rPrChange>
        </w:rPr>
        <w:t>API</w:t>
      </w:r>
      <w:r w:rsidR="00C6295D" w:rsidRPr="00653D38">
        <w:rPr>
          <w:rFonts w:asciiTheme="minorEastAsia" w:hAnsiTheme="minorEastAsia" w:hint="eastAsia"/>
          <w:color w:val="000000" w:themeColor="text1"/>
          <w:sz w:val="24"/>
          <w:rPrChange w:id="6933" w:author="JY0225" w:date="2017-08-24T12:08:00Z">
            <w:rPr>
              <w:rFonts w:hint="eastAsia"/>
              <w:color w:val="000000" w:themeColor="text1"/>
              <w:sz w:val="24"/>
            </w:rPr>
          </w:rPrChange>
        </w:rPr>
        <w:t>来集成本文优化的</w:t>
      </w:r>
      <w:r w:rsidR="0000407A" w:rsidRPr="00653D38">
        <w:rPr>
          <w:rFonts w:asciiTheme="minorEastAsia" w:hAnsiTheme="minorEastAsia" w:hint="eastAsia"/>
          <w:color w:val="000000" w:themeColor="text1"/>
          <w:sz w:val="24"/>
          <w:rPrChange w:id="6934" w:author="JY0225" w:date="2017-08-24T12:08:00Z">
            <w:rPr>
              <w:rFonts w:hint="eastAsia"/>
              <w:color w:val="000000" w:themeColor="text1"/>
              <w:sz w:val="24"/>
            </w:rPr>
          </w:rPrChange>
        </w:rPr>
        <w:t>云</w:t>
      </w:r>
      <w:r w:rsidR="00476838" w:rsidRPr="00653D38">
        <w:rPr>
          <w:rFonts w:asciiTheme="minorEastAsia" w:hAnsiTheme="minorEastAsia" w:hint="eastAsia"/>
          <w:color w:val="000000" w:themeColor="text1"/>
          <w:sz w:val="24"/>
          <w:rPrChange w:id="6935" w:author="JY0225" w:date="2017-08-24T12:08:00Z">
            <w:rPr>
              <w:rFonts w:hint="eastAsia"/>
              <w:color w:val="000000" w:themeColor="text1"/>
              <w:sz w:val="24"/>
            </w:rPr>
          </w:rPrChange>
        </w:rPr>
        <w:t>备份</w:t>
      </w:r>
      <w:r w:rsidR="0000407A" w:rsidRPr="00653D38">
        <w:rPr>
          <w:rFonts w:asciiTheme="minorEastAsia" w:hAnsiTheme="minorEastAsia" w:hint="eastAsia"/>
          <w:color w:val="000000" w:themeColor="text1"/>
          <w:sz w:val="24"/>
          <w:rPrChange w:id="6936" w:author="JY0225" w:date="2017-08-24T12:08:00Z">
            <w:rPr>
              <w:rFonts w:hint="eastAsia"/>
              <w:color w:val="000000" w:themeColor="text1"/>
              <w:sz w:val="24"/>
            </w:rPr>
          </w:rPrChange>
        </w:rPr>
        <w:t>服务。</w:t>
      </w:r>
      <w:r w:rsidR="005B076F" w:rsidRPr="00653D38">
        <w:rPr>
          <w:rFonts w:asciiTheme="minorEastAsia" w:hAnsiTheme="minorEastAsia" w:hint="eastAsia"/>
          <w:color w:val="000000" w:themeColor="text1"/>
          <w:sz w:val="24"/>
          <w:rPrChange w:id="6937" w:author="JY0225" w:date="2017-08-24T12:08:00Z">
            <w:rPr>
              <w:rFonts w:hint="eastAsia"/>
              <w:color w:val="000000" w:themeColor="text1"/>
              <w:sz w:val="24"/>
            </w:rPr>
          </w:rPrChange>
        </w:rPr>
        <w:t>测试中，本文</w:t>
      </w:r>
      <w:r w:rsidR="00B70482" w:rsidRPr="00653D38">
        <w:rPr>
          <w:rFonts w:asciiTheme="minorEastAsia" w:hAnsiTheme="minorEastAsia" w:hint="eastAsia"/>
          <w:color w:val="000000" w:themeColor="text1"/>
          <w:sz w:val="24"/>
          <w:rPrChange w:id="6938" w:author="JY0225" w:date="2017-08-24T12:08:00Z">
            <w:rPr>
              <w:rFonts w:hint="eastAsia"/>
              <w:color w:val="000000" w:themeColor="text1"/>
              <w:sz w:val="24"/>
            </w:rPr>
          </w:rPrChange>
        </w:rPr>
        <w:t>对通过</w:t>
      </w:r>
      <w:r w:rsidR="006707F9" w:rsidRPr="00653D38">
        <w:rPr>
          <w:rFonts w:asciiTheme="minorEastAsia" w:hAnsiTheme="minorEastAsia" w:hint="eastAsia"/>
          <w:color w:val="000000" w:themeColor="text1"/>
          <w:sz w:val="24"/>
          <w:rPrChange w:id="6939" w:author="JY0225" w:date="2017-08-24T12:08:00Z">
            <w:rPr>
              <w:rFonts w:hint="eastAsia"/>
              <w:color w:val="000000" w:themeColor="text1"/>
              <w:sz w:val="24"/>
            </w:rPr>
          </w:rPrChange>
        </w:rPr>
        <w:t>Firefox</w:t>
      </w:r>
      <w:r w:rsidR="002E5718" w:rsidRPr="00653D38">
        <w:rPr>
          <w:rFonts w:asciiTheme="minorEastAsia" w:hAnsiTheme="minorEastAsia" w:hint="eastAsia"/>
          <w:color w:val="000000" w:themeColor="text1"/>
          <w:sz w:val="24"/>
          <w:rPrChange w:id="6940" w:author="JY0225" w:date="2017-08-24T12:08:00Z">
            <w:rPr>
              <w:rFonts w:hint="eastAsia"/>
              <w:color w:val="000000" w:themeColor="text1"/>
              <w:sz w:val="24"/>
            </w:rPr>
          </w:rPrChange>
        </w:rPr>
        <w:t>扩展</w:t>
      </w:r>
      <w:r w:rsidR="00B70482" w:rsidRPr="00653D38">
        <w:rPr>
          <w:rFonts w:asciiTheme="minorEastAsia" w:hAnsiTheme="minorEastAsia" w:hint="eastAsia"/>
          <w:color w:val="000000" w:themeColor="text1"/>
          <w:sz w:val="24"/>
          <w:rPrChange w:id="6941" w:author="JY0225" w:date="2017-08-24T12:08:00Z">
            <w:rPr>
              <w:rFonts w:hint="eastAsia"/>
              <w:color w:val="000000" w:themeColor="text1"/>
              <w:sz w:val="24"/>
            </w:rPr>
          </w:rPrChange>
        </w:rPr>
        <w:t>和</w:t>
      </w:r>
      <w:r w:rsidR="00B70482" w:rsidRPr="00653D38">
        <w:rPr>
          <w:rFonts w:asciiTheme="minorEastAsia" w:hAnsiTheme="minorEastAsia" w:hint="eastAsia"/>
          <w:color w:val="000000" w:themeColor="text1"/>
          <w:sz w:val="24"/>
          <w:rPrChange w:id="6942" w:author="JY0225" w:date="2017-08-24T12:08:00Z">
            <w:rPr>
              <w:rFonts w:hint="eastAsia"/>
              <w:color w:val="000000" w:themeColor="text1"/>
              <w:sz w:val="24"/>
            </w:rPr>
          </w:rPrChange>
        </w:rPr>
        <w:t>Java</w:t>
      </w:r>
      <w:r w:rsidR="00B70482" w:rsidRPr="00653D38">
        <w:rPr>
          <w:rFonts w:asciiTheme="minorEastAsia" w:hAnsiTheme="minorEastAsia" w:hint="eastAsia"/>
          <w:color w:val="000000" w:themeColor="text1"/>
          <w:sz w:val="24"/>
          <w:rPrChange w:id="6943" w:author="JY0225" w:date="2017-08-24T12:08:00Z">
            <w:rPr>
              <w:rFonts w:hint="eastAsia"/>
              <w:color w:val="000000" w:themeColor="text1"/>
              <w:sz w:val="24"/>
            </w:rPr>
          </w:rPrChange>
        </w:rPr>
        <w:t>开发包用户的功能测试，验证优化后的中间件系统能够适配各种类型的客户端。</w:t>
      </w:r>
    </w:p>
    <w:p w14:paraId="4A62684F" w14:textId="77777777" w:rsidR="0013776C" w:rsidRPr="00653D38" w:rsidRDefault="0013776C" w:rsidP="0013776C">
      <w:pPr>
        <w:spacing w:line="400" w:lineRule="exact"/>
        <w:ind w:firstLine="418"/>
        <w:rPr>
          <w:rFonts w:asciiTheme="minorEastAsia" w:hAnsiTheme="minorEastAsia"/>
          <w:color w:val="000000" w:themeColor="text1"/>
          <w:sz w:val="24"/>
          <w:rPrChange w:id="6944" w:author="JY0225" w:date="2017-08-24T12:08:00Z">
            <w:rPr>
              <w:color w:val="000000" w:themeColor="text1"/>
              <w:sz w:val="24"/>
            </w:rPr>
          </w:rPrChange>
        </w:rPr>
      </w:pPr>
      <w:r w:rsidRPr="00653D38">
        <w:rPr>
          <w:rFonts w:asciiTheme="minorEastAsia" w:hAnsiTheme="minorEastAsia"/>
          <w:color w:val="000000" w:themeColor="text1"/>
          <w:sz w:val="24"/>
          <w:rPrChange w:id="6945" w:author="JY0225" w:date="2017-08-24T12:08:00Z">
            <w:rPr>
              <w:color w:val="000000" w:themeColor="text1"/>
              <w:sz w:val="24"/>
            </w:rPr>
          </w:rPrChange>
        </w:rPr>
        <w:tab/>
      </w:r>
      <w:r w:rsidR="000845A1" w:rsidRPr="00653D38">
        <w:rPr>
          <w:rFonts w:asciiTheme="minorEastAsia" w:hAnsiTheme="minorEastAsia" w:hint="eastAsia"/>
          <w:color w:val="000000" w:themeColor="text1"/>
          <w:sz w:val="24"/>
          <w:rPrChange w:id="6946" w:author="JY0225" w:date="2017-08-24T12:08:00Z">
            <w:rPr>
              <w:rFonts w:hint="eastAsia"/>
              <w:color w:val="000000" w:themeColor="text1"/>
              <w:sz w:val="24"/>
            </w:rPr>
          </w:rPrChange>
        </w:rPr>
        <w:t>测试用例五</w:t>
      </w:r>
      <w:r w:rsidRPr="00653D38">
        <w:rPr>
          <w:rFonts w:asciiTheme="minorEastAsia" w:hAnsiTheme="minorEastAsia" w:hint="eastAsia"/>
          <w:color w:val="000000" w:themeColor="text1"/>
          <w:sz w:val="24"/>
          <w:rPrChange w:id="6947" w:author="JY0225" w:date="2017-08-24T12:08:00Z">
            <w:rPr>
              <w:rFonts w:hint="eastAsia"/>
              <w:color w:val="000000" w:themeColor="text1"/>
              <w:sz w:val="24"/>
            </w:rPr>
          </w:rPrChange>
        </w:rPr>
        <w:t>：</w:t>
      </w:r>
    </w:p>
    <w:p w14:paraId="3C48783D" w14:textId="77777777" w:rsidR="0013776C" w:rsidRPr="00653D38" w:rsidRDefault="0013776C" w:rsidP="0013776C">
      <w:pPr>
        <w:spacing w:line="400" w:lineRule="exact"/>
        <w:jc w:val="center"/>
        <w:rPr>
          <w:rFonts w:asciiTheme="minorEastAsia" w:hAnsiTheme="minorEastAsia"/>
          <w:color w:val="000000" w:themeColor="text1"/>
          <w:sz w:val="24"/>
          <w:rPrChange w:id="6948" w:author="JY0225" w:date="2017-08-24T12:08:00Z">
            <w:rPr>
              <w:color w:val="000000" w:themeColor="text1"/>
              <w:sz w:val="24"/>
            </w:rPr>
          </w:rPrChange>
        </w:rPr>
      </w:pPr>
      <w:r w:rsidRPr="00653D38">
        <w:rPr>
          <w:rFonts w:asciiTheme="minorEastAsia" w:hAnsiTheme="minorEastAsia"/>
          <w:color w:val="000000" w:themeColor="text1"/>
          <w:sz w:val="24"/>
          <w:rPrChange w:id="6949" w:author="JY0225" w:date="2017-08-24T12:08:00Z">
            <w:rPr>
              <w:color w:val="000000" w:themeColor="text1"/>
              <w:sz w:val="24"/>
            </w:rPr>
          </w:rPrChange>
        </w:rPr>
        <w:lastRenderedPageBreak/>
        <w:tab/>
      </w:r>
      <w:r w:rsidRPr="00653D38">
        <w:rPr>
          <w:rFonts w:asciiTheme="minorEastAsia" w:hAnsiTheme="minorEastAsia" w:hint="eastAsia"/>
          <w:color w:val="000000" w:themeColor="text1"/>
          <w:sz w:val="24"/>
          <w:rPrChange w:id="6950" w:author="JY0225" w:date="2017-08-24T12:08:00Z">
            <w:rPr>
              <w:rFonts w:hint="eastAsia"/>
              <w:color w:val="000000" w:themeColor="text1"/>
              <w:sz w:val="24"/>
            </w:rPr>
          </w:rPrChange>
        </w:rPr>
        <w:t>表</w:t>
      </w:r>
      <w:r w:rsidR="00B7557F" w:rsidRPr="00653D38">
        <w:rPr>
          <w:rFonts w:asciiTheme="minorEastAsia" w:hAnsiTheme="minorEastAsia" w:hint="eastAsia"/>
          <w:color w:val="000000" w:themeColor="text1"/>
          <w:sz w:val="24"/>
          <w:rPrChange w:id="6951" w:author="JY0225" w:date="2017-08-24T12:08:00Z">
            <w:rPr>
              <w:rFonts w:hint="eastAsia"/>
              <w:color w:val="000000" w:themeColor="text1"/>
              <w:sz w:val="24"/>
            </w:rPr>
          </w:rPrChange>
        </w:rPr>
        <w:t>6-6</w:t>
      </w:r>
      <w:r w:rsidRPr="00653D38">
        <w:rPr>
          <w:rFonts w:asciiTheme="minorEastAsia" w:hAnsiTheme="minorEastAsia" w:hint="eastAsia"/>
          <w:color w:val="000000" w:themeColor="text1"/>
          <w:sz w:val="24"/>
          <w:rPrChange w:id="6952" w:author="JY0225" w:date="2017-08-24T12:08:00Z">
            <w:rPr>
              <w:rFonts w:hint="eastAsia"/>
              <w:color w:val="000000" w:themeColor="text1"/>
              <w:sz w:val="24"/>
            </w:rPr>
          </w:rPrChange>
        </w:rPr>
        <w:t xml:space="preserve"> </w:t>
      </w:r>
      <w:r w:rsidR="006C39A3" w:rsidRPr="00653D38">
        <w:rPr>
          <w:rFonts w:asciiTheme="minorEastAsia" w:hAnsiTheme="minorEastAsia" w:hint="eastAsia"/>
          <w:color w:val="000000" w:themeColor="text1"/>
          <w:sz w:val="24"/>
          <w:rPrChange w:id="6953" w:author="JY0225" w:date="2017-08-24T12:08:00Z">
            <w:rPr>
              <w:rFonts w:hint="eastAsia"/>
              <w:color w:val="000000" w:themeColor="text1"/>
              <w:sz w:val="24"/>
            </w:rPr>
          </w:rPrChange>
        </w:rPr>
        <w:t>多应用适配</w:t>
      </w:r>
      <w:r w:rsidRPr="00653D38">
        <w:rPr>
          <w:rFonts w:asciiTheme="minorEastAsia" w:hAnsiTheme="minorEastAsia" w:hint="eastAsia"/>
          <w:color w:val="000000" w:themeColor="text1"/>
          <w:sz w:val="24"/>
          <w:rPrChange w:id="6954" w:author="JY0225" w:date="2017-08-24T12:08:00Z">
            <w:rPr>
              <w:rFonts w:hint="eastAsia"/>
              <w:color w:val="000000" w:themeColor="text1"/>
              <w:sz w:val="24"/>
            </w:rPr>
          </w:rPrChange>
        </w:rPr>
        <w:t>测试</w:t>
      </w:r>
    </w:p>
    <w:tbl>
      <w:tblPr>
        <w:tblStyle w:val="ae"/>
        <w:tblW w:w="8364" w:type="dxa"/>
        <w:tblLayout w:type="fixed"/>
        <w:tblLook w:val="04A0" w:firstRow="1" w:lastRow="0" w:firstColumn="1" w:lastColumn="0" w:noHBand="0" w:noVBand="1"/>
      </w:tblPr>
      <w:tblGrid>
        <w:gridCol w:w="2765"/>
        <w:gridCol w:w="5599"/>
      </w:tblGrid>
      <w:tr w:rsidR="0013776C" w14:paraId="6650257B" w14:textId="77777777" w:rsidTr="00723C1A">
        <w:tc>
          <w:tcPr>
            <w:tcW w:w="2765" w:type="dxa"/>
            <w:vAlign w:val="center"/>
          </w:tcPr>
          <w:p w14:paraId="43399852" w14:textId="77777777" w:rsidR="0013776C" w:rsidRPr="00D5465B" w:rsidRDefault="0013776C" w:rsidP="002E0505">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13956BAA" w14:textId="77777777" w:rsidR="0013776C" w:rsidRPr="00D5465B" w:rsidRDefault="0013776C"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13776C" w14:paraId="1C35ED1B" w14:textId="77777777" w:rsidTr="00723C1A">
        <w:tc>
          <w:tcPr>
            <w:tcW w:w="2765" w:type="dxa"/>
            <w:vAlign w:val="center"/>
          </w:tcPr>
          <w:p w14:paraId="2BBADFE3" w14:textId="77777777" w:rsidR="0013776C" w:rsidRPr="00D5465B" w:rsidRDefault="0013776C" w:rsidP="002E0505">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3B2BD923" w14:textId="77777777" w:rsidR="0013776C" w:rsidRPr="00D5465B" w:rsidRDefault="0013776C" w:rsidP="002E0505">
            <w:pPr>
              <w:spacing w:line="400" w:lineRule="exact"/>
              <w:rPr>
                <w:color w:val="000000" w:themeColor="text1"/>
                <w:sz w:val="24"/>
              </w:rPr>
            </w:pPr>
            <w:r>
              <w:rPr>
                <w:rFonts w:hint="eastAsia"/>
                <w:color w:val="000000" w:themeColor="text1"/>
                <w:sz w:val="24"/>
              </w:rPr>
              <w:t>本地缓存测试</w:t>
            </w:r>
          </w:p>
        </w:tc>
      </w:tr>
      <w:tr w:rsidR="0013776C" w14:paraId="6E641A2F" w14:textId="77777777" w:rsidTr="00723C1A">
        <w:tc>
          <w:tcPr>
            <w:tcW w:w="2765" w:type="dxa"/>
            <w:vAlign w:val="center"/>
          </w:tcPr>
          <w:p w14:paraId="5BD5F308" w14:textId="77777777" w:rsidR="0013776C" w:rsidRPr="0095144A" w:rsidRDefault="0013776C" w:rsidP="002E0505">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39D96C06" w14:textId="77777777" w:rsidR="006716A7" w:rsidRDefault="006716A7" w:rsidP="002E0505">
            <w:pPr>
              <w:widowControl/>
              <w:jc w:val="left"/>
              <w:rPr>
                <w:color w:val="000000" w:themeColor="text1"/>
                <w:sz w:val="24"/>
              </w:rPr>
            </w:pPr>
            <w:r>
              <w:rPr>
                <w:color w:val="000000" w:themeColor="text1"/>
                <w:sz w:val="24"/>
              </w:rPr>
              <w:t>//Firefox</w:t>
            </w:r>
            <w:r>
              <w:rPr>
                <w:color w:val="000000" w:themeColor="text1"/>
                <w:sz w:val="24"/>
              </w:rPr>
              <w:t>登录测试</w:t>
            </w:r>
          </w:p>
          <w:p w14:paraId="6511EE28" w14:textId="77777777" w:rsidR="00A06A2B" w:rsidRDefault="00A06A2B" w:rsidP="002E0505">
            <w:pPr>
              <w:widowControl/>
              <w:jc w:val="left"/>
              <w:rPr>
                <w:color w:val="000000" w:themeColor="text1"/>
                <w:sz w:val="24"/>
              </w:rPr>
            </w:pPr>
            <w:r w:rsidRPr="00A06A2B">
              <w:rPr>
                <w:color w:val="000000" w:themeColor="text1"/>
                <w:sz w:val="24"/>
              </w:rPr>
              <w:t>firefox_request =  '-k -X POST -d \'{"password": "123456", "email":"kaeyika@163.com"}\' https://192.168.7.62:443/oauth/access_token'</w:t>
            </w:r>
          </w:p>
          <w:p w14:paraId="7BEA5569" w14:textId="77777777" w:rsidR="00A06A2B" w:rsidRDefault="002D1C71" w:rsidP="002E0505">
            <w:pPr>
              <w:widowControl/>
              <w:jc w:val="left"/>
              <w:rPr>
                <w:color w:val="000000" w:themeColor="text1"/>
                <w:sz w:val="24"/>
              </w:rPr>
            </w:pPr>
            <w:r>
              <w:rPr>
                <w:color w:val="000000" w:themeColor="text1"/>
                <w:sz w:val="24"/>
              </w:rPr>
              <w:t>//</w:t>
            </w:r>
            <w:r w:rsidR="00E922A5">
              <w:rPr>
                <w:color w:val="000000" w:themeColor="text1"/>
                <w:sz w:val="24"/>
              </w:rPr>
              <w:t>Java SDK</w:t>
            </w:r>
            <w:r>
              <w:rPr>
                <w:color w:val="000000" w:themeColor="text1"/>
                <w:sz w:val="24"/>
              </w:rPr>
              <w:t>登录测试</w:t>
            </w:r>
          </w:p>
          <w:p w14:paraId="67DB9806" w14:textId="77777777" w:rsidR="0013776C" w:rsidRPr="0095144A" w:rsidRDefault="00A06A2B" w:rsidP="002E0505">
            <w:pPr>
              <w:widowControl/>
              <w:jc w:val="left"/>
              <w:rPr>
                <w:color w:val="000000" w:themeColor="text1"/>
                <w:sz w:val="24"/>
              </w:rPr>
            </w:pPr>
            <w:r w:rsidRPr="00A06A2B">
              <w:rPr>
                <w:color w:val="000000" w:themeColor="text1"/>
                <w:sz w:val="24"/>
              </w:rPr>
              <w:t>MiddlewareAPI middlewareAPI = new MiddlewareAPI("kaeyika@163.com", "123456");</w:t>
            </w:r>
          </w:p>
        </w:tc>
      </w:tr>
      <w:tr w:rsidR="0013776C" w14:paraId="1FF897E7" w14:textId="77777777" w:rsidTr="00723C1A">
        <w:tc>
          <w:tcPr>
            <w:tcW w:w="2765" w:type="dxa"/>
            <w:vAlign w:val="center"/>
          </w:tcPr>
          <w:p w14:paraId="114D6E85" w14:textId="77777777" w:rsidR="0013776C" w:rsidRDefault="0013776C" w:rsidP="002E0505">
            <w:pPr>
              <w:spacing w:line="400" w:lineRule="exact"/>
            </w:pPr>
            <w:r w:rsidRPr="00B4090A">
              <w:rPr>
                <w:rFonts w:hint="eastAsia"/>
                <w:color w:val="000000" w:themeColor="text1"/>
                <w:sz w:val="24"/>
              </w:rPr>
              <w:t>测试结果</w:t>
            </w:r>
          </w:p>
        </w:tc>
        <w:tc>
          <w:tcPr>
            <w:tcW w:w="5599" w:type="dxa"/>
            <w:vAlign w:val="center"/>
          </w:tcPr>
          <w:p w14:paraId="62959817" w14:textId="77777777" w:rsidR="0013776C" w:rsidRDefault="006707F9" w:rsidP="002E0505">
            <w:pPr>
              <w:spacing w:line="400" w:lineRule="exact"/>
            </w:pPr>
            <w:r>
              <w:rPr>
                <w:rFonts w:hint="eastAsia"/>
                <w:color w:val="000000" w:themeColor="text1"/>
                <w:sz w:val="24"/>
              </w:rPr>
              <w:t>Firefox</w:t>
            </w:r>
            <w:r w:rsidR="006C39A3">
              <w:rPr>
                <w:rFonts w:hint="eastAsia"/>
                <w:color w:val="000000" w:themeColor="text1"/>
                <w:sz w:val="24"/>
              </w:rPr>
              <w:t>浏览器与</w:t>
            </w:r>
            <w:r w:rsidR="006C39A3">
              <w:rPr>
                <w:rFonts w:hint="eastAsia"/>
                <w:color w:val="000000" w:themeColor="text1"/>
                <w:sz w:val="24"/>
              </w:rPr>
              <w:t>Java</w:t>
            </w:r>
            <w:r w:rsidR="006C39A3">
              <w:rPr>
                <w:rFonts w:hint="eastAsia"/>
                <w:color w:val="000000" w:themeColor="text1"/>
                <w:sz w:val="24"/>
              </w:rPr>
              <w:t>开发包登录成功</w:t>
            </w:r>
          </w:p>
        </w:tc>
      </w:tr>
    </w:tbl>
    <w:p w14:paraId="1EE841D3" w14:textId="41F2255B" w:rsidR="00D3749B" w:rsidRPr="00653D38" w:rsidRDefault="00DD7C91" w:rsidP="0000407A">
      <w:pPr>
        <w:spacing w:line="400" w:lineRule="exact"/>
        <w:rPr>
          <w:rFonts w:asciiTheme="minorEastAsia" w:hAnsiTheme="minorEastAsia"/>
          <w:color w:val="000000" w:themeColor="text1"/>
          <w:sz w:val="24"/>
          <w:rPrChange w:id="6955" w:author="JY0225" w:date="2017-08-24T12:09:00Z">
            <w:rPr>
              <w:color w:val="000000" w:themeColor="text1"/>
              <w:sz w:val="24"/>
            </w:rPr>
          </w:rPrChange>
        </w:rPr>
      </w:pPr>
      <w:r w:rsidRPr="00DD7C91">
        <w:rPr>
          <w:noProof/>
          <w:color w:val="000000" w:themeColor="text1"/>
          <w:sz w:val="24"/>
        </w:rPr>
        <w:drawing>
          <wp:anchor distT="0" distB="0" distL="114300" distR="114300" simplePos="0" relativeHeight="251670528" behindDoc="0" locked="0" layoutInCell="1" allowOverlap="1" wp14:anchorId="0242A6B1" wp14:editId="1FAAA380">
            <wp:simplePos x="0" y="0"/>
            <wp:positionH relativeFrom="column">
              <wp:posOffset>1261745</wp:posOffset>
            </wp:positionH>
            <wp:positionV relativeFrom="paragraph">
              <wp:posOffset>1090295</wp:posOffset>
            </wp:positionV>
            <wp:extent cx="3127375" cy="2976880"/>
            <wp:effectExtent l="0" t="0" r="0" b="0"/>
            <wp:wrapTopAndBottom/>
            <wp:docPr id="15" name="图片 15" descr="C:\Users\Administrator\Desktop\毕业\Graduation-Thesis\图\第六章测试\登陆成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毕业\Graduation-Thesis\图\第六章测试\登陆成功.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27375" cy="2976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3B7">
        <w:rPr>
          <w:color w:val="000000" w:themeColor="text1"/>
          <w:sz w:val="24"/>
        </w:rPr>
        <w:tab/>
      </w:r>
      <w:r w:rsidR="001A498E" w:rsidRPr="00653D38">
        <w:rPr>
          <w:rFonts w:asciiTheme="minorEastAsia" w:hAnsiTheme="minorEastAsia"/>
          <w:color w:val="000000" w:themeColor="text1"/>
          <w:sz w:val="24"/>
          <w:rPrChange w:id="6956" w:author="JY0225" w:date="2017-08-24T12:09:00Z">
            <w:rPr>
              <w:color w:val="000000" w:themeColor="text1"/>
              <w:sz w:val="24"/>
            </w:rPr>
          </w:rPrChange>
        </w:rPr>
        <w:t>本测试同时测试了</w:t>
      </w:r>
      <w:r w:rsidR="001A498E" w:rsidRPr="00653D38">
        <w:rPr>
          <w:rFonts w:asciiTheme="minorEastAsia" w:hAnsiTheme="minorEastAsia"/>
          <w:color w:val="000000" w:themeColor="text1"/>
          <w:sz w:val="24"/>
          <w:rPrChange w:id="6957" w:author="JY0225" w:date="2017-08-24T12:09:00Z">
            <w:rPr>
              <w:color w:val="000000" w:themeColor="text1"/>
              <w:sz w:val="24"/>
            </w:rPr>
          </w:rPrChange>
        </w:rPr>
        <w:t>Firefox</w:t>
      </w:r>
      <w:r w:rsidR="002E5718" w:rsidRPr="00653D38">
        <w:rPr>
          <w:rFonts w:asciiTheme="minorEastAsia" w:hAnsiTheme="minorEastAsia"/>
          <w:color w:val="000000" w:themeColor="text1"/>
          <w:sz w:val="24"/>
          <w:rPrChange w:id="6958" w:author="JY0225" w:date="2017-08-24T12:09:00Z">
            <w:rPr>
              <w:color w:val="000000" w:themeColor="text1"/>
              <w:sz w:val="24"/>
            </w:rPr>
          </w:rPrChange>
        </w:rPr>
        <w:t>扩展</w:t>
      </w:r>
      <w:r w:rsidR="005A672A" w:rsidRPr="00653D38">
        <w:rPr>
          <w:rFonts w:asciiTheme="minorEastAsia" w:hAnsiTheme="minorEastAsia"/>
          <w:color w:val="000000" w:themeColor="text1"/>
          <w:sz w:val="24"/>
          <w:rPrChange w:id="6959" w:author="JY0225" w:date="2017-08-24T12:09:00Z">
            <w:rPr>
              <w:color w:val="000000" w:themeColor="text1"/>
              <w:sz w:val="24"/>
            </w:rPr>
          </w:rPrChange>
        </w:rPr>
        <w:t>以及</w:t>
      </w:r>
      <w:r w:rsidR="005A672A" w:rsidRPr="00653D38">
        <w:rPr>
          <w:rFonts w:asciiTheme="minorEastAsia" w:hAnsiTheme="minorEastAsia"/>
          <w:color w:val="000000" w:themeColor="text1"/>
          <w:sz w:val="24"/>
          <w:rPrChange w:id="6960" w:author="JY0225" w:date="2017-08-24T12:09:00Z">
            <w:rPr>
              <w:color w:val="000000" w:themeColor="text1"/>
              <w:sz w:val="24"/>
            </w:rPr>
          </w:rPrChange>
        </w:rPr>
        <w:t>Java SDK</w:t>
      </w:r>
      <w:r w:rsidR="005A672A" w:rsidRPr="00653D38">
        <w:rPr>
          <w:rFonts w:asciiTheme="minorEastAsia" w:hAnsiTheme="minorEastAsia"/>
          <w:color w:val="000000" w:themeColor="text1"/>
          <w:sz w:val="24"/>
          <w:rPrChange w:id="6961" w:author="JY0225" w:date="2017-08-24T12:09:00Z">
            <w:rPr>
              <w:color w:val="000000" w:themeColor="text1"/>
              <w:sz w:val="24"/>
            </w:rPr>
          </w:rPrChange>
        </w:rPr>
        <w:t>的登录功能</w:t>
      </w:r>
      <w:r w:rsidR="005A672A" w:rsidRPr="00653D38">
        <w:rPr>
          <w:rFonts w:asciiTheme="minorEastAsia" w:hAnsiTheme="minorEastAsia" w:hint="eastAsia"/>
          <w:color w:val="000000" w:themeColor="text1"/>
          <w:sz w:val="24"/>
          <w:rPrChange w:id="6962" w:author="JY0225" w:date="2017-08-24T12:09:00Z">
            <w:rPr>
              <w:rFonts w:hint="eastAsia"/>
              <w:color w:val="000000" w:themeColor="text1"/>
              <w:sz w:val="24"/>
            </w:rPr>
          </w:rPrChange>
        </w:rPr>
        <w:t>。</w:t>
      </w:r>
      <w:r w:rsidR="00A72E6A" w:rsidRPr="00653D38">
        <w:rPr>
          <w:rFonts w:asciiTheme="minorEastAsia" w:hAnsiTheme="minorEastAsia"/>
          <w:color w:val="000000" w:themeColor="text1"/>
          <w:sz w:val="24"/>
          <w:rPrChange w:id="6963" w:author="JY0225" w:date="2017-08-24T12:09:00Z">
            <w:rPr>
              <w:color w:val="000000" w:themeColor="text1"/>
              <w:sz w:val="24"/>
            </w:rPr>
          </w:rPrChange>
        </w:rPr>
        <w:t>Firefox</w:t>
      </w:r>
      <w:r w:rsidR="00A72E6A" w:rsidRPr="00653D38">
        <w:rPr>
          <w:rFonts w:asciiTheme="minorEastAsia" w:hAnsiTheme="minorEastAsia"/>
          <w:color w:val="000000" w:themeColor="text1"/>
          <w:sz w:val="24"/>
          <w:rPrChange w:id="6964" w:author="JY0225" w:date="2017-08-24T12:09:00Z">
            <w:rPr>
              <w:color w:val="000000" w:themeColor="text1"/>
              <w:sz w:val="24"/>
            </w:rPr>
          </w:rPrChange>
        </w:rPr>
        <w:t>通过</w:t>
      </w:r>
      <w:r w:rsidR="00A72E6A" w:rsidRPr="00653D38">
        <w:rPr>
          <w:rFonts w:asciiTheme="minorEastAsia" w:hAnsiTheme="minorEastAsia" w:hint="eastAsia"/>
          <w:color w:val="000000" w:themeColor="text1"/>
          <w:sz w:val="24"/>
          <w:rPrChange w:id="6965" w:author="JY0225" w:date="2017-08-24T12:09:00Z">
            <w:rPr>
              <w:rFonts w:hint="eastAsia"/>
              <w:color w:val="000000" w:themeColor="text1"/>
              <w:sz w:val="24"/>
            </w:rPr>
          </w:rPrChange>
        </w:rPr>
        <w:t>WebSocket</w:t>
      </w:r>
      <w:r w:rsidR="00A72E6A" w:rsidRPr="00653D38">
        <w:rPr>
          <w:rFonts w:asciiTheme="minorEastAsia" w:hAnsiTheme="minorEastAsia" w:hint="eastAsia"/>
          <w:color w:val="000000" w:themeColor="text1"/>
          <w:sz w:val="24"/>
          <w:rPrChange w:id="6966" w:author="JY0225" w:date="2017-08-24T12:09:00Z">
            <w:rPr>
              <w:rFonts w:hint="eastAsia"/>
              <w:color w:val="000000" w:themeColor="text1"/>
              <w:sz w:val="24"/>
            </w:rPr>
          </w:rPrChange>
        </w:rPr>
        <w:t>向服务器发送请求，</w:t>
      </w:r>
      <w:r w:rsidR="00A72E6A" w:rsidRPr="00653D38">
        <w:rPr>
          <w:rFonts w:asciiTheme="minorEastAsia" w:hAnsiTheme="minorEastAsia" w:hint="eastAsia"/>
          <w:color w:val="000000" w:themeColor="text1"/>
          <w:sz w:val="24"/>
          <w:rPrChange w:id="6967" w:author="JY0225" w:date="2017-08-24T12:09:00Z">
            <w:rPr>
              <w:rFonts w:hint="eastAsia"/>
              <w:color w:val="000000" w:themeColor="text1"/>
              <w:sz w:val="24"/>
            </w:rPr>
          </w:rPrChange>
        </w:rPr>
        <w:t>Firefox</w:t>
      </w:r>
      <w:r w:rsidR="002E5718" w:rsidRPr="00653D38">
        <w:rPr>
          <w:rFonts w:asciiTheme="minorEastAsia" w:hAnsiTheme="minorEastAsia" w:hint="eastAsia"/>
          <w:color w:val="000000" w:themeColor="text1"/>
          <w:sz w:val="24"/>
          <w:rPrChange w:id="6968" w:author="JY0225" w:date="2017-08-24T12:09:00Z">
            <w:rPr>
              <w:rFonts w:hint="eastAsia"/>
              <w:color w:val="000000" w:themeColor="text1"/>
              <w:sz w:val="24"/>
            </w:rPr>
          </w:rPrChange>
        </w:rPr>
        <w:t>扩展</w:t>
      </w:r>
      <w:r w:rsidR="00A72E6A" w:rsidRPr="00653D38">
        <w:rPr>
          <w:rFonts w:asciiTheme="minorEastAsia" w:hAnsiTheme="minorEastAsia" w:hint="eastAsia"/>
          <w:color w:val="000000" w:themeColor="text1"/>
          <w:sz w:val="24"/>
          <w:rPrChange w:id="6969" w:author="JY0225" w:date="2017-08-24T12:09:00Z">
            <w:rPr>
              <w:rFonts w:hint="eastAsia"/>
              <w:color w:val="000000" w:themeColor="text1"/>
              <w:sz w:val="24"/>
            </w:rPr>
          </w:rPrChange>
        </w:rPr>
        <w:t>的请求由“</w:t>
      </w:r>
      <w:r w:rsidR="00A72E6A" w:rsidRPr="00653D38">
        <w:rPr>
          <w:rFonts w:asciiTheme="minorEastAsia" w:hAnsiTheme="minorEastAsia"/>
          <w:color w:val="000000" w:themeColor="text1"/>
          <w:sz w:val="24"/>
          <w:rPrChange w:id="6970" w:author="JY0225" w:date="2017-08-24T12:09:00Z">
            <w:rPr>
              <w:color w:val="000000" w:themeColor="text1"/>
              <w:sz w:val="24"/>
            </w:rPr>
          </w:rPrChange>
        </w:rPr>
        <w:t>firefox_</w:t>
      </w:r>
      <w:r w:rsidR="00A72E6A" w:rsidRPr="00653D38">
        <w:rPr>
          <w:rFonts w:asciiTheme="minorEastAsia" w:hAnsiTheme="minorEastAsia" w:hint="eastAsia"/>
          <w:color w:val="000000" w:themeColor="text1"/>
          <w:sz w:val="24"/>
          <w:rPrChange w:id="6971" w:author="JY0225" w:date="2017-08-24T12:09:00Z">
            <w:rPr>
              <w:rFonts w:hint="eastAsia"/>
              <w:color w:val="000000" w:themeColor="text1"/>
              <w:sz w:val="24"/>
            </w:rPr>
          </w:rPrChange>
        </w:rPr>
        <w:t>”标识。</w:t>
      </w:r>
      <w:r w:rsidR="006C3495" w:rsidRPr="00653D38">
        <w:rPr>
          <w:rFonts w:asciiTheme="minorEastAsia" w:hAnsiTheme="minorEastAsia" w:hint="eastAsia"/>
          <w:color w:val="000000" w:themeColor="text1"/>
          <w:sz w:val="24"/>
          <w:rPrChange w:id="6972" w:author="JY0225" w:date="2017-08-24T12:09:00Z">
            <w:rPr>
              <w:rFonts w:hint="eastAsia"/>
              <w:color w:val="000000" w:themeColor="text1"/>
              <w:sz w:val="24"/>
            </w:rPr>
          </w:rPrChange>
        </w:rPr>
        <w:t>Java</w:t>
      </w:r>
      <w:r w:rsidR="006C3495" w:rsidRPr="00653D38">
        <w:rPr>
          <w:rFonts w:asciiTheme="minorEastAsia" w:hAnsiTheme="minorEastAsia"/>
          <w:color w:val="000000" w:themeColor="text1"/>
          <w:sz w:val="24"/>
          <w:rPrChange w:id="6973" w:author="JY0225" w:date="2017-08-24T12:09:00Z">
            <w:rPr>
              <w:color w:val="000000" w:themeColor="text1"/>
              <w:sz w:val="24"/>
            </w:rPr>
          </w:rPrChange>
        </w:rPr>
        <w:t xml:space="preserve"> SDK</w:t>
      </w:r>
      <w:r w:rsidR="006C3495" w:rsidRPr="00653D38">
        <w:rPr>
          <w:rFonts w:asciiTheme="minorEastAsia" w:hAnsiTheme="minorEastAsia"/>
          <w:color w:val="000000" w:themeColor="text1"/>
          <w:sz w:val="24"/>
          <w:rPrChange w:id="6974" w:author="JY0225" w:date="2017-08-24T12:09:00Z">
            <w:rPr>
              <w:color w:val="000000" w:themeColor="text1"/>
              <w:sz w:val="24"/>
            </w:rPr>
          </w:rPrChange>
        </w:rPr>
        <w:t>通过</w:t>
      </w:r>
      <w:r w:rsidR="006C3495" w:rsidRPr="00653D38">
        <w:rPr>
          <w:rFonts w:asciiTheme="minorEastAsia" w:hAnsiTheme="minorEastAsia"/>
          <w:color w:val="000000" w:themeColor="text1"/>
          <w:sz w:val="24"/>
          <w:rPrChange w:id="6975" w:author="JY0225" w:date="2017-08-24T12:09:00Z">
            <w:rPr>
              <w:color w:val="000000" w:themeColor="text1"/>
              <w:sz w:val="24"/>
            </w:rPr>
          </w:rPrChange>
        </w:rPr>
        <w:t>Socket</w:t>
      </w:r>
      <w:r w:rsidR="006C3495" w:rsidRPr="00653D38">
        <w:rPr>
          <w:rFonts w:asciiTheme="minorEastAsia" w:hAnsiTheme="minorEastAsia"/>
          <w:color w:val="000000" w:themeColor="text1"/>
          <w:sz w:val="24"/>
          <w:rPrChange w:id="6976" w:author="JY0225" w:date="2017-08-24T12:09:00Z">
            <w:rPr>
              <w:color w:val="000000" w:themeColor="text1"/>
              <w:sz w:val="24"/>
            </w:rPr>
          </w:rPrChange>
        </w:rPr>
        <w:t>向服务器发送请求</w:t>
      </w:r>
      <w:r w:rsidR="006C3495" w:rsidRPr="00653D38">
        <w:rPr>
          <w:rFonts w:asciiTheme="minorEastAsia" w:hAnsiTheme="minorEastAsia" w:hint="eastAsia"/>
          <w:color w:val="000000" w:themeColor="text1"/>
          <w:sz w:val="24"/>
          <w:rPrChange w:id="6977" w:author="JY0225" w:date="2017-08-24T12:09:00Z">
            <w:rPr>
              <w:rFonts w:hint="eastAsia"/>
              <w:color w:val="000000" w:themeColor="text1"/>
              <w:sz w:val="24"/>
            </w:rPr>
          </w:rPrChange>
        </w:rPr>
        <w:t>，</w:t>
      </w:r>
      <w:r w:rsidR="006C3495" w:rsidRPr="00653D38">
        <w:rPr>
          <w:rFonts w:asciiTheme="minorEastAsia" w:hAnsiTheme="minorEastAsia"/>
          <w:color w:val="000000" w:themeColor="text1"/>
          <w:sz w:val="24"/>
          <w:rPrChange w:id="6978" w:author="JY0225" w:date="2017-08-24T12:09:00Z">
            <w:rPr>
              <w:color w:val="000000" w:themeColor="text1"/>
              <w:sz w:val="24"/>
            </w:rPr>
          </w:rPrChange>
        </w:rPr>
        <w:t>并有</w:t>
      </w:r>
      <w:r w:rsidR="006C3495" w:rsidRPr="00653D38">
        <w:rPr>
          <w:rFonts w:asciiTheme="minorEastAsia" w:hAnsiTheme="minorEastAsia" w:hint="eastAsia"/>
          <w:color w:val="000000" w:themeColor="text1"/>
          <w:sz w:val="24"/>
          <w:rPrChange w:id="6979" w:author="JY0225" w:date="2017-08-24T12:09:00Z">
            <w:rPr>
              <w:rFonts w:hint="eastAsia"/>
              <w:color w:val="000000" w:themeColor="text1"/>
              <w:sz w:val="24"/>
            </w:rPr>
          </w:rPrChange>
        </w:rPr>
        <w:t>“</w:t>
      </w:r>
      <w:r w:rsidR="006C3495" w:rsidRPr="00653D38">
        <w:rPr>
          <w:rFonts w:asciiTheme="minorEastAsia" w:hAnsiTheme="minorEastAsia" w:hint="eastAsia"/>
          <w:color w:val="000000" w:themeColor="text1"/>
          <w:sz w:val="24"/>
          <w:rPrChange w:id="6980" w:author="JY0225" w:date="2017-08-24T12:09:00Z">
            <w:rPr>
              <w:rFonts w:hint="eastAsia"/>
              <w:color w:val="000000" w:themeColor="text1"/>
              <w:sz w:val="24"/>
            </w:rPr>
          </w:rPrChange>
        </w:rPr>
        <w:t>java_</w:t>
      </w:r>
      <w:r w:rsidR="006C3495" w:rsidRPr="00653D38">
        <w:rPr>
          <w:rFonts w:asciiTheme="minorEastAsia" w:hAnsiTheme="minorEastAsia" w:hint="eastAsia"/>
          <w:color w:val="000000" w:themeColor="text1"/>
          <w:sz w:val="24"/>
          <w:rPrChange w:id="6981" w:author="JY0225" w:date="2017-08-24T12:09:00Z">
            <w:rPr>
              <w:rFonts w:hint="eastAsia"/>
              <w:color w:val="000000" w:themeColor="text1"/>
              <w:sz w:val="24"/>
            </w:rPr>
          </w:rPrChange>
        </w:rPr>
        <w:t>”标识。</w:t>
      </w:r>
      <w:r w:rsidR="0043301D" w:rsidRPr="00653D38">
        <w:rPr>
          <w:rFonts w:asciiTheme="minorEastAsia" w:hAnsiTheme="minorEastAsia" w:hint="eastAsia"/>
          <w:color w:val="000000" w:themeColor="text1"/>
          <w:sz w:val="24"/>
          <w:rPrChange w:id="6982" w:author="JY0225" w:date="2017-08-24T12:09:00Z">
            <w:rPr>
              <w:rFonts w:hint="eastAsia"/>
              <w:color w:val="000000" w:themeColor="text1"/>
              <w:sz w:val="24"/>
            </w:rPr>
          </w:rPrChange>
        </w:rPr>
        <w:t>通过身份认证之后，便可使用云云</w:t>
      </w:r>
      <w:r w:rsidR="00476838" w:rsidRPr="00653D38">
        <w:rPr>
          <w:rFonts w:asciiTheme="minorEastAsia" w:hAnsiTheme="minorEastAsia" w:hint="eastAsia"/>
          <w:color w:val="000000" w:themeColor="text1"/>
          <w:sz w:val="24"/>
          <w:rPrChange w:id="6983" w:author="JY0225" w:date="2017-08-24T12:09:00Z">
            <w:rPr>
              <w:rFonts w:hint="eastAsia"/>
              <w:color w:val="000000" w:themeColor="text1"/>
              <w:sz w:val="24"/>
            </w:rPr>
          </w:rPrChange>
        </w:rPr>
        <w:t>备份</w:t>
      </w:r>
      <w:r w:rsidR="0043301D" w:rsidRPr="00653D38">
        <w:rPr>
          <w:rFonts w:asciiTheme="minorEastAsia" w:hAnsiTheme="minorEastAsia" w:hint="eastAsia"/>
          <w:color w:val="000000" w:themeColor="text1"/>
          <w:sz w:val="24"/>
          <w:rPrChange w:id="6984" w:author="JY0225" w:date="2017-08-24T12:09:00Z">
            <w:rPr>
              <w:rFonts w:hint="eastAsia"/>
              <w:color w:val="000000" w:themeColor="text1"/>
              <w:sz w:val="24"/>
            </w:rPr>
          </w:rPrChange>
        </w:rPr>
        <w:t>平台提供的接口。</w:t>
      </w:r>
      <w:r w:rsidR="007768E9" w:rsidRPr="00653D38">
        <w:rPr>
          <w:rFonts w:asciiTheme="minorEastAsia" w:hAnsiTheme="minorEastAsia" w:hint="eastAsia"/>
          <w:color w:val="000000" w:themeColor="text1"/>
          <w:sz w:val="24"/>
          <w:rPrChange w:id="6985" w:author="JY0225" w:date="2017-08-24T12:09:00Z">
            <w:rPr>
              <w:rFonts w:hint="eastAsia"/>
              <w:color w:val="000000" w:themeColor="text1"/>
              <w:sz w:val="24"/>
            </w:rPr>
          </w:rPrChange>
        </w:rPr>
        <w:t>测试结果如下图所示：</w:t>
      </w:r>
    </w:p>
    <w:p w14:paraId="4DEB45E7" w14:textId="04715EA9" w:rsidR="008D0259" w:rsidRPr="009356B2" w:rsidRDefault="00267112" w:rsidP="007B757C">
      <w:pPr>
        <w:spacing w:line="360" w:lineRule="auto"/>
        <w:ind w:left="420"/>
        <w:jc w:val="center"/>
        <w:rPr>
          <w:color w:val="000000" w:themeColor="text1"/>
          <w:sz w:val="24"/>
        </w:rPr>
      </w:pPr>
      <w:r>
        <w:rPr>
          <w:color w:val="000000" w:themeColor="text1"/>
          <w:sz w:val="24"/>
        </w:rPr>
        <w:tab/>
      </w:r>
      <w:r w:rsidR="009356B2" w:rsidRPr="00773488">
        <w:rPr>
          <w:rFonts w:hint="eastAsia"/>
          <w:color w:val="000000" w:themeColor="text1"/>
          <w:sz w:val="24"/>
        </w:rPr>
        <w:t>图</w:t>
      </w:r>
      <w:r w:rsidR="00E86A68">
        <w:rPr>
          <w:color w:val="000000" w:themeColor="text1"/>
          <w:sz w:val="24"/>
        </w:rPr>
        <w:t>6-5</w:t>
      </w:r>
      <w:r w:rsidR="009356B2">
        <w:rPr>
          <w:color w:val="000000" w:themeColor="text1"/>
          <w:sz w:val="24"/>
        </w:rPr>
        <w:t xml:space="preserve"> </w:t>
      </w:r>
      <w:r w:rsidR="009356B2">
        <w:rPr>
          <w:rFonts w:hint="eastAsia"/>
          <w:color w:val="000000" w:themeColor="text1"/>
          <w:sz w:val="24"/>
        </w:rPr>
        <w:t>Firefox</w:t>
      </w:r>
      <w:r w:rsidR="009356B2">
        <w:rPr>
          <w:rFonts w:hint="eastAsia"/>
          <w:color w:val="000000" w:themeColor="text1"/>
          <w:sz w:val="24"/>
        </w:rPr>
        <w:t>扩展登录</w:t>
      </w:r>
      <w:r w:rsidR="00797813">
        <w:rPr>
          <w:rFonts w:hint="eastAsia"/>
          <w:color w:val="000000" w:themeColor="text1"/>
          <w:sz w:val="24"/>
        </w:rPr>
        <w:t>测试</w:t>
      </w:r>
      <w:r w:rsidR="009356B2">
        <w:rPr>
          <w:rFonts w:hint="eastAsia"/>
          <w:color w:val="000000" w:themeColor="text1"/>
          <w:sz w:val="24"/>
        </w:rPr>
        <w:t>图</w:t>
      </w:r>
    </w:p>
    <w:p w14:paraId="55E59B90" w14:textId="77777777" w:rsidR="00C519E7" w:rsidRDefault="00955D51" w:rsidP="0000407A">
      <w:pPr>
        <w:spacing w:line="400" w:lineRule="exact"/>
        <w:rPr>
          <w:color w:val="000000" w:themeColor="text1"/>
          <w:sz w:val="24"/>
        </w:rPr>
      </w:pPr>
      <w:r>
        <w:rPr>
          <w:color w:val="000000" w:themeColor="text1"/>
          <w:sz w:val="24"/>
        </w:rPr>
        <w:tab/>
      </w:r>
      <w:r w:rsidR="00D7072D">
        <w:rPr>
          <w:color w:val="000000" w:themeColor="text1"/>
          <w:sz w:val="24"/>
        </w:rPr>
        <w:t>通过上图所示</w:t>
      </w:r>
      <w:r w:rsidR="00D7072D">
        <w:rPr>
          <w:rFonts w:hint="eastAsia"/>
          <w:color w:val="000000" w:themeColor="text1"/>
          <w:sz w:val="24"/>
        </w:rPr>
        <w:t>，</w:t>
      </w:r>
      <w:r w:rsidR="00D7072D">
        <w:rPr>
          <w:color w:val="000000" w:themeColor="text1"/>
          <w:sz w:val="24"/>
        </w:rPr>
        <w:t>Firefox</w:t>
      </w:r>
      <w:r w:rsidR="002E5718">
        <w:rPr>
          <w:color w:val="000000" w:themeColor="text1"/>
          <w:sz w:val="24"/>
        </w:rPr>
        <w:t>扩展</w:t>
      </w:r>
      <w:r w:rsidR="00D7072D">
        <w:rPr>
          <w:color w:val="000000" w:themeColor="text1"/>
          <w:sz w:val="24"/>
        </w:rPr>
        <w:t>以及</w:t>
      </w:r>
      <w:r w:rsidR="00D7072D">
        <w:rPr>
          <w:color w:val="000000" w:themeColor="text1"/>
          <w:sz w:val="24"/>
        </w:rPr>
        <w:t>Java SDK</w:t>
      </w:r>
      <w:r w:rsidR="00D7072D">
        <w:rPr>
          <w:color w:val="000000" w:themeColor="text1"/>
          <w:sz w:val="24"/>
        </w:rPr>
        <w:t>的登录</w:t>
      </w:r>
      <w:r w:rsidR="009356B2">
        <w:rPr>
          <w:noProof/>
        </w:rPr>
        <w:drawing>
          <wp:inline distT="0" distB="0" distL="0" distR="0" wp14:anchorId="1FE52D6B" wp14:editId="360C20D0">
            <wp:extent cx="5278120" cy="412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8120" cy="412750"/>
                    </a:xfrm>
                    <a:prstGeom prst="rect">
                      <a:avLst/>
                    </a:prstGeom>
                  </pic:spPr>
                </pic:pic>
              </a:graphicData>
            </a:graphic>
          </wp:inline>
        </w:drawing>
      </w:r>
    </w:p>
    <w:p w14:paraId="648DCBB0" w14:textId="49D52165" w:rsidR="003973BB" w:rsidRPr="00653D38" w:rsidRDefault="003973BB" w:rsidP="00653D38">
      <w:pPr>
        <w:spacing w:line="400" w:lineRule="exact"/>
        <w:ind w:left="420"/>
        <w:jc w:val="center"/>
        <w:rPr>
          <w:rFonts w:asciiTheme="minorEastAsia" w:hAnsiTheme="minorEastAsia"/>
          <w:color w:val="000000" w:themeColor="text1"/>
          <w:sz w:val="24"/>
          <w:szCs w:val="24"/>
          <w:rPrChange w:id="6986" w:author="JY0225" w:date="2017-08-24T12:09:00Z">
            <w:rPr>
              <w:color w:val="000000" w:themeColor="text1"/>
              <w:sz w:val="24"/>
            </w:rPr>
          </w:rPrChange>
        </w:rPr>
        <w:pPrChange w:id="6987" w:author="JY0225" w:date="2017-08-24T12:09:00Z">
          <w:pPr>
            <w:spacing w:line="360" w:lineRule="auto"/>
            <w:ind w:left="420"/>
            <w:jc w:val="center"/>
          </w:pPr>
        </w:pPrChange>
      </w:pPr>
      <w:r w:rsidRPr="00653D38">
        <w:rPr>
          <w:rFonts w:asciiTheme="minorEastAsia" w:hAnsiTheme="minorEastAsia" w:hint="eastAsia"/>
          <w:color w:val="000000" w:themeColor="text1"/>
          <w:sz w:val="24"/>
          <w:szCs w:val="24"/>
          <w:rPrChange w:id="6988" w:author="JY0225" w:date="2017-08-24T12:09:00Z">
            <w:rPr>
              <w:rFonts w:hint="eastAsia"/>
              <w:color w:val="000000" w:themeColor="text1"/>
              <w:sz w:val="24"/>
            </w:rPr>
          </w:rPrChange>
        </w:rPr>
        <w:t>图</w:t>
      </w:r>
      <w:r w:rsidR="00E86A68" w:rsidRPr="00653D38">
        <w:rPr>
          <w:rFonts w:asciiTheme="minorEastAsia" w:hAnsiTheme="minorEastAsia"/>
          <w:color w:val="000000" w:themeColor="text1"/>
          <w:sz w:val="24"/>
          <w:szCs w:val="24"/>
          <w:rPrChange w:id="6989" w:author="JY0225" w:date="2017-08-24T12:09:00Z">
            <w:rPr>
              <w:color w:val="000000" w:themeColor="text1"/>
              <w:sz w:val="24"/>
            </w:rPr>
          </w:rPrChange>
        </w:rPr>
        <w:t>6-6</w:t>
      </w:r>
      <w:r w:rsidRPr="00653D38">
        <w:rPr>
          <w:rFonts w:asciiTheme="minorEastAsia" w:hAnsiTheme="minorEastAsia"/>
          <w:color w:val="000000" w:themeColor="text1"/>
          <w:sz w:val="24"/>
          <w:szCs w:val="24"/>
          <w:rPrChange w:id="6990" w:author="JY0225" w:date="2017-08-24T12:09:00Z">
            <w:rPr>
              <w:color w:val="000000" w:themeColor="text1"/>
              <w:sz w:val="24"/>
            </w:rPr>
          </w:rPrChange>
        </w:rPr>
        <w:t xml:space="preserve"> </w:t>
      </w:r>
      <w:r w:rsidR="00C06286" w:rsidRPr="00653D38">
        <w:rPr>
          <w:rFonts w:asciiTheme="minorEastAsia" w:hAnsiTheme="minorEastAsia" w:hint="eastAsia"/>
          <w:color w:val="000000" w:themeColor="text1"/>
          <w:sz w:val="24"/>
          <w:szCs w:val="24"/>
          <w:rPrChange w:id="6991" w:author="JY0225" w:date="2017-08-24T12:09:00Z">
            <w:rPr>
              <w:rFonts w:hint="eastAsia"/>
              <w:color w:val="000000" w:themeColor="text1"/>
              <w:sz w:val="24"/>
            </w:rPr>
          </w:rPrChange>
        </w:rPr>
        <w:t>Java</w:t>
      </w:r>
      <w:r w:rsidR="00C06286" w:rsidRPr="00653D38">
        <w:rPr>
          <w:rFonts w:asciiTheme="minorEastAsia" w:hAnsiTheme="minorEastAsia"/>
          <w:color w:val="000000" w:themeColor="text1"/>
          <w:sz w:val="24"/>
          <w:szCs w:val="24"/>
          <w:rPrChange w:id="6992" w:author="JY0225" w:date="2017-08-24T12:09:00Z">
            <w:rPr>
              <w:color w:val="000000" w:themeColor="text1"/>
              <w:sz w:val="24"/>
            </w:rPr>
          </w:rPrChange>
        </w:rPr>
        <w:t xml:space="preserve"> SDK</w:t>
      </w:r>
      <w:r w:rsidR="00C06286" w:rsidRPr="00653D38">
        <w:rPr>
          <w:rFonts w:asciiTheme="minorEastAsia" w:hAnsiTheme="minorEastAsia"/>
          <w:color w:val="000000" w:themeColor="text1"/>
          <w:sz w:val="24"/>
          <w:szCs w:val="24"/>
          <w:rPrChange w:id="6993" w:author="JY0225" w:date="2017-08-24T12:09:00Z">
            <w:rPr>
              <w:color w:val="000000" w:themeColor="text1"/>
              <w:sz w:val="24"/>
            </w:rPr>
          </w:rPrChange>
        </w:rPr>
        <w:t>测试</w:t>
      </w:r>
      <w:r w:rsidRPr="00653D38">
        <w:rPr>
          <w:rFonts w:asciiTheme="minorEastAsia" w:hAnsiTheme="minorEastAsia" w:hint="eastAsia"/>
          <w:color w:val="000000" w:themeColor="text1"/>
          <w:sz w:val="24"/>
          <w:szCs w:val="24"/>
          <w:rPrChange w:id="6994" w:author="JY0225" w:date="2017-08-24T12:09:00Z">
            <w:rPr>
              <w:rFonts w:hint="eastAsia"/>
              <w:color w:val="000000" w:themeColor="text1"/>
              <w:sz w:val="24"/>
            </w:rPr>
          </w:rPrChange>
        </w:rPr>
        <w:t>图</w:t>
      </w:r>
    </w:p>
    <w:p w14:paraId="2ECBF9C1" w14:textId="1F96C7D6" w:rsidR="00955D51" w:rsidRPr="00653D38" w:rsidRDefault="00D7072D" w:rsidP="00653D38">
      <w:pPr>
        <w:spacing w:line="400" w:lineRule="exact"/>
        <w:ind w:firstLineChars="200" w:firstLine="480"/>
        <w:rPr>
          <w:rFonts w:asciiTheme="minorEastAsia" w:hAnsiTheme="minorEastAsia"/>
          <w:color w:val="000000" w:themeColor="text1"/>
          <w:sz w:val="24"/>
          <w:szCs w:val="24"/>
          <w:rPrChange w:id="6995" w:author="JY0225" w:date="2017-08-24T12:09:00Z">
            <w:rPr>
              <w:color w:val="000000" w:themeColor="text1"/>
              <w:sz w:val="24"/>
            </w:rPr>
          </w:rPrChange>
        </w:rPr>
        <w:pPrChange w:id="6996" w:author="JY0225" w:date="2017-08-24T12:09:00Z">
          <w:pPr>
            <w:spacing w:line="400" w:lineRule="exact"/>
            <w:ind w:firstLineChars="200" w:firstLine="480"/>
          </w:pPr>
        </w:pPrChange>
      </w:pPr>
      <w:r w:rsidRPr="00653D38">
        <w:rPr>
          <w:rFonts w:asciiTheme="minorEastAsia" w:hAnsiTheme="minorEastAsia"/>
          <w:color w:val="000000" w:themeColor="text1"/>
          <w:sz w:val="24"/>
          <w:szCs w:val="24"/>
          <w:rPrChange w:id="6997" w:author="JY0225" w:date="2017-08-24T12:09:00Z">
            <w:rPr>
              <w:color w:val="000000" w:themeColor="text1"/>
              <w:sz w:val="24"/>
            </w:rPr>
          </w:rPrChange>
        </w:rPr>
        <w:t>功能</w:t>
      </w:r>
      <w:r w:rsidR="000D29FA" w:rsidRPr="00653D38">
        <w:rPr>
          <w:rFonts w:asciiTheme="minorEastAsia" w:hAnsiTheme="minorEastAsia"/>
          <w:color w:val="000000" w:themeColor="text1"/>
          <w:sz w:val="24"/>
          <w:szCs w:val="24"/>
          <w:rPrChange w:id="6998" w:author="JY0225" w:date="2017-08-24T12:09:00Z">
            <w:rPr>
              <w:color w:val="000000" w:themeColor="text1"/>
              <w:sz w:val="24"/>
            </w:rPr>
          </w:rPrChange>
        </w:rPr>
        <w:t>都通过了测试</w:t>
      </w:r>
      <w:r w:rsidR="000D29FA" w:rsidRPr="00653D38">
        <w:rPr>
          <w:rFonts w:asciiTheme="minorEastAsia" w:hAnsiTheme="minorEastAsia" w:hint="eastAsia"/>
          <w:color w:val="000000" w:themeColor="text1"/>
          <w:sz w:val="24"/>
          <w:szCs w:val="24"/>
          <w:rPrChange w:id="6999" w:author="JY0225" w:date="2017-08-24T12:09:00Z">
            <w:rPr>
              <w:rFonts w:hint="eastAsia"/>
              <w:color w:val="000000" w:themeColor="text1"/>
              <w:sz w:val="24"/>
            </w:rPr>
          </w:rPrChange>
        </w:rPr>
        <w:t>，</w:t>
      </w:r>
      <w:r w:rsidR="000D29FA" w:rsidRPr="00653D38">
        <w:rPr>
          <w:rFonts w:asciiTheme="minorEastAsia" w:hAnsiTheme="minorEastAsia"/>
          <w:color w:val="000000" w:themeColor="text1"/>
          <w:sz w:val="24"/>
          <w:szCs w:val="24"/>
          <w:rPrChange w:id="7000" w:author="JY0225" w:date="2017-08-24T12:09:00Z">
            <w:rPr>
              <w:color w:val="000000" w:themeColor="text1"/>
              <w:sz w:val="24"/>
            </w:rPr>
          </w:rPrChange>
        </w:rPr>
        <w:t>能够正常登录并连接云</w:t>
      </w:r>
      <w:r w:rsidR="00476838" w:rsidRPr="00653D38">
        <w:rPr>
          <w:rFonts w:asciiTheme="minorEastAsia" w:hAnsiTheme="minorEastAsia"/>
          <w:color w:val="000000" w:themeColor="text1"/>
          <w:sz w:val="24"/>
          <w:szCs w:val="24"/>
          <w:rPrChange w:id="7001" w:author="JY0225" w:date="2017-08-24T12:09:00Z">
            <w:rPr>
              <w:color w:val="000000" w:themeColor="text1"/>
              <w:sz w:val="24"/>
            </w:rPr>
          </w:rPrChange>
        </w:rPr>
        <w:t>备份</w:t>
      </w:r>
      <w:r w:rsidR="000D29FA" w:rsidRPr="00653D38">
        <w:rPr>
          <w:rFonts w:asciiTheme="minorEastAsia" w:hAnsiTheme="minorEastAsia"/>
          <w:color w:val="000000" w:themeColor="text1"/>
          <w:sz w:val="24"/>
          <w:szCs w:val="24"/>
          <w:rPrChange w:id="7002" w:author="JY0225" w:date="2017-08-24T12:09:00Z">
            <w:rPr>
              <w:color w:val="000000" w:themeColor="text1"/>
              <w:sz w:val="24"/>
            </w:rPr>
          </w:rPrChange>
        </w:rPr>
        <w:t>服务器</w:t>
      </w:r>
      <w:r w:rsidR="000D29FA" w:rsidRPr="00653D38">
        <w:rPr>
          <w:rFonts w:asciiTheme="minorEastAsia" w:hAnsiTheme="minorEastAsia" w:hint="eastAsia"/>
          <w:color w:val="000000" w:themeColor="text1"/>
          <w:sz w:val="24"/>
          <w:szCs w:val="24"/>
          <w:rPrChange w:id="7003" w:author="JY0225" w:date="2017-08-24T12:09:00Z">
            <w:rPr>
              <w:rFonts w:hint="eastAsia"/>
              <w:color w:val="000000" w:themeColor="text1"/>
              <w:sz w:val="24"/>
            </w:rPr>
          </w:rPrChange>
        </w:rPr>
        <w:t>。</w:t>
      </w:r>
      <w:r w:rsidR="000D29FA" w:rsidRPr="00653D38">
        <w:rPr>
          <w:rFonts w:asciiTheme="minorEastAsia" w:hAnsiTheme="minorEastAsia"/>
          <w:color w:val="000000" w:themeColor="text1"/>
          <w:sz w:val="24"/>
          <w:szCs w:val="24"/>
          <w:rPrChange w:id="7004" w:author="JY0225" w:date="2017-08-24T12:09:00Z">
            <w:rPr>
              <w:color w:val="000000" w:themeColor="text1"/>
              <w:sz w:val="24"/>
            </w:rPr>
          </w:rPrChange>
        </w:rPr>
        <w:t>此外</w:t>
      </w:r>
      <w:r w:rsidR="000D29FA" w:rsidRPr="00653D38">
        <w:rPr>
          <w:rFonts w:asciiTheme="minorEastAsia" w:hAnsiTheme="minorEastAsia" w:hint="eastAsia"/>
          <w:color w:val="000000" w:themeColor="text1"/>
          <w:sz w:val="24"/>
          <w:szCs w:val="24"/>
          <w:rPrChange w:id="7005" w:author="JY0225" w:date="2017-08-24T12:09:00Z">
            <w:rPr>
              <w:rFonts w:hint="eastAsia"/>
              <w:color w:val="000000" w:themeColor="text1"/>
              <w:sz w:val="24"/>
            </w:rPr>
          </w:rPrChange>
        </w:rPr>
        <w:t>，</w:t>
      </w:r>
      <w:r w:rsidR="000D29FA" w:rsidRPr="00653D38">
        <w:rPr>
          <w:rFonts w:asciiTheme="minorEastAsia" w:hAnsiTheme="minorEastAsia"/>
          <w:color w:val="000000" w:themeColor="text1"/>
          <w:sz w:val="24"/>
          <w:szCs w:val="24"/>
          <w:rPrChange w:id="7006" w:author="JY0225" w:date="2017-08-24T12:09:00Z">
            <w:rPr>
              <w:color w:val="000000" w:themeColor="text1"/>
              <w:sz w:val="24"/>
            </w:rPr>
          </w:rPrChange>
        </w:rPr>
        <w:t>对这两个客户端的其他接口都进行了详细的测试</w:t>
      </w:r>
      <w:r w:rsidR="008D7022" w:rsidRPr="00653D38">
        <w:rPr>
          <w:rFonts w:asciiTheme="minorEastAsia" w:hAnsiTheme="minorEastAsia" w:hint="eastAsia"/>
          <w:color w:val="000000" w:themeColor="text1"/>
          <w:sz w:val="24"/>
          <w:szCs w:val="24"/>
          <w:rPrChange w:id="7007" w:author="JY0225" w:date="2017-08-24T12:09:00Z">
            <w:rPr>
              <w:rFonts w:hint="eastAsia"/>
              <w:color w:val="000000" w:themeColor="text1"/>
              <w:sz w:val="24"/>
            </w:rPr>
          </w:rPrChange>
        </w:rPr>
        <w:t>。</w:t>
      </w:r>
      <w:r w:rsidR="00806FAC" w:rsidRPr="00653D38">
        <w:rPr>
          <w:rFonts w:asciiTheme="minorEastAsia" w:hAnsiTheme="minorEastAsia" w:hint="eastAsia"/>
          <w:color w:val="000000" w:themeColor="text1"/>
          <w:sz w:val="24"/>
          <w:szCs w:val="24"/>
          <w:rPrChange w:id="7008" w:author="JY0225" w:date="2017-08-24T12:09:00Z">
            <w:rPr>
              <w:rFonts w:hint="eastAsia"/>
              <w:color w:val="000000" w:themeColor="text1"/>
              <w:sz w:val="24"/>
            </w:rPr>
          </w:rPrChange>
        </w:rPr>
        <w:t>图</w:t>
      </w:r>
      <w:r w:rsidR="00806FAC" w:rsidRPr="00653D38">
        <w:rPr>
          <w:rFonts w:asciiTheme="minorEastAsia" w:hAnsiTheme="minorEastAsia"/>
          <w:color w:val="000000" w:themeColor="text1"/>
          <w:sz w:val="24"/>
          <w:szCs w:val="24"/>
          <w:rPrChange w:id="7009" w:author="JY0225" w:date="2017-08-24T12:09:00Z">
            <w:rPr>
              <w:color w:val="000000" w:themeColor="text1"/>
              <w:sz w:val="24"/>
            </w:rPr>
          </w:rPrChange>
        </w:rPr>
        <w:t>5-3</w:t>
      </w:r>
      <w:r w:rsidR="00806FAC" w:rsidRPr="00653D38">
        <w:rPr>
          <w:rFonts w:asciiTheme="minorEastAsia" w:hAnsiTheme="minorEastAsia"/>
          <w:color w:val="000000" w:themeColor="text1"/>
          <w:sz w:val="24"/>
          <w:szCs w:val="24"/>
          <w:rPrChange w:id="7010" w:author="JY0225" w:date="2017-08-24T12:09:00Z">
            <w:rPr>
              <w:color w:val="000000" w:themeColor="text1"/>
              <w:sz w:val="24"/>
            </w:rPr>
          </w:rPrChange>
        </w:rPr>
        <w:t>所示的是</w:t>
      </w:r>
      <w:r w:rsidR="00806FAC" w:rsidRPr="00653D38">
        <w:rPr>
          <w:rFonts w:asciiTheme="minorEastAsia" w:hAnsiTheme="minorEastAsia"/>
          <w:color w:val="000000" w:themeColor="text1"/>
          <w:sz w:val="24"/>
          <w:szCs w:val="24"/>
          <w:rPrChange w:id="7011" w:author="JY0225" w:date="2017-08-24T12:09:00Z">
            <w:rPr>
              <w:color w:val="000000" w:themeColor="text1"/>
              <w:sz w:val="24"/>
            </w:rPr>
          </w:rPrChange>
        </w:rPr>
        <w:t>Firefox</w:t>
      </w:r>
      <w:r w:rsidR="00806FAC" w:rsidRPr="00653D38">
        <w:rPr>
          <w:rFonts w:asciiTheme="minorEastAsia" w:hAnsiTheme="minorEastAsia"/>
          <w:color w:val="000000" w:themeColor="text1"/>
          <w:sz w:val="24"/>
          <w:szCs w:val="24"/>
          <w:rPrChange w:id="7012" w:author="JY0225" w:date="2017-08-24T12:09:00Z">
            <w:rPr>
              <w:color w:val="000000" w:themeColor="text1"/>
              <w:sz w:val="24"/>
            </w:rPr>
          </w:rPrChange>
        </w:rPr>
        <w:t>扩展</w:t>
      </w:r>
      <w:r w:rsidR="005D4FF0" w:rsidRPr="00653D38">
        <w:rPr>
          <w:rFonts w:asciiTheme="minorEastAsia" w:hAnsiTheme="minorEastAsia"/>
          <w:color w:val="000000" w:themeColor="text1"/>
          <w:sz w:val="24"/>
          <w:szCs w:val="24"/>
          <w:rPrChange w:id="7013" w:author="JY0225" w:date="2017-08-24T12:09:00Z">
            <w:rPr>
              <w:color w:val="000000" w:themeColor="text1"/>
              <w:sz w:val="24"/>
            </w:rPr>
          </w:rPrChange>
        </w:rPr>
        <w:t>登陆功能</w:t>
      </w:r>
      <w:r w:rsidR="005D4FF0" w:rsidRPr="00653D38">
        <w:rPr>
          <w:rFonts w:asciiTheme="minorEastAsia" w:hAnsiTheme="minorEastAsia" w:hint="eastAsia"/>
          <w:color w:val="000000" w:themeColor="text1"/>
          <w:sz w:val="24"/>
          <w:szCs w:val="24"/>
          <w:rPrChange w:id="7014" w:author="JY0225" w:date="2017-08-24T12:09:00Z">
            <w:rPr>
              <w:rFonts w:hint="eastAsia"/>
              <w:color w:val="000000" w:themeColor="text1"/>
              <w:sz w:val="24"/>
            </w:rPr>
          </w:rPrChange>
        </w:rPr>
        <w:t>，</w:t>
      </w:r>
      <w:r w:rsidR="005D4FF0" w:rsidRPr="00653D38">
        <w:rPr>
          <w:rFonts w:asciiTheme="minorEastAsia" w:hAnsiTheme="minorEastAsia"/>
          <w:color w:val="000000" w:themeColor="text1"/>
          <w:sz w:val="24"/>
          <w:szCs w:val="24"/>
          <w:rPrChange w:id="7015" w:author="JY0225" w:date="2017-08-24T12:09:00Z">
            <w:rPr>
              <w:color w:val="000000" w:themeColor="text1"/>
              <w:sz w:val="24"/>
            </w:rPr>
          </w:rPrChange>
        </w:rPr>
        <w:t>用户点击插件图标后</w:t>
      </w:r>
      <w:r w:rsidR="005D4FF0" w:rsidRPr="00653D38">
        <w:rPr>
          <w:rFonts w:asciiTheme="minorEastAsia" w:hAnsiTheme="minorEastAsia" w:hint="eastAsia"/>
          <w:color w:val="000000" w:themeColor="text1"/>
          <w:sz w:val="24"/>
          <w:szCs w:val="24"/>
          <w:rPrChange w:id="7016" w:author="JY0225" w:date="2017-08-24T12:09:00Z">
            <w:rPr>
              <w:rFonts w:hint="eastAsia"/>
              <w:color w:val="000000" w:themeColor="text1"/>
              <w:sz w:val="24"/>
            </w:rPr>
          </w:rPrChange>
        </w:rPr>
        <w:t>，</w:t>
      </w:r>
      <w:r w:rsidR="005D4FF0" w:rsidRPr="00653D38">
        <w:rPr>
          <w:rFonts w:asciiTheme="minorEastAsia" w:hAnsiTheme="minorEastAsia"/>
          <w:color w:val="000000" w:themeColor="text1"/>
          <w:sz w:val="24"/>
          <w:szCs w:val="24"/>
          <w:rPrChange w:id="7017" w:author="JY0225" w:date="2017-08-24T12:09:00Z">
            <w:rPr>
              <w:color w:val="000000" w:themeColor="text1"/>
              <w:sz w:val="24"/>
            </w:rPr>
          </w:rPrChange>
        </w:rPr>
        <w:t>会弹出登陆界面</w:t>
      </w:r>
      <w:r w:rsidR="005D4FF0" w:rsidRPr="00653D38">
        <w:rPr>
          <w:rFonts w:asciiTheme="minorEastAsia" w:hAnsiTheme="minorEastAsia" w:hint="eastAsia"/>
          <w:color w:val="000000" w:themeColor="text1"/>
          <w:sz w:val="24"/>
          <w:szCs w:val="24"/>
          <w:rPrChange w:id="7018" w:author="JY0225" w:date="2017-08-24T12:09:00Z">
            <w:rPr>
              <w:rFonts w:hint="eastAsia"/>
              <w:color w:val="000000" w:themeColor="text1"/>
              <w:sz w:val="24"/>
            </w:rPr>
          </w:rPrChange>
        </w:rPr>
        <w:t>，</w:t>
      </w:r>
      <w:r w:rsidR="005D4FF0" w:rsidRPr="00653D38">
        <w:rPr>
          <w:rFonts w:asciiTheme="minorEastAsia" w:hAnsiTheme="minorEastAsia"/>
          <w:color w:val="000000" w:themeColor="text1"/>
          <w:sz w:val="24"/>
          <w:szCs w:val="24"/>
          <w:rPrChange w:id="7019" w:author="JY0225" w:date="2017-08-24T12:09:00Z">
            <w:rPr>
              <w:color w:val="000000" w:themeColor="text1"/>
              <w:sz w:val="24"/>
            </w:rPr>
          </w:rPrChange>
        </w:rPr>
        <w:t>输入正确的账户信息后会会将服务器返回的登陆成功信息展示在插件界面上</w:t>
      </w:r>
      <w:r w:rsidR="005D4FF0" w:rsidRPr="00653D38">
        <w:rPr>
          <w:rFonts w:asciiTheme="minorEastAsia" w:hAnsiTheme="minorEastAsia" w:hint="eastAsia"/>
          <w:color w:val="000000" w:themeColor="text1"/>
          <w:sz w:val="24"/>
          <w:szCs w:val="24"/>
          <w:rPrChange w:id="7020" w:author="JY0225" w:date="2017-08-24T12:09:00Z">
            <w:rPr>
              <w:rFonts w:hint="eastAsia"/>
              <w:color w:val="000000" w:themeColor="text1"/>
              <w:sz w:val="24"/>
            </w:rPr>
          </w:rPrChange>
        </w:rPr>
        <w:t>。</w:t>
      </w:r>
      <w:r w:rsidR="00A9424A" w:rsidRPr="00653D38">
        <w:rPr>
          <w:rFonts w:asciiTheme="minorEastAsia" w:hAnsiTheme="minorEastAsia" w:hint="eastAsia"/>
          <w:color w:val="000000" w:themeColor="text1"/>
          <w:sz w:val="24"/>
          <w:szCs w:val="24"/>
          <w:rPrChange w:id="7021" w:author="JY0225" w:date="2017-08-24T12:09:00Z">
            <w:rPr>
              <w:rFonts w:hint="eastAsia"/>
              <w:color w:val="000000" w:themeColor="text1"/>
              <w:sz w:val="24"/>
            </w:rPr>
          </w:rPrChange>
        </w:rPr>
        <w:t>图</w:t>
      </w:r>
      <w:r w:rsidR="00A9424A" w:rsidRPr="00653D38">
        <w:rPr>
          <w:rFonts w:asciiTheme="minorEastAsia" w:hAnsiTheme="minorEastAsia"/>
          <w:color w:val="000000" w:themeColor="text1"/>
          <w:sz w:val="24"/>
          <w:szCs w:val="24"/>
          <w:rPrChange w:id="7022" w:author="JY0225" w:date="2017-08-24T12:09:00Z">
            <w:rPr>
              <w:color w:val="000000" w:themeColor="text1"/>
              <w:sz w:val="24"/>
            </w:rPr>
          </w:rPrChange>
        </w:rPr>
        <w:t>5-3</w:t>
      </w:r>
      <w:r w:rsidR="00A9424A" w:rsidRPr="00653D38">
        <w:rPr>
          <w:rFonts w:asciiTheme="minorEastAsia" w:hAnsiTheme="minorEastAsia"/>
          <w:color w:val="000000" w:themeColor="text1"/>
          <w:sz w:val="24"/>
          <w:szCs w:val="24"/>
          <w:rPrChange w:id="7023" w:author="JY0225" w:date="2017-08-24T12:09:00Z">
            <w:rPr>
              <w:color w:val="000000" w:themeColor="text1"/>
              <w:sz w:val="24"/>
            </w:rPr>
          </w:rPrChange>
        </w:rPr>
        <w:t>所示的是</w:t>
      </w:r>
      <w:r w:rsidR="00A9424A" w:rsidRPr="00653D38">
        <w:rPr>
          <w:rFonts w:asciiTheme="minorEastAsia" w:hAnsiTheme="minorEastAsia"/>
          <w:color w:val="000000" w:themeColor="text1"/>
          <w:sz w:val="24"/>
          <w:szCs w:val="24"/>
          <w:rPrChange w:id="7024" w:author="JY0225" w:date="2017-08-24T12:09:00Z">
            <w:rPr>
              <w:color w:val="000000" w:themeColor="text1"/>
              <w:sz w:val="24"/>
            </w:rPr>
          </w:rPrChange>
        </w:rPr>
        <w:t>Java SDK</w:t>
      </w:r>
      <w:r w:rsidR="00A9424A" w:rsidRPr="00653D38">
        <w:rPr>
          <w:rFonts w:asciiTheme="minorEastAsia" w:hAnsiTheme="minorEastAsia"/>
          <w:color w:val="000000" w:themeColor="text1"/>
          <w:sz w:val="24"/>
          <w:szCs w:val="24"/>
          <w:rPrChange w:id="7025" w:author="JY0225" w:date="2017-08-24T12:09:00Z">
            <w:rPr>
              <w:color w:val="000000" w:themeColor="text1"/>
              <w:sz w:val="24"/>
            </w:rPr>
          </w:rPrChange>
        </w:rPr>
        <w:t>的测试结果</w:t>
      </w:r>
      <w:r w:rsidR="00A9424A" w:rsidRPr="00653D38">
        <w:rPr>
          <w:rFonts w:asciiTheme="minorEastAsia" w:hAnsiTheme="minorEastAsia" w:hint="eastAsia"/>
          <w:color w:val="000000" w:themeColor="text1"/>
          <w:sz w:val="24"/>
          <w:szCs w:val="24"/>
          <w:rPrChange w:id="7026" w:author="JY0225" w:date="2017-08-24T12:09:00Z">
            <w:rPr>
              <w:rFonts w:hint="eastAsia"/>
              <w:color w:val="000000" w:themeColor="text1"/>
              <w:sz w:val="24"/>
            </w:rPr>
          </w:rPrChange>
        </w:rPr>
        <w:t>，</w:t>
      </w:r>
      <w:r w:rsidR="00A9424A" w:rsidRPr="00653D38">
        <w:rPr>
          <w:rFonts w:asciiTheme="minorEastAsia" w:hAnsiTheme="minorEastAsia"/>
          <w:color w:val="000000" w:themeColor="text1"/>
          <w:sz w:val="24"/>
          <w:szCs w:val="24"/>
          <w:rPrChange w:id="7027" w:author="JY0225" w:date="2017-08-24T12:09:00Z">
            <w:rPr>
              <w:color w:val="000000" w:themeColor="text1"/>
              <w:sz w:val="24"/>
            </w:rPr>
          </w:rPrChange>
        </w:rPr>
        <w:t>开发人员将</w:t>
      </w:r>
      <w:r w:rsidR="00A9424A" w:rsidRPr="00653D38">
        <w:rPr>
          <w:rFonts w:asciiTheme="minorEastAsia" w:hAnsiTheme="minorEastAsia"/>
          <w:color w:val="000000" w:themeColor="text1"/>
          <w:sz w:val="24"/>
          <w:szCs w:val="24"/>
          <w:rPrChange w:id="7028" w:author="JY0225" w:date="2017-08-24T12:09:00Z">
            <w:rPr>
              <w:color w:val="000000" w:themeColor="text1"/>
              <w:sz w:val="24"/>
            </w:rPr>
          </w:rPrChange>
        </w:rPr>
        <w:t>Middleware.jar</w:t>
      </w:r>
      <w:r w:rsidR="00A9424A" w:rsidRPr="00653D38">
        <w:rPr>
          <w:rFonts w:asciiTheme="minorEastAsia" w:hAnsiTheme="minorEastAsia"/>
          <w:color w:val="000000" w:themeColor="text1"/>
          <w:sz w:val="24"/>
          <w:szCs w:val="24"/>
          <w:rPrChange w:id="7029" w:author="JY0225" w:date="2017-08-24T12:09:00Z">
            <w:rPr>
              <w:color w:val="000000" w:themeColor="text1"/>
              <w:sz w:val="24"/>
            </w:rPr>
          </w:rPrChange>
        </w:rPr>
        <w:t>导入到工程中后</w:t>
      </w:r>
      <w:r w:rsidR="00A9424A" w:rsidRPr="00653D38">
        <w:rPr>
          <w:rFonts w:asciiTheme="minorEastAsia" w:hAnsiTheme="minorEastAsia" w:hint="eastAsia"/>
          <w:color w:val="000000" w:themeColor="text1"/>
          <w:sz w:val="24"/>
          <w:szCs w:val="24"/>
          <w:rPrChange w:id="7030" w:author="JY0225" w:date="2017-08-24T12:09:00Z">
            <w:rPr>
              <w:rFonts w:hint="eastAsia"/>
              <w:color w:val="000000" w:themeColor="text1"/>
              <w:sz w:val="24"/>
            </w:rPr>
          </w:rPrChange>
        </w:rPr>
        <w:t>，</w:t>
      </w:r>
      <w:r w:rsidR="00A9424A" w:rsidRPr="00653D38">
        <w:rPr>
          <w:rFonts w:asciiTheme="minorEastAsia" w:hAnsiTheme="minorEastAsia"/>
          <w:color w:val="000000" w:themeColor="text1"/>
          <w:sz w:val="24"/>
          <w:szCs w:val="24"/>
          <w:rPrChange w:id="7031" w:author="JY0225" w:date="2017-08-24T12:09:00Z">
            <w:rPr>
              <w:color w:val="000000" w:themeColor="text1"/>
              <w:sz w:val="24"/>
            </w:rPr>
          </w:rPrChange>
        </w:rPr>
        <w:t>调用登陆接口创建中间件接口实</w:t>
      </w:r>
      <w:r w:rsidR="00A9424A" w:rsidRPr="00653D38">
        <w:rPr>
          <w:rFonts w:asciiTheme="minorEastAsia" w:hAnsiTheme="minorEastAsia"/>
          <w:color w:val="000000" w:themeColor="text1"/>
          <w:sz w:val="24"/>
          <w:szCs w:val="24"/>
          <w:rPrChange w:id="7032" w:author="JY0225" w:date="2017-08-24T12:09:00Z">
            <w:rPr>
              <w:color w:val="000000" w:themeColor="text1"/>
              <w:sz w:val="24"/>
            </w:rPr>
          </w:rPrChange>
        </w:rPr>
        <w:lastRenderedPageBreak/>
        <w:t>例对象</w:t>
      </w:r>
      <w:r w:rsidR="00A9424A" w:rsidRPr="00653D38">
        <w:rPr>
          <w:rFonts w:asciiTheme="minorEastAsia" w:hAnsiTheme="minorEastAsia" w:hint="eastAsia"/>
          <w:color w:val="000000" w:themeColor="text1"/>
          <w:sz w:val="24"/>
          <w:szCs w:val="24"/>
          <w:rPrChange w:id="7033" w:author="JY0225" w:date="2017-08-24T12:09:00Z">
            <w:rPr>
              <w:rFonts w:hint="eastAsia"/>
              <w:color w:val="000000" w:themeColor="text1"/>
              <w:sz w:val="24"/>
            </w:rPr>
          </w:rPrChange>
        </w:rPr>
        <w:t>，</w:t>
      </w:r>
      <w:r w:rsidR="00A9424A" w:rsidRPr="00653D38">
        <w:rPr>
          <w:rFonts w:asciiTheme="minorEastAsia" w:hAnsiTheme="minorEastAsia"/>
          <w:color w:val="000000" w:themeColor="text1"/>
          <w:sz w:val="24"/>
          <w:szCs w:val="24"/>
          <w:rPrChange w:id="7034" w:author="JY0225" w:date="2017-08-24T12:09:00Z">
            <w:rPr>
              <w:color w:val="000000" w:themeColor="text1"/>
              <w:sz w:val="24"/>
            </w:rPr>
          </w:rPrChange>
        </w:rPr>
        <w:t>然后调用获取</w:t>
      </w:r>
      <w:r w:rsidR="00476838" w:rsidRPr="00653D38">
        <w:rPr>
          <w:rFonts w:asciiTheme="minorEastAsia" w:hAnsiTheme="minorEastAsia"/>
          <w:color w:val="000000" w:themeColor="text1"/>
          <w:sz w:val="24"/>
          <w:szCs w:val="24"/>
          <w:rPrChange w:id="7035" w:author="JY0225" w:date="2017-08-24T12:09:00Z">
            <w:rPr>
              <w:color w:val="000000" w:themeColor="text1"/>
              <w:sz w:val="24"/>
            </w:rPr>
          </w:rPrChange>
        </w:rPr>
        <w:t>备份</w:t>
      </w:r>
      <w:r w:rsidR="00A9424A" w:rsidRPr="00653D38">
        <w:rPr>
          <w:rFonts w:asciiTheme="minorEastAsia" w:hAnsiTheme="minorEastAsia"/>
          <w:color w:val="000000" w:themeColor="text1"/>
          <w:sz w:val="24"/>
          <w:szCs w:val="24"/>
          <w:rPrChange w:id="7036" w:author="JY0225" w:date="2017-08-24T12:09:00Z">
            <w:rPr>
              <w:color w:val="000000" w:themeColor="text1"/>
              <w:sz w:val="24"/>
            </w:rPr>
          </w:rPrChange>
        </w:rPr>
        <w:t>空间接口</w:t>
      </w:r>
      <w:r w:rsidR="00A9424A" w:rsidRPr="00653D38">
        <w:rPr>
          <w:rFonts w:asciiTheme="minorEastAsia" w:hAnsiTheme="minorEastAsia" w:hint="eastAsia"/>
          <w:color w:val="000000" w:themeColor="text1"/>
          <w:sz w:val="24"/>
          <w:szCs w:val="24"/>
          <w:rPrChange w:id="7037" w:author="JY0225" w:date="2017-08-24T12:09:00Z">
            <w:rPr>
              <w:rFonts w:hint="eastAsia"/>
              <w:color w:val="000000" w:themeColor="text1"/>
              <w:sz w:val="24"/>
            </w:rPr>
          </w:rPrChange>
        </w:rPr>
        <w:t>，</w:t>
      </w:r>
      <w:r w:rsidR="00A9424A" w:rsidRPr="00653D38">
        <w:rPr>
          <w:rFonts w:asciiTheme="minorEastAsia" w:hAnsiTheme="minorEastAsia"/>
          <w:color w:val="000000" w:themeColor="text1"/>
          <w:sz w:val="24"/>
          <w:szCs w:val="24"/>
          <w:rPrChange w:id="7038" w:author="JY0225" w:date="2017-08-24T12:09:00Z">
            <w:rPr>
              <w:color w:val="000000" w:themeColor="text1"/>
              <w:sz w:val="24"/>
            </w:rPr>
          </w:rPrChange>
        </w:rPr>
        <w:t>返回的是</w:t>
      </w:r>
      <w:r w:rsidR="00AA51D8" w:rsidRPr="00653D38">
        <w:rPr>
          <w:rFonts w:asciiTheme="minorEastAsia" w:hAnsiTheme="minorEastAsia" w:hint="eastAsia"/>
          <w:color w:val="000000" w:themeColor="text1"/>
          <w:sz w:val="24"/>
          <w:szCs w:val="24"/>
          <w:rPrChange w:id="7039" w:author="JY0225" w:date="2017-08-24T12:09:00Z">
            <w:rPr>
              <w:rFonts w:hint="eastAsia"/>
              <w:color w:val="000000" w:themeColor="text1"/>
              <w:sz w:val="24"/>
            </w:rPr>
          </w:rPrChange>
        </w:rPr>
        <w:t>J</w:t>
      </w:r>
      <w:r w:rsidR="00A9424A" w:rsidRPr="00653D38">
        <w:rPr>
          <w:rFonts w:asciiTheme="minorEastAsia" w:hAnsiTheme="minorEastAsia" w:hint="eastAsia"/>
          <w:color w:val="000000" w:themeColor="text1"/>
          <w:sz w:val="24"/>
          <w:szCs w:val="24"/>
          <w:rPrChange w:id="7040" w:author="JY0225" w:date="2017-08-24T12:09:00Z">
            <w:rPr>
              <w:rFonts w:hint="eastAsia"/>
              <w:color w:val="000000" w:themeColor="text1"/>
              <w:sz w:val="24"/>
            </w:rPr>
          </w:rPrChange>
        </w:rPr>
        <w:t>son</w:t>
      </w:r>
      <w:r w:rsidR="00A9424A" w:rsidRPr="00653D38">
        <w:rPr>
          <w:rFonts w:asciiTheme="minorEastAsia" w:hAnsiTheme="minorEastAsia" w:hint="eastAsia"/>
          <w:color w:val="000000" w:themeColor="text1"/>
          <w:sz w:val="24"/>
          <w:szCs w:val="24"/>
          <w:rPrChange w:id="7041" w:author="JY0225" w:date="2017-08-24T12:09:00Z">
            <w:rPr>
              <w:rFonts w:hint="eastAsia"/>
              <w:color w:val="000000" w:themeColor="text1"/>
              <w:sz w:val="24"/>
            </w:rPr>
          </w:rPrChange>
        </w:rPr>
        <w:t>格式的数据</w:t>
      </w:r>
      <w:r w:rsidR="003376D8" w:rsidRPr="00653D38">
        <w:rPr>
          <w:rFonts w:asciiTheme="minorEastAsia" w:hAnsiTheme="minorEastAsia"/>
          <w:color w:val="000000" w:themeColor="text1"/>
          <w:sz w:val="24"/>
          <w:szCs w:val="24"/>
          <w:vertAlign w:val="superscript"/>
          <w:rPrChange w:id="7042" w:author="JY0225" w:date="2017-08-24T12:09:00Z">
            <w:rPr>
              <w:color w:val="000000" w:themeColor="text1"/>
              <w:vertAlign w:val="superscript"/>
            </w:rPr>
          </w:rPrChange>
        </w:rPr>
        <w:fldChar w:fldCharType="begin"/>
      </w:r>
      <w:r w:rsidR="003376D8" w:rsidRPr="00653D38">
        <w:rPr>
          <w:rFonts w:asciiTheme="minorEastAsia" w:hAnsiTheme="minorEastAsia"/>
          <w:color w:val="000000" w:themeColor="text1"/>
          <w:sz w:val="24"/>
          <w:szCs w:val="24"/>
          <w:vertAlign w:val="superscript"/>
          <w:rPrChange w:id="7043" w:author="JY0225" w:date="2017-08-24T12:09:00Z">
            <w:rPr>
              <w:color w:val="000000" w:themeColor="text1"/>
              <w:vertAlign w:val="superscript"/>
            </w:rPr>
          </w:rPrChange>
        </w:rPr>
        <w:instrText xml:space="preserve"> REF _Ref489795022 \r \h </w:instrText>
      </w:r>
      <w:r w:rsidR="003376D8" w:rsidRPr="00653D38">
        <w:rPr>
          <w:rFonts w:asciiTheme="minorEastAsia" w:hAnsiTheme="minorEastAsia"/>
          <w:color w:val="000000" w:themeColor="text1"/>
          <w:sz w:val="24"/>
          <w:szCs w:val="24"/>
          <w:vertAlign w:val="superscript"/>
          <w:rPrChange w:id="7044" w:author="JY0225" w:date="2017-08-24T12:09:00Z">
            <w:rPr>
              <w:color w:val="000000" w:themeColor="text1"/>
              <w:vertAlign w:val="superscript"/>
            </w:rPr>
          </w:rPrChange>
        </w:rPr>
      </w:r>
      <w:r w:rsidR="00653D38" w:rsidRPr="00653D38">
        <w:rPr>
          <w:rFonts w:asciiTheme="minorEastAsia" w:hAnsiTheme="minorEastAsia"/>
          <w:color w:val="000000" w:themeColor="text1"/>
          <w:sz w:val="24"/>
          <w:szCs w:val="24"/>
          <w:vertAlign w:val="superscript"/>
          <w:rPrChange w:id="7045" w:author="JY0225" w:date="2017-08-24T12:09:00Z">
            <w:rPr>
              <w:color w:val="000000" w:themeColor="text1"/>
              <w:sz w:val="24"/>
              <w:szCs w:val="24"/>
              <w:vertAlign w:val="superscript"/>
            </w:rPr>
          </w:rPrChange>
        </w:rPr>
        <w:instrText xml:space="preserve"> \* MERGEFORMAT </w:instrText>
      </w:r>
      <w:r w:rsidR="003376D8" w:rsidRPr="00653D38">
        <w:rPr>
          <w:rFonts w:asciiTheme="minorEastAsia" w:hAnsiTheme="minorEastAsia"/>
          <w:color w:val="000000" w:themeColor="text1"/>
          <w:sz w:val="24"/>
          <w:szCs w:val="24"/>
          <w:vertAlign w:val="superscript"/>
          <w:rPrChange w:id="7046" w:author="JY0225" w:date="2017-08-24T12:09:00Z">
            <w:rPr>
              <w:color w:val="000000" w:themeColor="text1"/>
              <w:vertAlign w:val="superscript"/>
            </w:rPr>
          </w:rPrChange>
        </w:rPr>
        <w:fldChar w:fldCharType="separate"/>
      </w:r>
      <w:r w:rsidR="008E2759" w:rsidRPr="00653D38">
        <w:rPr>
          <w:rFonts w:asciiTheme="minorEastAsia" w:hAnsiTheme="minorEastAsia"/>
          <w:color w:val="000000" w:themeColor="text1"/>
          <w:sz w:val="24"/>
          <w:szCs w:val="24"/>
          <w:vertAlign w:val="superscript"/>
          <w:rPrChange w:id="7047" w:author="JY0225" w:date="2017-08-24T12:09:00Z">
            <w:rPr>
              <w:color w:val="000000" w:themeColor="text1"/>
              <w:vertAlign w:val="superscript"/>
            </w:rPr>
          </w:rPrChange>
        </w:rPr>
        <w:t>[38]</w:t>
      </w:r>
      <w:r w:rsidR="003376D8" w:rsidRPr="00653D38">
        <w:rPr>
          <w:rFonts w:asciiTheme="minorEastAsia" w:hAnsiTheme="minorEastAsia"/>
          <w:color w:val="000000" w:themeColor="text1"/>
          <w:sz w:val="24"/>
          <w:szCs w:val="24"/>
          <w:vertAlign w:val="superscript"/>
          <w:rPrChange w:id="7048" w:author="JY0225" w:date="2017-08-24T12:09:00Z">
            <w:rPr>
              <w:color w:val="000000" w:themeColor="text1"/>
              <w:vertAlign w:val="superscript"/>
            </w:rPr>
          </w:rPrChange>
        </w:rPr>
        <w:fldChar w:fldCharType="end"/>
      </w:r>
      <w:r w:rsidR="00A9424A" w:rsidRPr="00653D38">
        <w:rPr>
          <w:rFonts w:asciiTheme="minorEastAsia" w:hAnsiTheme="minorEastAsia" w:hint="eastAsia"/>
          <w:color w:val="000000" w:themeColor="text1"/>
          <w:sz w:val="24"/>
          <w:szCs w:val="24"/>
          <w:rPrChange w:id="7049" w:author="JY0225" w:date="2017-08-24T12:09:00Z">
            <w:rPr>
              <w:rFonts w:hint="eastAsia"/>
              <w:color w:val="000000" w:themeColor="text1"/>
              <w:sz w:val="24"/>
            </w:rPr>
          </w:rPrChange>
        </w:rPr>
        <w:t>。</w:t>
      </w:r>
      <w:r w:rsidR="00282E50" w:rsidRPr="00653D38">
        <w:rPr>
          <w:rFonts w:asciiTheme="minorEastAsia" w:hAnsiTheme="minorEastAsia" w:hint="eastAsia"/>
          <w:color w:val="000000" w:themeColor="text1"/>
          <w:sz w:val="24"/>
          <w:szCs w:val="24"/>
          <w:rPrChange w:id="7050" w:author="JY0225" w:date="2017-08-24T12:09:00Z">
            <w:rPr>
              <w:rFonts w:hint="eastAsia"/>
              <w:color w:val="000000" w:themeColor="text1"/>
              <w:sz w:val="24"/>
            </w:rPr>
          </w:rPrChange>
        </w:rPr>
        <w:t>同时</w:t>
      </w:r>
      <w:r w:rsidR="000D29FA" w:rsidRPr="00653D38">
        <w:rPr>
          <w:rFonts w:asciiTheme="minorEastAsia" w:hAnsiTheme="minorEastAsia" w:hint="eastAsia"/>
          <w:color w:val="000000" w:themeColor="text1"/>
          <w:sz w:val="24"/>
          <w:szCs w:val="24"/>
          <w:rPrChange w:id="7051" w:author="JY0225" w:date="2017-08-24T12:09:00Z">
            <w:rPr>
              <w:rFonts w:hint="eastAsia"/>
              <w:color w:val="000000" w:themeColor="text1"/>
              <w:sz w:val="24"/>
            </w:rPr>
          </w:rPrChange>
        </w:rPr>
        <w:t>，</w:t>
      </w:r>
      <w:r w:rsidR="000D29FA" w:rsidRPr="00653D38">
        <w:rPr>
          <w:rFonts w:asciiTheme="minorEastAsia" w:hAnsiTheme="minorEastAsia"/>
          <w:color w:val="000000" w:themeColor="text1"/>
          <w:sz w:val="24"/>
          <w:szCs w:val="24"/>
          <w:rPrChange w:id="7052" w:author="JY0225" w:date="2017-08-24T12:09:00Z">
            <w:rPr>
              <w:color w:val="000000" w:themeColor="text1"/>
              <w:sz w:val="24"/>
            </w:rPr>
          </w:rPrChange>
        </w:rPr>
        <w:t>Firefox</w:t>
      </w:r>
      <w:r w:rsidR="002E5718" w:rsidRPr="00653D38">
        <w:rPr>
          <w:rFonts w:asciiTheme="minorEastAsia" w:hAnsiTheme="minorEastAsia"/>
          <w:color w:val="000000" w:themeColor="text1"/>
          <w:sz w:val="24"/>
          <w:szCs w:val="24"/>
          <w:rPrChange w:id="7053" w:author="JY0225" w:date="2017-08-24T12:09:00Z">
            <w:rPr>
              <w:color w:val="000000" w:themeColor="text1"/>
              <w:sz w:val="24"/>
            </w:rPr>
          </w:rPrChange>
        </w:rPr>
        <w:t>扩展</w:t>
      </w:r>
      <w:r w:rsidR="000D29FA" w:rsidRPr="00653D38">
        <w:rPr>
          <w:rFonts w:asciiTheme="minorEastAsia" w:hAnsiTheme="minorEastAsia"/>
          <w:color w:val="000000" w:themeColor="text1"/>
          <w:sz w:val="24"/>
          <w:szCs w:val="24"/>
          <w:rPrChange w:id="7054" w:author="JY0225" w:date="2017-08-24T12:09:00Z">
            <w:rPr>
              <w:color w:val="000000" w:themeColor="text1"/>
              <w:sz w:val="24"/>
            </w:rPr>
          </w:rPrChange>
        </w:rPr>
        <w:t>以及</w:t>
      </w:r>
      <w:r w:rsidR="000D29FA" w:rsidRPr="00653D38">
        <w:rPr>
          <w:rFonts w:asciiTheme="minorEastAsia" w:hAnsiTheme="minorEastAsia"/>
          <w:color w:val="000000" w:themeColor="text1"/>
          <w:sz w:val="24"/>
          <w:szCs w:val="24"/>
          <w:rPrChange w:id="7055" w:author="JY0225" w:date="2017-08-24T12:09:00Z">
            <w:rPr>
              <w:color w:val="000000" w:themeColor="text1"/>
              <w:sz w:val="24"/>
            </w:rPr>
          </w:rPrChange>
        </w:rPr>
        <w:t>Java SDK</w:t>
      </w:r>
      <w:r w:rsidR="000D29FA" w:rsidRPr="00653D38">
        <w:rPr>
          <w:rFonts w:asciiTheme="minorEastAsia" w:hAnsiTheme="minorEastAsia"/>
          <w:color w:val="000000" w:themeColor="text1"/>
          <w:sz w:val="24"/>
          <w:szCs w:val="24"/>
          <w:rPrChange w:id="7056" w:author="JY0225" w:date="2017-08-24T12:09:00Z">
            <w:rPr>
              <w:color w:val="000000" w:themeColor="text1"/>
              <w:sz w:val="24"/>
            </w:rPr>
          </w:rPrChange>
        </w:rPr>
        <w:t>实现了与</w:t>
      </w:r>
      <w:r w:rsidR="00E4327E" w:rsidRPr="00653D38">
        <w:rPr>
          <w:rFonts w:asciiTheme="minorEastAsia" w:hAnsiTheme="minorEastAsia"/>
          <w:color w:val="000000" w:themeColor="text1"/>
          <w:sz w:val="24"/>
          <w:szCs w:val="24"/>
          <w:rPrChange w:id="7057" w:author="JY0225" w:date="2017-08-24T12:09:00Z">
            <w:rPr>
              <w:color w:val="000000" w:themeColor="text1"/>
              <w:sz w:val="24"/>
            </w:rPr>
          </w:rPrChange>
        </w:rPr>
        <w:t>现有</w:t>
      </w:r>
      <w:r w:rsidR="000D29FA" w:rsidRPr="00653D38">
        <w:rPr>
          <w:rFonts w:asciiTheme="minorEastAsia" w:hAnsiTheme="minorEastAsia"/>
          <w:color w:val="000000" w:themeColor="text1"/>
          <w:sz w:val="24"/>
          <w:szCs w:val="24"/>
          <w:rPrChange w:id="7058" w:author="JY0225" w:date="2017-08-24T12:09:00Z">
            <w:rPr>
              <w:color w:val="000000" w:themeColor="text1"/>
              <w:sz w:val="24"/>
            </w:rPr>
          </w:rPrChange>
        </w:rPr>
        <w:t>的</w:t>
      </w:r>
      <w:r w:rsidR="000D29FA" w:rsidRPr="00653D38">
        <w:rPr>
          <w:rFonts w:asciiTheme="minorEastAsia" w:hAnsiTheme="minorEastAsia"/>
          <w:color w:val="000000" w:themeColor="text1"/>
          <w:sz w:val="24"/>
          <w:szCs w:val="24"/>
          <w:rPrChange w:id="7059" w:author="JY0225" w:date="2017-08-24T12:09:00Z">
            <w:rPr>
              <w:color w:val="000000" w:themeColor="text1"/>
              <w:sz w:val="24"/>
            </w:rPr>
          </w:rPrChange>
        </w:rPr>
        <w:t>CLI</w:t>
      </w:r>
      <w:r w:rsidR="000D29FA" w:rsidRPr="00653D38">
        <w:rPr>
          <w:rFonts w:asciiTheme="minorEastAsia" w:hAnsiTheme="minorEastAsia"/>
          <w:color w:val="000000" w:themeColor="text1"/>
          <w:sz w:val="24"/>
          <w:szCs w:val="24"/>
          <w:rPrChange w:id="7060" w:author="JY0225" w:date="2017-08-24T12:09:00Z">
            <w:rPr>
              <w:color w:val="000000" w:themeColor="text1"/>
              <w:sz w:val="24"/>
            </w:rPr>
          </w:rPrChange>
        </w:rPr>
        <w:t>相同的功能</w:t>
      </w:r>
      <w:r w:rsidR="000D29FA" w:rsidRPr="00653D38">
        <w:rPr>
          <w:rFonts w:asciiTheme="minorEastAsia" w:hAnsiTheme="minorEastAsia" w:hint="eastAsia"/>
          <w:color w:val="000000" w:themeColor="text1"/>
          <w:sz w:val="24"/>
          <w:szCs w:val="24"/>
          <w:rPrChange w:id="7061" w:author="JY0225" w:date="2017-08-24T12:09:00Z">
            <w:rPr>
              <w:rFonts w:hint="eastAsia"/>
              <w:color w:val="000000" w:themeColor="text1"/>
              <w:sz w:val="24"/>
            </w:rPr>
          </w:rPrChange>
        </w:rPr>
        <w:t>，</w:t>
      </w:r>
      <w:r w:rsidR="000D29FA" w:rsidRPr="00653D38">
        <w:rPr>
          <w:rFonts w:asciiTheme="minorEastAsia" w:hAnsiTheme="minorEastAsia"/>
          <w:color w:val="000000" w:themeColor="text1"/>
          <w:sz w:val="24"/>
          <w:szCs w:val="24"/>
          <w:rPrChange w:id="7062" w:author="JY0225" w:date="2017-08-24T12:09:00Z">
            <w:rPr>
              <w:color w:val="000000" w:themeColor="text1"/>
              <w:sz w:val="24"/>
            </w:rPr>
          </w:rPrChange>
        </w:rPr>
        <w:t>且具有一定稳定性</w:t>
      </w:r>
      <w:r w:rsidR="000D29FA" w:rsidRPr="00653D38">
        <w:rPr>
          <w:rFonts w:asciiTheme="minorEastAsia" w:hAnsiTheme="minorEastAsia" w:hint="eastAsia"/>
          <w:color w:val="000000" w:themeColor="text1"/>
          <w:sz w:val="24"/>
          <w:szCs w:val="24"/>
          <w:rPrChange w:id="7063" w:author="JY0225" w:date="2017-08-24T12:09:00Z">
            <w:rPr>
              <w:rFonts w:hint="eastAsia"/>
              <w:color w:val="000000" w:themeColor="text1"/>
              <w:sz w:val="24"/>
            </w:rPr>
          </w:rPrChange>
        </w:rPr>
        <w:t>、</w:t>
      </w:r>
      <w:r w:rsidR="000D29FA" w:rsidRPr="00653D38">
        <w:rPr>
          <w:rFonts w:asciiTheme="minorEastAsia" w:hAnsiTheme="minorEastAsia"/>
          <w:color w:val="000000" w:themeColor="text1"/>
          <w:sz w:val="24"/>
          <w:szCs w:val="24"/>
          <w:rPrChange w:id="7064" w:author="JY0225" w:date="2017-08-24T12:09:00Z">
            <w:rPr>
              <w:color w:val="000000" w:themeColor="text1"/>
              <w:sz w:val="24"/>
            </w:rPr>
          </w:rPrChange>
        </w:rPr>
        <w:t>安全性和鲁棒性</w:t>
      </w:r>
      <w:r w:rsidR="000D29FA" w:rsidRPr="00653D38">
        <w:rPr>
          <w:rFonts w:asciiTheme="minorEastAsia" w:hAnsiTheme="minorEastAsia" w:hint="eastAsia"/>
          <w:color w:val="000000" w:themeColor="text1"/>
          <w:sz w:val="24"/>
          <w:szCs w:val="24"/>
          <w:rPrChange w:id="7065" w:author="JY0225" w:date="2017-08-24T12:09:00Z">
            <w:rPr>
              <w:rFonts w:hint="eastAsia"/>
              <w:color w:val="000000" w:themeColor="text1"/>
              <w:sz w:val="24"/>
            </w:rPr>
          </w:rPrChange>
        </w:rPr>
        <w:t>。</w:t>
      </w:r>
    </w:p>
    <w:p w14:paraId="62391A48" w14:textId="77777777" w:rsidR="00110C35" w:rsidRDefault="00505457">
      <w:pPr>
        <w:pStyle w:val="21"/>
        <w:spacing w:line="240" w:lineRule="auto"/>
        <w:pPrChange w:id="7066" w:author="微软用户" w:date="2017-08-18T22:54:00Z">
          <w:pPr>
            <w:pStyle w:val="21"/>
          </w:pPr>
        </w:pPrChange>
      </w:pPr>
      <w:bookmarkStart w:id="7067" w:name="_Toc491335279"/>
      <w:r>
        <w:t>6.4</w:t>
      </w:r>
      <w:r w:rsidR="0055000A" w:rsidRPr="00B87EE1">
        <w:t xml:space="preserve"> </w:t>
      </w:r>
      <w:r w:rsidR="0055000A">
        <w:t>性能</w:t>
      </w:r>
      <w:r w:rsidR="007462AC">
        <w:t>分析</w:t>
      </w:r>
      <w:bookmarkEnd w:id="7067"/>
    </w:p>
    <w:p w14:paraId="43B22CB3" w14:textId="77777777" w:rsidR="00860818" w:rsidRDefault="00860818" w:rsidP="006263CF">
      <w:pPr>
        <w:pStyle w:val="31"/>
      </w:pPr>
      <w:bookmarkStart w:id="7068" w:name="_Toc491335280"/>
      <w:r>
        <w:t>6.4.1</w:t>
      </w:r>
      <w:r>
        <w:t>安全性分析</w:t>
      </w:r>
      <w:bookmarkEnd w:id="7068"/>
    </w:p>
    <w:p w14:paraId="2569A220" w14:textId="77777777" w:rsidR="00D326DB" w:rsidRPr="00653D38" w:rsidRDefault="00D326DB" w:rsidP="00653D38">
      <w:pPr>
        <w:spacing w:line="400" w:lineRule="exact"/>
        <w:rPr>
          <w:rFonts w:asciiTheme="minorEastAsia" w:hAnsiTheme="minorEastAsia"/>
          <w:color w:val="000000" w:themeColor="text1"/>
          <w:sz w:val="24"/>
          <w:rPrChange w:id="7069" w:author="JY0225" w:date="2017-08-24T12:09:00Z">
            <w:rPr>
              <w:color w:val="000000" w:themeColor="text1"/>
              <w:sz w:val="24"/>
            </w:rPr>
          </w:rPrChange>
        </w:rPr>
        <w:pPrChange w:id="7070" w:author="JY0225" w:date="2017-08-24T12:09:00Z">
          <w:pPr/>
        </w:pPrChange>
      </w:pPr>
      <w:r>
        <w:tab/>
      </w:r>
      <w:r w:rsidRPr="00653D38">
        <w:rPr>
          <w:rFonts w:asciiTheme="minorEastAsia" w:hAnsiTheme="minorEastAsia"/>
          <w:color w:val="000000" w:themeColor="text1"/>
          <w:sz w:val="24"/>
          <w:rPrChange w:id="7071" w:author="JY0225" w:date="2017-08-24T12:09:00Z">
            <w:rPr>
              <w:color w:val="000000" w:themeColor="text1"/>
              <w:sz w:val="24"/>
            </w:rPr>
          </w:rPrChange>
        </w:rPr>
        <w:t>1</w:t>
      </w:r>
      <w:r w:rsidRPr="00653D38">
        <w:rPr>
          <w:rFonts w:asciiTheme="minorEastAsia" w:hAnsiTheme="minorEastAsia" w:hint="eastAsia"/>
          <w:color w:val="000000" w:themeColor="text1"/>
          <w:sz w:val="24"/>
          <w:rPrChange w:id="7072" w:author="JY0225" w:date="2017-08-24T12:09:00Z">
            <w:rPr>
              <w:rFonts w:hint="eastAsia"/>
              <w:color w:val="000000" w:themeColor="text1"/>
              <w:sz w:val="24"/>
            </w:rPr>
          </w:rPrChange>
        </w:rPr>
        <w:t>）</w:t>
      </w:r>
      <w:r w:rsidR="00056D34" w:rsidRPr="00653D38">
        <w:rPr>
          <w:rFonts w:asciiTheme="minorEastAsia" w:hAnsiTheme="minorEastAsia"/>
          <w:color w:val="000000" w:themeColor="text1"/>
          <w:sz w:val="24"/>
          <w:rPrChange w:id="7073" w:author="JY0225" w:date="2017-08-24T12:09:00Z">
            <w:rPr>
              <w:color w:val="000000" w:themeColor="text1"/>
              <w:sz w:val="24"/>
            </w:rPr>
          </w:rPrChange>
        </w:rPr>
        <w:t>会话信息</w:t>
      </w:r>
      <w:r w:rsidR="00262415" w:rsidRPr="00653D38">
        <w:rPr>
          <w:rFonts w:asciiTheme="minorEastAsia" w:hAnsiTheme="minorEastAsia"/>
          <w:color w:val="000000" w:themeColor="text1"/>
          <w:sz w:val="24"/>
          <w:rPrChange w:id="7074" w:author="JY0225" w:date="2017-08-24T12:09:00Z">
            <w:rPr>
              <w:color w:val="000000" w:themeColor="text1"/>
              <w:sz w:val="24"/>
            </w:rPr>
          </w:rPrChange>
        </w:rPr>
        <w:t>安全性</w:t>
      </w:r>
    </w:p>
    <w:p w14:paraId="607D69F5" w14:textId="3EC90285" w:rsidR="00751428" w:rsidRPr="00653D38" w:rsidRDefault="00751428" w:rsidP="00653D38">
      <w:pPr>
        <w:spacing w:line="400" w:lineRule="exact"/>
        <w:rPr>
          <w:rFonts w:asciiTheme="minorEastAsia" w:hAnsiTheme="minorEastAsia" w:cs="Times New Roman"/>
          <w:spacing w:val="10"/>
          <w:kern w:val="0"/>
          <w:sz w:val="24"/>
          <w:szCs w:val="20"/>
          <w:rPrChange w:id="7075" w:author="JY0225" w:date="2017-08-24T12:09:00Z">
            <w:rPr>
              <w:rFonts w:ascii="Times New Roman" w:hAnsi="Times New Roman" w:cs="Times New Roman"/>
              <w:spacing w:val="10"/>
              <w:kern w:val="0"/>
              <w:sz w:val="24"/>
              <w:szCs w:val="20"/>
            </w:rPr>
          </w:rPrChange>
        </w:rPr>
        <w:pPrChange w:id="7076" w:author="JY0225" w:date="2017-08-24T12:09:00Z">
          <w:pPr>
            <w:spacing w:line="400" w:lineRule="exact"/>
          </w:pPr>
        </w:pPrChange>
      </w:pPr>
      <w:r w:rsidRPr="00653D38">
        <w:rPr>
          <w:rFonts w:asciiTheme="minorEastAsia" w:hAnsiTheme="minorEastAsia"/>
          <w:rPrChange w:id="7077" w:author="JY0225" w:date="2017-08-24T12:09:00Z">
            <w:rPr/>
          </w:rPrChange>
        </w:rPr>
        <w:tab/>
      </w:r>
      <w:r w:rsidR="00224D4D" w:rsidRPr="00653D38">
        <w:rPr>
          <w:rFonts w:asciiTheme="minorEastAsia" w:hAnsiTheme="minorEastAsia" w:hint="eastAsia"/>
          <w:color w:val="000000" w:themeColor="text1"/>
          <w:sz w:val="24"/>
          <w:rPrChange w:id="7078" w:author="JY0225" w:date="2017-08-24T12:09:00Z">
            <w:rPr>
              <w:rFonts w:hint="eastAsia"/>
              <w:color w:val="000000" w:themeColor="text1"/>
              <w:sz w:val="24"/>
            </w:rPr>
          </w:rPrChange>
        </w:rPr>
        <w:t>为确保中间件系统的安全性，</w:t>
      </w:r>
      <w:r w:rsidR="00E4327E" w:rsidRPr="00653D38">
        <w:rPr>
          <w:rFonts w:asciiTheme="minorEastAsia" w:hAnsiTheme="minorEastAsia" w:hint="eastAsia"/>
          <w:color w:val="000000" w:themeColor="text1"/>
          <w:sz w:val="24"/>
          <w:rPrChange w:id="7079" w:author="JY0225" w:date="2017-08-24T12:09:00Z">
            <w:rPr>
              <w:rFonts w:hint="eastAsia"/>
              <w:color w:val="000000" w:themeColor="text1"/>
              <w:sz w:val="24"/>
            </w:rPr>
          </w:rPrChange>
        </w:rPr>
        <w:t>现有</w:t>
      </w:r>
      <w:r w:rsidRPr="00653D38">
        <w:rPr>
          <w:rFonts w:asciiTheme="minorEastAsia" w:hAnsiTheme="minorEastAsia" w:hint="eastAsia"/>
          <w:color w:val="000000" w:themeColor="text1"/>
          <w:sz w:val="24"/>
          <w:rPrChange w:id="7080" w:author="JY0225" w:date="2017-08-24T12:09:00Z">
            <w:rPr>
              <w:rFonts w:hint="eastAsia"/>
              <w:color w:val="000000" w:themeColor="text1"/>
              <w:sz w:val="24"/>
            </w:rPr>
          </w:rPrChange>
        </w:rPr>
        <w:t>的中间件系统在文件传输过程中，系统采用了</w:t>
      </w:r>
      <w:r w:rsidRPr="00653D38">
        <w:rPr>
          <w:rFonts w:asciiTheme="minorEastAsia" w:hAnsiTheme="minorEastAsia" w:hint="eastAsia"/>
          <w:color w:val="000000" w:themeColor="text1"/>
          <w:sz w:val="24"/>
          <w:rPrChange w:id="7081" w:author="JY0225" w:date="2017-08-24T12:09:00Z">
            <w:rPr>
              <w:rFonts w:hint="eastAsia"/>
              <w:color w:val="000000" w:themeColor="text1"/>
              <w:sz w:val="24"/>
            </w:rPr>
          </w:rPrChange>
        </w:rPr>
        <w:t>128</w:t>
      </w:r>
      <w:r w:rsidRPr="00653D38">
        <w:rPr>
          <w:rFonts w:asciiTheme="minorEastAsia" w:hAnsiTheme="minorEastAsia" w:hint="eastAsia"/>
          <w:color w:val="000000" w:themeColor="text1"/>
          <w:sz w:val="24"/>
          <w:rPrChange w:id="7082" w:author="JY0225" w:date="2017-08-24T12:09:00Z">
            <w:rPr>
              <w:rFonts w:hint="eastAsia"/>
              <w:color w:val="000000" w:themeColor="text1"/>
              <w:sz w:val="24"/>
            </w:rPr>
          </w:rPrChange>
        </w:rPr>
        <w:t>位的</w:t>
      </w:r>
      <w:r w:rsidRPr="00653D38">
        <w:rPr>
          <w:rFonts w:asciiTheme="minorEastAsia" w:hAnsiTheme="minorEastAsia" w:hint="eastAsia"/>
          <w:color w:val="000000" w:themeColor="text1"/>
          <w:sz w:val="24"/>
          <w:rPrChange w:id="7083" w:author="JY0225" w:date="2017-08-24T12:09:00Z">
            <w:rPr>
              <w:rFonts w:hint="eastAsia"/>
              <w:color w:val="000000" w:themeColor="text1"/>
              <w:sz w:val="24"/>
            </w:rPr>
          </w:rPrChange>
        </w:rPr>
        <w:t>SSL</w:t>
      </w:r>
      <w:r w:rsidRPr="00653D38">
        <w:rPr>
          <w:rFonts w:asciiTheme="minorEastAsia" w:hAnsiTheme="minorEastAsia" w:hint="eastAsia"/>
          <w:color w:val="000000" w:themeColor="text1"/>
          <w:sz w:val="24"/>
          <w:rPrChange w:id="7084" w:author="JY0225" w:date="2017-08-24T12:09:00Z">
            <w:rPr>
              <w:rFonts w:hint="eastAsia"/>
              <w:color w:val="000000" w:themeColor="text1"/>
              <w:sz w:val="24"/>
            </w:rPr>
          </w:rPrChange>
        </w:rPr>
        <w:t>加密技术，在文件的</w:t>
      </w:r>
      <w:r w:rsidR="00476838" w:rsidRPr="00653D38">
        <w:rPr>
          <w:rFonts w:asciiTheme="minorEastAsia" w:hAnsiTheme="minorEastAsia" w:hint="eastAsia"/>
          <w:color w:val="000000" w:themeColor="text1"/>
          <w:sz w:val="24"/>
          <w:rPrChange w:id="7085" w:author="JY0225" w:date="2017-08-24T12:09:00Z">
            <w:rPr>
              <w:rFonts w:hint="eastAsia"/>
              <w:color w:val="000000" w:themeColor="text1"/>
              <w:sz w:val="24"/>
            </w:rPr>
          </w:rPrChange>
        </w:rPr>
        <w:t>备份</w:t>
      </w:r>
      <w:r w:rsidRPr="00653D38">
        <w:rPr>
          <w:rFonts w:asciiTheme="minorEastAsia" w:hAnsiTheme="minorEastAsia" w:hint="eastAsia"/>
          <w:color w:val="000000" w:themeColor="text1"/>
          <w:sz w:val="24"/>
          <w:rPrChange w:id="7086" w:author="JY0225" w:date="2017-08-24T12:09:00Z">
            <w:rPr>
              <w:rFonts w:hint="eastAsia"/>
              <w:color w:val="000000" w:themeColor="text1"/>
              <w:sz w:val="24"/>
            </w:rPr>
          </w:rPrChange>
        </w:rPr>
        <w:t>形式上，让用户主动选择是否加密，使用的是</w:t>
      </w:r>
      <w:r w:rsidRPr="00653D38">
        <w:rPr>
          <w:rFonts w:asciiTheme="minorEastAsia" w:hAnsiTheme="minorEastAsia" w:hint="eastAsia"/>
          <w:color w:val="000000" w:themeColor="text1"/>
          <w:sz w:val="24"/>
          <w:rPrChange w:id="7087" w:author="JY0225" w:date="2017-08-24T12:09:00Z">
            <w:rPr>
              <w:rFonts w:hint="eastAsia"/>
              <w:color w:val="000000" w:themeColor="text1"/>
              <w:sz w:val="24"/>
            </w:rPr>
          </w:rPrChange>
        </w:rPr>
        <w:t>AES</w:t>
      </w:r>
      <w:r w:rsidRPr="00653D38">
        <w:rPr>
          <w:rFonts w:asciiTheme="minorEastAsia" w:hAnsiTheme="minorEastAsia" w:hint="eastAsia"/>
          <w:color w:val="000000" w:themeColor="text1"/>
          <w:sz w:val="24"/>
          <w:rPrChange w:id="7088" w:author="JY0225" w:date="2017-08-24T12:09:00Z">
            <w:rPr>
              <w:rFonts w:hint="eastAsia"/>
              <w:color w:val="000000" w:themeColor="text1"/>
              <w:sz w:val="24"/>
            </w:rPr>
          </w:rPrChange>
        </w:rPr>
        <w:t>加密算法</w:t>
      </w:r>
      <w:r w:rsidR="00096556" w:rsidRPr="00653D38">
        <w:rPr>
          <w:rFonts w:asciiTheme="minorEastAsia" w:hAnsiTheme="minorEastAsia" w:hint="eastAsia"/>
          <w:color w:val="000000" w:themeColor="text1"/>
          <w:sz w:val="24"/>
          <w:rPrChange w:id="7089" w:author="JY0225" w:date="2017-08-24T12:09:00Z">
            <w:rPr>
              <w:rFonts w:hint="eastAsia"/>
              <w:color w:val="000000" w:themeColor="text1"/>
              <w:sz w:val="24"/>
            </w:rPr>
          </w:rPrChange>
        </w:rPr>
        <w:t>。</w:t>
      </w:r>
      <w:r w:rsidR="007C49F1" w:rsidRPr="00653D38">
        <w:rPr>
          <w:rFonts w:asciiTheme="minorEastAsia" w:hAnsiTheme="minorEastAsia" w:cs="Times New Roman" w:hint="eastAsia"/>
          <w:spacing w:val="10"/>
          <w:kern w:val="0"/>
          <w:sz w:val="24"/>
          <w:szCs w:val="20"/>
          <w:rPrChange w:id="7090" w:author="JY0225" w:date="2017-08-24T12:09:00Z">
            <w:rPr>
              <w:rFonts w:ascii="Times New Roman" w:hAnsi="Times New Roman" w:cs="Times New Roman" w:hint="eastAsia"/>
              <w:spacing w:val="10"/>
              <w:kern w:val="0"/>
              <w:sz w:val="24"/>
              <w:szCs w:val="20"/>
            </w:rPr>
          </w:rPrChange>
        </w:rPr>
        <w:t>然而</w:t>
      </w:r>
      <w:r w:rsidR="00E4327E" w:rsidRPr="00653D38">
        <w:rPr>
          <w:rFonts w:asciiTheme="minorEastAsia" w:hAnsiTheme="minorEastAsia" w:cs="Times New Roman" w:hint="eastAsia"/>
          <w:spacing w:val="10"/>
          <w:kern w:val="0"/>
          <w:sz w:val="24"/>
          <w:szCs w:val="20"/>
          <w:rPrChange w:id="7091" w:author="JY0225" w:date="2017-08-24T12:09:00Z">
            <w:rPr>
              <w:rFonts w:ascii="Times New Roman" w:hAnsi="Times New Roman" w:cs="Times New Roman" w:hint="eastAsia"/>
              <w:spacing w:val="10"/>
              <w:kern w:val="0"/>
              <w:sz w:val="24"/>
              <w:szCs w:val="20"/>
            </w:rPr>
          </w:rPrChange>
        </w:rPr>
        <w:t>现有</w:t>
      </w:r>
      <w:r w:rsidR="007C49F1" w:rsidRPr="00653D38">
        <w:rPr>
          <w:rFonts w:asciiTheme="minorEastAsia" w:hAnsiTheme="minorEastAsia" w:cs="Times New Roman" w:hint="eastAsia"/>
          <w:spacing w:val="10"/>
          <w:kern w:val="0"/>
          <w:sz w:val="24"/>
          <w:szCs w:val="20"/>
          <w:rPrChange w:id="7092" w:author="JY0225" w:date="2017-08-24T12:09:00Z">
            <w:rPr>
              <w:rFonts w:ascii="Times New Roman" w:hAnsi="Times New Roman" w:cs="Times New Roman" w:hint="eastAsia"/>
              <w:spacing w:val="10"/>
              <w:kern w:val="0"/>
              <w:sz w:val="24"/>
              <w:szCs w:val="20"/>
            </w:rPr>
          </w:rPrChange>
        </w:rPr>
        <w:t>中间件</w:t>
      </w:r>
      <w:r w:rsidR="00565287" w:rsidRPr="00653D38">
        <w:rPr>
          <w:rFonts w:asciiTheme="minorEastAsia" w:hAnsiTheme="minorEastAsia" w:cs="Times New Roman" w:hint="eastAsia"/>
          <w:spacing w:val="10"/>
          <w:kern w:val="0"/>
          <w:sz w:val="24"/>
          <w:szCs w:val="20"/>
          <w:rPrChange w:id="7093" w:author="JY0225" w:date="2017-08-24T12:09:00Z">
            <w:rPr>
              <w:rFonts w:ascii="Times New Roman" w:hAnsi="Times New Roman" w:cs="Times New Roman" w:hint="eastAsia"/>
              <w:spacing w:val="10"/>
              <w:kern w:val="0"/>
              <w:sz w:val="24"/>
              <w:szCs w:val="20"/>
            </w:rPr>
          </w:rPrChange>
        </w:rPr>
        <w:t>系统是以明文的形式保存</w:t>
      </w:r>
      <w:r w:rsidR="007C49F1" w:rsidRPr="00653D38">
        <w:rPr>
          <w:rFonts w:asciiTheme="minorEastAsia" w:hAnsiTheme="minorEastAsia" w:cs="Times New Roman" w:hint="eastAsia"/>
          <w:spacing w:val="10"/>
          <w:kern w:val="0"/>
          <w:sz w:val="24"/>
          <w:szCs w:val="20"/>
          <w:rPrChange w:id="7094" w:author="JY0225" w:date="2017-08-24T12:09:00Z">
            <w:rPr>
              <w:rFonts w:ascii="Times New Roman" w:hAnsi="Times New Roman" w:cs="Times New Roman" w:hint="eastAsia"/>
              <w:spacing w:val="10"/>
              <w:kern w:val="0"/>
              <w:sz w:val="24"/>
              <w:szCs w:val="20"/>
            </w:rPr>
          </w:rPrChange>
        </w:rPr>
        <w:t>用户的登录信息、会话信息等敏感数据</w:t>
      </w:r>
      <w:r w:rsidR="0019518D" w:rsidRPr="00653D38">
        <w:rPr>
          <w:rFonts w:asciiTheme="minorEastAsia" w:hAnsiTheme="minorEastAsia" w:cs="Times New Roman" w:hint="eastAsia"/>
          <w:spacing w:val="10"/>
          <w:kern w:val="0"/>
          <w:sz w:val="24"/>
          <w:szCs w:val="20"/>
          <w:rPrChange w:id="7095" w:author="JY0225" w:date="2017-08-24T12:09:00Z">
            <w:rPr>
              <w:rFonts w:ascii="Times New Roman" w:hAnsi="Times New Roman" w:cs="Times New Roman" w:hint="eastAsia"/>
              <w:spacing w:val="10"/>
              <w:kern w:val="0"/>
              <w:sz w:val="24"/>
              <w:szCs w:val="20"/>
            </w:rPr>
          </w:rPrChange>
        </w:rPr>
        <w:t>的</w:t>
      </w:r>
      <w:r w:rsidR="007C49F1" w:rsidRPr="00653D38">
        <w:rPr>
          <w:rFonts w:asciiTheme="minorEastAsia" w:hAnsiTheme="minorEastAsia" w:cs="Times New Roman" w:hint="eastAsia"/>
          <w:spacing w:val="10"/>
          <w:kern w:val="0"/>
          <w:sz w:val="24"/>
          <w:szCs w:val="20"/>
          <w:rPrChange w:id="7096" w:author="JY0225" w:date="2017-08-24T12:09:00Z">
            <w:rPr>
              <w:rFonts w:ascii="Times New Roman" w:hAnsi="Times New Roman" w:cs="Times New Roman" w:hint="eastAsia"/>
              <w:spacing w:val="10"/>
              <w:kern w:val="0"/>
              <w:sz w:val="24"/>
              <w:szCs w:val="20"/>
            </w:rPr>
          </w:rPrChange>
        </w:rPr>
        <w:t>。</w:t>
      </w:r>
      <w:r w:rsidR="009A2F72" w:rsidRPr="00653D38">
        <w:rPr>
          <w:rFonts w:asciiTheme="minorEastAsia" w:hAnsiTheme="minorEastAsia" w:cs="Times New Roman" w:hint="eastAsia"/>
          <w:spacing w:val="10"/>
          <w:kern w:val="0"/>
          <w:sz w:val="24"/>
          <w:szCs w:val="20"/>
          <w:rPrChange w:id="7097" w:author="JY0225" w:date="2017-08-24T12:09:00Z">
            <w:rPr>
              <w:rFonts w:ascii="Times New Roman" w:hAnsi="Times New Roman" w:cs="Times New Roman" w:hint="eastAsia"/>
              <w:spacing w:val="10"/>
              <w:kern w:val="0"/>
              <w:sz w:val="24"/>
              <w:szCs w:val="20"/>
            </w:rPr>
          </w:rPrChange>
        </w:rPr>
        <w:t>这很有可能造成用户隐私的泄露。</w:t>
      </w:r>
    </w:p>
    <w:p w14:paraId="4656CF05" w14:textId="7BBDAA91" w:rsidR="00B51462" w:rsidRPr="00653D38" w:rsidRDefault="00B51462" w:rsidP="00653D38">
      <w:pPr>
        <w:spacing w:line="400" w:lineRule="exact"/>
        <w:rPr>
          <w:rFonts w:asciiTheme="minorEastAsia" w:hAnsiTheme="minorEastAsia" w:cs="Times New Roman"/>
          <w:spacing w:val="10"/>
          <w:kern w:val="0"/>
          <w:sz w:val="24"/>
          <w:szCs w:val="20"/>
          <w:rPrChange w:id="7098" w:author="JY0225" w:date="2017-08-24T12:09:00Z">
            <w:rPr>
              <w:rFonts w:ascii="Times New Roman" w:hAnsi="Times New Roman" w:cs="Times New Roman"/>
              <w:spacing w:val="10"/>
              <w:kern w:val="0"/>
              <w:sz w:val="24"/>
              <w:szCs w:val="20"/>
            </w:rPr>
          </w:rPrChange>
        </w:rPr>
        <w:pPrChange w:id="7099" w:author="JY0225" w:date="2017-08-24T12:09:00Z">
          <w:pPr>
            <w:spacing w:line="400" w:lineRule="exact"/>
          </w:pPr>
        </w:pPrChange>
      </w:pPr>
      <w:r w:rsidRPr="00653D38">
        <w:rPr>
          <w:rFonts w:asciiTheme="minorEastAsia" w:hAnsiTheme="minorEastAsia" w:cs="Times New Roman"/>
          <w:spacing w:val="10"/>
          <w:kern w:val="0"/>
          <w:sz w:val="24"/>
          <w:szCs w:val="20"/>
          <w:rPrChange w:id="7100" w:author="JY0225" w:date="2017-08-24T12:09:00Z">
            <w:rPr>
              <w:rFonts w:ascii="Times New Roman" w:hAnsi="Times New Roman" w:cs="Times New Roman"/>
              <w:spacing w:val="10"/>
              <w:kern w:val="0"/>
              <w:sz w:val="24"/>
              <w:szCs w:val="20"/>
            </w:rPr>
          </w:rPrChange>
        </w:rPr>
        <w:tab/>
      </w:r>
      <w:r w:rsidR="00D23F83" w:rsidRPr="00653D38">
        <w:rPr>
          <w:rFonts w:asciiTheme="minorEastAsia" w:hAnsiTheme="minorEastAsia" w:cs="Times New Roman"/>
          <w:spacing w:val="10"/>
          <w:kern w:val="0"/>
          <w:sz w:val="24"/>
          <w:szCs w:val="20"/>
          <w:rPrChange w:id="7101" w:author="JY0225" w:date="2017-08-24T12:09:00Z">
            <w:rPr>
              <w:rFonts w:ascii="Times New Roman" w:hAnsi="Times New Roman" w:cs="Times New Roman"/>
              <w:spacing w:val="10"/>
              <w:kern w:val="0"/>
              <w:sz w:val="24"/>
              <w:szCs w:val="20"/>
            </w:rPr>
          </w:rPrChange>
        </w:rPr>
        <w:t>优化后的中间件系统对系统的安全性进行了更为全面的考虑</w:t>
      </w:r>
      <w:r w:rsidR="00D23F83" w:rsidRPr="00653D38">
        <w:rPr>
          <w:rFonts w:asciiTheme="minorEastAsia" w:hAnsiTheme="minorEastAsia" w:cs="Times New Roman" w:hint="eastAsia"/>
          <w:spacing w:val="10"/>
          <w:kern w:val="0"/>
          <w:sz w:val="24"/>
          <w:szCs w:val="20"/>
          <w:rPrChange w:id="7102" w:author="JY0225" w:date="2017-08-24T12:09:00Z">
            <w:rPr>
              <w:rFonts w:ascii="Times New Roman" w:hAnsi="Times New Roman" w:cs="Times New Roman" w:hint="eastAsia"/>
              <w:spacing w:val="10"/>
              <w:kern w:val="0"/>
              <w:sz w:val="24"/>
              <w:szCs w:val="20"/>
            </w:rPr>
          </w:rPrChange>
        </w:rPr>
        <w:t>。</w:t>
      </w:r>
      <w:r w:rsidR="007D25D5" w:rsidRPr="00653D38">
        <w:rPr>
          <w:rFonts w:asciiTheme="minorEastAsia" w:hAnsiTheme="minorEastAsia" w:cs="Times New Roman" w:hint="eastAsia"/>
          <w:spacing w:val="10"/>
          <w:kern w:val="0"/>
          <w:sz w:val="24"/>
          <w:szCs w:val="20"/>
          <w:rPrChange w:id="7103" w:author="JY0225" w:date="2017-08-24T12:09:00Z">
            <w:rPr>
              <w:rFonts w:ascii="Times New Roman" w:hAnsi="Times New Roman" w:cs="Times New Roman" w:hint="eastAsia"/>
              <w:spacing w:val="10"/>
              <w:kern w:val="0"/>
              <w:sz w:val="24"/>
              <w:szCs w:val="20"/>
            </w:rPr>
          </w:rPrChange>
        </w:rPr>
        <w:t>为了保证</w:t>
      </w:r>
      <w:r w:rsidR="00476838" w:rsidRPr="00653D38">
        <w:rPr>
          <w:rFonts w:asciiTheme="minorEastAsia" w:hAnsiTheme="minorEastAsia" w:cs="Times New Roman" w:hint="eastAsia"/>
          <w:spacing w:val="10"/>
          <w:kern w:val="0"/>
          <w:sz w:val="24"/>
          <w:szCs w:val="20"/>
          <w:rPrChange w:id="7104" w:author="JY0225" w:date="2017-08-24T12:09:00Z">
            <w:rPr>
              <w:rFonts w:ascii="Times New Roman" w:hAnsi="Times New Roman" w:cs="Times New Roman" w:hint="eastAsia"/>
              <w:spacing w:val="10"/>
              <w:kern w:val="0"/>
              <w:sz w:val="24"/>
              <w:szCs w:val="20"/>
            </w:rPr>
          </w:rPrChange>
        </w:rPr>
        <w:t>备份</w:t>
      </w:r>
      <w:r w:rsidR="00FE34E9" w:rsidRPr="00653D38">
        <w:rPr>
          <w:rFonts w:asciiTheme="minorEastAsia" w:hAnsiTheme="minorEastAsia" w:cs="Times New Roman" w:hint="eastAsia"/>
          <w:spacing w:val="10"/>
          <w:kern w:val="0"/>
          <w:sz w:val="24"/>
          <w:szCs w:val="20"/>
          <w:rPrChange w:id="7105" w:author="JY0225" w:date="2017-08-24T12:09:00Z">
            <w:rPr>
              <w:rFonts w:ascii="Times New Roman" w:hAnsi="Times New Roman" w:cs="Times New Roman" w:hint="eastAsia"/>
              <w:spacing w:val="10"/>
              <w:kern w:val="0"/>
              <w:sz w:val="24"/>
              <w:szCs w:val="20"/>
            </w:rPr>
          </w:rPrChange>
        </w:rPr>
        <w:t>在数据库中用户会话信息不被窃取，</w:t>
      </w:r>
      <w:r w:rsidR="00E26DDC" w:rsidRPr="00653D38">
        <w:rPr>
          <w:rFonts w:asciiTheme="minorEastAsia" w:hAnsiTheme="minorEastAsia" w:cs="Times New Roman" w:hint="eastAsia"/>
          <w:spacing w:val="10"/>
          <w:kern w:val="0"/>
          <w:sz w:val="24"/>
          <w:szCs w:val="20"/>
          <w:rPrChange w:id="7106" w:author="JY0225" w:date="2017-08-24T12:09:00Z">
            <w:rPr>
              <w:rFonts w:ascii="Times New Roman" w:hAnsi="Times New Roman" w:cs="Times New Roman" w:hint="eastAsia"/>
              <w:spacing w:val="10"/>
              <w:kern w:val="0"/>
              <w:sz w:val="24"/>
              <w:szCs w:val="20"/>
            </w:rPr>
          </w:rPrChange>
        </w:rPr>
        <w:t>优化后的中间件系统</w:t>
      </w:r>
      <w:r w:rsidR="007D25D5" w:rsidRPr="00653D38">
        <w:rPr>
          <w:rFonts w:asciiTheme="minorEastAsia" w:hAnsiTheme="minorEastAsia" w:cs="Times New Roman" w:hint="eastAsia"/>
          <w:spacing w:val="10"/>
          <w:kern w:val="0"/>
          <w:sz w:val="24"/>
          <w:szCs w:val="20"/>
          <w:rPrChange w:id="7107" w:author="JY0225" w:date="2017-08-24T12:09:00Z">
            <w:rPr>
              <w:rFonts w:ascii="Times New Roman" w:hAnsi="Times New Roman" w:cs="Times New Roman" w:hint="eastAsia"/>
              <w:spacing w:val="10"/>
              <w:kern w:val="0"/>
              <w:sz w:val="24"/>
              <w:szCs w:val="20"/>
            </w:rPr>
          </w:rPrChange>
        </w:rPr>
        <w:t>对会话信息进行了加密。</w:t>
      </w:r>
    </w:p>
    <w:p w14:paraId="0B50C5B1" w14:textId="77777777" w:rsidR="002A2394" w:rsidRPr="00653D38" w:rsidRDefault="002A2394" w:rsidP="00653D38">
      <w:pPr>
        <w:spacing w:line="400" w:lineRule="exact"/>
        <w:rPr>
          <w:rFonts w:asciiTheme="minorEastAsia" w:hAnsiTheme="minorEastAsia" w:cs="Times New Roman"/>
          <w:spacing w:val="10"/>
          <w:kern w:val="0"/>
          <w:sz w:val="24"/>
          <w:szCs w:val="20"/>
          <w:rPrChange w:id="7108" w:author="JY0225" w:date="2017-08-24T12:09:00Z">
            <w:rPr>
              <w:rFonts w:ascii="Times New Roman" w:hAnsi="Times New Roman" w:cs="Times New Roman"/>
              <w:spacing w:val="10"/>
              <w:kern w:val="0"/>
              <w:sz w:val="24"/>
              <w:szCs w:val="20"/>
            </w:rPr>
          </w:rPrChange>
        </w:rPr>
        <w:pPrChange w:id="7109" w:author="JY0225" w:date="2017-08-24T12:09:00Z">
          <w:pPr>
            <w:spacing w:line="400" w:lineRule="exact"/>
          </w:pPr>
        </w:pPrChange>
      </w:pPr>
      <w:r w:rsidRPr="00653D38">
        <w:rPr>
          <w:rFonts w:asciiTheme="minorEastAsia" w:hAnsiTheme="minorEastAsia" w:cs="Times New Roman"/>
          <w:spacing w:val="10"/>
          <w:kern w:val="0"/>
          <w:sz w:val="24"/>
          <w:szCs w:val="20"/>
          <w:rPrChange w:id="7110" w:author="JY0225" w:date="2017-08-24T12:09:00Z">
            <w:rPr>
              <w:rFonts w:ascii="Times New Roman" w:hAnsi="Times New Roman" w:cs="Times New Roman"/>
              <w:spacing w:val="10"/>
              <w:kern w:val="0"/>
              <w:sz w:val="24"/>
              <w:szCs w:val="20"/>
            </w:rPr>
          </w:rPrChange>
        </w:rPr>
        <w:t>具体</w:t>
      </w:r>
      <w:r w:rsidR="00256F43" w:rsidRPr="00653D38">
        <w:rPr>
          <w:rFonts w:asciiTheme="minorEastAsia" w:hAnsiTheme="minorEastAsia" w:cs="Times New Roman"/>
          <w:spacing w:val="10"/>
          <w:kern w:val="0"/>
          <w:sz w:val="24"/>
          <w:szCs w:val="20"/>
          <w:rPrChange w:id="7111" w:author="JY0225" w:date="2017-08-24T12:09:00Z">
            <w:rPr>
              <w:rFonts w:ascii="Times New Roman" w:hAnsi="Times New Roman" w:cs="Times New Roman"/>
              <w:spacing w:val="10"/>
              <w:kern w:val="0"/>
              <w:sz w:val="24"/>
              <w:szCs w:val="20"/>
            </w:rPr>
          </w:rPrChange>
        </w:rPr>
        <w:t>实现</w:t>
      </w:r>
      <w:r w:rsidRPr="00653D38">
        <w:rPr>
          <w:rFonts w:asciiTheme="minorEastAsia" w:hAnsiTheme="minorEastAsia" w:cs="Times New Roman"/>
          <w:spacing w:val="10"/>
          <w:kern w:val="0"/>
          <w:sz w:val="24"/>
          <w:szCs w:val="20"/>
          <w:rPrChange w:id="7112" w:author="JY0225" w:date="2017-08-24T12:09:00Z">
            <w:rPr>
              <w:rFonts w:ascii="Times New Roman" w:hAnsi="Times New Roman" w:cs="Times New Roman"/>
              <w:spacing w:val="10"/>
              <w:kern w:val="0"/>
              <w:sz w:val="24"/>
              <w:szCs w:val="20"/>
            </w:rPr>
          </w:rPrChange>
        </w:rPr>
        <w:t>如下</w:t>
      </w:r>
      <w:r w:rsidRPr="00653D38">
        <w:rPr>
          <w:rFonts w:asciiTheme="minorEastAsia" w:hAnsiTheme="minorEastAsia" w:cs="Times New Roman" w:hint="eastAsia"/>
          <w:spacing w:val="10"/>
          <w:kern w:val="0"/>
          <w:sz w:val="24"/>
          <w:szCs w:val="20"/>
          <w:rPrChange w:id="7113" w:author="JY0225" w:date="2017-08-24T12:09:00Z">
            <w:rPr>
              <w:rFonts w:ascii="Times New Roman" w:hAnsi="Times New Roman" w:cs="Times New Roman" w:hint="eastAsia"/>
              <w:spacing w:val="10"/>
              <w:kern w:val="0"/>
              <w:sz w:val="24"/>
              <w:szCs w:val="20"/>
            </w:rPr>
          </w:rPrChange>
        </w:rPr>
        <w:t>：</w:t>
      </w:r>
    </w:p>
    <w:tbl>
      <w:tblPr>
        <w:tblStyle w:val="ae"/>
        <w:tblW w:w="0" w:type="auto"/>
        <w:tblInd w:w="445" w:type="dxa"/>
        <w:tblLook w:val="04A0" w:firstRow="1" w:lastRow="0" w:firstColumn="1" w:lastColumn="0" w:noHBand="0" w:noVBand="1"/>
      </w:tblPr>
      <w:tblGrid>
        <w:gridCol w:w="7851"/>
      </w:tblGrid>
      <w:tr w:rsidR="003032B5" w:rsidRPr="00B87EE1" w14:paraId="2E06FD57" w14:textId="77777777" w:rsidTr="002E0505">
        <w:tc>
          <w:tcPr>
            <w:tcW w:w="7851" w:type="dxa"/>
          </w:tcPr>
          <w:p w14:paraId="34BCC6BB" w14:textId="77777777" w:rsidR="00E1376E" w:rsidRDefault="00E1376E" w:rsidP="00D75C7E">
            <w:pPr>
              <w:pStyle w:val="a7"/>
              <w:spacing w:line="400" w:lineRule="exact"/>
              <w:rPr>
                <w:rFonts w:eastAsiaTheme="minorEastAsia"/>
              </w:rPr>
            </w:pPr>
            <w:r>
              <w:rPr>
                <w:rFonts w:eastAsiaTheme="minorEastAsia"/>
              </w:rPr>
              <w:t>//</w:t>
            </w:r>
            <w:r w:rsidR="00EF061A">
              <w:rPr>
                <w:rFonts w:eastAsiaTheme="minorEastAsia"/>
              </w:rPr>
              <w:t>对用户的请求进行加密处理</w:t>
            </w:r>
          </w:p>
          <w:p w14:paraId="4920CCF3" w14:textId="77777777" w:rsidR="00D75C7E" w:rsidRDefault="00D75C7E" w:rsidP="00D75C7E">
            <w:pPr>
              <w:pStyle w:val="a7"/>
              <w:spacing w:line="400" w:lineRule="exact"/>
              <w:rPr>
                <w:rFonts w:eastAsiaTheme="minorEastAsia"/>
              </w:rPr>
            </w:pPr>
            <w:r w:rsidRPr="00D75C7E">
              <w:rPr>
                <w:rFonts w:eastAsiaTheme="minorEastAsia"/>
              </w:rPr>
              <w:t>enreq = mwEncrypter.sAES_str_encrypt(clientrequest, uuid)</w:t>
            </w:r>
          </w:p>
          <w:p w14:paraId="0A635807" w14:textId="77777777" w:rsidR="00DA739F" w:rsidRPr="00D75C7E" w:rsidRDefault="00DA739F" w:rsidP="00D75C7E">
            <w:pPr>
              <w:pStyle w:val="a7"/>
              <w:spacing w:line="400" w:lineRule="exact"/>
              <w:rPr>
                <w:rFonts w:eastAsiaTheme="minorEastAsia"/>
              </w:rPr>
            </w:pPr>
            <w:r>
              <w:rPr>
                <w:rFonts w:eastAsiaTheme="minorEastAsia"/>
              </w:rPr>
              <w:t>//</w:t>
            </w:r>
            <w:r>
              <w:rPr>
                <w:rFonts w:eastAsiaTheme="minorEastAsia"/>
              </w:rPr>
              <w:t>构架插入数据的</w:t>
            </w:r>
            <w:r>
              <w:rPr>
                <w:rFonts w:eastAsiaTheme="minorEastAsia"/>
              </w:rPr>
              <w:t>SQL</w:t>
            </w:r>
            <w:r>
              <w:rPr>
                <w:rFonts w:eastAsiaTheme="minorEastAsia"/>
              </w:rPr>
              <w:t>语句</w:t>
            </w:r>
          </w:p>
          <w:p w14:paraId="2034BE8A" w14:textId="77777777" w:rsidR="00D75C7E" w:rsidRDefault="00D75C7E" w:rsidP="00D75C7E">
            <w:pPr>
              <w:pStyle w:val="a7"/>
              <w:spacing w:line="400" w:lineRule="exact"/>
              <w:rPr>
                <w:rFonts w:eastAsiaTheme="minorEastAsia"/>
              </w:rPr>
            </w:pPr>
            <w:r w:rsidRPr="00D75C7E">
              <w:rPr>
                <w:rFonts w:eastAsiaTheme="minorEastAsia"/>
              </w:rPr>
              <w:t>sqlString = "insert into Log values(?,?,?,?,?,?);"</w:t>
            </w:r>
          </w:p>
          <w:p w14:paraId="227E7E3D" w14:textId="77777777" w:rsidR="00285D31" w:rsidRPr="00D75C7E" w:rsidRDefault="00285D31" w:rsidP="00D75C7E">
            <w:pPr>
              <w:pStyle w:val="a7"/>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Pr>
                <w:rFonts w:eastAsiaTheme="minorEastAsia" w:hint="eastAsia"/>
              </w:rPr>
              <w:t>，</w:t>
            </w:r>
            <w:r>
              <w:rPr>
                <w:rFonts w:eastAsiaTheme="minorEastAsia"/>
              </w:rPr>
              <w:t>将加密后的会话信息存入数据库</w:t>
            </w:r>
          </w:p>
          <w:p w14:paraId="69BDB649" w14:textId="77777777" w:rsidR="003032B5" w:rsidRPr="00B87EE1" w:rsidRDefault="00D75C7E" w:rsidP="00D75C7E">
            <w:pPr>
              <w:pStyle w:val="a7"/>
              <w:spacing w:line="400" w:lineRule="exact"/>
              <w:jc w:val="both"/>
              <w:rPr>
                <w:rFonts w:eastAsiaTheme="minorEastAsia"/>
              </w:rPr>
            </w:pPr>
            <w:r w:rsidRPr="00D75C7E">
              <w:rPr>
                <w:rFonts w:eastAsiaTheme="minorEastAsia"/>
              </w:rPr>
              <w:t>dao.save('/var/log/mwlog.db', sqlString, (buffer(enreq), uuid, "unfinished", t, userid, ""))</w:t>
            </w:r>
          </w:p>
        </w:tc>
      </w:tr>
    </w:tbl>
    <w:p w14:paraId="5D31BEE2" w14:textId="77777777" w:rsidR="003032B5" w:rsidRPr="00653D38" w:rsidRDefault="00B223C3" w:rsidP="006E586D">
      <w:pPr>
        <w:spacing w:line="400" w:lineRule="exact"/>
        <w:rPr>
          <w:rFonts w:asciiTheme="minorEastAsia" w:hAnsiTheme="minorEastAsia"/>
          <w:color w:val="000000" w:themeColor="text1"/>
          <w:sz w:val="24"/>
          <w:szCs w:val="24"/>
          <w:rPrChange w:id="7114" w:author="JY0225" w:date="2017-08-24T12:09:00Z">
            <w:rPr>
              <w:color w:val="000000" w:themeColor="text1"/>
              <w:sz w:val="24"/>
            </w:rPr>
          </w:rPrChange>
        </w:rPr>
      </w:pPr>
      <w:r>
        <w:tab/>
      </w:r>
      <w:r w:rsidR="0026260A" w:rsidRPr="00653D38">
        <w:rPr>
          <w:rFonts w:asciiTheme="minorEastAsia" w:hAnsiTheme="minorEastAsia"/>
          <w:color w:val="000000" w:themeColor="text1"/>
          <w:sz w:val="24"/>
          <w:szCs w:val="24"/>
          <w:rPrChange w:id="7115" w:author="JY0225" w:date="2017-08-24T12:09:00Z">
            <w:rPr>
              <w:color w:val="000000" w:themeColor="text1"/>
              <w:sz w:val="24"/>
            </w:rPr>
          </w:rPrChange>
        </w:rPr>
        <w:t>2</w:t>
      </w:r>
      <w:r w:rsidR="0026260A" w:rsidRPr="00653D38">
        <w:rPr>
          <w:rFonts w:asciiTheme="minorEastAsia" w:hAnsiTheme="minorEastAsia" w:hint="eastAsia"/>
          <w:color w:val="000000" w:themeColor="text1"/>
          <w:sz w:val="24"/>
          <w:szCs w:val="24"/>
          <w:rPrChange w:id="7116" w:author="JY0225" w:date="2017-08-24T12:09:00Z">
            <w:rPr>
              <w:rFonts w:hint="eastAsia"/>
              <w:color w:val="000000" w:themeColor="text1"/>
              <w:sz w:val="24"/>
            </w:rPr>
          </w:rPrChange>
        </w:rPr>
        <w:t>）</w:t>
      </w:r>
      <w:r w:rsidR="007B66D3" w:rsidRPr="00653D38">
        <w:rPr>
          <w:rFonts w:asciiTheme="minorEastAsia" w:hAnsiTheme="minorEastAsia" w:hint="eastAsia"/>
          <w:color w:val="000000" w:themeColor="text1"/>
          <w:sz w:val="24"/>
          <w:szCs w:val="24"/>
          <w:rPrChange w:id="7117" w:author="JY0225" w:date="2017-08-24T12:09:00Z">
            <w:rPr>
              <w:rFonts w:hint="eastAsia"/>
              <w:color w:val="000000" w:themeColor="text1"/>
              <w:sz w:val="24"/>
            </w:rPr>
          </w:rPrChange>
        </w:rPr>
        <w:t>本地缓存安全性</w:t>
      </w:r>
    </w:p>
    <w:p w14:paraId="5874BA7E" w14:textId="72920B5D" w:rsidR="00BD467E" w:rsidRPr="00653D38" w:rsidRDefault="00FB0A49" w:rsidP="006E586D">
      <w:pPr>
        <w:spacing w:line="400" w:lineRule="exact"/>
        <w:rPr>
          <w:rFonts w:asciiTheme="minorEastAsia" w:hAnsiTheme="minorEastAsia"/>
          <w:color w:val="000000" w:themeColor="text1"/>
          <w:sz w:val="24"/>
          <w:szCs w:val="24"/>
          <w:rPrChange w:id="7118" w:author="JY0225" w:date="2017-08-24T12:09:00Z">
            <w:rPr>
              <w:color w:val="000000" w:themeColor="text1"/>
              <w:sz w:val="24"/>
            </w:rPr>
          </w:rPrChange>
        </w:rPr>
      </w:pPr>
      <w:r w:rsidRPr="00653D38">
        <w:rPr>
          <w:rFonts w:asciiTheme="minorEastAsia" w:hAnsiTheme="minorEastAsia"/>
          <w:color w:val="000000" w:themeColor="text1"/>
          <w:sz w:val="24"/>
          <w:szCs w:val="24"/>
          <w:rPrChange w:id="7119" w:author="JY0225" w:date="2017-08-24T12:09:00Z">
            <w:rPr>
              <w:color w:val="000000" w:themeColor="text1"/>
              <w:sz w:val="24"/>
            </w:rPr>
          </w:rPrChange>
        </w:rPr>
        <w:tab/>
      </w:r>
      <w:r w:rsidR="002B37E2" w:rsidRPr="00653D38">
        <w:rPr>
          <w:rFonts w:asciiTheme="minorEastAsia" w:hAnsiTheme="minorEastAsia"/>
          <w:color w:val="000000" w:themeColor="text1"/>
          <w:sz w:val="24"/>
          <w:szCs w:val="24"/>
          <w:rPrChange w:id="7120" w:author="JY0225" w:date="2017-08-24T12:09:00Z">
            <w:rPr>
              <w:color w:val="000000" w:themeColor="text1"/>
              <w:sz w:val="24"/>
            </w:rPr>
          </w:rPrChange>
        </w:rPr>
        <w:t>优化后的中间件系统新增了本地缓存的功能</w:t>
      </w:r>
      <w:r w:rsidR="002B37E2" w:rsidRPr="00653D38">
        <w:rPr>
          <w:rFonts w:asciiTheme="minorEastAsia" w:hAnsiTheme="minorEastAsia" w:hint="eastAsia"/>
          <w:color w:val="000000" w:themeColor="text1"/>
          <w:sz w:val="24"/>
          <w:szCs w:val="24"/>
          <w:rPrChange w:id="7121" w:author="JY0225" w:date="2017-08-24T12:09:00Z">
            <w:rPr>
              <w:rFonts w:hint="eastAsia"/>
              <w:color w:val="000000" w:themeColor="text1"/>
              <w:sz w:val="24"/>
            </w:rPr>
          </w:rPrChange>
        </w:rPr>
        <w:t>，</w:t>
      </w:r>
      <w:r w:rsidR="002B37E2" w:rsidRPr="00653D38">
        <w:rPr>
          <w:rFonts w:asciiTheme="minorEastAsia" w:hAnsiTheme="minorEastAsia"/>
          <w:color w:val="000000" w:themeColor="text1"/>
          <w:sz w:val="24"/>
          <w:szCs w:val="24"/>
          <w:rPrChange w:id="7122" w:author="JY0225" w:date="2017-08-24T12:09:00Z">
            <w:rPr>
              <w:color w:val="000000" w:themeColor="text1"/>
              <w:sz w:val="24"/>
            </w:rPr>
          </w:rPrChange>
        </w:rPr>
        <w:t>旨在解决同一用户多次从服务器下载同一文件而导致的网络带宽浪费的问题</w:t>
      </w:r>
      <w:r w:rsidR="002B37E2" w:rsidRPr="00653D38">
        <w:rPr>
          <w:rFonts w:asciiTheme="minorEastAsia" w:hAnsiTheme="minorEastAsia" w:hint="eastAsia"/>
          <w:color w:val="000000" w:themeColor="text1"/>
          <w:sz w:val="24"/>
          <w:szCs w:val="24"/>
          <w:rPrChange w:id="7123" w:author="JY0225" w:date="2017-08-24T12:09:00Z">
            <w:rPr>
              <w:rFonts w:hint="eastAsia"/>
              <w:color w:val="000000" w:themeColor="text1"/>
              <w:sz w:val="24"/>
            </w:rPr>
          </w:rPrChange>
        </w:rPr>
        <w:t>。</w:t>
      </w:r>
      <w:r w:rsidR="00256F43" w:rsidRPr="00653D38">
        <w:rPr>
          <w:rFonts w:asciiTheme="minorEastAsia" w:hAnsiTheme="minorEastAsia"/>
          <w:color w:val="000000" w:themeColor="text1"/>
          <w:sz w:val="24"/>
          <w:szCs w:val="24"/>
          <w:rPrChange w:id="7124" w:author="JY0225" w:date="2017-08-24T12:09:00Z">
            <w:rPr>
              <w:color w:val="000000" w:themeColor="text1"/>
              <w:sz w:val="24"/>
            </w:rPr>
          </w:rPrChange>
        </w:rPr>
        <w:t>在现有的计算机系统中</w:t>
      </w:r>
      <w:r w:rsidR="00256F43" w:rsidRPr="00653D38">
        <w:rPr>
          <w:rFonts w:asciiTheme="minorEastAsia" w:hAnsiTheme="minorEastAsia" w:hint="eastAsia"/>
          <w:color w:val="000000" w:themeColor="text1"/>
          <w:sz w:val="24"/>
          <w:szCs w:val="24"/>
          <w:rPrChange w:id="7125" w:author="JY0225" w:date="2017-08-24T12:09:00Z">
            <w:rPr>
              <w:rFonts w:hint="eastAsia"/>
              <w:color w:val="000000" w:themeColor="text1"/>
              <w:sz w:val="24"/>
            </w:rPr>
          </w:rPrChange>
        </w:rPr>
        <w:t>，</w:t>
      </w:r>
      <w:r w:rsidR="00256F43" w:rsidRPr="00653D38">
        <w:rPr>
          <w:rFonts w:asciiTheme="minorEastAsia" w:hAnsiTheme="minorEastAsia"/>
          <w:color w:val="000000" w:themeColor="text1"/>
          <w:sz w:val="24"/>
          <w:szCs w:val="24"/>
          <w:rPrChange w:id="7126" w:author="JY0225" w:date="2017-08-24T12:09:00Z">
            <w:rPr>
              <w:color w:val="000000" w:themeColor="text1"/>
              <w:sz w:val="24"/>
            </w:rPr>
          </w:rPrChange>
        </w:rPr>
        <w:t>存在一台终端被多人使用的情况</w:t>
      </w:r>
      <w:r w:rsidR="00893BF5" w:rsidRPr="00653D38">
        <w:rPr>
          <w:rFonts w:asciiTheme="minorEastAsia" w:hAnsiTheme="minorEastAsia" w:hint="eastAsia"/>
          <w:color w:val="000000" w:themeColor="text1"/>
          <w:sz w:val="24"/>
          <w:szCs w:val="24"/>
          <w:rPrChange w:id="7127" w:author="JY0225" w:date="2017-08-24T12:09:00Z">
            <w:rPr>
              <w:rFonts w:hint="eastAsia"/>
              <w:color w:val="000000" w:themeColor="text1"/>
              <w:sz w:val="24"/>
            </w:rPr>
          </w:rPrChange>
        </w:rPr>
        <w:t>，</w:t>
      </w:r>
      <w:r w:rsidR="003C0E01" w:rsidRPr="00653D38">
        <w:rPr>
          <w:rFonts w:asciiTheme="minorEastAsia" w:hAnsiTheme="minorEastAsia"/>
          <w:color w:val="000000" w:themeColor="text1"/>
          <w:sz w:val="24"/>
          <w:szCs w:val="24"/>
          <w:rPrChange w:id="7128" w:author="JY0225" w:date="2017-08-24T12:09:00Z">
            <w:rPr>
              <w:color w:val="000000" w:themeColor="text1"/>
              <w:sz w:val="24"/>
            </w:rPr>
          </w:rPrChange>
        </w:rPr>
        <w:t>因此</w:t>
      </w:r>
      <w:r w:rsidR="00893BF5" w:rsidRPr="00653D38">
        <w:rPr>
          <w:rFonts w:asciiTheme="minorEastAsia" w:hAnsiTheme="minorEastAsia"/>
          <w:color w:val="000000" w:themeColor="text1"/>
          <w:sz w:val="24"/>
          <w:szCs w:val="24"/>
          <w:rPrChange w:id="7129" w:author="JY0225" w:date="2017-08-24T12:09:00Z">
            <w:rPr>
              <w:color w:val="000000" w:themeColor="text1"/>
              <w:sz w:val="24"/>
            </w:rPr>
          </w:rPrChange>
        </w:rPr>
        <w:t>需要对不同的用户的缓存</w:t>
      </w:r>
      <w:r w:rsidR="00FC2055" w:rsidRPr="00653D38">
        <w:rPr>
          <w:rFonts w:asciiTheme="minorEastAsia" w:hAnsiTheme="minorEastAsia"/>
          <w:color w:val="000000" w:themeColor="text1"/>
          <w:sz w:val="24"/>
          <w:szCs w:val="24"/>
          <w:rPrChange w:id="7130" w:author="JY0225" w:date="2017-08-24T12:09:00Z">
            <w:rPr>
              <w:color w:val="000000" w:themeColor="text1"/>
              <w:sz w:val="24"/>
            </w:rPr>
          </w:rPrChange>
        </w:rPr>
        <w:t>数据</w:t>
      </w:r>
      <w:r w:rsidR="00893BF5" w:rsidRPr="00653D38">
        <w:rPr>
          <w:rFonts w:asciiTheme="minorEastAsia" w:hAnsiTheme="minorEastAsia"/>
          <w:color w:val="000000" w:themeColor="text1"/>
          <w:sz w:val="24"/>
          <w:szCs w:val="24"/>
          <w:rPrChange w:id="7131" w:author="JY0225" w:date="2017-08-24T12:09:00Z">
            <w:rPr>
              <w:color w:val="000000" w:themeColor="text1"/>
              <w:sz w:val="24"/>
            </w:rPr>
          </w:rPrChange>
        </w:rPr>
        <w:t>进行物理隔离</w:t>
      </w:r>
      <w:r w:rsidR="00893BF5" w:rsidRPr="00653D38">
        <w:rPr>
          <w:rFonts w:asciiTheme="minorEastAsia" w:hAnsiTheme="minorEastAsia" w:hint="eastAsia"/>
          <w:color w:val="000000" w:themeColor="text1"/>
          <w:sz w:val="24"/>
          <w:szCs w:val="24"/>
          <w:rPrChange w:id="7132" w:author="JY0225" w:date="2017-08-24T12:09:00Z">
            <w:rPr>
              <w:rFonts w:hint="eastAsia"/>
              <w:color w:val="000000" w:themeColor="text1"/>
              <w:sz w:val="24"/>
            </w:rPr>
          </w:rPrChange>
        </w:rPr>
        <w:t>，</w:t>
      </w:r>
      <w:r w:rsidR="00893BF5" w:rsidRPr="00653D38">
        <w:rPr>
          <w:rFonts w:asciiTheme="minorEastAsia" w:hAnsiTheme="minorEastAsia"/>
          <w:color w:val="000000" w:themeColor="text1"/>
          <w:sz w:val="24"/>
          <w:szCs w:val="24"/>
          <w:rPrChange w:id="7133" w:author="JY0225" w:date="2017-08-24T12:09:00Z">
            <w:rPr>
              <w:color w:val="000000" w:themeColor="text1"/>
              <w:sz w:val="24"/>
            </w:rPr>
          </w:rPrChange>
        </w:rPr>
        <w:t>防止某一用户的缓存信息被其他用户窃取</w:t>
      </w:r>
      <w:r w:rsidR="007C7265" w:rsidRPr="00653D38">
        <w:rPr>
          <w:rFonts w:asciiTheme="minorEastAsia" w:hAnsiTheme="minorEastAsia"/>
          <w:sz w:val="24"/>
          <w:szCs w:val="24"/>
          <w:vertAlign w:val="superscript"/>
          <w:rPrChange w:id="7134" w:author="JY0225" w:date="2017-08-24T12:09:00Z">
            <w:rPr>
              <w:vertAlign w:val="superscript"/>
            </w:rPr>
          </w:rPrChange>
        </w:rPr>
        <w:fldChar w:fldCharType="begin"/>
      </w:r>
      <w:r w:rsidR="007C7265" w:rsidRPr="00653D38">
        <w:rPr>
          <w:rFonts w:asciiTheme="minorEastAsia" w:hAnsiTheme="minorEastAsia"/>
          <w:sz w:val="24"/>
          <w:szCs w:val="24"/>
          <w:vertAlign w:val="superscript"/>
          <w:rPrChange w:id="7135" w:author="JY0225" w:date="2017-08-24T12:09:00Z">
            <w:rPr>
              <w:vertAlign w:val="superscript"/>
            </w:rPr>
          </w:rPrChange>
        </w:rPr>
        <w:instrText xml:space="preserve"> REF _Ref489795578 \r \h </w:instrText>
      </w:r>
      <w:r w:rsidR="007C7265" w:rsidRPr="00653D38">
        <w:rPr>
          <w:rFonts w:asciiTheme="minorEastAsia" w:hAnsiTheme="minorEastAsia"/>
          <w:sz w:val="24"/>
          <w:szCs w:val="24"/>
          <w:vertAlign w:val="superscript"/>
          <w:rPrChange w:id="7136" w:author="JY0225" w:date="2017-08-24T12:09:00Z">
            <w:rPr>
              <w:vertAlign w:val="superscript"/>
            </w:rPr>
          </w:rPrChange>
        </w:rPr>
      </w:r>
      <w:r w:rsidR="00653D38" w:rsidRPr="00653D38">
        <w:rPr>
          <w:rFonts w:asciiTheme="minorEastAsia" w:hAnsiTheme="minorEastAsia"/>
          <w:sz w:val="24"/>
          <w:szCs w:val="24"/>
          <w:vertAlign w:val="superscript"/>
          <w:rPrChange w:id="7137" w:author="JY0225" w:date="2017-08-24T12:09:00Z">
            <w:rPr>
              <w:rFonts w:asciiTheme="minorEastAsia" w:hAnsiTheme="minorEastAsia"/>
              <w:vertAlign w:val="superscript"/>
            </w:rPr>
          </w:rPrChange>
        </w:rPr>
        <w:instrText xml:space="preserve"> \* MERGEFORMAT </w:instrText>
      </w:r>
      <w:r w:rsidR="007C7265" w:rsidRPr="00653D38">
        <w:rPr>
          <w:rFonts w:asciiTheme="minorEastAsia" w:hAnsiTheme="minorEastAsia"/>
          <w:sz w:val="24"/>
          <w:szCs w:val="24"/>
          <w:vertAlign w:val="superscript"/>
          <w:rPrChange w:id="7138" w:author="JY0225" w:date="2017-08-24T12:09:00Z">
            <w:rPr>
              <w:vertAlign w:val="superscript"/>
            </w:rPr>
          </w:rPrChange>
        </w:rPr>
        <w:fldChar w:fldCharType="separate"/>
      </w:r>
      <w:r w:rsidR="008E2759" w:rsidRPr="00653D38">
        <w:rPr>
          <w:rFonts w:asciiTheme="minorEastAsia" w:hAnsiTheme="minorEastAsia"/>
          <w:sz w:val="24"/>
          <w:szCs w:val="24"/>
          <w:vertAlign w:val="superscript"/>
          <w:rPrChange w:id="7139" w:author="JY0225" w:date="2017-08-24T12:09:00Z">
            <w:rPr>
              <w:vertAlign w:val="superscript"/>
            </w:rPr>
          </w:rPrChange>
        </w:rPr>
        <w:t>[39]</w:t>
      </w:r>
      <w:r w:rsidR="007C7265" w:rsidRPr="00653D38">
        <w:rPr>
          <w:rFonts w:asciiTheme="minorEastAsia" w:hAnsiTheme="minorEastAsia"/>
          <w:sz w:val="24"/>
          <w:szCs w:val="24"/>
          <w:vertAlign w:val="superscript"/>
          <w:rPrChange w:id="7140" w:author="JY0225" w:date="2017-08-24T12:09:00Z">
            <w:rPr>
              <w:vertAlign w:val="superscript"/>
            </w:rPr>
          </w:rPrChange>
        </w:rPr>
        <w:fldChar w:fldCharType="end"/>
      </w:r>
      <w:r w:rsidR="00256F43" w:rsidRPr="00653D38">
        <w:rPr>
          <w:rFonts w:asciiTheme="minorEastAsia" w:hAnsiTheme="minorEastAsia" w:hint="eastAsia"/>
          <w:color w:val="000000" w:themeColor="text1"/>
          <w:sz w:val="24"/>
          <w:szCs w:val="24"/>
          <w:rPrChange w:id="7141" w:author="JY0225" w:date="2017-08-24T12:09:00Z">
            <w:rPr>
              <w:rFonts w:hint="eastAsia"/>
              <w:color w:val="000000" w:themeColor="text1"/>
              <w:sz w:val="24"/>
            </w:rPr>
          </w:rPrChange>
        </w:rPr>
        <w:t>。</w:t>
      </w:r>
      <w:r w:rsidR="00260686" w:rsidRPr="00653D38">
        <w:rPr>
          <w:rFonts w:asciiTheme="minorEastAsia" w:hAnsiTheme="minorEastAsia" w:hint="eastAsia"/>
          <w:color w:val="000000" w:themeColor="text1"/>
          <w:sz w:val="24"/>
          <w:szCs w:val="24"/>
          <w:rPrChange w:id="7142" w:author="JY0225" w:date="2017-08-24T12:09:00Z">
            <w:rPr>
              <w:rFonts w:hint="eastAsia"/>
              <w:color w:val="000000" w:themeColor="text1"/>
              <w:sz w:val="24"/>
            </w:rPr>
          </w:rPrChange>
        </w:rPr>
        <w:t>具体实现如下：</w:t>
      </w:r>
    </w:p>
    <w:tbl>
      <w:tblPr>
        <w:tblStyle w:val="ae"/>
        <w:tblW w:w="0" w:type="auto"/>
        <w:tblInd w:w="445" w:type="dxa"/>
        <w:tblLook w:val="04A0" w:firstRow="1" w:lastRow="0" w:firstColumn="1" w:lastColumn="0" w:noHBand="0" w:noVBand="1"/>
      </w:tblPr>
      <w:tblGrid>
        <w:gridCol w:w="7851"/>
      </w:tblGrid>
      <w:tr w:rsidR="00BD467E" w:rsidRPr="00B87EE1" w14:paraId="66D1464A" w14:textId="77777777" w:rsidTr="002E0505">
        <w:tc>
          <w:tcPr>
            <w:tcW w:w="7851" w:type="dxa"/>
          </w:tcPr>
          <w:p w14:paraId="11235E2D" w14:textId="77777777" w:rsidR="002B3B87" w:rsidRDefault="002B3B87" w:rsidP="000B2419">
            <w:pPr>
              <w:pStyle w:val="a7"/>
              <w:spacing w:line="400" w:lineRule="exact"/>
              <w:rPr>
                <w:rFonts w:eastAsiaTheme="minorEastAsia"/>
              </w:rPr>
            </w:pPr>
            <w:r>
              <w:rPr>
                <w:rFonts w:eastAsiaTheme="minorEastAsia"/>
              </w:rPr>
              <w:t>//</w:t>
            </w:r>
            <w:r>
              <w:rPr>
                <w:rFonts w:eastAsiaTheme="minorEastAsia"/>
              </w:rPr>
              <w:t>根据用户名创建缓存文件夹名称</w:t>
            </w:r>
          </w:p>
          <w:p w14:paraId="14E09521" w14:textId="77777777" w:rsidR="000B2419" w:rsidRPr="000B2419" w:rsidRDefault="000B2419" w:rsidP="000B2419">
            <w:pPr>
              <w:pStyle w:val="a7"/>
              <w:spacing w:line="400" w:lineRule="exact"/>
              <w:rPr>
                <w:rFonts w:eastAsiaTheme="minorEastAsia"/>
              </w:rPr>
            </w:pPr>
            <w:r w:rsidRPr="000B2419">
              <w:rPr>
                <w:rFonts w:eastAsiaTheme="minorEastAsia"/>
              </w:rPr>
              <w:t xml:space="preserve">cache_path = sys.path[0] + "/mwcache/cache" + "/" + </w:t>
            </w:r>
            <w:r>
              <w:rPr>
                <w:rFonts w:eastAsiaTheme="minorEastAsia"/>
              </w:rPr>
              <w:t>userid</w:t>
            </w:r>
          </w:p>
          <w:p w14:paraId="06C5CFFC" w14:textId="77777777" w:rsidR="000B2419" w:rsidRDefault="000B2419" w:rsidP="000B2419">
            <w:pPr>
              <w:pStyle w:val="a7"/>
              <w:spacing w:line="400" w:lineRule="exact"/>
              <w:rPr>
                <w:rFonts w:eastAsiaTheme="minorEastAsia"/>
              </w:rPr>
            </w:pPr>
            <w:r w:rsidRPr="000B2419">
              <w:rPr>
                <w:rFonts w:eastAsiaTheme="minorEastAsia"/>
              </w:rPr>
              <w:t>if not os.path.exists(cache_path):</w:t>
            </w:r>
          </w:p>
          <w:p w14:paraId="6DC8A47A" w14:textId="77777777" w:rsidR="00841E50" w:rsidRPr="000B2419" w:rsidRDefault="00841E50" w:rsidP="000B2419">
            <w:pPr>
              <w:pStyle w:val="a7"/>
              <w:spacing w:line="400" w:lineRule="exact"/>
              <w:rPr>
                <w:rFonts w:eastAsiaTheme="minorEastAsia"/>
              </w:rPr>
            </w:pPr>
            <w:r>
              <w:rPr>
                <w:rFonts w:eastAsiaTheme="minorEastAsia"/>
              </w:rPr>
              <w:t>//</w:t>
            </w:r>
            <w:r>
              <w:rPr>
                <w:rFonts w:eastAsiaTheme="minorEastAsia"/>
              </w:rPr>
              <w:t>文件夹不存在时创建</w:t>
            </w:r>
          </w:p>
          <w:p w14:paraId="455AC36C" w14:textId="77777777" w:rsidR="000B2419" w:rsidRDefault="00CD08AE" w:rsidP="000B2419">
            <w:pPr>
              <w:pStyle w:val="a7"/>
              <w:spacing w:line="400" w:lineRule="exact"/>
              <w:rPr>
                <w:rFonts w:eastAsiaTheme="minorEastAsia"/>
              </w:rPr>
            </w:pPr>
            <w:r>
              <w:rPr>
                <w:rFonts w:eastAsiaTheme="minorEastAsia"/>
              </w:rPr>
              <w:tab/>
            </w:r>
            <w:r w:rsidR="000B2419" w:rsidRPr="000B2419">
              <w:rPr>
                <w:rFonts w:eastAsiaTheme="minorEastAsia"/>
              </w:rPr>
              <w:t>os.makedirs(cache_path)</w:t>
            </w:r>
          </w:p>
          <w:p w14:paraId="4607DDAD" w14:textId="77777777" w:rsidR="00841E50" w:rsidRPr="000B2419" w:rsidRDefault="00841E50" w:rsidP="000B2419">
            <w:pPr>
              <w:pStyle w:val="a7"/>
              <w:spacing w:line="400" w:lineRule="exact"/>
              <w:rPr>
                <w:rFonts w:eastAsiaTheme="minorEastAsia"/>
              </w:rPr>
            </w:pPr>
            <w:r>
              <w:rPr>
                <w:rFonts w:eastAsiaTheme="minorEastAsia"/>
              </w:rPr>
              <w:lastRenderedPageBreak/>
              <w:t>//</w:t>
            </w:r>
            <w:r>
              <w:rPr>
                <w:rFonts w:eastAsiaTheme="minorEastAsia"/>
              </w:rPr>
              <w:t>修改文件权限</w:t>
            </w:r>
            <w:r>
              <w:rPr>
                <w:rFonts w:eastAsiaTheme="minorEastAsia" w:hint="eastAsia"/>
              </w:rPr>
              <w:t>，</w:t>
            </w:r>
            <w:r w:rsidRPr="00841E50">
              <w:rPr>
                <w:rFonts w:eastAsiaTheme="minorEastAsia" w:hint="eastAsia"/>
              </w:rPr>
              <w:t>S_IRWXU</w:t>
            </w:r>
            <w:r w:rsidRPr="00841E50">
              <w:rPr>
                <w:rFonts w:eastAsiaTheme="minorEastAsia" w:hint="eastAsia"/>
              </w:rPr>
              <w:t>代表该文件所有者具有可读、可写</w:t>
            </w:r>
            <w:r>
              <w:rPr>
                <w:rFonts w:eastAsiaTheme="minorEastAsia" w:hint="eastAsia"/>
              </w:rPr>
              <w:t xml:space="preserve">   </w:t>
            </w:r>
            <w:r>
              <w:rPr>
                <w:rFonts w:eastAsiaTheme="minorEastAsia"/>
              </w:rPr>
              <w:t xml:space="preserve">   </w:t>
            </w:r>
            <w:r w:rsidRPr="00841E50">
              <w:rPr>
                <w:rFonts w:eastAsiaTheme="minorEastAsia" w:hint="eastAsia"/>
              </w:rPr>
              <w:t>及可执行的权限</w:t>
            </w:r>
          </w:p>
          <w:p w14:paraId="36D00EB7" w14:textId="77777777" w:rsidR="00BD467E" w:rsidRPr="00B87EE1" w:rsidRDefault="00CD08AE" w:rsidP="000B2419">
            <w:pPr>
              <w:pStyle w:val="a7"/>
              <w:spacing w:line="400" w:lineRule="exact"/>
              <w:jc w:val="both"/>
              <w:rPr>
                <w:rFonts w:eastAsiaTheme="minorEastAsia"/>
              </w:rPr>
            </w:pPr>
            <w:r>
              <w:rPr>
                <w:rFonts w:eastAsiaTheme="minorEastAsia"/>
              </w:rPr>
              <w:tab/>
            </w:r>
            <w:r w:rsidR="000B2419" w:rsidRPr="000B2419">
              <w:rPr>
                <w:rFonts w:eastAsiaTheme="minorEastAsia"/>
              </w:rPr>
              <w:t>os.chmod(cache_path, stat.S_IRWXU)</w:t>
            </w:r>
          </w:p>
        </w:tc>
      </w:tr>
    </w:tbl>
    <w:p w14:paraId="05826D7D" w14:textId="77777777" w:rsidR="00784E14" w:rsidRPr="00653D38" w:rsidRDefault="000F5F91" w:rsidP="00784E14">
      <w:pPr>
        <w:spacing w:line="400" w:lineRule="exact"/>
        <w:ind w:firstLine="420"/>
        <w:rPr>
          <w:rFonts w:asciiTheme="minorEastAsia" w:hAnsiTheme="minorEastAsia"/>
          <w:color w:val="000000" w:themeColor="text1"/>
          <w:sz w:val="24"/>
          <w:rPrChange w:id="7143" w:author="JY0225" w:date="2017-08-24T12:09:00Z">
            <w:rPr>
              <w:color w:val="000000" w:themeColor="text1"/>
              <w:sz w:val="24"/>
            </w:rPr>
          </w:rPrChange>
        </w:rPr>
      </w:pPr>
      <w:r w:rsidRPr="00653D38">
        <w:rPr>
          <w:rFonts w:asciiTheme="minorEastAsia" w:hAnsiTheme="minorEastAsia"/>
          <w:color w:val="000000" w:themeColor="text1"/>
          <w:sz w:val="24"/>
          <w:rPrChange w:id="7144" w:author="JY0225" w:date="2017-08-24T12:09:00Z">
            <w:rPr>
              <w:color w:val="000000" w:themeColor="text1"/>
              <w:sz w:val="24"/>
            </w:rPr>
          </w:rPrChange>
        </w:rPr>
        <w:lastRenderedPageBreak/>
        <w:t>3</w:t>
      </w:r>
      <w:r w:rsidR="00784E14" w:rsidRPr="00653D38">
        <w:rPr>
          <w:rFonts w:asciiTheme="minorEastAsia" w:hAnsiTheme="minorEastAsia" w:hint="eastAsia"/>
          <w:color w:val="000000" w:themeColor="text1"/>
          <w:sz w:val="24"/>
          <w:rPrChange w:id="7145" w:author="JY0225" w:date="2017-08-24T12:09:00Z">
            <w:rPr>
              <w:rFonts w:hint="eastAsia"/>
              <w:color w:val="000000" w:themeColor="text1"/>
              <w:sz w:val="24"/>
            </w:rPr>
          </w:rPrChange>
        </w:rPr>
        <w:t>）</w:t>
      </w:r>
      <w:r w:rsidR="00114A7F" w:rsidRPr="00653D38">
        <w:rPr>
          <w:rFonts w:asciiTheme="minorEastAsia" w:hAnsiTheme="minorEastAsia" w:hint="eastAsia"/>
          <w:color w:val="000000" w:themeColor="text1"/>
          <w:sz w:val="24"/>
          <w:rPrChange w:id="7146" w:author="JY0225" w:date="2017-08-24T12:09:00Z">
            <w:rPr>
              <w:rFonts w:hint="eastAsia"/>
              <w:color w:val="000000" w:themeColor="text1"/>
              <w:sz w:val="24"/>
            </w:rPr>
          </w:rPrChange>
        </w:rPr>
        <w:t>数据库</w:t>
      </w:r>
      <w:r w:rsidR="00784E14" w:rsidRPr="00653D38">
        <w:rPr>
          <w:rFonts w:asciiTheme="minorEastAsia" w:hAnsiTheme="minorEastAsia" w:hint="eastAsia"/>
          <w:color w:val="000000" w:themeColor="text1"/>
          <w:sz w:val="24"/>
          <w:rPrChange w:id="7147" w:author="JY0225" w:date="2017-08-24T12:09:00Z">
            <w:rPr>
              <w:rFonts w:hint="eastAsia"/>
              <w:color w:val="000000" w:themeColor="text1"/>
              <w:sz w:val="24"/>
            </w:rPr>
          </w:rPrChange>
        </w:rPr>
        <w:t>安全性</w:t>
      </w:r>
    </w:p>
    <w:p w14:paraId="77AEF766" w14:textId="2C752069" w:rsidR="00424059" w:rsidRPr="00653D38" w:rsidRDefault="000F3558" w:rsidP="000F3558">
      <w:pPr>
        <w:spacing w:line="400" w:lineRule="exact"/>
        <w:rPr>
          <w:rFonts w:asciiTheme="minorEastAsia" w:hAnsiTheme="minorEastAsia"/>
          <w:color w:val="000000" w:themeColor="text1"/>
          <w:sz w:val="24"/>
          <w:rPrChange w:id="7148" w:author="JY0225" w:date="2017-08-24T12:09:00Z">
            <w:rPr>
              <w:color w:val="000000" w:themeColor="text1"/>
              <w:sz w:val="24"/>
            </w:rPr>
          </w:rPrChange>
        </w:rPr>
      </w:pPr>
      <w:r w:rsidRPr="00653D38">
        <w:rPr>
          <w:rFonts w:asciiTheme="minorEastAsia" w:hAnsiTheme="minorEastAsia"/>
          <w:color w:val="000000" w:themeColor="text1"/>
          <w:sz w:val="24"/>
          <w:rPrChange w:id="7149" w:author="JY0225" w:date="2017-08-24T12:09:00Z">
            <w:rPr>
              <w:color w:val="000000" w:themeColor="text1"/>
              <w:sz w:val="24"/>
            </w:rPr>
          </w:rPrChange>
        </w:rPr>
        <w:tab/>
      </w:r>
      <w:r w:rsidR="00E4327E" w:rsidRPr="00653D38">
        <w:rPr>
          <w:rFonts w:asciiTheme="minorEastAsia" w:hAnsiTheme="minorEastAsia"/>
          <w:color w:val="000000" w:themeColor="text1"/>
          <w:sz w:val="24"/>
          <w:rPrChange w:id="7150" w:author="JY0225" w:date="2017-08-24T12:09:00Z">
            <w:rPr>
              <w:color w:val="000000" w:themeColor="text1"/>
              <w:sz w:val="24"/>
            </w:rPr>
          </w:rPrChange>
        </w:rPr>
        <w:t>现有</w:t>
      </w:r>
      <w:r w:rsidRPr="00653D38">
        <w:rPr>
          <w:rFonts w:asciiTheme="minorEastAsia" w:hAnsiTheme="minorEastAsia"/>
          <w:color w:val="000000" w:themeColor="text1"/>
          <w:sz w:val="24"/>
          <w:rPrChange w:id="7151" w:author="JY0225" w:date="2017-08-24T12:09:00Z">
            <w:rPr>
              <w:color w:val="000000" w:themeColor="text1"/>
              <w:sz w:val="24"/>
            </w:rPr>
          </w:rPrChange>
        </w:rPr>
        <w:t>的中间件系统在执行数据库操作时</w:t>
      </w:r>
      <w:r w:rsidRPr="00653D38">
        <w:rPr>
          <w:rFonts w:asciiTheme="minorEastAsia" w:hAnsiTheme="minorEastAsia" w:hint="eastAsia"/>
          <w:color w:val="000000" w:themeColor="text1"/>
          <w:sz w:val="24"/>
          <w:rPrChange w:id="7152" w:author="JY0225" w:date="2017-08-24T12:09:00Z">
            <w:rPr>
              <w:rFonts w:hint="eastAsia"/>
              <w:color w:val="000000" w:themeColor="text1"/>
              <w:sz w:val="24"/>
            </w:rPr>
          </w:rPrChange>
        </w:rPr>
        <w:t>，</w:t>
      </w:r>
      <w:r w:rsidRPr="00653D38">
        <w:rPr>
          <w:rFonts w:asciiTheme="minorEastAsia" w:hAnsiTheme="minorEastAsia"/>
          <w:color w:val="000000" w:themeColor="text1"/>
          <w:sz w:val="24"/>
          <w:rPrChange w:id="7153" w:author="JY0225" w:date="2017-08-24T12:09:00Z">
            <w:rPr>
              <w:color w:val="000000" w:themeColor="text1"/>
              <w:sz w:val="24"/>
            </w:rPr>
          </w:rPrChange>
        </w:rPr>
        <w:t>采取的方式是建立临时的数据库连接</w:t>
      </w:r>
      <w:r w:rsidRPr="00653D38">
        <w:rPr>
          <w:rFonts w:asciiTheme="minorEastAsia" w:hAnsiTheme="minorEastAsia" w:hint="eastAsia"/>
          <w:color w:val="000000" w:themeColor="text1"/>
          <w:sz w:val="24"/>
          <w:rPrChange w:id="7154" w:author="JY0225" w:date="2017-08-24T12:09:00Z">
            <w:rPr>
              <w:rFonts w:hint="eastAsia"/>
              <w:color w:val="000000" w:themeColor="text1"/>
              <w:sz w:val="24"/>
            </w:rPr>
          </w:rPrChange>
        </w:rPr>
        <w:t>，</w:t>
      </w:r>
      <w:r w:rsidRPr="00653D38">
        <w:rPr>
          <w:rFonts w:asciiTheme="minorEastAsia" w:hAnsiTheme="minorEastAsia"/>
          <w:color w:val="000000" w:themeColor="text1"/>
          <w:sz w:val="24"/>
          <w:rPrChange w:id="7155" w:author="JY0225" w:date="2017-08-24T12:09:00Z">
            <w:rPr>
              <w:color w:val="000000" w:themeColor="text1"/>
              <w:sz w:val="24"/>
            </w:rPr>
          </w:rPrChange>
        </w:rPr>
        <w:t>并编写相应的</w:t>
      </w:r>
      <w:r w:rsidRPr="00653D38">
        <w:rPr>
          <w:rFonts w:asciiTheme="minorEastAsia" w:hAnsiTheme="minorEastAsia"/>
          <w:color w:val="000000" w:themeColor="text1"/>
          <w:sz w:val="24"/>
          <w:rPrChange w:id="7156" w:author="JY0225" w:date="2017-08-24T12:09:00Z">
            <w:rPr>
              <w:color w:val="000000" w:themeColor="text1"/>
              <w:sz w:val="24"/>
            </w:rPr>
          </w:rPrChange>
        </w:rPr>
        <w:t>SQL</w:t>
      </w:r>
      <w:r w:rsidRPr="00653D38">
        <w:rPr>
          <w:rFonts w:asciiTheme="minorEastAsia" w:hAnsiTheme="minorEastAsia"/>
          <w:color w:val="000000" w:themeColor="text1"/>
          <w:sz w:val="24"/>
          <w:rPrChange w:id="7157" w:author="JY0225" w:date="2017-08-24T12:09:00Z">
            <w:rPr>
              <w:color w:val="000000" w:themeColor="text1"/>
              <w:sz w:val="24"/>
            </w:rPr>
          </w:rPrChange>
        </w:rPr>
        <w:t>语句</w:t>
      </w:r>
      <w:r w:rsidRPr="00653D38">
        <w:rPr>
          <w:rFonts w:asciiTheme="minorEastAsia" w:hAnsiTheme="minorEastAsia" w:hint="eastAsia"/>
          <w:color w:val="000000" w:themeColor="text1"/>
          <w:sz w:val="24"/>
          <w:rPrChange w:id="7158" w:author="JY0225" w:date="2017-08-24T12:09:00Z">
            <w:rPr>
              <w:rFonts w:hint="eastAsia"/>
              <w:color w:val="000000" w:themeColor="text1"/>
              <w:sz w:val="24"/>
            </w:rPr>
          </w:rPrChange>
        </w:rPr>
        <w:t>，</w:t>
      </w:r>
      <w:r w:rsidRPr="00653D38">
        <w:rPr>
          <w:rFonts w:asciiTheme="minorEastAsia" w:hAnsiTheme="minorEastAsia"/>
          <w:color w:val="000000" w:themeColor="text1"/>
          <w:sz w:val="24"/>
          <w:rPrChange w:id="7159" w:author="JY0225" w:date="2017-08-24T12:09:00Z">
            <w:rPr>
              <w:color w:val="000000" w:themeColor="text1"/>
              <w:sz w:val="24"/>
            </w:rPr>
          </w:rPrChange>
        </w:rPr>
        <w:t>最后执行数据库操作</w:t>
      </w:r>
      <w:r w:rsidRPr="00653D38">
        <w:rPr>
          <w:rFonts w:asciiTheme="minorEastAsia" w:hAnsiTheme="minorEastAsia" w:hint="eastAsia"/>
          <w:color w:val="000000" w:themeColor="text1"/>
          <w:sz w:val="24"/>
          <w:rPrChange w:id="7160" w:author="JY0225" w:date="2017-08-24T12:09:00Z">
            <w:rPr>
              <w:rFonts w:hint="eastAsia"/>
              <w:color w:val="000000" w:themeColor="text1"/>
              <w:sz w:val="24"/>
            </w:rPr>
          </w:rPrChange>
        </w:rPr>
        <w:t>。</w:t>
      </w:r>
    </w:p>
    <w:tbl>
      <w:tblPr>
        <w:tblStyle w:val="ae"/>
        <w:tblW w:w="0" w:type="auto"/>
        <w:tblInd w:w="445" w:type="dxa"/>
        <w:tblLook w:val="04A0" w:firstRow="1" w:lastRow="0" w:firstColumn="1" w:lastColumn="0" w:noHBand="0" w:noVBand="1"/>
      </w:tblPr>
      <w:tblGrid>
        <w:gridCol w:w="7851"/>
      </w:tblGrid>
      <w:tr w:rsidR="00424059" w:rsidRPr="00B87EE1" w14:paraId="02321726" w14:textId="77777777" w:rsidTr="002E0505">
        <w:tc>
          <w:tcPr>
            <w:tcW w:w="7851" w:type="dxa"/>
          </w:tcPr>
          <w:p w14:paraId="0E55FD97" w14:textId="77777777" w:rsidR="00E55AD1" w:rsidRDefault="00E55AD1" w:rsidP="00593B7F">
            <w:pPr>
              <w:pStyle w:val="a7"/>
              <w:spacing w:line="400" w:lineRule="exact"/>
              <w:jc w:val="both"/>
              <w:rPr>
                <w:rFonts w:eastAsiaTheme="minorEastAsia"/>
              </w:rPr>
            </w:pPr>
            <w:r>
              <w:rPr>
                <w:rFonts w:eastAsiaTheme="minorEastAsia"/>
              </w:rPr>
              <w:t>//</w:t>
            </w:r>
            <w:r>
              <w:rPr>
                <w:rFonts w:eastAsiaTheme="minorEastAsia"/>
              </w:rPr>
              <w:t>建立数据库连接</w:t>
            </w:r>
          </w:p>
          <w:p w14:paraId="13EE5550" w14:textId="77777777" w:rsidR="00424059" w:rsidRDefault="00424059" w:rsidP="00593B7F">
            <w:pPr>
              <w:pStyle w:val="a7"/>
              <w:spacing w:line="400" w:lineRule="exact"/>
              <w:jc w:val="both"/>
              <w:rPr>
                <w:rFonts w:eastAsiaTheme="minorEastAsia"/>
              </w:rPr>
            </w:pPr>
            <w:r w:rsidRPr="00424059">
              <w:rPr>
                <w:rFonts w:eastAsiaTheme="minorEastAsia"/>
              </w:rPr>
              <w:t>sql_connection = sqlite3.connect('/var/log/mwlog.db')</w:t>
            </w:r>
          </w:p>
          <w:p w14:paraId="394B8E2B" w14:textId="77777777" w:rsidR="0087769B" w:rsidRDefault="0087769B" w:rsidP="00593B7F">
            <w:pPr>
              <w:pStyle w:val="a7"/>
              <w:spacing w:line="400" w:lineRule="exact"/>
              <w:jc w:val="both"/>
              <w:rPr>
                <w:rFonts w:eastAsiaTheme="minorEastAsia"/>
              </w:rPr>
            </w:pPr>
            <w:r>
              <w:rPr>
                <w:rFonts w:eastAsiaTheme="minorEastAsia"/>
              </w:rPr>
              <w:t>//</w:t>
            </w:r>
            <w:r w:rsidR="007D2F7F">
              <w:rPr>
                <w:rFonts w:eastAsiaTheme="minorEastAsia"/>
              </w:rPr>
              <w:t>执行数据库操作</w:t>
            </w:r>
          </w:p>
          <w:p w14:paraId="2299D2A0" w14:textId="77777777" w:rsidR="007D2F7F" w:rsidRPr="00B87EE1" w:rsidRDefault="007D2F7F" w:rsidP="00593B7F">
            <w:pPr>
              <w:pStyle w:val="a7"/>
              <w:spacing w:line="400" w:lineRule="exact"/>
              <w:jc w:val="both"/>
              <w:rPr>
                <w:rFonts w:eastAsiaTheme="minorEastAsia"/>
              </w:rPr>
            </w:pPr>
            <w:r w:rsidRPr="007D2F7F">
              <w:rPr>
                <w:rFonts w:eastAsiaTheme="minorEastAsia"/>
              </w:rPr>
              <w:t>result = sql_conn.execute("select request from Log where state = 'unfinished' and userid='" + userid + "' and time&lt;'" + t + "';")</w:t>
            </w:r>
          </w:p>
        </w:tc>
      </w:tr>
    </w:tbl>
    <w:p w14:paraId="56AECA2B" w14:textId="0A86B84D" w:rsidR="007335E7" w:rsidRPr="00653D38" w:rsidRDefault="007D2F7F" w:rsidP="006E586D">
      <w:pPr>
        <w:spacing w:line="400" w:lineRule="exact"/>
        <w:rPr>
          <w:rFonts w:asciiTheme="minorEastAsia" w:hAnsiTheme="minorEastAsia"/>
          <w:color w:val="000000" w:themeColor="text1"/>
          <w:sz w:val="24"/>
          <w:szCs w:val="24"/>
          <w:rPrChange w:id="7161" w:author="JY0225" w:date="2017-08-24T12:10:00Z">
            <w:rPr>
              <w:color w:val="000000" w:themeColor="text1"/>
              <w:sz w:val="24"/>
            </w:rPr>
          </w:rPrChange>
        </w:rPr>
      </w:pPr>
      <w:r>
        <w:rPr>
          <w:color w:val="000000" w:themeColor="text1"/>
          <w:sz w:val="24"/>
        </w:rPr>
        <w:tab/>
      </w:r>
      <w:r w:rsidR="00952C5C" w:rsidRPr="00653D38">
        <w:rPr>
          <w:rFonts w:asciiTheme="minorEastAsia" w:hAnsiTheme="minorEastAsia"/>
          <w:color w:val="000000" w:themeColor="text1"/>
          <w:sz w:val="24"/>
          <w:szCs w:val="24"/>
          <w:rPrChange w:id="7162" w:author="JY0225" w:date="2017-08-24T12:10:00Z">
            <w:rPr>
              <w:color w:val="000000" w:themeColor="text1"/>
              <w:sz w:val="24"/>
            </w:rPr>
          </w:rPrChange>
        </w:rPr>
        <w:t>这样的操作存在一定的安全隐患</w:t>
      </w:r>
      <w:r w:rsidR="00952C5C" w:rsidRPr="00653D38">
        <w:rPr>
          <w:rFonts w:asciiTheme="minorEastAsia" w:hAnsiTheme="minorEastAsia" w:hint="eastAsia"/>
          <w:color w:val="000000" w:themeColor="text1"/>
          <w:sz w:val="24"/>
          <w:szCs w:val="24"/>
          <w:rPrChange w:id="7163" w:author="JY0225" w:date="2017-08-24T12:10:00Z">
            <w:rPr>
              <w:rFonts w:hint="eastAsia"/>
              <w:color w:val="000000" w:themeColor="text1"/>
              <w:sz w:val="24"/>
            </w:rPr>
          </w:rPrChange>
        </w:rPr>
        <w:t>，</w:t>
      </w:r>
      <w:r w:rsidR="00952C5C" w:rsidRPr="00653D38">
        <w:rPr>
          <w:rFonts w:asciiTheme="minorEastAsia" w:hAnsiTheme="minorEastAsia"/>
          <w:color w:val="000000" w:themeColor="text1"/>
          <w:sz w:val="24"/>
          <w:szCs w:val="24"/>
          <w:rPrChange w:id="7164" w:author="JY0225" w:date="2017-08-24T12:10:00Z">
            <w:rPr>
              <w:color w:val="000000" w:themeColor="text1"/>
              <w:sz w:val="24"/>
            </w:rPr>
          </w:rPrChange>
        </w:rPr>
        <w:t>如</w:t>
      </w:r>
      <w:r w:rsidR="00A45A1E" w:rsidRPr="00653D38">
        <w:rPr>
          <w:rFonts w:asciiTheme="minorEastAsia" w:hAnsiTheme="minorEastAsia" w:hint="eastAsia"/>
          <w:color w:val="000000" w:themeColor="text1"/>
          <w:sz w:val="24"/>
          <w:szCs w:val="24"/>
          <w:rPrChange w:id="7165" w:author="JY0225" w:date="2017-08-24T12:10:00Z">
            <w:rPr>
              <w:rFonts w:hint="eastAsia"/>
              <w:color w:val="000000" w:themeColor="text1"/>
              <w:sz w:val="24"/>
            </w:rPr>
          </w:rPrChange>
        </w:rPr>
        <w:t>SQL</w:t>
      </w:r>
      <w:r w:rsidR="00952C5C" w:rsidRPr="00653D38">
        <w:rPr>
          <w:rFonts w:asciiTheme="minorEastAsia" w:hAnsiTheme="minorEastAsia"/>
          <w:color w:val="000000" w:themeColor="text1"/>
          <w:sz w:val="24"/>
          <w:szCs w:val="24"/>
          <w:rPrChange w:id="7166" w:author="JY0225" w:date="2017-08-24T12:10:00Z">
            <w:rPr>
              <w:color w:val="000000" w:themeColor="text1"/>
              <w:sz w:val="24"/>
            </w:rPr>
          </w:rPrChange>
        </w:rPr>
        <w:t>注入攻击</w:t>
      </w:r>
      <w:r w:rsidR="000B18C5" w:rsidRPr="00653D38">
        <w:rPr>
          <w:rFonts w:asciiTheme="minorEastAsia" w:hAnsiTheme="minorEastAsia" w:hint="eastAsia"/>
          <w:color w:val="000000" w:themeColor="text1"/>
          <w:sz w:val="24"/>
          <w:szCs w:val="24"/>
          <w:rPrChange w:id="7167" w:author="JY0225" w:date="2017-08-24T12:10:00Z">
            <w:rPr>
              <w:rFonts w:hint="eastAsia"/>
              <w:color w:val="000000" w:themeColor="text1"/>
              <w:sz w:val="24"/>
            </w:rPr>
          </w:rPrChange>
        </w:rPr>
        <w:t>。</w:t>
      </w:r>
      <w:r w:rsidR="00F34C36" w:rsidRPr="00653D38">
        <w:rPr>
          <w:rFonts w:asciiTheme="minorEastAsia" w:hAnsiTheme="minorEastAsia" w:hint="eastAsia"/>
          <w:color w:val="000000" w:themeColor="text1"/>
          <w:sz w:val="24"/>
          <w:szCs w:val="24"/>
          <w:rPrChange w:id="7168" w:author="JY0225" w:date="2017-08-24T12:10:00Z">
            <w:rPr>
              <w:rFonts w:hint="eastAsia"/>
              <w:color w:val="000000" w:themeColor="text1"/>
              <w:sz w:val="24"/>
            </w:rPr>
          </w:rPrChange>
        </w:rPr>
        <w:t>SQL</w:t>
      </w:r>
      <w:r w:rsidR="00F34C36" w:rsidRPr="00653D38">
        <w:rPr>
          <w:rFonts w:asciiTheme="minorEastAsia" w:hAnsiTheme="minorEastAsia" w:hint="eastAsia"/>
          <w:color w:val="000000" w:themeColor="text1"/>
          <w:sz w:val="24"/>
          <w:szCs w:val="24"/>
          <w:rPrChange w:id="7169" w:author="JY0225" w:date="2017-08-24T12:10:00Z">
            <w:rPr>
              <w:rFonts w:hint="eastAsia"/>
              <w:color w:val="000000" w:themeColor="text1"/>
              <w:sz w:val="24"/>
            </w:rPr>
          </w:rPrChange>
        </w:rPr>
        <w:t>注入攻击是黑客对数据库进行攻击的常用手段之一，</w:t>
      </w:r>
      <w:r w:rsidR="006A7039" w:rsidRPr="00653D38">
        <w:rPr>
          <w:rFonts w:asciiTheme="minorEastAsia" w:hAnsiTheme="minorEastAsia" w:hint="eastAsia"/>
          <w:color w:val="000000" w:themeColor="text1"/>
          <w:sz w:val="24"/>
          <w:szCs w:val="24"/>
          <w:rPrChange w:id="7170" w:author="JY0225" w:date="2017-08-24T12:10:00Z">
            <w:rPr>
              <w:rFonts w:hint="eastAsia"/>
              <w:color w:val="000000" w:themeColor="text1"/>
              <w:sz w:val="24"/>
            </w:rPr>
          </w:rPrChange>
        </w:rPr>
        <w:t>程序员在编写代码的时候，没有对用户输入数据的合法性进行判断，使应用程序存在安全隐患。用户可以提交一段数据库查询代码，根据程序返回的结果，获得某些他想得知的数据，这就是所谓的</w:t>
      </w:r>
      <w:r w:rsidR="006A7039" w:rsidRPr="00653D38">
        <w:rPr>
          <w:rFonts w:asciiTheme="minorEastAsia" w:hAnsiTheme="minorEastAsia" w:hint="eastAsia"/>
          <w:color w:val="000000" w:themeColor="text1"/>
          <w:sz w:val="24"/>
          <w:szCs w:val="24"/>
          <w:rPrChange w:id="7171" w:author="JY0225" w:date="2017-08-24T12:10:00Z">
            <w:rPr>
              <w:rFonts w:hint="eastAsia"/>
              <w:color w:val="000000" w:themeColor="text1"/>
              <w:sz w:val="24"/>
            </w:rPr>
          </w:rPrChange>
        </w:rPr>
        <w:t>SQL Injection</w:t>
      </w:r>
      <w:r w:rsidR="006A7039" w:rsidRPr="00653D38">
        <w:rPr>
          <w:rFonts w:asciiTheme="minorEastAsia" w:hAnsiTheme="minorEastAsia" w:hint="eastAsia"/>
          <w:color w:val="000000" w:themeColor="text1"/>
          <w:sz w:val="24"/>
          <w:szCs w:val="24"/>
          <w:rPrChange w:id="7172" w:author="JY0225" w:date="2017-08-24T12:10:00Z">
            <w:rPr>
              <w:rFonts w:hint="eastAsia"/>
              <w:color w:val="000000" w:themeColor="text1"/>
              <w:sz w:val="24"/>
            </w:rPr>
          </w:rPrChange>
        </w:rPr>
        <w:t>，即</w:t>
      </w:r>
      <w:r w:rsidR="006A7039" w:rsidRPr="00653D38">
        <w:rPr>
          <w:rFonts w:asciiTheme="minorEastAsia" w:hAnsiTheme="minorEastAsia" w:hint="eastAsia"/>
          <w:color w:val="000000" w:themeColor="text1"/>
          <w:sz w:val="24"/>
          <w:szCs w:val="24"/>
          <w:rPrChange w:id="7173" w:author="JY0225" w:date="2017-08-24T12:10:00Z">
            <w:rPr>
              <w:rFonts w:hint="eastAsia"/>
              <w:color w:val="000000" w:themeColor="text1"/>
              <w:sz w:val="24"/>
            </w:rPr>
          </w:rPrChange>
        </w:rPr>
        <w:t>SQL</w:t>
      </w:r>
      <w:r w:rsidR="006A7039" w:rsidRPr="00653D38">
        <w:rPr>
          <w:rFonts w:asciiTheme="minorEastAsia" w:hAnsiTheme="minorEastAsia" w:hint="eastAsia"/>
          <w:color w:val="000000" w:themeColor="text1"/>
          <w:sz w:val="24"/>
          <w:szCs w:val="24"/>
          <w:rPrChange w:id="7174" w:author="JY0225" w:date="2017-08-24T12:10:00Z">
            <w:rPr>
              <w:rFonts w:hint="eastAsia"/>
              <w:color w:val="000000" w:themeColor="text1"/>
              <w:sz w:val="24"/>
            </w:rPr>
          </w:rPrChange>
        </w:rPr>
        <w:t>注入</w:t>
      </w:r>
      <w:r w:rsidR="007C7265" w:rsidRPr="00653D38">
        <w:rPr>
          <w:rFonts w:asciiTheme="minorEastAsia" w:hAnsiTheme="minorEastAsia"/>
          <w:sz w:val="24"/>
          <w:szCs w:val="24"/>
          <w:vertAlign w:val="superscript"/>
          <w:rPrChange w:id="7175" w:author="JY0225" w:date="2017-08-24T12:10:00Z">
            <w:rPr>
              <w:vertAlign w:val="superscript"/>
            </w:rPr>
          </w:rPrChange>
        </w:rPr>
        <w:fldChar w:fldCharType="begin"/>
      </w:r>
      <w:r w:rsidR="007C7265" w:rsidRPr="00653D38">
        <w:rPr>
          <w:rFonts w:asciiTheme="minorEastAsia" w:hAnsiTheme="minorEastAsia"/>
          <w:sz w:val="24"/>
          <w:szCs w:val="24"/>
          <w:vertAlign w:val="superscript"/>
          <w:rPrChange w:id="7176" w:author="JY0225" w:date="2017-08-24T12:10:00Z">
            <w:rPr>
              <w:vertAlign w:val="superscript"/>
            </w:rPr>
          </w:rPrChange>
        </w:rPr>
        <w:instrText xml:space="preserve"> REF _Ref489795056 \r \h </w:instrText>
      </w:r>
      <w:r w:rsidR="007C7265" w:rsidRPr="00653D38">
        <w:rPr>
          <w:rFonts w:asciiTheme="minorEastAsia" w:hAnsiTheme="minorEastAsia"/>
          <w:sz w:val="24"/>
          <w:szCs w:val="24"/>
          <w:vertAlign w:val="superscript"/>
          <w:rPrChange w:id="7177" w:author="JY0225" w:date="2017-08-24T12:10:00Z">
            <w:rPr>
              <w:vertAlign w:val="superscript"/>
            </w:rPr>
          </w:rPrChange>
        </w:rPr>
      </w:r>
      <w:r w:rsidR="00653D38" w:rsidRPr="00653D38">
        <w:rPr>
          <w:rFonts w:asciiTheme="minorEastAsia" w:hAnsiTheme="minorEastAsia"/>
          <w:sz w:val="24"/>
          <w:szCs w:val="24"/>
          <w:vertAlign w:val="superscript"/>
          <w:rPrChange w:id="7178" w:author="JY0225" w:date="2017-08-24T12:10:00Z">
            <w:rPr>
              <w:rFonts w:asciiTheme="minorEastAsia" w:hAnsiTheme="minorEastAsia"/>
              <w:vertAlign w:val="superscript"/>
            </w:rPr>
          </w:rPrChange>
        </w:rPr>
        <w:instrText xml:space="preserve"> \* MERGEFORMAT </w:instrText>
      </w:r>
      <w:r w:rsidR="007C7265" w:rsidRPr="00653D38">
        <w:rPr>
          <w:rFonts w:asciiTheme="minorEastAsia" w:hAnsiTheme="minorEastAsia"/>
          <w:sz w:val="24"/>
          <w:szCs w:val="24"/>
          <w:vertAlign w:val="superscript"/>
          <w:rPrChange w:id="7179" w:author="JY0225" w:date="2017-08-24T12:10:00Z">
            <w:rPr>
              <w:vertAlign w:val="superscript"/>
            </w:rPr>
          </w:rPrChange>
        </w:rPr>
        <w:fldChar w:fldCharType="separate"/>
      </w:r>
      <w:r w:rsidR="008E2759" w:rsidRPr="00653D38">
        <w:rPr>
          <w:rFonts w:asciiTheme="minorEastAsia" w:hAnsiTheme="minorEastAsia"/>
          <w:sz w:val="24"/>
          <w:szCs w:val="24"/>
          <w:vertAlign w:val="superscript"/>
          <w:rPrChange w:id="7180" w:author="JY0225" w:date="2017-08-24T12:10:00Z">
            <w:rPr>
              <w:vertAlign w:val="superscript"/>
            </w:rPr>
          </w:rPrChange>
        </w:rPr>
        <w:t>[40]</w:t>
      </w:r>
      <w:r w:rsidR="007C7265" w:rsidRPr="00653D38">
        <w:rPr>
          <w:rFonts w:asciiTheme="minorEastAsia" w:hAnsiTheme="minorEastAsia"/>
          <w:sz w:val="24"/>
          <w:szCs w:val="24"/>
          <w:vertAlign w:val="superscript"/>
          <w:rPrChange w:id="7181" w:author="JY0225" w:date="2017-08-24T12:10:00Z">
            <w:rPr>
              <w:vertAlign w:val="superscript"/>
            </w:rPr>
          </w:rPrChange>
        </w:rPr>
        <w:fldChar w:fldCharType="end"/>
      </w:r>
      <w:r w:rsidR="006A7039" w:rsidRPr="00653D38">
        <w:rPr>
          <w:rFonts w:asciiTheme="minorEastAsia" w:hAnsiTheme="minorEastAsia" w:hint="eastAsia"/>
          <w:color w:val="000000" w:themeColor="text1"/>
          <w:sz w:val="24"/>
          <w:szCs w:val="24"/>
          <w:rPrChange w:id="7182" w:author="JY0225" w:date="2017-08-24T12:10:00Z">
            <w:rPr>
              <w:rFonts w:hint="eastAsia"/>
              <w:color w:val="000000" w:themeColor="text1"/>
              <w:sz w:val="24"/>
            </w:rPr>
          </w:rPrChange>
        </w:rPr>
        <w:t>。</w:t>
      </w:r>
      <w:r w:rsidR="00293FB6" w:rsidRPr="00653D38">
        <w:rPr>
          <w:rFonts w:asciiTheme="minorEastAsia" w:hAnsiTheme="minorEastAsia" w:hint="eastAsia"/>
          <w:color w:val="000000" w:themeColor="text1"/>
          <w:sz w:val="24"/>
          <w:szCs w:val="24"/>
          <w:rPrChange w:id="7183" w:author="JY0225" w:date="2017-08-24T12:10:00Z">
            <w:rPr>
              <w:rFonts w:hint="eastAsia"/>
              <w:color w:val="000000" w:themeColor="text1"/>
              <w:sz w:val="24"/>
            </w:rPr>
          </w:rPrChange>
        </w:rPr>
        <w:t>优化后的中间件系统对数据库的操作进行的全面优化，不仅分离了数据库层操作，更是改变了执行数据库操作的方式</w:t>
      </w:r>
      <w:r w:rsidR="007622AD" w:rsidRPr="00653D38">
        <w:rPr>
          <w:rFonts w:asciiTheme="minorEastAsia" w:hAnsiTheme="minorEastAsia" w:hint="eastAsia"/>
          <w:color w:val="000000" w:themeColor="text1"/>
          <w:sz w:val="24"/>
          <w:szCs w:val="24"/>
          <w:rPrChange w:id="7184" w:author="JY0225" w:date="2017-08-24T12:10:00Z">
            <w:rPr>
              <w:rFonts w:hint="eastAsia"/>
              <w:color w:val="000000" w:themeColor="text1"/>
              <w:sz w:val="24"/>
            </w:rPr>
          </w:rPrChange>
        </w:rPr>
        <w:t>。</w:t>
      </w:r>
      <w:r w:rsidR="00F01704" w:rsidRPr="00653D38">
        <w:rPr>
          <w:rFonts w:asciiTheme="minorEastAsia" w:hAnsiTheme="minorEastAsia" w:hint="eastAsia"/>
          <w:color w:val="000000" w:themeColor="text1"/>
          <w:sz w:val="24"/>
          <w:szCs w:val="24"/>
          <w:rPrChange w:id="7185" w:author="JY0225" w:date="2017-08-24T12:10:00Z">
            <w:rPr>
              <w:rFonts w:hint="eastAsia"/>
              <w:color w:val="000000" w:themeColor="text1"/>
              <w:sz w:val="24"/>
            </w:rPr>
          </w:rPrChange>
        </w:rPr>
        <w:t>优化后的中间件系统使用了占位符的方式来抵御</w:t>
      </w:r>
      <w:r w:rsidR="00F01704" w:rsidRPr="00653D38">
        <w:rPr>
          <w:rFonts w:asciiTheme="minorEastAsia" w:hAnsiTheme="minorEastAsia" w:hint="eastAsia"/>
          <w:color w:val="000000" w:themeColor="text1"/>
          <w:sz w:val="24"/>
          <w:szCs w:val="24"/>
          <w:rPrChange w:id="7186" w:author="JY0225" w:date="2017-08-24T12:10:00Z">
            <w:rPr>
              <w:rFonts w:hint="eastAsia"/>
              <w:color w:val="000000" w:themeColor="text1"/>
              <w:sz w:val="24"/>
            </w:rPr>
          </w:rPrChange>
        </w:rPr>
        <w:t>SQL</w:t>
      </w:r>
      <w:r w:rsidR="00F01704" w:rsidRPr="00653D38">
        <w:rPr>
          <w:rFonts w:asciiTheme="minorEastAsia" w:hAnsiTheme="minorEastAsia" w:hint="eastAsia"/>
          <w:color w:val="000000" w:themeColor="text1"/>
          <w:sz w:val="24"/>
          <w:szCs w:val="24"/>
          <w:rPrChange w:id="7187" w:author="JY0225" w:date="2017-08-24T12:10:00Z">
            <w:rPr>
              <w:rFonts w:hint="eastAsia"/>
              <w:color w:val="000000" w:themeColor="text1"/>
              <w:sz w:val="24"/>
            </w:rPr>
          </w:rPrChange>
        </w:rPr>
        <w:t>注入攻击</w:t>
      </w:r>
      <w:r w:rsidR="007C7265" w:rsidRPr="00653D38">
        <w:rPr>
          <w:rFonts w:asciiTheme="minorEastAsia" w:hAnsiTheme="minorEastAsia"/>
          <w:color w:val="000000" w:themeColor="text1"/>
          <w:sz w:val="24"/>
          <w:szCs w:val="24"/>
          <w:vertAlign w:val="superscript"/>
          <w:rPrChange w:id="7188" w:author="JY0225" w:date="2017-08-24T12:10:00Z">
            <w:rPr>
              <w:color w:val="000000" w:themeColor="text1"/>
              <w:vertAlign w:val="superscript"/>
            </w:rPr>
          </w:rPrChange>
        </w:rPr>
        <w:fldChar w:fldCharType="begin"/>
      </w:r>
      <w:r w:rsidR="007C7265" w:rsidRPr="00653D38">
        <w:rPr>
          <w:rFonts w:asciiTheme="minorEastAsia" w:hAnsiTheme="minorEastAsia"/>
          <w:color w:val="000000" w:themeColor="text1"/>
          <w:sz w:val="24"/>
          <w:szCs w:val="24"/>
          <w:vertAlign w:val="superscript"/>
          <w:rPrChange w:id="7189" w:author="JY0225" w:date="2017-08-24T12:10:00Z">
            <w:rPr>
              <w:color w:val="000000" w:themeColor="text1"/>
              <w:vertAlign w:val="superscript"/>
            </w:rPr>
          </w:rPrChange>
        </w:rPr>
        <w:instrText xml:space="preserve"> REF _Ref489795089 \r \h </w:instrText>
      </w:r>
      <w:r w:rsidR="007C7265" w:rsidRPr="00653D38">
        <w:rPr>
          <w:rFonts w:asciiTheme="minorEastAsia" w:hAnsiTheme="minorEastAsia"/>
          <w:color w:val="000000" w:themeColor="text1"/>
          <w:sz w:val="24"/>
          <w:szCs w:val="24"/>
          <w:vertAlign w:val="superscript"/>
          <w:rPrChange w:id="7190" w:author="JY0225" w:date="2017-08-24T12:10:00Z">
            <w:rPr>
              <w:color w:val="000000" w:themeColor="text1"/>
              <w:vertAlign w:val="superscript"/>
            </w:rPr>
          </w:rPrChange>
        </w:rPr>
      </w:r>
      <w:r w:rsidR="00653D38" w:rsidRPr="00653D38">
        <w:rPr>
          <w:rFonts w:asciiTheme="minorEastAsia" w:hAnsiTheme="minorEastAsia"/>
          <w:color w:val="000000" w:themeColor="text1"/>
          <w:sz w:val="24"/>
          <w:szCs w:val="24"/>
          <w:vertAlign w:val="superscript"/>
          <w:rPrChange w:id="7191" w:author="JY0225" w:date="2017-08-24T12:10:00Z">
            <w:rPr>
              <w:rFonts w:asciiTheme="minorEastAsia" w:hAnsiTheme="minorEastAsia"/>
              <w:color w:val="000000" w:themeColor="text1"/>
              <w:vertAlign w:val="superscript"/>
            </w:rPr>
          </w:rPrChange>
        </w:rPr>
        <w:instrText xml:space="preserve"> \* MERGEFORMAT </w:instrText>
      </w:r>
      <w:r w:rsidR="007C7265" w:rsidRPr="00653D38">
        <w:rPr>
          <w:rFonts w:asciiTheme="minorEastAsia" w:hAnsiTheme="minorEastAsia"/>
          <w:color w:val="000000" w:themeColor="text1"/>
          <w:sz w:val="24"/>
          <w:szCs w:val="24"/>
          <w:vertAlign w:val="superscript"/>
          <w:rPrChange w:id="7192" w:author="JY0225" w:date="2017-08-24T12:10:00Z">
            <w:rPr>
              <w:color w:val="000000" w:themeColor="text1"/>
              <w:vertAlign w:val="superscript"/>
            </w:rPr>
          </w:rPrChange>
        </w:rPr>
        <w:fldChar w:fldCharType="separate"/>
      </w:r>
      <w:ins w:id="7193" w:author="JY0225" w:date="2017-08-23T16:27:00Z">
        <w:r w:rsidR="008E2759" w:rsidRPr="00653D38">
          <w:rPr>
            <w:rFonts w:asciiTheme="minorEastAsia" w:hAnsiTheme="minorEastAsia"/>
            <w:color w:val="000000" w:themeColor="text1"/>
            <w:sz w:val="24"/>
            <w:szCs w:val="24"/>
            <w:vertAlign w:val="superscript"/>
            <w:rPrChange w:id="7194" w:author="JY0225" w:date="2017-08-24T12:10:00Z">
              <w:rPr>
                <w:color w:val="000000" w:themeColor="text1"/>
                <w:vertAlign w:val="superscript"/>
              </w:rPr>
            </w:rPrChange>
          </w:rPr>
          <w:t>[1]</w:t>
        </w:r>
      </w:ins>
      <w:del w:id="7195" w:author="JY0225" w:date="2017-08-22T19:51:00Z">
        <w:r w:rsidR="00F518C7" w:rsidRPr="00653D38" w:rsidDel="000E4D98">
          <w:rPr>
            <w:rFonts w:asciiTheme="minorEastAsia" w:hAnsiTheme="minorEastAsia"/>
            <w:color w:val="000000" w:themeColor="text1"/>
            <w:sz w:val="24"/>
            <w:szCs w:val="24"/>
            <w:vertAlign w:val="superscript"/>
            <w:rPrChange w:id="7196" w:author="JY0225" w:date="2017-08-24T12:10:00Z">
              <w:rPr>
                <w:color w:val="000000" w:themeColor="text1"/>
                <w:vertAlign w:val="superscript"/>
              </w:rPr>
            </w:rPrChange>
          </w:rPr>
          <w:delText>[41]</w:delText>
        </w:r>
      </w:del>
      <w:r w:rsidR="007C7265" w:rsidRPr="00653D38">
        <w:rPr>
          <w:rFonts w:asciiTheme="minorEastAsia" w:hAnsiTheme="minorEastAsia"/>
          <w:color w:val="000000" w:themeColor="text1"/>
          <w:sz w:val="24"/>
          <w:szCs w:val="24"/>
          <w:vertAlign w:val="superscript"/>
          <w:rPrChange w:id="7197" w:author="JY0225" w:date="2017-08-24T12:10:00Z">
            <w:rPr>
              <w:color w:val="000000" w:themeColor="text1"/>
              <w:vertAlign w:val="superscript"/>
            </w:rPr>
          </w:rPrChange>
        </w:rPr>
        <w:fldChar w:fldCharType="end"/>
      </w:r>
      <w:r w:rsidR="00F01704" w:rsidRPr="00653D38">
        <w:rPr>
          <w:rFonts w:asciiTheme="minorEastAsia" w:hAnsiTheme="minorEastAsia" w:hint="eastAsia"/>
          <w:color w:val="000000" w:themeColor="text1"/>
          <w:sz w:val="24"/>
          <w:szCs w:val="24"/>
          <w:rPrChange w:id="7198" w:author="JY0225" w:date="2017-08-24T12:10:00Z">
            <w:rPr>
              <w:rFonts w:hint="eastAsia"/>
              <w:color w:val="000000" w:themeColor="text1"/>
              <w:sz w:val="24"/>
            </w:rPr>
          </w:rPrChange>
        </w:rPr>
        <w:t>。</w:t>
      </w:r>
    </w:p>
    <w:tbl>
      <w:tblPr>
        <w:tblStyle w:val="ae"/>
        <w:tblW w:w="0" w:type="auto"/>
        <w:tblInd w:w="445" w:type="dxa"/>
        <w:tblLook w:val="04A0" w:firstRow="1" w:lastRow="0" w:firstColumn="1" w:lastColumn="0" w:noHBand="0" w:noVBand="1"/>
      </w:tblPr>
      <w:tblGrid>
        <w:gridCol w:w="7851"/>
      </w:tblGrid>
      <w:tr w:rsidR="007335E7" w:rsidRPr="00B87EE1" w14:paraId="34878590" w14:textId="77777777" w:rsidTr="002E0505">
        <w:tc>
          <w:tcPr>
            <w:tcW w:w="7851" w:type="dxa"/>
          </w:tcPr>
          <w:p w14:paraId="0A8ECAC3" w14:textId="77777777" w:rsidR="007335E7" w:rsidRPr="00D75C7E" w:rsidRDefault="007335E7" w:rsidP="002E0505">
            <w:pPr>
              <w:pStyle w:val="a7"/>
              <w:spacing w:line="400" w:lineRule="exact"/>
              <w:rPr>
                <w:rFonts w:eastAsiaTheme="minorEastAsia"/>
              </w:rPr>
            </w:pPr>
            <w:r>
              <w:rPr>
                <w:rFonts w:eastAsiaTheme="minorEastAsia"/>
              </w:rPr>
              <w:t>//</w:t>
            </w:r>
            <w:r w:rsidR="003A5B51">
              <w:rPr>
                <w:rFonts w:eastAsiaTheme="minorEastAsia" w:hint="eastAsia"/>
              </w:rPr>
              <w:t>使用</w:t>
            </w:r>
            <w:r w:rsidR="003A5B51">
              <w:rPr>
                <w:rFonts w:eastAsiaTheme="minorEastAsia"/>
              </w:rPr>
              <w:t>占位符的方式构建</w:t>
            </w:r>
            <w:r w:rsidR="003A5B51">
              <w:rPr>
                <w:rFonts w:eastAsiaTheme="minorEastAsia"/>
              </w:rPr>
              <w:t>SQL</w:t>
            </w:r>
            <w:r w:rsidR="003A5B51">
              <w:rPr>
                <w:rFonts w:eastAsiaTheme="minorEastAsia"/>
              </w:rPr>
              <w:t>语句</w:t>
            </w:r>
          </w:p>
          <w:p w14:paraId="23055DFA" w14:textId="77777777" w:rsidR="007335E7" w:rsidRDefault="007335E7" w:rsidP="002E0505">
            <w:pPr>
              <w:pStyle w:val="a7"/>
              <w:spacing w:line="400" w:lineRule="exact"/>
              <w:rPr>
                <w:rFonts w:eastAsiaTheme="minorEastAsia"/>
              </w:rPr>
            </w:pPr>
            <w:r w:rsidRPr="00D75C7E">
              <w:rPr>
                <w:rFonts w:eastAsiaTheme="minorEastAsia"/>
              </w:rPr>
              <w:t>sqlString = "insert into Log values(?,?,?,?,?,?);"</w:t>
            </w:r>
          </w:p>
          <w:p w14:paraId="1FF31012" w14:textId="77777777" w:rsidR="007335E7" w:rsidRPr="00D75C7E" w:rsidRDefault="007335E7" w:rsidP="002E0505">
            <w:pPr>
              <w:pStyle w:val="a7"/>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sidR="00712D38">
              <w:rPr>
                <w:rFonts w:eastAsiaTheme="minorEastAsia" w:hint="eastAsia"/>
              </w:rPr>
              <w:t>，执行</w:t>
            </w:r>
            <w:r w:rsidR="00E310B7">
              <w:rPr>
                <w:rFonts w:eastAsiaTheme="minorEastAsia" w:hint="eastAsia"/>
              </w:rPr>
              <w:t>SQL</w:t>
            </w:r>
            <w:r w:rsidR="00E310B7">
              <w:rPr>
                <w:rFonts w:eastAsiaTheme="minorEastAsia" w:hint="eastAsia"/>
              </w:rPr>
              <w:t>语句</w:t>
            </w:r>
          </w:p>
          <w:p w14:paraId="4ABC4A9F" w14:textId="77777777" w:rsidR="007335E7" w:rsidRPr="00B87EE1" w:rsidRDefault="007335E7" w:rsidP="002E0505">
            <w:pPr>
              <w:pStyle w:val="a7"/>
              <w:spacing w:line="400" w:lineRule="exact"/>
              <w:jc w:val="both"/>
              <w:rPr>
                <w:rFonts w:eastAsiaTheme="minorEastAsia"/>
              </w:rPr>
            </w:pPr>
            <w:r w:rsidRPr="00D75C7E">
              <w:rPr>
                <w:rFonts w:eastAsiaTheme="minorEastAsia"/>
              </w:rPr>
              <w:t>dao.save('/var/log/mwlog.db', sqlString, (buffer(enreq), uuid, "unfinished", t, userid, ""))</w:t>
            </w:r>
          </w:p>
        </w:tc>
      </w:tr>
    </w:tbl>
    <w:p w14:paraId="4E1BA9F2" w14:textId="77777777" w:rsidR="00893BF5" w:rsidRDefault="00896538" w:rsidP="00377477">
      <w:pPr>
        <w:pStyle w:val="31"/>
      </w:pPr>
      <w:bookmarkStart w:id="7199" w:name="_Toc491335281"/>
      <w:r>
        <w:t>6.4</w:t>
      </w:r>
      <w:r w:rsidR="004A0C1E">
        <w:t>.2</w:t>
      </w:r>
      <w:r w:rsidR="00FB279D">
        <w:t>稳定</w:t>
      </w:r>
      <w:r>
        <w:t>性分析</w:t>
      </w:r>
      <w:bookmarkEnd w:id="7199"/>
    </w:p>
    <w:p w14:paraId="16539171" w14:textId="77777777" w:rsidR="00375191" w:rsidRPr="00653D38" w:rsidRDefault="00375191" w:rsidP="00C040AC">
      <w:pPr>
        <w:spacing w:line="400" w:lineRule="exact"/>
        <w:rPr>
          <w:rFonts w:asciiTheme="minorEastAsia" w:hAnsiTheme="minorEastAsia"/>
          <w:color w:val="000000" w:themeColor="text1"/>
          <w:sz w:val="24"/>
          <w:rPrChange w:id="7200" w:author="JY0225" w:date="2017-08-24T12:10:00Z">
            <w:rPr>
              <w:color w:val="000000" w:themeColor="text1"/>
              <w:sz w:val="24"/>
            </w:rPr>
          </w:rPrChange>
        </w:rPr>
      </w:pPr>
      <w:r w:rsidRPr="00C040AC">
        <w:rPr>
          <w:color w:val="000000" w:themeColor="text1"/>
          <w:sz w:val="24"/>
        </w:rPr>
        <w:tab/>
      </w:r>
      <w:r w:rsidRPr="00653D38">
        <w:rPr>
          <w:rFonts w:asciiTheme="minorEastAsia" w:hAnsiTheme="minorEastAsia"/>
          <w:color w:val="000000" w:themeColor="text1"/>
          <w:sz w:val="24"/>
          <w:rPrChange w:id="7201" w:author="JY0225" w:date="2017-08-24T12:10:00Z">
            <w:rPr>
              <w:color w:val="000000" w:themeColor="text1"/>
              <w:sz w:val="24"/>
            </w:rPr>
          </w:rPrChange>
        </w:rPr>
        <w:t>1</w:t>
      </w:r>
      <w:r w:rsidRPr="00653D38">
        <w:rPr>
          <w:rFonts w:asciiTheme="minorEastAsia" w:hAnsiTheme="minorEastAsia" w:hint="eastAsia"/>
          <w:color w:val="000000" w:themeColor="text1"/>
          <w:sz w:val="24"/>
          <w:rPrChange w:id="7202" w:author="JY0225" w:date="2017-08-24T12:10:00Z">
            <w:rPr>
              <w:rFonts w:hint="eastAsia"/>
              <w:color w:val="000000" w:themeColor="text1"/>
              <w:sz w:val="24"/>
            </w:rPr>
          </w:rPrChange>
        </w:rPr>
        <w:t>）</w:t>
      </w:r>
      <w:r w:rsidRPr="00653D38">
        <w:rPr>
          <w:rFonts w:asciiTheme="minorEastAsia" w:hAnsiTheme="minorEastAsia"/>
          <w:color w:val="000000" w:themeColor="text1"/>
          <w:sz w:val="24"/>
          <w:rPrChange w:id="7203" w:author="JY0225" w:date="2017-08-24T12:10:00Z">
            <w:rPr>
              <w:color w:val="000000" w:themeColor="text1"/>
              <w:sz w:val="24"/>
            </w:rPr>
          </w:rPrChange>
        </w:rPr>
        <w:t>系统稳定性</w:t>
      </w:r>
    </w:p>
    <w:p w14:paraId="1EFF5E71" w14:textId="0C66F9F7" w:rsidR="00C040AC" w:rsidRPr="00653D38" w:rsidRDefault="00C040AC" w:rsidP="00C040AC">
      <w:pPr>
        <w:spacing w:line="400" w:lineRule="exact"/>
        <w:rPr>
          <w:rFonts w:asciiTheme="minorEastAsia" w:hAnsiTheme="minorEastAsia"/>
          <w:color w:val="000000" w:themeColor="text1"/>
          <w:sz w:val="24"/>
          <w:rPrChange w:id="7204" w:author="JY0225" w:date="2017-08-24T12:10:00Z">
            <w:rPr>
              <w:color w:val="000000" w:themeColor="text1"/>
              <w:sz w:val="24"/>
            </w:rPr>
          </w:rPrChange>
        </w:rPr>
      </w:pPr>
      <w:r w:rsidRPr="00653D38">
        <w:rPr>
          <w:rFonts w:asciiTheme="minorEastAsia" w:hAnsiTheme="minorEastAsia"/>
          <w:color w:val="000000" w:themeColor="text1"/>
          <w:sz w:val="24"/>
          <w:rPrChange w:id="7205" w:author="JY0225" w:date="2017-08-24T12:10:00Z">
            <w:rPr>
              <w:color w:val="000000" w:themeColor="text1"/>
              <w:sz w:val="24"/>
            </w:rPr>
          </w:rPrChange>
        </w:rPr>
        <w:tab/>
      </w:r>
      <w:r w:rsidR="0095674E" w:rsidRPr="00653D38">
        <w:rPr>
          <w:rFonts w:asciiTheme="minorEastAsia" w:hAnsiTheme="minorEastAsia" w:cs="Times New Roman" w:hint="eastAsia"/>
          <w:sz w:val="24"/>
          <w:rPrChange w:id="7206" w:author="JY0225" w:date="2017-08-24T12:10:00Z">
            <w:rPr>
              <w:rFonts w:ascii="Times New Roman" w:hAnsi="Times New Roman" w:cs="Times New Roman" w:hint="eastAsia"/>
              <w:sz w:val="24"/>
            </w:rPr>
          </w:rPrChange>
        </w:rPr>
        <w:t>中间件系统可以同时处理来自不同用户的请求，</w:t>
      </w:r>
      <w:r w:rsidR="005968AF" w:rsidRPr="00653D38">
        <w:rPr>
          <w:rFonts w:asciiTheme="minorEastAsia" w:hAnsiTheme="minorEastAsia" w:cs="Times New Roman" w:hint="eastAsia"/>
          <w:sz w:val="24"/>
          <w:rPrChange w:id="7207" w:author="JY0225" w:date="2017-08-24T12:10:00Z">
            <w:rPr>
              <w:rFonts w:ascii="Times New Roman" w:hAnsi="Times New Roman" w:cs="Times New Roman" w:hint="eastAsia"/>
              <w:sz w:val="24"/>
            </w:rPr>
          </w:rPrChange>
        </w:rPr>
        <w:t>同时</w:t>
      </w:r>
      <w:r w:rsidR="0095674E" w:rsidRPr="00653D38">
        <w:rPr>
          <w:rFonts w:asciiTheme="minorEastAsia" w:hAnsiTheme="minorEastAsia" w:cs="Times New Roman" w:hint="eastAsia"/>
          <w:sz w:val="24"/>
          <w:rPrChange w:id="7208" w:author="JY0225" w:date="2017-08-24T12:10:00Z">
            <w:rPr>
              <w:rFonts w:ascii="Times New Roman" w:hAnsi="Times New Roman" w:cs="Times New Roman" w:hint="eastAsia"/>
              <w:sz w:val="24"/>
            </w:rPr>
          </w:rPrChange>
        </w:rPr>
        <w:t>用户也能批量地发送请求给中间件。</w:t>
      </w:r>
      <w:r w:rsidR="009D5030" w:rsidRPr="00653D38">
        <w:rPr>
          <w:rFonts w:asciiTheme="minorEastAsia" w:hAnsiTheme="minorEastAsia" w:cs="Times New Roman" w:hint="eastAsia"/>
          <w:sz w:val="24"/>
          <w:rPrChange w:id="7209" w:author="JY0225" w:date="2017-08-24T12:10:00Z">
            <w:rPr>
              <w:rFonts w:ascii="Times New Roman" w:hAnsi="Times New Roman" w:cs="Times New Roman" w:hint="eastAsia"/>
              <w:sz w:val="24"/>
            </w:rPr>
          </w:rPrChange>
        </w:rPr>
        <w:t>因此用户的请求</w:t>
      </w:r>
      <w:r w:rsidR="000C6282" w:rsidRPr="00653D38">
        <w:rPr>
          <w:rFonts w:asciiTheme="minorEastAsia" w:hAnsiTheme="minorEastAsia" w:cs="Times New Roman" w:hint="eastAsia"/>
          <w:sz w:val="24"/>
          <w:rPrChange w:id="7210" w:author="JY0225" w:date="2017-08-24T12:10:00Z">
            <w:rPr>
              <w:rFonts w:ascii="Times New Roman" w:hAnsi="Times New Roman" w:cs="Times New Roman" w:hint="eastAsia"/>
              <w:sz w:val="24"/>
            </w:rPr>
          </w:rPrChange>
        </w:rPr>
        <w:t>不会立马被执行，</w:t>
      </w:r>
      <w:r w:rsidR="00763271" w:rsidRPr="00653D38">
        <w:rPr>
          <w:rFonts w:asciiTheme="minorEastAsia" w:hAnsiTheme="minorEastAsia" w:cs="Times New Roman" w:hint="eastAsia"/>
          <w:sz w:val="24"/>
          <w:rPrChange w:id="7211" w:author="JY0225" w:date="2017-08-24T12:10:00Z">
            <w:rPr>
              <w:rFonts w:ascii="Times New Roman" w:hAnsi="Times New Roman" w:cs="Times New Roman" w:hint="eastAsia"/>
              <w:sz w:val="24"/>
            </w:rPr>
          </w:rPrChange>
        </w:rPr>
        <w:t>而</w:t>
      </w:r>
      <w:r w:rsidR="009D5030" w:rsidRPr="00653D38">
        <w:rPr>
          <w:rFonts w:asciiTheme="minorEastAsia" w:hAnsiTheme="minorEastAsia" w:cs="Times New Roman" w:hint="eastAsia"/>
          <w:sz w:val="24"/>
          <w:rPrChange w:id="7212" w:author="JY0225" w:date="2017-08-24T12:10:00Z">
            <w:rPr>
              <w:rFonts w:ascii="Times New Roman" w:hAnsi="Times New Roman" w:cs="Times New Roman" w:hint="eastAsia"/>
              <w:sz w:val="24"/>
            </w:rPr>
          </w:rPrChange>
        </w:rPr>
        <w:t>是以缓存的形式保存的</w:t>
      </w:r>
      <w:r w:rsidR="00763271" w:rsidRPr="00653D38">
        <w:rPr>
          <w:rFonts w:asciiTheme="minorEastAsia" w:hAnsiTheme="minorEastAsia" w:cs="Times New Roman" w:hint="eastAsia"/>
          <w:sz w:val="24"/>
          <w:rPrChange w:id="7213" w:author="JY0225" w:date="2017-08-24T12:10:00Z">
            <w:rPr>
              <w:rFonts w:ascii="Times New Roman" w:hAnsi="Times New Roman" w:cs="Times New Roman" w:hint="eastAsia"/>
              <w:sz w:val="24"/>
            </w:rPr>
          </w:rPrChange>
        </w:rPr>
        <w:t>。</w:t>
      </w:r>
      <w:r w:rsidR="006358BB" w:rsidRPr="00653D38">
        <w:rPr>
          <w:rFonts w:asciiTheme="minorEastAsia" w:hAnsiTheme="minorEastAsia" w:cs="Times New Roman" w:hint="eastAsia"/>
          <w:sz w:val="24"/>
          <w:rPrChange w:id="7214" w:author="JY0225" w:date="2017-08-24T12:10:00Z">
            <w:rPr>
              <w:rFonts w:ascii="Times New Roman" w:hAnsi="Times New Roman" w:cs="Times New Roman" w:hint="eastAsia"/>
              <w:sz w:val="24"/>
            </w:rPr>
          </w:rPrChange>
        </w:rPr>
        <w:t>当</w:t>
      </w:r>
      <w:r w:rsidR="00C77062" w:rsidRPr="00653D38">
        <w:rPr>
          <w:rFonts w:asciiTheme="minorEastAsia" w:hAnsiTheme="minorEastAsia" w:cs="Times New Roman" w:hint="eastAsia"/>
          <w:sz w:val="24"/>
          <w:rPrChange w:id="7215" w:author="JY0225" w:date="2017-08-24T12:10:00Z">
            <w:rPr>
              <w:rFonts w:ascii="Times New Roman" w:hAnsi="Times New Roman" w:cs="Times New Roman" w:hint="eastAsia"/>
              <w:sz w:val="24"/>
            </w:rPr>
          </w:rPrChange>
        </w:rPr>
        <w:t>用户注销</w:t>
      </w:r>
      <w:r w:rsidR="00AA2C63" w:rsidRPr="00653D38">
        <w:rPr>
          <w:rFonts w:asciiTheme="minorEastAsia" w:hAnsiTheme="minorEastAsia" w:cs="Times New Roman" w:hint="eastAsia"/>
          <w:sz w:val="24"/>
          <w:rPrChange w:id="7216" w:author="JY0225" w:date="2017-08-24T12:10:00Z">
            <w:rPr>
              <w:rFonts w:ascii="Times New Roman" w:hAnsi="Times New Roman" w:cs="Times New Roman" w:hint="eastAsia"/>
              <w:sz w:val="24"/>
            </w:rPr>
          </w:rPrChange>
        </w:rPr>
        <w:t>或是中间件系统遇到故障之后，</w:t>
      </w:r>
      <w:r w:rsidR="005B487E" w:rsidRPr="00653D38">
        <w:rPr>
          <w:rFonts w:asciiTheme="minorEastAsia" w:hAnsiTheme="minorEastAsia" w:cs="Times New Roman" w:hint="eastAsia"/>
          <w:sz w:val="24"/>
          <w:rPrChange w:id="7217" w:author="JY0225" w:date="2017-08-24T12:10:00Z">
            <w:rPr>
              <w:rFonts w:ascii="Times New Roman" w:hAnsi="Times New Roman" w:cs="Times New Roman" w:hint="eastAsia"/>
              <w:sz w:val="24"/>
            </w:rPr>
          </w:rPrChange>
        </w:rPr>
        <w:t>优化后的中间件系统会在</w:t>
      </w:r>
      <w:r w:rsidR="00C77062" w:rsidRPr="00653D38">
        <w:rPr>
          <w:rFonts w:asciiTheme="minorEastAsia" w:hAnsiTheme="minorEastAsia" w:cs="Times New Roman" w:hint="eastAsia"/>
          <w:sz w:val="24"/>
          <w:rPrChange w:id="7218" w:author="JY0225" w:date="2017-08-24T12:10:00Z">
            <w:rPr>
              <w:rFonts w:ascii="Times New Roman" w:hAnsi="Times New Roman" w:cs="Times New Roman" w:hint="eastAsia"/>
              <w:sz w:val="24"/>
            </w:rPr>
          </w:rPrChange>
        </w:rPr>
        <w:t>中间件系统</w:t>
      </w:r>
      <w:r w:rsidR="00B300C7" w:rsidRPr="00653D38">
        <w:rPr>
          <w:rFonts w:asciiTheme="minorEastAsia" w:hAnsiTheme="minorEastAsia" w:cs="Times New Roman" w:hint="eastAsia"/>
          <w:sz w:val="24"/>
          <w:rPrChange w:id="7219" w:author="JY0225" w:date="2017-08-24T12:10:00Z">
            <w:rPr>
              <w:rFonts w:ascii="Times New Roman" w:hAnsi="Times New Roman" w:cs="Times New Roman" w:hint="eastAsia"/>
              <w:sz w:val="24"/>
            </w:rPr>
          </w:rPrChange>
        </w:rPr>
        <w:t>重启后，</w:t>
      </w:r>
      <w:r w:rsidR="00CD7FD3" w:rsidRPr="00653D38">
        <w:rPr>
          <w:rFonts w:asciiTheme="minorEastAsia" w:hAnsiTheme="minorEastAsia" w:cs="Times New Roman" w:hint="eastAsia"/>
          <w:sz w:val="24"/>
          <w:rPrChange w:id="7220" w:author="JY0225" w:date="2017-08-24T12:10:00Z">
            <w:rPr>
              <w:rFonts w:ascii="Times New Roman" w:hAnsi="Times New Roman" w:cs="Times New Roman" w:hint="eastAsia"/>
              <w:sz w:val="24"/>
            </w:rPr>
          </w:rPrChange>
        </w:rPr>
        <w:t>自动执行未完成的任务。保证</w:t>
      </w:r>
      <w:r w:rsidR="00A6599F" w:rsidRPr="00653D38">
        <w:rPr>
          <w:rFonts w:asciiTheme="minorEastAsia" w:hAnsiTheme="minorEastAsia" w:cs="Times New Roman" w:hint="eastAsia"/>
          <w:sz w:val="24"/>
          <w:rPrChange w:id="7221" w:author="JY0225" w:date="2017-08-24T12:10:00Z">
            <w:rPr>
              <w:rFonts w:ascii="Times New Roman" w:hAnsi="Times New Roman" w:cs="Times New Roman" w:hint="eastAsia"/>
              <w:sz w:val="24"/>
            </w:rPr>
          </w:rPrChange>
        </w:rPr>
        <w:t>用户提供的请求不会丢失。</w:t>
      </w:r>
      <w:r w:rsidR="009B6053" w:rsidRPr="00653D38">
        <w:rPr>
          <w:rFonts w:asciiTheme="minorEastAsia" w:hAnsiTheme="minorEastAsia" w:cs="Times New Roman" w:hint="eastAsia"/>
          <w:sz w:val="24"/>
          <w:rPrChange w:id="7222" w:author="JY0225" w:date="2017-08-24T12:10:00Z">
            <w:rPr>
              <w:rFonts w:ascii="Times New Roman" w:hAnsi="Times New Roman" w:cs="Times New Roman" w:hint="eastAsia"/>
              <w:sz w:val="24"/>
            </w:rPr>
          </w:rPrChange>
        </w:rPr>
        <w:t>此外，</w:t>
      </w:r>
      <w:r w:rsidR="00FB7BB0" w:rsidRPr="00653D38">
        <w:rPr>
          <w:rFonts w:asciiTheme="minorEastAsia" w:hAnsiTheme="minorEastAsia" w:cs="Times New Roman" w:hint="eastAsia"/>
          <w:sz w:val="24"/>
          <w:rPrChange w:id="7223" w:author="JY0225" w:date="2017-08-24T12:10:00Z">
            <w:rPr>
              <w:rFonts w:ascii="Times New Roman" w:hAnsi="Times New Roman" w:cs="Times New Roman" w:hint="eastAsia"/>
              <w:sz w:val="24"/>
            </w:rPr>
          </w:rPrChange>
        </w:rPr>
        <w:t>通过大量的压力测试、边界值测试</w:t>
      </w:r>
      <w:r w:rsidR="00DF26F8" w:rsidRPr="00653D38">
        <w:rPr>
          <w:rFonts w:asciiTheme="minorEastAsia" w:hAnsiTheme="minorEastAsia" w:cs="Times New Roman" w:hint="eastAsia"/>
          <w:sz w:val="24"/>
          <w:rPrChange w:id="7224" w:author="JY0225" w:date="2017-08-24T12:10:00Z">
            <w:rPr>
              <w:rFonts w:ascii="Times New Roman" w:hAnsi="Times New Roman" w:cs="Times New Roman" w:hint="eastAsia"/>
              <w:sz w:val="24"/>
            </w:rPr>
          </w:rPrChange>
        </w:rPr>
        <w:t>增强了中间件</w:t>
      </w:r>
      <w:r w:rsidR="00F44D28" w:rsidRPr="00653D38">
        <w:rPr>
          <w:rFonts w:asciiTheme="minorEastAsia" w:hAnsiTheme="minorEastAsia" w:cs="Times New Roman" w:hint="eastAsia"/>
          <w:sz w:val="24"/>
          <w:rPrChange w:id="7225" w:author="JY0225" w:date="2017-08-24T12:10:00Z">
            <w:rPr>
              <w:rFonts w:ascii="Times New Roman" w:hAnsi="Times New Roman" w:cs="Times New Roman" w:hint="eastAsia"/>
              <w:sz w:val="24"/>
            </w:rPr>
          </w:rPrChange>
        </w:rPr>
        <w:t>系统的鲁棒性</w:t>
      </w:r>
      <w:r w:rsidR="000C11AD" w:rsidRPr="00653D38">
        <w:rPr>
          <w:rFonts w:asciiTheme="minorEastAsia" w:hAnsiTheme="minorEastAsia" w:cs="Times New Roman" w:hint="eastAsia"/>
          <w:sz w:val="24"/>
          <w:rPrChange w:id="7226" w:author="JY0225" w:date="2017-08-24T12:10:00Z">
            <w:rPr>
              <w:rFonts w:ascii="Times New Roman" w:hAnsi="Times New Roman" w:cs="Times New Roman" w:hint="eastAsia"/>
              <w:sz w:val="24"/>
            </w:rPr>
          </w:rPrChange>
        </w:rPr>
        <w:t>。</w:t>
      </w:r>
      <w:r w:rsidR="00E92391" w:rsidRPr="00653D38">
        <w:rPr>
          <w:rFonts w:asciiTheme="minorEastAsia" w:hAnsiTheme="minorEastAsia" w:cs="Times New Roman" w:hint="eastAsia"/>
          <w:sz w:val="24"/>
          <w:rPrChange w:id="7227" w:author="JY0225" w:date="2017-08-24T12:10:00Z">
            <w:rPr>
              <w:rFonts w:ascii="Times New Roman" w:hAnsi="Times New Roman" w:cs="Times New Roman" w:hint="eastAsia"/>
              <w:sz w:val="24"/>
            </w:rPr>
          </w:rPrChange>
        </w:rPr>
        <w:t>当用户执行错误的操作时，会抛出相应的异常，而不是强制退出。</w:t>
      </w:r>
    </w:p>
    <w:p w14:paraId="45D6C5FB" w14:textId="77777777" w:rsidR="00375191" w:rsidRPr="00653D38" w:rsidRDefault="00375191" w:rsidP="00C040AC">
      <w:pPr>
        <w:spacing w:line="400" w:lineRule="exact"/>
        <w:rPr>
          <w:rFonts w:asciiTheme="minorEastAsia" w:hAnsiTheme="minorEastAsia"/>
          <w:color w:val="000000" w:themeColor="text1"/>
          <w:sz w:val="24"/>
          <w:rPrChange w:id="7228" w:author="JY0225" w:date="2017-08-24T12:10:00Z">
            <w:rPr>
              <w:color w:val="000000" w:themeColor="text1"/>
              <w:sz w:val="24"/>
            </w:rPr>
          </w:rPrChange>
        </w:rPr>
      </w:pPr>
      <w:r w:rsidRPr="00653D38">
        <w:rPr>
          <w:rFonts w:asciiTheme="minorEastAsia" w:hAnsiTheme="minorEastAsia"/>
          <w:color w:val="000000" w:themeColor="text1"/>
          <w:sz w:val="24"/>
          <w:rPrChange w:id="7229" w:author="JY0225" w:date="2017-08-24T12:10:00Z">
            <w:rPr>
              <w:color w:val="000000" w:themeColor="text1"/>
              <w:sz w:val="24"/>
            </w:rPr>
          </w:rPrChange>
        </w:rPr>
        <w:tab/>
        <w:t>2</w:t>
      </w:r>
      <w:r w:rsidRPr="00653D38">
        <w:rPr>
          <w:rFonts w:asciiTheme="minorEastAsia" w:hAnsiTheme="minorEastAsia" w:hint="eastAsia"/>
          <w:color w:val="000000" w:themeColor="text1"/>
          <w:sz w:val="24"/>
          <w:rPrChange w:id="7230" w:author="JY0225" w:date="2017-08-24T12:10:00Z">
            <w:rPr>
              <w:rFonts w:hint="eastAsia"/>
              <w:color w:val="000000" w:themeColor="text1"/>
              <w:sz w:val="24"/>
            </w:rPr>
          </w:rPrChange>
        </w:rPr>
        <w:t>）</w:t>
      </w:r>
      <w:r w:rsidR="002A015A" w:rsidRPr="00653D38">
        <w:rPr>
          <w:rFonts w:asciiTheme="minorEastAsia" w:hAnsiTheme="minorEastAsia"/>
          <w:color w:val="000000" w:themeColor="text1"/>
          <w:sz w:val="24"/>
          <w:rPrChange w:id="7231" w:author="JY0225" w:date="2017-08-24T12:10:00Z">
            <w:rPr>
              <w:color w:val="000000" w:themeColor="text1"/>
              <w:sz w:val="24"/>
            </w:rPr>
          </w:rPrChange>
        </w:rPr>
        <w:t>传输</w:t>
      </w:r>
      <w:r w:rsidRPr="00653D38">
        <w:rPr>
          <w:rFonts w:asciiTheme="minorEastAsia" w:hAnsiTheme="minorEastAsia"/>
          <w:color w:val="000000" w:themeColor="text1"/>
          <w:sz w:val="24"/>
          <w:rPrChange w:id="7232" w:author="JY0225" w:date="2017-08-24T12:10:00Z">
            <w:rPr>
              <w:color w:val="000000" w:themeColor="text1"/>
              <w:sz w:val="24"/>
            </w:rPr>
          </w:rPrChange>
        </w:rPr>
        <w:t>稳定性</w:t>
      </w:r>
    </w:p>
    <w:p w14:paraId="5B75F91C" w14:textId="228794FC" w:rsidR="00BE4096" w:rsidRPr="00653D38" w:rsidRDefault="00A728D1" w:rsidP="00C040AC">
      <w:pPr>
        <w:spacing w:line="400" w:lineRule="exact"/>
        <w:rPr>
          <w:rFonts w:asciiTheme="minorEastAsia" w:hAnsiTheme="minorEastAsia"/>
          <w:color w:val="000000" w:themeColor="text1"/>
          <w:sz w:val="24"/>
          <w:rPrChange w:id="7233" w:author="JY0225" w:date="2017-08-24T12:10:00Z">
            <w:rPr>
              <w:color w:val="000000" w:themeColor="text1"/>
              <w:sz w:val="24"/>
            </w:rPr>
          </w:rPrChange>
        </w:rPr>
      </w:pPr>
      <w:r w:rsidRPr="00653D38">
        <w:rPr>
          <w:rFonts w:asciiTheme="minorEastAsia" w:hAnsiTheme="minorEastAsia"/>
          <w:color w:val="000000" w:themeColor="text1"/>
          <w:sz w:val="24"/>
          <w:rPrChange w:id="7234" w:author="JY0225" w:date="2017-08-24T12:10:00Z">
            <w:rPr>
              <w:color w:val="000000" w:themeColor="text1"/>
              <w:sz w:val="24"/>
            </w:rPr>
          </w:rPrChange>
        </w:rPr>
        <w:tab/>
      </w:r>
      <w:r w:rsidR="00225C00" w:rsidRPr="00653D38">
        <w:rPr>
          <w:rFonts w:asciiTheme="minorEastAsia" w:hAnsiTheme="minorEastAsia"/>
          <w:color w:val="000000" w:themeColor="text1"/>
          <w:sz w:val="24"/>
          <w:rPrChange w:id="7235" w:author="JY0225" w:date="2017-08-24T12:10:00Z">
            <w:rPr>
              <w:color w:val="000000" w:themeColor="text1"/>
              <w:sz w:val="24"/>
            </w:rPr>
          </w:rPrChange>
        </w:rPr>
        <w:t>网络环境受到很多因素的制约</w:t>
      </w:r>
      <w:r w:rsidR="00225C00" w:rsidRPr="00653D38">
        <w:rPr>
          <w:rFonts w:asciiTheme="minorEastAsia" w:hAnsiTheme="minorEastAsia" w:hint="eastAsia"/>
          <w:color w:val="000000" w:themeColor="text1"/>
          <w:sz w:val="24"/>
          <w:rPrChange w:id="7236" w:author="JY0225" w:date="2017-08-24T12:10:00Z">
            <w:rPr>
              <w:rFonts w:hint="eastAsia"/>
              <w:color w:val="000000" w:themeColor="text1"/>
              <w:sz w:val="24"/>
            </w:rPr>
          </w:rPrChange>
        </w:rPr>
        <w:t>，</w:t>
      </w:r>
      <w:r w:rsidR="00225C00" w:rsidRPr="00653D38">
        <w:rPr>
          <w:rFonts w:asciiTheme="minorEastAsia" w:hAnsiTheme="minorEastAsia"/>
          <w:color w:val="000000" w:themeColor="text1"/>
          <w:sz w:val="24"/>
          <w:rPrChange w:id="7237" w:author="JY0225" w:date="2017-08-24T12:10:00Z">
            <w:rPr>
              <w:color w:val="000000" w:themeColor="text1"/>
              <w:sz w:val="24"/>
            </w:rPr>
          </w:rPrChange>
        </w:rPr>
        <w:t>云</w:t>
      </w:r>
      <w:r w:rsidR="00476838" w:rsidRPr="00653D38">
        <w:rPr>
          <w:rFonts w:asciiTheme="minorEastAsia" w:hAnsiTheme="minorEastAsia"/>
          <w:color w:val="000000" w:themeColor="text1"/>
          <w:sz w:val="24"/>
          <w:rPrChange w:id="7238" w:author="JY0225" w:date="2017-08-24T12:10:00Z">
            <w:rPr>
              <w:color w:val="000000" w:themeColor="text1"/>
              <w:sz w:val="24"/>
            </w:rPr>
          </w:rPrChange>
        </w:rPr>
        <w:t>备份</w:t>
      </w:r>
      <w:r w:rsidR="00225C00" w:rsidRPr="00653D38">
        <w:rPr>
          <w:rFonts w:asciiTheme="minorEastAsia" w:hAnsiTheme="minorEastAsia"/>
          <w:color w:val="000000" w:themeColor="text1"/>
          <w:sz w:val="24"/>
          <w:rPrChange w:id="7239" w:author="JY0225" w:date="2017-08-24T12:10:00Z">
            <w:rPr>
              <w:color w:val="000000" w:themeColor="text1"/>
              <w:sz w:val="24"/>
            </w:rPr>
          </w:rPrChange>
        </w:rPr>
        <w:t>平台是以网络作为基础的</w:t>
      </w:r>
      <w:r w:rsidR="00225C00" w:rsidRPr="00653D38">
        <w:rPr>
          <w:rFonts w:asciiTheme="minorEastAsia" w:hAnsiTheme="minorEastAsia" w:hint="eastAsia"/>
          <w:color w:val="000000" w:themeColor="text1"/>
          <w:sz w:val="24"/>
          <w:rPrChange w:id="7240" w:author="JY0225" w:date="2017-08-24T12:10:00Z">
            <w:rPr>
              <w:rFonts w:hint="eastAsia"/>
              <w:color w:val="000000" w:themeColor="text1"/>
              <w:sz w:val="24"/>
            </w:rPr>
          </w:rPrChange>
        </w:rPr>
        <w:t>，</w:t>
      </w:r>
      <w:r w:rsidR="00225C00" w:rsidRPr="00653D38">
        <w:rPr>
          <w:rFonts w:asciiTheme="minorEastAsia" w:hAnsiTheme="minorEastAsia"/>
          <w:color w:val="000000" w:themeColor="text1"/>
          <w:sz w:val="24"/>
          <w:rPrChange w:id="7241" w:author="JY0225" w:date="2017-08-24T12:10:00Z">
            <w:rPr>
              <w:color w:val="000000" w:themeColor="text1"/>
              <w:sz w:val="24"/>
            </w:rPr>
          </w:rPrChange>
        </w:rPr>
        <w:t>尤其是上</w:t>
      </w:r>
      <w:r w:rsidR="00225C00" w:rsidRPr="00653D38">
        <w:rPr>
          <w:rFonts w:asciiTheme="minorEastAsia" w:hAnsiTheme="minorEastAsia"/>
          <w:color w:val="000000" w:themeColor="text1"/>
          <w:sz w:val="24"/>
          <w:rPrChange w:id="7242" w:author="JY0225" w:date="2017-08-24T12:10:00Z">
            <w:rPr>
              <w:color w:val="000000" w:themeColor="text1"/>
              <w:sz w:val="24"/>
            </w:rPr>
          </w:rPrChange>
        </w:rPr>
        <w:lastRenderedPageBreak/>
        <w:t>传</w:t>
      </w:r>
      <w:r w:rsidR="00225C00" w:rsidRPr="00653D38">
        <w:rPr>
          <w:rFonts w:asciiTheme="minorEastAsia" w:hAnsiTheme="minorEastAsia" w:hint="eastAsia"/>
          <w:color w:val="000000" w:themeColor="text1"/>
          <w:sz w:val="24"/>
          <w:rPrChange w:id="7243" w:author="JY0225" w:date="2017-08-24T12:10:00Z">
            <w:rPr>
              <w:rFonts w:hint="eastAsia"/>
              <w:color w:val="000000" w:themeColor="text1"/>
              <w:sz w:val="24"/>
            </w:rPr>
          </w:rPrChange>
        </w:rPr>
        <w:t>和下载操作。</w:t>
      </w:r>
      <w:r w:rsidR="002A015A" w:rsidRPr="00653D38">
        <w:rPr>
          <w:rFonts w:asciiTheme="minorEastAsia" w:hAnsiTheme="minorEastAsia" w:hint="eastAsia"/>
          <w:color w:val="000000" w:themeColor="text1"/>
          <w:sz w:val="24"/>
          <w:rPrChange w:id="7244" w:author="JY0225" w:date="2017-08-24T12:10:00Z">
            <w:rPr>
              <w:rFonts w:hint="eastAsia"/>
              <w:color w:val="000000" w:themeColor="text1"/>
              <w:sz w:val="24"/>
            </w:rPr>
          </w:rPrChange>
        </w:rPr>
        <w:t>优化后的中间件系统充分地考虑到了网络的不稳定因素，当出现网络故障时，</w:t>
      </w:r>
      <w:r w:rsidR="00821421" w:rsidRPr="00653D38">
        <w:rPr>
          <w:rFonts w:asciiTheme="minorEastAsia" w:hAnsiTheme="minorEastAsia" w:hint="eastAsia"/>
          <w:color w:val="000000" w:themeColor="text1"/>
          <w:sz w:val="24"/>
          <w:rPrChange w:id="7245" w:author="JY0225" w:date="2017-08-24T12:10:00Z">
            <w:rPr>
              <w:rFonts w:hint="eastAsia"/>
              <w:color w:val="000000" w:themeColor="text1"/>
              <w:sz w:val="24"/>
            </w:rPr>
          </w:rPrChange>
        </w:rPr>
        <w:t>会记录断点信息，下次上传文件的时候，会根据断点信息进行续传，这大大地提升了数据传输的稳定性。</w:t>
      </w:r>
    </w:p>
    <w:p w14:paraId="57E29996" w14:textId="0007407B" w:rsidR="00110C35" w:rsidRDefault="005F4657">
      <w:pPr>
        <w:pStyle w:val="21"/>
        <w:spacing w:line="240" w:lineRule="auto"/>
        <w:pPrChange w:id="7246" w:author="微软用户" w:date="2017-08-18T22:55:00Z">
          <w:pPr>
            <w:pStyle w:val="21"/>
          </w:pPr>
        </w:pPrChange>
      </w:pPr>
      <w:bookmarkStart w:id="7247" w:name="_Toc491335282"/>
      <w:r>
        <w:t>6.5</w:t>
      </w:r>
      <w:r w:rsidR="00110C35" w:rsidRPr="00B87EE1">
        <w:t xml:space="preserve"> </w:t>
      </w:r>
      <w:ins w:id="7248" w:author="JY0225" w:date="2017-08-14T12:54:00Z">
        <w:r w:rsidR="003F4529">
          <w:rPr>
            <w:rFonts w:hint="eastAsia"/>
          </w:rPr>
          <w:t>功能和性能</w:t>
        </w:r>
      </w:ins>
      <w:r w:rsidR="00AA17F8">
        <w:t>对比</w:t>
      </w:r>
      <w:ins w:id="7249" w:author="JY0225" w:date="2017-08-14T12:54:00Z">
        <w:r w:rsidR="003F4529">
          <w:rPr>
            <w:rFonts w:hint="eastAsia"/>
          </w:rPr>
          <w:t>测试</w:t>
        </w:r>
      </w:ins>
      <w:bookmarkEnd w:id="7247"/>
      <w:del w:id="7250" w:author="JY0225" w:date="2017-08-14T12:54:00Z">
        <w:r w:rsidR="00C276C1" w:rsidDel="003F4529">
          <w:delText>分析</w:delText>
        </w:r>
      </w:del>
    </w:p>
    <w:p w14:paraId="2B2AF758" w14:textId="72A7DD75" w:rsidR="00814FEF" w:rsidRPr="00814FEF" w:rsidRDefault="00814FEF" w:rsidP="00814FEF">
      <w:pPr>
        <w:spacing w:line="400" w:lineRule="exact"/>
      </w:pPr>
      <w:r>
        <w:tab/>
      </w:r>
      <w:r w:rsidRPr="00814FEF">
        <w:rPr>
          <w:color w:val="000000" w:themeColor="text1"/>
          <w:sz w:val="24"/>
        </w:rPr>
        <w:t>中间件优化的主要目的是基于前期的中间件系统</w:t>
      </w:r>
      <w:r>
        <w:rPr>
          <w:rFonts w:hint="eastAsia"/>
          <w:color w:val="000000" w:themeColor="text1"/>
          <w:sz w:val="24"/>
        </w:rPr>
        <w:t>，</w:t>
      </w:r>
      <w:r w:rsidR="009C6F35">
        <w:rPr>
          <w:color w:val="000000" w:themeColor="text1"/>
          <w:sz w:val="24"/>
        </w:rPr>
        <w:t>同时</w:t>
      </w:r>
      <w:r w:rsidRPr="00814FEF">
        <w:rPr>
          <w:rFonts w:hint="eastAsia"/>
          <w:color w:val="000000" w:themeColor="text1"/>
          <w:sz w:val="24"/>
        </w:rPr>
        <w:t>研究云储存服务中的关键技术，</w:t>
      </w:r>
      <w:r w:rsidR="00A71789">
        <w:rPr>
          <w:rFonts w:hint="eastAsia"/>
          <w:color w:val="000000" w:themeColor="text1"/>
          <w:sz w:val="24"/>
        </w:rPr>
        <w:t>对其功能和性能两方面进行优化。</w:t>
      </w:r>
      <w:r w:rsidR="00DD53FB">
        <w:rPr>
          <w:rFonts w:hint="eastAsia"/>
          <w:color w:val="000000" w:themeColor="text1"/>
          <w:sz w:val="24"/>
        </w:rPr>
        <w:t>本文将从纵向和横向两个方面，将优化后的中间件系统与</w:t>
      </w:r>
      <w:r w:rsidR="00E4327E">
        <w:rPr>
          <w:rFonts w:hint="eastAsia"/>
          <w:color w:val="000000" w:themeColor="text1"/>
          <w:sz w:val="24"/>
        </w:rPr>
        <w:t>现有</w:t>
      </w:r>
      <w:r w:rsidR="00DD53FB">
        <w:rPr>
          <w:rFonts w:hint="eastAsia"/>
          <w:color w:val="000000" w:themeColor="text1"/>
          <w:sz w:val="24"/>
        </w:rPr>
        <w:t>的中间件系统和</w:t>
      </w:r>
      <w:r w:rsidR="000741D5">
        <w:rPr>
          <w:rFonts w:hint="eastAsia"/>
          <w:color w:val="000000" w:themeColor="text1"/>
          <w:sz w:val="24"/>
        </w:rPr>
        <w:t>市场上同类产品进行比较</w:t>
      </w:r>
      <w:r w:rsidR="00091029">
        <w:rPr>
          <w:rFonts w:hint="eastAsia"/>
          <w:color w:val="000000" w:themeColor="text1"/>
          <w:sz w:val="24"/>
        </w:rPr>
        <w:t>分析</w:t>
      </w:r>
      <w:r w:rsidR="005B1750">
        <w:rPr>
          <w:rFonts w:hint="eastAsia"/>
          <w:color w:val="000000" w:themeColor="text1"/>
          <w:sz w:val="24"/>
        </w:rPr>
        <w:t>。</w:t>
      </w:r>
    </w:p>
    <w:p w14:paraId="2A5FBB5E" w14:textId="77777777" w:rsidR="00153C03" w:rsidRDefault="00DB29F3" w:rsidP="00153C03">
      <w:pPr>
        <w:pStyle w:val="31"/>
      </w:pPr>
      <w:bookmarkStart w:id="7251" w:name="_Toc491335283"/>
      <w:r>
        <w:t>6.5</w:t>
      </w:r>
      <w:r w:rsidR="006707F9">
        <w:t>.1</w:t>
      </w:r>
      <w:r w:rsidR="00367089">
        <w:rPr>
          <w:rFonts w:hint="eastAsia"/>
        </w:rPr>
        <w:t>原</w:t>
      </w:r>
      <w:r w:rsidR="00367089">
        <w:t>中间系统对比</w:t>
      </w:r>
      <w:r w:rsidR="006707F9">
        <w:t>分析</w:t>
      </w:r>
      <w:bookmarkEnd w:id="7251"/>
    </w:p>
    <w:p w14:paraId="0198833D" w14:textId="62D70A82" w:rsidR="00756CCF" w:rsidRDefault="002D7EBD" w:rsidP="00147E9E">
      <w:pPr>
        <w:spacing w:line="400" w:lineRule="exact"/>
        <w:jc w:val="center"/>
      </w:pPr>
      <w:r>
        <w:rPr>
          <w:rFonts w:hint="eastAsia"/>
          <w:color w:val="000000" w:themeColor="text1"/>
          <w:sz w:val="24"/>
        </w:rPr>
        <w:t>表</w:t>
      </w:r>
      <w:r>
        <w:rPr>
          <w:rFonts w:hint="eastAsia"/>
          <w:color w:val="000000" w:themeColor="text1"/>
          <w:sz w:val="24"/>
        </w:rPr>
        <w:t>6-7</w:t>
      </w:r>
      <w:r w:rsidRPr="00755D42">
        <w:rPr>
          <w:rFonts w:hint="eastAsia"/>
          <w:color w:val="000000" w:themeColor="text1"/>
          <w:sz w:val="24"/>
        </w:rPr>
        <w:t xml:space="preserve"> </w:t>
      </w:r>
      <w:r w:rsidR="00654A84">
        <w:rPr>
          <w:rFonts w:hint="eastAsia"/>
          <w:color w:val="000000" w:themeColor="text1"/>
          <w:sz w:val="24"/>
        </w:rPr>
        <w:t>与原中间件系统对比分析表</w:t>
      </w:r>
    </w:p>
    <w:tbl>
      <w:tblPr>
        <w:tblStyle w:val="ae"/>
        <w:tblW w:w="0" w:type="auto"/>
        <w:tblLook w:val="04A0" w:firstRow="1" w:lastRow="0" w:firstColumn="1" w:lastColumn="0" w:noHBand="0" w:noVBand="1"/>
      </w:tblPr>
      <w:tblGrid>
        <w:gridCol w:w="2065"/>
        <w:gridCol w:w="1530"/>
        <w:gridCol w:w="1710"/>
        <w:gridCol w:w="1530"/>
        <w:gridCol w:w="1467"/>
      </w:tblGrid>
      <w:tr w:rsidR="00571132" w14:paraId="1C3D1041" w14:textId="77777777" w:rsidTr="00571132">
        <w:tc>
          <w:tcPr>
            <w:tcW w:w="2065" w:type="dxa"/>
          </w:tcPr>
          <w:p w14:paraId="5A04BBEB" w14:textId="77777777" w:rsidR="00571132" w:rsidRPr="00571132" w:rsidRDefault="00571132" w:rsidP="00756CCF">
            <w:pPr>
              <w:spacing w:line="400" w:lineRule="exact"/>
              <w:jc w:val="center"/>
              <w:rPr>
                <w:szCs w:val="21"/>
              </w:rPr>
            </w:pPr>
          </w:p>
        </w:tc>
        <w:tc>
          <w:tcPr>
            <w:tcW w:w="1530" w:type="dxa"/>
          </w:tcPr>
          <w:p w14:paraId="02AA1C63" w14:textId="018D9956" w:rsidR="00571132" w:rsidRPr="00571132" w:rsidRDefault="00571132" w:rsidP="00756CCF">
            <w:pPr>
              <w:spacing w:line="400" w:lineRule="exact"/>
              <w:jc w:val="center"/>
              <w:rPr>
                <w:szCs w:val="21"/>
              </w:rPr>
            </w:pPr>
            <w:r w:rsidRPr="00571132">
              <w:rPr>
                <w:rFonts w:hint="eastAsia"/>
                <w:szCs w:val="21"/>
              </w:rPr>
              <w:t>数据传输加密</w:t>
            </w:r>
          </w:p>
        </w:tc>
        <w:tc>
          <w:tcPr>
            <w:tcW w:w="1710" w:type="dxa"/>
          </w:tcPr>
          <w:p w14:paraId="530FB8A9" w14:textId="09D6ADAA" w:rsidR="00571132" w:rsidRPr="00571132" w:rsidRDefault="00571132" w:rsidP="00756CCF">
            <w:pPr>
              <w:spacing w:line="400" w:lineRule="exact"/>
              <w:jc w:val="center"/>
              <w:rPr>
                <w:szCs w:val="21"/>
              </w:rPr>
            </w:pPr>
            <w:r w:rsidRPr="00571132">
              <w:rPr>
                <w:rFonts w:hint="eastAsia"/>
                <w:szCs w:val="21"/>
              </w:rPr>
              <w:t>数据在云端加密</w:t>
            </w:r>
          </w:p>
        </w:tc>
        <w:tc>
          <w:tcPr>
            <w:tcW w:w="1530" w:type="dxa"/>
          </w:tcPr>
          <w:p w14:paraId="47A58ABC" w14:textId="7122CA1B" w:rsidR="00571132" w:rsidRPr="00571132" w:rsidRDefault="00571132" w:rsidP="00756CCF">
            <w:pPr>
              <w:spacing w:line="400" w:lineRule="exact"/>
              <w:jc w:val="center"/>
              <w:rPr>
                <w:szCs w:val="21"/>
              </w:rPr>
            </w:pPr>
            <w:r w:rsidRPr="00571132">
              <w:rPr>
                <w:rFonts w:hint="eastAsia"/>
                <w:szCs w:val="21"/>
              </w:rPr>
              <w:t>缓存信息加密</w:t>
            </w:r>
          </w:p>
        </w:tc>
        <w:tc>
          <w:tcPr>
            <w:tcW w:w="1467" w:type="dxa"/>
          </w:tcPr>
          <w:p w14:paraId="1D2C1C2B" w14:textId="778F1856" w:rsidR="00571132" w:rsidRPr="00571132" w:rsidRDefault="00571132" w:rsidP="00756CCF">
            <w:pPr>
              <w:spacing w:line="400" w:lineRule="exact"/>
              <w:jc w:val="center"/>
              <w:rPr>
                <w:szCs w:val="21"/>
              </w:rPr>
            </w:pPr>
            <w:r w:rsidRPr="00571132">
              <w:rPr>
                <w:rFonts w:hint="eastAsia"/>
                <w:szCs w:val="21"/>
              </w:rPr>
              <w:t>防注入攻击</w:t>
            </w:r>
          </w:p>
        </w:tc>
      </w:tr>
      <w:tr w:rsidR="00571132" w14:paraId="022D25DA" w14:textId="77777777" w:rsidTr="00571132">
        <w:tc>
          <w:tcPr>
            <w:tcW w:w="2065" w:type="dxa"/>
          </w:tcPr>
          <w:p w14:paraId="6DA555D7" w14:textId="1778B34D" w:rsidR="00571132" w:rsidRPr="00571132" w:rsidRDefault="00571132" w:rsidP="00756CCF">
            <w:pPr>
              <w:spacing w:line="400" w:lineRule="exact"/>
              <w:jc w:val="left"/>
              <w:rPr>
                <w:szCs w:val="21"/>
              </w:rPr>
            </w:pPr>
            <w:r w:rsidRPr="00571132">
              <w:rPr>
                <w:rFonts w:hint="eastAsia"/>
                <w:szCs w:val="21"/>
              </w:rPr>
              <w:t>原中间件系统</w:t>
            </w:r>
          </w:p>
        </w:tc>
        <w:tc>
          <w:tcPr>
            <w:tcW w:w="1530" w:type="dxa"/>
          </w:tcPr>
          <w:p w14:paraId="7ADB1D33" w14:textId="7ABF25B0" w:rsidR="00571132" w:rsidRPr="00571132" w:rsidRDefault="00571132" w:rsidP="00756CCF">
            <w:pPr>
              <w:spacing w:line="400" w:lineRule="exact"/>
              <w:jc w:val="center"/>
              <w:rPr>
                <w:szCs w:val="21"/>
              </w:rPr>
            </w:pPr>
            <w:r w:rsidRPr="00571132">
              <w:rPr>
                <w:rFonts w:hint="eastAsia"/>
                <w:color w:val="000000" w:themeColor="text1"/>
                <w:szCs w:val="21"/>
              </w:rPr>
              <w:t>√</w:t>
            </w:r>
          </w:p>
        </w:tc>
        <w:tc>
          <w:tcPr>
            <w:tcW w:w="1710" w:type="dxa"/>
          </w:tcPr>
          <w:p w14:paraId="42FC36B9" w14:textId="63CA511C" w:rsidR="00571132" w:rsidRPr="00571132" w:rsidRDefault="00571132" w:rsidP="00756CCF">
            <w:pPr>
              <w:spacing w:line="400" w:lineRule="exact"/>
              <w:jc w:val="center"/>
              <w:rPr>
                <w:szCs w:val="21"/>
              </w:rPr>
            </w:pPr>
            <w:r w:rsidRPr="00571132">
              <w:rPr>
                <w:rFonts w:hint="eastAsia"/>
                <w:color w:val="000000" w:themeColor="text1"/>
                <w:szCs w:val="21"/>
              </w:rPr>
              <w:t>√</w:t>
            </w:r>
          </w:p>
        </w:tc>
        <w:tc>
          <w:tcPr>
            <w:tcW w:w="1530" w:type="dxa"/>
          </w:tcPr>
          <w:p w14:paraId="7F5685C3" w14:textId="77777777" w:rsidR="00571132" w:rsidRPr="00571132" w:rsidRDefault="00571132" w:rsidP="00756CCF">
            <w:pPr>
              <w:spacing w:line="400" w:lineRule="exact"/>
              <w:jc w:val="center"/>
              <w:rPr>
                <w:szCs w:val="21"/>
              </w:rPr>
            </w:pPr>
          </w:p>
        </w:tc>
        <w:tc>
          <w:tcPr>
            <w:tcW w:w="1467" w:type="dxa"/>
          </w:tcPr>
          <w:p w14:paraId="60CC2129" w14:textId="34C832ED" w:rsidR="00571132" w:rsidRPr="00571132" w:rsidRDefault="00571132" w:rsidP="00756CCF">
            <w:pPr>
              <w:spacing w:line="400" w:lineRule="exact"/>
              <w:jc w:val="center"/>
              <w:rPr>
                <w:szCs w:val="21"/>
              </w:rPr>
            </w:pPr>
          </w:p>
        </w:tc>
      </w:tr>
      <w:tr w:rsidR="00571132" w14:paraId="79A0FDEF" w14:textId="77777777" w:rsidTr="00571132">
        <w:tc>
          <w:tcPr>
            <w:tcW w:w="2065" w:type="dxa"/>
          </w:tcPr>
          <w:p w14:paraId="273712D3" w14:textId="03B79E08" w:rsidR="00571132" w:rsidRPr="00571132" w:rsidRDefault="00571132" w:rsidP="00756CCF">
            <w:pPr>
              <w:spacing w:line="400" w:lineRule="exact"/>
              <w:jc w:val="left"/>
              <w:rPr>
                <w:szCs w:val="21"/>
              </w:rPr>
            </w:pPr>
            <w:r w:rsidRPr="00571132">
              <w:rPr>
                <w:rFonts w:hint="eastAsia"/>
                <w:szCs w:val="21"/>
              </w:rPr>
              <w:t>优化后中间件系统</w:t>
            </w:r>
          </w:p>
        </w:tc>
        <w:tc>
          <w:tcPr>
            <w:tcW w:w="1530" w:type="dxa"/>
          </w:tcPr>
          <w:p w14:paraId="06D9EB0B" w14:textId="62AEA739" w:rsidR="00571132" w:rsidRPr="00571132" w:rsidRDefault="00571132" w:rsidP="00756CCF">
            <w:pPr>
              <w:spacing w:line="400" w:lineRule="exact"/>
              <w:jc w:val="center"/>
              <w:rPr>
                <w:szCs w:val="21"/>
              </w:rPr>
            </w:pPr>
            <w:r w:rsidRPr="00571132">
              <w:rPr>
                <w:rFonts w:hint="eastAsia"/>
                <w:color w:val="000000" w:themeColor="text1"/>
                <w:szCs w:val="21"/>
              </w:rPr>
              <w:t>√</w:t>
            </w:r>
          </w:p>
        </w:tc>
        <w:tc>
          <w:tcPr>
            <w:tcW w:w="1710" w:type="dxa"/>
          </w:tcPr>
          <w:p w14:paraId="711AB5EC" w14:textId="67342B2F" w:rsidR="00571132" w:rsidRPr="00571132" w:rsidRDefault="00571132" w:rsidP="00756CCF">
            <w:pPr>
              <w:spacing w:line="400" w:lineRule="exact"/>
              <w:jc w:val="center"/>
              <w:rPr>
                <w:szCs w:val="21"/>
              </w:rPr>
            </w:pPr>
            <w:r w:rsidRPr="00571132">
              <w:rPr>
                <w:rFonts w:hint="eastAsia"/>
                <w:color w:val="000000" w:themeColor="text1"/>
                <w:szCs w:val="21"/>
              </w:rPr>
              <w:t>√</w:t>
            </w:r>
          </w:p>
        </w:tc>
        <w:tc>
          <w:tcPr>
            <w:tcW w:w="1530" w:type="dxa"/>
          </w:tcPr>
          <w:p w14:paraId="5137798E" w14:textId="26A34925" w:rsidR="00571132" w:rsidRPr="00571132" w:rsidRDefault="00571132" w:rsidP="00756CCF">
            <w:pPr>
              <w:spacing w:line="400" w:lineRule="exact"/>
              <w:jc w:val="center"/>
              <w:rPr>
                <w:color w:val="000000" w:themeColor="text1"/>
                <w:szCs w:val="21"/>
              </w:rPr>
            </w:pPr>
            <w:r w:rsidRPr="00571132">
              <w:rPr>
                <w:rFonts w:hint="eastAsia"/>
                <w:color w:val="000000" w:themeColor="text1"/>
                <w:szCs w:val="21"/>
              </w:rPr>
              <w:t>√</w:t>
            </w:r>
          </w:p>
        </w:tc>
        <w:tc>
          <w:tcPr>
            <w:tcW w:w="1467" w:type="dxa"/>
          </w:tcPr>
          <w:p w14:paraId="28C21007" w14:textId="3556779C" w:rsidR="00571132" w:rsidRPr="00571132" w:rsidRDefault="00571132" w:rsidP="00756CCF">
            <w:pPr>
              <w:spacing w:line="400" w:lineRule="exact"/>
              <w:jc w:val="center"/>
              <w:rPr>
                <w:szCs w:val="21"/>
              </w:rPr>
            </w:pPr>
            <w:r w:rsidRPr="00571132">
              <w:rPr>
                <w:rFonts w:hint="eastAsia"/>
                <w:color w:val="000000" w:themeColor="text1"/>
                <w:szCs w:val="21"/>
              </w:rPr>
              <w:t>√</w:t>
            </w:r>
          </w:p>
        </w:tc>
      </w:tr>
    </w:tbl>
    <w:p w14:paraId="17896435" w14:textId="27B2D785" w:rsidR="00E86A68" w:rsidRPr="00653D38" w:rsidRDefault="00F51036" w:rsidP="00F51036">
      <w:pPr>
        <w:spacing w:line="400" w:lineRule="exact"/>
        <w:ind w:firstLine="420"/>
        <w:rPr>
          <w:rFonts w:asciiTheme="minorEastAsia" w:hAnsiTheme="minorEastAsia"/>
          <w:color w:val="000000" w:themeColor="text1"/>
          <w:sz w:val="24"/>
          <w:rPrChange w:id="7252" w:author="JY0225" w:date="2017-08-24T12:10:00Z">
            <w:rPr>
              <w:color w:val="000000" w:themeColor="text1"/>
              <w:sz w:val="24"/>
            </w:rPr>
          </w:rPrChange>
        </w:rPr>
      </w:pPr>
      <w:r w:rsidRPr="00653D38">
        <w:rPr>
          <w:rFonts w:asciiTheme="minorEastAsia" w:hAnsiTheme="minorEastAsia" w:hint="eastAsia"/>
          <w:color w:val="000000" w:themeColor="text1"/>
          <w:sz w:val="24"/>
          <w:rPrChange w:id="7253" w:author="JY0225" w:date="2017-08-24T12:10:00Z">
            <w:rPr>
              <w:rFonts w:hint="eastAsia"/>
              <w:color w:val="000000" w:themeColor="text1"/>
              <w:sz w:val="24"/>
            </w:rPr>
          </w:rPrChange>
        </w:rPr>
        <w:t>表</w:t>
      </w:r>
      <w:r w:rsidRPr="00653D38">
        <w:rPr>
          <w:rFonts w:asciiTheme="minorEastAsia" w:hAnsiTheme="minorEastAsia" w:hint="eastAsia"/>
          <w:color w:val="000000" w:themeColor="text1"/>
          <w:sz w:val="24"/>
          <w:rPrChange w:id="7254" w:author="JY0225" w:date="2017-08-24T12:10:00Z">
            <w:rPr>
              <w:rFonts w:hint="eastAsia"/>
              <w:color w:val="000000" w:themeColor="text1"/>
              <w:sz w:val="24"/>
            </w:rPr>
          </w:rPrChange>
        </w:rPr>
        <w:t>6-7</w:t>
      </w:r>
      <w:r w:rsidRPr="00653D38">
        <w:rPr>
          <w:rFonts w:asciiTheme="minorEastAsia" w:hAnsiTheme="minorEastAsia" w:hint="eastAsia"/>
          <w:color w:val="000000" w:themeColor="text1"/>
          <w:sz w:val="24"/>
          <w:rPrChange w:id="7255" w:author="JY0225" w:date="2017-08-24T12:10:00Z">
            <w:rPr>
              <w:rFonts w:hint="eastAsia"/>
              <w:color w:val="000000" w:themeColor="text1"/>
              <w:sz w:val="24"/>
            </w:rPr>
          </w:rPrChange>
        </w:rPr>
        <w:t>展示了</w:t>
      </w:r>
      <w:r w:rsidR="00147E9E" w:rsidRPr="00653D38">
        <w:rPr>
          <w:rFonts w:asciiTheme="minorEastAsia" w:hAnsiTheme="minorEastAsia" w:hint="eastAsia"/>
          <w:color w:val="000000" w:themeColor="text1"/>
          <w:sz w:val="24"/>
          <w:rPrChange w:id="7256" w:author="JY0225" w:date="2017-08-24T12:10:00Z">
            <w:rPr>
              <w:rFonts w:hint="eastAsia"/>
              <w:color w:val="000000" w:themeColor="text1"/>
              <w:sz w:val="24"/>
            </w:rPr>
          </w:rPrChange>
        </w:rPr>
        <w:t>原</w:t>
      </w:r>
      <w:r w:rsidRPr="00653D38">
        <w:rPr>
          <w:rFonts w:asciiTheme="minorEastAsia" w:hAnsiTheme="minorEastAsia" w:hint="eastAsia"/>
          <w:color w:val="000000" w:themeColor="text1"/>
          <w:sz w:val="24"/>
          <w:rPrChange w:id="7257" w:author="JY0225" w:date="2017-08-24T12:10:00Z">
            <w:rPr>
              <w:rFonts w:hint="eastAsia"/>
              <w:color w:val="000000" w:themeColor="text1"/>
              <w:sz w:val="24"/>
            </w:rPr>
          </w:rPrChange>
        </w:rPr>
        <w:t>有的中间件系统与优化后的中间件系统</w:t>
      </w:r>
      <w:r w:rsidR="00147E9E" w:rsidRPr="00653D38">
        <w:rPr>
          <w:rFonts w:asciiTheme="minorEastAsia" w:hAnsiTheme="minorEastAsia" w:hint="eastAsia"/>
          <w:color w:val="000000" w:themeColor="text1"/>
          <w:sz w:val="24"/>
          <w:rPrChange w:id="7258" w:author="JY0225" w:date="2017-08-24T12:10:00Z">
            <w:rPr>
              <w:rFonts w:hint="eastAsia"/>
              <w:color w:val="000000" w:themeColor="text1"/>
              <w:sz w:val="24"/>
            </w:rPr>
          </w:rPrChange>
        </w:rPr>
        <w:t>在安全性上</w:t>
      </w:r>
      <w:r w:rsidRPr="00653D38">
        <w:rPr>
          <w:rFonts w:asciiTheme="minorEastAsia" w:hAnsiTheme="minorEastAsia" w:hint="eastAsia"/>
          <w:color w:val="000000" w:themeColor="text1"/>
          <w:sz w:val="24"/>
          <w:rPrChange w:id="7259" w:author="JY0225" w:date="2017-08-24T12:10:00Z">
            <w:rPr>
              <w:rFonts w:hint="eastAsia"/>
              <w:color w:val="000000" w:themeColor="text1"/>
              <w:sz w:val="24"/>
            </w:rPr>
          </w:rPrChange>
        </w:rPr>
        <w:t>的对比结果。</w:t>
      </w:r>
      <w:r w:rsidR="00147E9E" w:rsidRPr="00653D38">
        <w:rPr>
          <w:rFonts w:asciiTheme="minorEastAsia" w:hAnsiTheme="minorEastAsia" w:hint="eastAsia"/>
          <w:color w:val="000000" w:themeColor="text1"/>
          <w:sz w:val="24"/>
          <w:rPrChange w:id="7260" w:author="JY0225" w:date="2017-08-24T12:10:00Z">
            <w:rPr>
              <w:rFonts w:hint="eastAsia"/>
              <w:color w:val="000000" w:themeColor="text1"/>
              <w:sz w:val="24"/>
            </w:rPr>
          </w:rPrChange>
        </w:rPr>
        <w:t>原</w:t>
      </w:r>
      <w:r w:rsidRPr="00653D38">
        <w:rPr>
          <w:rFonts w:asciiTheme="minorEastAsia" w:hAnsiTheme="minorEastAsia" w:hint="eastAsia"/>
          <w:color w:val="000000" w:themeColor="text1"/>
          <w:sz w:val="24"/>
          <w:rPrChange w:id="7261" w:author="JY0225" w:date="2017-08-24T12:10:00Z">
            <w:rPr>
              <w:rFonts w:hint="eastAsia"/>
              <w:color w:val="000000" w:themeColor="text1"/>
              <w:sz w:val="24"/>
            </w:rPr>
          </w:rPrChange>
        </w:rPr>
        <w:t>有的中间件系统对数据在传输过程中和备份在服务器时两种状态进行了加密，确保了一定的安全性。优化后的中间件系统在此基础上做了进一步的改进，对保存在中间件系统中用户信息进行了加密备份。此外，对用户备份在本地的缓存文件通过权限设置进行了物理隔离，确保了缓存数据的安全性。同时，规范了数据库层的操作，可以抵御一定的攻击。</w:t>
      </w:r>
    </w:p>
    <w:p w14:paraId="1302E1A9" w14:textId="700A8788" w:rsidR="006E3188" w:rsidRDefault="006E3188">
      <w:pPr>
        <w:jc w:val="center"/>
        <w:rPr>
          <w:color w:val="000000" w:themeColor="text1"/>
          <w:sz w:val="24"/>
        </w:rPr>
        <w:pPrChange w:id="7262" w:author="微软用户" w:date="2017-08-19T21:46:00Z">
          <w:pPr/>
        </w:pPrChange>
      </w:pPr>
      <w:r>
        <w:rPr>
          <w:rFonts w:hint="eastAsia"/>
          <w:noProof/>
        </w:rPr>
        <w:drawing>
          <wp:inline distT="0" distB="0" distL="0" distR="0" wp14:anchorId="0AFA14F5" wp14:editId="4B2F7724">
            <wp:extent cx="4348716" cy="1765005"/>
            <wp:effectExtent l="0" t="0" r="13970" b="6985"/>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5EFE55C1" w14:textId="31041AF7" w:rsidR="006E3188" w:rsidRPr="00653D38" w:rsidRDefault="006E3188">
      <w:pPr>
        <w:spacing w:line="400" w:lineRule="exact"/>
        <w:jc w:val="center"/>
        <w:rPr>
          <w:rFonts w:asciiTheme="minorEastAsia" w:hAnsiTheme="minorEastAsia"/>
          <w:color w:val="000000" w:themeColor="text1"/>
          <w:sz w:val="24"/>
          <w:rPrChange w:id="7263" w:author="JY0225" w:date="2017-08-24T12:10:00Z">
            <w:rPr>
              <w:color w:val="000000" w:themeColor="text1"/>
              <w:sz w:val="24"/>
            </w:rPr>
          </w:rPrChange>
        </w:rPr>
        <w:pPrChange w:id="7264" w:author="微软用户" w:date="2017-08-19T21:46:00Z">
          <w:pPr>
            <w:jc w:val="center"/>
          </w:pPr>
        </w:pPrChange>
      </w:pPr>
      <w:r w:rsidRPr="00653D38">
        <w:rPr>
          <w:rFonts w:asciiTheme="minorEastAsia" w:hAnsiTheme="minorEastAsia" w:hint="eastAsia"/>
          <w:color w:val="000000" w:themeColor="text1"/>
          <w:sz w:val="24"/>
          <w:rPrChange w:id="7265" w:author="JY0225" w:date="2017-08-24T12:10:00Z">
            <w:rPr>
              <w:rFonts w:hint="eastAsia"/>
              <w:color w:val="000000" w:themeColor="text1"/>
              <w:sz w:val="24"/>
            </w:rPr>
          </w:rPrChange>
        </w:rPr>
        <w:t>图</w:t>
      </w:r>
      <w:r w:rsidRPr="00653D38">
        <w:rPr>
          <w:rFonts w:asciiTheme="minorEastAsia" w:hAnsiTheme="minorEastAsia"/>
          <w:color w:val="000000" w:themeColor="text1"/>
          <w:sz w:val="24"/>
          <w:rPrChange w:id="7266" w:author="JY0225" w:date="2017-08-24T12:10:00Z">
            <w:rPr>
              <w:color w:val="000000" w:themeColor="text1"/>
              <w:sz w:val="24"/>
            </w:rPr>
          </w:rPrChange>
        </w:rPr>
        <w:t xml:space="preserve">6-7 </w:t>
      </w:r>
      <w:r w:rsidRPr="00653D38">
        <w:rPr>
          <w:rFonts w:asciiTheme="minorEastAsia" w:hAnsiTheme="minorEastAsia" w:hint="eastAsia"/>
          <w:color w:val="000000" w:themeColor="text1"/>
          <w:sz w:val="24"/>
          <w:rPrChange w:id="7267" w:author="JY0225" w:date="2017-08-24T12:10:00Z">
            <w:rPr>
              <w:rFonts w:hint="eastAsia"/>
              <w:color w:val="000000" w:themeColor="text1"/>
              <w:sz w:val="24"/>
            </w:rPr>
          </w:rPrChange>
        </w:rPr>
        <w:t>“秒传”功能传输速率图</w:t>
      </w:r>
    </w:p>
    <w:p w14:paraId="6BCD2B05" w14:textId="68F096C2" w:rsidR="00747305" w:rsidRPr="00653D38" w:rsidRDefault="00747305" w:rsidP="0069323C">
      <w:pPr>
        <w:spacing w:line="400" w:lineRule="exact"/>
        <w:rPr>
          <w:rFonts w:asciiTheme="minorEastAsia" w:hAnsiTheme="minorEastAsia"/>
          <w:color w:val="000000" w:themeColor="text1"/>
          <w:sz w:val="24"/>
          <w:rPrChange w:id="7268" w:author="JY0225" w:date="2017-08-24T12:10:00Z">
            <w:rPr>
              <w:color w:val="000000" w:themeColor="text1"/>
              <w:sz w:val="24"/>
            </w:rPr>
          </w:rPrChange>
        </w:rPr>
      </w:pPr>
      <w:r w:rsidRPr="00653D38">
        <w:rPr>
          <w:rFonts w:asciiTheme="minorEastAsia" w:hAnsiTheme="minorEastAsia"/>
          <w:color w:val="000000" w:themeColor="text1"/>
          <w:sz w:val="24"/>
          <w:rPrChange w:id="7269" w:author="JY0225" w:date="2017-08-24T12:10:00Z">
            <w:rPr>
              <w:color w:val="000000" w:themeColor="text1"/>
              <w:sz w:val="24"/>
            </w:rPr>
          </w:rPrChange>
        </w:rPr>
        <w:tab/>
      </w:r>
      <w:r w:rsidRPr="00653D38">
        <w:rPr>
          <w:rFonts w:asciiTheme="minorEastAsia" w:hAnsiTheme="minorEastAsia"/>
          <w:color w:val="000000" w:themeColor="text1"/>
          <w:sz w:val="24"/>
          <w:rPrChange w:id="7270" w:author="JY0225" w:date="2017-08-24T12:10:00Z">
            <w:rPr>
              <w:color w:val="000000" w:themeColor="text1"/>
              <w:sz w:val="24"/>
            </w:rPr>
          </w:rPrChange>
        </w:rPr>
        <w:t>在系统的稳定性上</w:t>
      </w:r>
      <w:r w:rsidR="00AC7A54" w:rsidRPr="00653D38">
        <w:rPr>
          <w:rFonts w:asciiTheme="minorEastAsia" w:hAnsiTheme="minorEastAsia" w:hint="eastAsia"/>
          <w:color w:val="000000" w:themeColor="text1"/>
          <w:sz w:val="24"/>
          <w:rPrChange w:id="7271" w:author="JY0225" w:date="2017-08-24T12:10:00Z">
            <w:rPr>
              <w:rFonts w:hint="eastAsia"/>
              <w:color w:val="000000" w:themeColor="text1"/>
              <w:sz w:val="24"/>
            </w:rPr>
          </w:rPrChange>
        </w:rPr>
        <w:t>，</w:t>
      </w:r>
      <w:r w:rsidR="00E4327E" w:rsidRPr="00653D38">
        <w:rPr>
          <w:rFonts w:asciiTheme="minorEastAsia" w:hAnsiTheme="minorEastAsia" w:hint="eastAsia"/>
          <w:color w:val="000000" w:themeColor="text1"/>
          <w:sz w:val="24"/>
          <w:rPrChange w:id="7272" w:author="JY0225" w:date="2017-08-24T12:10:00Z">
            <w:rPr>
              <w:rFonts w:hint="eastAsia"/>
              <w:color w:val="000000" w:themeColor="text1"/>
              <w:sz w:val="24"/>
            </w:rPr>
          </w:rPrChange>
        </w:rPr>
        <w:t>现有</w:t>
      </w:r>
      <w:r w:rsidR="00AC7A54" w:rsidRPr="00653D38">
        <w:rPr>
          <w:rFonts w:asciiTheme="minorEastAsia" w:hAnsiTheme="minorEastAsia" w:hint="eastAsia"/>
          <w:color w:val="000000" w:themeColor="text1"/>
          <w:sz w:val="24"/>
          <w:rPrChange w:id="7273" w:author="JY0225" w:date="2017-08-24T12:10:00Z">
            <w:rPr>
              <w:rFonts w:hint="eastAsia"/>
              <w:color w:val="000000" w:themeColor="text1"/>
              <w:sz w:val="24"/>
            </w:rPr>
          </w:rPrChange>
        </w:rPr>
        <w:t>的中间件系统只做了简单的异常处理。</w:t>
      </w:r>
      <w:r w:rsidR="00B51386" w:rsidRPr="00653D38">
        <w:rPr>
          <w:rFonts w:asciiTheme="minorEastAsia" w:hAnsiTheme="minorEastAsia" w:hint="eastAsia"/>
          <w:color w:val="000000" w:themeColor="text1"/>
          <w:sz w:val="24"/>
          <w:rPrChange w:id="7274" w:author="JY0225" w:date="2017-08-24T12:10:00Z">
            <w:rPr>
              <w:rFonts w:hint="eastAsia"/>
              <w:color w:val="000000" w:themeColor="text1"/>
              <w:sz w:val="24"/>
            </w:rPr>
          </w:rPrChange>
        </w:rPr>
        <w:t>优化后的中间件系统对网络状况、代码</w:t>
      </w:r>
      <w:r w:rsidR="00C945BC" w:rsidRPr="00653D38">
        <w:rPr>
          <w:rFonts w:asciiTheme="minorEastAsia" w:hAnsiTheme="minorEastAsia" w:hint="eastAsia"/>
          <w:color w:val="000000" w:themeColor="text1"/>
          <w:sz w:val="24"/>
          <w:rPrChange w:id="7275" w:author="JY0225" w:date="2017-08-24T12:10:00Z">
            <w:rPr>
              <w:rFonts w:hint="eastAsia"/>
              <w:color w:val="000000" w:themeColor="text1"/>
              <w:sz w:val="24"/>
            </w:rPr>
          </w:rPrChange>
        </w:rPr>
        <w:t>的稳定性、异常处理</w:t>
      </w:r>
      <w:r w:rsidR="005B16FD" w:rsidRPr="00653D38">
        <w:rPr>
          <w:rFonts w:asciiTheme="minorEastAsia" w:hAnsiTheme="minorEastAsia" w:hint="eastAsia"/>
          <w:color w:val="000000" w:themeColor="text1"/>
          <w:sz w:val="24"/>
          <w:rPrChange w:id="7276" w:author="JY0225" w:date="2017-08-24T12:10:00Z">
            <w:rPr>
              <w:rFonts w:hint="eastAsia"/>
              <w:color w:val="000000" w:themeColor="text1"/>
              <w:sz w:val="24"/>
            </w:rPr>
          </w:rPrChange>
        </w:rPr>
        <w:t>三个方面进行了改进，</w:t>
      </w:r>
      <w:r w:rsidR="00395786" w:rsidRPr="00653D38">
        <w:rPr>
          <w:rFonts w:asciiTheme="minorEastAsia" w:hAnsiTheme="minorEastAsia" w:hint="eastAsia"/>
          <w:color w:val="000000" w:themeColor="text1"/>
          <w:sz w:val="24"/>
          <w:rPrChange w:id="7277" w:author="JY0225" w:date="2017-08-24T12:10:00Z">
            <w:rPr>
              <w:rFonts w:hint="eastAsia"/>
              <w:color w:val="000000" w:themeColor="text1"/>
              <w:sz w:val="24"/>
            </w:rPr>
          </w:rPrChange>
        </w:rPr>
        <w:t>能够在遇到网络异常后断点续传</w:t>
      </w:r>
      <w:r w:rsidR="00B454B9" w:rsidRPr="00653D38">
        <w:rPr>
          <w:rFonts w:asciiTheme="minorEastAsia" w:hAnsiTheme="minorEastAsia" w:hint="eastAsia"/>
          <w:color w:val="000000" w:themeColor="text1"/>
          <w:sz w:val="24"/>
          <w:rPrChange w:id="7278" w:author="JY0225" w:date="2017-08-24T12:10:00Z">
            <w:rPr>
              <w:rFonts w:hint="eastAsia"/>
              <w:color w:val="000000" w:themeColor="text1"/>
              <w:sz w:val="24"/>
            </w:rPr>
          </w:rPrChange>
        </w:rPr>
        <w:t>，</w:t>
      </w:r>
      <w:r w:rsidR="00040CDD" w:rsidRPr="00653D38">
        <w:rPr>
          <w:rFonts w:asciiTheme="minorEastAsia" w:hAnsiTheme="minorEastAsia" w:hint="eastAsia"/>
          <w:color w:val="000000" w:themeColor="text1"/>
          <w:sz w:val="24"/>
          <w:rPrChange w:id="7279" w:author="JY0225" w:date="2017-08-24T12:10:00Z">
            <w:rPr>
              <w:rFonts w:hint="eastAsia"/>
              <w:color w:val="000000" w:themeColor="text1"/>
              <w:sz w:val="24"/>
            </w:rPr>
          </w:rPrChange>
        </w:rPr>
        <w:t>图</w:t>
      </w:r>
      <w:r w:rsidR="00040CDD" w:rsidRPr="00653D38">
        <w:rPr>
          <w:rFonts w:asciiTheme="minorEastAsia" w:hAnsiTheme="minorEastAsia" w:hint="eastAsia"/>
          <w:color w:val="000000" w:themeColor="text1"/>
          <w:sz w:val="24"/>
          <w:rPrChange w:id="7280" w:author="JY0225" w:date="2017-08-24T12:10:00Z">
            <w:rPr>
              <w:rFonts w:hint="eastAsia"/>
              <w:color w:val="000000" w:themeColor="text1"/>
              <w:sz w:val="24"/>
            </w:rPr>
          </w:rPrChange>
        </w:rPr>
        <w:t>6-7</w:t>
      </w:r>
      <w:r w:rsidR="00B454B9" w:rsidRPr="00653D38">
        <w:rPr>
          <w:rFonts w:asciiTheme="minorEastAsia" w:hAnsiTheme="minorEastAsia" w:hint="eastAsia"/>
          <w:color w:val="000000" w:themeColor="text1"/>
          <w:sz w:val="24"/>
          <w:rPrChange w:id="7281" w:author="JY0225" w:date="2017-08-24T12:10:00Z">
            <w:rPr>
              <w:rFonts w:hint="eastAsia"/>
              <w:color w:val="000000" w:themeColor="text1"/>
              <w:sz w:val="24"/>
            </w:rPr>
          </w:rPrChange>
        </w:rPr>
        <w:t>展示了“秒传”功能的传输效率</w:t>
      </w:r>
      <w:r w:rsidR="001573F3" w:rsidRPr="00653D38">
        <w:rPr>
          <w:rFonts w:asciiTheme="minorEastAsia" w:hAnsiTheme="minorEastAsia" w:hint="eastAsia"/>
          <w:color w:val="000000" w:themeColor="text1"/>
          <w:sz w:val="24"/>
          <w:rPrChange w:id="7282" w:author="JY0225" w:date="2017-08-24T12:10:00Z">
            <w:rPr>
              <w:rFonts w:hint="eastAsia"/>
              <w:color w:val="000000" w:themeColor="text1"/>
              <w:sz w:val="24"/>
            </w:rPr>
          </w:rPrChange>
        </w:rPr>
        <w:t>，此外</w:t>
      </w:r>
      <w:r w:rsidR="00395786" w:rsidRPr="00653D38">
        <w:rPr>
          <w:rFonts w:asciiTheme="minorEastAsia" w:hAnsiTheme="minorEastAsia" w:hint="eastAsia"/>
          <w:color w:val="000000" w:themeColor="text1"/>
          <w:sz w:val="24"/>
          <w:rPrChange w:id="7283" w:author="JY0225" w:date="2017-08-24T12:10:00Z">
            <w:rPr>
              <w:rFonts w:hint="eastAsia"/>
              <w:color w:val="000000" w:themeColor="text1"/>
              <w:sz w:val="24"/>
            </w:rPr>
          </w:rPrChange>
        </w:rPr>
        <w:t>中间件系统出现异常后用户请求不会丢失、提供更多的异常处理机制。</w:t>
      </w:r>
    </w:p>
    <w:p w14:paraId="0E7CF019" w14:textId="65CE563A" w:rsidR="003644D1" w:rsidRPr="00653D38" w:rsidRDefault="00E72D4E" w:rsidP="00E72D4E">
      <w:pPr>
        <w:spacing w:line="400" w:lineRule="exact"/>
        <w:jc w:val="center"/>
        <w:rPr>
          <w:rFonts w:asciiTheme="minorEastAsia" w:hAnsiTheme="minorEastAsia"/>
          <w:rPrChange w:id="7284" w:author="JY0225" w:date="2017-08-24T12:10:00Z">
            <w:rPr/>
          </w:rPrChange>
        </w:rPr>
      </w:pPr>
      <w:r w:rsidRPr="00653D38">
        <w:rPr>
          <w:rFonts w:asciiTheme="minorEastAsia" w:hAnsiTheme="minorEastAsia" w:hint="eastAsia"/>
          <w:color w:val="000000" w:themeColor="text1"/>
          <w:sz w:val="24"/>
          <w:rPrChange w:id="7285" w:author="JY0225" w:date="2017-08-24T12:10:00Z">
            <w:rPr>
              <w:rFonts w:hint="eastAsia"/>
              <w:color w:val="000000" w:themeColor="text1"/>
              <w:sz w:val="24"/>
            </w:rPr>
          </w:rPrChange>
        </w:rPr>
        <w:t>表</w:t>
      </w:r>
      <w:r w:rsidRPr="00653D38">
        <w:rPr>
          <w:rFonts w:asciiTheme="minorEastAsia" w:hAnsiTheme="minorEastAsia" w:hint="eastAsia"/>
          <w:color w:val="000000" w:themeColor="text1"/>
          <w:sz w:val="24"/>
          <w:rPrChange w:id="7286" w:author="JY0225" w:date="2017-08-24T12:10:00Z">
            <w:rPr>
              <w:rFonts w:hint="eastAsia"/>
              <w:color w:val="000000" w:themeColor="text1"/>
              <w:sz w:val="24"/>
            </w:rPr>
          </w:rPrChange>
        </w:rPr>
        <w:t xml:space="preserve">6-7 </w:t>
      </w:r>
      <w:r w:rsidRPr="00653D38">
        <w:rPr>
          <w:rFonts w:asciiTheme="minorEastAsia" w:hAnsiTheme="minorEastAsia" w:hint="eastAsia"/>
          <w:color w:val="000000" w:themeColor="text1"/>
          <w:sz w:val="24"/>
          <w:rPrChange w:id="7287" w:author="JY0225" w:date="2017-08-24T12:10:00Z">
            <w:rPr>
              <w:rFonts w:hint="eastAsia"/>
              <w:color w:val="000000" w:themeColor="text1"/>
              <w:sz w:val="24"/>
            </w:rPr>
          </w:rPrChange>
        </w:rPr>
        <w:t>与原中间件系统功能模块对比分析表</w:t>
      </w:r>
    </w:p>
    <w:tbl>
      <w:tblPr>
        <w:tblStyle w:val="ae"/>
        <w:tblW w:w="0" w:type="auto"/>
        <w:tblLook w:val="04A0" w:firstRow="1" w:lastRow="0" w:firstColumn="1" w:lastColumn="0" w:noHBand="0" w:noVBand="1"/>
      </w:tblPr>
      <w:tblGrid>
        <w:gridCol w:w="1975"/>
        <w:gridCol w:w="6242"/>
      </w:tblGrid>
      <w:tr w:rsidR="00147E9E" w14:paraId="14486A00" w14:textId="77777777" w:rsidTr="008A7B58">
        <w:tc>
          <w:tcPr>
            <w:tcW w:w="1975" w:type="dxa"/>
          </w:tcPr>
          <w:p w14:paraId="4AD8CE6F" w14:textId="77777777" w:rsidR="00147E9E" w:rsidRPr="0092318C" w:rsidRDefault="00147E9E" w:rsidP="00856A51">
            <w:pPr>
              <w:spacing w:line="400" w:lineRule="exact"/>
              <w:jc w:val="center"/>
              <w:rPr>
                <w:szCs w:val="21"/>
              </w:rPr>
            </w:pPr>
          </w:p>
        </w:tc>
        <w:tc>
          <w:tcPr>
            <w:tcW w:w="6242" w:type="dxa"/>
          </w:tcPr>
          <w:p w14:paraId="534B8C0B" w14:textId="12B4F8DA" w:rsidR="00147E9E" w:rsidRPr="0092318C" w:rsidRDefault="00147E9E" w:rsidP="00147E9E">
            <w:pPr>
              <w:spacing w:line="400" w:lineRule="exact"/>
              <w:jc w:val="left"/>
              <w:rPr>
                <w:szCs w:val="21"/>
              </w:rPr>
            </w:pPr>
            <w:r w:rsidRPr="0092318C">
              <w:rPr>
                <w:rFonts w:hint="eastAsia"/>
                <w:szCs w:val="21"/>
              </w:rPr>
              <w:t>功能模块</w:t>
            </w:r>
          </w:p>
        </w:tc>
      </w:tr>
      <w:tr w:rsidR="00147E9E" w14:paraId="7CBD8770" w14:textId="77777777" w:rsidTr="008A7B58">
        <w:tc>
          <w:tcPr>
            <w:tcW w:w="1975" w:type="dxa"/>
          </w:tcPr>
          <w:p w14:paraId="391739F9" w14:textId="77777777" w:rsidR="00147E9E" w:rsidRPr="0092318C" w:rsidRDefault="00147E9E" w:rsidP="00856A51">
            <w:pPr>
              <w:spacing w:line="400" w:lineRule="exact"/>
              <w:jc w:val="left"/>
              <w:rPr>
                <w:szCs w:val="21"/>
              </w:rPr>
            </w:pPr>
            <w:r w:rsidRPr="0092318C">
              <w:rPr>
                <w:rFonts w:hint="eastAsia"/>
                <w:szCs w:val="21"/>
              </w:rPr>
              <w:lastRenderedPageBreak/>
              <w:t>原中间件系统</w:t>
            </w:r>
          </w:p>
        </w:tc>
        <w:tc>
          <w:tcPr>
            <w:tcW w:w="6242" w:type="dxa"/>
          </w:tcPr>
          <w:p w14:paraId="26D96327" w14:textId="1C9BE1EA" w:rsidR="00147E9E" w:rsidRPr="0092318C" w:rsidRDefault="003C69CB" w:rsidP="003C69CB">
            <w:pPr>
              <w:spacing w:line="400" w:lineRule="exact"/>
              <w:jc w:val="left"/>
              <w:rPr>
                <w:szCs w:val="21"/>
              </w:rPr>
            </w:pPr>
            <w:r w:rsidRPr="0092318C">
              <w:rPr>
                <w:color w:val="000000" w:themeColor="text1"/>
                <w:szCs w:val="21"/>
              </w:rPr>
              <w:t>数据传输模块</w:t>
            </w:r>
            <w:r w:rsidRPr="0092318C">
              <w:rPr>
                <w:rFonts w:hint="eastAsia"/>
                <w:color w:val="000000" w:themeColor="text1"/>
                <w:szCs w:val="21"/>
              </w:rPr>
              <w:t>、数据加密模块、数据压缩模块</w:t>
            </w:r>
          </w:p>
        </w:tc>
      </w:tr>
      <w:tr w:rsidR="00147E9E" w14:paraId="56142DEB" w14:textId="77777777" w:rsidTr="008A7B58">
        <w:tc>
          <w:tcPr>
            <w:tcW w:w="1975" w:type="dxa"/>
          </w:tcPr>
          <w:p w14:paraId="0E01BD57" w14:textId="77777777" w:rsidR="00147E9E" w:rsidRPr="0092318C" w:rsidRDefault="00147E9E" w:rsidP="00856A51">
            <w:pPr>
              <w:spacing w:line="400" w:lineRule="exact"/>
              <w:jc w:val="left"/>
              <w:rPr>
                <w:szCs w:val="21"/>
              </w:rPr>
            </w:pPr>
            <w:r w:rsidRPr="0092318C">
              <w:rPr>
                <w:rFonts w:hint="eastAsia"/>
                <w:szCs w:val="21"/>
              </w:rPr>
              <w:t>优化后中间件系统</w:t>
            </w:r>
          </w:p>
        </w:tc>
        <w:tc>
          <w:tcPr>
            <w:tcW w:w="6242" w:type="dxa"/>
          </w:tcPr>
          <w:p w14:paraId="5A7F05F3" w14:textId="0059FE1E" w:rsidR="00147E9E" w:rsidRPr="0092318C" w:rsidRDefault="003C69CB" w:rsidP="003C69CB">
            <w:pPr>
              <w:spacing w:line="400" w:lineRule="exact"/>
              <w:jc w:val="left"/>
              <w:rPr>
                <w:szCs w:val="21"/>
              </w:rPr>
            </w:pPr>
            <w:r w:rsidRPr="0092318C">
              <w:rPr>
                <w:color w:val="000000" w:themeColor="text1"/>
                <w:szCs w:val="21"/>
              </w:rPr>
              <w:t>数据传输模块</w:t>
            </w:r>
            <w:r w:rsidRPr="0092318C">
              <w:rPr>
                <w:rFonts w:hint="eastAsia"/>
                <w:color w:val="000000" w:themeColor="text1"/>
                <w:szCs w:val="21"/>
              </w:rPr>
              <w:t>、数据加密模块、数据压缩模块、持久会话管理模块、大文件上传模块、本地缓存模块、多应用适配模块</w:t>
            </w:r>
          </w:p>
        </w:tc>
      </w:tr>
    </w:tbl>
    <w:p w14:paraId="3CEAD722" w14:textId="3F20620F" w:rsidR="005C3EE1" w:rsidRPr="004B2CDD" w:rsidRDefault="005C3EE1" w:rsidP="004B2CDD">
      <w:pPr>
        <w:spacing w:line="400" w:lineRule="exact"/>
        <w:ind w:firstLine="420"/>
      </w:pPr>
      <w:r>
        <w:rPr>
          <w:color w:val="000000" w:themeColor="text1"/>
          <w:sz w:val="24"/>
        </w:rPr>
        <w:t>功能上</w:t>
      </w:r>
      <w:r>
        <w:rPr>
          <w:rFonts w:hint="eastAsia"/>
          <w:color w:val="000000" w:themeColor="text1"/>
          <w:sz w:val="24"/>
        </w:rPr>
        <w:t>，</w:t>
      </w:r>
      <w:r>
        <w:rPr>
          <w:color w:val="000000" w:themeColor="text1"/>
          <w:sz w:val="24"/>
        </w:rPr>
        <w:t>现有的中间件系统主要提供基础的数据传输功能</w:t>
      </w:r>
      <w:r>
        <w:rPr>
          <w:rFonts w:hint="eastAsia"/>
          <w:color w:val="000000" w:themeColor="text1"/>
          <w:sz w:val="24"/>
        </w:rPr>
        <w:t>，</w:t>
      </w:r>
      <w:r>
        <w:rPr>
          <w:color w:val="000000" w:themeColor="text1"/>
          <w:sz w:val="24"/>
        </w:rPr>
        <w:t>一共分为三个模块</w:t>
      </w:r>
      <w:r>
        <w:rPr>
          <w:rFonts w:hint="eastAsia"/>
          <w:color w:val="000000" w:themeColor="text1"/>
          <w:sz w:val="24"/>
        </w:rPr>
        <w:t>，</w:t>
      </w:r>
      <w:r>
        <w:rPr>
          <w:color w:val="000000" w:themeColor="text1"/>
          <w:sz w:val="24"/>
        </w:rPr>
        <w:t>分别为数据传输模块</w:t>
      </w:r>
      <w:r>
        <w:rPr>
          <w:rFonts w:hint="eastAsia"/>
          <w:color w:val="000000" w:themeColor="text1"/>
          <w:sz w:val="24"/>
        </w:rPr>
        <w:t>、数据加密模块、数据压缩模块。优化后的中间件系统通过对云备份关键技术的调研，新增了持久会话管理、大文件上传、本地缓存以及多应用适配四个模块，使得当前的中间件系统更加符合云备份服务的发展趋势。</w:t>
      </w:r>
    </w:p>
    <w:p w14:paraId="27D2DDA3" w14:textId="02AF3471" w:rsidR="00A21524" w:rsidRDefault="00FB12EA" w:rsidP="006263CF">
      <w:pPr>
        <w:pStyle w:val="31"/>
      </w:pPr>
      <w:bookmarkStart w:id="7288" w:name="_Toc491335284"/>
      <w:r>
        <w:t>6.5</w:t>
      </w:r>
      <w:r w:rsidR="00A21524">
        <w:t>.</w:t>
      </w:r>
      <w:ins w:id="7289" w:author="微软用户" w:date="2017-08-18T23:01:00Z">
        <w:r w:rsidR="0054071C">
          <w:t>2</w:t>
        </w:r>
      </w:ins>
      <w:del w:id="7290" w:author="微软用户" w:date="2017-08-18T23:01:00Z">
        <w:r w:rsidR="00A21524" w:rsidDel="0054071C">
          <w:delText>1</w:delText>
        </w:r>
      </w:del>
      <w:r w:rsidR="004A3474">
        <w:rPr>
          <w:rFonts w:hint="eastAsia"/>
        </w:rPr>
        <w:t>同类产品</w:t>
      </w:r>
      <w:r w:rsidR="00A21524">
        <w:t>对比分析</w:t>
      </w:r>
      <w:bookmarkEnd w:id="7288"/>
    </w:p>
    <w:p w14:paraId="5F8D7933" w14:textId="78B59613" w:rsidR="00C5591B" w:rsidRDefault="00BC2F64" w:rsidP="00BC2F64">
      <w:pPr>
        <w:spacing w:line="400" w:lineRule="exact"/>
        <w:rPr>
          <w:color w:val="000000" w:themeColor="text1"/>
          <w:sz w:val="24"/>
        </w:rPr>
      </w:pPr>
      <w:r>
        <w:tab/>
      </w:r>
      <w:r w:rsidRPr="00BC2F64">
        <w:rPr>
          <w:color w:val="000000" w:themeColor="text1"/>
          <w:sz w:val="24"/>
        </w:rPr>
        <w:t>中间件</w:t>
      </w:r>
      <w:r>
        <w:rPr>
          <w:color w:val="000000" w:themeColor="text1"/>
          <w:sz w:val="24"/>
        </w:rPr>
        <w:t>系统关键技术的</w:t>
      </w:r>
      <w:r w:rsidRPr="00BC2F64">
        <w:rPr>
          <w:color w:val="000000" w:themeColor="text1"/>
          <w:sz w:val="24"/>
        </w:rPr>
        <w:t>优化</w:t>
      </w:r>
      <w:r>
        <w:rPr>
          <w:color w:val="000000" w:themeColor="text1"/>
          <w:sz w:val="24"/>
        </w:rPr>
        <w:t>主要基于对同类产品的调研</w:t>
      </w:r>
      <w:r>
        <w:rPr>
          <w:rFonts w:hint="eastAsia"/>
          <w:color w:val="000000" w:themeColor="text1"/>
          <w:sz w:val="24"/>
        </w:rPr>
        <w:t>，</w:t>
      </w:r>
      <w:r w:rsidR="00A67C8B">
        <w:rPr>
          <w:rFonts w:hint="eastAsia"/>
          <w:color w:val="000000" w:themeColor="text1"/>
          <w:sz w:val="24"/>
        </w:rPr>
        <w:t>本文</w:t>
      </w:r>
      <w:r w:rsidR="006B4B6C">
        <w:rPr>
          <w:color w:val="000000" w:themeColor="text1"/>
          <w:sz w:val="24"/>
        </w:rPr>
        <w:t>对国内外的一些云</w:t>
      </w:r>
      <w:r w:rsidR="00476838">
        <w:rPr>
          <w:color w:val="000000" w:themeColor="text1"/>
          <w:sz w:val="24"/>
        </w:rPr>
        <w:t>备份</w:t>
      </w:r>
      <w:r w:rsidR="006B4B6C">
        <w:rPr>
          <w:color w:val="000000" w:themeColor="text1"/>
          <w:sz w:val="24"/>
        </w:rPr>
        <w:t>平台进行了详细的分析</w:t>
      </w:r>
      <w:r w:rsidR="006B4B6C">
        <w:rPr>
          <w:rFonts w:hint="eastAsia"/>
          <w:color w:val="000000" w:themeColor="text1"/>
          <w:sz w:val="24"/>
        </w:rPr>
        <w:t>，</w:t>
      </w:r>
      <w:r w:rsidR="006B4B6C">
        <w:rPr>
          <w:color w:val="000000" w:themeColor="text1"/>
          <w:sz w:val="24"/>
        </w:rPr>
        <w:t>从而得出了</w:t>
      </w:r>
      <w:r w:rsidR="00E4327E">
        <w:rPr>
          <w:color w:val="000000" w:themeColor="text1"/>
          <w:sz w:val="24"/>
        </w:rPr>
        <w:t>现有</w:t>
      </w:r>
      <w:r w:rsidR="006B4B6C">
        <w:rPr>
          <w:color w:val="000000" w:themeColor="text1"/>
          <w:sz w:val="24"/>
        </w:rPr>
        <w:t>的中间件系统需要优化的内容</w:t>
      </w:r>
      <w:r w:rsidR="006B4B6C">
        <w:rPr>
          <w:rFonts w:hint="eastAsia"/>
          <w:color w:val="000000" w:themeColor="text1"/>
          <w:sz w:val="24"/>
        </w:rPr>
        <w:t>。经过设计与开发，现有的中间件系统在一些重要的功能上已经达到了成熟产品的要求，此外，一些新的</w:t>
      </w:r>
      <w:r w:rsidR="00E847F3">
        <w:rPr>
          <w:rFonts w:hint="eastAsia"/>
          <w:color w:val="000000" w:themeColor="text1"/>
          <w:sz w:val="24"/>
        </w:rPr>
        <w:t>功能</w:t>
      </w:r>
      <w:r w:rsidR="006B4B6C">
        <w:rPr>
          <w:rFonts w:hint="eastAsia"/>
          <w:color w:val="000000" w:themeColor="text1"/>
          <w:sz w:val="24"/>
        </w:rPr>
        <w:t>特性</w:t>
      </w:r>
      <w:r w:rsidR="002B758C">
        <w:rPr>
          <w:rFonts w:hint="eastAsia"/>
          <w:color w:val="000000" w:themeColor="text1"/>
          <w:sz w:val="24"/>
        </w:rPr>
        <w:t>具备一定的优势。</w:t>
      </w:r>
    </w:p>
    <w:p w14:paraId="76A491CD" w14:textId="5747CEEF" w:rsidR="00F01E57" w:rsidRDefault="00F01E57" w:rsidP="00F01E57">
      <w:pPr>
        <w:jc w:val="center"/>
      </w:pPr>
      <w:r>
        <w:rPr>
          <w:rFonts w:hint="eastAsia"/>
          <w:noProof/>
        </w:rPr>
        <w:drawing>
          <wp:inline distT="0" distB="0" distL="0" distR="0" wp14:anchorId="78DA811C" wp14:editId="4AA909FA">
            <wp:extent cx="4423144" cy="2147776"/>
            <wp:effectExtent l="0" t="0" r="15875" b="508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458D0068" w14:textId="11DDB3E5" w:rsidR="00F01E57" w:rsidRPr="00653D38" w:rsidRDefault="00F01E57" w:rsidP="00F01E57">
      <w:pPr>
        <w:spacing w:line="400" w:lineRule="exact"/>
        <w:jc w:val="center"/>
        <w:rPr>
          <w:rFonts w:asciiTheme="minorEastAsia" w:hAnsiTheme="minorEastAsia"/>
          <w:color w:val="000000" w:themeColor="text1"/>
          <w:sz w:val="24"/>
          <w:rPrChange w:id="7291" w:author="JY0225" w:date="2017-08-24T12:11:00Z">
            <w:rPr>
              <w:color w:val="000000" w:themeColor="text1"/>
              <w:sz w:val="24"/>
            </w:rPr>
          </w:rPrChange>
        </w:rPr>
      </w:pPr>
      <w:r w:rsidRPr="00653D38">
        <w:rPr>
          <w:rFonts w:asciiTheme="minorEastAsia" w:hAnsiTheme="minorEastAsia" w:hint="eastAsia"/>
          <w:color w:val="000000" w:themeColor="text1"/>
          <w:sz w:val="24"/>
          <w:rPrChange w:id="7292" w:author="JY0225" w:date="2017-08-24T12:11:00Z">
            <w:rPr>
              <w:rFonts w:hint="eastAsia"/>
              <w:color w:val="000000" w:themeColor="text1"/>
              <w:sz w:val="24"/>
            </w:rPr>
          </w:rPrChange>
        </w:rPr>
        <w:t>图</w:t>
      </w:r>
      <w:r w:rsidRPr="00653D38">
        <w:rPr>
          <w:rFonts w:asciiTheme="minorEastAsia" w:hAnsiTheme="minorEastAsia"/>
          <w:color w:val="000000" w:themeColor="text1"/>
          <w:sz w:val="24"/>
          <w:rPrChange w:id="7293" w:author="JY0225" w:date="2017-08-24T12:11:00Z">
            <w:rPr>
              <w:color w:val="000000" w:themeColor="text1"/>
              <w:sz w:val="24"/>
            </w:rPr>
          </w:rPrChange>
        </w:rPr>
        <w:t xml:space="preserve">6-8 </w:t>
      </w:r>
      <w:r w:rsidRPr="00653D38">
        <w:rPr>
          <w:rFonts w:asciiTheme="minorEastAsia" w:hAnsiTheme="minorEastAsia" w:hint="eastAsia"/>
          <w:color w:val="000000" w:themeColor="text1"/>
          <w:sz w:val="24"/>
          <w:rPrChange w:id="7294" w:author="JY0225" w:date="2017-08-24T12:11:00Z">
            <w:rPr>
              <w:rFonts w:hint="eastAsia"/>
              <w:color w:val="000000" w:themeColor="text1"/>
              <w:sz w:val="24"/>
            </w:rPr>
          </w:rPrChange>
        </w:rPr>
        <w:t>云备份系统与同类产品文件传输效率对比图</w:t>
      </w:r>
    </w:p>
    <w:p w14:paraId="014AFFFC" w14:textId="68351E71" w:rsidR="00F01E57" w:rsidRPr="00653D38" w:rsidRDefault="00F01E57" w:rsidP="008E7EEE">
      <w:pPr>
        <w:spacing w:line="400" w:lineRule="exact"/>
        <w:ind w:firstLine="420"/>
        <w:rPr>
          <w:rFonts w:asciiTheme="minorEastAsia" w:hAnsiTheme="minorEastAsia"/>
          <w:color w:val="000000" w:themeColor="text1"/>
          <w:sz w:val="24"/>
          <w:rPrChange w:id="7295" w:author="JY0225" w:date="2017-08-24T12:11:00Z">
            <w:rPr>
              <w:color w:val="000000" w:themeColor="text1"/>
              <w:sz w:val="24"/>
            </w:rPr>
          </w:rPrChange>
        </w:rPr>
      </w:pPr>
      <w:r w:rsidRPr="00653D38">
        <w:rPr>
          <w:rFonts w:asciiTheme="minorEastAsia" w:hAnsiTheme="minorEastAsia" w:hint="eastAsia"/>
          <w:color w:val="000000" w:themeColor="text1"/>
          <w:sz w:val="24"/>
          <w:rPrChange w:id="7296" w:author="JY0225" w:date="2017-08-24T12:11:00Z">
            <w:rPr>
              <w:rFonts w:hint="eastAsia"/>
              <w:color w:val="000000" w:themeColor="text1"/>
              <w:sz w:val="24"/>
            </w:rPr>
          </w:rPrChange>
        </w:rPr>
        <w:t>在数据传输效率方面，由于传输效率是由网络状况和服务器处理文件的性能决定的，而中间件只负责服务器与客户端之间的信息交互，因此无法改变原有系统的文件传输效率。通过测试，相较于其他成熟的云产品，云备份中间件系统在数据传输效率上存在一定的劣势，本文在测试中分别采用了</w:t>
      </w:r>
      <w:r w:rsidRPr="00653D38">
        <w:rPr>
          <w:rFonts w:asciiTheme="minorEastAsia" w:hAnsiTheme="minorEastAsia" w:hint="eastAsia"/>
          <w:color w:val="000000" w:themeColor="text1"/>
          <w:sz w:val="24"/>
          <w:rPrChange w:id="7297" w:author="JY0225" w:date="2017-08-24T12:11:00Z">
            <w:rPr>
              <w:rFonts w:hint="eastAsia"/>
              <w:color w:val="000000" w:themeColor="text1"/>
              <w:sz w:val="24"/>
            </w:rPr>
          </w:rPrChange>
        </w:rPr>
        <w:t>2M</w:t>
      </w:r>
      <w:r w:rsidRPr="00653D38">
        <w:rPr>
          <w:rFonts w:asciiTheme="minorEastAsia" w:hAnsiTheme="minorEastAsia" w:hint="eastAsia"/>
          <w:color w:val="000000" w:themeColor="text1"/>
          <w:sz w:val="24"/>
          <w:rPrChange w:id="7298" w:author="JY0225" w:date="2017-08-24T12:11:00Z">
            <w:rPr>
              <w:rFonts w:hint="eastAsia"/>
              <w:color w:val="000000" w:themeColor="text1"/>
              <w:sz w:val="24"/>
            </w:rPr>
          </w:rPrChange>
        </w:rPr>
        <w:t>、</w:t>
      </w:r>
      <w:r w:rsidRPr="00653D38">
        <w:rPr>
          <w:rFonts w:asciiTheme="minorEastAsia" w:hAnsiTheme="minorEastAsia" w:hint="eastAsia"/>
          <w:color w:val="000000" w:themeColor="text1"/>
          <w:sz w:val="24"/>
          <w:rPrChange w:id="7299" w:author="JY0225" w:date="2017-08-24T12:11:00Z">
            <w:rPr>
              <w:rFonts w:hint="eastAsia"/>
              <w:color w:val="000000" w:themeColor="text1"/>
              <w:sz w:val="24"/>
            </w:rPr>
          </w:rPrChange>
        </w:rPr>
        <w:t>4M</w:t>
      </w:r>
      <w:r w:rsidRPr="00653D38">
        <w:rPr>
          <w:rFonts w:asciiTheme="minorEastAsia" w:hAnsiTheme="minorEastAsia" w:hint="eastAsia"/>
          <w:color w:val="000000" w:themeColor="text1"/>
          <w:sz w:val="24"/>
          <w:rPrChange w:id="7300" w:author="JY0225" w:date="2017-08-24T12:11:00Z">
            <w:rPr>
              <w:rFonts w:hint="eastAsia"/>
              <w:color w:val="000000" w:themeColor="text1"/>
              <w:sz w:val="24"/>
            </w:rPr>
          </w:rPrChange>
        </w:rPr>
        <w:t>、</w:t>
      </w:r>
      <w:r w:rsidRPr="00653D38">
        <w:rPr>
          <w:rFonts w:asciiTheme="minorEastAsia" w:hAnsiTheme="minorEastAsia" w:hint="eastAsia"/>
          <w:color w:val="000000" w:themeColor="text1"/>
          <w:sz w:val="24"/>
          <w:rPrChange w:id="7301" w:author="JY0225" w:date="2017-08-24T12:11:00Z">
            <w:rPr>
              <w:rFonts w:hint="eastAsia"/>
              <w:color w:val="000000" w:themeColor="text1"/>
              <w:sz w:val="24"/>
            </w:rPr>
          </w:rPrChange>
        </w:rPr>
        <w:t>8M</w:t>
      </w:r>
      <w:r w:rsidRPr="00653D38">
        <w:rPr>
          <w:rFonts w:asciiTheme="minorEastAsia" w:hAnsiTheme="minorEastAsia" w:hint="eastAsia"/>
          <w:color w:val="000000" w:themeColor="text1"/>
          <w:sz w:val="24"/>
          <w:rPrChange w:id="7302" w:author="JY0225" w:date="2017-08-24T12:11:00Z">
            <w:rPr>
              <w:rFonts w:hint="eastAsia"/>
              <w:color w:val="000000" w:themeColor="text1"/>
              <w:sz w:val="24"/>
            </w:rPr>
          </w:rPrChange>
        </w:rPr>
        <w:t>、</w:t>
      </w:r>
      <w:r w:rsidRPr="00653D38">
        <w:rPr>
          <w:rFonts w:asciiTheme="minorEastAsia" w:hAnsiTheme="minorEastAsia" w:hint="eastAsia"/>
          <w:color w:val="000000" w:themeColor="text1"/>
          <w:sz w:val="24"/>
          <w:rPrChange w:id="7303" w:author="JY0225" w:date="2017-08-24T12:11:00Z">
            <w:rPr>
              <w:rFonts w:hint="eastAsia"/>
              <w:color w:val="000000" w:themeColor="text1"/>
              <w:sz w:val="24"/>
            </w:rPr>
          </w:rPrChange>
        </w:rPr>
        <w:t>5</w:t>
      </w:r>
      <w:r w:rsidRPr="00653D38">
        <w:rPr>
          <w:rFonts w:asciiTheme="minorEastAsia" w:hAnsiTheme="minorEastAsia"/>
          <w:color w:val="000000" w:themeColor="text1"/>
          <w:sz w:val="24"/>
          <w:rPrChange w:id="7304" w:author="JY0225" w:date="2017-08-24T12:11:00Z">
            <w:rPr>
              <w:color w:val="000000" w:themeColor="text1"/>
              <w:sz w:val="24"/>
            </w:rPr>
          </w:rPrChange>
        </w:rPr>
        <w:t>0</w:t>
      </w:r>
      <w:r w:rsidRPr="00653D38">
        <w:rPr>
          <w:rFonts w:asciiTheme="minorEastAsia" w:hAnsiTheme="minorEastAsia" w:hint="eastAsia"/>
          <w:color w:val="000000" w:themeColor="text1"/>
          <w:sz w:val="24"/>
          <w:rPrChange w:id="7305" w:author="JY0225" w:date="2017-08-24T12:11:00Z">
            <w:rPr>
              <w:rFonts w:hint="eastAsia"/>
              <w:color w:val="000000" w:themeColor="text1"/>
              <w:sz w:val="24"/>
            </w:rPr>
          </w:rPrChange>
        </w:rPr>
        <w:t>M</w:t>
      </w:r>
      <w:r w:rsidRPr="00653D38">
        <w:rPr>
          <w:rFonts w:asciiTheme="minorEastAsia" w:hAnsiTheme="minorEastAsia" w:hint="eastAsia"/>
          <w:color w:val="000000" w:themeColor="text1"/>
          <w:sz w:val="24"/>
          <w:rPrChange w:id="7306" w:author="JY0225" w:date="2017-08-24T12:11:00Z">
            <w:rPr>
              <w:rFonts w:hint="eastAsia"/>
              <w:color w:val="000000" w:themeColor="text1"/>
              <w:sz w:val="24"/>
            </w:rPr>
          </w:rPrChange>
        </w:rPr>
        <w:t>四个大小的文件对云备份服务平台、百度网盘、</w:t>
      </w:r>
      <w:r w:rsidRPr="00653D38">
        <w:rPr>
          <w:rFonts w:asciiTheme="minorEastAsia" w:hAnsiTheme="minorEastAsia" w:hint="eastAsia"/>
          <w:color w:val="000000" w:themeColor="text1"/>
          <w:sz w:val="24"/>
          <w:rPrChange w:id="7307" w:author="JY0225" w:date="2017-08-24T12:11:00Z">
            <w:rPr>
              <w:rFonts w:hint="eastAsia"/>
              <w:color w:val="000000" w:themeColor="text1"/>
              <w:sz w:val="24"/>
            </w:rPr>
          </w:rPrChange>
        </w:rPr>
        <w:t>3</w:t>
      </w:r>
      <w:r w:rsidRPr="00653D38">
        <w:rPr>
          <w:rFonts w:asciiTheme="minorEastAsia" w:hAnsiTheme="minorEastAsia"/>
          <w:color w:val="000000" w:themeColor="text1"/>
          <w:sz w:val="24"/>
          <w:rPrChange w:id="7308" w:author="JY0225" w:date="2017-08-24T12:11:00Z">
            <w:rPr>
              <w:color w:val="000000" w:themeColor="text1"/>
              <w:sz w:val="24"/>
            </w:rPr>
          </w:rPrChange>
        </w:rPr>
        <w:t>60</w:t>
      </w:r>
      <w:r w:rsidRPr="00653D38">
        <w:rPr>
          <w:rFonts w:asciiTheme="minorEastAsia" w:hAnsiTheme="minorEastAsia" w:hint="eastAsia"/>
          <w:color w:val="000000" w:themeColor="text1"/>
          <w:sz w:val="24"/>
          <w:rPrChange w:id="7309" w:author="JY0225" w:date="2017-08-24T12:11:00Z">
            <w:rPr>
              <w:rFonts w:hint="eastAsia"/>
              <w:color w:val="000000" w:themeColor="text1"/>
              <w:sz w:val="24"/>
            </w:rPr>
          </w:rPrChange>
        </w:rPr>
        <w:t>云盘的传输效率进行了测试，由于只能通过网络代理的方式访问</w:t>
      </w:r>
      <w:r w:rsidRPr="00653D38">
        <w:rPr>
          <w:rFonts w:asciiTheme="minorEastAsia" w:hAnsiTheme="minorEastAsia" w:hint="eastAsia"/>
          <w:color w:val="000000" w:themeColor="text1"/>
          <w:sz w:val="24"/>
          <w:rPrChange w:id="7310" w:author="JY0225" w:date="2017-08-24T12:11:00Z">
            <w:rPr>
              <w:rFonts w:hint="eastAsia"/>
              <w:color w:val="000000" w:themeColor="text1"/>
              <w:sz w:val="24"/>
            </w:rPr>
          </w:rPrChange>
        </w:rPr>
        <w:t>Dropbox</w:t>
      </w:r>
      <w:r w:rsidRPr="00653D38">
        <w:rPr>
          <w:rFonts w:asciiTheme="minorEastAsia" w:hAnsiTheme="minorEastAsia" w:hint="eastAsia"/>
          <w:color w:val="000000" w:themeColor="text1"/>
          <w:sz w:val="24"/>
          <w:rPrChange w:id="7311" w:author="JY0225" w:date="2017-08-24T12:11:00Z">
            <w:rPr>
              <w:rFonts w:hint="eastAsia"/>
              <w:color w:val="000000" w:themeColor="text1"/>
              <w:sz w:val="24"/>
            </w:rPr>
          </w:rPrChange>
        </w:rPr>
        <w:t>和</w:t>
      </w:r>
      <w:r w:rsidRPr="00653D38">
        <w:rPr>
          <w:rFonts w:asciiTheme="minorEastAsia" w:hAnsiTheme="minorEastAsia" w:hint="eastAsia"/>
          <w:color w:val="000000" w:themeColor="text1"/>
          <w:sz w:val="24"/>
          <w:rPrChange w:id="7312" w:author="JY0225" w:date="2017-08-24T12:11:00Z">
            <w:rPr>
              <w:rFonts w:hint="eastAsia"/>
              <w:color w:val="000000" w:themeColor="text1"/>
              <w:sz w:val="24"/>
            </w:rPr>
          </w:rPrChange>
        </w:rPr>
        <w:t>Google</w:t>
      </w:r>
      <w:r w:rsidRPr="00653D38">
        <w:rPr>
          <w:rFonts w:asciiTheme="minorEastAsia" w:hAnsiTheme="minorEastAsia"/>
          <w:color w:val="000000" w:themeColor="text1"/>
          <w:sz w:val="24"/>
          <w:rPrChange w:id="7313" w:author="JY0225" w:date="2017-08-24T12:11:00Z">
            <w:rPr>
              <w:color w:val="000000" w:themeColor="text1"/>
              <w:sz w:val="24"/>
            </w:rPr>
          </w:rPrChange>
        </w:rPr>
        <w:t xml:space="preserve"> </w:t>
      </w:r>
      <w:r w:rsidRPr="00653D38">
        <w:rPr>
          <w:rFonts w:asciiTheme="minorEastAsia" w:hAnsiTheme="minorEastAsia" w:hint="eastAsia"/>
          <w:color w:val="000000" w:themeColor="text1"/>
          <w:sz w:val="24"/>
          <w:rPrChange w:id="7314" w:author="JY0225" w:date="2017-08-24T12:11:00Z">
            <w:rPr>
              <w:rFonts w:hint="eastAsia"/>
              <w:color w:val="000000" w:themeColor="text1"/>
              <w:sz w:val="24"/>
            </w:rPr>
          </w:rPrChange>
        </w:rPr>
        <w:t>Drive</w:t>
      </w:r>
      <w:r w:rsidRPr="00653D38">
        <w:rPr>
          <w:rFonts w:asciiTheme="minorEastAsia" w:hAnsiTheme="minorEastAsia" w:hint="eastAsia"/>
          <w:color w:val="000000" w:themeColor="text1"/>
          <w:sz w:val="24"/>
          <w:rPrChange w:id="7315" w:author="JY0225" w:date="2017-08-24T12:11:00Z">
            <w:rPr>
              <w:rFonts w:hint="eastAsia"/>
              <w:color w:val="000000" w:themeColor="text1"/>
              <w:sz w:val="24"/>
            </w:rPr>
          </w:rPrChange>
        </w:rPr>
        <w:t>，而代理的网络状况较差，测试出的数据不具备参考性，因此没有展示其测试结果。图</w:t>
      </w:r>
      <w:r w:rsidRPr="00653D38">
        <w:rPr>
          <w:rFonts w:asciiTheme="minorEastAsia" w:hAnsiTheme="minorEastAsia" w:hint="eastAsia"/>
          <w:color w:val="000000" w:themeColor="text1"/>
          <w:sz w:val="24"/>
          <w:rPrChange w:id="7316" w:author="JY0225" w:date="2017-08-24T12:11:00Z">
            <w:rPr>
              <w:rFonts w:hint="eastAsia"/>
              <w:color w:val="000000" w:themeColor="text1"/>
              <w:sz w:val="24"/>
            </w:rPr>
          </w:rPrChange>
        </w:rPr>
        <w:t>6-8</w:t>
      </w:r>
      <w:r w:rsidRPr="00653D38">
        <w:rPr>
          <w:rFonts w:asciiTheme="minorEastAsia" w:hAnsiTheme="minorEastAsia" w:hint="eastAsia"/>
          <w:color w:val="000000" w:themeColor="text1"/>
          <w:sz w:val="24"/>
          <w:rPrChange w:id="7317" w:author="JY0225" w:date="2017-08-24T12:11:00Z">
            <w:rPr>
              <w:rFonts w:hint="eastAsia"/>
              <w:color w:val="000000" w:themeColor="text1"/>
              <w:sz w:val="24"/>
            </w:rPr>
          </w:rPrChange>
        </w:rPr>
        <w:t>所示的是云备份系统与同类产品文件传输效率对比图。</w:t>
      </w:r>
    </w:p>
    <w:p w14:paraId="516F8234" w14:textId="7BF19D22" w:rsidR="00ED577E" w:rsidRPr="00653D38" w:rsidRDefault="00ED577E" w:rsidP="00F01E57">
      <w:pPr>
        <w:spacing w:line="400" w:lineRule="exact"/>
        <w:ind w:firstLine="420"/>
        <w:rPr>
          <w:rFonts w:asciiTheme="minorEastAsia" w:hAnsiTheme="minorEastAsia"/>
          <w:color w:val="000000" w:themeColor="text1"/>
          <w:sz w:val="24"/>
          <w:rPrChange w:id="7318" w:author="JY0225" w:date="2017-08-24T12:11:00Z">
            <w:rPr>
              <w:color w:val="000000" w:themeColor="text1"/>
              <w:sz w:val="24"/>
            </w:rPr>
          </w:rPrChange>
        </w:rPr>
      </w:pPr>
      <w:r w:rsidRPr="00653D38">
        <w:rPr>
          <w:rFonts w:asciiTheme="minorEastAsia" w:hAnsiTheme="minorEastAsia"/>
          <w:color w:val="000000" w:themeColor="text1"/>
          <w:sz w:val="24"/>
          <w:rPrChange w:id="7319" w:author="JY0225" w:date="2017-08-24T12:11:00Z">
            <w:rPr>
              <w:color w:val="000000" w:themeColor="text1"/>
              <w:sz w:val="24"/>
            </w:rPr>
          </w:rPrChange>
        </w:rPr>
        <w:t>在系统的安全性上</w:t>
      </w:r>
      <w:r w:rsidRPr="00653D38">
        <w:rPr>
          <w:rFonts w:asciiTheme="minorEastAsia" w:hAnsiTheme="minorEastAsia" w:hint="eastAsia"/>
          <w:color w:val="000000" w:themeColor="text1"/>
          <w:sz w:val="24"/>
          <w:rPrChange w:id="7320" w:author="JY0225" w:date="2017-08-24T12:11:00Z">
            <w:rPr>
              <w:rFonts w:hint="eastAsia"/>
              <w:color w:val="000000" w:themeColor="text1"/>
              <w:sz w:val="24"/>
            </w:rPr>
          </w:rPrChange>
        </w:rPr>
        <w:t>，</w:t>
      </w:r>
      <w:r w:rsidRPr="00653D38">
        <w:rPr>
          <w:rFonts w:asciiTheme="minorEastAsia" w:hAnsiTheme="minorEastAsia"/>
          <w:color w:val="000000" w:themeColor="text1"/>
          <w:sz w:val="24"/>
          <w:rPrChange w:id="7321" w:author="JY0225" w:date="2017-08-24T12:11:00Z">
            <w:rPr>
              <w:color w:val="000000" w:themeColor="text1"/>
              <w:sz w:val="24"/>
            </w:rPr>
          </w:rPrChange>
        </w:rPr>
        <w:t>优化后的系统</w:t>
      </w:r>
      <w:r w:rsidRPr="00653D38">
        <w:rPr>
          <w:rFonts w:asciiTheme="minorEastAsia" w:hAnsiTheme="minorEastAsia" w:hint="eastAsia"/>
          <w:color w:val="000000" w:themeColor="text1"/>
          <w:sz w:val="24"/>
          <w:rPrChange w:id="7322" w:author="JY0225" w:date="2017-08-24T12:11:00Z">
            <w:rPr>
              <w:rFonts w:hint="eastAsia"/>
              <w:color w:val="000000" w:themeColor="text1"/>
              <w:sz w:val="24"/>
            </w:rPr>
          </w:rPrChange>
        </w:rPr>
        <w:t>对</w:t>
      </w:r>
      <w:r w:rsidRPr="00653D38">
        <w:rPr>
          <w:rFonts w:asciiTheme="minorEastAsia" w:hAnsiTheme="minorEastAsia"/>
          <w:color w:val="000000" w:themeColor="text1"/>
          <w:sz w:val="24"/>
          <w:rPrChange w:id="7323" w:author="JY0225" w:date="2017-08-24T12:11:00Z">
            <w:rPr>
              <w:color w:val="000000" w:themeColor="text1"/>
              <w:sz w:val="24"/>
            </w:rPr>
          </w:rPrChange>
        </w:rPr>
        <w:t>缓存在中间件的用户登录信息</w:t>
      </w:r>
      <w:r w:rsidRPr="00653D38">
        <w:rPr>
          <w:rFonts w:asciiTheme="minorEastAsia" w:hAnsiTheme="minorEastAsia" w:hint="eastAsia"/>
          <w:color w:val="000000" w:themeColor="text1"/>
          <w:sz w:val="24"/>
          <w:rPrChange w:id="7324" w:author="JY0225" w:date="2017-08-24T12:11:00Z">
            <w:rPr>
              <w:rFonts w:hint="eastAsia"/>
              <w:color w:val="000000" w:themeColor="text1"/>
              <w:sz w:val="24"/>
            </w:rPr>
          </w:rPrChange>
        </w:rPr>
        <w:t>、</w:t>
      </w:r>
      <w:r w:rsidRPr="00653D38">
        <w:rPr>
          <w:rFonts w:asciiTheme="minorEastAsia" w:hAnsiTheme="minorEastAsia"/>
          <w:color w:val="000000" w:themeColor="text1"/>
          <w:sz w:val="24"/>
          <w:rPrChange w:id="7325" w:author="JY0225" w:date="2017-08-24T12:11:00Z">
            <w:rPr>
              <w:color w:val="000000" w:themeColor="text1"/>
              <w:sz w:val="24"/>
            </w:rPr>
          </w:rPrChange>
        </w:rPr>
        <w:t>会话信息进行了加密</w:t>
      </w:r>
      <w:r w:rsidRPr="00653D38">
        <w:rPr>
          <w:rFonts w:asciiTheme="minorEastAsia" w:hAnsiTheme="minorEastAsia" w:hint="eastAsia"/>
          <w:color w:val="000000" w:themeColor="text1"/>
          <w:sz w:val="24"/>
          <w:rPrChange w:id="7326" w:author="JY0225" w:date="2017-08-24T12:11:00Z">
            <w:rPr>
              <w:rFonts w:hint="eastAsia"/>
              <w:color w:val="000000" w:themeColor="text1"/>
              <w:sz w:val="24"/>
            </w:rPr>
          </w:rPrChange>
        </w:rPr>
        <w:t>，</w:t>
      </w:r>
      <w:r w:rsidRPr="00653D38">
        <w:rPr>
          <w:rFonts w:asciiTheme="minorEastAsia" w:hAnsiTheme="minorEastAsia"/>
          <w:color w:val="000000" w:themeColor="text1"/>
          <w:sz w:val="24"/>
          <w:rPrChange w:id="7327" w:author="JY0225" w:date="2017-08-24T12:11:00Z">
            <w:rPr>
              <w:color w:val="000000" w:themeColor="text1"/>
              <w:sz w:val="24"/>
            </w:rPr>
          </w:rPrChange>
        </w:rPr>
        <w:t>使用的是与其他同类产品类似的加密方式</w:t>
      </w:r>
      <w:r w:rsidRPr="00653D38">
        <w:rPr>
          <w:rFonts w:asciiTheme="minorEastAsia" w:hAnsiTheme="minorEastAsia" w:hint="eastAsia"/>
          <w:color w:val="000000" w:themeColor="text1"/>
          <w:sz w:val="24"/>
          <w:rPrChange w:id="7328" w:author="JY0225" w:date="2017-08-24T12:11:00Z">
            <w:rPr>
              <w:rFonts w:hint="eastAsia"/>
              <w:color w:val="000000" w:themeColor="text1"/>
              <w:sz w:val="24"/>
            </w:rPr>
          </w:rPrChange>
        </w:rPr>
        <w:t>，</w:t>
      </w:r>
      <w:r w:rsidRPr="00653D38">
        <w:rPr>
          <w:rFonts w:asciiTheme="minorEastAsia" w:hAnsiTheme="minorEastAsia"/>
          <w:color w:val="000000" w:themeColor="text1"/>
          <w:sz w:val="24"/>
          <w:rPrChange w:id="7329" w:author="JY0225" w:date="2017-08-24T12:11:00Z">
            <w:rPr>
              <w:color w:val="000000" w:themeColor="text1"/>
              <w:sz w:val="24"/>
            </w:rPr>
          </w:rPrChange>
        </w:rPr>
        <w:t>采取了</w:t>
      </w:r>
      <w:r w:rsidRPr="00653D38">
        <w:rPr>
          <w:rFonts w:asciiTheme="minorEastAsia" w:hAnsiTheme="minorEastAsia" w:hint="eastAsia"/>
          <w:color w:val="000000" w:themeColor="text1"/>
          <w:sz w:val="24"/>
          <w:rPrChange w:id="7330" w:author="JY0225" w:date="2017-08-24T12:11:00Z">
            <w:rPr>
              <w:rFonts w:hint="eastAsia"/>
              <w:color w:val="000000" w:themeColor="text1"/>
              <w:sz w:val="24"/>
            </w:rPr>
          </w:rPrChange>
        </w:rPr>
        <w:t>128</w:t>
      </w:r>
      <w:r w:rsidRPr="00653D38">
        <w:rPr>
          <w:rFonts w:asciiTheme="minorEastAsia" w:hAnsiTheme="minorEastAsia" w:hint="eastAsia"/>
          <w:color w:val="000000" w:themeColor="text1"/>
          <w:sz w:val="24"/>
          <w:rPrChange w:id="7331" w:author="JY0225" w:date="2017-08-24T12:11:00Z">
            <w:rPr>
              <w:rFonts w:hint="eastAsia"/>
              <w:color w:val="000000" w:themeColor="text1"/>
              <w:sz w:val="24"/>
            </w:rPr>
          </w:rPrChange>
        </w:rPr>
        <w:t>位的</w:t>
      </w:r>
      <w:r w:rsidRPr="00653D38">
        <w:rPr>
          <w:rFonts w:asciiTheme="minorEastAsia" w:hAnsiTheme="minorEastAsia" w:hint="eastAsia"/>
          <w:color w:val="000000" w:themeColor="text1"/>
          <w:sz w:val="24"/>
          <w:rPrChange w:id="7332" w:author="JY0225" w:date="2017-08-24T12:11:00Z">
            <w:rPr>
              <w:rFonts w:hint="eastAsia"/>
              <w:color w:val="000000" w:themeColor="text1"/>
              <w:sz w:val="24"/>
            </w:rPr>
          </w:rPrChange>
        </w:rPr>
        <w:t>AES</w:t>
      </w:r>
      <w:r w:rsidR="00F106A3" w:rsidRPr="00653D38">
        <w:rPr>
          <w:rFonts w:asciiTheme="minorEastAsia" w:hAnsiTheme="minorEastAsia" w:hint="eastAsia"/>
          <w:color w:val="000000" w:themeColor="text1"/>
          <w:sz w:val="24"/>
          <w:rPrChange w:id="7333" w:author="JY0225" w:date="2017-08-24T12:11:00Z">
            <w:rPr>
              <w:rFonts w:hint="eastAsia"/>
              <w:color w:val="000000" w:themeColor="text1"/>
              <w:sz w:val="24"/>
            </w:rPr>
          </w:rPrChange>
        </w:rPr>
        <w:t>加密算法，</w:t>
      </w:r>
      <w:r w:rsidR="006609DD" w:rsidRPr="00653D38">
        <w:rPr>
          <w:rFonts w:asciiTheme="minorEastAsia" w:hAnsiTheme="minorEastAsia" w:hint="eastAsia"/>
          <w:color w:val="000000" w:themeColor="text1"/>
          <w:sz w:val="24"/>
          <w:rPrChange w:id="7334" w:author="JY0225" w:date="2017-08-24T12:11:00Z">
            <w:rPr>
              <w:rFonts w:hint="eastAsia"/>
              <w:color w:val="000000" w:themeColor="text1"/>
              <w:sz w:val="24"/>
            </w:rPr>
          </w:rPrChange>
        </w:rPr>
        <w:t>相较于</w:t>
      </w:r>
      <w:r w:rsidR="006609DD" w:rsidRPr="00653D38">
        <w:rPr>
          <w:rFonts w:asciiTheme="minorEastAsia" w:hAnsiTheme="minorEastAsia" w:hint="eastAsia"/>
          <w:color w:val="000000" w:themeColor="text1"/>
          <w:sz w:val="24"/>
          <w:rPrChange w:id="7335" w:author="JY0225" w:date="2017-08-24T12:11:00Z">
            <w:rPr>
              <w:rFonts w:hint="eastAsia"/>
              <w:color w:val="000000" w:themeColor="text1"/>
              <w:sz w:val="24"/>
            </w:rPr>
          </w:rPrChange>
        </w:rPr>
        <w:t>258</w:t>
      </w:r>
      <w:r w:rsidR="006609DD" w:rsidRPr="00653D38">
        <w:rPr>
          <w:rFonts w:asciiTheme="minorEastAsia" w:hAnsiTheme="minorEastAsia" w:hint="eastAsia"/>
          <w:color w:val="000000" w:themeColor="text1"/>
          <w:sz w:val="24"/>
          <w:rPrChange w:id="7336" w:author="JY0225" w:date="2017-08-24T12:11:00Z">
            <w:rPr>
              <w:rFonts w:hint="eastAsia"/>
              <w:color w:val="000000" w:themeColor="text1"/>
              <w:sz w:val="24"/>
            </w:rPr>
          </w:rPrChange>
        </w:rPr>
        <w:t>位的</w:t>
      </w:r>
      <w:r w:rsidR="006609DD" w:rsidRPr="00653D38">
        <w:rPr>
          <w:rFonts w:asciiTheme="minorEastAsia" w:hAnsiTheme="minorEastAsia" w:hint="eastAsia"/>
          <w:color w:val="000000" w:themeColor="text1"/>
          <w:sz w:val="24"/>
          <w:rPrChange w:id="7337" w:author="JY0225" w:date="2017-08-24T12:11:00Z">
            <w:rPr>
              <w:rFonts w:hint="eastAsia"/>
              <w:color w:val="000000" w:themeColor="text1"/>
              <w:sz w:val="24"/>
            </w:rPr>
          </w:rPrChange>
        </w:rPr>
        <w:t>AES</w:t>
      </w:r>
      <w:r w:rsidR="006609DD" w:rsidRPr="00653D38">
        <w:rPr>
          <w:rFonts w:asciiTheme="minorEastAsia" w:hAnsiTheme="minorEastAsia" w:hint="eastAsia"/>
          <w:color w:val="000000" w:themeColor="text1"/>
          <w:sz w:val="24"/>
          <w:rPrChange w:id="7338" w:author="JY0225" w:date="2017-08-24T12:11:00Z">
            <w:rPr>
              <w:rFonts w:hint="eastAsia"/>
              <w:color w:val="000000" w:themeColor="text1"/>
              <w:sz w:val="24"/>
            </w:rPr>
          </w:rPrChange>
        </w:rPr>
        <w:t>加密算法，</w:t>
      </w:r>
      <w:r w:rsidR="006609DD" w:rsidRPr="00653D38">
        <w:rPr>
          <w:rFonts w:asciiTheme="minorEastAsia" w:hAnsiTheme="minorEastAsia" w:hint="eastAsia"/>
          <w:color w:val="000000" w:themeColor="text1"/>
          <w:sz w:val="24"/>
          <w:rPrChange w:id="7339" w:author="JY0225" w:date="2017-08-24T12:11:00Z">
            <w:rPr>
              <w:rFonts w:hint="eastAsia"/>
              <w:color w:val="000000" w:themeColor="text1"/>
              <w:sz w:val="24"/>
            </w:rPr>
          </w:rPrChange>
        </w:rPr>
        <w:t>128</w:t>
      </w:r>
      <w:r w:rsidR="006609DD" w:rsidRPr="00653D38">
        <w:rPr>
          <w:rFonts w:asciiTheme="minorEastAsia" w:hAnsiTheme="minorEastAsia" w:hint="eastAsia"/>
          <w:color w:val="000000" w:themeColor="text1"/>
          <w:sz w:val="24"/>
          <w:rPrChange w:id="7340" w:author="JY0225" w:date="2017-08-24T12:11:00Z">
            <w:rPr>
              <w:rFonts w:hint="eastAsia"/>
              <w:color w:val="000000" w:themeColor="text1"/>
              <w:sz w:val="24"/>
            </w:rPr>
          </w:rPrChange>
        </w:rPr>
        <w:t>位的加密算法能够节省大约40%</w:t>
      </w:r>
      <w:r w:rsidR="006609DD" w:rsidRPr="00653D38">
        <w:rPr>
          <w:rFonts w:asciiTheme="minorEastAsia" w:hAnsiTheme="minorEastAsia" w:hint="eastAsia"/>
          <w:color w:val="000000" w:themeColor="text1"/>
          <w:sz w:val="24"/>
          <w:rPrChange w:id="7341" w:author="JY0225" w:date="2017-08-24T12:11:00Z">
            <w:rPr>
              <w:rFonts w:hint="eastAsia"/>
              <w:color w:val="000000" w:themeColor="text1"/>
              <w:sz w:val="24"/>
            </w:rPr>
          </w:rPrChange>
        </w:rPr>
        <w:lastRenderedPageBreak/>
        <w:t>的加密时间，同时</w:t>
      </w:r>
      <w:r w:rsidR="008812B1" w:rsidRPr="00653D38">
        <w:rPr>
          <w:rFonts w:asciiTheme="minorEastAsia" w:hAnsiTheme="minorEastAsia" w:hint="eastAsia"/>
          <w:color w:val="000000" w:themeColor="text1"/>
          <w:sz w:val="24"/>
          <w:rPrChange w:id="7342" w:author="JY0225" w:date="2017-08-24T12:11:00Z">
            <w:rPr>
              <w:rFonts w:hint="eastAsia"/>
              <w:color w:val="000000" w:themeColor="text1"/>
              <w:sz w:val="24"/>
            </w:rPr>
          </w:rPrChange>
        </w:rPr>
        <w:t>能够保证数据的安全性，因为它足够复杂无法被暴力破解。</w:t>
      </w:r>
    </w:p>
    <w:p w14:paraId="7F262659" w14:textId="07EEBDBF" w:rsidR="00CC37CF" w:rsidRPr="00653D38" w:rsidRDefault="00CC37CF" w:rsidP="00CC37CF">
      <w:pPr>
        <w:spacing w:line="400" w:lineRule="exact"/>
        <w:jc w:val="center"/>
        <w:rPr>
          <w:rFonts w:asciiTheme="minorEastAsia" w:hAnsiTheme="minorEastAsia"/>
          <w:rPrChange w:id="7343" w:author="JY0225" w:date="2017-08-24T12:11:00Z">
            <w:rPr/>
          </w:rPrChange>
        </w:rPr>
      </w:pPr>
      <w:r w:rsidRPr="00653D38">
        <w:rPr>
          <w:rFonts w:asciiTheme="minorEastAsia" w:hAnsiTheme="minorEastAsia" w:hint="eastAsia"/>
          <w:color w:val="000000" w:themeColor="text1"/>
          <w:sz w:val="24"/>
          <w:rPrChange w:id="7344" w:author="JY0225" w:date="2017-08-24T12:11:00Z">
            <w:rPr>
              <w:rFonts w:hint="eastAsia"/>
              <w:color w:val="000000" w:themeColor="text1"/>
              <w:sz w:val="24"/>
            </w:rPr>
          </w:rPrChange>
        </w:rPr>
        <w:t>表</w:t>
      </w:r>
      <w:r w:rsidRPr="00653D38">
        <w:rPr>
          <w:rFonts w:asciiTheme="minorEastAsia" w:hAnsiTheme="minorEastAsia" w:hint="eastAsia"/>
          <w:color w:val="000000" w:themeColor="text1"/>
          <w:sz w:val="24"/>
          <w:rPrChange w:id="7345" w:author="JY0225" w:date="2017-08-24T12:11:00Z">
            <w:rPr>
              <w:rFonts w:hint="eastAsia"/>
              <w:color w:val="000000" w:themeColor="text1"/>
              <w:sz w:val="24"/>
            </w:rPr>
          </w:rPrChange>
        </w:rPr>
        <w:t xml:space="preserve">6-8 </w:t>
      </w:r>
      <w:r w:rsidRPr="00653D38">
        <w:rPr>
          <w:rFonts w:asciiTheme="minorEastAsia" w:hAnsiTheme="minorEastAsia" w:hint="eastAsia"/>
          <w:color w:val="000000" w:themeColor="text1"/>
          <w:sz w:val="24"/>
          <w:rPrChange w:id="7346" w:author="JY0225" w:date="2017-08-24T12:11:00Z">
            <w:rPr>
              <w:rFonts w:hint="eastAsia"/>
              <w:color w:val="000000" w:themeColor="text1"/>
              <w:sz w:val="24"/>
            </w:rPr>
          </w:rPrChange>
        </w:rPr>
        <w:t>同类产品去重分析表</w:t>
      </w:r>
    </w:p>
    <w:tbl>
      <w:tblPr>
        <w:tblStyle w:val="ae"/>
        <w:tblW w:w="0" w:type="auto"/>
        <w:tblLook w:val="04A0" w:firstRow="1" w:lastRow="0" w:firstColumn="1" w:lastColumn="0" w:noHBand="0" w:noVBand="1"/>
      </w:tblPr>
      <w:tblGrid>
        <w:gridCol w:w="1555"/>
        <w:gridCol w:w="1701"/>
        <w:gridCol w:w="1275"/>
        <w:gridCol w:w="1134"/>
        <w:gridCol w:w="1134"/>
        <w:gridCol w:w="1503"/>
      </w:tblGrid>
      <w:tr w:rsidR="00CC37CF" w14:paraId="0BD92D1E" w14:textId="77777777" w:rsidTr="00856A51">
        <w:tc>
          <w:tcPr>
            <w:tcW w:w="1555" w:type="dxa"/>
          </w:tcPr>
          <w:p w14:paraId="66E2D521" w14:textId="77777777" w:rsidR="00CC37CF" w:rsidRPr="008A7B58" w:rsidRDefault="00CC37CF" w:rsidP="00856A51">
            <w:pPr>
              <w:spacing w:line="400" w:lineRule="exact"/>
              <w:rPr>
                <w:color w:val="000000" w:themeColor="text1"/>
                <w:szCs w:val="21"/>
              </w:rPr>
            </w:pPr>
          </w:p>
        </w:tc>
        <w:tc>
          <w:tcPr>
            <w:tcW w:w="1701" w:type="dxa"/>
          </w:tcPr>
          <w:p w14:paraId="271745C8"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云备份服务器</w:t>
            </w:r>
          </w:p>
        </w:tc>
        <w:tc>
          <w:tcPr>
            <w:tcW w:w="1275" w:type="dxa"/>
          </w:tcPr>
          <w:p w14:paraId="42DCC79F"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百度网盘</w:t>
            </w:r>
          </w:p>
        </w:tc>
        <w:tc>
          <w:tcPr>
            <w:tcW w:w="1134" w:type="dxa"/>
          </w:tcPr>
          <w:p w14:paraId="2AE300EB"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360</w:t>
            </w:r>
            <w:r w:rsidRPr="008A7B58">
              <w:rPr>
                <w:rFonts w:hint="eastAsia"/>
                <w:color w:val="000000" w:themeColor="text1"/>
                <w:szCs w:val="21"/>
              </w:rPr>
              <w:t>云盘</w:t>
            </w:r>
          </w:p>
        </w:tc>
        <w:tc>
          <w:tcPr>
            <w:tcW w:w="1134" w:type="dxa"/>
          </w:tcPr>
          <w:p w14:paraId="61A70F43"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D</w:t>
            </w:r>
            <w:r w:rsidRPr="008A7B58">
              <w:rPr>
                <w:color w:val="000000" w:themeColor="text1"/>
                <w:szCs w:val="21"/>
              </w:rPr>
              <w:t>ropbox</w:t>
            </w:r>
          </w:p>
        </w:tc>
        <w:tc>
          <w:tcPr>
            <w:tcW w:w="1503" w:type="dxa"/>
          </w:tcPr>
          <w:p w14:paraId="610159A6"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Google Drive</w:t>
            </w:r>
          </w:p>
        </w:tc>
      </w:tr>
      <w:tr w:rsidR="00CC37CF" w14:paraId="166EC76D" w14:textId="77777777" w:rsidTr="00856A51">
        <w:tc>
          <w:tcPr>
            <w:tcW w:w="1555" w:type="dxa"/>
          </w:tcPr>
          <w:p w14:paraId="25A49C63"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服务器去重</w:t>
            </w:r>
          </w:p>
        </w:tc>
        <w:tc>
          <w:tcPr>
            <w:tcW w:w="1701" w:type="dxa"/>
          </w:tcPr>
          <w:p w14:paraId="37103631" w14:textId="77777777" w:rsidR="00CC37CF" w:rsidRPr="008A7B58" w:rsidRDefault="00CC37CF" w:rsidP="00856A51">
            <w:pPr>
              <w:spacing w:line="400" w:lineRule="exact"/>
              <w:jc w:val="center"/>
              <w:rPr>
                <w:color w:val="000000" w:themeColor="text1"/>
                <w:szCs w:val="21"/>
              </w:rPr>
            </w:pPr>
            <w:r w:rsidRPr="008A7B58">
              <w:rPr>
                <w:rFonts w:hint="eastAsia"/>
                <w:color w:val="000000" w:themeColor="text1"/>
                <w:szCs w:val="21"/>
              </w:rPr>
              <w:t>√</w:t>
            </w:r>
          </w:p>
        </w:tc>
        <w:tc>
          <w:tcPr>
            <w:tcW w:w="1275" w:type="dxa"/>
          </w:tcPr>
          <w:p w14:paraId="03FBC06F" w14:textId="77777777" w:rsidR="00CC37CF" w:rsidRPr="008A7B58" w:rsidRDefault="00CC37CF" w:rsidP="00856A51">
            <w:pPr>
              <w:spacing w:line="400" w:lineRule="exact"/>
              <w:jc w:val="center"/>
              <w:rPr>
                <w:color w:val="000000" w:themeColor="text1"/>
                <w:szCs w:val="21"/>
              </w:rPr>
            </w:pPr>
            <w:r w:rsidRPr="008A7B58">
              <w:rPr>
                <w:rFonts w:hint="eastAsia"/>
                <w:color w:val="000000" w:themeColor="text1"/>
                <w:szCs w:val="21"/>
              </w:rPr>
              <w:t>√</w:t>
            </w:r>
          </w:p>
        </w:tc>
        <w:tc>
          <w:tcPr>
            <w:tcW w:w="1134" w:type="dxa"/>
          </w:tcPr>
          <w:p w14:paraId="6C121280" w14:textId="77777777" w:rsidR="00CC37CF" w:rsidRPr="008A7B58" w:rsidRDefault="00CC37CF" w:rsidP="00856A51">
            <w:pPr>
              <w:spacing w:line="400" w:lineRule="exact"/>
              <w:jc w:val="center"/>
              <w:rPr>
                <w:color w:val="000000" w:themeColor="text1"/>
                <w:szCs w:val="21"/>
              </w:rPr>
            </w:pPr>
            <w:r w:rsidRPr="008A7B58">
              <w:rPr>
                <w:rFonts w:hint="eastAsia"/>
                <w:color w:val="000000" w:themeColor="text1"/>
                <w:szCs w:val="21"/>
              </w:rPr>
              <w:t>√</w:t>
            </w:r>
          </w:p>
        </w:tc>
        <w:tc>
          <w:tcPr>
            <w:tcW w:w="1134" w:type="dxa"/>
          </w:tcPr>
          <w:p w14:paraId="0C5CB0D7" w14:textId="77777777" w:rsidR="00CC37CF" w:rsidRPr="008A7B58" w:rsidRDefault="00CC37CF" w:rsidP="00856A51">
            <w:pPr>
              <w:spacing w:line="400" w:lineRule="exact"/>
              <w:jc w:val="center"/>
              <w:rPr>
                <w:color w:val="000000" w:themeColor="text1"/>
                <w:szCs w:val="21"/>
              </w:rPr>
            </w:pPr>
            <w:r w:rsidRPr="008A7B58">
              <w:rPr>
                <w:rFonts w:hint="eastAsia"/>
                <w:color w:val="000000" w:themeColor="text1"/>
                <w:szCs w:val="21"/>
              </w:rPr>
              <w:t>√</w:t>
            </w:r>
          </w:p>
        </w:tc>
        <w:tc>
          <w:tcPr>
            <w:tcW w:w="1503" w:type="dxa"/>
          </w:tcPr>
          <w:p w14:paraId="5AF8D0CA" w14:textId="77777777" w:rsidR="00CC37CF" w:rsidRPr="008A7B58" w:rsidRDefault="00CC37CF" w:rsidP="00856A51">
            <w:pPr>
              <w:spacing w:line="400" w:lineRule="exact"/>
              <w:jc w:val="center"/>
              <w:rPr>
                <w:color w:val="000000" w:themeColor="text1"/>
                <w:szCs w:val="21"/>
              </w:rPr>
            </w:pPr>
          </w:p>
        </w:tc>
      </w:tr>
      <w:tr w:rsidR="00CC37CF" w14:paraId="4D178E5B" w14:textId="77777777" w:rsidTr="00856A51">
        <w:tc>
          <w:tcPr>
            <w:tcW w:w="1555" w:type="dxa"/>
          </w:tcPr>
          <w:p w14:paraId="32E5659C"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本地缓存</w:t>
            </w:r>
          </w:p>
        </w:tc>
        <w:tc>
          <w:tcPr>
            <w:tcW w:w="1701" w:type="dxa"/>
          </w:tcPr>
          <w:p w14:paraId="2577D050" w14:textId="77777777" w:rsidR="00CC37CF" w:rsidRPr="008A7B58" w:rsidRDefault="00CC37CF" w:rsidP="00856A51">
            <w:pPr>
              <w:spacing w:line="400" w:lineRule="exact"/>
              <w:jc w:val="center"/>
              <w:rPr>
                <w:color w:val="000000" w:themeColor="text1"/>
                <w:szCs w:val="21"/>
              </w:rPr>
            </w:pPr>
            <w:r w:rsidRPr="008A7B58">
              <w:rPr>
                <w:rFonts w:hint="eastAsia"/>
                <w:color w:val="000000" w:themeColor="text1"/>
                <w:szCs w:val="21"/>
              </w:rPr>
              <w:t>√</w:t>
            </w:r>
          </w:p>
        </w:tc>
        <w:tc>
          <w:tcPr>
            <w:tcW w:w="1275" w:type="dxa"/>
          </w:tcPr>
          <w:p w14:paraId="007F6136" w14:textId="77777777" w:rsidR="00CC37CF" w:rsidRPr="008A7B58" w:rsidRDefault="00CC37CF" w:rsidP="00856A51">
            <w:pPr>
              <w:spacing w:line="400" w:lineRule="exact"/>
              <w:jc w:val="center"/>
              <w:rPr>
                <w:color w:val="000000" w:themeColor="text1"/>
                <w:szCs w:val="21"/>
              </w:rPr>
            </w:pPr>
          </w:p>
        </w:tc>
        <w:tc>
          <w:tcPr>
            <w:tcW w:w="1134" w:type="dxa"/>
          </w:tcPr>
          <w:p w14:paraId="31C1076B" w14:textId="77777777" w:rsidR="00CC37CF" w:rsidRPr="008A7B58" w:rsidRDefault="00CC37CF" w:rsidP="00856A51">
            <w:pPr>
              <w:spacing w:line="400" w:lineRule="exact"/>
              <w:jc w:val="center"/>
              <w:rPr>
                <w:color w:val="000000" w:themeColor="text1"/>
                <w:szCs w:val="21"/>
              </w:rPr>
            </w:pPr>
          </w:p>
        </w:tc>
        <w:tc>
          <w:tcPr>
            <w:tcW w:w="1134" w:type="dxa"/>
          </w:tcPr>
          <w:p w14:paraId="5546738E" w14:textId="77777777" w:rsidR="00CC37CF" w:rsidRPr="008A7B58" w:rsidRDefault="00CC37CF" w:rsidP="00856A51">
            <w:pPr>
              <w:spacing w:line="400" w:lineRule="exact"/>
              <w:jc w:val="center"/>
              <w:rPr>
                <w:color w:val="000000" w:themeColor="text1"/>
                <w:szCs w:val="21"/>
              </w:rPr>
            </w:pPr>
          </w:p>
        </w:tc>
        <w:tc>
          <w:tcPr>
            <w:tcW w:w="1503" w:type="dxa"/>
          </w:tcPr>
          <w:p w14:paraId="0ACBF235" w14:textId="77777777" w:rsidR="00CC37CF" w:rsidRPr="008A7B58" w:rsidRDefault="00CC37CF" w:rsidP="00856A51">
            <w:pPr>
              <w:spacing w:line="400" w:lineRule="exact"/>
              <w:jc w:val="center"/>
              <w:rPr>
                <w:color w:val="000000" w:themeColor="text1"/>
                <w:szCs w:val="21"/>
              </w:rPr>
            </w:pPr>
          </w:p>
        </w:tc>
      </w:tr>
    </w:tbl>
    <w:p w14:paraId="60A4182C" w14:textId="08621DED" w:rsidR="00A15916" w:rsidRPr="00653D38" w:rsidRDefault="00D8350A" w:rsidP="008B03C9">
      <w:pPr>
        <w:spacing w:line="400" w:lineRule="exact"/>
        <w:ind w:firstLine="420"/>
        <w:rPr>
          <w:rFonts w:asciiTheme="minorEastAsia" w:hAnsiTheme="minorEastAsia"/>
          <w:color w:val="000000" w:themeColor="text1"/>
          <w:sz w:val="24"/>
          <w:rPrChange w:id="7347" w:author="JY0225" w:date="2017-08-24T12:11:00Z">
            <w:rPr>
              <w:color w:val="000000" w:themeColor="text1"/>
              <w:sz w:val="24"/>
            </w:rPr>
          </w:rPrChange>
        </w:rPr>
      </w:pPr>
      <w:r w:rsidRPr="00653D38">
        <w:rPr>
          <w:rFonts w:asciiTheme="minorEastAsia" w:hAnsiTheme="minorEastAsia"/>
          <w:color w:val="000000" w:themeColor="text1"/>
          <w:sz w:val="24"/>
          <w:rPrChange w:id="7348" w:author="JY0225" w:date="2017-08-24T12:11:00Z">
            <w:rPr>
              <w:color w:val="000000" w:themeColor="text1"/>
              <w:sz w:val="24"/>
            </w:rPr>
          </w:rPrChange>
        </w:rPr>
        <w:t>在数据去重方面</w:t>
      </w:r>
      <w:r w:rsidRPr="00653D38">
        <w:rPr>
          <w:rFonts w:asciiTheme="minorEastAsia" w:hAnsiTheme="minorEastAsia" w:hint="eastAsia"/>
          <w:color w:val="000000" w:themeColor="text1"/>
          <w:sz w:val="24"/>
          <w:rPrChange w:id="7349" w:author="JY0225" w:date="2017-08-24T12:11:00Z">
            <w:rPr>
              <w:rFonts w:hint="eastAsia"/>
              <w:color w:val="000000" w:themeColor="text1"/>
              <w:sz w:val="24"/>
            </w:rPr>
          </w:rPrChange>
        </w:rPr>
        <w:t>，如表</w:t>
      </w:r>
      <w:r w:rsidRPr="00653D38">
        <w:rPr>
          <w:rFonts w:asciiTheme="minorEastAsia" w:hAnsiTheme="minorEastAsia" w:hint="eastAsia"/>
          <w:color w:val="000000" w:themeColor="text1"/>
          <w:sz w:val="24"/>
          <w:rPrChange w:id="7350" w:author="JY0225" w:date="2017-08-24T12:11:00Z">
            <w:rPr>
              <w:rFonts w:hint="eastAsia"/>
              <w:color w:val="000000" w:themeColor="text1"/>
              <w:sz w:val="24"/>
            </w:rPr>
          </w:rPrChange>
        </w:rPr>
        <w:t>6-8</w:t>
      </w:r>
      <w:r w:rsidRPr="00653D38">
        <w:rPr>
          <w:rFonts w:asciiTheme="minorEastAsia" w:hAnsiTheme="minorEastAsia" w:hint="eastAsia"/>
          <w:color w:val="000000" w:themeColor="text1"/>
          <w:sz w:val="24"/>
          <w:rPrChange w:id="7351" w:author="JY0225" w:date="2017-08-24T12:11:00Z">
            <w:rPr>
              <w:rFonts w:hint="eastAsia"/>
              <w:color w:val="000000" w:themeColor="text1"/>
              <w:sz w:val="24"/>
            </w:rPr>
          </w:rPrChange>
        </w:rPr>
        <w:t>所示，</w:t>
      </w:r>
      <w:r w:rsidRPr="00653D38">
        <w:rPr>
          <w:rFonts w:asciiTheme="minorEastAsia" w:hAnsiTheme="minorEastAsia"/>
          <w:color w:val="000000" w:themeColor="text1"/>
          <w:sz w:val="24"/>
          <w:rPrChange w:id="7352" w:author="JY0225" w:date="2017-08-24T12:11:00Z">
            <w:rPr>
              <w:color w:val="000000" w:themeColor="text1"/>
              <w:sz w:val="24"/>
            </w:rPr>
          </w:rPrChange>
        </w:rPr>
        <w:t>百度网盘和</w:t>
      </w:r>
      <w:r w:rsidRPr="00653D38">
        <w:rPr>
          <w:rFonts w:asciiTheme="minorEastAsia" w:hAnsiTheme="minorEastAsia" w:hint="eastAsia"/>
          <w:color w:val="000000" w:themeColor="text1"/>
          <w:sz w:val="24"/>
          <w:rPrChange w:id="7353" w:author="JY0225" w:date="2017-08-24T12:11:00Z">
            <w:rPr>
              <w:rFonts w:hint="eastAsia"/>
              <w:color w:val="000000" w:themeColor="text1"/>
              <w:sz w:val="24"/>
            </w:rPr>
          </w:rPrChange>
        </w:rPr>
        <w:t>360</w:t>
      </w:r>
      <w:r w:rsidRPr="00653D38">
        <w:rPr>
          <w:rFonts w:asciiTheme="minorEastAsia" w:hAnsiTheme="minorEastAsia" w:hint="eastAsia"/>
          <w:color w:val="000000" w:themeColor="text1"/>
          <w:sz w:val="24"/>
          <w:rPrChange w:id="7354" w:author="JY0225" w:date="2017-08-24T12:11:00Z">
            <w:rPr>
              <w:rFonts w:hint="eastAsia"/>
              <w:color w:val="000000" w:themeColor="text1"/>
              <w:sz w:val="24"/>
            </w:rPr>
          </w:rPrChange>
        </w:rPr>
        <w:t>云盘都采取了全局去重的方式，</w:t>
      </w:r>
      <w:r w:rsidRPr="00653D38">
        <w:rPr>
          <w:rFonts w:asciiTheme="minorEastAsia" w:hAnsiTheme="minorEastAsia" w:hint="eastAsia"/>
          <w:color w:val="000000" w:themeColor="text1"/>
          <w:sz w:val="24"/>
          <w:rPrChange w:id="7355" w:author="JY0225" w:date="2017-08-24T12:11:00Z">
            <w:rPr>
              <w:rFonts w:hint="eastAsia"/>
              <w:color w:val="000000" w:themeColor="text1"/>
              <w:sz w:val="24"/>
            </w:rPr>
          </w:rPrChange>
        </w:rPr>
        <w:t>Dropbox</w:t>
      </w:r>
      <w:r w:rsidRPr="00653D38">
        <w:rPr>
          <w:rFonts w:asciiTheme="minorEastAsia" w:hAnsiTheme="minorEastAsia" w:hint="eastAsia"/>
          <w:color w:val="000000" w:themeColor="text1"/>
          <w:sz w:val="24"/>
          <w:rPrChange w:id="7356" w:author="JY0225" w:date="2017-08-24T12:11:00Z">
            <w:rPr>
              <w:rFonts w:hint="eastAsia"/>
              <w:color w:val="000000" w:themeColor="text1"/>
              <w:sz w:val="24"/>
            </w:rPr>
          </w:rPrChange>
        </w:rPr>
        <w:t>使用了单一用户去重，而</w:t>
      </w:r>
      <w:r w:rsidRPr="00653D38">
        <w:rPr>
          <w:rFonts w:asciiTheme="minorEastAsia" w:hAnsiTheme="minorEastAsia" w:hint="eastAsia"/>
          <w:color w:val="000000" w:themeColor="text1"/>
          <w:sz w:val="24"/>
          <w:rPrChange w:id="7357" w:author="JY0225" w:date="2017-08-24T12:11:00Z">
            <w:rPr>
              <w:rFonts w:hint="eastAsia"/>
              <w:color w:val="000000" w:themeColor="text1"/>
              <w:sz w:val="24"/>
            </w:rPr>
          </w:rPrChange>
        </w:rPr>
        <w:t>Google</w:t>
      </w:r>
      <w:r w:rsidRPr="00653D38">
        <w:rPr>
          <w:rFonts w:asciiTheme="minorEastAsia" w:hAnsiTheme="minorEastAsia"/>
          <w:color w:val="000000" w:themeColor="text1"/>
          <w:sz w:val="24"/>
          <w:rPrChange w:id="7358" w:author="JY0225" w:date="2017-08-24T12:11:00Z">
            <w:rPr>
              <w:color w:val="000000" w:themeColor="text1"/>
              <w:sz w:val="24"/>
            </w:rPr>
          </w:rPrChange>
        </w:rPr>
        <w:t xml:space="preserve"> Drive</w:t>
      </w:r>
      <w:r w:rsidRPr="00653D38">
        <w:rPr>
          <w:rFonts w:asciiTheme="minorEastAsia" w:hAnsiTheme="minorEastAsia"/>
          <w:color w:val="000000" w:themeColor="text1"/>
          <w:sz w:val="24"/>
          <w:rPrChange w:id="7359" w:author="JY0225" w:date="2017-08-24T12:11:00Z">
            <w:rPr>
              <w:color w:val="000000" w:themeColor="text1"/>
              <w:sz w:val="24"/>
            </w:rPr>
          </w:rPrChange>
        </w:rPr>
        <w:t>未进行系统去重处理</w:t>
      </w:r>
      <w:r w:rsidRPr="00653D38">
        <w:rPr>
          <w:rFonts w:asciiTheme="minorEastAsia" w:hAnsiTheme="minorEastAsia" w:hint="eastAsia"/>
          <w:color w:val="000000" w:themeColor="text1"/>
          <w:sz w:val="24"/>
          <w:rPrChange w:id="7360" w:author="JY0225" w:date="2017-08-24T12:11:00Z">
            <w:rPr>
              <w:rFonts w:hint="eastAsia"/>
              <w:color w:val="000000" w:themeColor="text1"/>
              <w:sz w:val="24"/>
            </w:rPr>
          </w:rPrChange>
        </w:rPr>
        <w:t>。</w:t>
      </w:r>
      <w:r w:rsidRPr="00653D38">
        <w:rPr>
          <w:rFonts w:asciiTheme="minorEastAsia" w:hAnsiTheme="minorEastAsia"/>
          <w:color w:val="000000" w:themeColor="text1"/>
          <w:sz w:val="24"/>
          <w:rPrChange w:id="7361" w:author="JY0225" w:date="2017-08-24T12:11:00Z">
            <w:rPr>
              <w:color w:val="000000" w:themeColor="text1"/>
              <w:sz w:val="24"/>
            </w:rPr>
          </w:rPrChange>
        </w:rPr>
        <w:t>优化后的中间件借鉴了</w:t>
      </w:r>
      <w:r w:rsidRPr="00653D38">
        <w:rPr>
          <w:rFonts w:asciiTheme="minorEastAsia" w:hAnsiTheme="minorEastAsia"/>
          <w:color w:val="000000" w:themeColor="text1"/>
          <w:sz w:val="24"/>
          <w:rPrChange w:id="7362" w:author="JY0225" w:date="2017-08-24T12:11:00Z">
            <w:rPr>
              <w:color w:val="000000" w:themeColor="text1"/>
              <w:sz w:val="24"/>
            </w:rPr>
          </w:rPrChange>
        </w:rPr>
        <w:t>Dropbox</w:t>
      </w:r>
      <w:r w:rsidRPr="00653D38">
        <w:rPr>
          <w:rFonts w:asciiTheme="minorEastAsia" w:hAnsiTheme="minorEastAsia"/>
          <w:color w:val="000000" w:themeColor="text1"/>
          <w:sz w:val="24"/>
          <w:rPrChange w:id="7363" w:author="JY0225" w:date="2017-08-24T12:11:00Z">
            <w:rPr>
              <w:color w:val="000000" w:themeColor="text1"/>
              <w:sz w:val="24"/>
            </w:rPr>
          </w:rPrChange>
        </w:rPr>
        <w:t>的去重方式</w:t>
      </w:r>
      <w:r w:rsidRPr="00653D38">
        <w:rPr>
          <w:rFonts w:asciiTheme="minorEastAsia" w:hAnsiTheme="minorEastAsia" w:hint="eastAsia"/>
          <w:color w:val="000000" w:themeColor="text1"/>
          <w:sz w:val="24"/>
          <w:rPrChange w:id="7364" w:author="JY0225" w:date="2017-08-24T12:11:00Z">
            <w:rPr>
              <w:rFonts w:hint="eastAsia"/>
              <w:color w:val="000000" w:themeColor="text1"/>
              <w:sz w:val="24"/>
            </w:rPr>
          </w:rPrChange>
        </w:rPr>
        <w:t>，</w:t>
      </w:r>
      <w:r w:rsidRPr="00653D38">
        <w:rPr>
          <w:rFonts w:asciiTheme="minorEastAsia" w:hAnsiTheme="minorEastAsia"/>
          <w:color w:val="000000" w:themeColor="text1"/>
          <w:sz w:val="24"/>
          <w:rPrChange w:id="7365" w:author="JY0225" w:date="2017-08-24T12:11:00Z">
            <w:rPr>
              <w:color w:val="000000" w:themeColor="text1"/>
              <w:sz w:val="24"/>
            </w:rPr>
          </w:rPrChange>
        </w:rPr>
        <w:t>系统只支持单一用户的去重</w:t>
      </w:r>
      <w:r w:rsidRPr="00653D38">
        <w:rPr>
          <w:rFonts w:asciiTheme="minorEastAsia" w:hAnsiTheme="minorEastAsia" w:hint="eastAsia"/>
          <w:color w:val="000000" w:themeColor="text1"/>
          <w:sz w:val="24"/>
          <w:rPrChange w:id="7366" w:author="JY0225" w:date="2017-08-24T12:11:00Z">
            <w:rPr>
              <w:rFonts w:hint="eastAsia"/>
              <w:color w:val="000000" w:themeColor="text1"/>
              <w:sz w:val="24"/>
            </w:rPr>
          </w:rPrChange>
        </w:rPr>
        <w:t>，</w:t>
      </w:r>
      <w:r w:rsidRPr="00653D38">
        <w:rPr>
          <w:rFonts w:asciiTheme="minorEastAsia" w:hAnsiTheme="minorEastAsia"/>
          <w:color w:val="000000" w:themeColor="text1"/>
          <w:sz w:val="24"/>
          <w:rPrChange w:id="7367" w:author="JY0225" w:date="2017-08-24T12:11:00Z">
            <w:rPr>
              <w:color w:val="000000" w:themeColor="text1"/>
              <w:sz w:val="24"/>
            </w:rPr>
          </w:rPrChange>
        </w:rPr>
        <w:t>也就是说即使服务器中的其他用户存在当前用户待上传的文件</w:t>
      </w:r>
      <w:r w:rsidRPr="00653D38">
        <w:rPr>
          <w:rFonts w:asciiTheme="minorEastAsia" w:hAnsiTheme="minorEastAsia" w:hint="eastAsia"/>
          <w:color w:val="000000" w:themeColor="text1"/>
          <w:sz w:val="24"/>
          <w:rPrChange w:id="7368" w:author="JY0225" w:date="2017-08-24T12:11:00Z">
            <w:rPr>
              <w:rFonts w:hint="eastAsia"/>
              <w:color w:val="000000" w:themeColor="text1"/>
              <w:sz w:val="24"/>
            </w:rPr>
          </w:rPrChange>
        </w:rPr>
        <w:t>，</w:t>
      </w:r>
      <w:r w:rsidRPr="00653D38">
        <w:rPr>
          <w:rFonts w:asciiTheme="minorEastAsia" w:hAnsiTheme="minorEastAsia"/>
          <w:color w:val="000000" w:themeColor="text1"/>
          <w:sz w:val="24"/>
          <w:rPrChange w:id="7369" w:author="JY0225" w:date="2017-08-24T12:11:00Z">
            <w:rPr>
              <w:color w:val="000000" w:themeColor="text1"/>
              <w:sz w:val="24"/>
            </w:rPr>
          </w:rPrChange>
        </w:rPr>
        <w:t>也不会将其他用户的文件拷贝至当前用户的上传路径下</w:t>
      </w:r>
      <w:r w:rsidRPr="00653D38">
        <w:rPr>
          <w:rFonts w:asciiTheme="minorEastAsia" w:hAnsiTheme="minorEastAsia" w:hint="eastAsia"/>
          <w:color w:val="000000" w:themeColor="text1"/>
          <w:sz w:val="24"/>
          <w:rPrChange w:id="7370" w:author="JY0225" w:date="2017-08-24T12:11:00Z">
            <w:rPr>
              <w:rFonts w:hint="eastAsia"/>
              <w:color w:val="000000" w:themeColor="text1"/>
              <w:sz w:val="24"/>
            </w:rPr>
          </w:rPrChange>
        </w:rPr>
        <w:t>。这样能避免由服务器端全局去重而导致的侧信道攻击文集，保证了系统在一定程度上能够缓解服务器备份压力，又确保了系统的安全性。此外，</w:t>
      </w:r>
      <w:r w:rsidRPr="00653D38">
        <w:rPr>
          <w:rFonts w:asciiTheme="minorEastAsia" w:hAnsiTheme="minorEastAsia"/>
          <w:color w:val="000000" w:themeColor="text1"/>
          <w:sz w:val="24"/>
          <w:rPrChange w:id="7371" w:author="JY0225" w:date="2017-08-24T12:11:00Z">
            <w:rPr>
              <w:color w:val="000000" w:themeColor="text1"/>
              <w:sz w:val="24"/>
            </w:rPr>
          </w:rPrChange>
        </w:rPr>
        <w:t>调研的结果显示</w:t>
      </w:r>
      <w:r w:rsidRPr="00653D38">
        <w:rPr>
          <w:rFonts w:asciiTheme="minorEastAsia" w:hAnsiTheme="minorEastAsia" w:hint="eastAsia"/>
          <w:color w:val="000000" w:themeColor="text1"/>
          <w:sz w:val="24"/>
          <w:rPrChange w:id="7372" w:author="JY0225" w:date="2017-08-24T12:11:00Z">
            <w:rPr>
              <w:rFonts w:hint="eastAsia"/>
              <w:color w:val="000000" w:themeColor="text1"/>
              <w:sz w:val="24"/>
            </w:rPr>
          </w:rPrChange>
        </w:rPr>
        <w:t>，目前百度网盘、</w:t>
      </w:r>
      <w:r w:rsidRPr="00653D38">
        <w:rPr>
          <w:rFonts w:asciiTheme="minorEastAsia" w:hAnsiTheme="minorEastAsia" w:hint="eastAsia"/>
          <w:color w:val="000000" w:themeColor="text1"/>
          <w:sz w:val="24"/>
          <w:rPrChange w:id="7373" w:author="JY0225" w:date="2017-08-24T12:11:00Z">
            <w:rPr>
              <w:rFonts w:hint="eastAsia"/>
              <w:color w:val="000000" w:themeColor="text1"/>
              <w:sz w:val="24"/>
            </w:rPr>
          </w:rPrChange>
        </w:rPr>
        <w:t>3</w:t>
      </w:r>
      <w:r w:rsidRPr="00653D38">
        <w:rPr>
          <w:rFonts w:asciiTheme="minorEastAsia" w:hAnsiTheme="minorEastAsia"/>
          <w:color w:val="000000" w:themeColor="text1"/>
          <w:sz w:val="24"/>
          <w:rPrChange w:id="7374" w:author="JY0225" w:date="2017-08-24T12:11:00Z">
            <w:rPr>
              <w:color w:val="000000" w:themeColor="text1"/>
              <w:sz w:val="24"/>
            </w:rPr>
          </w:rPrChange>
        </w:rPr>
        <w:t>60</w:t>
      </w:r>
      <w:r w:rsidRPr="00653D38">
        <w:rPr>
          <w:rFonts w:asciiTheme="minorEastAsia" w:hAnsiTheme="minorEastAsia"/>
          <w:color w:val="000000" w:themeColor="text1"/>
          <w:sz w:val="24"/>
          <w:rPrChange w:id="7375" w:author="JY0225" w:date="2017-08-24T12:11:00Z">
            <w:rPr>
              <w:color w:val="000000" w:themeColor="text1"/>
              <w:sz w:val="24"/>
            </w:rPr>
          </w:rPrChange>
        </w:rPr>
        <w:t>云盘已经</w:t>
      </w:r>
      <w:r w:rsidRPr="00653D38">
        <w:rPr>
          <w:rFonts w:asciiTheme="minorEastAsia" w:hAnsiTheme="minorEastAsia"/>
          <w:color w:val="000000" w:themeColor="text1"/>
          <w:sz w:val="24"/>
          <w:rPrChange w:id="7376" w:author="JY0225" w:date="2017-08-24T12:11:00Z">
            <w:rPr>
              <w:color w:val="000000" w:themeColor="text1"/>
              <w:sz w:val="24"/>
            </w:rPr>
          </w:rPrChange>
        </w:rPr>
        <w:t>Dropbox</w:t>
      </w:r>
      <w:r w:rsidRPr="00653D38">
        <w:rPr>
          <w:rFonts w:asciiTheme="minorEastAsia" w:hAnsiTheme="minorEastAsia"/>
          <w:color w:val="000000" w:themeColor="text1"/>
          <w:sz w:val="24"/>
          <w:rPrChange w:id="7377" w:author="JY0225" w:date="2017-08-24T12:11:00Z">
            <w:rPr>
              <w:color w:val="000000" w:themeColor="text1"/>
              <w:sz w:val="24"/>
            </w:rPr>
          </w:rPrChange>
        </w:rPr>
        <w:t>和</w:t>
      </w:r>
      <w:r w:rsidRPr="00653D38">
        <w:rPr>
          <w:rFonts w:asciiTheme="minorEastAsia" w:hAnsiTheme="minorEastAsia"/>
          <w:color w:val="000000" w:themeColor="text1"/>
          <w:sz w:val="24"/>
          <w:rPrChange w:id="7378" w:author="JY0225" w:date="2017-08-24T12:11:00Z">
            <w:rPr>
              <w:color w:val="000000" w:themeColor="text1"/>
              <w:sz w:val="24"/>
            </w:rPr>
          </w:rPrChange>
        </w:rPr>
        <w:t>Google Drive</w:t>
      </w:r>
      <w:r w:rsidRPr="00653D38">
        <w:rPr>
          <w:rFonts w:asciiTheme="minorEastAsia" w:hAnsiTheme="minorEastAsia"/>
          <w:color w:val="000000" w:themeColor="text1"/>
          <w:sz w:val="24"/>
          <w:rPrChange w:id="7379" w:author="JY0225" w:date="2017-08-24T12:11:00Z">
            <w:rPr>
              <w:color w:val="000000" w:themeColor="text1"/>
              <w:sz w:val="24"/>
            </w:rPr>
          </w:rPrChange>
        </w:rPr>
        <w:t>都不支持本地缓存</w:t>
      </w:r>
      <w:r w:rsidRPr="00653D38">
        <w:rPr>
          <w:rFonts w:asciiTheme="minorEastAsia" w:hAnsiTheme="minorEastAsia" w:hint="eastAsia"/>
          <w:color w:val="000000" w:themeColor="text1"/>
          <w:sz w:val="24"/>
          <w:rPrChange w:id="7380" w:author="JY0225" w:date="2017-08-24T12:11:00Z">
            <w:rPr>
              <w:rFonts w:hint="eastAsia"/>
              <w:color w:val="000000" w:themeColor="text1"/>
              <w:sz w:val="24"/>
            </w:rPr>
          </w:rPrChange>
        </w:rPr>
        <w:t>。</w:t>
      </w:r>
      <w:r w:rsidRPr="00653D38">
        <w:rPr>
          <w:rFonts w:asciiTheme="minorEastAsia" w:hAnsiTheme="minorEastAsia"/>
          <w:color w:val="000000" w:themeColor="text1"/>
          <w:sz w:val="24"/>
          <w:rPrChange w:id="7381" w:author="JY0225" w:date="2017-08-24T12:11:00Z">
            <w:rPr>
              <w:color w:val="000000" w:themeColor="text1"/>
              <w:sz w:val="24"/>
            </w:rPr>
          </w:rPrChange>
        </w:rPr>
        <w:t>也就是说当用户反复下载同一文件时</w:t>
      </w:r>
      <w:r w:rsidRPr="00653D38">
        <w:rPr>
          <w:rFonts w:asciiTheme="minorEastAsia" w:hAnsiTheme="minorEastAsia" w:hint="eastAsia"/>
          <w:color w:val="000000" w:themeColor="text1"/>
          <w:sz w:val="24"/>
          <w:rPrChange w:id="7382" w:author="JY0225" w:date="2017-08-24T12:11:00Z">
            <w:rPr>
              <w:rFonts w:hint="eastAsia"/>
              <w:color w:val="000000" w:themeColor="text1"/>
              <w:sz w:val="24"/>
            </w:rPr>
          </w:rPrChange>
        </w:rPr>
        <w:t>，</w:t>
      </w:r>
      <w:r w:rsidRPr="00653D38">
        <w:rPr>
          <w:rFonts w:asciiTheme="minorEastAsia" w:hAnsiTheme="minorEastAsia"/>
          <w:color w:val="000000" w:themeColor="text1"/>
          <w:sz w:val="24"/>
          <w:rPrChange w:id="7383" w:author="JY0225" w:date="2017-08-24T12:11:00Z">
            <w:rPr>
              <w:color w:val="000000" w:themeColor="text1"/>
              <w:sz w:val="24"/>
            </w:rPr>
          </w:rPrChange>
        </w:rPr>
        <w:t>需要多次从服务器端下载同一文件</w:t>
      </w:r>
      <w:r w:rsidRPr="00653D38">
        <w:rPr>
          <w:rFonts w:asciiTheme="minorEastAsia" w:hAnsiTheme="minorEastAsia" w:hint="eastAsia"/>
          <w:color w:val="000000" w:themeColor="text1"/>
          <w:sz w:val="24"/>
          <w:rPrChange w:id="7384" w:author="JY0225" w:date="2017-08-24T12:11:00Z">
            <w:rPr>
              <w:rFonts w:hint="eastAsia"/>
              <w:color w:val="000000" w:themeColor="text1"/>
              <w:sz w:val="24"/>
            </w:rPr>
          </w:rPrChange>
        </w:rPr>
        <w:t>。优化后的中间件系统在客户端本地建立了一个缓存文件，记录文件的下载信息和数据，以解决多次重复下载同一文件的问题。</w:t>
      </w:r>
    </w:p>
    <w:p w14:paraId="690660C7" w14:textId="673F69A8" w:rsidR="00785449" w:rsidRPr="00653D38" w:rsidRDefault="005116A7" w:rsidP="005116A7">
      <w:pPr>
        <w:spacing w:line="400" w:lineRule="exact"/>
        <w:ind w:firstLine="420"/>
        <w:rPr>
          <w:rFonts w:asciiTheme="minorEastAsia" w:hAnsiTheme="minorEastAsia"/>
          <w:color w:val="000000" w:themeColor="text1"/>
          <w:sz w:val="24"/>
          <w:rPrChange w:id="7385" w:author="JY0225" w:date="2017-08-24T12:11:00Z">
            <w:rPr>
              <w:color w:val="000000" w:themeColor="text1"/>
              <w:sz w:val="24"/>
            </w:rPr>
          </w:rPrChange>
        </w:rPr>
      </w:pPr>
      <w:r w:rsidRPr="00653D38">
        <w:rPr>
          <w:rFonts w:asciiTheme="minorEastAsia" w:hAnsiTheme="minorEastAsia"/>
          <w:color w:val="000000" w:themeColor="text1"/>
          <w:sz w:val="24"/>
          <w:rPrChange w:id="7386" w:author="JY0225" w:date="2017-08-24T12:11:00Z">
            <w:rPr>
              <w:color w:val="000000" w:themeColor="text1"/>
              <w:sz w:val="24"/>
            </w:rPr>
          </w:rPrChange>
        </w:rPr>
        <w:t>优化后的中间件系统支持大文件的断点续传功能</w:t>
      </w:r>
      <w:r w:rsidRPr="00653D38">
        <w:rPr>
          <w:rFonts w:asciiTheme="minorEastAsia" w:hAnsiTheme="minorEastAsia" w:hint="eastAsia"/>
          <w:color w:val="000000" w:themeColor="text1"/>
          <w:sz w:val="24"/>
          <w:rPrChange w:id="7387" w:author="JY0225" w:date="2017-08-24T12:11:00Z">
            <w:rPr>
              <w:rFonts w:hint="eastAsia"/>
              <w:color w:val="000000" w:themeColor="text1"/>
              <w:sz w:val="24"/>
            </w:rPr>
          </w:rPrChange>
        </w:rPr>
        <w:t>，</w:t>
      </w:r>
      <w:r w:rsidRPr="00653D38">
        <w:rPr>
          <w:rFonts w:asciiTheme="minorEastAsia" w:hAnsiTheme="minorEastAsia"/>
          <w:color w:val="000000" w:themeColor="text1"/>
          <w:sz w:val="24"/>
          <w:rPrChange w:id="7388" w:author="JY0225" w:date="2017-08-24T12:11:00Z">
            <w:rPr>
              <w:color w:val="000000" w:themeColor="text1"/>
              <w:sz w:val="24"/>
            </w:rPr>
          </w:rPrChange>
        </w:rPr>
        <w:t>当遇到网络故障的时候</w:t>
      </w:r>
      <w:r w:rsidRPr="00653D38">
        <w:rPr>
          <w:rFonts w:asciiTheme="minorEastAsia" w:hAnsiTheme="minorEastAsia" w:hint="eastAsia"/>
          <w:color w:val="000000" w:themeColor="text1"/>
          <w:sz w:val="24"/>
          <w:rPrChange w:id="7389" w:author="JY0225" w:date="2017-08-24T12:11:00Z">
            <w:rPr>
              <w:rFonts w:hint="eastAsia"/>
              <w:color w:val="000000" w:themeColor="text1"/>
              <w:sz w:val="24"/>
            </w:rPr>
          </w:rPrChange>
        </w:rPr>
        <w:t>，</w:t>
      </w:r>
      <w:r w:rsidRPr="00653D38">
        <w:rPr>
          <w:rFonts w:asciiTheme="minorEastAsia" w:hAnsiTheme="minorEastAsia"/>
          <w:color w:val="000000" w:themeColor="text1"/>
          <w:sz w:val="24"/>
          <w:rPrChange w:id="7390" w:author="JY0225" w:date="2017-08-24T12:11:00Z">
            <w:rPr>
              <w:color w:val="000000" w:themeColor="text1"/>
              <w:sz w:val="24"/>
            </w:rPr>
          </w:rPrChange>
        </w:rPr>
        <w:t>会在</w:t>
      </w:r>
      <w:r w:rsidRPr="00653D38">
        <w:rPr>
          <w:rFonts w:asciiTheme="minorEastAsia" w:hAnsiTheme="minorEastAsia" w:hint="eastAsia"/>
          <w:color w:val="000000" w:themeColor="text1"/>
          <w:sz w:val="24"/>
          <w:rPrChange w:id="7391" w:author="JY0225" w:date="2017-08-24T12:11:00Z">
            <w:rPr>
              <w:rFonts w:hint="eastAsia"/>
              <w:color w:val="000000" w:themeColor="text1"/>
              <w:sz w:val="24"/>
            </w:rPr>
          </w:rPrChange>
        </w:rPr>
        <w:t>网络恢复正常后，</w:t>
      </w:r>
      <w:r w:rsidR="00AD01E6" w:rsidRPr="00653D38">
        <w:rPr>
          <w:rFonts w:asciiTheme="minorEastAsia" w:hAnsiTheme="minorEastAsia"/>
          <w:color w:val="000000" w:themeColor="text1"/>
          <w:sz w:val="24"/>
          <w:rPrChange w:id="7392" w:author="JY0225" w:date="2017-08-24T12:11:00Z">
            <w:rPr>
              <w:color w:val="000000" w:themeColor="text1"/>
              <w:sz w:val="24"/>
            </w:rPr>
          </w:rPrChange>
        </w:rPr>
        <w:t>根据断点信息</w:t>
      </w:r>
      <w:r w:rsidRPr="00653D38">
        <w:rPr>
          <w:rFonts w:asciiTheme="minorEastAsia" w:hAnsiTheme="minorEastAsia"/>
          <w:color w:val="000000" w:themeColor="text1"/>
          <w:sz w:val="24"/>
          <w:rPrChange w:id="7393" w:author="JY0225" w:date="2017-08-24T12:11:00Z">
            <w:rPr>
              <w:color w:val="000000" w:themeColor="text1"/>
              <w:sz w:val="24"/>
            </w:rPr>
          </w:rPrChange>
        </w:rPr>
        <w:t>续传</w:t>
      </w:r>
      <w:r w:rsidRPr="00653D38">
        <w:rPr>
          <w:rFonts w:asciiTheme="minorEastAsia" w:hAnsiTheme="minorEastAsia" w:hint="eastAsia"/>
          <w:color w:val="000000" w:themeColor="text1"/>
          <w:sz w:val="24"/>
          <w:rPrChange w:id="7394" w:author="JY0225" w:date="2017-08-24T12:11:00Z">
            <w:rPr>
              <w:rFonts w:hint="eastAsia"/>
              <w:color w:val="000000" w:themeColor="text1"/>
              <w:sz w:val="24"/>
            </w:rPr>
          </w:rPrChange>
        </w:rPr>
        <w:t>，</w:t>
      </w:r>
      <w:r w:rsidR="00BF762B" w:rsidRPr="00653D38">
        <w:rPr>
          <w:rFonts w:asciiTheme="minorEastAsia" w:hAnsiTheme="minorEastAsia" w:hint="eastAsia"/>
          <w:color w:val="000000" w:themeColor="text1"/>
          <w:sz w:val="24"/>
          <w:rPrChange w:id="7395" w:author="JY0225" w:date="2017-08-24T12:11:00Z">
            <w:rPr>
              <w:rFonts w:hint="eastAsia"/>
              <w:color w:val="000000" w:themeColor="text1"/>
              <w:sz w:val="24"/>
            </w:rPr>
          </w:rPrChange>
        </w:rPr>
        <w:t>以上</w:t>
      </w:r>
      <w:r w:rsidRPr="00653D38">
        <w:rPr>
          <w:rFonts w:asciiTheme="minorEastAsia" w:hAnsiTheme="minorEastAsia"/>
          <w:color w:val="000000" w:themeColor="text1"/>
          <w:sz w:val="24"/>
          <w:rPrChange w:id="7396" w:author="JY0225" w:date="2017-08-24T12:11:00Z">
            <w:rPr>
              <w:color w:val="000000" w:themeColor="text1"/>
              <w:sz w:val="24"/>
            </w:rPr>
          </w:rPrChange>
        </w:rPr>
        <w:t>云备份平台都支持此项功能</w:t>
      </w:r>
      <w:r w:rsidRPr="00653D38">
        <w:rPr>
          <w:rFonts w:asciiTheme="minorEastAsia" w:hAnsiTheme="minorEastAsia" w:hint="eastAsia"/>
          <w:color w:val="000000" w:themeColor="text1"/>
          <w:sz w:val="24"/>
          <w:rPrChange w:id="7397" w:author="JY0225" w:date="2017-08-24T12:11:00Z">
            <w:rPr>
              <w:rFonts w:hint="eastAsia"/>
              <w:color w:val="000000" w:themeColor="text1"/>
              <w:sz w:val="24"/>
            </w:rPr>
          </w:rPrChange>
        </w:rPr>
        <w:t>。</w:t>
      </w:r>
    </w:p>
    <w:p w14:paraId="31C70AFA" w14:textId="096783CB" w:rsidR="00D7532A" w:rsidRPr="00653D38" w:rsidRDefault="00D7532A" w:rsidP="00D7532A">
      <w:pPr>
        <w:spacing w:line="400" w:lineRule="exact"/>
        <w:jc w:val="center"/>
        <w:rPr>
          <w:rFonts w:asciiTheme="minorEastAsia" w:hAnsiTheme="minorEastAsia"/>
          <w:rPrChange w:id="7398" w:author="JY0225" w:date="2017-08-24T12:11:00Z">
            <w:rPr/>
          </w:rPrChange>
        </w:rPr>
      </w:pPr>
      <w:r w:rsidRPr="00653D38">
        <w:rPr>
          <w:rFonts w:asciiTheme="minorEastAsia" w:hAnsiTheme="minorEastAsia" w:hint="eastAsia"/>
          <w:color w:val="000000" w:themeColor="text1"/>
          <w:sz w:val="24"/>
          <w:rPrChange w:id="7399" w:author="JY0225" w:date="2017-08-24T12:11:00Z">
            <w:rPr>
              <w:rFonts w:hint="eastAsia"/>
              <w:color w:val="000000" w:themeColor="text1"/>
              <w:sz w:val="24"/>
            </w:rPr>
          </w:rPrChange>
        </w:rPr>
        <w:t>表</w:t>
      </w:r>
      <w:r w:rsidR="00852E47" w:rsidRPr="00653D38">
        <w:rPr>
          <w:rFonts w:asciiTheme="minorEastAsia" w:hAnsiTheme="minorEastAsia" w:hint="eastAsia"/>
          <w:color w:val="000000" w:themeColor="text1"/>
          <w:sz w:val="24"/>
          <w:rPrChange w:id="7400" w:author="JY0225" w:date="2017-08-24T12:11:00Z">
            <w:rPr>
              <w:rFonts w:hint="eastAsia"/>
              <w:color w:val="000000" w:themeColor="text1"/>
              <w:sz w:val="24"/>
            </w:rPr>
          </w:rPrChange>
        </w:rPr>
        <w:t>6-9</w:t>
      </w:r>
      <w:r w:rsidRPr="00653D38">
        <w:rPr>
          <w:rFonts w:asciiTheme="minorEastAsia" w:hAnsiTheme="minorEastAsia" w:hint="eastAsia"/>
          <w:color w:val="000000" w:themeColor="text1"/>
          <w:sz w:val="24"/>
          <w:rPrChange w:id="7401" w:author="JY0225" w:date="2017-08-24T12:11:00Z">
            <w:rPr>
              <w:rFonts w:hint="eastAsia"/>
              <w:color w:val="000000" w:themeColor="text1"/>
              <w:sz w:val="24"/>
            </w:rPr>
          </w:rPrChange>
        </w:rPr>
        <w:t xml:space="preserve"> </w:t>
      </w:r>
      <w:r w:rsidRPr="00653D38">
        <w:rPr>
          <w:rFonts w:asciiTheme="minorEastAsia" w:hAnsiTheme="minorEastAsia" w:hint="eastAsia"/>
          <w:color w:val="000000" w:themeColor="text1"/>
          <w:sz w:val="24"/>
          <w:rPrChange w:id="7402" w:author="JY0225" w:date="2017-08-24T12:11:00Z">
            <w:rPr>
              <w:rFonts w:hint="eastAsia"/>
              <w:color w:val="000000" w:themeColor="text1"/>
              <w:sz w:val="24"/>
            </w:rPr>
          </w:rPrChange>
        </w:rPr>
        <w:t>同类产品</w:t>
      </w:r>
      <w:r w:rsidR="00834EEE" w:rsidRPr="00653D38">
        <w:rPr>
          <w:rFonts w:asciiTheme="minorEastAsia" w:hAnsiTheme="minorEastAsia" w:hint="eastAsia"/>
          <w:color w:val="000000" w:themeColor="text1"/>
          <w:sz w:val="24"/>
          <w:rPrChange w:id="7403" w:author="JY0225" w:date="2017-08-24T12:11:00Z">
            <w:rPr>
              <w:rFonts w:hint="eastAsia"/>
              <w:color w:val="000000" w:themeColor="text1"/>
              <w:sz w:val="24"/>
            </w:rPr>
          </w:rPrChange>
        </w:rPr>
        <w:t>支持客户端类型</w:t>
      </w:r>
      <w:r w:rsidRPr="00653D38">
        <w:rPr>
          <w:rFonts w:asciiTheme="minorEastAsia" w:hAnsiTheme="minorEastAsia" w:hint="eastAsia"/>
          <w:color w:val="000000" w:themeColor="text1"/>
          <w:sz w:val="24"/>
          <w:rPrChange w:id="7404" w:author="JY0225" w:date="2017-08-24T12:11:00Z">
            <w:rPr>
              <w:rFonts w:hint="eastAsia"/>
              <w:color w:val="000000" w:themeColor="text1"/>
              <w:sz w:val="24"/>
            </w:rPr>
          </w:rPrChange>
        </w:rPr>
        <w:t>表</w:t>
      </w:r>
    </w:p>
    <w:tbl>
      <w:tblPr>
        <w:tblStyle w:val="ae"/>
        <w:tblW w:w="0" w:type="auto"/>
        <w:jc w:val="center"/>
        <w:tblLayout w:type="fixed"/>
        <w:tblLook w:val="04A0" w:firstRow="1" w:lastRow="0" w:firstColumn="1" w:lastColumn="0" w:noHBand="0" w:noVBand="1"/>
      </w:tblPr>
      <w:tblGrid>
        <w:gridCol w:w="1525"/>
        <w:gridCol w:w="1080"/>
        <w:gridCol w:w="792"/>
        <w:gridCol w:w="709"/>
        <w:gridCol w:w="992"/>
        <w:gridCol w:w="709"/>
        <w:gridCol w:w="992"/>
        <w:gridCol w:w="1163"/>
      </w:tblGrid>
      <w:tr w:rsidR="000E681F" w14:paraId="7BE8595D" w14:textId="18587CC1" w:rsidTr="00FD46CC">
        <w:trPr>
          <w:jc w:val="center"/>
        </w:trPr>
        <w:tc>
          <w:tcPr>
            <w:tcW w:w="1525" w:type="dxa"/>
          </w:tcPr>
          <w:p w14:paraId="6FA21CD1" w14:textId="77777777" w:rsidR="000E0EC6" w:rsidRPr="00FD46CC" w:rsidRDefault="000E0EC6" w:rsidP="00856A51">
            <w:pPr>
              <w:spacing w:line="400" w:lineRule="exact"/>
              <w:rPr>
                <w:color w:val="000000" w:themeColor="text1"/>
                <w:szCs w:val="21"/>
              </w:rPr>
            </w:pPr>
          </w:p>
        </w:tc>
        <w:tc>
          <w:tcPr>
            <w:tcW w:w="1080" w:type="dxa"/>
          </w:tcPr>
          <w:p w14:paraId="3938675A" w14:textId="3A4C3ABC" w:rsidR="000E0EC6" w:rsidRPr="00FD46CC" w:rsidRDefault="000E0EC6" w:rsidP="000E0EC6">
            <w:pPr>
              <w:spacing w:line="400" w:lineRule="exact"/>
              <w:jc w:val="center"/>
              <w:rPr>
                <w:color w:val="000000" w:themeColor="text1"/>
                <w:szCs w:val="21"/>
              </w:rPr>
            </w:pPr>
            <w:r w:rsidRPr="00FD46CC">
              <w:rPr>
                <w:rFonts w:hint="eastAsia"/>
                <w:color w:val="000000" w:themeColor="text1"/>
                <w:szCs w:val="21"/>
              </w:rPr>
              <w:t>Windows</w:t>
            </w:r>
          </w:p>
        </w:tc>
        <w:tc>
          <w:tcPr>
            <w:tcW w:w="792" w:type="dxa"/>
          </w:tcPr>
          <w:p w14:paraId="43E1B10D" w14:textId="2281AC6E" w:rsidR="000E0EC6" w:rsidRPr="00FD46CC" w:rsidRDefault="000E0EC6" w:rsidP="000E0EC6">
            <w:pPr>
              <w:spacing w:line="400" w:lineRule="exact"/>
              <w:jc w:val="center"/>
              <w:rPr>
                <w:color w:val="000000" w:themeColor="text1"/>
                <w:szCs w:val="21"/>
              </w:rPr>
            </w:pPr>
            <w:r w:rsidRPr="00FD46CC">
              <w:rPr>
                <w:color w:val="000000" w:themeColor="text1"/>
                <w:szCs w:val="21"/>
              </w:rPr>
              <w:t>iOS</w:t>
            </w:r>
          </w:p>
        </w:tc>
        <w:tc>
          <w:tcPr>
            <w:tcW w:w="709" w:type="dxa"/>
          </w:tcPr>
          <w:p w14:paraId="445212E5" w14:textId="309118A0" w:rsidR="000E0EC6" w:rsidRPr="00FD46CC" w:rsidRDefault="000E0EC6" w:rsidP="000E0EC6">
            <w:pPr>
              <w:spacing w:line="400" w:lineRule="exact"/>
              <w:jc w:val="center"/>
              <w:rPr>
                <w:color w:val="000000" w:themeColor="text1"/>
                <w:szCs w:val="21"/>
              </w:rPr>
            </w:pPr>
            <w:r w:rsidRPr="00FD46CC">
              <w:rPr>
                <w:rFonts w:hint="eastAsia"/>
                <w:color w:val="000000" w:themeColor="text1"/>
                <w:szCs w:val="21"/>
              </w:rPr>
              <w:t>Linux</w:t>
            </w:r>
          </w:p>
        </w:tc>
        <w:tc>
          <w:tcPr>
            <w:tcW w:w="992" w:type="dxa"/>
          </w:tcPr>
          <w:p w14:paraId="1BABA67F" w14:textId="5F675073" w:rsidR="000E0EC6" w:rsidRPr="00FD46CC" w:rsidRDefault="000E0EC6" w:rsidP="000E0EC6">
            <w:pPr>
              <w:spacing w:line="400" w:lineRule="exact"/>
              <w:jc w:val="center"/>
              <w:rPr>
                <w:color w:val="000000" w:themeColor="text1"/>
                <w:szCs w:val="21"/>
              </w:rPr>
            </w:pPr>
            <w:r w:rsidRPr="00FD46CC">
              <w:rPr>
                <w:color w:val="000000" w:themeColor="text1"/>
                <w:szCs w:val="21"/>
              </w:rPr>
              <w:t>Android</w:t>
            </w:r>
          </w:p>
        </w:tc>
        <w:tc>
          <w:tcPr>
            <w:tcW w:w="709" w:type="dxa"/>
          </w:tcPr>
          <w:p w14:paraId="231F1EAB" w14:textId="5BAF2082" w:rsidR="000E0EC6" w:rsidRPr="00FD46CC" w:rsidRDefault="000E0EC6" w:rsidP="000E0EC6">
            <w:pPr>
              <w:spacing w:line="400" w:lineRule="exact"/>
              <w:jc w:val="center"/>
              <w:rPr>
                <w:color w:val="000000" w:themeColor="text1"/>
                <w:szCs w:val="21"/>
              </w:rPr>
            </w:pPr>
            <w:r w:rsidRPr="00FD46CC">
              <w:rPr>
                <w:color w:val="000000" w:themeColor="text1"/>
                <w:szCs w:val="21"/>
              </w:rPr>
              <w:t>Web</w:t>
            </w:r>
          </w:p>
        </w:tc>
        <w:tc>
          <w:tcPr>
            <w:tcW w:w="992" w:type="dxa"/>
          </w:tcPr>
          <w:p w14:paraId="2C111262" w14:textId="058AA657" w:rsidR="000E0EC6" w:rsidRPr="00FD46CC" w:rsidRDefault="000E0EC6" w:rsidP="000E0EC6">
            <w:pPr>
              <w:spacing w:line="400" w:lineRule="exact"/>
              <w:jc w:val="center"/>
              <w:rPr>
                <w:color w:val="000000" w:themeColor="text1"/>
                <w:szCs w:val="21"/>
              </w:rPr>
            </w:pPr>
            <w:r w:rsidRPr="00FD46CC">
              <w:rPr>
                <w:rFonts w:hint="eastAsia"/>
                <w:color w:val="000000" w:themeColor="text1"/>
                <w:szCs w:val="21"/>
              </w:rPr>
              <w:t>Java SDK</w:t>
            </w:r>
          </w:p>
        </w:tc>
        <w:tc>
          <w:tcPr>
            <w:tcW w:w="1163" w:type="dxa"/>
          </w:tcPr>
          <w:p w14:paraId="15B6BD80" w14:textId="59E56157" w:rsidR="000E0EC6" w:rsidRPr="00FD46CC" w:rsidRDefault="000E0EC6" w:rsidP="000E0EC6">
            <w:pPr>
              <w:spacing w:line="400" w:lineRule="exact"/>
              <w:jc w:val="center"/>
              <w:rPr>
                <w:color w:val="000000" w:themeColor="text1"/>
                <w:szCs w:val="21"/>
              </w:rPr>
            </w:pPr>
            <w:r w:rsidRPr="00FD46CC">
              <w:rPr>
                <w:rFonts w:hint="eastAsia"/>
                <w:color w:val="000000" w:themeColor="text1"/>
                <w:szCs w:val="21"/>
              </w:rPr>
              <w:t>Extension</w:t>
            </w:r>
          </w:p>
        </w:tc>
      </w:tr>
      <w:tr w:rsidR="000E681F" w14:paraId="5E060B2A" w14:textId="1E90929F" w:rsidTr="00FD46CC">
        <w:trPr>
          <w:jc w:val="center"/>
        </w:trPr>
        <w:tc>
          <w:tcPr>
            <w:tcW w:w="1525" w:type="dxa"/>
          </w:tcPr>
          <w:p w14:paraId="1BB93D6C" w14:textId="2C25A40C" w:rsidR="000E0EC6" w:rsidRPr="00FD46CC" w:rsidRDefault="000E681F" w:rsidP="00856A51">
            <w:pPr>
              <w:spacing w:line="400" w:lineRule="exact"/>
              <w:rPr>
                <w:color w:val="000000" w:themeColor="text1"/>
                <w:szCs w:val="21"/>
              </w:rPr>
            </w:pPr>
            <w:r w:rsidRPr="00FD46CC">
              <w:rPr>
                <w:rFonts w:hint="eastAsia"/>
                <w:color w:val="000000" w:themeColor="text1"/>
                <w:szCs w:val="21"/>
              </w:rPr>
              <w:t>云备份服务器</w:t>
            </w:r>
          </w:p>
        </w:tc>
        <w:tc>
          <w:tcPr>
            <w:tcW w:w="1080" w:type="dxa"/>
          </w:tcPr>
          <w:p w14:paraId="2C761CCC" w14:textId="6E61F2A2" w:rsidR="000E0EC6" w:rsidRPr="00FD46CC" w:rsidRDefault="000E0EC6" w:rsidP="00856A51">
            <w:pPr>
              <w:spacing w:line="400" w:lineRule="exact"/>
              <w:jc w:val="center"/>
              <w:rPr>
                <w:color w:val="000000" w:themeColor="text1"/>
                <w:szCs w:val="21"/>
              </w:rPr>
            </w:pPr>
          </w:p>
        </w:tc>
        <w:tc>
          <w:tcPr>
            <w:tcW w:w="792" w:type="dxa"/>
          </w:tcPr>
          <w:p w14:paraId="4A3B794D" w14:textId="79F8B774" w:rsidR="000E0EC6" w:rsidRPr="00FD46CC" w:rsidRDefault="000E0EC6" w:rsidP="00856A51">
            <w:pPr>
              <w:spacing w:line="400" w:lineRule="exact"/>
              <w:jc w:val="center"/>
              <w:rPr>
                <w:color w:val="000000" w:themeColor="text1"/>
                <w:szCs w:val="21"/>
              </w:rPr>
            </w:pPr>
          </w:p>
        </w:tc>
        <w:tc>
          <w:tcPr>
            <w:tcW w:w="709" w:type="dxa"/>
          </w:tcPr>
          <w:p w14:paraId="66A96BD7" w14:textId="1CA459D1" w:rsidR="000E0EC6" w:rsidRPr="00FD46CC" w:rsidRDefault="00851844"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0C9B1464" w14:textId="15153A57" w:rsidR="000E0EC6" w:rsidRPr="00FD46CC" w:rsidRDefault="000E0EC6" w:rsidP="00856A51">
            <w:pPr>
              <w:spacing w:line="400" w:lineRule="exact"/>
              <w:jc w:val="center"/>
              <w:rPr>
                <w:color w:val="000000" w:themeColor="text1"/>
                <w:szCs w:val="21"/>
              </w:rPr>
            </w:pPr>
          </w:p>
        </w:tc>
        <w:tc>
          <w:tcPr>
            <w:tcW w:w="709" w:type="dxa"/>
          </w:tcPr>
          <w:p w14:paraId="3469E86A" w14:textId="77777777" w:rsidR="000E0EC6" w:rsidRPr="00FD46CC" w:rsidRDefault="000E0EC6" w:rsidP="00856A51">
            <w:pPr>
              <w:spacing w:line="400" w:lineRule="exact"/>
              <w:jc w:val="center"/>
              <w:rPr>
                <w:color w:val="000000" w:themeColor="text1"/>
                <w:szCs w:val="21"/>
              </w:rPr>
            </w:pPr>
          </w:p>
        </w:tc>
        <w:tc>
          <w:tcPr>
            <w:tcW w:w="992" w:type="dxa"/>
          </w:tcPr>
          <w:p w14:paraId="2712622E" w14:textId="52FC5DE9"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2B559D4D" w14:textId="2F978688"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r>
      <w:tr w:rsidR="000E681F" w14:paraId="07D877B6" w14:textId="0E806E04" w:rsidTr="00FD46CC">
        <w:trPr>
          <w:jc w:val="center"/>
        </w:trPr>
        <w:tc>
          <w:tcPr>
            <w:tcW w:w="1525" w:type="dxa"/>
          </w:tcPr>
          <w:p w14:paraId="28E7303D" w14:textId="6E18FAB5" w:rsidR="000E0EC6" w:rsidRPr="00FD46CC" w:rsidRDefault="000E681F" w:rsidP="00856A51">
            <w:pPr>
              <w:spacing w:line="400" w:lineRule="exact"/>
              <w:rPr>
                <w:color w:val="000000" w:themeColor="text1"/>
                <w:szCs w:val="21"/>
              </w:rPr>
            </w:pPr>
            <w:r w:rsidRPr="00FD46CC">
              <w:rPr>
                <w:rFonts w:hint="eastAsia"/>
                <w:color w:val="000000" w:themeColor="text1"/>
                <w:szCs w:val="21"/>
              </w:rPr>
              <w:t>百度网盘</w:t>
            </w:r>
          </w:p>
        </w:tc>
        <w:tc>
          <w:tcPr>
            <w:tcW w:w="1080" w:type="dxa"/>
          </w:tcPr>
          <w:p w14:paraId="48324FCE" w14:textId="77777777" w:rsidR="000E0EC6" w:rsidRPr="00FD46CC" w:rsidRDefault="000E0EC6" w:rsidP="00856A51">
            <w:pPr>
              <w:spacing w:line="400" w:lineRule="exact"/>
              <w:jc w:val="center"/>
              <w:rPr>
                <w:color w:val="000000" w:themeColor="text1"/>
                <w:szCs w:val="21"/>
              </w:rPr>
            </w:pPr>
            <w:r w:rsidRPr="00FD46CC">
              <w:rPr>
                <w:rFonts w:hint="eastAsia"/>
                <w:color w:val="000000" w:themeColor="text1"/>
                <w:szCs w:val="21"/>
              </w:rPr>
              <w:t>√</w:t>
            </w:r>
          </w:p>
        </w:tc>
        <w:tc>
          <w:tcPr>
            <w:tcW w:w="792" w:type="dxa"/>
          </w:tcPr>
          <w:p w14:paraId="4D2C5BCA" w14:textId="6B4C06C9"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39CA38F0" w14:textId="0C596759"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1DF71FE3" w14:textId="60601862"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2C8F12FE" w14:textId="4954BE88"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3AAA4928" w14:textId="62770F50"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7009372A" w14:textId="77777777" w:rsidR="000E0EC6" w:rsidRPr="00FD46CC" w:rsidRDefault="000E0EC6" w:rsidP="00856A51">
            <w:pPr>
              <w:spacing w:line="400" w:lineRule="exact"/>
              <w:jc w:val="center"/>
              <w:rPr>
                <w:color w:val="000000" w:themeColor="text1"/>
                <w:szCs w:val="21"/>
              </w:rPr>
            </w:pPr>
          </w:p>
        </w:tc>
      </w:tr>
      <w:tr w:rsidR="000E681F" w14:paraId="7E8A2B9A" w14:textId="77777777" w:rsidTr="00FD46CC">
        <w:trPr>
          <w:jc w:val="center"/>
        </w:trPr>
        <w:tc>
          <w:tcPr>
            <w:tcW w:w="1525" w:type="dxa"/>
          </w:tcPr>
          <w:p w14:paraId="78A4CA40" w14:textId="2EE44D87" w:rsidR="000E681F" w:rsidRPr="00FD46CC" w:rsidRDefault="000E681F" w:rsidP="00856A51">
            <w:pPr>
              <w:spacing w:line="400" w:lineRule="exact"/>
              <w:rPr>
                <w:color w:val="000000" w:themeColor="text1"/>
                <w:szCs w:val="21"/>
              </w:rPr>
            </w:pPr>
            <w:r w:rsidRPr="00FD46CC">
              <w:rPr>
                <w:rFonts w:hint="eastAsia"/>
                <w:color w:val="000000" w:themeColor="text1"/>
                <w:szCs w:val="21"/>
              </w:rPr>
              <w:t>360</w:t>
            </w:r>
            <w:r w:rsidRPr="00FD46CC">
              <w:rPr>
                <w:rFonts w:hint="eastAsia"/>
                <w:color w:val="000000" w:themeColor="text1"/>
                <w:szCs w:val="21"/>
              </w:rPr>
              <w:t>云盘</w:t>
            </w:r>
          </w:p>
        </w:tc>
        <w:tc>
          <w:tcPr>
            <w:tcW w:w="1080" w:type="dxa"/>
          </w:tcPr>
          <w:p w14:paraId="64EFE359" w14:textId="02AF30BF"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92" w:type="dxa"/>
          </w:tcPr>
          <w:p w14:paraId="61F1AEF6" w14:textId="00E706E3"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0FD20736" w14:textId="32DE3E1A"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076B4F0E" w14:textId="324FDFC3"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3AC4748C" w14:textId="210E4257"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1DB7FBFF" w14:textId="0CC5282E"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364B3702" w14:textId="77777777" w:rsidR="000E681F" w:rsidRPr="00FD46CC" w:rsidRDefault="000E681F" w:rsidP="00856A51">
            <w:pPr>
              <w:spacing w:line="400" w:lineRule="exact"/>
              <w:jc w:val="center"/>
              <w:rPr>
                <w:color w:val="000000" w:themeColor="text1"/>
                <w:szCs w:val="21"/>
              </w:rPr>
            </w:pPr>
          </w:p>
        </w:tc>
      </w:tr>
      <w:tr w:rsidR="000E681F" w14:paraId="3AA41755" w14:textId="77777777" w:rsidTr="00FD46CC">
        <w:trPr>
          <w:jc w:val="center"/>
        </w:trPr>
        <w:tc>
          <w:tcPr>
            <w:tcW w:w="1525" w:type="dxa"/>
          </w:tcPr>
          <w:p w14:paraId="5E71D5FE" w14:textId="7382AB3C" w:rsidR="000E681F" w:rsidRPr="00FD46CC" w:rsidRDefault="000E681F" w:rsidP="00856A51">
            <w:pPr>
              <w:spacing w:line="400" w:lineRule="exact"/>
              <w:rPr>
                <w:color w:val="000000" w:themeColor="text1"/>
                <w:szCs w:val="21"/>
              </w:rPr>
            </w:pPr>
            <w:r w:rsidRPr="00FD46CC">
              <w:rPr>
                <w:rFonts w:hint="eastAsia"/>
                <w:color w:val="000000" w:themeColor="text1"/>
                <w:szCs w:val="21"/>
              </w:rPr>
              <w:t>Dropbox</w:t>
            </w:r>
          </w:p>
        </w:tc>
        <w:tc>
          <w:tcPr>
            <w:tcW w:w="1080" w:type="dxa"/>
          </w:tcPr>
          <w:p w14:paraId="502B62F0" w14:textId="4FC279E8"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92" w:type="dxa"/>
          </w:tcPr>
          <w:p w14:paraId="2B7F8015" w14:textId="0DE417EC"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556178E0" w14:textId="63FF3201"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1766FBA6" w14:textId="6DD9451A"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64D0D3B6" w14:textId="24514736"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3A56E71A" w14:textId="5BD8678A"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32EC9F32" w14:textId="77777777" w:rsidR="000E681F" w:rsidRPr="00FD46CC" w:rsidRDefault="000E681F" w:rsidP="00856A51">
            <w:pPr>
              <w:spacing w:line="400" w:lineRule="exact"/>
              <w:jc w:val="center"/>
              <w:rPr>
                <w:color w:val="000000" w:themeColor="text1"/>
                <w:szCs w:val="21"/>
              </w:rPr>
            </w:pPr>
          </w:p>
        </w:tc>
      </w:tr>
      <w:tr w:rsidR="000E681F" w14:paraId="6C33F008" w14:textId="77777777" w:rsidTr="00FD46CC">
        <w:trPr>
          <w:jc w:val="center"/>
        </w:trPr>
        <w:tc>
          <w:tcPr>
            <w:tcW w:w="1525" w:type="dxa"/>
          </w:tcPr>
          <w:p w14:paraId="3A7887FA" w14:textId="7AB54CD6" w:rsidR="000E681F" w:rsidRPr="00FD46CC" w:rsidRDefault="000E681F" w:rsidP="00856A51">
            <w:pPr>
              <w:spacing w:line="400" w:lineRule="exact"/>
              <w:rPr>
                <w:color w:val="000000" w:themeColor="text1"/>
                <w:szCs w:val="21"/>
              </w:rPr>
            </w:pPr>
            <w:r w:rsidRPr="00FD46CC">
              <w:rPr>
                <w:rFonts w:hint="eastAsia"/>
                <w:color w:val="000000" w:themeColor="text1"/>
                <w:szCs w:val="21"/>
              </w:rPr>
              <w:t>Google Drive</w:t>
            </w:r>
          </w:p>
        </w:tc>
        <w:tc>
          <w:tcPr>
            <w:tcW w:w="1080" w:type="dxa"/>
          </w:tcPr>
          <w:p w14:paraId="3D054E3F" w14:textId="04F1CE5A"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92" w:type="dxa"/>
          </w:tcPr>
          <w:p w14:paraId="0F97AB38" w14:textId="202C4F3D"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48903F23" w14:textId="6E866A9E"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60D2F99B" w14:textId="05977A70"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18BE8B9F" w14:textId="7CDFA978"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60FF2435" w14:textId="53DDEF58"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371CF01A" w14:textId="77777777" w:rsidR="000E681F" w:rsidRPr="00FD46CC" w:rsidRDefault="000E681F" w:rsidP="00856A51">
            <w:pPr>
              <w:spacing w:line="400" w:lineRule="exact"/>
              <w:jc w:val="center"/>
              <w:rPr>
                <w:color w:val="000000" w:themeColor="text1"/>
                <w:szCs w:val="21"/>
              </w:rPr>
            </w:pPr>
          </w:p>
        </w:tc>
      </w:tr>
    </w:tbl>
    <w:p w14:paraId="2F84D654" w14:textId="448D41FB" w:rsidR="00AE638A" w:rsidRPr="00653D38" w:rsidDel="00EB7C9A" w:rsidRDefault="00937BE2" w:rsidP="00A17D76">
      <w:pPr>
        <w:spacing w:line="400" w:lineRule="exact"/>
        <w:ind w:firstLine="420"/>
        <w:rPr>
          <w:del w:id="7405" w:author="JY0225" w:date="2017-08-24T10:55:00Z"/>
          <w:rFonts w:asciiTheme="minorEastAsia" w:hAnsiTheme="minorEastAsia"/>
          <w:color w:val="000000" w:themeColor="text1"/>
          <w:sz w:val="24"/>
          <w:rPrChange w:id="7406" w:author="JY0225" w:date="2017-08-24T12:11:00Z">
            <w:rPr>
              <w:del w:id="7407" w:author="JY0225" w:date="2017-08-24T10:55:00Z"/>
              <w:color w:val="000000" w:themeColor="text1"/>
              <w:sz w:val="24"/>
            </w:rPr>
          </w:rPrChange>
        </w:rPr>
      </w:pPr>
      <w:r w:rsidRPr="00653D38">
        <w:rPr>
          <w:rFonts w:asciiTheme="minorEastAsia" w:hAnsiTheme="minorEastAsia" w:hint="eastAsia"/>
          <w:color w:val="000000" w:themeColor="text1"/>
          <w:sz w:val="24"/>
          <w:rPrChange w:id="7408" w:author="JY0225" w:date="2017-08-24T12:11:00Z">
            <w:rPr>
              <w:rFonts w:hint="eastAsia"/>
              <w:color w:val="000000" w:themeColor="text1"/>
              <w:sz w:val="24"/>
            </w:rPr>
          </w:rPrChange>
        </w:rPr>
        <w:t>在平台的可扩展性上</w:t>
      </w:r>
      <w:r w:rsidR="00852E47" w:rsidRPr="00653D38">
        <w:rPr>
          <w:rFonts w:asciiTheme="minorEastAsia" w:hAnsiTheme="minorEastAsia" w:hint="eastAsia"/>
          <w:color w:val="000000" w:themeColor="text1"/>
          <w:sz w:val="24"/>
          <w:rPrChange w:id="7409" w:author="JY0225" w:date="2017-08-24T12:11:00Z">
            <w:rPr>
              <w:rFonts w:hint="eastAsia"/>
              <w:color w:val="000000" w:themeColor="text1"/>
              <w:sz w:val="24"/>
            </w:rPr>
          </w:rPrChange>
        </w:rPr>
        <w:t>如表</w:t>
      </w:r>
      <w:r w:rsidR="00D602AD" w:rsidRPr="00653D38">
        <w:rPr>
          <w:rFonts w:asciiTheme="minorEastAsia" w:hAnsiTheme="minorEastAsia" w:hint="eastAsia"/>
          <w:color w:val="000000" w:themeColor="text1"/>
          <w:sz w:val="24"/>
          <w:rPrChange w:id="7410" w:author="JY0225" w:date="2017-08-24T12:11:00Z">
            <w:rPr>
              <w:rFonts w:hint="eastAsia"/>
              <w:color w:val="000000" w:themeColor="text1"/>
              <w:sz w:val="24"/>
            </w:rPr>
          </w:rPrChange>
        </w:rPr>
        <w:t>6-9</w:t>
      </w:r>
      <w:r w:rsidR="00D602AD" w:rsidRPr="00653D38">
        <w:rPr>
          <w:rFonts w:asciiTheme="minorEastAsia" w:hAnsiTheme="minorEastAsia" w:hint="eastAsia"/>
          <w:color w:val="000000" w:themeColor="text1"/>
          <w:sz w:val="24"/>
          <w:rPrChange w:id="7411" w:author="JY0225" w:date="2017-08-24T12:11:00Z">
            <w:rPr>
              <w:rFonts w:hint="eastAsia"/>
              <w:color w:val="000000" w:themeColor="text1"/>
              <w:sz w:val="24"/>
            </w:rPr>
          </w:rPrChange>
        </w:rPr>
        <w:t>所示</w:t>
      </w:r>
      <w:r w:rsidRPr="00653D38">
        <w:rPr>
          <w:rFonts w:asciiTheme="minorEastAsia" w:hAnsiTheme="minorEastAsia" w:hint="eastAsia"/>
          <w:color w:val="000000" w:themeColor="text1"/>
          <w:sz w:val="24"/>
          <w:rPrChange w:id="7412" w:author="JY0225" w:date="2017-08-24T12:11:00Z">
            <w:rPr>
              <w:rFonts w:hint="eastAsia"/>
              <w:color w:val="000000" w:themeColor="text1"/>
              <w:sz w:val="24"/>
            </w:rPr>
          </w:rPrChange>
        </w:rPr>
        <w:t>，其他同类产品大多支持主流的</w:t>
      </w:r>
      <w:r w:rsidR="00FD46CC" w:rsidRPr="00653D38">
        <w:rPr>
          <w:rFonts w:asciiTheme="minorEastAsia" w:hAnsiTheme="minorEastAsia" w:hint="eastAsia"/>
          <w:color w:val="000000" w:themeColor="text1"/>
          <w:sz w:val="24"/>
          <w:rPrChange w:id="7413" w:author="JY0225" w:date="2017-08-24T12:11:00Z">
            <w:rPr>
              <w:rFonts w:hint="eastAsia"/>
              <w:color w:val="000000" w:themeColor="text1"/>
              <w:sz w:val="24"/>
            </w:rPr>
          </w:rPrChange>
        </w:rPr>
        <w:t>操作系统和平台</w:t>
      </w:r>
      <w:r w:rsidRPr="00653D38">
        <w:rPr>
          <w:rFonts w:asciiTheme="minorEastAsia" w:hAnsiTheme="minorEastAsia" w:hint="eastAsia"/>
          <w:color w:val="000000" w:themeColor="text1"/>
          <w:sz w:val="24"/>
          <w:rPrChange w:id="7414" w:author="JY0225" w:date="2017-08-24T12:11:00Z">
            <w:rPr>
              <w:rFonts w:hint="eastAsia"/>
              <w:color w:val="000000" w:themeColor="text1"/>
              <w:sz w:val="24"/>
            </w:rPr>
          </w:rPrChange>
        </w:rPr>
        <w:t>，如</w:t>
      </w:r>
      <w:r w:rsidRPr="00653D38">
        <w:rPr>
          <w:rFonts w:asciiTheme="minorEastAsia" w:hAnsiTheme="minorEastAsia" w:hint="eastAsia"/>
          <w:color w:val="000000" w:themeColor="text1"/>
          <w:sz w:val="24"/>
          <w:rPrChange w:id="7415" w:author="JY0225" w:date="2017-08-24T12:11:00Z">
            <w:rPr>
              <w:rFonts w:hint="eastAsia"/>
              <w:color w:val="000000" w:themeColor="text1"/>
              <w:sz w:val="24"/>
            </w:rPr>
          </w:rPrChange>
        </w:rPr>
        <w:t>Windows</w:t>
      </w:r>
      <w:r w:rsidRPr="00653D38">
        <w:rPr>
          <w:rFonts w:asciiTheme="minorEastAsia" w:hAnsiTheme="minorEastAsia" w:hint="eastAsia"/>
          <w:color w:val="000000" w:themeColor="text1"/>
          <w:sz w:val="24"/>
          <w:rPrChange w:id="7416" w:author="JY0225" w:date="2017-08-24T12:11:00Z">
            <w:rPr>
              <w:rFonts w:hint="eastAsia"/>
              <w:color w:val="000000" w:themeColor="text1"/>
              <w:sz w:val="24"/>
            </w:rPr>
          </w:rPrChange>
        </w:rPr>
        <w:t>、</w:t>
      </w:r>
      <w:r w:rsidRPr="00653D38">
        <w:rPr>
          <w:rFonts w:asciiTheme="minorEastAsia" w:hAnsiTheme="minorEastAsia" w:hint="eastAsia"/>
          <w:color w:val="000000" w:themeColor="text1"/>
          <w:sz w:val="24"/>
          <w:rPrChange w:id="7417" w:author="JY0225" w:date="2017-08-24T12:11:00Z">
            <w:rPr>
              <w:rFonts w:hint="eastAsia"/>
              <w:color w:val="000000" w:themeColor="text1"/>
              <w:sz w:val="24"/>
            </w:rPr>
          </w:rPrChange>
        </w:rPr>
        <w:t>iOS</w:t>
      </w:r>
      <w:r w:rsidRPr="00653D38">
        <w:rPr>
          <w:rFonts w:asciiTheme="minorEastAsia" w:hAnsiTheme="minorEastAsia" w:hint="eastAsia"/>
          <w:color w:val="000000" w:themeColor="text1"/>
          <w:sz w:val="24"/>
          <w:rPrChange w:id="7418" w:author="JY0225" w:date="2017-08-24T12:11:00Z">
            <w:rPr>
              <w:rFonts w:hint="eastAsia"/>
              <w:color w:val="000000" w:themeColor="text1"/>
              <w:sz w:val="24"/>
            </w:rPr>
          </w:rPrChange>
        </w:rPr>
        <w:t>、</w:t>
      </w:r>
      <w:r w:rsidRPr="00653D38">
        <w:rPr>
          <w:rFonts w:asciiTheme="minorEastAsia" w:hAnsiTheme="minorEastAsia" w:hint="eastAsia"/>
          <w:color w:val="000000" w:themeColor="text1"/>
          <w:sz w:val="24"/>
          <w:rPrChange w:id="7419" w:author="JY0225" w:date="2017-08-24T12:11:00Z">
            <w:rPr>
              <w:rFonts w:hint="eastAsia"/>
              <w:color w:val="000000" w:themeColor="text1"/>
              <w:sz w:val="24"/>
            </w:rPr>
          </w:rPrChange>
        </w:rPr>
        <w:t>Linux</w:t>
      </w:r>
      <w:r w:rsidRPr="00653D38">
        <w:rPr>
          <w:rFonts w:asciiTheme="minorEastAsia" w:hAnsiTheme="minorEastAsia" w:hint="eastAsia"/>
          <w:color w:val="000000" w:themeColor="text1"/>
          <w:sz w:val="24"/>
          <w:rPrChange w:id="7420" w:author="JY0225" w:date="2017-08-24T12:11:00Z">
            <w:rPr>
              <w:rFonts w:hint="eastAsia"/>
              <w:color w:val="000000" w:themeColor="text1"/>
              <w:sz w:val="24"/>
            </w:rPr>
          </w:rPrChange>
        </w:rPr>
        <w:t>、</w:t>
      </w:r>
      <w:r w:rsidRPr="00653D38">
        <w:rPr>
          <w:rFonts w:asciiTheme="minorEastAsia" w:hAnsiTheme="minorEastAsia" w:hint="eastAsia"/>
          <w:color w:val="000000" w:themeColor="text1"/>
          <w:sz w:val="24"/>
          <w:rPrChange w:id="7421" w:author="JY0225" w:date="2017-08-24T12:11:00Z">
            <w:rPr>
              <w:rFonts w:hint="eastAsia"/>
              <w:color w:val="000000" w:themeColor="text1"/>
              <w:sz w:val="24"/>
            </w:rPr>
          </w:rPrChange>
        </w:rPr>
        <w:t>Android</w:t>
      </w:r>
      <w:r w:rsidRPr="00653D38">
        <w:rPr>
          <w:rFonts w:asciiTheme="minorEastAsia" w:hAnsiTheme="minorEastAsia" w:hint="eastAsia"/>
          <w:color w:val="000000" w:themeColor="text1"/>
          <w:sz w:val="24"/>
          <w:rPrChange w:id="7422" w:author="JY0225" w:date="2017-08-24T12:11:00Z">
            <w:rPr>
              <w:rFonts w:hint="eastAsia"/>
              <w:color w:val="000000" w:themeColor="text1"/>
              <w:sz w:val="24"/>
            </w:rPr>
          </w:rPrChange>
        </w:rPr>
        <w:t>、</w:t>
      </w:r>
      <w:r w:rsidRPr="00653D38">
        <w:rPr>
          <w:rFonts w:asciiTheme="minorEastAsia" w:hAnsiTheme="minorEastAsia" w:hint="eastAsia"/>
          <w:color w:val="000000" w:themeColor="text1"/>
          <w:sz w:val="24"/>
          <w:rPrChange w:id="7423" w:author="JY0225" w:date="2017-08-24T12:11:00Z">
            <w:rPr>
              <w:rFonts w:hint="eastAsia"/>
              <w:color w:val="000000" w:themeColor="text1"/>
              <w:sz w:val="24"/>
            </w:rPr>
          </w:rPrChange>
        </w:rPr>
        <w:t>Web</w:t>
      </w:r>
      <w:r w:rsidRPr="00653D38">
        <w:rPr>
          <w:rFonts w:asciiTheme="minorEastAsia" w:hAnsiTheme="minorEastAsia" w:hint="eastAsia"/>
          <w:color w:val="000000" w:themeColor="text1"/>
          <w:sz w:val="24"/>
          <w:rPrChange w:id="7424" w:author="JY0225" w:date="2017-08-24T12:11:00Z">
            <w:rPr>
              <w:rFonts w:hint="eastAsia"/>
              <w:color w:val="000000" w:themeColor="text1"/>
              <w:sz w:val="24"/>
            </w:rPr>
          </w:rPrChange>
        </w:rPr>
        <w:t>等。</w:t>
      </w:r>
      <w:r w:rsidRPr="00653D38">
        <w:rPr>
          <w:rFonts w:asciiTheme="minorEastAsia" w:hAnsiTheme="minorEastAsia"/>
          <w:color w:val="000000" w:themeColor="text1"/>
          <w:sz w:val="24"/>
          <w:rPrChange w:id="7425" w:author="JY0225" w:date="2017-08-24T12:11:00Z">
            <w:rPr>
              <w:color w:val="000000" w:themeColor="text1"/>
              <w:sz w:val="24"/>
            </w:rPr>
          </w:rPrChange>
        </w:rPr>
        <w:t>为适应当前平台多元化的格局</w:t>
      </w:r>
      <w:r w:rsidRPr="00653D38">
        <w:rPr>
          <w:rFonts w:asciiTheme="minorEastAsia" w:hAnsiTheme="minorEastAsia" w:hint="eastAsia"/>
          <w:color w:val="000000" w:themeColor="text1"/>
          <w:sz w:val="24"/>
          <w:rPrChange w:id="7426" w:author="JY0225" w:date="2017-08-24T12:11:00Z">
            <w:rPr>
              <w:rFonts w:hint="eastAsia"/>
              <w:color w:val="000000" w:themeColor="text1"/>
              <w:sz w:val="24"/>
            </w:rPr>
          </w:rPrChange>
        </w:rPr>
        <w:t>，本文</w:t>
      </w:r>
      <w:r w:rsidRPr="00653D38">
        <w:rPr>
          <w:rFonts w:asciiTheme="minorEastAsia" w:hAnsiTheme="minorEastAsia"/>
          <w:color w:val="000000" w:themeColor="text1"/>
          <w:sz w:val="24"/>
          <w:rPrChange w:id="7427" w:author="JY0225" w:date="2017-08-24T12:11:00Z">
            <w:rPr>
              <w:color w:val="000000" w:themeColor="text1"/>
              <w:sz w:val="24"/>
            </w:rPr>
          </w:rPrChange>
        </w:rPr>
        <w:t>开发了两款云备份客户端</w:t>
      </w:r>
      <w:r w:rsidRPr="00653D38">
        <w:rPr>
          <w:rFonts w:asciiTheme="minorEastAsia" w:hAnsiTheme="minorEastAsia" w:hint="eastAsia"/>
          <w:color w:val="000000" w:themeColor="text1"/>
          <w:sz w:val="24"/>
          <w:rPrChange w:id="7428" w:author="JY0225" w:date="2017-08-24T12:11:00Z">
            <w:rPr>
              <w:rFonts w:hint="eastAsia"/>
              <w:color w:val="000000" w:themeColor="text1"/>
              <w:sz w:val="24"/>
            </w:rPr>
          </w:rPrChange>
        </w:rPr>
        <w:t>，</w:t>
      </w:r>
      <w:r w:rsidRPr="00653D38">
        <w:rPr>
          <w:rFonts w:asciiTheme="minorEastAsia" w:hAnsiTheme="minorEastAsia"/>
          <w:color w:val="000000" w:themeColor="text1"/>
          <w:sz w:val="24"/>
          <w:rPrChange w:id="7429" w:author="JY0225" w:date="2017-08-24T12:11:00Z">
            <w:rPr>
              <w:color w:val="000000" w:themeColor="text1"/>
              <w:sz w:val="24"/>
            </w:rPr>
          </w:rPrChange>
        </w:rPr>
        <w:t>分别是</w:t>
      </w:r>
      <w:r w:rsidRPr="00653D38">
        <w:rPr>
          <w:rFonts w:asciiTheme="minorEastAsia" w:hAnsiTheme="minorEastAsia"/>
          <w:color w:val="000000" w:themeColor="text1"/>
          <w:sz w:val="24"/>
          <w:rPrChange w:id="7430" w:author="JY0225" w:date="2017-08-24T12:11:00Z">
            <w:rPr>
              <w:color w:val="000000" w:themeColor="text1"/>
              <w:sz w:val="24"/>
            </w:rPr>
          </w:rPrChange>
        </w:rPr>
        <w:t>Java SDK</w:t>
      </w:r>
      <w:r w:rsidRPr="00653D38">
        <w:rPr>
          <w:rFonts w:asciiTheme="minorEastAsia" w:hAnsiTheme="minorEastAsia"/>
          <w:color w:val="000000" w:themeColor="text1"/>
          <w:sz w:val="24"/>
          <w:rPrChange w:id="7431" w:author="JY0225" w:date="2017-08-24T12:11:00Z">
            <w:rPr>
              <w:color w:val="000000" w:themeColor="text1"/>
              <w:sz w:val="24"/>
            </w:rPr>
          </w:rPrChange>
        </w:rPr>
        <w:t>和</w:t>
      </w:r>
      <w:r w:rsidRPr="00653D38">
        <w:rPr>
          <w:rFonts w:asciiTheme="minorEastAsia" w:hAnsiTheme="minorEastAsia"/>
          <w:color w:val="000000" w:themeColor="text1"/>
          <w:sz w:val="24"/>
          <w:rPrChange w:id="7432" w:author="JY0225" w:date="2017-08-24T12:11:00Z">
            <w:rPr>
              <w:color w:val="000000" w:themeColor="text1"/>
              <w:sz w:val="24"/>
            </w:rPr>
          </w:rPrChange>
        </w:rPr>
        <w:t>Firefox</w:t>
      </w:r>
      <w:r w:rsidRPr="00653D38">
        <w:rPr>
          <w:rFonts w:asciiTheme="minorEastAsia" w:hAnsiTheme="minorEastAsia"/>
          <w:color w:val="000000" w:themeColor="text1"/>
          <w:sz w:val="24"/>
          <w:rPrChange w:id="7433" w:author="JY0225" w:date="2017-08-24T12:11:00Z">
            <w:rPr>
              <w:color w:val="000000" w:themeColor="text1"/>
              <w:sz w:val="24"/>
            </w:rPr>
          </w:rPrChange>
        </w:rPr>
        <w:t>扩展工具</w:t>
      </w:r>
      <w:r w:rsidR="006266BD" w:rsidRPr="00653D38">
        <w:rPr>
          <w:rFonts w:asciiTheme="minorEastAsia" w:hAnsiTheme="minorEastAsia" w:hint="eastAsia"/>
          <w:color w:val="000000" w:themeColor="text1"/>
          <w:sz w:val="24"/>
          <w:rPrChange w:id="7434" w:author="JY0225" w:date="2017-08-24T12:11:00Z">
            <w:rPr>
              <w:rFonts w:hint="eastAsia"/>
              <w:color w:val="000000" w:themeColor="text1"/>
              <w:sz w:val="24"/>
            </w:rPr>
          </w:rPrChange>
        </w:rPr>
        <w:t>。</w:t>
      </w:r>
      <w:r w:rsidRPr="00653D38">
        <w:rPr>
          <w:rFonts w:asciiTheme="minorEastAsia" w:hAnsiTheme="minorEastAsia" w:hint="eastAsia"/>
          <w:color w:val="000000" w:themeColor="text1"/>
          <w:sz w:val="24"/>
          <w:rPrChange w:id="7435" w:author="JY0225" w:date="2017-08-24T12:11:00Z">
            <w:rPr>
              <w:rFonts w:hint="eastAsia"/>
              <w:color w:val="000000" w:themeColor="text1"/>
              <w:sz w:val="24"/>
            </w:rPr>
          </w:rPrChange>
        </w:rPr>
        <w:t>Java</w:t>
      </w:r>
      <w:r w:rsidRPr="00653D38">
        <w:rPr>
          <w:rFonts w:asciiTheme="minorEastAsia" w:hAnsiTheme="minorEastAsia"/>
          <w:color w:val="000000" w:themeColor="text1"/>
          <w:sz w:val="24"/>
          <w:rPrChange w:id="7436" w:author="JY0225" w:date="2017-08-24T12:11:00Z">
            <w:rPr>
              <w:color w:val="000000" w:themeColor="text1"/>
              <w:sz w:val="24"/>
            </w:rPr>
          </w:rPrChange>
        </w:rPr>
        <w:t xml:space="preserve"> SDK</w:t>
      </w:r>
      <w:r w:rsidRPr="00653D38">
        <w:rPr>
          <w:rFonts w:asciiTheme="minorEastAsia" w:hAnsiTheme="minorEastAsia"/>
          <w:color w:val="000000" w:themeColor="text1"/>
          <w:sz w:val="24"/>
          <w:rPrChange w:id="7437" w:author="JY0225" w:date="2017-08-24T12:11:00Z">
            <w:rPr>
              <w:color w:val="000000" w:themeColor="text1"/>
              <w:sz w:val="24"/>
            </w:rPr>
          </w:rPrChange>
        </w:rPr>
        <w:t>可用于与</w:t>
      </w:r>
      <w:r w:rsidRPr="00653D38">
        <w:rPr>
          <w:rFonts w:asciiTheme="minorEastAsia" w:hAnsiTheme="minorEastAsia"/>
          <w:color w:val="000000" w:themeColor="text1"/>
          <w:sz w:val="24"/>
          <w:rPrChange w:id="7438" w:author="JY0225" w:date="2017-08-24T12:11:00Z">
            <w:rPr>
              <w:color w:val="000000" w:themeColor="text1"/>
              <w:sz w:val="24"/>
            </w:rPr>
          </w:rPrChange>
        </w:rPr>
        <w:t>Java</w:t>
      </w:r>
      <w:r w:rsidRPr="00653D38">
        <w:rPr>
          <w:rFonts w:asciiTheme="minorEastAsia" w:hAnsiTheme="minorEastAsia"/>
          <w:color w:val="000000" w:themeColor="text1"/>
          <w:sz w:val="24"/>
          <w:rPrChange w:id="7439" w:author="JY0225" w:date="2017-08-24T12:11:00Z">
            <w:rPr>
              <w:color w:val="000000" w:themeColor="text1"/>
              <w:sz w:val="24"/>
            </w:rPr>
          </w:rPrChange>
        </w:rPr>
        <w:t>相关的应用</w:t>
      </w:r>
      <w:r w:rsidRPr="00653D38">
        <w:rPr>
          <w:rFonts w:asciiTheme="minorEastAsia" w:hAnsiTheme="minorEastAsia" w:hint="eastAsia"/>
          <w:color w:val="000000" w:themeColor="text1"/>
          <w:sz w:val="24"/>
          <w:rPrChange w:id="7440" w:author="JY0225" w:date="2017-08-24T12:11:00Z">
            <w:rPr>
              <w:rFonts w:hint="eastAsia"/>
              <w:color w:val="000000" w:themeColor="text1"/>
              <w:sz w:val="24"/>
            </w:rPr>
          </w:rPrChange>
        </w:rPr>
        <w:t>，</w:t>
      </w:r>
      <w:r w:rsidRPr="00653D38">
        <w:rPr>
          <w:rFonts w:asciiTheme="minorEastAsia" w:hAnsiTheme="minorEastAsia"/>
          <w:color w:val="000000" w:themeColor="text1"/>
          <w:sz w:val="24"/>
          <w:rPrChange w:id="7441" w:author="JY0225" w:date="2017-08-24T12:11:00Z">
            <w:rPr>
              <w:color w:val="000000" w:themeColor="text1"/>
              <w:sz w:val="24"/>
            </w:rPr>
          </w:rPrChange>
        </w:rPr>
        <w:t>如</w:t>
      </w:r>
      <w:r w:rsidRPr="00653D38">
        <w:rPr>
          <w:rFonts w:asciiTheme="minorEastAsia" w:hAnsiTheme="minorEastAsia"/>
          <w:color w:val="000000" w:themeColor="text1"/>
          <w:sz w:val="24"/>
          <w:rPrChange w:id="7442" w:author="JY0225" w:date="2017-08-24T12:11:00Z">
            <w:rPr>
              <w:color w:val="000000" w:themeColor="text1"/>
              <w:sz w:val="24"/>
            </w:rPr>
          </w:rPrChange>
        </w:rPr>
        <w:t>Web</w:t>
      </w:r>
      <w:r w:rsidRPr="00653D38">
        <w:rPr>
          <w:rFonts w:asciiTheme="minorEastAsia" w:hAnsiTheme="minorEastAsia"/>
          <w:color w:val="000000" w:themeColor="text1"/>
          <w:sz w:val="24"/>
          <w:rPrChange w:id="7443" w:author="JY0225" w:date="2017-08-24T12:11:00Z">
            <w:rPr>
              <w:color w:val="000000" w:themeColor="text1"/>
              <w:sz w:val="24"/>
            </w:rPr>
          </w:rPrChange>
        </w:rPr>
        <w:t>开发和</w:t>
      </w:r>
      <w:r w:rsidRPr="00653D38">
        <w:rPr>
          <w:rFonts w:asciiTheme="minorEastAsia" w:hAnsiTheme="minorEastAsia"/>
          <w:color w:val="000000" w:themeColor="text1"/>
          <w:sz w:val="24"/>
          <w:rPrChange w:id="7444" w:author="JY0225" w:date="2017-08-24T12:11:00Z">
            <w:rPr>
              <w:color w:val="000000" w:themeColor="text1"/>
              <w:sz w:val="24"/>
            </w:rPr>
          </w:rPrChange>
        </w:rPr>
        <w:t>Android</w:t>
      </w:r>
      <w:r w:rsidRPr="00653D38">
        <w:rPr>
          <w:rFonts w:asciiTheme="minorEastAsia" w:hAnsiTheme="minorEastAsia"/>
          <w:color w:val="000000" w:themeColor="text1"/>
          <w:sz w:val="24"/>
          <w:rPrChange w:id="7445" w:author="JY0225" w:date="2017-08-24T12:11:00Z">
            <w:rPr>
              <w:color w:val="000000" w:themeColor="text1"/>
              <w:sz w:val="24"/>
            </w:rPr>
          </w:rPrChange>
        </w:rPr>
        <w:t>开发</w:t>
      </w:r>
      <w:r w:rsidRPr="00653D38">
        <w:rPr>
          <w:rFonts w:asciiTheme="minorEastAsia" w:hAnsiTheme="minorEastAsia" w:hint="eastAsia"/>
          <w:color w:val="000000" w:themeColor="text1"/>
          <w:sz w:val="24"/>
          <w:rPrChange w:id="7446" w:author="JY0225" w:date="2017-08-24T12:11:00Z">
            <w:rPr>
              <w:rFonts w:hint="eastAsia"/>
              <w:color w:val="000000" w:themeColor="text1"/>
              <w:sz w:val="24"/>
            </w:rPr>
          </w:rPrChange>
        </w:rPr>
        <w:t>。</w:t>
      </w:r>
      <w:r w:rsidRPr="00653D38">
        <w:rPr>
          <w:rFonts w:asciiTheme="minorEastAsia" w:hAnsiTheme="minorEastAsia"/>
          <w:color w:val="000000" w:themeColor="text1"/>
          <w:sz w:val="24"/>
          <w:rPrChange w:id="7447" w:author="JY0225" w:date="2017-08-24T12:11:00Z">
            <w:rPr>
              <w:color w:val="000000" w:themeColor="text1"/>
              <w:sz w:val="24"/>
            </w:rPr>
          </w:rPrChange>
        </w:rPr>
        <w:t>Firefox</w:t>
      </w:r>
      <w:r w:rsidR="00C3143A" w:rsidRPr="00653D38">
        <w:rPr>
          <w:rFonts w:asciiTheme="minorEastAsia" w:hAnsiTheme="minorEastAsia"/>
          <w:color w:val="000000" w:themeColor="text1"/>
          <w:sz w:val="24"/>
          <w:rPrChange w:id="7448" w:author="JY0225" w:date="2017-08-24T12:11:00Z">
            <w:rPr>
              <w:color w:val="000000" w:themeColor="text1"/>
              <w:sz w:val="24"/>
            </w:rPr>
          </w:rPrChange>
        </w:rPr>
        <w:t>扩展工具相较</w:t>
      </w:r>
      <w:r w:rsidR="00C3143A" w:rsidRPr="00653D38">
        <w:rPr>
          <w:rFonts w:asciiTheme="minorEastAsia" w:hAnsiTheme="minorEastAsia" w:hint="eastAsia"/>
          <w:color w:val="000000" w:themeColor="text1"/>
          <w:sz w:val="24"/>
          <w:rPrChange w:id="7449" w:author="JY0225" w:date="2017-08-24T12:11:00Z">
            <w:rPr>
              <w:rFonts w:hint="eastAsia"/>
              <w:color w:val="000000" w:themeColor="text1"/>
              <w:sz w:val="24"/>
            </w:rPr>
          </w:rPrChange>
        </w:rPr>
        <w:t>于</w:t>
      </w:r>
      <w:r w:rsidRPr="00653D38">
        <w:rPr>
          <w:rFonts w:asciiTheme="minorEastAsia" w:hAnsiTheme="minorEastAsia"/>
          <w:color w:val="000000" w:themeColor="text1"/>
          <w:sz w:val="24"/>
          <w:rPrChange w:id="7450" w:author="JY0225" w:date="2017-08-24T12:11:00Z">
            <w:rPr>
              <w:color w:val="000000" w:themeColor="text1"/>
              <w:sz w:val="24"/>
            </w:rPr>
          </w:rPrChange>
        </w:rPr>
        <w:t>其他客户端来说</w:t>
      </w:r>
      <w:r w:rsidRPr="00653D38">
        <w:rPr>
          <w:rFonts w:asciiTheme="minorEastAsia" w:hAnsiTheme="minorEastAsia" w:hint="eastAsia"/>
          <w:color w:val="000000" w:themeColor="text1"/>
          <w:sz w:val="24"/>
          <w:rPrChange w:id="7451" w:author="JY0225" w:date="2017-08-24T12:11:00Z">
            <w:rPr>
              <w:rFonts w:hint="eastAsia"/>
              <w:color w:val="000000" w:themeColor="text1"/>
              <w:sz w:val="24"/>
            </w:rPr>
          </w:rPrChange>
        </w:rPr>
        <w:t>，</w:t>
      </w:r>
      <w:r w:rsidRPr="00653D38">
        <w:rPr>
          <w:rFonts w:asciiTheme="minorEastAsia" w:hAnsiTheme="minorEastAsia"/>
          <w:color w:val="000000" w:themeColor="text1"/>
          <w:sz w:val="24"/>
          <w:rPrChange w:id="7452" w:author="JY0225" w:date="2017-08-24T12:11:00Z">
            <w:rPr>
              <w:color w:val="000000" w:themeColor="text1"/>
              <w:sz w:val="24"/>
            </w:rPr>
          </w:rPrChange>
        </w:rPr>
        <w:t>更加轻量级</w:t>
      </w:r>
      <w:r w:rsidRPr="00653D38">
        <w:rPr>
          <w:rFonts w:asciiTheme="minorEastAsia" w:hAnsiTheme="minorEastAsia" w:hint="eastAsia"/>
          <w:color w:val="000000" w:themeColor="text1"/>
          <w:sz w:val="24"/>
          <w:rPrChange w:id="7453" w:author="JY0225" w:date="2017-08-24T12:11:00Z">
            <w:rPr>
              <w:rFonts w:hint="eastAsia"/>
              <w:color w:val="000000" w:themeColor="text1"/>
              <w:sz w:val="24"/>
            </w:rPr>
          </w:rPrChange>
        </w:rPr>
        <w:t>，</w:t>
      </w:r>
      <w:r w:rsidRPr="00653D38">
        <w:rPr>
          <w:rFonts w:asciiTheme="minorEastAsia" w:hAnsiTheme="minorEastAsia"/>
          <w:color w:val="000000" w:themeColor="text1"/>
          <w:sz w:val="24"/>
          <w:rPrChange w:id="7454" w:author="JY0225" w:date="2017-08-24T12:11:00Z">
            <w:rPr>
              <w:color w:val="000000" w:themeColor="text1"/>
              <w:sz w:val="24"/>
            </w:rPr>
          </w:rPrChange>
        </w:rPr>
        <w:t>访问更加便利</w:t>
      </w:r>
      <w:r w:rsidRPr="00653D38">
        <w:rPr>
          <w:rFonts w:asciiTheme="minorEastAsia" w:hAnsiTheme="minorEastAsia" w:hint="eastAsia"/>
          <w:color w:val="000000" w:themeColor="text1"/>
          <w:sz w:val="24"/>
          <w:rPrChange w:id="7455" w:author="JY0225" w:date="2017-08-24T12:11:00Z">
            <w:rPr>
              <w:rFonts w:hint="eastAsia"/>
              <w:color w:val="000000" w:themeColor="text1"/>
              <w:sz w:val="24"/>
            </w:rPr>
          </w:rPrChange>
        </w:rPr>
        <w:t>，且支持将浏览器中的文件实时上传到服务器中。</w:t>
      </w:r>
    </w:p>
    <w:p w14:paraId="796F30FF" w14:textId="77777777" w:rsidR="003B1BA0" w:rsidRPr="00653D38" w:rsidDel="00EB7C9A" w:rsidRDefault="003B1BA0" w:rsidP="000D5DE4">
      <w:pPr>
        <w:spacing w:line="400" w:lineRule="exact"/>
        <w:rPr>
          <w:del w:id="7456" w:author="JY0225" w:date="2017-08-24T10:55:00Z"/>
          <w:rFonts w:asciiTheme="minorEastAsia" w:hAnsiTheme="minorEastAsia"/>
          <w:color w:val="000000" w:themeColor="text1"/>
          <w:sz w:val="24"/>
          <w:rPrChange w:id="7457" w:author="JY0225" w:date="2017-08-24T12:11:00Z">
            <w:rPr>
              <w:del w:id="7458" w:author="JY0225" w:date="2017-08-24T10:55:00Z"/>
              <w:color w:val="000000" w:themeColor="text1"/>
              <w:sz w:val="24"/>
            </w:rPr>
          </w:rPrChange>
        </w:rPr>
      </w:pPr>
    </w:p>
    <w:p w14:paraId="613E8A80" w14:textId="77777777" w:rsidR="006707F9" w:rsidRPr="006707F9" w:rsidRDefault="00841226" w:rsidP="00EB7C9A">
      <w:pPr>
        <w:spacing w:line="400" w:lineRule="exact"/>
        <w:ind w:firstLine="420"/>
        <w:sectPr w:rsidR="006707F9" w:rsidRPr="006707F9" w:rsidSect="00CB4DC8">
          <w:headerReference w:type="default" r:id="rId85"/>
          <w:headerReference w:type="first" r:id="rId86"/>
          <w:footerReference w:type="first" r:id="rId87"/>
          <w:pgSz w:w="11906" w:h="16838"/>
          <w:pgMar w:top="1440" w:right="1797" w:bottom="1440" w:left="1797" w:header="851" w:footer="992" w:gutter="0"/>
          <w:cols w:space="425"/>
          <w:titlePg/>
          <w:docGrid w:type="lines" w:linePitch="312"/>
        </w:sectPr>
        <w:pPrChange w:id="7459" w:author="JY0225" w:date="2017-08-24T10:55:00Z">
          <w:pPr>
            <w:spacing w:line="400" w:lineRule="exact"/>
            <w:jc w:val="center"/>
          </w:pPr>
        </w:pPrChange>
      </w:pPr>
      <w:r w:rsidRPr="00653D38">
        <w:rPr>
          <w:rFonts w:asciiTheme="minorEastAsia" w:hAnsiTheme="minorEastAsia"/>
          <w:color w:val="000000" w:themeColor="text1"/>
          <w:sz w:val="24"/>
          <w:rPrChange w:id="7460" w:author="JY0225" w:date="2017-08-24T12:11:00Z">
            <w:rPr>
              <w:color w:val="000000" w:themeColor="text1"/>
              <w:sz w:val="24"/>
            </w:rPr>
          </w:rPrChange>
        </w:rPr>
        <w:tab/>
      </w:r>
    </w:p>
    <w:p w14:paraId="37544B02" w14:textId="77777777" w:rsidR="00240A2F" w:rsidRPr="00B87EE1" w:rsidRDefault="00AF0713" w:rsidP="00B87EE1">
      <w:pPr>
        <w:pStyle w:val="1"/>
        <w:rPr>
          <w:rFonts w:ascii="Times New Roman" w:hAnsi="Times New Roman" w:cs="Times New Roman"/>
        </w:rPr>
      </w:pPr>
      <w:bookmarkStart w:id="7461" w:name="_Toc491335285"/>
      <w:r>
        <w:rPr>
          <w:rFonts w:ascii="Times New Roman" w:hAnsi="Times New Roman" w:cs="Times New Roman"/>
        </w:rPr>
        <w:lastRenderedPageBreak/>
        <w:t>第七</w:t>
      </w:r>
      <w:r w:rsidR="00240A2F" w:rsidRPr="00B87EE1">
        <w:rPr>
          <w:rFonts w:ascii="Times New Roman" w:hAnsi="Times New Roman" w:cs="Times New Roman"/>
        </w:rPr>
        <w:t>章</w:t>
      </w:r>
      <w:r w:rsidR="00240A2F" w:rsidRPr="00B87EE1">
        <w:rPr>
          <w:rFonts w:ascii="Times New Roman" w:hAnsi="Times New Roman" w:cs="Times New Roman"/>
        </w:rPr>
        <w:t xml:space="preserve"> </w:t>
      </w:r>
      <w:r w:rsidR="00240A2F" w:rsidRPr="00B87EE1">
        <w:rPr>
          <w:rFonts w:ascii="Times New Roman" w:hAnsi="Times New Roman" w:cs="Times New Roman"/>
        </w:rPr>
        <w:t>总结和展望</w:t>
      </w:r>
      <w:bookmarkEnd w:id="7461"/>
    </w:p>
    <w:p w14:paraId="04015E84" w14:textId="3074DDF0" w:rsidR="008276E8" w:rsidRPr="00581DE2" w:rsidRDefault="009B2B17">
      <w:pPr>
        <w:pStyle w:val="21"/>
        <w:spacing w:line="240" w:lineRule="auto"/>
        <w:pPrChange w:id="7462" w:author="微软用户" w:date="2017-08-18T22:56:00Z">
          <w:pPr>
            <w:pStyle w:val="21"/>
          </w:pPr>
        </w:pPrChange>
      </w:pPr>
      <w:bookmarkStart w:id="7463" w:name="_Toc491335286"/>
      <w:r>
        <w:t>7</w:t>
      </w:r>
      <w:r w:rsidR="0032102F" w:rsidRPr="00B87EE1">
        <w:t xml:space="preserve">.1 </w:t>
      </w:r>
      <w:r w:rsidR="0032102F" w:rsidRPr="00B87EE1">
        <w:t>总结</w:t>
      </w:r>
      <w:bookmarkEnd w:id="7463"/>
    </w:p>
    <w:p w14:paraId="43939FB5" w14:textId="5B7BD94E" w:rsidR="00D4036B" w:rsidRPr="00653D38" w:rsidRDefault="00D4036B" w:rsidP="008276E8">
      <w:pPr>
        <w:spacing w:line="400" w:lineRule="exact"/>
        <w:rPr>
          <w:rFonts w:asciiTheme="minorEastAsia" w:hAnsiTheme="minorEastAsia"/>
          <w:color w:val="FF0000"/>
          <w:sz w:val="24"/>
          <w:rPrChange w:id="7464" w:author="JY0225" w:date="2017-08-24T12:11:00Z">
            <w:rPr>
              <w:color w:val="000000" w:themeColor="text1"/>
              <w:sz w:val="24"/>
            </w:rPr>
          </w:rPrChange>
        </w:rPr>
      </w:pPr>
      <w:r w:rsidRPr="00045B7F">
        <w:rPr>
          <w:color w:val="FF0000"/>
          <w:sz w:val="24"/>
          <w:rPrChange w:id="7465" w:author="JY0225" w:date="2017-08-14T12:55:00Z">
            <w:rPr>
              <w:color w:val="000000" w:themeColor="text1"/>
              <w:sz w:val="24"/>
            </w:rPr>
          </w:rPrChange>
        </w:rPr>
        <w:tab/>
      </w:r>
      <w:r w:rsidR="00352C52" w:rsidRPr="00653D38">
        <w:rPr>
          <w:rFonts w:asciiTheme="minorEastAsia" w:hAnsiTheme="minorEastAsia" w:hint="eastAsia"/>
          <w:color w:val="FF0000"/>
          <w:sz w:val="24"/>
          <w:rPrChange w:id="7466" w:author="JY0225" w:date="2017-08-24T12:11:00Z">
            <w:rPr>
              <w:rFonts w:hint="eastAsia"/>
              <w:color w:val="000000" w:themeColor="text1"/>
              <w:sz w:val="24"/>
            </w:rPr>
          </w:rPrChange>
        </w:rPr>
        <w:t>本文针对一款自主研发的云备份中间件系统</w:t>
      </w:r>
      <w:r w:rsidR="00F518C7" w:rsidRPr="00653D38">
        <w:rPr>
          <w:rFonts w:asciiTheme="minorEastAsia" w:hAnsiTheme="minorEastAsia" w:hint="eastAsia"/>
          <w:color w:val="FF0000"/>
          <w:sz w:val="24"/>
          <w:rPrChange w:id="7467" w:author="JY0225" w:date="2017-08-24T12:11:00Z">
            <w:rPr>
              <w:rFonts w:hint="eastAsia"/>
              <w:color w:val="000000" w:themeColor="text1"/>
              <w:sz w:val="24"/>
            </w:rPr>
          </w:rPrChange>
        </w:rPr>
        <w:t>的关键技术</w:t>
      </w:r>
      <w:r w:rsidR="00352C52" w:rsidRPr="00653D38">
        <w:rPr>
          <w:rFonts w:asciiTheme="minorEastAsia" w:hAnsiTheme="minorEastAsia" w:hint="eastAsia"/>
          <w:color w:val="FF0000"/>
          <w:sz w:val="24"/>
          <w:rPrChange w:id="7468" w:author="JY0225" w:date="2017-08-24T12:11:00Z">
            <w:rPr>
              <w:rFonts w:hint="eastAsia"/>
              <w:color w:val="000000" w:themeColor="text1"/>
              <w:sz w:val="24"/>
            </w:rPr>
          </w:rPrChange>
        </w:rPr>
        <w:t>进行了优化，</w:t>
      </w:r>
      <w:r w:rsidRPr="00653D38">
        <w:rPr>
          <w:rFonts w:asciiTheme="minorEastAsia" w:hAnsiTheme="minorEastAsia" w:hint="eastAsia"/>
          <w:color w:val="FF0000"/>
          <w:sz w:val="24"/>
          <w:rPrChange w:id="7469" w:author="JY0225" w:date="2017-08-24T12:11:00Z">
            <w:rPr>
              <w:rFonts w:hint="eastAsia"/>
              <w:color w:val="000000" w:themeColor="text1"/>
              <w:sz w:val="24"/>
            </w:rPr>
          </w:rPrChange>
        </w:rPr>
        <w:t>首先对</w:t>
      </w:r>
      <w:r w:rsidR="00E4327E" w:rsidRPr="00653D38">
        <w:rPr>
          <w:rFonts w:asciiTheme="minorEastAsia" w:hAnsiTheme="minorEastAsia" w:hint="eastAsia"/>
          <w:color w:val="FF0000"/>
          <w:sz w:val="24"/>
          <w:rPrChange w:id="7470" w:author="JY0225" w:date="2017-08-24T12:11:00Z">
            <w:rPr>
              <w:rFonts w:hint="eastAsia"/>
              <w:color w:val="000000" w:themeColor="text1"/>
              <w:sz w:val="24"/>
            </w:rPr>
          </w:rPrChange>
        </w:rPr>
        <w:t>现有</w:t>
      </w:r>
      <w:r w:rsidRPr="00653D38">
        <w:rPr>
          <w:rFonts w:asciiTheme="minorEastAsia" w:hAnsiTheme="minorEastAsia" w:hint="eastAsia"/>
          <w:color w:val="FF0000"/>
          <w:sz w:val="24"/>
          <w:rPrChange w:id="7471" w:author="JY0225" w:date="2017-08-24T12:11:00Z">
            <w:rPr>
              <w:rFonts w:hint="eastAsia"/>
              <w:color w:val="000000" w:themeColor="text1"/>
              <w:sz w:val="24"/>
            </w:rPr>
          </w:rPrChange>
        </w:rPr>
        <w:t>的中间件系统和市场上成熟的产品进行了分析，得出了中间件优化的意义和必要性</w:t>
      </w:r>
      <w:r w:rsidR="00DF413B" w:rsidRPr="00653D38">
        <w:rPr>
          <w:rFonts w:asciiTheme="minorEastAsia" w:hAnsiTheme="minorEastAsia" w:hint="eastAsia"/>
          <w:color w:val="FF0000"/>
          <w:sz w:val="24"/>
          <w:rPrChange w:id="7472" w:author="JY0225" w:date="2017-08-24T12:11:00Z">
            <w:rPr>
              <w:rFonts w:hint="eastAsia"/>
              <w:color w:val="000000" w:themeColor="text1"/>
              <w:sz w:val="24"/>
            </w:rPr>
          </w:rPrChange>
        </w:rPr>
        <w:t>，确立了研究的内容。</w:t>
      </w:r>
      <w:r w:rsidR="00CA2D83" w:rsidRPr="00653D38">
        <w:rPr>
          <w:rFonts w:asciiTheme="minorEastAsia" w:hAnsiTheme="minorEastAsia" w:hint="eastAsia"/>
          <w:color w:val="FF0000"/>
          <w:sz w:val="24"/>
          <w:rPrChange w:id="7473" w:author="JY0225" w:date="2017-08-24T12:11:00Z">
            <w:rPr>
              <w:rFonts w:hint="eastAsia"/>
              <w:color w:val="000000" w:themeColor="text1"/>
              <w:sz w:val="24"/>
            </w:rPr>
          </w:rPrChange>
        </w:rPr>
        <w:t>随后，对实现过程中需要用的技术进行了详细的介绍，为后续的系统实现提供了技术支持。</w:t>
      </w:r>
      <w:r w:rsidR="009E5504" w:rsidRPr="00653D38">
        <w:rPr>
          <w:rFonts w:asciiTheme="minorEastAsia" w:hAnsiTheme="minorEastAsia" w:hint="eastAsia"/>
          <w:color w:val="FF0000"/>
          <w:sz w:val="24"/>
          <w:rPrChange w:id="7474" w:author="JY0225" w:date="2017-08-24T12:11:00Z">
            <w:rPr>
              <w:rFonts w:hint="eastAsia"/>
              <w:color w:val="000000" w:themeColor="text1"/>
              <w:sz w:val="24"/>
            </w:rPr>
          </w:rPrChange>
        </w:rPr>
        <w:t>紧接着，详细地阐述了</w:t>
      </w:r>
      <w:r w:rsidR="00E4327E" w:rsidRPr="00653D38">
        <w:rPr>
          <w:rFonts w:asciiTheme="minorEastAsia" w:hAnsiTheme="minorEastAsia" w:hint="eastAsia"/>
          <w:color w:val="FF0000"/>
          <w:sz w:val="24"/>
          <w:rPrChange w:id="7475" w:author="JY0225" w:date="2017-08-24T12:11:00Z">
            <w:rPr>
              <w:rFonts w:hint="eastAsia"/>
              <w:color w:val="000000" w:themeColor="text1"/>
              <w:sz w:val="24"/>
            </w:rPr>
          </w:rPrChange>
        </w:rPr>
        <w:t>现有</w:t>
      </w:r>
      <w:r w:rsidR="009E5504" w:rsidRPr="00653D38">
        <w:rPr>
          <w:rFonts w:asciiTheme="minorEastAsia" w:hAnsiTheme="minorEastAsia" w:hint="eastAsia"/>
          <w:color w:val="FF0000"/>
          <w:sz w:val="24"/>
          <w:rPrChange w:id="7476" w:author="JY0225" w:date="2017-08-24T12:11:00Z">
            <w:rPr>
              <w:rFonts w:hint="eastAsia"/>
              <w:color w:val="000000" w:themeColor="text1"/>
              <w:sz w:val="24"/>
            </w:rPr>
          </w:rPrChange>
        </w:rPr>
        <w:t>的中间件系统的不足，并引出了需要进行优化的具体内容。</w:t>
      </w:r>
      <w:r w:rsidR="002955A9" w:rsidRPr="00653D38">
        <w:rPr>
          <w:rFonts w:asciiTheme="minorEastAsia" w:hAnsiTheme="minorEastAsia" w:hint="eastAsia"/>
          <w:color w:val="FF0000"/>
          <w:sz w:val="24"/>
          <w:rPrChange w:id="7477" w:author="JY0225" w:date="2017-08-24T12:11:00Z">
            <w:rPr>
              <w:rFonts w:hint="eastAsia"/>
              <w:color w:val="000000" w:themeColor="text1"/>
              <w:sz w:val="24"/>
            </w:rPr>
          </w:rPrChange>
        </w:rPr>
        <w:t>接下来的工作中，本文</w:t>
      </w:r>
      <w:r w:rsidR="00B5677D" w:rsidRPr="00653D38">
        <w:rPr>
          <w:rFonts w:asciiTheme="minorEastAsia" w:hAnsiTheme="minorEastAsia" w:hint="eastAsia"/>
          <w:color w:val="FF0000"/>
          <w:sz w:val="24"/>
          <w:rPrChange w:id="7478" w:author="JY0225" w:date="2017-08-24T12:11:00Z">
            <w:rPr>
              <w:rFonts w:hint="eastAsia"/>
              <w:color w:val="000000" w:themeColor="text1"/>
              <w:sz w:val="24"/>
            </w:rPr>
          </w:rPrChange>
        </w:rPr>
        <w:t>细致地介绍了中间件系统核心技术优化</w:t>
      </w:r>
      <w:r w:rsidR="00534E6E" w:rsidRPr="00653D38">
        <w:rPr>
          <w:rFonts w:asciiTheme="minorEastAsia" w:hAnsiTheme="minorEastAsia" w:hint="eastAsia"/>
          <w:color w:val="FF0000"/>
          <w:sz w:val="24"/>
          <w:rPrChange w:id="7479" w:author="JY0225" w:date="2017-08-24T12:11:00Z">
            <w:rPr>
              <w:rFonts w:hint="eastAsia"/>
              <w:color w:val="000000" w:themeColor="text1"/>
              <w:sz w:val="24"/>
            </w:rPr>
          </w:rPrChange>
        </w:rPr>
        <w:t>设计</w:t>
      </w:r>
      <w:r w:rsidR="00B5677D" w:rsidRPr="00653D38">
        <w:rPr>
          <w:rFonts w:asciiTheme="minorEastAsia" w:hAnsiTheme="minorEastAsia" w:hint="eastAsia"/>
          <w:color w:val="FF0000"/>
          <w:sz w:val="24"/>
          <w:rPrChange w:id="7480" w:author="JY0225" w:date="2017-08-24T12:11:00Z">
            <w:rPr>
              <w:rFonts w:hint="eastAsia"/>
              <w:color w:val="000000" w:themeColor="text1"/>
              <w:sz w:val="24"/>
            </w:rPr>
          </w:rPrChange>
        </w:rPr>
        <w:t>过程，包括系统设计的整体框架、流程设计和接口设计等</w:t>
      </w:r>
      <w:r w:rsidR="00534E6E" w:rsidRPr="00653D38">
        <w:rPr>
          <w:rFonts w:asciiTheme="minorEastAsia" w:hAnsiTheme="minorEastAsia" w:hint="eastAsia"/>
          <w:color w:val="FF0000"/>
          <w:sz w:val="24"/>
          <w:rPrChange w:id="7481" w:author="JY0225" w:date="2017-08-24T12:11:00Z">
            <w:rPr>
              <w:rFonts w:hint="eastAsia"/>
              <w:color w:val="000000" w:themeColor="text1"/>
              <w:sz w:val="24"/>
            </w:rPr>
          </w:rPrChange>
        </w:rPr>
        <w:t>，并通过核心代码的分析介绍了</w:t>
      </w:r>
      <w:r w:rsidR="00DE517F" w:rsidRPr="00653D38">
        <w:rPr>
          <w:rFonts w:asciiTheme="minorEastAsia" w:hAnsiTheme="minorEastAsia" w:hint="eastAsia"/>
          <w:color w:val="FF0000"/>
          <w:sz w:val="24"/>
          <w:rPrChange w:id="7482" w:author="JY0225" w:date="2017-08-24T12:11:00Z">
            <w:rPr>
              <w:rFonts w:hint="eastAsia"/>
              <w:color w:val="000000" w:themeColor="text1"/>
              <w:sz w:val="24"/>
            </w:rPr>
          </w:rPrChange>
        </w:rPr>
        <w:t>系统实现的细节。</w:t>
      </w:r>
      <w:r w:rsidR="00972E0F" w:rsidRPr="00653D38">
        <w:rPr>
          <w:rFonts w:asciiTheme="minorEastAsia" w:hAnsiTheme="minorEastAsia" w:hint="eastAsia"/>
          <w:color w:val="FF0000"/>
          <w:sz w:val="24"/>
          <w:rPrChange w:id="7483" w:author="JY0225" w:date="2017-08-24T12:11:00Z">
            <w:rPr>
              <w:rFonts w:hint="eastAsia"/>
              <w:color w:val="000000" w:themeColor="text1"/>
              <w:sz w:val="24"/>
            </w:rPr>
          </w:rPrChange>
        </w:rPr>
        <w:t>最后，搭建了系统测试环境，分析了中间件系统优化后的性能。</w:t>
      </w:r>
    </w:p>
    <w:p w14:paraId="1162AD9C" w14:textId="5C20EBE8" w:rsidR="008F4561" w:rsidRPr="00653D38" w:rsidRDefault="008F4561" w:rsidP="008276E8">
      <w:pPr>
        <w:spacing w:line="400" w:lineRule="exact"/>
        <w:rPr>
          <w:rFonts w:asciiTheme="minorEastAsia" w:hAnsiTheme="minorEastAsia"/>
          <w:color w:val="FF0000"/>
          <w:rPrChange w:id="7484" w:author="JY0225" w:date="2017-08-24T12:11:00Z">
            <w:rPr>
              <w:color w:val="000000" w:themeColor="text1"/>
            </w:rPr>
          </w:rPrChange>
        </w:rPr>
      </w:pPr>
      <w:r w:rsidRPr="00653D38">
        <w:rPr>
          <w:rFonts w:asciiTheme="minorEastAsia" w:hAnsiTheme="minorEastAsia"/>
          <w:color w:val="FF0000"/>
          <w:sz w:val="24"/>
          <w:rPrChange w:id="7485" w:author="JY0225" w:date="2017-08-24T12:11:00Z">
            <w:rPr>
              <w:color w:val="000000" w:themeColor="text1"/>
              <w:sz w:val="24"/>
            </w:rPr>
          </w:rPrChange>
        </w:rPr>
        <w:tab/>
      </w:r>
      <w:r w:rsidR="002C2D27" w:rsidRPr="00653D38">
        <w:rPr>
          <w:rFonts w:asciiTheme="minorEastAsia" w:hAnsiTheme="minorEastAsia" w:hint="eastAsia"/>
          <w:color w:val="FF0000"/>
          <w:sz w:val="24"/>
          <w:rPrChange w:id="7486" w:author="JY0225" w:date="2017-08-24T12:11:00Z">
            <w:rPr>
              <w:rFonts w:hint="eastAsia"/>
              <w:color w:val="000000" w:themeColor="text1"/>
              <w:sz w:val="24"/>
            </w:rPr>
          </w:rPrChange>
        </w:rPr>
        <w:t>云</w:t>
      </w:r>
      <w:r w:rsidR="00476838" w:rsidRPr="00653D38">
        <w:rPr>
          <w:rFonts w:asciiTheme="minorEastAsia" w:hAnsiTheme="minorEastAsia" w:hint="eastAsia"/>
          <w:color w:val="FF0000"/>
          <w:sz w:val="24"/>
          <w:rPrChange w:id="7487" w:author="JY0225" w:date="2017-08-24T12:11:00Z">
            <w:rPr>
              <w:rFonts w:hint="eastAsia"/>
              <w:color w:val="000000" w:themeColor="text1"/>
              <w:sz w:val="24"/>
            </w:rPr>
          </w:rPrChange>
        </w:rPr>
        <w:t>备份</w:t>
      </w:r>
      <w:r w:rsidR="002C2D27" w:rsidRPr="00653D38">
        <w:rPr>
          <w:rFonts w:asciiTheme="minorEastAsia" w:hAnsiTheme="minorEastAsia" w:hint="eastAsia"/>
          <w:color w:val="FF0000"/>
          <w:sz w:val="24"/>
          <w:rPrChange w:id="7488" w:author="JY0225" w:date="2017-08-24T12:11:00Z">
            <w:rPr>
              <w:rFonts w:hint="eastAsia"/>
              <w:color w:val="000000" w:themeColor="text1"/>
              <w:sz w:val="24"/>
            </w:rPr>
          </w:rPrChange>
        </w:rPr>
        <w:t>中间件</w:t>
      </w:r>
      <w:r w:rsidR="00661E95" w:rsidRPr="00653D38">
        <w:rPr>
          <w:rFonts w:asciiTheme="minorEastAsia" w:hAnsiTheme="minorEastAsia" w:hint="eastAsia"/>
          <w:color w:val="FF0000"/>
          <w:sz w:val="24"/>
          <w:rPrChange w:id="7489" w:author="JY0225" w:date="2017-08-24T12:11:00Z">
            <w:rPr>
              <w:rFonts w:hint="eastAsia"/>
              <w:color w:val="000000" w:themeColor="text1"/>
              <w:sz w:val="24"/>
            </w:rPr>
          </w:rPrChange>
        </w:rPr>
        <w:t>系统</w:t>
      </w:r>
      <w:r w:rsidR="002C2D27" w:rsidRPr="00653D38">
        <w:rPr>
          <w:rFonts w:asciiTheme="minorEastAsia" w:hAnsiTheme="minorEastAsia" w:hint="eastAsia"/>
          <w:color w:val="FF0000"/>
          <w:sz w:val="24"/>
          <w:rPrChange w:id="7490" w:author="JY0225" w:date="2017-08-24T12:11:00Z">
            <w:rPr>
              <w:rFonts w:hint="eastAsia"/>
              <w:color w:val="000000" w:themeColor="text1"/>
              <w:sz w:val="24"/>
            </w:rPr>
          </w:rPrChange>
        </w:rPr>
        <w:t>关键技术的优化</w:t>
      </w:r>
      <w:r w:rsidR="000F4170" w:rsidRPr="00653D38">
        <w:rPr>
          <w:rFonts w:asciiTheme="minorEastAsia" w:hAnsiTheme="minorEastAsia" w:hint="eastAsia"/>
          <w:color w:val="FF0000"/>
          <w:sz w:val="24"/>
          <w:rPrChange w:id="7491" w:author="JY0225" w:date="2017-08-24T12:11:00Z">
            <w:rPr>
              <w:rFonts w:hint="eastAsia"/>
              <w:color w:val="000000" w:themeColor="text1"/>
              <w:sz w:val="24"/>
            </w:rPr>
          </w:rPrChange>
        </w:rPr>
        <w:t>的</w:t>
      </w:r>
      <w:r w:rsidR="002C2D27" w:rsidRPr="00653D38">
        <w:rPr>
          <w:rFonts w:asciiTheme="minorEastAsia" w:hAnsiTheme="minorEastAsia" w:hint="eastAsia"/>
          <w:color w:val="FF0000"/>
          <w:sz w:val="24"/>
          <w:rPrChange w:id="7492" w:author="JY0225" w:date="2017-08-24T12:11:00Z">
            <w:rPr>
              <w:rFonts w:hint="eastAsia"/>
              <w:color w:val="000000" w:themeColor="text1"/>
              <w:sz w:val="24"/>
            </w:rPr>
          </w:rPrChange>
        </w:rPr>
        <w:t>内容包括四个方面</w:t>
      </w:r>
      <w:r w:rsidR="006818B0" w:rsidRPr="00653D38">
        <w:rPr>
          <w:rFonts w:asciiTheme="minorEastAsia" w:hAnsiTheme="minorEastAsia" w:hint="eastAsia"/>
          <w:color w:val="FF0000"/>
          <w:sz w:val="24"/>
          <w:rPrChange w:id="7493" w:author="JY0225" w:date="2017-08-24T12:11:00Z">
            <w:rPr>
              <w:rFonts w:hint="eastAsia"/>
              <w:color w:val="000000" w:themeColor="text1"/>
              <w:sz w:val="24"/>
            </w:rPr>
          </w:rPrChange>
        </w:rPr>
        <w:t>。持久会话管理</w:t>
      </w:r>
      <w:r w:rsidR="00E95BCD" w:rsidRPr="00653D38">
        <w:rPr>
          <w:rFonts w:asciiTheme="minorEastAsia" w:hAnsiTheme="minorEastAsia" w:hint="eastAsia"/>
          <w:color w:val="FF0000"/>
          <w:sz w:val="24"/>
          <w:rPrChange w:id="7494" w:author="JY0225" w:date="2017-08-24T12:11:00Z">
            <w:rPr>
              <w:rFonts w:hint="eastAsia"/>
              <w:color w:val="000000" w:themeColor="text1"/>
              <w:sz w:val="24"/>
            </w:rPr>
          </w:rPrChange>
        </w:rPr>
        <w:t>解决</w:t>
      </w:r>
      <w:r w:rsidR="00133C92" w:rsidRPr="00653D38">
        <w:rPr>
          <w:rFonts w:asciiTheme="minorEastAsia" w:hAnsiTheme="minorEastAsia" w:hint="eastAsia"/>
          <w:color w:val="FF0000"/>
          <w:sz w:val="24"/>
          <w:rPrChange w:id="7495" w:author="JY0225" w:date="2017-08-24T12:11:00Z">
            <w:rPr>
              <w:rFonts w:hint="eastAsia"/>
              <w:color w:val="000000" w:themeColor="text1"/>
              <w:sz w:val="24"/>
            </w:rPr>
          </w:rPrChange>
        </w:rPr>
        <w:t>了</w:t>
      </w:r>
      <w:r w:rsidR="00010307" w:rsidRPr="00653D38">
        <w:rPr>
          <w:rFonts w:asciiTheme="minorEastAsia" w:hAnsiTheme="minorEastAsia" w:hint="eastAsia"/>
          <w:color w:val="FF0000"/>
          <w:sz w:val="24"/>
          <w:rPrChange w:id="7496" w:author="JY0225" w:date="2017-08-24T12:11:00Z">
            <w:rPr>
              <w:rFonts w:hint="eastAsia"/>
              <w:color w:val="000000" w:themeColor="text1"/>
              <w:sz w:val="24"/>
            </w:rPr>
          </w:rPrChange>
        </w:rPr>
        <w:t>缓存</w:t>
      </w:r>
      <w:r w:rsidR="00E95BCD" w:rsidRPr="00653D38">
        <w:rPr>
          <w:rFonts w:asciiTheme="minorEastAsia" w:hAnsiTheme="minorEastAsia" w:hint="eastAsia"/>
          <w:color w:val="FF0000"/>
          <w:sz w:val="24"/>
          <w:rPrChange w:id="7497" w:author="JY0225" w:date="2017-08-24T12:11:00Z">
            <w:rPr>
              <w:rFonts w:hint="eastAsia"/>
              <w:color w:val="000000" w:themeColor="text1"/>
              <w:sz w:val="24"/>
            </w:rPr>
          </w:rPrChange>
        </w:rPr>
        <w:t>在中间件的用户缓存信息，包括用户登录状态信息和用户个人信息，本系统使用了</w:t>
      </w:r>
      <w:r w:rsidR="00E95BCD" w:rsidRPr="00653D38">
        <w:rPr>
          <w:rFonts w:asciiTheme="minorEastAsia" w:hAnsiTheme="minorEastAsia"/>
          <w:color w:val="FF0000"/>
          <w:sz w:val="24"/>
          <w:rPrChange w:id="7498" w:author="JY0225" w:date="2017-08-24T12:11:00Z">
            <w:rPr>
              <w:color w:val="000000" w:themeColor="text1"/>
              <w:sz w:val="24"/>
            </w:rPr>
          </w:rPrChange>
        </w:rPr>
        <w:t>128</w:t>
      </w:r>
      <w:r w:rsidR="00E95BCD" w:rsidRPr="00653D38">
        <w:rPr>
          <w:rFonts w:asciiTheme="minorEastAsia" w:hAnsiTheme="minorEastAsia" w:hint="eastAsia"/>
          <w:color w:val="FF0000"/>
          <w:sz w:val="24"/>
          <w:rPrChange w:id="7499" w:author="JY0225" w:date="2017-08-24T12:11:00Z">
            <w:rPr>
              <w:rFonts w:hint="eastAsia"/>
              <w:color w:val="000000" w:themeColor="text1"/>
              <w:sz w:val="24"/>
            </w:rPr>
          </w:rPrChange>
        </w:rPr>
        <w:t>位的</w:t>
      </w:r>
      <w:r w:rsidR="00E95BCD" w:rsidRPr="00653D38">
        <w:rPr>
          <w:rFonts w:asciiTheme="minorEastAsia" w:hAnsiTheme="minorEastAsia"/>
          <w:color w:val="FF0000"/>
          <w:sz w:val="24"/>
          <w:rPrChange w:id="7500" w:author="JY0225" w:date="2017-08-24T12:11:00Z">
            <w:rPr>
              <w:color w:val="000000" w:themeColor="text1"/>
              <w:sz w:val="24"/>
            </w:rPr>
          </w:rPrChange>
        </w:rPr>
        <w:t>AES</w:t>
      </w:r>
      <w:r w:rsidR="00E95BCD" w:rsidRPr="00653D38">
        <w:rPr>
          <w:rFonts w:asciiTheme="minorEastAsia" w:hAnsiTheme="minorEastAsia" w:hint="eastAsia"/>
          <w:color w:val="FF0000"/>
          <w:sz w:val="24"/>
          <w:rPrChange w:id="7501" w:author="JY0225" w:date="2017-08-24T12:11:00Z">
            <w:rPr>
              <w:rFonts w:hint="eastAsia"/>
              <w:color w:val="000000" w:themeColor="text1"/>
              <w:sz w:val="24"/>
            </w:rPr>
          </w:rPrChange>
        </w:rPr>
        <w:t>加密算法对这些隐私信息进行了加密，</w:t>
      </w:r>
      <w:r w:rsidR="00AB605D" w:rsidRPr="00653D38">
        <w:rPr>
          <w:rFonts w:asciiTheme="minorEastAsia" w:hAnsiTheme="minorEastAsia" w:hint="eastAsia"/>
          <w:color w:val="FF0000"/>
          <w:sz w:val="24"/>
          <w:rPrChange w:id="7502" w:author="JY0225" w:date="2017-08-24T12:11:00Z">
            <w:rPr>
              <w:rFonts w:hint="eastAsia"/>
              <w:color w:val="000000" w:themeColor="text1"/>
              <w:sz w:val="24"/>
            </w:rPr>
          </w:rPrChange>
        </w:rPr>
        <w:t>保证了用户的隐私安全</w:t>
      </w:r>
      <w:r w:rsidR="004723B5" w:rsidRPr="00653D38">
        <w:rPr>
          <w:rFonts w:asciiTheme="minorEastAsia" w:hAnsiTheme="minorEastAsia" w:hint="eastAsia"/>
          <w:color w:val="FF0000"/>
          <w:sz w:val="24"/>
          <w:rPrChange w:id="7503" w:author="JY0225" w:date="2017-08-24T12:11:00Z">
            <w:rPr>
              <w:rFonts w:hint="eastAsia"/>
              <w:color w:val="000000" w:themeColor="text1"/>
              <w:sz w:val="24"/>
            </w:rPr>
          </w:rPrChange>
        </w:rPr>
        <w:t>，</w:t>
      </w:r>
      <w:r w:rsidR="00AB605D" w:rsidRPr="00653D38">
        <w:rPr>
          <w:rFonts w:asciiTheme="minorEastAsia" w:hAnsiTheme="minorEastAsia" w:hint="eastAsia"/>
          <w:color w:val="FF0000"/>
          <w:sz w:val="24"/>
          <w:rPrChange w:id="7504" w:author="JY0225" w:date="2017-08-24T12:11:00Z">
            <w:rPr>
              <w:rFonts w:hint="eastAsia"/>
              <w:color w:val="000000" w:themeColor="text1"/>
              <w:sz w:val="24"/>
            </w:rPr>
          </w:rPrChange>
        </w:rPr>
        <w:t>同时提供给用户撤销、查询</w:t>
      </w:r>
      <w:r w:rsidR="00E95BCD" w:rsidRPr="00653D38">
        <w:rPr>
          <w:rFonts w:asciiTheme="minorEastAsia" w:hAnsiTheme="minorEastAsia" w:hint="eastAsia"/>
          <w:color w:val="FF0000"/>
          <w:sz w:val="24"/>
          <w:rPrChange w:id="7505" w:author="JY0225" w:date="2017-08-24T12:11:00Z">
            <w:rPr>
              <w:rFonts w:hint="eastAsia"/>
              <w:color w:val="000000" w:themeColor="text1"/>
              <w:sz w:val="24"/>
            </w:rPr>
          </w:rPrChange>
        </w:rPr>
        <w:t>会话的接口</w:t>
      </w:r>
      <w:r w:rsidR="00FF159E" w:rsidRPr="00653D38">
        <w:rPr>
          <w:rFonts w:asciiTheme="minorEastAsia" w:hAnsiTheme="minorEastAsia" w:hint="eastAsia"/>
          <w:color w:val="FF0000"/>
          <w:sz w:val="24"/>
          <w:rPrChange w:id="7506" w:author="JY0225" w:date="2017-08-24T12:11:00Z">
            <w:rPr>
              <w:rFonts w:hint="eastAsia"/>
              <w:color w:val="000000" w:themeColor="text1"/>
              <w:sz w:val="24"/>
            </w:rPr>
          </w:rPrChange>
        </w:rPr>
        <w:t>。</w:t>
      </w:r>
      <w:r w:rsidR="007F2E42" w:rsidRPr="00653D38">
        <w:rPr>
          <w:rFonts w:asciiTheme="minorEastAsia" w:hAnsiTheme="minorEastAsia" w:hint="eastAsia"/>
          <w:color w:val="FF0000"/>
          <w:sz w:val="24"/>
          <w:rPrChange w:id="7507" w:author="JY0225" w:date="2017-08-24T12:11:00Z">
            <w:rPr>
              <w:rFonts w:hint="eastAsia"/>
              <w:color w:val="000000" w:themeColor="text1"/>
              <w:sz w:val="24"/>
            </w:rPr>
          </w:rPrChange>
        </w:rPr>
        <w:t>大文件上传</w:t>
      </w:r>
      <w:r w:rsidR="0043711D" w:rsidRPr="00653D38">
        <w:rPr>
          <w:rFonts w:asciiTheme="minorEastAsia" w:hAnsiTheme="minorEastAsia" w:hint="eastAsia"/>
          <w:color w:val="FF0000"/>
          <w:sz w:val="24"/>
          <w:rPrChange w:id="7508" w:author="JY0225" w:date="2017-08-24T12:11:00Z">
            <w:rPr>
              <w:rFonts w:hint="eastAsia"/>
              <w:color w:val="000000" w:themeColor="text1"/>
              <w:sz w:val="24"/>
            </w:rPr>
          </w:rPrChange>
        </w:rPr>
        <w:t>关键技术的优化</w:t>
      </w:r>
      <w:r w:rsidR="007F2E42" w:rsidRPr="00653D38">
        <w:rPr>
          <w:rFonts w:asciiTheme="minorEastAsia" w:hAnsiTheme="minorEastAsia" w:hint="eastAsia"/>
          <w:color w:val="FF0000"/>
          <w:sz w:val="24"/>
          <w:rPrChange w:id="7509" w:author="JY0225" w:date="2017-08-24T12:11:00Z">
            <w:rPr>
              <w:rFonts w:hint="eastAsia"/>
              <w:color w:val="000000" w:themeColor="text1"/>
              <w:sz w:val="24"/>
            </w:rPr>
          </w:rPrChange>
        </w:rPr>
        <w:t>解决了因网络故障而导致的频繁的重传问题，可以根据断点信息进行文件续传</w:t>
      </w:r>
      <w:r w:rsidR="00657750" w:rsidRPr="00653D38">
        <w:rPr>
          <w:rFonts w:asciiTheme="minorEastAsia" w:hAnsiTheme="minorEastAsia" w:hint="eastAsia"/>
          <w:color w:val="FF0000"/>
          <w:sz w:val="24"/>
          <w:rPrChange w:id="7510" w:author="JY0225" w:date="2017-08-24T12:11:00Z">
            <w:rPr>
              <w:rFonts w:hint="eastAsia"/>
              <w:color w:val="000000" w:themeColor="text1"/>
              <w:sz w:val="24"/>
            </w:rPr>
          </w:rPrChange>
        </w:rPr>
        <w:t>，保证了在网络状况</w:t>
      </w:r>
      <w:r w:rsidR="00E34814" w:rsidRPr="00653D38">
        <w:rPr>
          <w:rFonts w:asciiTheme="minorEastAsia" w:hAnsiTheme="minorEastAsia" w:hint="eastAsia"/>
          <w:color w:val="FF0000"/>
          <w:sz w:val="24"/>
          <w:rPrChange w:id="7511" w:author="JY0225" w:date="2017-08-24T12:11:00Z">
            <w:rPr>
              <w:rFonts w:hint="eastAsia"/>
              <w:color w:val="000000" w:themeColor="text1"/>
              <w:sz w:val="24"/>
            </w:rPr>
          </w:rPrChange>
        </w:rPr>
        <w:t>不佳</w:t>
      </w:r>
      <w:r w:rsidR="00657750" w:rsidRPr="00653D38">
        <w:rPr>
          <w:rFonts w:asciiTheme="minorEastAsia" w:hAnsiTheme="minorEastAsia" w:hint="eastAsia"/>
          <w:color w:val="FF0000"/>
          <w:sz w:val="24"/>
          <w:rPrChange w:id="7512" w:author="JY0225" w:date="2017-08-24T12:11:00Z">
            <w:rPr>
              <w:rFonts w:hint="eastAsia"/>
              <w:color w:val="000000" w:themeColor="text1"/>
              <w:sz w:val="24"/>
            </w:rPr>
          </w:rPrChange>
        </w:rPr>
        <w:t>的情况下数据传输的</w:t>
      </w:r>
      <w:r w:rsidR="00E34814" w:rsidRPr="00653D38">
        <w:rPr>
          <w:rFonts w:asciiTheme="minorEastAsia" w:hAnsiTheme="minorEastAsia" w:hint="eastAsia"/>
          <w:color w:val="FF0000"/>
          <w:sz w:val="24"/>
          <w:rPrChange w:id="7513" w:author="JY0225" w:date="2017-08-24T12:11:00Z">
            <w:rPr>
              <w:rFonts w:hint="eastAsia"/>
              <w:color w:val="000000" w:themeColor="text1"/>
              <w:sz w:val="24"/>
            </w:rPr>
          </w:rPrChange>
        </w:rPr>
        <w:t>稳定性</w:t>
      </w:r>
      <w:r w:rsidR="007F2E42" w:rsidRPr="00653D38">
        <w:rPr>
          <w:rFonts w:asciiTheme="minorEastAsia" w:hAnsiTheme="minorEastAsia" w:hint="eastAsia"/>
          <w:color w:val="FF0000"/>
          <w:sz w:val="24"/>
          <w:rPrChange w:id="7514" w:author="JY0225" w:date="2017-08-24T12:11:00Z">
            <w:rPr>
              <w:rFonts w:hint="eastAsia"/>
              <w:color w:val="000000" w:themeColor="text1"/>
              <w:sz w:val="24"/>
            </w:rPr>
          </w:rPrChange>
        </w:rPr>
        <w:t>；</w:t>
      </w:r>
      <w:r w:rsidR="00776401" w:rsidRPr="00653D38">
        <w:rPr>
          <w:rFonts w:asciiTheme="minorEastAsia" w:hAnsiTheme="minorEastAsia" w:hint="eastAsia"/>
          <w:color w:val="FF0000"/>
          <w:sz w:val="24"/>
          <w:rPrChange w:id="7515" w:author="JY0225" w:date="2017-08-24T12:11:00Z">
            <w:rPr>
              <w:rFonts w:hint="eastAsia"/>
              <w:color w:val="000000" w:themeColor="text1"/>
              <w:sz w:val="24"/>
            </w:rPr>
          </w:rPrChange>
        </w:rPr>
        <w:t>本地缓存主要包含两部分的内容，客户端缓存和服务器端缓存。</w:t>
      </w:r>
      <w:r w:rsidR="00CD6282" w:rsidRPr="00653D38">
        <w:rPr>
          <w:rFonts w:asciiTheme="minorEastAsia" w:hAnsiTheme="minorEastAsia" w:hint="eastAsia"/>
          <w:color w:val="FF0000"/>
          <w:sz w:val="24"/>
          <w:rPrChange w:id="7516" w:author="JY0225" w:date="2017-08-24T12:11:00Z">
            <w:rPr>
              <w:rFonts w:hint="eastAsia"/>
              <w:color w:val="000000" w:themeColor="text1"/>
              <w:sz w:val="24"/>
            </w:rPr>
          </w:rPrChange>
        </w:rPr>
        <w:t>客户端缓存利用本地计算机的</w:t>
      </w:r>
      <w:r w:rsidR="00476838" w:rsidRPr="00653D38">
        <w:rPr>
          <w:rFonts w:asciiTheme="minorEastAsia" w:hAnsiTheme="minorEastAsia" w:hint="eastAsia"/>
          <w:color w:val="FF0000"/>
          <w:sz w:val="24"/>
          <w:rPrChange w:id="7517" w:author="JY0225" w:date="2017-08-24T12:11:00Z">
            <w:rPr>
              <w:rFonts w:hint="eastAsia"/>
              <w:color w:val="000000" w:themeColor="text1"/>
              <w:sz w:val="24"/>
            </w:rPr>
          </w:rPrChange>
        </w:rPr>
        <w:t>备份</w:t>
      </w:r>
      <w:r w:rsidR="00CD6282" w:rsidRPr="00653D38">
        <w:rPr>
          <w:rFonts w:asciiTheme="minorEastAsia" w:hAnsiTheme="minorEastAsia" w:hint="eastAsia"/>
          <w:color w:val="FF0000"/>
          <w:sz w:val="24"/>
          <w:rPrChange w:id="7518" w:author="JY0225" w:date="2017-08-24T12:11:00Z">
            <w:rPr>
              <w:rFonts w:hint="eastAsia"/>
              <w:color w:val="000000" w:themeColor="text1"/>
              <w:sz w:val="24"/>
            </w:rPr>
          </w:rPrChange>
        </w:rPr>
        <w:t>能力和计算能力，对下载的文件进行缓存管理，使得用户频繁地下载同一文件时，可以利用本地缓存节省网络带宽。</w:t>
      </w:r>
      <w:r w:rsidR="00A17E23" w:rsidRPr="00653D38">
        <w:rPr>
          <w:rFonts w:asciiTheme="minorEastAsia" w:hAnsiTheme="minorEastAsia" w:hint="eastAsia"/>
          <w:color w:val="FF0000"/>
          <w:sz w:val="24"/>
          <w:rPrChange w:id="7519" w:author="JY0225" w:date="2017-08-24T12:11:00Z">
            <w:rPr>
              <w:rFonts w:hint="eastAsia"/>
              <w:color w:val="000000" w:themeColor="text1"/>
              <w:sz w:val="24"/>
            </w:rPr>
          </w:rPrChange>
        </w:rPr>
        <w:t>服务器端缓存利用服务器提供的</w:t>
      </w:r>
      <w:r w:rsidR="008229E0" w:rsidRPr="00653D38">
        <w:rPr>
          <w:rFonts w:asciiTheme="minorEastAsia" w:hAnsiTheme="minorEastAsia" w:hint="eastAsia"/>
          <w:color w:val="FF0000"/>
          <w:sz w:val="24"/>
          <w:rPrChange w:id="7520" w:author="JY0225" w:date="2017-08-24T12:11:00Z">
            <w:rPr>
              <w:rFonts w:hint="eastAsia"/>
              <w:color w:val="000000" w:themeColor="text1"/>
              <w:sz w:val="24"/>
            </w:rPr>
          </w:rPrChange>
        </w:rPr>
        <w:t>备份在云端的</w:t>
      </w:r>
      <w:r w:rsidR="00A17E23" w:rsidRPr="00653D38">
        <w:rPr>
          <w:rFonts w:asciiTheme="minorEastAsia" w:hAnsiTheme="minorEastAsia" w:hint="eastAsia"/>
          <w:color w:val="FF0000"/>
          <w:sz w:val="24"/>
          <w:rPrChange w:id="7521" w:author="JY0225" w:date="2017-08-24T12:11:00Z">
            <w:rPr>
              <w:rFonts w:hint="eastAsia"/>
              <w:color w:val="000000" w:themeColor="text1"/>
              <w:sz w:val="24"/>
            </w:rPr>
          </w:rPrChange>
        </w:rPr>
        <w:t>数据信息，</w:t>
      </w:r>
      <w:r w:rsidR="008229E0" w:rsidRPr="00653D38">
        <w:rPr>
          <w:rFonts w:asciiTheme="minorEastAsia" w:hAnsiTheme="minorEastAsia" w:hint="eastAsia"/>
          <w:color w:val="FF0000"/>
          <w:sz w:val="24"/>
          <w:rPrChange w:id="7522" w:author="JY0225" w:date="2017-08-24T12:11:00Z">
            <w:rPr>
              <w:rFonts w:hint="eastAsia"/>
              <w:color w:val="000000" w:themeColor="text1"/>
              <w:sz w:val="24"/>
            </w:rPr>
          </w:rPrChange>
        </w:rPr>
        <w:t>实现了服务器端去重的特性，新增了</w:t>
      </w:r>
      <w:r w:rsidR="003A7750" w:rsidRPr="00653D38">
        <w:rPr>
          <w:rFonts w:asciiTheme="minorEastAsia" w:hAnsiTheme="minorEastAsia" w:hint="eastAsia"/>
          <w:color w:val="FF0000"/>
          <w:sz w:val="24"/>
          <w:rPrChange w:id="7523" w:author="JY0225" w:date="2017-08-24T12:11:00Z">
            <w:rPr>
              <w:rFonts w:hint="eastAsia"/>
              <w:color w:val="000000" w:themeColor="text1"/>
              <w:sz w:val="24"/>
            </w:rPr>
          </w:rPrChange>
        </w:rPr>
        <w:t>针对单一用户的</w:t>
      </w:r>
      <w:r w:rsidR="008229E0" w:rsidRPr="00653D38">
        <w:rPr>
          <w:rFonts w:asciiTheme="minorEastAsia" w:hAnsiTheme="minorEastAsia" w:hint="eastAsia"/>
          <w:color w:val="FF0000"/>
          <w:sz w:val="24"/>
          <w:rPrChange w:id="7524" w:author="JY0225" w:date="2017-08-24T12:11:00Z">
            <w:rPr>
              <w:rFonts w:hint="eastAsia"/>
              <w:color w:val="000000" w:themeColor="text1"/>
              <w:sz w:val="24"/>
            </w:rPr>
          </w:rPrChange>
        </w:rPr>
        <w:t>数据“秒传”功能</w:t>
      </w:r>
      <w:r w:rsidR="003A7750" w:rsidRPr="00653D38">
        <w:rPr>
          <w:rFonts w:asciiTheme="minorEastAsia" w:hAnsiTheme="minorEastAsia" w:hint="eastAsia"/>
          <w:color w:val="FF0000"/>
          <w:sz w:val="24"/>
          <w:rPrChange w:id="7525" w:author="JY0225" w:date="2017-08-24T12:11:00Z">
            <w:rPr>
              <w:rFonts w:hint="eastAsia"/>
              <w:color w:val="000000" w:themeColor="text1"/>
              <w:sz w:val="24"/>
            </w:rPr>
          </w:rPrChange>
        </w:rPr>
        <w:t>，即用户</w:t>
      </w:r>
      <w:r w:rsidR="003922BA" w:rsidRPr="00653D38">
        <w:rPr>
          <w:rFonts w:asciiTheme="minorEastAsia" w:hAnsiTheme="minorEastAsia" w:hint="eastAsia"/>
          <w:color w:val="FF0000"/>
          <w:sz w:val="24"/>
          <w:rPrChange w:id="7526" w:author="JY0225" w:date="2017-08-24T12:11:00Z">
            <w:rPr>
              <w:rFonts w:hint="eastAsia"/>
              <w:color w:val="000000" w:themeColor="text1"/>
              <w:sz w:val="24"/>
            </w:rPr>
          </w:rPrChange>
        </w:rPr>
        <w:t>重复上传同一文件时，可以调用服务器端提供的复制文件接口，而无需上传该文件</w:t>
      </w:r>
      <w:r w:rsidR="00A17E23" w:rsidRPr="00653D38">
        <w:rPr>
          <w:rFonts w:asciiTheme="minorEastAsia" w:hAnsiTheme="minorEastAsia" w:hint="eastAsia"/>
          <w:color w:val="FF0000"/>
          <w:sz w:val="24"/>
          <w:rPrChange w:id="7527" w:author="JY0225" w:date="2017-08-24T12:11:00Z">
            <w:rPr>
              <w:rFonts w:hint="eastAsia"/>
              <w:color w:val="000000" w:themeColor="text1"/>
              <w:sz w:val="24"/>
            </w:rPr>
          </w:rPrChange>
        </w:rPr>
        <w:t>；</w:t>
      </w:r>
      <w:r w:rsidR="007A3B57" w:rsidRPr="00653D38">
        <w:rPr>
          <w:rFonts w:asciiTheme="minorEastAsia" w:hAnsiTheme="minorEastAsia" w:hint="eastAsia"/>
          <w:color w:val="FF0000"/>
          <w:sz w:val="24"/>
          <w:rPrChange w:id="7528" w:author="JY0225" w:date="2017-08-24T12:11:00Z">
            <w:rPr>
              <w:rFonts w:hint="eastAsia"/>
              <w:color w:val="000000" w:themeColor="text1"/>
              <w:sz w:val="24"/>
            </w:rPr>
          </w:rPrChange>
        </w:rPr>
        <w:t>多应用适配模块解决了</w:t>
      </w:r>
      <w:r w:rsidR="00E4327E" w:rsidRPr="00653D38">
        <w:rPr>
          <w:rFonts w:asciiTheme="minorEastAsia" w:hAnsiTheme="minorEastAsia" w:hint="eastAsia"/>
          <w:color w:val="FF0000"/>
          <w:sz w:val="24"/>
          <w:rPrChange w:id="7529" w:author="JY0225" w:date="2017-08-24T12:11:00Z">
            <w:rPr>
              <w:rFonts w:hint="eastAsia"/>
              <w:color w:val="000000" w:themeColor="text1"/>
              <w:sz w:val="24"/>
            </w:rPr>
          </w:rPrChange>
        </w:rPr>
        <w:t>现有</w:t>
      </w:r>
      <w:r w:rsidR="007A3B57" w:rsidRPr="00653D38">
        <w:rPr>
          <w:rFonts w:asciiTheme="minorEastAsia" w:hAnsiTheme="minorEastAsia" w:hint="eastAsia"/>
          <w:color w:val="FF0000"/>
          <w:sz w:val="24"/>
          <w:rPrChange w:id="7530" w:author="JY0225" w:date="2017-08-24T12:11:00Z">
            <w:rPr>
              <w:rFonts w:hint="eastAsia"/>
              <w:color w:val="000000" w:themeColor="text1"/>
              <w:sz w:val="24"/>
            </w:rPr>
          </w:rPrChange>
        </w:rPr>
        <w:t>中间件系统缺乏可扩展性的问题，本系统同时研发了两款客户端，</w:t>
      </w:r>
      <w:r w:rsidR="007A3B57" w:rsidRPr="00653D38">
        <w:rPr>
          <w:rFonts w:asciiTheme="minorEastAsia" w:hAnsiTheme="minorEastAsia"/>
          <w:color w:val="FF0000"/>
          <w:sz w:val="24"/>
          <w:rPrChange w:id="7531" w:author="JY0225" w:date="2017-08-24T12:11:00Z">
            <w:rPr>
              <w:color w:val="000000" w:themeColor="text1"/>
              <w:sz w:val="24"/>
            </w:rPr>
          </w:rPrChange>
        </w:rPr>
        <w:t>Java SDK</w:t>
      </w:r>
      <w:r w:rsidR="007A3B57" w:rsidRPr="00653D38">
        <w:rPr>
          <w:rFonts w:asciiTheme="minorEastAsia" w:hAnsiTheme="minorEastAsia" w:hint="eastAsia"/>
          <w:color w:val="FF0000"/>
          <w:sz w:val="24"/>
          <w:rPrChange w:id="7532" w:author="JY0225" w:date="2017-08-24T12:11:00Z">
            <w:rPr>
              <w:rFonts w:hint="eastAsia"/>
              <w:color w:val="000000" w:themeColor="text1"/>
              <w:sz w:val="24"/>
            </w:rPr>
          </w:rPrChange>
        </w:rPr>
        <w:t>和</w:t>
      </w:r>
      <w:r w:rsidR="007A3B57" w:rsidRPr="00653D38">
        <w:rPr>
          <w:rFonts w:asciiTheme="minorEastAsia" w:hAnsiTheme="minorEastAsia"/>
          <w:color w:val="FF0000"/>
          <w:sz w:val="24"/>
          <w:rPrChange w:id="7533" w:author="JY0225" w:date="2017-08-24T12:11:00Z">
            <w:rPr>
              <w:color w:val="000000" w:themeColor="text1"/>
              <w:sz w:val="24"/>
            </w:rPr>
          </w:rPrChange>
        </w:rPr>
        <w:t>Firefox</w:t>
      </w:r>
      <w:r w:rsidR="007A3B57" w:rsidRPr="00653D38">
        <w:rPr>
          <w:rFonts w:asciiTheme="minorEastAsia" w:hAnsiTheme="minorEastAsia" w:hint="eastAsia"/>
          <w:color w:val="FF0000"/>
          <w:sz w:val="24"/>
          <w:rPrChange w:id="7534" w:author="JY0225" w:date="2017-08-24T12:11:00Z">
            <w:rPr>
              <w:rFonts w:hint="eastAsia"/>
              <w:color w:val="000000" w:themeColor="text1"/>
              <w:sz w:val="24"/>
            </w:rPr>
          </w:rPrChange>
        </w:rPr>
        <w:t>扩展，</w:t>
      </w:r>
      <w:r w:rsidR="00503C1F" w:rsidRPr="00653D38">
        <w:rPr>
          <w:rFonts w:asciiTheme="minorEastAsia" w:hAnsiTheme="minorEastAsia" w:hint="eastAsia"/>
          <w:color w:val="FF0000"/>
          <w:sz w:val="24"/>
          <w:rPrChange w:id="7535" w:author="JY0225" w:date="2017-08-24T12:11:00Z">
            <w:rPr>
              <w:rFonts w:hint="eastAsia"/>
              <w:color w:val="000000" w:themeColor="text1"/>
              <w:sz w:val="24"/>
            </w:rPr>
          </w:rPrChange>
        </w:rPr>
        <w:t>能够</w:t>
      </w:r>
      <w:r w:rsidR="006E09BC" w:rsidRPr="00653D38">
        <w:rPr>
          <w:rFonts w:asciiTheme="minorEastAsia" w:hAnsiTheme="minorEastAsia" w:hint="eastAsia"/>
          <w:color w:val="FF0000"/>
          <w:sz w:val="24"/>
          <w:rPrChange w:id="7536" w:author="JY0225" w:date="2017-08-24T12:11:00Z">
            <w:rPr>
              <w:rFonts w:hint="eastAsia"/>
              <w:color w:val="000000" w:themeColor="text1"/>
              <w:sz w:val="24"/>
            </w:rPr>
          </w:rPrChange>
        </w:rPr>
        <w:t>支持更多客户端类型</w:t>
      </w:r>
      <w:r w:rsidR="007A3B57" w:rsidRPr="00653D38">
        <w:rPr>
          <w:rFonts w:asciiTheme="minorEastAsia" w:hAnsiTheme="minorEastAsia" w:hint="eastAsia"/>
          <w:color w:val="FF0000"/>
          <w:sz w:val="24"/>
          <w:rPrChange w:id="7537" w:author="JY0225" w:date="2017-08-24T12:11:00Z">
            <w:rPr>
              <w:rFonts w:hint="eastAsia"/>
              <w:color w:val="000000" w:themeColor="text1"/>
              <w:sz w:val="24"/>
            </w:rPr>
          </w:rPrChange>
        </w:rPr>
        <w:t>。</w:t>
      </w:r>
    </w:p>
    <w:p w14:paraId="11AAFEC2" w14:textId="77777777" w:rsidR="009D35A2" w:rsidRDefault="00D14E61">
      <w:pPr>
        <w:pStyle w:val="21"/>
        <w:spacing w:line="240" w:lineRule="auto"/>
        <w:pPrChange w:id="7538" w:author="微软用户" w:date="2017-08-18T22:56:00Z">
          <w:pPr>
            <w:pStyle w:val="21"/>
          </w:pPr>
        </w:pPrChange>
      </w:pPr>
      <w:bookmarkStart w:id="7539" w:name="_Toc491335287"/>
      <w:r>
        <w:t>7</w:t>
      </w:r>
      <w:r w:rsidR="0032102F" w:rsidRPr="00B87EE1">
        <w:t xml:space="preserve">.2 </w:t>
      </w:r>
      <w:r w:rsidR="0032102F" w:rsidRPr="00B87EE1">
        <w:t>展望</w:t>
      </w:r>
      <w:bookmarkEnd w:id="7539"/>
    </w:p>
    <w:p w14:paraId="67FC1E15" w14:textId="0DF85D0A" w:rsidR="00F73411" w:rsidRPr="00653D38" w:rsidRDefault="009D35A2" w:rsidP="009D35A2">
      <w:pPr>
        <w:spacing w:line="400" w:lineRule="exact"/>
        <w:rPr>
          <w:rFonts w:asciiTheme="minorEastAsia" w:hAnsiTheme="minorEastAsia"/>
          <w:color w:val="000000" w:themeColor="text1"/>
          <w:sz w:val="24"/>
          <w:rPrChange w:id="7540" w:author="JY0225" w:date="2017-08-24T12:11:00Z">
            <w:rPr>
              <w:color w:val="000000" w:themeColor="text1"/>
              <w:sz w:val="24"/>
            </w:rPr>
          </w:rPrChange>
        </w:rPr>
      </w:pPr>
      <w:r>
        <w:tab/>
      </w:r>
      <w:r w:rsidRPr="00653D38">
        <w:rPr>
          <w:rFonts w:asciiTheme="minorEastAsia" w:hAnsiTheme="minorEastAsia"/>
          <w:color w:val="000000" w:themeColor="text1"/>
          <w:sz w:val="24"/>
          <w:rPrChange w:id="7541" w:author="JY0225" w:date="2017-08-24T12:11:00Z">
            <w:rPr>
              <w:color w:val="000000" w:themeColor="text1"/>
              <w:sz w:val="24"/>
            </w:rPr>
          </w:rPrChange>
        </w:rPr>
        <w:t>本文针对云</w:t>
      </w:r>
      <w:r w:rsidR="00476838" w:rsidRPr="00653D38">
        <w:rPr>
          <w:rFonts w:asciiTheme="minorEastAsia" w:hAnsiTheme="minorEastAsia"/>
          <w:color w:val="000000" w:themeColor="text1"/>
          <w:sz w:val="24"/>
          <w:rPrChange w:id="7542" w:author="JY0225" w:date="2017-08-24T12:11:00Z">
            <w:rPr>
              <w:color w:val="000000" w:themeColor="text1"/>
              <w:sz w:val="24"/>
            </w:rPr>
          </w:rPrChange>
        </w:rPr>
        <w:t>备份</w:t>
      </w:r>
      <w:r w:rsidRPr="00653D38">
        <w:rPr>
          <w:rFonts w:asciiTheme="minorEastAsia" w:hAnsiTheme="minorEastAsia"/>
          <w:color w:val="000000" w:themeColor="text1"/>
          <w:sz w:val="24"/>
          <w:rPrChange w:id="7543" w:author="JY0225" w:date="2017-08-24T12:11:00Z">
            <w:rPr>
              <w:color w:val="000000" w:themeColor="text1"/>
              <w:sz w:val="24"/>
            </w:rPr>
          </w:rPrChange>
        </w:rPr>
        <w:t>中间件关键技术做出的优化</w:t>
      </w:r>
      <w:r w:rsidRPr="00653D38">
        <w:rPr>
          <w:rFonts w:asciiTheme="minorEastAsia" w:hAnsiTheme="minorEastAsia" w:hint="eastAsia"/>
          <w:color w:val="000000" w:themeColor="text1"/>
          <w:sz w:val="24"/>
          <w:rPrChange w:id="7544" w:author="JY0225" w:date="2017-08-24T12:11:00Z">
            <w:rPr>
              <w:rFonts w:hint="eastAsia"/>
              <w:color w:val="000000" w:themeColor="text1"/>
              <w:sz w:val="24"/>
            </w:rPr>
          </w:rPrChange>
        </w:rPr>
        <w:t>，</w:t>
      </w:r>
      <w:r w:rsidR="00333A0C" w:rsidRPr="00653D38">
        <w:rPr>
          <w:rFonts w:asciiTheme="minorEastAsia" w:hAnsiTheme="minorEastAsia"/>
          <w:color w:val="000000" w:themeColor="text1"/>
          <w:sz w:val="24"/>
          <w:rPrChange w:id="7545" w:author="JY0225" w:date="2017-08-24T12:11:00Z">
            <w:rPr>
              <w:color w:val="000000" w:themeColor="text1"/>
              <w:sz w:val="24"/>
            </w:rPr>
          </w:rPrChange>
        </w:rPr>
        <w:t>大体</w:t>
      </w:r>
      <w:r w:rsidRPr="00653D38">
        <w:rPr>
          <w:rFonts w:asciiTheme="minorEastAsia" w:hAnsiTheme="minorEastAsia"/>
          <w:color w:val="000000" w:themeColor="text1"/>
          <w:sz w:val="24"/>
          <w:rPrChange w:id="7546" w:author="JY0225" w:date="2017-08-24T12:11:00Z">
            <w:rPr>
              <w:color w:val="000000" w:themeColor="text1"/>
              <w:sz w:val="24"/>
            </w:rPr>
          </w:rPrChange>
        </w:rPr>
        <w:t>符合了当前云</w:t>
      </w:r>
      <w:r w:rsidR="00476838" w:rsidRPr="00653D38">
        <w:rPr>
          <w:rFonts w:asciiTheme="minorEastAsia" w:hAnsiTheme="minorEastAsia"/>
          <w:color w:val="000000" w:themeColor="text1"/>
          <w:sz w:val="24"/>
          <w:rPrChange w:id="7547" w:author="JY0225" w:date="2017-08-24T12:11:00Z">
            <w:rPr>
              <w:color w:val="000000" w:themeColor="text1"/>
              <w:sz w:val="24"/>
            </w:rPr>
          </w:rPrChange>
        </w:rPr>
        <w:t>备份</w:t>
      </w:r>
      <w:r w:rsidRPr="00653D38">
        <w:rPr>
          <w:rFonts w:asciiTheme="minorEastAsia" w:hAnsiTheme="minorEastAsia"/>
          <w:color w:val="000000" w:themeColor="text1"/>
          <w:sz w:val="24"/>
          <w:rPrChange w:id="7548" w:author="JY0225" w:date="2017-08-24T12:11:00Z">
            <w:rPr>
              <w:color w:val="000000" w:themeColor="text1"/>
              <w:sz w:val="24"/>
            </w:rPr>
          </w:rPrChange>
        </w:rPr>
        <w:t>行业发展的趋势</w:t>
      </w:r>
      <w:r w:rsidRPr="00653D38">
        <w:rPr>
          <w:rFonts w:asciiTheme="minorEastAsia" w:hAnsiTheme="minorEastAsia" w:hint="eastAsia"/>
          <w:color w:val="000000" w:themeColor="text1"/>
          <w:sz w:val="24"/>
          <w:rPrChange w:id="7549" w:author="JY0225" w:date="2017-08-24T12:11:00Z">
            <w:rPr>
              <w:rFonts w:hint="eastAsia"/>
              <w:color w:val="000000" w:themeColor="text1"/>
              <w:sz w:val="24"/>
            </w:rPr>
          </w:rPrChange>
        </w:rPr>
        <w:t>，</w:t>
      </w:r>
      <w:r w:rsidRPr="00653D38">
        <w:rPr>
          <w:rFonts w:asciiTheme="minorEastAsia" w:hAnsiTheme="minorEastAsia"/>
          <w:color w:val="000000" w:themeColor="text1"/>
          <w:sz w:val="24"/>
          <w:rPrChange w:id="7550" w:author="JY0225" w:date="2017-08-24T12:11:00Z">
            <w:rPr>
              <w:color w:val="000000" w:themeColor="text1"/>
              <w:sz w:val="24"/>
            </w:rPr>
          </w:rPrChange>
        </w:rPr>
        <w:t>与同类成熟的云</w:t>
      </w:r>
      <w:r w:rsidR="00476838" w:rsidRPr="00653D38">
        <w:rPr>
          <w:rFonts w:asciiTheme="minorEastAsia" w:hAnsiTheme="minorEastAsia"/>
          <w:color w:val="000000" w:themeColor="text1"/>
          <w:sz w:val="24"/>
          <w:rPrChange w:id="7551" w:author="JY0225" w:date="2017-08-24T12:11:00Z">
            <w:rPr>
              <w:color w:val="000000" w:themeColor="text1"/>
              <w:sz w:val="24"/>
            </w:rPr>
          </w:rPrChange>
        </w:rPr>
        <w:t>备份</w:t>
      </w:r>
      <w:r w:rsidRPr="00653D38">
        <w:rPr>
          <w:rFonts w:asciiTheme="minorEastAsia" w:hAnsiTheme="minorEastAsia"/>
          <w:color w:val="000000" w:themeColor="text1"/>
          <w:sz w:val="24"/>
          <w:rPrChange w:id="7552" w:author="JY0225" w:date="2017-08-24T12:11:00Z">
            <w:rPr>
              <w:color w:val="000000" w:themeColor="text1"/>
              <w:sz w:val="24"/>
            </w:rPr>
          </w:rPrChange>
        </w:rPr>
        <w:t>产品在功能上</w:t>
      </w:r>
      <w:r w:rsidR="00E6765D" w:rsidRPr="00653D38">
        <w:rPr>
          <w:rFonts w:asciiTheme="minorEastAsia" w:hAnsiTheme="minorEastAsia"/>
          <w:color w:val="000000" w:themeColor="text1"/>
          <w:sz w:val="24"/>
          <w:rPrChange w:id="7553" w:author="JY0225" w:date="2017-08-24T12:11:00Z">
            <w:rPr>
              <w:color w:val="000000" w:themeColor="text1"/>
              <w:sz w:val="24"/>
            </w:rPr>
          </w:rPrChange>
        </w:rPr>
        <w:t>基本</w:t>
      </w:r>
      <w:r w:rsidRPr="00653D38">
        <w:rPr>
          <w:rFonts w:asciiTheme="minorEastAsia" w:hAnsiTheme="minorEastAsia"/>
          <w:color w:val="000000" w:themeColor="text1"/>
          <w:sz w:val="24"/>
          <w:rPrChange w:id="7554" w:author="JY0225" w:date="2017-08-24T12:11:00Z">
            <w:rPr>
              <w:color w:val="000000" w:themeColor="text1"/>
              <w:sz w:val="24"/>
            </w:rPr>
          </w:rPrChange>
        </w:rPr>
        <w:t>保持了一致性</w:t>
      </w:r>
      <w:r w:rsidRPr="00653D38">
        <w:rPr>
          <w:rFonts w:asciiTheme="minorEastAsia" w:hAnsiTheme="minorEastAsia" w:hint="eastAsia"/>
          <w:color w:val="000000" w:themeColor="text1"/>
          <w:sz w:val="24"/>
          <w:rPrChange w:id="7555" w:author="JY0225" w:date="2017-08-24T12:11:00Z">
            <w:rPr>
              <w:rFonts w:hint="eastAsia"/>
              <w:color w:val="000000" w:themeColor="text1"/>
              <w:sz w:val="24"/>
            </w:rPr>
          </w:rPrChange>
        </w:rPr>
        <w:t>。</w:t>
      </w:r>
      <w:r w:rsidR="00333A0C" w:rsidRPr="00653D38">
        <w:rPr>
          <w:rFonts w:asciiTheme="minorEastAsia" w:hAnsiTheme="minorEastAsia" w:hint="eastAsia"/>
          <w:color w:val="000000" w:themeColor="text1"/>
          <w:sz w:val="24"/>
          <w:rPrChange w:id="7556" w:author="JY0225" w:date="2017-08-24T12:11:00Z">
            <w:rPr>
              <w:rFonts w:hint="eastAsia"/>
              <w:color w:val="000000" w:themeColor="text1"/>
              <w:sz w:val="24"/>
            </w:rPr>
          </w:rPrChange>
        </w:rPr>
        <w:t>然而，</w:t>
      </w:r>
      <w:r w:rsidR="0025670F" w:rsidRPr="00653D38">
        <w:rPr>
          <w:rFonts w:asciiTheme="minorEastAsia" w:hAnsiTheme="minorEastAsia" w:hint="eastAsia"/>
          <w:color w:val="000000" w:themeColor="text1"/>
          <w:sz w:val="24"/>
          <w:rPrChange w:id="7557" w:author="JY0225" w:date="2017-08-24T12:11:00Z">
            <w:rPr>
              <w:rFonts w:hint="eastAsia"/>
              <w:color w:val="000000" w:themeColor="text1"/>
              <w:sz w:val="24"/>
            </w:rPr>
          </w:rPrChange>
        </w:rPr>
        <w:t>仍存在一些挑战，需要在后续的工作中对中间件系统进行不断的完善。</w:t>
      </w:r>
    </w:p>
    <w:p w14:paraId="4E1B0204" w14:textId="45F6677E" w:rsidR="002C3812" w:rsidRPr="00653D38" w:rsidRDefault="00F73411" w:rsidP="009D35A2">
      <w:pPr>
        <w:spacing w:line="400" w:lineRule="exact"/>
        <w:rPr>
          <w:rFonts w:asciiTheme="minorEastAsia" w:hAnsiTheme="minorEastAsia"/>
          <w:color w:val="000000" w:themeColor="text1"/>
          <w:sz w:val="24"/>
          <w:rPrChange w:id="7558" w:author="JY0225" w:date="2017-08-24T12:11:00Z">
            <w:rPr>
              <w:color w:val="000000" w:themeColor="text1"/>
              <w:sz w:val="24"/>
            </w:rPr>
          </w:rPrChange>
        </w:rPr>
      </w:pPr>
      <w:r w:rsidRPr="00653D38">
        <w:rPr>
          <w:rFonts w:asciiTheme="minorEastAsia" w:hAnsiTheme="minorEastAsia"/>
          <w:color w:val="000000" w:themeColor="text1"/>
          <w:sz w:val="24"/>
          <w:rPrChange w:id="7559" w:author="JY0225" w:date="2017-08-24T12:11:00Z">
            <w:rPr>
              <w:color w:val="000000" w:themeColor="text1"/>
              <w:sz w:val="24"/>
            </w:rPr>
          </w:rPrChange>
        </w:rPr>
        <w:tab/>
      </w:r>
      <w:r w:rsidR="009C3620" w:rsidRPr="00653D38">
        <w:rPr>
          <w:rFonts w:asciiTheme="minorEastAsia" w:hAnsiTheme="minorEastAsia"/>
          <w:color w:val="000000" w:themeColor="text1"/>
          <w:sz w:val="24"/>
          <w:rPrChange w:id="7560" w:author="JY0225" w:date="2017-08-24T12:11:00Z">
            <w:rPr>
              <w:color w:val="000000" w:themeColor="text1"/>
              <w:sz w:val="24"/>
            </w:rPr>
          </w:rPrChange>
        </w:rPr>
        <w:t>目前</w:t>
      </w:r>
      <w:r w:rsidR="009C3620" w:rsidRPr="00653D38">
        <w:rPr>
          <w:rFonts w:asciiTheme="minorEastAsia" w:hAnsiTheme="minorEastAsia" w:hint="eastAsia"/>
          <w:color w:val="000000" w:themeColor="text1"/>
          <w:sz w:val="24"/>
          <w:rPrChange w:id="7561" w:author="JY0225" w:date="2017-08-24T12:11:00Z">
            <w:rPr>
              <w:rFonts w:hint="eastAsia"/>
              <w:color w:val="000000" w:themeColor="text1"/>
              <w:sz w:val="24"/>
            </w:rPr>
          </w:rPrChange>
        </w:rPr>
        <w:t>，</w:t>
      </w:r>
      <w:r w:rsidR="009C3620" w:rsidRPr="00653D38">
        <w:rPr>
          <w:rFonts w:asciiTheme="minorEastAsia" w:hAnsiTheme="minorEastAsia"/>
          <w:color w:val="000000" w:themeColor="text1"/>
          <w:sz w:val="24"/>
          <w:rPrChange w:id="7562" w:author="JY0225" w:date="2017-08-24T12:11:00Z">
            <w:rPr>
              <w:color w:val="000000" w:themeColor="text1"/>
              <w:sz w:val="24"/>
            </w:rPr>
          </w:rPrChange>
        </w:rPr>
        <w:t>该款</w:t>
      </w:r>
      <w:r w:rsidR="009C3620" w:rsidRPr="00653D38">
        <w:rPr>
          <w:rFonts w:asciiTheme="minorEastAsia" w:hAnsiTheme="minorEastAsia" w:hint="eastAsia"/>
          <w:color w:val="000000" w:themeColor="text1"/>
          <w:sz w:val="24"/>
          <w:rPrChange w:id="7563" w:author="JY0225" w:date="2017-08-24T12:11:00Z">
            <w:rPr>
              <w:rFonts w:hint="eastAsia"/>
              <w:color w:val="000000" w:themeColor="text1"/>
              <w:sz w:val="24"/>
            </w:rPr>
          </w:rPrChange>
        </w:rPr>
        <w:t>云</w:t>
      </w:r>
      <w:r w:rsidR="00476838" w:rsidRPr="00653D38">
        <w:rPr>
          <w:rFonts w:asciiTheme="minorEastAsia" w:hAnsiTheme="minorEastAsia" w:hint="eastAsia"/>
          <w:color w:val="000000" w:themeColor="text1"/>
          <w:sz w:val="24"/>
          <w:rPrChange w:id="7564" w:author="JY0225" w:date="2017-08-24T12:11:00Z">
            <w:rPr>
              <w:rFonts w:hint="eastAsia"/>
              <w:color w:val="000000" w:themeColor="text1"/>
              <w:sz w:val="24"/>
            </w:rPr>
          </w:rPrChange>
        </w:rPr>
        <w:t>备份</w:t>
      </w:r>
      <w:r w:rsidR="009C3620" w:rsidRPr="00653D38">
        <w:rPr>
          <w:rFonts w:asciiTheme="minorEastAsia" w:hAnsiTheme="minorEastAsia" w:hint="eastAsia"/>
          <w:color w:val="000000" w:themeColor="text1"/>
          <w:sz w:val="24"/>
          <w:rPrChange w:id="7565" w:author="JY0225" w:date="2017-08-24T12:11:00Z">
            <w:rPr>
              <w:rFonts w:hint="eastAsia"/>
              <w:color w:val="000000" w:themeColor="text1"/>
              <w:sz w:val="24"/>
            </w:rPr>
          </w:rPrChange>
        </w:rPr>
        <w:t>服务平台没有投入商用，只是适用于内部小范围的</w:t>
      </w:r>
      <w:r w:rsidR="00380540" w:rsidRPr="00653D38">
        <w:rPr>
          <w:rFonts w:asciiTheme="minorEastAsia" w:hAnsiTheme="minorEastAsia" w:hint="eastAsia"/>
          <w:color w:val="000000" w:themeColor="text1"/>
          <w:sz w:val="24"/>
          <w:rPrChange w:id="7566" w:author="JY0225" w:date="2017-08-24T12:11:00Z">
            <w:rPr>
              <w:rFonts w:hint="eastAsia"/>
              <w:color w:val="000000" w:themeColor="text1"/>
              <w:sz w:val="24"/>
            </w:rPr>
          </w:rPrChange>
        </w:rPr>
        <w:t>使用</w:t>
      </w:r>
      <w:r w:rsidR="00710446" w:rsidRPr="00653D38">
        <w:rPr>
          <w:rFonts w:asciiTheme="minorEastAsia" w:hAnsiTheme="minorEastAsia" w:hint="eastAsia"/>
          <w:color w:val="000000" w:themeColor="text1"/>
          <w:sz w:val="24"/>
          <w:rPrChange w:id="7567" w:author="JY0225" w:date="2017-08-24T12:11:00Z">
            <w:rPr>
              <w:rFonts w:hint="eastAsia"/>
              <w:color w:val="000000" w:themeColor="text1"/>
              <w:sz w:val="24"/>
            </w:rPr>
          </w:rPrChange>
        </w:rPr>
        <w:t>。</w:t>
      </w:r>
      <w:r w:rsidR="00380540" w:rsidRPr="00653D38">
        <w:rPr>
          <w:rFonts w:asciiTheme="minorEastAsia" w:hAnsiTheme="minorEastAsia" w:hint="eastAsia"/>
          <w:color w:val="000000" w:themeColor="text1"/>
          <w:sz w:val="24"/>
          <w:rPrChange w:id="7568" w:author="JY0225" w:date="2017-08-24T12:11:00Z">
            <w:rPr>
              <w:rFonts w:hint="eastAsia"/>
              <w:color w:val="000000" w:themeColor="text1"/>
              <w:sz w:val="24"/>
            </w:rPr>
          </w:rPrChange>
        </w:rPr>
        <w:t>与其他同类产品相比，没有经历过市场和用户的</w:t>
      </w:r>
      <w:r w:rsidR="00EC77EC" w:rsidRPr="00653D38">
        <w:rPr>
          <w:rFonts w:asciiTheme="minorEastAsia" w:hAnsiTheme="minorEastAsia" w:hint="eastAsia"/>
          <w:color w:val="000000" w:themeColor="text1"/>
          <w:sz w:val="24"/>
          <w:rPrChange w:id="7569" w:author="JY0225" w:date="2017-08-24T12:11:00Z">
            <w:rPr>
              <w:rFonts w:hint="eastAsia"/>
              <w:color w:val="000000" w:themeColor="text1"/>
              <w:sz w:val="24"/>
            </w:rPr>
          </w:rPrChange>
        </w:rPr>
        <w:t>检验，而测试受硬件、人员条件的限制，虽然对基本功能进行了较为完备的测试，然而在压力测试、边界测试上具有一定的局限性，</w:t>
      </w:r>
      <w:r w:rsidR="00E94668" w:rsidRPr="00653D38">
        <w:rPr>
          <w:rFonts w:asciiTheme="minorEastAsia" w:hAnsiTheme="minorEastAsia" w:hint="eastAsia"/>
          <w:color w:val="000000" w:themeColor="text1"/>
          <w:sz w:val="24"/>
          <w:rPrChange w:id="7570" w:author="JY0225" w:date="2017-08-24T12:11:00Z">
            <w:rPr>
              <w:rFonts w:hint="eastAsia"/>
              <w:color w:val="000000" w:themeColor="text1"/>
              <w:sz w:val="24"/>
            </w:rPr>
          </w:rPrChange>
        </w:rPr>
        <w:t>因此</w:t>
      </w:r>
      <w:r w:rsidR="001B1800" w:rsidRPr="00653D38">
        <w:rPr>
          <w:rFonts w:asciiTheme="minorEastAsia" w:hAnsiTheme="minorEastAsia" w:hint="eastAsia"/>
          <w:color w:val="000000" w:themeColor="text1"/>
          <w:sz w:val="24"/>
          <w:rPrChange w:id="7571" w:author="JY0225" w:date="2017-08-24T12:11:00Z">
            <w:rPr>
              <w:rFonts w:hint="eastAsia"/>
              <w:color w:val="000000" w:themeColor="text1"/>
              <w:sz w:val="24"/>
            </w:rPr>
          </w:rPrChange>
        </w:rPr>
        <w:t>需要在后续的工作中通过搜集用户使用时的数据以及反馈信息，对</w:t>
      </w:r>
      <w:r w:rsidR="00B500ED" w:rsidRPr="00653D38">
        <w:rPr>
          <w:rFonts w:asciiTheme="minorEastAsia" w:hAnsiTheme="minorEastAsia" w:hint="eastAsia"/>
          <w:color w:val="000000" w:themeColor="text1"/>
          <w:sz w:val="24"/>
          <w:rPrChange w:id="7572" w:author="JY0225" w:date="2017-08-24T12:11:00Z">
            <w:rPr>
              <w:rFonts w:hint="eastAsia"/>
              <w:color w:val="000000" w:themeColor="text1"/>
              <w:sz w:val="24"/>
            </w:rPr>
          </w:rPrChange>
        </w:rPr>
        <w:t>中间件系统进行持续优化，通过系统的稳定性。</w:t>
      </w:r>
    </w:p>
    <w:p w14:paraId="7D292CFD" w14:textId="1CE94360" w:rsidR="00582C4A" w:rsidRPr="00653D38" w:rsidRDefault="002C3812" w:rsidP="009D35A2">
      <w:pPr>
        <w:spacing w:line="400" w:lineRule="exact"/>
        <w:rPr>
          <w:rFonts w:asciiTheme="minorEastAsia" w:hAnsiTheme="minorEastAsia"/>
          <w:color w:val="000000" w:themeColor="text1"/>
          <w:sz w:val="24"/>
          <w:rPrChange w:id="7573" w:author="JY0225" w:date="2017-08-24T12:11:00Z">
            <w:rPr>
              <w:color w:val="000000" w:themeColor="text1"/>
              <w:sz w:val="24"/>
            </w:rPr>
          </w:rPrChange>
        </w:rPr>
      </w:pPr>
      <w:r w:rsidRPr="00653D38">
        <w:rPr>
          <w:rFonts w:asciiTheme="minorEastAsia" w:hAnsiTheme="minorEastAsia"/>
          <w:color w:val="000000" w:themeColor="text1"/>
          <w:sz w:val="24"/>
          <w:rPrChange w:id="7574" w:author="JY0225" w:date="2017-08-24T12:11:00Z">
            <w:rPr>
              <w:color w:val="000000" w:themeColor="text1"/>
              <w:sz w:val="24"/>
            </w:rPr>
          </w:rPrChange>
        </w:rPr>
        <w:lastRenderedPageBreak/>
        <w:tab/>
      </w:r>
      <w:r w:rsidR="00472FD6" w:rsidRPr="00653D38">
        <w:rPr>
          <w:rFonts w:asciiTheme="minorEastAsia" w:hAnsiTheme="minorEastAsia"/>
          <w:color w:val="000000" w:themeColor="text1"/>
          <w:sz w:val="24"/>
          <w:rPrChange w:id="7575" w:author="JY0225" w:date="2017-08-24T12:11:00Z">
            <w:rPr>
              <w:color w:val="000000" w:themeColor="text1"/>
              <w:sz w:val="24"/>
            </w:rPr>
          </w:rPrChange>
        </w:rPr>
        <w:t>此外</w:t>
      </w:r>
      <w:r w:rsidR="00472FD6" w:rsidRPr="00653D38">
        <w:rPr>
          <w:rFonts w:asciiTheme="minorEastAsia" w:hAnsiTheme="minorEastAsia" w:hint="eastAsia"/>
          <w:color w:val="000000" w:themeColor="text1"/>
          <w:sz w:val="24"/>
          <w:rPrChange w:id="7576" w:author="JY0225" w:date="2017-08-24T12:11:00Z">
            <w:rPr>
              <w:rFonts w:hint="eastAsia"/>
              <w:color w:val="000000" w:themeColor="text1"/>
              <w:sz w:val="24"/>
            </w:rPr>
          </w:rPrChange>
        </w:rPr>
        <w:t>，优化的后的中间件系统虽然具备了一定的可扩展性和跨平台性，</w:t>
      </w:r>
      <w:r w:rsidR="007F03D0" w:rsidRPr="00653D38">
        <w:rPr>
          <w:rFonts w:asciiTheme="minorEastAsia" w:hAnsiTheme="minorEastAsia" w:hint="eastAsia"/>
          <w:color w:val="000000" w:themeColor="text1"/>
          <w:sz w:val="24"/>
          <w:rPrChange w:id="7577" w:author="JY0225" w:date="2017-08-24T12:11:00Z">
            <w:rPr>
              <w:rFonts w:hint="eastAsia"/>
              <w:color w:val="000000" w:themeColor="text1"/>
              <w:sz w:val="24"/>
            </w:rPr>
          </w:rPrChange>
        </w:rPr>
        <w:t>并提供了</w:t>
      </w:r>
      <w:r w:rsidR="007F03D0" w:rsidRPr="00653D38">
        <w:rPr>
          <w:rFonts w:asciiTheme="minorEastAsia" w:hAnsiTheme="minorEastAsia" w:hint="eastAsia"/>
          <w:color w:val="000000" w:themeColor="text1"/>
          <w:sz w:val="24"/>
          <w:rPrChange w:id="7578" w:author="JY0225" w:date="2017-08-24T12:11:00Z">
            <w:rPr>
              <w:rFonts w:hint="eastAsia"/>
              <w:color w:val="000000" w:themeColor="text1"/>
              <w:sz w:val="24"/>
            </w:rPr>
          </w:rPrChange>
        </w:rPr>
        <w:t>CLI</w:t>
      </w:r>
      <w:r w:rsidR="007F03D0" w:rsidRPr="00653D38">
        <w:rPr>
          <w:rFonts w:asciiTheme="minorEastAsia" w:hAnsiTheme="minorEastAsia" w:hint="eastAsia"/>
          <w:color w:val="000000" w:themeColor="text1"/>
          <w:sz w:val="24"/>
          <w:rPrChange w:id="7579" w:author="JY0225" w:date="2017-08-24T12:11:00Z">
            <w:rPr>
              <w:rFonts w:hint="eastAsia"/>
              <w:color w:val="000000" w:themeColor="text1"/>
              <w:sz w:val="24"/>
            </w:rPr>
          </w:rPrChange>
        </w:rPr>
        <w:t>、</w:t>
      </w:r>
      <w:r w:rsidR="007F03D0" w:rsidRPr="00653D38">
        <w:rPr>
          <w:rFonts w:asciiTheme="minorEastAsia" w:hAnsiTheme="minorEastAsia" w:hint="eastAsia"/>
          <w:color w:val="000000" w:themeColor="text1"/>
          <w:sz w:val="24"/>
          <w:rPrChange w:id="7580" w:author="JY0225" w:date="2017-08-24T12:11:00Z">
            <w:rPr>
              <w:rFonts w:hint="eastAsia"/>
              <w:color w:val="000000" w:themeColor="text1"/>
              <w:sz w:val="24"/>
            </w:rPr>
          </w:rPrChange>
        </w:rPr>
        <w:t>Java</w:t>
      </w:r>
      <w:r w:rsidR="007F03D0" w:rsidRPr="00653D38">
        <w:rPr>
          <w:rFonts w:asciiTheme="minorEastAsia" w:hAnsiTheme="minorEastAsia"/>
          <w:color w:val="000000" w:themeColor="text1"/>
          <w:sz w:val="24"/>
          <w:rPrChange w:id="7581" w:author="JY0225" w:date="2017-08-24T12:11:00Z">
            <w:rPr>
              <w:color w:val="000000" w:themeColor="text1"/>
              <w:sz w:val="24"/>
            </w:rPr>
          </w:rPrChange>
        </w:rPr>
        <w:t xml:space="preserve"> SDK</w:t>
      </w:r>
      <w:r w:rsidR="007F03D0" w:rsidRPr="00653D38">
        <w:rPr>
          <w:rFonts w:asciiTheme="minorEastAsia" w:hAnsiTheme="minorEastAsia"/>
          <w:color w:val="000000" w:themeColor="text1"/>
          <w:sz w:val="24"/>
          <w:rPrChange w:id="7582" w:author="JY0225" w:date="2017-08-24T12:11:00Z">
            <w:rPr>
              <w:color w:val="000000" w:themeColor="text1"/>
              <w:sz w:val="24"/>
            </w:rPr>
          </w:rPrChange>
        </w:rPr>
        <w:t>和</w:t>
      </w:r>
      <w:r w:rsidR="007F03D0" w:rsidRPr="00653D38">
        <w:rPr>
          <w:rFonts w:asciiTheme="minorEastAsia" w:hAnsiTheme="minorEastAsia"/>
          <w:color w:val="000000" w:themeColor="text1"/>
          <w:sz w:val="24"/>
          <w:rPrChange w:id="7583" w:author="JY0225" w:date="2017-08-24T12:11:00Z">
            <w:rPr>
              <w:color w:val="000000" w:themeColor="text1"/>
              <w:sz w:val="24"/>
            </w:rPr>
          </w:rPrChange>
        </w:rPr>
        <w:t>Firefox</w:t>
      </w:r>
      <w:r w:rsidR="007F03D0" w:rsidRPr="00653D38">
        <w:rPr>
          <w:rFonts w:asciiTheme="minorEastAsia" w:hAnsiTheme="minorEastAsia"/>
          <w:color w:val="000000" w:themeColor="text1"/>
          <w:sz w:val="24"/>
          <w:rPrChange w:id="7584" w:author="JY0225" w:date="2017-08-24T12:11:00Z">
            <w:rPr>
              <w:color w:val="000000" w:themeColor="text1"/>
              <w:sz w:val="24"/>
            </w:rPr>
          </w:rPrChange>
        </w:rPr>
        <w:t>扩展三个客户端</w:t>
      </w:r>
      <w:r w:rsidR="007F03D0" w:rsidRPr="00653D38">
        <w:rPr>
          <w:rFonts w:asciiTheme="minorEastAsia" w:hAnsiTheme="minorEastAsia" w:hint="eastAsia"/>
          <w:color w:val="000000" w:themeColor="text1"/>
          <w:sz w:val="24"/>
          <w:rPrChange w:id="7585" w:author="JY0225" w:date="2017-08-24T12:11:00Z">
            <w:rPr>
              <w:rFonts w:hint="eastAsia"/>
              <w:color w:val="000000" w:themeColor="text1"/>
              <w:sz w:val="24"/>
            </w:rPr>
          </w:rPrChange>
        </w:rPr>
        <w:t>，</w:t>
      </w:r>
      <w:r w:rsidR="007F03D0" w:rsidRPr="00653D38">
        <w:rPr>
          <w:rFonts w:asciiTheme="minorEastAsia" w:hAnsiTheme="minorEastAsia"/>
          <w:color w:val="000000" w:themeColor="text1"/>
          <w:sz w:val="24"/>
          <w:rPrChange w:id="7586" w:author="JY0225" w:date="2017-08-24T12:11:00Z">
            <w:rPr>
              <w:color w:val="000000" w:themeColor="text1"/>
              <w:sz w:val="24"/>
            </w:rPr>
          </w:rPrChange>
        </w:rPr>
        <w:t>分别支持在</w:t>
      </w:r>
      <w:r w:rsidR="007F03D0" w:rsidRPr="00653D38">
        <w:rPr>
          <w:rFonts w:asciiTheme="minorEastAsia" w:hAnsiTheme="minorEastAsia"/>
          <w:color w:val="000000" w:themeColor="text1"/>
          <w:sz w:val="24"/>
          <w:rPrChange w:id="7587" w:author="JY0225" w:date="2017-08-24T12:11:00Z">
            <w:rPr>
              <w:color w:val="000000" w:themeColor="text1"/>
              <w:sz w:val="24"/>
            </w:rPr>
          </w:rPrChange>
        </w:rPr>
        <w:t>Linux</w:t>
      </w:r>
      <w:r w:rsidR="007F03D0" w:rsidRPr="00653D38">
        <w:rPr>
          <w:rFonts w:asciiTheme="minorEastAsia" w:hAnsiTheme="minorEastAsia"/>
          <w:color w:val="000000" w:themeColor="text1"/>
          <w:sz w:val="24"/>
          <w:rPrChange w:id="7588" w:author="JY0225" w:date="2017-08-24T12:11:00Z">
            <w:rPr>
              <w:color w:val="000000" w:themeColor="text1"/>
              <w:sz w:val="24"/>
            </w:rPr>
          </w:rPrChange>
        </w:rPr>
        <w:t>平台下</w:t>
      </w:r>
      <w:r w:rsidR="007F03D0" w:rsidRPr="00653D38">
        <w:rPr>
          <w:rFonts w:asciiTheme="minorEastAsia" w:hAnsiTheme="minorEastAsia" w:hint="eastAsia"/>
          <w:color w:val="000000" w:themeColor="text1"/>
          <w:sz w:val="24"/>
          <w:rPrChange w:id="7589" w:author="JY0225" w:date="2017-08-24T12:11:00Z">
            <w:rPr>
              <w:rFonts w:hint="eastAsia"/>
              <w:color w:val="000000" w:themeColor="text1"/>
              <w:sz w:val="24"/>
            </w:rPr>
          </w:rPrChange>
        </w:rPr>
        <w:t>、</w:t>
      </w:r>
      <w:r w:rsidR="007F03D0" w:rsidRPr="00653D38">
        <w:rPr>
          <w:rFonts w:asciiTheme="minorEastAsia" w:hAnsiTheme="minorEastAsia"/>
          <w:color w:val="000000" w:themeColor="text1"/>
          <w:sz w:val="24"/>
          <w:rPrChange w:id="7590" w:author="JY0225" w:date="2017-08-24T12:11:00Z">
            <w:rPr>
              <w:color w:val="000000" w:themeColor="text1"/>
              <w:sz w:val="24"/>
            </w:rPr>
          </w:rPrChange>
        </w:rPr>
        <w:t>移动端和</w:t>
      </w:r>
      <w:r w:rsidR="007F03D0" w:rsidRPr="00653D38">
        <w:rPr>
          <w:rFonts w:asciiTheme="minorEastAsia" w:hAnsiTheme="minorEastAsia"/>
          <w:color w:val="000000" w:themeColor="text1"/>
          <w:sz w:val="24"/>
          <w:rPrChange w:id="7591" w:author="JY0225" w:date="2017-08-24T12:11:00Z">
            <w:rPr>
              <w:color w:val="000000" w:themeColor="text1"/>
              <w:sz w:val="24"/>
            </w:rPr>
          </w:rPrChange>
        </w:rPr>
        <w:t>Web</w:t>
      </w:r>
      <w:r w:rsidR="007F03D0" w:rsidRPr="00653D38">
        <w:rPr>
          <w:rFonts w:asciiTheme="minorEastAsia" w:hAnsiTheme="minorEastAsia"/>
          <w:color w:val="000000" w:themeColor="text1"/>
          <w:sz w:val="24"/>
          <w:rPrChange w:id="7592" w:author="JY0225" w:date="2017-08-24T12:11:00Z">
            <w:rPr>
              <w:color w:val="000000" w:themeColor="text1"/>
              <w:sz w:val="24"/>
            </w:rPr>
          </w:rPrChange>
        </w:rPr>
        <w:t>端使用中间件</w:t>
      </w:r>
      <w:r w:rsidR="007F03D0" w:rsidRPr="00653D38">
        <w:rPr>
          <w:rFonts w:asciiTheme="minorEastAsia" w:hAnsiTheme="minorEastAsia" w:hint="eastAsia"/>
          <w:color w:val="000000" w:themeColor="text1"/>
          <w:sz w:val="24"/>
          <w:rPrChange w:id="7593" w:author="JY0225" w:date="2017-08-24T12:11:00Z">
            <w:rPr>
              <w:rFonts w:hint="eastAsia"/>
              <w:color w:val="000000" w:themeColor="text1"/>
              <w:sz w:val="24"/>
            </w:rPr>
          </w:rPrChange>
        </w:rPr>
        <w:t>，</w:t>
      </w:r>
      <w:r w:rsidR="007F03D0" w:rsidRPr="00653D38">
        <w:rPr>
          <w:rFonts w:asciiTheme="minorEastAsia" w:hAnsiTheme="minorEastAsia"/>
          <w:color w:val="000000" w:themeColor="text1"/>
          <w:sz w:val="24"/>
          <w:rPrChange w:id="7594" w:author="JY0225" w:date="2017-08-24T12:11:00Z">
            <w:rPr>
              <w:color w:val="000000" w:themeColor="text1"/>
              <w:sz w:val="24"/>
            </w:rPr>
          </w:rPrChange>
        </w:rPr>
        <w:t>但是相较于其他同类产品</w:t>
      </w:r>
      <w:r w:rsidR="007F03D0" w:rsidRPr="00653D38">
        <w:rPr>
          <w:rFonts w:asciiTheme="minorEastAsia" w:hAnsiTheme="minorEastAsia" w:hint="eastAsia"/>
          <w:color w:val="000000" w:themeColor="text1"/>
          <w:sz w:val="24"/>
          <w:rPrChange w:id="7595" w:author="JY0225" w:date="2017-08-24T12:11:00Z">
            <w:rPr>
              <w:rFonts w:hint="eastAsia"/>
              <w:color w:val="000000" w:themeColor="text1"/>
              <w:sz w:val="24"/>
            </w:rPr>
          </w:rPrChange>
        </w:rPr>
        <w:t>，</w:t>
      </w:r>
      <w:r w:rsidR="007F03D0" w:rsidRPr="00653D38">
        <w:rPr>
          <w:rFonts w:asciiTheme="minorEastAsia" w:hAnsiTheme="minorEastAsia"/>
          <w:color w:val="000000" w:themeColor="text1"/>
          <w:sz w:val="24"/>
          <w:rPrChange w:id="7596" w:author="JY0225" w:date="2017-08-24T12:11:00Z">
            <w:rPr>
              <w:color w:val="000000" w:themeColor="text1"/>
              <w:sz w:val="24"/>
            </w:rPr>
          </w:rPrChange>
        </w:rPr>
        <w:t>支持的客户端类型较少</w:t>
      </w:r>
      <w:r w:rsidR="007F03D0" w:rsidRPr="00653D38">
        <w:rPr>
          <w:rFonts w:asciiTheme="minorEastAsia" w:hAnsiTheme="minorEastAsia" w:hint="eastAsia"/>
          <w:color w:val="000000" w:themeColor="text1"/>
          <w:sz w:val="24"/>
          <w:rPrChange w:id="7597" w:author="JY0225" w:date="2017-08-24T12:11:00Z">
            <w:rPr>
              <w:rFonts w:hint="eastAsia"/>
              <w:color w:val="000000" w:themeColor="text1"/>
              <w:sz w:val="24"/>
            </w:rPr>
          </w:rPrChange>
        </w:rPr>
        <w:t>，</w:t>
      </w:r>
      <w:r w:rsidR="009737B2" w:rsidRPr="00653D38">
        <w:rPr>
          <w:rFonts w:asciiTheme="minorEastAsia" w:hAnsiTheme="minorEastAsia" w:hint="eastAsia"/>
          <w:color w:val="000000" w:themeColor="text1"/>
          <w:sz w:val="24"/>
          <w:rPrChange w:id="7598" w:author="JY0225" w:date="2017-08-24T12:11:00Z">
            <w:rPr>
              <w:rFonts w:hint="eastAsia"/>
              <w:color w:val="000000" w:themeColor="text1"/>
              <w:sz w:val="24"/>
            </w:rPr>
          </w:rPrChange>
        </w:rPr>
        <w:t>在未来的工作中，可以考虑实现</w:t>
      </w:r>
      <w:r w:rsidR="009737B2" w:rsidRPr="00653D38">
        <w:rPr>
          <w:rFonts w:asciiTheme="minorEastAsia" w:hAnsiTheme="minorEastAsia" w:hint="eastAsia"/>
          <w:color w:val="000000" w:themeColor="text1"/>
          <w:sz w:val="24"/>
          <w:rPrChange w:id="7599" w:author="JY0225" w:date="2017-08-24T12:11:00Z">
            <w:rPr>
              <w:rFonts w:hint="eastAsia"/>
              <w:color w:val="000000" w:themeColor="text1"/>
              <w:sz w:val="24"/>
            </w:rPr>
          </w:rPrChange>
        </w:rPr>
        <w:t>Android</w:t>
      </w:r>
      <w:r w:rsidR="009737B2" w:rsidRPr="00653D38">
        <w:rPr>
          <w:rFonts w:asciiTheme="minorEastAsia" w:hAnsiTheme="minorEastAsia" w:hint="eastAsia"/>
          <w:color w:val="000000" w:themeColor="text1"/>
          <w:sz w:val="24"/>
          <w:rPrChange w:id="7600" w:author="JY0225" w:date="2017-08-24T12:11:00Z">
            <w:rPr>
              <w:rFonts w:hint="eastAsia"/>
              <w:color w:val="000000" w:themeColor="text1"/>
              <w:sz w:val="24"/>
            </w:rPr>
          </w:rPrChange>
        </w:rPr>
        <w:t>和</w:t>
      </w:r>
      <w:r w:rsidR="00B33DB4" w:rsidRPr="00653D38">
        <w:rPr>
          <w:rFonts w:asciiTheme="minorEastAsia" w:hAnsiTheme="minorEastAsia" w:hint="eastAsia"/>
          <w:color w:val="000000" w:themeColor="text1"/>
          <w:sz w:val="24"/>
          <w:rPrChange w:id="7601" w:author="JY0225" w:date="2017-08-24T12:11:00Z">
            <w:rPr>
              <w:rFonts w:hint="eastAsia"/>
              <w:color w:val="000000" w:themeColor="text1"/>
              <w:sz w:val="24"/>
            </w:rPr>
          </w:rPrChange>
        </w:rPr>
        <w:t>i</w:t>
      </w:r>
      <w:r w:rsidR="009737B2" w:rsidRPr="00653D38">
        <w:rPr>
          <w:rFonts w:asciiTheme="minorEastAsia" w:hAnsiTheme="minorEastAsia" w:hint="eastAsia"/>
          <w:color w:val="000000" w:themeColor="text1"/>
          <w:sz w:val="24"/>
          <w:rPrChange w:id="7602" w:author="JY0225" w:date="2017-08-24T12:11:00Z">
            <w:rPr>
              <w:rFonts w:hint="eastAsia"/>
              <w:color w:val="000000" w:themeColor="text1"/>
              <w:sz w:val="24"/>
            </w:rPr>
          </w:rPrChange>
        </w:rPr>
        <w:t>OS</w:t>
      </w:r>
      <w:r w:rsidR="009737B2" w:rsidRPr="00653D38">
        <w:rPr>
          <w:rFonts w:asciiTheme="minorEastAsia" w:hAnsiTheme="minorEastAsia" w:hint="eastAsia"/>
          <w:color w:val="000000" w:themeColor="text1"/>
          <w:sz w:val="24"/>
          <w:rPrChange w:id="7603" w:author="JY0225" w:date="2017-08-24T12:11:00Z">
            <w:rPr>
              <w:rFonts w:hint="eastAsia"/>
              <w:color w:val="000000" w:themeColor="text1"/>
              <w:sz w:val="24"/>
            </w:rPr>
          </w:rPrChange>
        </w:rPr>
        <w:t>两大当今主流的客户端，以支持更多的用户使用。</w:t>
      </w:r>
      <w:r w:rsidR="00E75006" w:rsidRPr="00653D38">
        <w:rPr>
          <w:rFonts w:asciiTheme="minorEastAsia" w:hAnsiTheme="minorEastAsia"/>
          <w:color w:val="000000" w:themeColor="text1"/>
          <w:sz w:val="24"/>
          <w:rPrChange w:id="7604" w:author="JY0225" w:date="2017-08-24T12:11:00Z">
            <w:rPr>
              <w:color w:val="000000" w:themeColor="text1"/>
              <w:sz w:val="24"/>
            </w:rPr>
          </w:rPrChange>
        </w:rPr>
        <w:t>此外</w:t>
      </w:r>
      <w:r w:rsidR="00E75006" w:rsidRPr="00653D38">
        <w:rPr>
          <w:rFonts w:asciiTheme="minorEastAsia" w:hAnsiTheme="minorEastAsia" w:hint="eastAsia"/>
          <w:color w:val="000000" w:themeColor="text1"/>
          <w:sz w:val="24"/>
          <w:rPrChange w:id="7605" w:author="JY0225" w:date="2017-08-24T12:11:00Z">
            <w:rPr>
              <w:rFonts w:hint="eastAsia"/>
              <w:color w:val="000000" w:themeColor="text1"/>
              <w:sz w:val="24"/>
            </w:rPr>
          </w:rPrChange>
        </w:rPr>
        <w:t>，</w:t>
      </w:r>
      <w:r w:rsidR="00E75006" w:rsidRPr="00653D38">
        <w:rPr>
          <w:rFonts w:asciiTheme="minorEastAsia" w:hAnsiTheme="minorEastAsia"/>
          <w:color w:val="000000" w:themeColor="text1"/>
          <w:sz w:val="24"/>
          <w:rPrChange w:id="7606" w:author="JY0225" w:date="2017-08-24T12:11:00Z">
            <w:rPr>
              <w:color w:val="000000" w:themeColor="text1"/>
              <w:sz w:val="24"/>
            </w:rPr>
          </w:rPrChange>
        </w:rPr>
        <w:t>当前</w:t>
      </w:r>
      <w:r w:rsidR="00E957AB" w:rsidRPr="00653D38">
        <w:rPr>
          <w:rFonts w:asciiTheme="minorEastAsia" w:hAnsiTheme="minorEastAsia"/>
          <w:color w:val="000000" w:themeColor="text1"/>
          <w:sz w:val="24"/>
          <w:rPrChange w:id="7607" w:author="JY0225" w:date="2017-08-24T12:11:00Z">
            <w:rPr>
              <w:color w:val="000000" w:themeColor="text1"/>
              <w:sz w:val="24"/>
            </w:rPr>
          </w:rPrChange>
        </w:rPr>
        <w:t>支持的</w:t>
      </w:r>
      <w:r w:rsidR="00E75006" w:rsidRPr="00653D38">
        <w:rPr>
          <w:rFonts w:asciiTheme="minorEastAsia" w:hAnsiTheme="minorEastAsia"/>
          <w:color w:val="000000" w:themeColor="text1"/>
          <w:sz w:val="24"/>
          <w:rPrChange w:id="7608" w:author="JY0225" w:date="2017-08-24T12:11:00Z">
            <w:rPr>
              <w:color w:val="000000" w:themeColor="text1"/>
              <w:sz w:val="24"/>
            </w:rPr>
          </w:rPrChange>
        </w:rPr>
        <w:t>客户端</w:t>
      </w:r>
      <w:r w:rsidR="007F03D0" w:rsidRPr="00653D38">
        <w:rPr>
          <w:rFonts w:asciiTheme="minorEastAsia" w:hAnsiTheme="minorEastAsia"/>
          <w:color w:val="000000" w:themeColor="text1"/>
          <w:sz w:val="24"/>
          <w:rPrChange w:id="7609" w:author="JY0225" w:date="2017-08-24T12:11:00Z">
            <w:rPr>
              <w:color w:val="000000" w:themeColor="text1"/>
              <w:sz w:val="24"/>
            </w:rPr>
          </w:rPrChange>
        </w:rPr>
        <w:t>只实现了基本的功能</w:t>
      </w:r>
      <w:r w:rsidR="007F03D0" w:rsidRPr="00653D38">
        <w:rPr>
          <w:rFonts w:asciiTheme="minorEastAsia" w:hAnsiTheme="minorEastAsia" w:hint="eastAsia"/>
          <w:color w:val="000000" w:themeColor="text1"/>
          <w:sz w:val="24"/>
          <w:rPrChange w:id="7610" w:author="JY0225" w:date="2017-08-24T12:11:00Z">
            <w:rPr>
              <w:rFonts w:hint="eastAsia"/>
              <w:color w:val="000000" w:themeColor="text1"/>
              <w:sz w:val="24"/>
            </w:rPr>
          </w:rPrChange>
        </w:rPr>
        <w:t>，</w:t>
      </w:r>
      <w:r w:rsidR="007F03D0" w:rsidRPr="00653D38">
        <w:rPr>
          <w:rFonts w:asciiTheme="minorEastAsia" w:hAnsiTheme="minorEastAsia"/>
          <w:color w:val="000000" w:themeColor="text1"/>
          <w:sz w:val="24"/>
          <w:rPrChange w:id="7611" w:author="JY0225" w:date="2017-08-24T12:11:00Z">
            <w:rPr>
              <w:color w:val="000000" w:themeColor="text1"/>
              <w:sz w:val="24"/>
            </w:rPr>
          </w:rPrChange>
        </w:rPr>
        <w:t>在性能方面需要进行更为深入的研究</w:t>
      </w:r>
      <w:r w:rsidR="007F03D0" w:rsidRPr="00653D38">
        <w:rPr>
          <w:rFonts w:asciiTheme="minorEastAsia" w:hAnsiTheme="minorEastAsia" w:hint="eastAsia"/>
          <w:color w:val="000000" w:themeColor="text1"/>
          <w:sz w:val="24"/>
          <w:rPrChange w:id="7612" w:author="JY0225" w:date="2017-08-24T12:11:00Z">
            <w:rPr>
              <w:rFonts w:hint="eastAsia"/>
              <w:color w:val="000000" w:themeColor="text1"/>
              <w:sz w:val="24"/>
            </w:rPr>
          </w:rPrChange>
        </w:rPr>
        <w:t>。</w:t>
      </w:r>
    </w:p>
    <w:p w14:paraId="2FAFE870" w14:textId="04B4E41B" w:rsidR="0032102F" w:rsidRPr="00B87EE1" w:rsidRDefault="00582C4A" w:rsidP="009D35A2">
      <w:pPr>
        <w:spacing w:line="400" w:lineRule="exact"/>
      </w:pPr>
      <w:r w:rsidRPr="00653D38">
        <w:rPr>
          <w:rFonts w:asciiTheme="minorEastAsia" w:hAnsiTheme="minorEastAsia"/>
          <w:color w:val="000000" w:themeColor="text1"/>
          <w:sz w:val="24"/>
          <w:rPrChange w:id="7613" w:author="JY0225" w:date="2017-08-24T12:11:00Z">
            <w:rPr>
              <w:color w:val="000000" w:themeColor="text1"/>
              <w:sz w:val="24"/>
            </w:rPr>
          </w:rPrChange>
        </w:rPr>
        <w:tab/>
      </w:r>
      <w:r w:rsidR="00FE23EB" w:rsidRPr="00653D38">
        <w:rPr>
          <w:rFonts w:asciiTheme="minorEastAsia" w:hAnsiTheme="minorEastAsia"/>
          <w:color w:val="000000" w:themeColor="text1"/>
          <w:sz w:val="24"/>
          <w:rPrChange w:id="7614" w:author="JY0225" w:date="2017-08-24T12:11:00Z">
            <w:rPr>
              <w:color w:val="000000" w:themeColor="text1"/>
              <w:sz w:val="24"/>
            </w:rPr>
          </w:rPrChange>
        </w:rPr>
        <w:t>最后</w:t>
      </w:r>
      <w:r w:rsidR="00FE23EB" w:rsidRPr="00653D38">
        <w:rPr>
          <w:rFonts w:asciiTheme="minorEastAsia" w:hAnsiTheme="minorEastAsia" w:hint="eastAsia"/>
          <w:color w:val="000000" w:themeColor="text1"/>
          <w:sz w:val="24"/>
          <w:rPrChange w:id="7615" w:author="JY0225" w:date="2017-08-24T12:11:00Z">
            <w:rPr>
              <w:rFonts w:hint="eastAsia"/>
              <w:color w:val="000000" w:themeColor="text1"/>
              <w:sz w:val="24"/>
            </w:rPr>
          </w:rPrChange>
        </w:rPr>
        <w:t>，</w:t>
      </w:r>
      <w:r w:rsidR="00FE23EB" w:rsidRPr="00653D38">
        <w:rPr>
          <w:rFonts w:asciiTheme="minorEastAsia" w:hAnsiTheme="minorEastAsia"/>
          <w:color w:val="000000" w:themeColor="text1"/>
          <w:sz w:val="24"/>
          <w:rPrChange w:id="7616" w:author="JY0225" w:date="2017-08-24T12:11:00Z">
            <w:rPr>
              <w:color w:val="000000" w:themeColor="text1"/>
              <w:sz w:val="24"/>
            </w:rPr>
          </w:rPrChange>
        </w:rPr>
        <w:t>本文只对云</w:t>
      </w:r>
      <w:r w:rsidR="00476838" w:rsidRPr="00653D38">
        <w:rPr>
          <w:rFonts w:asciiTheme="minorEastAsia" w:hAnsiTheme="minorEastAsia"/>
          <w:color w:val="000000" w:themeColor="text1"/>
          <w:sz w:val="24"/>
          <w:rPrChange w:id="7617" w:author="JY0225" w:date="2017-08-24T12:11:00Z">
            <w:rPr>
              <w:color w:val="000000" w:themeColor="text1"/>
              <w:sz w:val="24"/>
            </w:rPr>
          </w:rPrChange>
        </w:rPr>
        <w:t>备份</w:t>
      </w:r>
      <w:r w:rsidR="00FE23EB" w:rsidRPr="00653D38">
        <w:rPr>
          <w:rFonts w:asciiTheme="minorEastAsia" w:hAnsiTheme="minorEastAsia"/>
          <w:color w:val="000000" w:themeColor="text1"/>
          <w:sz w:val="24"/>
          <w:rPrChange w:id="7618" w:author="JY0225" w:date="2017-08-24T12:11:00Z">
            <w:rPr>
              <w:color w:val="000000" w:themeColor="text1"/>
              <w:sz w:val="24"/>
            </w:rPr>
          </w:rPrChange>
        </w:rPr>
        <w:t>服务中最为关键的技术进行了优化</w:t>
      </w:r>
      <w:r w:rsidR="00FE23EB" w:rsidRPr="00653D38">
        <w:rPr>
          <w:rFonts w:asciiTheme="minorEastAsia" w:hAnsiTheme="minorEastAsia" w:hint="eastAsia"/>
          <w:color w:val="000000" w:themeColor="text1"/>
          <w:sz w:val="24"/>
          <w:rPrChange w:id="7619" w:author="JY0225" w:date="2017-08-24T12:11:00Z">
            <w:rPr>
              <w:rFonts w:hint="eastAsia"/>
              <w:color w:val="000000" w:themeColor="text1"/>
              <w:sz w:val="24"/>
            </w:rPr>
          </w:rPrChange>
        </w:rPr>
        <w:t>，</w:t>
      </w:r>
      <w:r w:rsidR="00FE23EB" w:rsidRPr="00653D38">
        <w:rPr>
          <w:rFonts w:asciiTheme="minorEastAsia" w:hAnsiTheme="minorEastAsia"/>
          <w:color w:val="000000" w:themeColor="text1"/>
          <w:sz w:val="24"/>
          <w:rPrChange w:id="7620" w:author="JY0225" w:date="2017-08-24T12:11:00Z">
            <w:rPr>
              <w:color w:val="000000" w:themeColor="text1"/>
              <w:sz w:val="24"/>
            </w:rPr>
          </w:rPrChange>
        </w:rPr>
        <w:t>随着</w:t>
      </w:r>
      <w:r w:rsidR="00FE23EB" w:rsidRPr="00653D38">
        <w:rPr>
          <w:rFonts w:asciiTheme="minorEastAsia" w:hAnsiTheme="minorEastAsia" w:hint="eastAsia"/>
          <w:color w:val="000000" w:themeColor="text1"/>
          <w:sz w:val="24"/>
          <w:rPrChange w:id="7621" w:author="JY0225" w:date="2017-08-24T12:11:00Z">
            <w:rPr>
              <w:rFonts w:hint="eastAsia"/>
              <w:color w:val="000000" w:themeColor="text1"/>
              <w:sz w:val="24"/>
            </w:rPr>
          </w:rPrChange>
        </w:rPr>
        <w:t>云</w:t>
      </w:r>
      <w:r w:rsidR="00476838" w:rsidRPr="00653D38">
        <w:rPr>
          <w:rFonts w:asciiTheme="minorEastAsia" w:hAnsiTheme="minorEastAsia" w:hint="eastAsia"/>
          <w:color w:val="000000" w:themeColor="text1"/>
          <w:sz w:val="24"/>
          <w:rPrChange w:id="7622" w:author="JY0225" w:date="2017-08-24T12:11:00Z">
            <w:rPr>
              <w:rFonts w:hint="eastAsia"/>
              <w:color w:val="000000" w:themeColor="text1"/>
              <w:sz w:val="24"/>
            </w:rPr>
          </w:rPrChange>
        </w:rPr>
        <w:t>备份</w:t>
      </w:r>
      <w:r w:rsidR="00FE23EB" w:rsidRPr="00653D38">
        <w:rPr>
          <w:rFonts w:asciiTheme="minorEastAsia" w:hAnsiTheme="minorEastAsia" w:hint="eastAsia"/>
          <w:color w:val="000000" w:themeColor="text1"/>
          <w:sz w:val="24"/>
          <w:rPrChange w:id="7623" w:author="JY0225" w:date="2017-08-24T12:11:00Z">
            <w:rPr>
              <w:rFonts w:hint="eastAsia"/>
              <w:color w:val="000000" w:themeColor="text1"/>
              <w:sz w:val="24"/>
            </w:rPr>
          </w:rPrChange>
        </w:rPr>
        <w:t>技术的不断革新，以及人们日益增长的需求，</w:t>
      </w:r>
      <w:r w:rsidR="007003E4" w:rsidRPr="00653D38">
        <w:rPr>
          <w:rFonts w:asciiTheme="minorEastAsia" w:hAnsiTheme="minorEastAsia" w:hint="eastAsia"/>
          <w:color w:val="000000" w:themeColor="text1"/>
          <w:sz w:val="24"/>
          <w:rPrChange w:id="7624" w:author="JY0225" w:date="2017-08-24T12:11:00Z">
            <w:rPr>
              <w:rFonts w:hint="eastAsia"/>
              <w:color w:val="000000" w:themeColor="text1"/>
              <w:sz w:val="24"/>
            </w:rPr>
          </w:rPrChange>
        </w:rPr>
        <w:t>云</w:t>
      </w:r>
      <w:r w:rsidR="00476838" w:rsidRPr="00653D38">
        <w:rPr>
          <w:rFonts w:asciiTheme="minorEastAsia" w:hAnsiTheme="minorEastAsia" w:hint="eastAsia"/>
          <w:color w:val="000000" w:themeColor="text1"/>
          <w:sz w:val="24"/>
          <w:rPrChange w:id="7625" w:author="JY0225" w:date="2017-08-24T12:11:00Z">
            <w:rPr>
              <w:rFonts w:hint="eastAsia"/>
              <w:color w:val="000000" w:themeColor="text1"/>
              <w:sz w:val="24"/>
            </w:rPr>
          </w:rPrChange>
        </w:rPr>
        <w:t>备份</w:t>
      </w:r>
      <w:r w:rsidR="007003E4" w:rsidRPr="00653D38">
        <w:rPr>
          <w:rFonts w:asciiTheme="minorEastAsia" w:hAnsiTheme="minorEastAsia" w:hint="eastAsia"/>
          <w:color w:val="000000" w:themeColor="text1"/>
          <w:sz w:val="24"/>
          <w:rPrChange w:id="7626" w:author="JY0225" w:date="2017-08-24T12:11:00Z">
            <w:rPr>
              <w:rFonts w:hint="eastAsia"/>
              <w:color w:val="000000" w:themeColor="text1"/>
              <w:sz w:val="24"/>
            </w:rPr>
          </w:rPrChange>
        </w:rPr>
        <w:t>服务平台的高级功能越来越多</w:t>
      </w:r>
      <w:r w:rsidR="005B2EE8" w:rsidRPr="00653D38">
        <w:rPr>
          <w:rFonts w:asciiTheme="minorEastAsia" w:hAnsiTheme="minorEastAsia" w:hint="eastAsia"/>
          <w:color w:val="000000" w:themeColor="text1"/>
          <w:sz w:val="24"/>
          <w:rPrChange w:id="7627" w:author="JY0225" w:date="2017-08-24T12:11:00Z">
            <w:rPr>
              <w:rFonts w:hint="eastAsia"/>
              <w:color w:val="000000" w:themeColor="text1"/>
              <w:sz w:val="24"/>
            </w:rPr>
          </w:rPrChange>
        </w:rPr>
        <w:t>，如在线预览、视频播放、自动备份等</w:t>
      </w:r>
      <w:r w:rsidR="00243057" w:rsidRPr="00653D38">
        <w:rPr>
          <w:rFonts w:asciiTheme="minorEastAsia" w:hAnsiTheme="minorEastAsia" w:hint="eastAsia"/>
          <w:color w:val="000000" w:themeColor="text1"/>
          <w:sz w:val="24"/>
          <w:rPrChange w:id="7628" w:author="JY0225" w:date="2017-08-24T12:11:00Z">
            <w:rPr>
              <w:rFonts w:hint="eastAsia"/>
              <w:color w:val="000000" w:themeColor="text1"/>
              <w:sz w:val="24"/>
            </w:rPr>
          </w:rPrChange>
        </w:rPr>
        <w:t>，这要求云</w:t>
      </w:r>
      <w:r w:rsidR="00476838" w:rsidRPr="00653D38">
        <w:rPr>
          <w:rFonts w:asciiTheme="minorEastAsia" w:hAnsiTheme="minorEastAsia" w:hint="eastAsia"/>
          <w:color w:val="000000" w:themeColor="text1"/>
          <w:sz w:val="24"/>
          <w:rPrChange w:id="7629" w:author="JY0225" w:date="2017-08-24T12:11:00Z">
            <w:rPr>
              <w:rFonts w:hint="eastAsia"/>
              <w:color w:val="000000" w:themeColor="text1"/>
              <w:sz w:val="24"/>
            </w:rPr>
          </w:rPrChange>
        </w:rPr>
        <w:t>备份</w:t>
      </w:r>
      <w:r w:rsidR="00243057" w:rsidRPr="00653D38">
        <w:rPr>
          <w:rFonts w:asciiTheme="minorEastAsia" w:hAnsiTheme="minorEastAsia" w:hint="eastAsia"/>
          <w:color w:val="000000" w:themeColor="text1"/>
          <w:sz w:val="24"/>
          <w:rPrChange w:id="7630" w:author="JY0225" w:date="2017-08-24T12:11:00Z">
            <w:rPr>
              <w:rFonts w:hint="eastAsia"/>
              <w:color w:val="000000" w:themeColor="text1"/>
              <w:sz w:val="24"/>
            </w:rPr>
          </w:rPrChange>
        </w:rPr>
        <w:t>中间件系统做持续的更新和优化，</w:t>
      </w:r>
      <w:r w:rsidR="00C34D23" w:rsidRPr="00653D38">
        <w:rPr>
          <w:rFonts w:asciiTheme="minorEastAsia" w:hAnsiTheme="minorEastAsia" w:hint="eastAsia"/>
          <w:color w:val="000000" w:themeColor="text1"/>
          <w:sz w:val="24"/>
          <w:rPrChange w:id="7631" w:author="JY0225" w:date="2017-08-24T12:11:00Z">
            <w:rPr>
              <w:rFonts w:hint="eastAsia"/>
              <w:color w:val="000000" w:themeColor="text1"/>
              <w:sz w:val="24"/>
            </w:rPr>
          </w:rPrChange>
        </w:rPr>
        <w:t>在未来的工作中，我们会持续调研云</w:t>
      </w:r>
      <w:r w:rsidR="00476838" w:rsidRPr="00653D38">
        <w:rPr>
          <w:rFonts w:asciiTheme="minorEastAsia" w:hAnsiTheme="minorEastAsia" w:hint="eastAsia"/>
          <w:color w:val="000000" w:themeColor="text1"/>
          <w:sz w:val="24"/>
          <w:rPrChange w:id="7632" w:author="JY0225" w:date="2017-08-24T12:11:00Z">
            <w:rPr>
              <w:rFonts w:hint="eastAsia"/>
              <w:color w:val="000000" w:themeColor="text1"/>
              <w:sz w:val="24"/>
            </w:rPr>
          </w:rPrChange>
        </w:rPr>
        <w:t>备份</w:t>
      </w:r>
      <w:r w:rsidR="00C34D23" w:rsidRPr="00653D38">
        <w:rPr>
          <w:rFonts w:asciiTheme="minorEastAsia" w:hAnsiTheme="minorEastAsia" w:hint="eastAsia"/>
          <w:color w:val="000000" w:themeColor="text1"/>
          <w:sz w:val="24"/>
          <w:rPrChange w:id="7633" w:author="JY0225" w:date="2017-08-24T12:11:00Z">
            <w:rPr>
              <w:rFonts w:hint="eastAsia"/>
              <w:color w:val="000000" w:themeColor="text1"/>
              <w:sz w:val="24"/>
            </w:rPr>
          </w:rPrChange>
        </w:rPr>
        <w:t>行业关键技术的发展趋势，使这款自主研发的云</w:t>
      </w:r>
      <w:r w:rsidR="00476838" w:rsidRPr="00653D38">
        <w:rPr>
          <w:rFonts w:asciiTheme="minorEastAsia" w:hAnsiTheme="minorEastAsia" w:hint="eastAsia"/>
          <w:color w:val="000000" w:themeColor="text1"/>
          <w:sz w:val="24"/>
          <w:rPrChange w:id="7634" w:author="JY0225" w:date="2017-08-24T12:11:00Z">
            <w:rPr>
              <w:rFonts w:hint="eastAsia"/>
              <w:color w:val="000000" w:themeColor="text1"/>
              <w:sz w:val="24"/>
            </w:rPr>
          </w:rPrChange>
        </w:rPr>
        <w:t>备份</w:t>
      </w:r>
      <w:r w:rsidR="00C34D23" w:rsidRPr="00653D38">
        <w:rPr>
          <w:rFonts w:asciiTheme="minorEastAsia" w:hAnsiTheme="minorEastAsia" w:hint="eastAsia"/>
          <w:color w:val="000000" w:themeColor="text1"/>
          <w:sz w:val="24"/>
          <w:rPrChange w:id="7635" w:author="JY0225" w:date="2017-08-24T12:11:00Z">
            <w:rPr>
              <w:rFonts w:hint="eastAsia"/>
              <w:color w:val="000000" w:themeColor="text1"/>
              <w:sz w:val="24"/>
            </w:rPr>
          </w:rPrChange>
        </w:rPr>
        <w:t>系统能最大程度地满足用户的需求。</w:t>
      </w:r>
      <w:r w:rsidR="003E2D2D" w:rsidRPr="00653D38">
        <w:rPr>
          <w:rFonts w:asciiTheme="minorEastAsia" w:hAnsiTheme="minorEastAsia"/>
          <w:rPrChange w:id="7636" w:author="JY0225" w:date="2017-08-24T12:11:00Z">
            <w:rPr/>
          </w:rPrChange>
        </w:rPr>
        <w:br w:type="page"/>
      </w:r>
    </w:p>
    <w:p w14:paraId="63D9E991" w14:textId="77777777" w:rsidR="000D534B" w:rsidRDefault="00CF36F8" w:rsidP="000D534B">
      <w:pPr>
        <w:pStyle w:val="1"/>
        <w:rPr>
          <w:rFonts w:ascii="Times New Roman" w:hAnsi="Times New Roman" w:cs="Times New Roman"/>
        </w:rPr>
      </w:pPr>
      <w:bookmarkStart w:id="7637" w:name="_Toc420959894"/>
      <w:bookmarkStart w:id="7638" w:name="_Toc421026958"/>
      <w:bookmarkStart w:id="7639" w:name="_Toc421230625"/>
      <w:bookmarkStart w:id="7640" w:name="_Toc491335288"/>
      <w:r w:rsidRPr="00B87EE1">
        <w:rPr>
          <w:rFonts w:ascii="Times New Roman" w:hAnsi="Times New Roman" w:cs="Times New Roman"/>
        </w:rPr>
        <w:lastRenderedPageBreak/>
        <w:t>参考文献</w:t>
      </w:r>
      <w:bookmarkStart w:id="7641" w:name="_Toc420959893"/>
      <w:bookmarkStart w:id="7642" w:name="_Toc421026957"/>
      <w:bookmarkStart w:id="7643" w:name="_Toc421230624"/>
      <w:bookmarkEnd w:id="7637"/>
      <w:bookmarkEnd w:id="7638"/>
      <w:bookmarkEnd w:id="7639"/>
      <w:bookmarkEnd w:id="7640"/>
    </w:p>
    <w:p w14:paraId="46D2AC32" w14:textId="11B24DF5" w:rsidR="005C17C6" w:rsidRPr="003912A4" w:rsidRDefault="005C17C6" w:rsidP="003912A4">
      <w:pPr>
        <w:pStyle w:val="a7"/>
        <w:numPr>
          <w:ilvl w:val="0"/>
          <w:numId w:val="1"/>
        </w:numPr>
        <w:spacing w:line="400" w:lineRule="exact"/>
        <w:rPr>
          <w:sz w:val="21"/>
          <w:szCs w:val="21"/>
        </w:rPr>
      </w:pPr>
      <w:bookmarkStart w:id="7644" w:name="_Ref489689998"/>
      <w:bookmarkStart w:id="7645" w:name="_Ref489705969"/>
      <w:bookmarkStart w:id="7646" w:name="_Ref489544438"/>
      <w:r>
        <w:rPr>
          <w:sz w:val="21"/>
          <w:szCs w:val="21"/>
        </w:rPr>
        <w:t>运营商世界网</w:t>
      </w:r>
      <w:r>
        <w:rPr>
          <w:rFonts w:hint="eastAsia"/>
          <w:sz w:val="21"/>
          <w:szCs w:val="21"/>
        </w:rPr>
        <w:t xml:space="preserve">. </w:t>
      </w:r>
      <w:r w:rsidRPr="00793B98">
        <w:rPr>
          <w:rFonts w:hint="eastAsia"/>
          <w:sz w:val="21"/>
          <w:szCs w:val="21"/>
        </w:rPr>
        <w:t>2016</w:t>
      </w:r>
      <w:r w:rsidRPr="00793B98">
        <w:rPr>
          <w:rFonts w:hint="eastAsia"/>
          <w:sz w:val="21"/>
          <w:szCs w:val="21"/>
        </w:rPr>
        <w:t>年中国云服务及云</w:t>
      </w:r>
      <w:r>
        <w:rPr>
          <w:rFonts w:hint="eastAsia"/>
          <w:sz w:val="21"/>
          <w:szCs w:val="21"/>
        </w:rPr>
        <w:t>备份</w:t>
      </w:r>
      <w:r w:rsidRPr="00793B98">
        <w:rPr>
          <w:rFonts w:hint="eastAsia"/>
          <w:sz w:val="21"/>
          <w:szCs w:val="21"/>
        </w:rPr>
        <w:t>市场分析报告</w:t>
      </w:r>
      <w:ins w:id="7647" w:author="JY0225" w:date="2017-08-23T16:03:00Z">
        <w:r w:rsidR="00E948A8">
          <w:rPr>
            <w:rFonts w:hint="eastAsia"/>
            <w:sz w:val="21"/>
            <w:szCs w:val="21"/>
          </w:rPr>
          <w:t>[</w:t>
        </w:r>
        <w:r w:rsidR="00E948A8">
          <w:rPr>
            <w:sz w:val="21"/>
            <w:szCs w:val="21"/>
          </w:rPr>
          <w:t>R</w:t>
        </w:r>
        <w:r w:rsidR="00E948A8">
          <w:rPr>
            <w:rFonts w:hint="eastAsia"/>
            <w:sz w:val="21"/>
            <w:szCs w:val="21"/>
          </w:rPr>
          <w:t>]</w:t>
        </w:r>
      </w:ins>
      <w:r>
        <w:rPr>
          <w:rFonts w:hint="eastAsia"/>
          <w:sz w:val="21"/>
          <w:szCs w:val="21"/>
        </w:rPr>
        <w:t xml:space="preserve">. </w:t>
      </w:r>
      <w:r>
        <w:rPr>
          <w:sz w:val="21"/>
          <w:szCs w:val="21"/>
        </w:rPr>
        <w:t>2017</w:t>
      </w:r>
      <w:del w:id="7648" w:author="JY0225" w:date="2017-08-23T16:31:00Z">
        <w:r w:rsidDel="008E2759">
          <w:rPr>
            <w:sz w:val="21"/>
            <w:szCs w:val="21"/>
          </w:rPr>
          <w:delText>.3.21</w:delText>
        </w:r>
      </w:del>
      <w:bookmarkEnd w:id="7644"/>
      <w:r>
        <w:rPr>
          <w:sz w:val="21"/>
          <w:szCs w:val="21"/>
        </w:rPr>
        <w:t>.</w:t>
      </w:r>
      <w:bookmarkEnd w:id="7645"/>
    </w:p>
    <w:p w14:paraId="60AF671E" w14:textId="13F94DC2" w:rsidR="00505F6F" w:rsidRDefault="00505F6F" w:rsidP="00505F6F">
      <w:pPr>
        <w:pStyle w:val="a7"/>
        <w:numPr>
          <w:ilvl w:val="0"/>
          <w:numId w:val="1"/>
        </w:numPr>
        <w:spacing w:line="400" w:lineRule="exact"/>
        <w:rPr>
          <w:sz w:val="21"/>
          <w:szCs w:val="21"/>
        </w:rPr>
      </w:pPr>
      <w:bookmarkStart w:id="7649" w:name="_Ref489705884"/>
      <w:bookmarkEnd w:id="7646"/>
      <w:r w:rsidRPr="00505F6F">
        <w:rPr>
          <w:rFonts w:hint="eastAsia"/>
          <w:sz w:val="21"/>
          <w:szCs w:val="21"/>
        </w:rPr>
        <w:t>刘若冰</w:t>
      </w:r>
      <w:r w:rsidRPr="00505F6F">
        <w:rPr>
          <w:rFonts w:hint="eastAsia"/>
          <w:sz w:val="21"/>
          <w:szCs w:val="21"/>
        </w:rPr>
        <w:t xml:space="preserve">. </w:t>
      </w:r>
      <w:r w:rsidRPr="00505F6F">
        <w:rPr>
          <w:rFonts w:hint="eastAsia"/>
          <w:sz w:val="21"/>
          <w:szCs w:val="21"/>
        </w:rPr>
        <w:t>面向大数据云存储系统的关键技术研究</w:t>
      </w:r>
      <w:r w:rsidRPr="00505F6F">
        <w:rPr>
          <w:rFonts w:hint="eastAsia"/>
          <w:sz w:val="21"/>
          <w:szCs w:val="21"/>
        </w:rPr>
        <w:t xml:space="preserve">[J]. </w:t>
      </w:r>
      <w:r w:rsidRPr="00505F6F">
        <w:rPr>
          <w:rFonts w:hint="eastAsia"/>
          <w:sz w:val="21"/>
          <w:szCs w:val="21"/>
        </w:rPr>
        <w:t>现代电子技术</w:t>
      </w:r>
      <w:r w:rsidRPr="00505F6F">
        <w:rPr>
          <w:rFonts w:hint="eastAsia"/>
          <w:sz w:val="21"/>
          <w:szCs w:val="21"/>
        </w:rPr>
        <w:t>,2016,39(06):21-24</w:t>
      </w:r>
      <w:del w:id="7650" w:author="JY0225" w:date="2017-08-23T16:06:00Z">
        <w:r w:rsidRPr="00505F6F" w:rsidDel="00685811">
          <w:rPr>
            <w:rFonts w:hint="eastAsia"/>
            <w:sz w:val="21"/>
            <w:szCs w:val="21"/>
          </w:rPr>
          <w:delText xml:space="preserve">+29. </w:delText>
        </w:r>
      </w:del>
      <w:ins w:id="7651" w:author="JY0225" w:date="2017-08-23T16:06:00Z">
        <w:r w:rsidR="00685811">
          <w:rPr>
            <w:sz w:val="21"/>
            <w:szCs w:val="21"/>
          </w:rPr>
          <w:t>.</w:t>
        </w:r>
      </w:ins>
      <w:del w:id="7652" w:author="JY0225" w:date="2017-08-23T16:06:00Z">
        <w:r w:rsidRPr="00505F6F" w:rsidDel="00936D04">
          <w:rPr>
            <w:rFonts w:hint="eastAsia"/>
            <w:sz w:val="21"/>
            <w:szCs w:val="21"/>
          </w:rPr>
          <w:delText>[2017-08-05]. DOI</w:delText>
        </w:r>
        <w:r w:rsidRPr="00505F6F" w:rsidDel="00936D04">
          <w:rPr>
            <w:rFonts w:hint="eastAsia"/>
            <w:sz w:val="21"/>
            <w:szCs w:val="21"/>
          </w:rPr>
          <w:delText>：</w:delText>
        </w:r>
        <w:r w:rsidRPr="00505F6F" w:rsidDel="00936D04">
          <w:rPr>
            <w:rFonts w:hint="eastAsia"/>
            <w:sz w:val="21"/>
            <w:szCs w:val="21"/>
          </w:rPr>
          <w:delText>10.16652/j.issn.1004-373x.2016.06.006</w:delText>
        </w:r>
      </w:del>
      <w:bookmarkEnd w:id="7649"/>
    </w:p>
    <w:p w14:paraId="3C4B1A6F" w14:textId="113DDE9C" w:rsidR="00793B98" w:rsidRDefault="005A3D87" w:rsidP="00F0367C">
      <w:pPr>
        <w:pStyle w:val="a7"/>
        <w:numPr>
          <w:ilvl w:val="0"/>
          <w:numId w:val="1"/>
        </w:numPr>
        <w:spacing w:line="400" w:lineRule="exact"/>
        <w:rPr>
          <w:sz w:val="21"/>
          <w:szCs w:val="21"/>
        </w:rPr>
      </w:pPr>
      <w:bookmarkStart w:id="7653" w:name="_Ref489820088"/>
      <w:r w:rsidRPr="005A3D87">
        <w:rPr>
          <w:sz w:val="21"/>
          <w:szCs w:val="21"/>
        </w:rPr>
        <w:t>Zhong Lin He,</w:t>
      </w:r>
      <w:ins w:id="7654" w:author="JY0225" w:date="2017-08-23T16:07:00Z">
        <w:r w:rsidR="003D193E">
          <w:rPr>
            <w:sz w:val="21"/>
            <w:szCs w:val="21"/>
          </w:rPr>
          <w:t xml:space="preserve"> </w:t>
        </w:r>
      </w:ins>
      <w:r w:rsidRPr="005A3D87">
        <w:rPr>
          <w:sz w:val="21"/>
          <w:szCs w:val="21"/>
        </w:rPr>
        <w:t>Yu Hua He,</w:t>
      </w:r>
      <w:ins w:id="7655" w:author="JY0225" w:date="2017-08-23T16:07:00Z">
        <w:r w:rsidR="009B51AA">
          <w:rPr>
            <w:sz w:val="21"/>
            <w:szCs w:val="21"/>
          </w:rPr>
          <w:t xml:space="preserve"> </w:t>
        </w:r>
      </w:ins>
      <w:r w:rsidRPr="005A3D87">
        <w:rPr>
          <w:sz w:val="21"/>
          <w:szCs w:val="21"/>
        </w:rPr>
        <w:t>Li Yu Chen. A Study on the Key Issues of Cloud Storage Technology[J]. Applied Mechanics and Materials,</w:t>
      </w:r>
      <w:ins w:id="7656" w:author="JY0225" w:date="2017-08-14T13:00:00Z">
        <w:r w:rsidR="00B46969">
          <w:rPr>
            <w:sz w:val="21"/>
            <w:szCs w:val="21"/>
          </w:rPr>
          <w:t xml:space="preserve"> </w:t>
        </w:r>
      </w:ins>
      <w:r w:rsidRPr="005A3D87">
        <w:rPr>
          <w:sz w:val="21"/>
          <w:szCs w:val="21"/>
        </w:rPr>
        <w:t>2010,</w:t>
      </w:r>
      <w:ins w:id="7657" w:author="JY0225" w:date="2017-08-14T13:00:00Z">
        <w:r w:rsidR="00B46969">
          <w:rPr>
            <w:sz w:val="21"/>
            <w:szCs w:val="21"/>
          </w:rPr>
          <w:t xml:space="preserve"> </w:t>
        </w:r>
      </w:ins>
      <w:r w:rsidRPr="005A3D87">
        <w:rPr>
          <w:sz w:val="21"/>
          <w:szCs w:val="21"/>
        </w:rPr>
        <w:t>979(29)</w:t>
      </w:r>
      <w:del w:id="7658" w:author="JY0225" w:date="2017-08-23T16:07:00Z">
        <w:r w:rsidRPr="005A3D87" w:rsidDel="00DE0114">
          <w:rPr>
            <w:sz w:val="21"/>
            <w:szCs w:val="21"/>
          </w:rPr>
          <w:delText>:</w:delText>
        </w:r>
      </w:del>
      <w:r w:rsidRPr="005A3D87">
        <w:rPr>
          <w:sz w:val="21"/>
          <w:szCs w:val="21"/>
        </w:rPr>
        <w:t>.</w:t>
      </w:r>
      <w:bookmarkEnd w:id="7653"/>
    </w:p>
    <w:p w14:paraId="358ECECE" w14:textId="319F1350" w:rsidR="00F60053" w:rsidRPr="00F60053" w:rsidRDefault="00F60053" w:rsidP="00F60053">
      <w:pPr>
        <w:pStyle w:val="a7"/>
        <w:numPr>
          <w:ilvl w:val="0"/>
          <w:numId w:val="1"/>
        </w:numPr>
        <w:spacing w:line="400" w:lineRule="exact"/>
        <w:rPr>
          <w:sz w:val="21"/>
          <w:szCs w:val="21"/>
        </w:rPr>
      </w:pPr>
      <w:bookmarkStart w:id="7659" w:name="_Ref489791737"/>
      <w:r w:rsidRPr="003970CA">
        <w:rPr>
          <w:sz w:val="21"/>
          <w:szCs w:val="21"/>
        </w:rPr>
        <w:t>Amirhossein Farahzadi,</w:t>
      </w:r>
      <w:ins w:id="7660" w:author="JY0225" w:date="2017-08-23T16:08:00Z">
        <w:r w:rsidR="00100804">
          <w:rPr>
            <w:sz w:val="21"/>
            <w:szCs w:val="21"/>
          </w:rPr>
          <w:t xml:space="preserve"> </w:t>
        </w:r>
      </w:ins>
      <w:r w:rsidRPr="003970CA">
        <w:rPr>
          <w:sz w:val="21"/>
          <w:szCs w:val="21"/>
        </w:rPr>
        <w:t>Pooyan Shams,</w:t>
      </w:r>
      <w:ins w:id="7661" w:author="JY0225" w:date="2017-08-23T16:08:00Z">
        <w:r w:rsidR="00100804">
          <w:rPr>
            <w:sz w:val="21"/>
            <w:szCs w:val="21"/>
          </w:rPr>
          <w:t xml:space="preserve"> </w:t>
        </w:r>
      </w:ins>
      <w:r w:rsidRPr="003970CA">
        <w:rPr>
          <w:sz w:val="21"/>
          <w:szCs w:val="21"/>
        </w:rPr>
        <w:t>Javad Rezazadeh,</w:t>
      </w:r>
      <w:ins w:id="7662" w:author="JY0225" w:date="2017-08-23T16:08:00Z">
        <w:r w:rsidR="00100804">
          <w:rPr>
            <w:sz w:val="21"/>
            <w:szCs w:val="21"/>
          </w:rPr>
          <w:t xml:space="preserve"> </w:t>
        </w:r>
      </w:ins>
      <w:r w:rsidRPr="003970CA">
        <w:rPr>
          <w:sz w:val="21"/>
          <w:szCs w:val="21"/>
        </w:rPr>
        <w:t>Reza Farahbakhsh. Middleware technologies for cloud of things-a survey[J]. Digital Communications and Networks,</w:t>
      </w:r>
      <w:ins w:id="7663" w:author="JY0225" w:date="2017-08-23T16:08:00Z">
        <w:r w:rsidR="00DE2AF4">
          <w:rPr>
            <w:sz w:val="21"/>
            <w:szCs w:val="21"/>
          </w:rPr>
          <w:t xml:space="preserve"> </w:t>
        </w:r>
      </w:ins>
      <w:r w:rsidRPr="003970CA">
        <w:rPr>
          <w:sz w:val="21"/>
          <w:szCs w:val="21"/>
        </w:rPr>
        <w:t>2017</w:t>
      </w:r>
      <w:del w:id="7664" w:author="JY0225" w:date="2017-08-23T16:08:00Z">
        <w:r w:rsidRPr="003970CA" w:rsidDel="00901B7B">
          <w:rPr>
            <w:sz w:val="21"/>
            <w:szCs w:val="21"/>
          </w:rPr>
          <w:delText>,:</w:delText>
        </w:r>
      </w:del>
      <w:r w:rsidRPr="003970CA">
        <w:rPr>
          <w:sz w:val="21"/>
          <w:szCs w:val="21"/>
        </w:rPr>
        <w:t>.</w:t>
      </w:r>
      <w:bookmarkEnd w:id="7659"/>
    </w:p>
    <w:p w14:paraId="1EC53769" w14:textId="5A32C620" w:rsidR="00196979" w:rsidRDefault="00196979" w:rsidP="00196979">
      <w:pPr>
        <w:pStyle w:val="a7"/>
        <w:numPr>
          <w:ilvl w:val="0"/>
          <w:numId w:val="1"/>
        </w:numPr>
        <w:spacing w:line="400" w:lineRule="exact"/>
        <w:rPr>
          <w:sz w:val="21"/>
          <w:szCs w:val="21"/>
        </w:rPr>
      </w:pPr>
      <w:bookmarkStart w:id="7665" w:name="_Ref489691828"/>
      <w:bookmarkStart w:id="7666" w:name="_Ref489705992"/>
      <w:r w:rsidRPr="00196979">
        <w:rPr>
          <w:rFonts w:hint="eastAsia"/>
          <w:sz w:val="21"/>
          <w:szCs w:val="21"/>
        </w:rPr>
        <w:t>卜瑞琪</w:t>
      </w:r>
      <w:ins w:id="7667" w:author="JY0225" w:date="2017-08-23T16:05:00Z">
        <w:r w:rsidR="00FF3F08">
          <w:rPr>
            <w:sz w:val="21"/>
            <w:szCs w:val="21"/>
          </w:rPr>
          <w:t>.</w:t>
        </w:r>
      </w:ins>
      <w:ins w:id="7668" w:author="JY0225" w:date="2017-08-23T16:09:00Z">
        <w:r w:rsidR="006E4DE6">
          <w:rPr>
            <w:sz w:val="21"/>
            <w:szCs w:val="21"/>
          </w:rPr>
          <w:t xml:space="preserve"> </w:t>
        </w:r>
      </w:ins>
      <w:del w:id="7669" w:author="JY0225" w:date="2017-08-23T16:05:00Z">
        <w:r w:rsidDel="00FF3F08">
          <w:rPr>
            <w:rFonts w:hint="eastAsia"/>
            <w:sz w:val="21"/>
            <w:szCs w:val="21"/>
          </w:rPr>
          <w:delText xml:space="preserve">. </w:delText>
        </w:r>
      </w:del>
      <w:r w:rsidRPr="00196979">
        <w:rPr>
          <w:rFonts w:hint="eastAsia"/>
          <w:sz w:val="21"/>
          <w:szCs w:val="21"/>
        </w:rPr>
        <w:t>面向云备份的高效中间件设计与实现</w:t>
      </w:r>
      <w:ins w:id="7670" w:author="JY0225" w:date="2017-08-23T16:05:00Z">
        <w:r w:rsidR="00AA7A45">
          <w:rPr>
            <w:rFonts w:hint="eastAsia"/>
            <w:sz w:val="21"/>
            <w:szCs w:val="21"/>
          </w:rPr>
          <w:t>[</w:t>
        </w:r>
        <w:r w:rsidR="00AA7A45">
          <w:rPr>
            <w:sz w:val="21"/>
            <w:szCs w:val="21"/>
          </w:rPr>
          <w:t>D</w:t>
        </w:r>
        <w:r w:rsidR="00AA7A45">
          <w:rPr>
            <w:rFonts w:hint="eastAsia"/>
            <w:sz w:val="21"/>
            <w:szCs w:val="21"/>
          </w:rPr>
          <w:t>]</w:t>
        </w:r>
      </w:ins>
      <w:r>
        <w:rPr>
          <w:rFonts w:hint="eastAsia"/>
          <w:sz w:val="21"/>
          <w:szCs w:val="21"/>
        </w:rPr>
        <w:t>.</w:t>
      </w:r>
      <w:ins w:id="7671" w:author="JY0225" w:date="2017-08-23T16:23:00Z">
        <w:r w:rsidR="003063FF">
          <w:rPr>
            <w:sz w:val="21"/>
            <w:szCs w:val="21"/>
          </w:rPr>
          <w:t xml:space="preserve"> </w:t>
        </w:r>
        <w:r w:rsidR="003063FF">
          <w:rPr>
            <w:rFonts w:hint="eastAsia"/>
            <w:sz w:val="21"/>
            <w:szCs w:val="21"/>
          </w:rPr>
          <w:t>复旦大学</w:t>
        </w:r>
      </w:ins>
      <w:ins w:id="7672" w:author="JY0225" w:date="2017-08-23T16:24:00Z">
        <w:r w:rsidR="004B56A8">
          <w:rPr>
            <w:rFonts w:hint="eastAsia"/>
            <w:sz w:val="21"/>
            <w:szCs w:val="21"/>
          </w:rPr>
          <w:t>,</w:t>
        </w:r>
      </w:ins>
      <w:ins w:id="7673" w:author="JY0225" w:date="2017-08-23T16:23:00Z">
        <w:r w:rsidR="003063FF">
          <w:rPr>
            <w:rFonts w:hint="eastAsia"/>
            <w:sz w:val="21"/>
            <w:szCs w:val="21"/>
          </w:rPr>
          <w:t xml:space="preserve"> </w:t>
        </w:r>
      </w:ins>
      <w:del w:id="7674" w:author="JY0225" w:date="2017-08-23T16:23:00Z">
        <w:r w:rsidDel="003063FF">
          <w:rPr>
            <w:rFonts w:hint="eastAsia"/>
            <w:sz w:val="21"/>
            <w:szCs w:val="21"/>
          </w:rPr>
          <w:delText xml:space="preserve"> </w:delText>
        </w:r>
      </w:del>
      <w:r>
        <w:rPr>
          <w:sz w:val="21"/>
          <w:szCs w:val="21"/>
        </w:rPr>
        <w:t>2015</w:t>
      </w:r>
      <w:del w:id="7675" w:author="JY0225" w:date="2017-08-23T16:24:00Z">
        <w:r w:rsidDel="00B77BBE">
          <w:rPr>
            <w:sz w:val="21"/>
            <w:szCs w:val="21"/>
          </w:rPr>
          <w:delText>.10.23</w:delText>
        </w:r>
      </w:del>
      <w:bookmarkEnd w:id="7665"/>
      <w:r w:rsidR="00EC26E4">
        <w:rPr>
          <w:sz w:val="21"/>
          <w:szCs w:val="21"/>
        </w:rPr>
        <w:t>.</w:t>
      </w:r>
      <w:bookmarkEnd w:id="7666"/>
    </w:p>
    <w:p w14:paraId="4D1728AD" w14:textId="4A7888F6" w:rsidR="003175C3" w:rsidRDefault="003175C3" w:rsidP="003175C3">
      <w:pPr>
        <w:pStyle w:val="a7"/>
        <w:numPr>
          <w:ilvl w:val="0"/>
          <w:numId w:val="1"/>
        </w:numPr>
        <w:spacing w:line="400" w:lineRule="exact"/>
        <w:rPr>
          <w:sz w:val="21"/>
          <w:szCs w:val="21"/>
        </w:rPr>
      </w:pPr>
      <w:bookmarkStart w:id="7676" w:name="_Ref489690644"/>
      <w:r w:rsidRPr="003175C3">
        <w:rPr>
          <w:sz w:val="21"/>
          <w:szCs w:val="21"/>
        </w:rPr>
        <w:t>Naresh vurukonda,</w:t>
      </w:r>
      <w:ins w:id="7677" w:author="JY0225" w:date="2017-08-23T16:09:00Z">
        <w:r w:rsidR="00104647">
          <w:rPr>
            <w:sz w:val="21"/>
            <w:szCs w:val="21"/>
          </w:rPr>
          <w:t xml:space="preserve"> </w:t>
        </w:r>
      </w:ins>
      <w:r w:rsidRPr="003175C3">
        <w:rPr>
          <w:sz w:val="21"/>
          <w:szCs w:val="21"/>
        </w:rPr>
        <w:t>B. Thirumala Rao. A Study on Data Storage Security Issues in Cloud Computing[J]. Pr</w:t>
      </w:r>
      <w:r w:rsidR="00BB3634">
        <w:rPr>
          <w:sz w:val="21"/>
          <w:szCs w:val="21"/>
        </w:rPr>
        <w:t>ocedia Computer Science,</w:t>
      </w:r>
      <w:ins w:id="7678" w:author="JY0225" w:date="2017-08-23T16:09:00Z">
        <w:r w:rsidR="00107CC9">
          <w:rPr>
            <w:sz w:val="21"/>
            <w:szCs w:val="21"/>
          </w:rPr>
          <w:t xml:space="preserve"> </w:t>
        </w:r>
      </w:ins>
      <w:r w:rsidR="00BB3634">
        <w:rPr>
          <w:sz w:val="21"/>
          <w:szCs w:val="21"/>
        </w:rPr>
        <w:t>2016,</w:t>
      </w:r>
      <w:ins w:id="7679" w:author="JY0225" w:date="2017-08-23T16:09:00Z">
        <w:r w:rsidR="00E73740">
          <w:rPr>
            <w:sz w:val="21"/>
            <w:szCs w:val="21"/>
          </w:rPr>
          <w:t xml:space="preserve"> </w:t>
        </w:r>
      </w:ins>
      <w:r w:rsidR="00BB3634">
        <w:rPr>
          <w:sz w:val="21"/>
          <w:szCs w:val="21"/>
        </w:rPr>
        <w:t>92</w:t>
      </w:r>
      <w:r w:rsidRPr="003175C3">
        <w:rPr>
          <w:sz w:val="21"/>
          <w:szCs w:val="21"/>
        </w:rPr>
        <w:t>.</w:t>
      </w:r>
      <w:bookmarkEnd w:id="7676"/>
    </w:p>
    <w:p w14:paraId="1D6D7730" w14:textId="739ACD5D" w:rsidR="00793B98" w:rsidRDefault="006A1E35" w:rsidP="006A1E35">
      <w:pPr>
        <w:pStyle w:val="a7"/>
        <w:numPr>
          <w:ilvl w:val="0"/>
          <w:numId w:val="1"/>
        </w:numPr>
        <w:spacing w:line="400" w:lineRule="exact"/>
        <w:rPr>
          <w:sz w:val="21"/>
          <w:szCs w:val="21"/>
        </w:rPr>
      </w:pPr>
      <w:bookmarkStart w:id="7680" w:name="_Ref489690647"/>
      <w:r w:rsidRPr="006A1E35">
        <w:rPr>
          <w:rFonts w:hint="eastAsia"/>
          <w:sz w:val="21"/>
          <w:szCs w:val="21"/>
        </w:rPr>
        <w:t>刘建毅</w:t>
      </w:r>
      <w:r w:rsidRPr="006A1E35">
        <w:rPr>
          <w:rFonts w:hint="eastAsia"/>
          <w:sz w:val="21"/>
          <w:szCs w:val="21"/>
        </w:rPr>
        <w:t>,</w:t>
      </w:r>
      <w:r w:rsidRPr="006A1E35">
        <w:rPr>
          <w:rFonts w:hint="eastAsia"/>
          <w:sz w:val="21"/>
          <w:szCs w:val="21"/>
        </w:rPr>
        <w:t>王枞</w:t>
      </w:r>
      <w:r w:rsidRPr="006A1E35">
        <w:rPr>
          <w:rFonts w:hint="eastAsia"/>
          <w:sz w:val="21"/>
          <w:szCs w:val="21"/>
        </w:rPr>
        <w:t>,</w:t>
      </w:r>
      <w:r w:rsidRPr="006A1E35">
        <w:rPr>
          <w:rFonts w:hint="eastAsia"/>
          <w:sz w:val="21"/>
          <w:szCs w:val="21"/>
        </w:rPr>
        <w:t>薛向东</w:t>
      </w:r>
      <w:r w:rsidRPr="006A1E35">
        <w:rPr>
          <w:rFonts w:hint="eastAsia"/>
          <w:sz w:val="21"/>
          <w:szCs w:val="21"/>
        </w:rPr>
        <w:t xml:space="preserve">. </w:t>
      </w:r>
      <w:r w:rsidRPr="006A1E35">
        <w:rPr>
          <w:rFonts w:hint="eastAsia"/>
          <w:sz w:val="21"/>
          <w:szCs w:val="21"/>
        </w:rPr>
        <w:t>云</w:t>
      </w:r>
      <w:r w:rsidR="00476838">
        <w:rPr>
          <w:rFonts w:hint="eastAsia"/>
          <w:sz w:val="21"/>
          <w:szCs w:val="21"/>
        </w:rPr>
        <w:t>备份</w:t>
      </w:r>
      <w:r w:rsidRPr="006A1E35">
        <w:rPr>
          <w:rFonts w:hint="eastAsia"/>
          <w:sz w:val="21"/>
          <w:szCs w:val="21"/>
        </w:rPr>
        <w:t>安全分析</w:t>
      </w:r>
      <w:r w:rsidRPr="006A1E35">
        <w:rPr>
          <w:rFonts w:hint="eastAsia"/>
          <w:sz w:val="21"/>
          <w:szCs w:val="21"/>
        </w:rPr>
        <w:t xml:space="preserve">[J]. </w:t>
      </w:r>
      <w:r w:rsidRPr="006A1E35">
        <w:rPr>
          <w:rFonts w:hint="eastAsia"/>
          <w:sz w:val="21"/>
          <w:szCs w:val="21"/>
        </w:rPr>
        <w:t>中兴通讯技术</w:t>
      </w:r>
      <w:r w:rsidRPr="006A1E35">
        <w:rPr>
          <w:rFonts w:hint="eastAsia"/>
          <w:sz w:val="21"/>
          <w:szCs w:val="21"/>
        </w:rPr>
        <w:t>,</w:t>
      </w:r>
      <w:ins w:id="7681" w:author="JY0225" w:date="2017-08-23T16:09:00Z">
        <w:r w:rsidR="001924A8">
          <w:rPr>
            <w:sz w:val="21"/>
            <w:szCs w:val="21"/>
          </w:rPr>
          <w:t xml:space="preserve"> </w:t>
        </w:r>
      </w:ins>
      <w:r w:rsidRPr="006A1E35">
        <w:rPr>
          <w:rFonts w:hint="eastAsia"/>
          <w:sz w:val="21"/>
          <w:szCs w:val="21"/>
        </w:rPr>
        <w:t xml:space="preserve">2012,18(06):30-33. </w:t>
      </w:r>
      <w:del w:id="7682" w:author="JY0225" w:date="2017-08-23T16:09:00Z">
        <w:r w:rsidRPr="006A1E35" w:rsidDel="00F308BD">
          <w:rPr>
            <w:rFonts w:hint="eastAsia"/>
            <w:sz w:val="21"/>
            <w:szCs w:val="21"/>
          </w:rPr>
          <w:delText>[2017-08-05].</w:delText>
        </w:r>
      </w:del>
      <w:bookmarkEnd w:id="7680"/>
    </w:p>
    <w:p w14:paraId="0F51B847" w14:textId="22A0C298" w:rsidR="003175C3" w:rsidRDefault="009E3509" w:rsidP="009E3509">
      <w:pPr>
        <w:pStyle w:val="a7"/>
        <w:numPr>
          <w:ilvl w:val="0"/>
          <w:numId w:val="1"/>
        </w:numPr>
        <w:spacing w:line="400" w:lineRule="exact"/>
        <w:rPr>
          <w:sz w:val="21"/>
          <w:szCs w:val="21"/>
        </w:rPr>
      </w:pPr>
      <w:bookmarkStart w:id="7683" w:name="_Ref489691703"/>
      <w:r>
        <w:rPr>
          <w:sz w:val="21"/>
          <w:szCs w:val="21"/>
        </w:rPr>
        <w:t>Jian-zong Wang</w:t>
      </w:r>
      <w:r>
        <w:rPr>
          <w:rFonts w:hint="eastAsia"/>
          <w:sz w:val="21"/>
          <w:szCs w:val="21"/>
        </w:rPr>
        <w:t xml:space="preserve">, </w:t>
      </w:r>
      <w:r>
        <w:rPr>
          <w:sz w:val="21"/>
          <w:szCs w:val="21"/>
        </w:rPr>
        <w:t xml:space="preserve">Peter Varman, </w:t>
      </w:r>
      <w:r w:rsidRPr="009E3509">
        <w:rPr>
          <w:sz w:val="21"/>
          <w:szCs w:val="21"/>
        </w:rPr>
        <w:t>Chang-sheng Xie</w:t>
      </w:r>
      <w:r>
        <w:rPr>
          <w:sz w:val="21"/>
          <w:szCs w:val="21"/>
        </w:rPr>
        <w:t xml:space="preserve">. </w:t>
      </w:r>
      <w:r w:rsidRPr="009E3509">
        <w:rPr>
          <w:sz w:val="21"/>
          <w:szCs w:val="21"/>
        </w:rPr>
        <w:t>Optimizing storage performance in public cloud platforms</w:t>
      </w:r>
      <w:ins w:id="7684" w:author="JY0225" w:date="2017-08-23T16:11:00Z">
        <w:r w:rsidR="00A4501C">
          <w:rPr>
            <w:sz w:val="21"/>
            <w:szCs w:val="21"/>
          </w:rPr>
          <w:t>[J]</w:t>
        </w:r>
      </w:ins>
      <w:r>
        <w:rPr>
          <w:sz w:val="21"/>
          <w:szCs w:val="21"/>
        </w:rPr>
        <w:t xml:space="preserve">. </w:t>
      </w:r>
      <w:r w:rsidRPr="009E3509">
        <w:rPr>
          <w:sz w:val="21"/>
          <w:szCs w:val="21"/>
        </w:rPr>
        <w:t>Journal of Zhejiang University SCIENCE C, 2011, Vol.12 (12)</w:t>
      </w:r>
      <w:del w:id="7685" w:author="JY0225" w:date="2017-08-23T16:11:00Z">
        <w:r w:rsidRPr="009E3509" w:rsidDel="003848A4">
          <w:rPr>
            <w:sz w:val="21"/>
            <w:szCs w:val="21"/>
          </w:rPr>
          <w:delText>, pp.</w:delText>
        </w:r>
      </w:del>
      <w:ins w:id="7686" w:author="JY0225" w:date="2017-08-23T16:11:00Z">
        <w:r w:rsidR="003848A4">
          <w:rPr>
            <w:sz w:val="21"/>
            <w:szCs w:val="21"/>
          </w:rPr>
          <w:t>:</w:t>
        </w:r>
      </w:ins>
      <w:r w:rsidRPr="009E3509">
        <w:rPr>
          <w:sz w:val="21"/>
          <w:szCs w:val="21"/>
        </w:rPr>
        <w:t>951-964</w:t>
      </w:r>
      <w:r>
        <w:rPr>
          <w:sz w:val="21"/>
          <w:szCs w:val="21"/>
        </w:rPr>
        <w:t>.</w:t>
      </w:r>
      <w:bookmarkEnd w:id="7683"/>
    </w:p>
    <w:p w14:paraId="317F9EFC" w14:textId="0FD5FA84" w:rsidR="006E0CD1" w:rsidRPr="006E0CD1" w:rsidRDefault="006E0CD1" w:rsidP="006E0CD1">
      <w:pPr>
        <w:pStyle w:val="a5"/>
        <w:numPr>
          <w:ilvl w:val="0"/>
          <w:numId w:val="1"/>
        </w:numPr>
        <w:ind w:firstLineChars="0"/>
        <w:rPr>
          <w:rFonts w:ascii="Times New Roman" w:eastAsia="宋体" w:hAnsi="Times New Roman" w:cs="Times New Roman"/>
          <w:spacing w:val="10"/>
          <w:kern w:val="0"/>
          <w:szCs w:val="21"/>
        </w:rPr>
      </w:pPr>
      <w:bookmarkStart w:id="7687" w:name="_Ref490467202"/>
      <w:r w:rsidRPr="006E0CD1">
        <w:rPr>
          <w:rFonts w:ascii="Times New Roman" w:eastAsia="宋体" w:hAnsi="Times New Roman" w:cs="Times New Roman" w:hint="eastAsia"/>
          <w:spacing w:val="10"/>
          <w:kern w:val="0"/>
          <w:szCs w:val="21"/>
        </w:rPr>
        <w:t>李新宇</w:t>
      </w:r>
      <w:r w:rsidRPr="006E0CD1">
        <w:rPr>
          <w:rFonts w:ascii="Times New Roman" w:eastAsia="宋体" w:hAnsi="Times New Roman" w:cs="Times New Roman" w:hint="eastAsia"/>
          <w:spacing w:val="10"/>
          <w:kern w:val="0"/>
          <w:szCs w:val="21"/>
        </w:rPr>
        <w:t xml:space="preserve">. </w:t>
      </w:r>
      <w:r w:rsidRPr="006E0CD1">
        <w:rPr>
          <w:rFonts w:ascii="Times New Roman" w:eastAsia="宋体" w:hAnsi="Times New Roman" w:cs="Times New Roman" w:hint="eastAsia"/>
          <w:spacing w:val="10"/>
          <w:kern w:val="0"/>
          <w:szCs w:val="21"/>
        </w:rPr>
        <w:t>网络云盘介绍——以</w:t>
      </w:r>
      <w:r w:rsidRPr="006E0CD1">
        <w:rPr>
          <w:rFonts w:ascii="Times New Roman" w:eastAsia="宋体" w:hAnsi="Times New Roman" w:cs="Times New Roman" w:hint="eastAsia"/>
          <w:spacing w:val="10"/>
          <w:kern w:val="0"/>
          <w:szCs w:val="21"/>
        </w:rPr>
        <w:t>360</w:t>
      </w:r>
      <w:r w:rsidRPr="006E0CD1">
        <w:rPr>
          <w:rFonts w:ascii="Times New Roman" w:eastAsia="宋体" w:hAnsi="Times New Roman" w:cs="Times New Roman" w:hint="eastAsia"/>
          <w:spacing w:val="10"/>
          <w:kern w:val="0"/>
          <w:szCs w:val="21"/>
        </w:rPr>
        <w:t>云盘和百度云为例</w:t>
      </w:r>
      <w:r w:rsidRPr="006E0CD1">
        <w:rPr>
          <w:rFonts w:ascii="Times New Roman" w:eastAsia="宋体" w:hAnsi="Times New Roman" w:cs="Times New Roman" w:hint="eastAsia"/>
          <w:spacing w:val="10"/>
          <w:kern w:val="0"/>
          <w:szCs w:val="21"/>
        </w:rPr>
        <w:t xml:space="preserve">[J]. </w:t>
      </w:r>
      <w:r w:rsidRPr="006E0CD1">
        <w:rPr>
          <w:rFonts w:ascii="Times New Roman" w:eastAsia="宋体" w:hAnsi="Times New Roman" w:cs="Times New Roman" w:hint="eastAsia"/>
          <w:spacing w:val="10"/>
          <w:kern w:val="0"/>
          <w:szCs w:val="21"/>
        </w:rPr>
        <w:t>无线互联科技</w:t>
      </w:r>
      <w:r w:rsidRPr="006E0CD1">
        <w:rPr>
          <w:rFonts w:ascii="Times New Roman" w:eastAsia="宋体" w:hAnsi="Times New Roman" w:cs="Times New Roman" w:hint="eastAsia"/>
          <w:spacing w:val="10"/>
          <w:kern w:val="0"/>
          <w:szCs w:val="21"/>
        </w:rPr>
        <w:t>,2014,01:38.</w:t>
      </w:r>
      <w:bookmarkEnd w:id="7687"/>
    </w:p>
    <w:p w14:paraId="2171E046" w14:textId="48301FE6" w:rsidR="00550F66" w:rsidRDefault="00550F66" w:rsidP="00550F66">
      <w:pPr>
        <w:pStyle w:val="a7"/>
        <w:numPr>
          <w:ilvl w:val="0"/>
          <w:numId w:val="1"/>
        </w:numPr>
        <w:spacing w:line="400" w:lineRule="exact"/>
        <w:rPr>
          <w:sz w:val="21"/>
          <w:szCs w:val="21"/>
        </w:rPr>
      </w:pPr>
      <w:bookmarkStart w:id="7688" w:name="_Ref489792117"/>
      <w:r w:rsidRPr="00153B28">
        <w:rPr>
          <w:sz w:val="21"/>
          <w:szCs w:val="21"/>
        </w:rPr>
        <w:t>Anonymous. Research and Markets; Implementing SSL/TLS Using Cryptography and PKI - Guide to Implementing Protocols for Internet Security[J]. Computers, Networks &amp; Communications,</w:t>
      </w:r>
      <w:ins w:id="7689" w:author="JY0225" w:date="2017-08-14T12:57:00Z">
        <w:r w:rsidR="00B46969">
          <w:rPr>
            <w:sz w:val="21"/>
            <w:szCs w:val="21"/>
          </w:rPr>
          <w:t xml:space="preserve"> </w:t>
        </w:r>
      </w:ins>
      <w:r w:rsidRPr="00153B28">
        <w:rPr>
          <w:sz w:val="21"/>
          <w:szCs w:val="21"/>
        </w:rPr>
        <w:t>20</w:t>
      </w:r>
      <w:r>
        <w:rPr>
          <w:sz w:val="21"/>
          <w:szCs w:val="21"/>
        </w:rPr>
        <w:t>11</w:t>
      </w:r>
      <w:r w:rsidRPr="00153B28">
        <w:rPr>
          <w:sz w:val="21"/>
          <w:szCs w:val="21"/>
        </w:rPr>
        <w:t>.</w:t>
      </w:r>
      <w:bookmarkEnd w:id="7688"/>
    </w:p>
    <w:p w14:paraId="33C1613F" w14:textId="680FDF2E" w:rsidR="008A1737" w:rsidRPr="008A1737" w:rsidRDefault="008A1737" w:rsidP="008A1737">
      <w:pPr>
        <w:pStyle w:val="a7"/>
        <w:numPr>
          <w:ilvl w:val="0"/>
          <w:numId w:val="1"/>
        </w:numPr>
        <w:spacing w:line="400" w:lineRule="exact"/>
        <w:rPr>
          <w:sz w:val="21"/>
          <w:szCs w:val="21"/>
        </w:rPr>
      </w:pPr>
      <w:bookmarkStart w:id="7690" w:name="_Ref489792943"/>
      <w:r w:rsidRPr="0028319A">
        <w:rPr>
          <w:rFonts w:hint="eastAsia"/>
          <w:sz w:val="21"/>
          <w:szCs w:val="21"/>
        </w:rPr>
        <w:t>刘艳萍</w:t>
      </w:r>
      <w:r w:rsidRPr="0028319A">
        <w:rPr>
          <w:rFonts w:hint="eastAsia"/>
          <w:sz w:val="21"/>
          <w:szCs w:val="21"/>
        </w:rPr>
        <w:t>,</w:t>
      </w:r>
      <w:r w:rsidRPr="0028319A">
        <w:rPr>
          <w:rFonts w:hint="eastAsia"/>
          <w:sz w:val="21"/>
          <w:szCs w:val="21"/>
        </w:rPr>
        <w:t>李秋慧</w:t>
      </w:r>
      <w:r w:rsidRPr="0028319A">
        <w:rPr>
          <w:rFonts w:hint="eastAsia"/>
          <w:sz w:val="21"/>
          <w:szCs w:val="21"/>
        </w:rPr>
        <w:t>. AES</w:t>
      </w:r>
      <w:r w:rsidRPr="0028319A">
        <w:rPr>
          <w:rFonts w:hint="eastAsia"/>
          <w:sz w:val="21"/>
          <w:szCs w:val="21"/>
        </w:rPr>
        <w:t>算法的研究与其密钥扩展算法改进</w:t>
      </w:r>
      <w:r w:rsidRPr="0028319A">
        <w:rPr>
          <w:rFonts w:hint="eastAsia"/>
          <w:sz w:val="21"/>
          <w:szCs w:val="21"/>
        </w:rPr>
        <w:t xml:space="preserve">[J]. </w:t>
      </w:r>
      <w:r w:rsidRPr="0028319A">
        <w:rPr>
          <w:rFonts w:hint="eastAsia"/>
          <w:sz w:val="21"/>
          <w:szCs w:val="21"/>
        </w:rPr>
        <w:t>现代电子技术</w:t>
      </w:r>
      <w:r w:rsidRPr="0028319A">
        <w:rPr>
          <w:rFonts w:hint="eastAsia"/>
          <w:sz w:val="21"/>
          <w:szCs w:val="21"/>
        </w:rPr>
        <w:t>,2016,39(10):5-8</w:t>
      </w:r>
      <w:del w:id="7691" w:author="JY0225" w:date="2017-08-23T16:12:00Z">
        <w:r w:rsidRPr="0028319A" w:rsidDel="00A96D73">
          <w:rPr>
            <w:rFonts w:hint="eastAsia"/>
            <w:sz w:val="21"/>
            <w:szCs w:val="21"/>
          </w:rPr>
          <w:delText>+13. [2017-08-05]. DOI</w:delText>
        </w:r>
        <w:r w:rsidRPr="0028319A" w:rsidDel="00A96D73">
          <w:rPr>
            <w:rFonts w:hint="eastAsia"/>
            <w:sz w:val="21"/>
            <w:szCs w:val="21"/>
          </w:rPr>
          <w:delText>：</w:delText>
        </w:r>
        <w:r w:rsidRPr="0028319A" w:rsidDel="00A96D73">
          <w:rPr>
            <w:rFonts w:hint="eastAsia"/>
            <w:sz w:val="21"/>
            <w:szCs w:val="21"/>
          </w:rPr>
          <w:delText>10.16652/j.issn.1004-373x.2016.10.002</w:delText>
        </w:r>
      </w:del>
      <w:r>
        <w:rPr>
          <w:rFonts w:hint="eastAsia"/>
          <w:sz w:val="21"/>
          <w:szCs w:val="21"/>
        </w:rPr>
        <w:t>.</w:t>
      </w:r>
      <w:bookmarkEnd w:id="7690"/>
    </w:p>
    <w:p w14:paraId="1AA60336" w14:textId="6D20821D" w:rsidR="00544D71" w:rsidRDefault="00544D71" w:rsidP="00544D71">
      <w:pPr>
        <w:pStyle w:val="a7"/>
        <w:numPr>
          <w:ilvl w:val="0"/>
          <w:numId w:val="1"/>
        </w:numPr>
        <w:spacing w:line="400" w:lineRule="exact"/>
        <w:rPr>
          <w:sz w:val="21"/>
          <w:szCs w:val="21"/>
        </w:rPr>
      </w:pPr>
      <w:bookmarkStart w:id="7692" w:name="_Ref489792207"/>
      <w:r w:rsidRPr="00544D71">
        <w:rPr>
          <w:rFonts w:hint="eastAsia"/>
          <w:sz w:val="21"/>
          <w:szCs w:val="21"/>
        </w:rPr>
        <w:t>刘召富</w:t>
      </w:r>
      <w:r w:rsidRPr="00544D71">
        <w:rPr>
          <w:rFonts w:hint="eastAsia"/>
          <w:sz w:val="21"/>
          <w:szCs w:val="21"/>
        </w:rPr>
        <w:t>.</w:t>
      </w:r>
      <w:ins w:id="7693" w:author="JY0225" w:date="2017-08-23T16:12:00Z">
        <w:r w:rsidR="00440D4D">
          <w:rPr>
            <w:sz w:val="21"/>
            <w:szCs w:val="21"/>
          </w:rPr>
          <w:t xml:space="preserve"> </w:t>
        </w:r>
      </w:ins>
      <w:del w:id="7694" w:author="JY0225" w:date="2017-08-23T16:12:00Z">
        <w:r w:rsidRPr="00544D71" w:rsidDel="00440D4D">
          <w:rPr>
            <w:rFonts w:hint="eastAsia"/>
            <w:sz w:val="21"/>
            <w:szCs w:val="21"/>
          </w:rPr>
          <w:delText xml:space="preserve"> </w:delText>
        </w:r>
      </w:del>
      <w:r w:rsidRPr="00544D71">
        <w:rPr>
          <w:rFonts w:hint="eastAsia"/>
          <w:sz w:val="21"/>
          <w:szCs w:val="21"/>
        </w:rPr>
        <w:t>面向网络应用的大文件传输服务的设计与实现</w:t>
      </w:r>
      <w:r w:rsidRPr="00544D71">
        <w:rPr>
          <w:rFonts w:hint="eastAsia"/>
          <w:sz w:val="21"/>
          <w:szCs w:val="21"/>
        </w:rPr>
        <w:t>[D].</w:t>
      </w:r>
      <w:r w:rsidRPr="00544D71">
        <w:rPr>
          <w:rFonts w:hint="eastAsia"/>
          <w:sz w:val="21"/>
          <w:szCs w:val="21"/>
        </w:rPr>
        <w:t>北京邮电大学</w:t>
      </w:r>
      <w:r w:rsidRPr="00544D71">
        <w:rPr>
          <w:rFonts w:hint="eastAsia"/>
          <w:sz w:val="21"/>
          <w:szCs w:val="21"/>
        </w:rPr>
        <w:t>,2014.</w:t>
      </w:r>
      <w:bookmarkEnd w:id="7692"/>
    </w:p>
    <w:p w14:paraId="0981D947" w14:textId="1690D857" w:rsidR="002551D9" w:rsidRDefault="002551D9" w:rsidP="002551D9">
      <w:pPr>
        <w:pStyle w:val="a7"/>
        <w:numPr>
          <w:ilvl w:val="0"/>
          <w:numId w:val="1"/>
        </w:numPr>
        <w:spacing w:line="400" w:lineRule="exact"/>
        <w:rPr>
          <w:sz w:val="21"/>
          <w:szCs w:val="21"/>
        </w:rPr>
      </w:pPr>
      <w:bookmarkStart w:id="7695" w:name="_Ref489793033"/>
      <w:r w:rsidRPr="00AB6DEB">
        <w:rPr>
          <w:rFonts w:hint="eastAsia"/>
          <w:sz w:val="21"/>
          <w:szCs w:val="21"/>
        </w:rPr>
        <w:t>郑营营</w:t>
      </w:r>
      <w:r w:rsidRPr="00AB6DEB">
        <w:rPr>
          <w:rFonts w:hint="eastAsia"/>
          <w:sz w:val="21"/>
          <w:szCs w:val="21"/>
        </w:rPr>
        <w:t xml:space="preserve">. </w:t>
      </w:r>
      <w:r w:rsidRPr="00AB6DEB">
        <w:rPr>
          <w:rFonts w:hint="eastAsia"/>
          <w:sz w:val="21"/>
          <w:szCs w:val="21"/>
        </w:rPr>
        <w:t>基于</w:t>
      </w:r>
      <w:r w:rsidRPr="00AB6DEB">
        <w:rPr>
          <w:rFonts w:hint="eastAsia"/>
          <w:sz w:val="21"/>
          <w:szCs w:val="21"/>
        </w:rPr>
        <w:t>HTTP/FTP</w:t>
      </w:r>
      <w:r w:rsidRPr="00AB6DEB">
        <w:rPr>
          <w:rFonts w:hint="eastAsia"/>
          <w:sz w:val="21"/>
          <w:szCs w:val="21"/>
        </w:rPr>
        <w:t>协议的断点续传多线程下载组件</w:t>
      </w:r>
      <w:r w:rsidRPr="00AB6DEB">
        <w:rPr>
          <w:rFonts w:hint="eastAsia"/>
          <w:sz w:val="21"/>
          <w:szCs w:val="21"/>
        </w:rPr>
        <w:t>[D].</w:t>
      </w:r>
      <w:r w:rsidRPr="00AB6DEB">
        <w:rPr>
          <w:rFonts w:hint="eastAsia"/>
          <w:sz w:val="21"/>
          <w:szCs w:val="21"/>
        </w:rPr>
        <w:t>济南大学</w:t>
      </w:r>
      <w:r w:rsidRPr="00AB6DEB">
        <w:rPr>
          <w:rFonts w:hint="eastAsia"/>
          <w:sz w:val="21"/>
          <w:szCs w:val="21"/>
        </w:rPr>
        <w:t>,2012.</w:t>
      </w:r>
      <w:bookmarkEnd w:id="7695"/>
    </w:p>
    <w:p w14:paraId="62DA0067" w14:textId="4813C0B4" w:rsidR="002551D9" w:rsidRPr="00BA56A7" w:rsidRDefault="002551D9" w:rsidP="00BA56A7">
      <w:pPr>
        <w:pStyle w:val="a7"/>
        <w:numPr>
          <w:ilvl w:val="0"/>
          <w:numId w:val="1"/>
        </w:numPr>
        <w:spacing w:line="400" w:lineRule="exact"/>
        <w:rPr>
          <w:sz w:val="21"/>
          <w:szCs w:val="21"/>
        </w:rPr>
      </w:pPr>
      <w:bookmarkStart w:id="7696" w:name="_Ref489793034"/>
      <w:r w:rsidRPr="00DA04F3">
        <w:rPr>
          <w:rFonts w:hint="eastAsia"/>
          <w:sz w:val="21"/>
          <w:szCs w:val="21"/>
        </w:rPr>
        <w:t>鲁孙林</w:t>
      </w:r>
      <w:r w:rsidRPr="00DA04F3">
        <w:rPr>
          <w:rFonts w:hint="eastAsia"/>
          <w:sz w:val="21"/>
          <w:szCs w:val="21"/>
        </w:rPr>
        <w:t xml:space="preserve">. </w:t>
      </w:r>
      <w:r w:rsidRPr="00DA04F3">
        <w:rPr>
          <w:rFonts w:hint="eastAsia"/>
          <w:sz w:val="21"/>
          <w:szCs w:val="21"/>
        </w:rPr>
        <w:t>基于</w:t>
      </w:r>
      <w:r w:rsidRPr="00DA04F3">
        <w:rPr>
          <w:rFonts w:hint="eastAsia"/>
          <w:sz w:val="21"/>
          <w:szCs w:val="21"/>
        </w:rPr>
        <w:t>HTTP</w:t>
      </w:r>
      <w:r w:rsidRPr="00DA04F3">
        <w:rPr>
          <w:rFonts w:hint="eastAsia"/>
          <w:sz w:val="21"/>
          <w:szCs w:val="21"/>
        </w:rPr>
        <w:t>协议的断点续传</w:t>
      </w:r>
      <w:r w:rsidRPr="00DA04F3">
        <w:rPr>
          <w:rFonts w:hint="eastAsia"/>
          <w:sz w:val="21"/>
          <w:szCs w:val="21"/>
        </w:rPr>
        <w:t xml:space="preserve">[J]. </w:t>
      </w:r>
      <w:r w:rsidRPr="00DA04F3">
        <w:rPr>
          <w:rFonts w:hint="eastAsia"/>
          <w:sz w:val="21"/>
          <w:szCs w:val="21"/>
        </w:rPr>
        <w:t>济南职业学院学报</w:t>
      </w:r>
      <w:r w:rsidRPr="00DA04F3">
        <w:rPr>
          <w:rFonts w:hint="eastAsia"/>
          <w:sz w:val="21"/>
          <w:szCs w:val="21"/>
        </w:rPr>
        <w:t>,2006,(01):43-46</w:t>
      </w:r>
      <w:del w:id="7697" w:author="JY0225" w:date="2017-08-23T16:12:00Z">
        <w:r w:rsidRPr="00DA04F3" w:rsidDel="00E708B7">
          <w:rPr>
            <w:rFonts w:hint="eastAsia"/>
            <w:sz w:val="21"/>
            <w:szCs w:val="21"/>
          </w:rPr>
          <w:delText>.</w:delText>
        </w:r>
        <w:r w:rsidRPr="00DA04F3" w:rsidDel="00B50F78">
          <w:rPr>
            <w:rFonts w:hint="eastAsia"/>
            <w:sz w:val="21"/>
            <w:szCs w:val="21"/>
          </w:rPr>
          <w:delText xml:space="preserve"> [2017-08-05]</w:delText>
        </w:r>
      </w:del>
      <w:r w:rsidRPr="00DA04F3">
        <w:rPr>
          <w:rFonts w:hint="eastAsia"/>
          <w:sz w:val="21"/>
          <w:szCs w:val="21"/>
        </w:rPr>
        <w:t>.</w:t>
      </w:r>
      <w:bookmarkEnd w:id="7696"/>
    </w:p>
    <w:p w14:paraId="19848E4C" w14:textId="39BE6FF1" w:rsidR="0067344D" w:rsidRDefault="0067344D" w:rsidP="0067344D">
      <w:pPr>
        <w:pStyle w:val="a7"/>
        <w:numPr>
          <w:ilvl w:val="0"/>
          <w:numId w:val="1"/>
        </w:numPr>
        <w:spacing w:line="400" w:lineRule="exact"/>
        <w:rPr>
          <w:sz w:val="21"/>
          <w:szCs w:val="21"/>
        </w:rPr>
      </w:pPr>
      <w:bookmarkStart w:id="7698" w:name="_Ref489793121"/>
      <w:r w:rsidRPr="00F34669">
        <w:rPr>
          <w:sz w:val="21"/>
          <w:szCs w:val="21"/>
        </w:rPr>
        <w:t>K. Akhila,</w:t>
      </w:r>
      <w:ins w:id="7699" w:author="JY0225" w:date="2017-08-23T16:12:00Z">
        <w:r w:rsidR="00131F0F">
          <w:rPr>
            <w:sz w:val="21"/>
            <w:szCs w:val="21"/>
          </w:rPr>
          <w:t xml:space="preserve"> </w:t>
        </w:r>
      </w:ins>
      <w:r w:rsidRPr="00F34669">
        <w:rPr>
          <w:sz w:val="21"/>
          <w:szCs w:val="21"/>
        </w:rPr>
        <w:t>Amal Ganesh,</w:t>
      </w:r>
      <w:ins w:id="7700" w:author="JY0225" w:date="2017-08-23T16:13:00Z">
        <w:r w:rsidR="00131F0F">
          <w:rPr>
            <w:sz w:val="21"/>
            <w:szCs w:val="21"/>
          </w:rPr>
          <w:t xml:space="preserve"> </w:t>
        </w:r>
      </w:ins>
      <w:r w:rsidRPr="00F34669">
        <w:rPr>
          <w:sz w:val="21"/>
          <w:szCs w:val="21"/>
        </w:rPr>
        <w:t>C. Sunitha. A Study on Deduplication Techniques over Encrypted Data[J]. Procedia Computer Science,2016,87</w:t>
      </w:r>
      <w:del w:id="7701" w:author="JY0225" w:date="2017-08-23T16:13:00Z">
        <w:r w:rsidRPr="00F34669" w:rsidDel="00131F0F">
          <w:rPr>
            <w:sz w:val="21"/>
            <w:szCs w:val="21"/>
          </w:rPr>
          <w:delText>:</w:delText>
        </w:r>
      </w:del>
      <w:r w:rsidRPr="00F34669">
        <w:rPr>
          <w:sz w:val="21"/>
          <w:szCs w:val="21"/>
        </w:rPr>
        <w:t>.</w:t>
      </w:r>
      <w:bookmarkEnd w:id="7698"/>
    </w:p>
    <w:p w14:paraId="5C1C7C2B" w14:textId="055C82F2" w:rsidR="00BA56A7" w:rsidDel="0083643A" w:rsidRDefault="00BA56A7" w:rsidP="00BA56A7">
      <w:pPr>
        <w:pStyle w:val="a7"/>
        <w:numPr>
          <w:ilvl w:val="0"/>
          <w:numId w:val="1"/>
        </w:numPr>
        <w:spacing w:line="400" w:lineRule="exact"/>
        <w:rPr>
          <w:del w:id="7702" w:author="JY0225" w:date="2017-08-23T16:13:00Z"/>
          <w:sz w:val="21"/>
          <w:szCs w:val="21"/>
        </w:rPr>
      </w:pPr>
      <w:bookmarkStart w:id="7703" w:name="_Ref489793122"/>
      <w:r>
        <w:rPr>
          <w:sz w:val="21"/>
          <w:szCs w:val="21"/>
        </w:rPr>
        <w:t>Xuan Li, Jin Li,</w:t>
      </w:r>
      <w:ins w:id="7704" w:author="JY0225" w:date="2017-08-23T16:13:00Z">
        <w:r w:rsidR="00A85FB1">
          <w:rPr>
            <w:sz w:val="21"/>
            <w:szCs w:val="21"/>
          </w:rPr>
          <w:t xml:space="preserve"> </w:t>
        </w:r>
      </w:ins>
      <w:del w:id="7705" w:author="JY0225" w:date="2017-08-23T16:13:00Z">
        <w:r w:rsidDel="00A85FB1">
          <w:rPr>
            <w:sz w:val="21"/>
            <w:szCs w:val="21"/>
          </w:rPr>
          <w:delText xml:space="preserve"> </w:delText>
        </w:r>
      </w:del>
      <w:r w:rsidRPr="00F34669">
        <w:rPr>
          <w:sz w:val="21"/>
          <w:szCs w:val="21"/>
        </w:rPr>
        <w:t>Faliang Huang</w:t>
      </w:r>
      <w:r>
        <w:rPr>
          <w:sz w:val="21"/>
          <w:szCs w:val="21"/>
        </w:rPr>
        <w:t xml:space="preserve">. </w:t>
      </w:r>
      <w:r w:rsidRPr="00F34669">
        <w:rPr>
          <w:sz w:val="21"/>
          <w:szCs w:val="21"/>
        </w:rPr>
        <w:t>A secure cloud storage system supporting privacy-preserving fuzzy deduplication</w:t>
      </w:r>
      <w:r>
        <w:rPr>
          <w:sz w:val="21"/>
          <w:szCs w:val="21"/>
        </w:rPr>
        <w:t xml:space="preserve">. </w:t>
      </w:r>
      <w:r w:rsidRPr="00F34669">
        <w:rPr>
          <w:sz w:val="21"/>
          <w:szCs w:val="21"/>
        </w:rPr>
        <w:t>Soft Computing, 2016, Vol.20 (4)</w:t>
      </w:r>
      <w:del w:id="7706" w:author="JY0225" w:date="2017-08-23T16:13:00Z">
        <w:r w:rsidRPr="00F34669" w:rsidDel="00880B5B">
          <w:rPr>
            <w:sz w:val="21"/>
            <w:szCs w:val="21"/>
          </w:rPr>
          <w:delText>, pp</w:delText>
        </w:r>
      </w:del>
      <w:ins w:id="7707" w:author="JY0225" w:date="2017-08-23T16:13:00Z">
        <w:r w:rsidR="00880B5B">
          <w:rPr>
            <w:sz w:val="21"/>
            <w:szCs w:val="21"/>
          </w:rPr>
          <w:t>:</w:t>
        </w:r>
      </w:ins>
      <w:del w:id="7708" w:author="JY0225" w:date="2017-08-23T16:13:00Z">
        <w:r w:rsidRPr="00F34669" w:rsidDel="00880B5B">
          <w:rPr>
            <w:sz w:val="21"/>
            <w:szCs w:val="21"/>
          </w:rPr>
          <w:delText>.</w:delText>
        </w:r>
      </w:del>
      <w:r w:rsidRPr="00F34669">
        <w:rPr>
          <w:sz w:val="21"/>
          <w:szCs w:val="21"/>
        </w:rPr>
        <w:t>1437-1448</w:t>
      </w:r>
      <w:r>
        <w:rPr>
          <w:sz w:val="21"/>
          <w:szCs w:val="21"/>
        </w:rPr>
        <w:t>.</w:t>
      </w:r>
      <w:bookmarkEnd w:id="7703"/>
    </w:p>
    <w:p w14:paraId="51F9180D" w14:textId="77777777" w:rsidR="00BA56A7" w:rsidRPr="0083643A" w:rsidRDefault="00BA56A7">
      <w:pPr>
        <w:pStyle w:val="a7"/>
        <w:numPr>
          <w:ilvl w:val="0"/>
          <w:numId w:val="1"/>
        </w:numPr>
        <w:spacing w:line="400" w:lineRule="exact"/>
        <w:rPr>
          <w:sz w:val="21"/>
          <w:szCs w:val="21"/>
        </w:rPr>
        <w:pPrChange w:id="7709" w:author="JY0225" w:date="2017-08-23T16:13:00Z">
          <w:pPr>
            <w:pStyle w:val="a7"/>
            <w:spacing w:line="400" w:lineRule="exact"/>
          </w:pPr>
        </w:pPrChange>
      </w:pPr>
    </w:p>
    <w:p w14:paraId="502B746E" w14:textId="05913694" w:rsidR="00001744" w:rsidRPr="00521F0B" w:rsidRDefault="00DB7AF6">
      <w:pPr>
        <w:pStyle w:val="a7"/>
        <w:numPr>
          <w:ilvl w:val="0"/>
          <w:numId w:val="1"/>
        </w:numPr>
        <w:spacing w:line="400" w:lineRule="exact"/>
        <w:rPr>
          <w:sz w:val="21"/>
          <w:szCs w:val="21"/>
        </w:rPr>
      </w:pPr>
      <w:bookmarkStart w:id="7710" w:name="_Ref489793153"/>
      <w:r w:rsidRPr="00274EF8">
        <w:rPr>
          <w:rFonts w:hint="eastAsia"/>
          <w:sz w:val="21"/>
          <w:szCs w:val="21"/>
        </w:rPr>
        <w:t>胡渝苹</w:t>
      </w:r>
      <w:r w:rsidRPr="00274EF8">
        <w:rPr>
          <w:rFonts w:hint="eastAsia"/>
          <w:sz w:val="21"/>
          <w:szCs w:val="21"/>
        </w:rPr>
        <w:t xml:space="preserve">. </w:t>
      </w:r>
      <w:r w:rsidRPr="00274EF8">
        <w:rPr>
          <w:rFonts w:hint="eastAsia"/>
          <w:sz w:val="21"/>
          <w:szCs w:val="21"/>
        </w:rPr>
        <w:t>文件秒传系统在云存储环境下的设计与实现</w:t>
      </w:r>
      <w:r w:rsidRPr="00274EF8">
        <w:rPr>
          <w:rFonts w:hint="eastAsia"/>
          <w:sz w:val="21"/>
          <w:szCs w:val="21"/>
        </w:rPr>
        <w:t xml:space="preserve">[J]. </w:t>
      </w:r>
      <w:r w:rsidRPr="00274EF8">
        <w:rPr>
          <w:rFonts w:hint="eastAsia"/>
          <w:sz w:val="21"/>
          <w:szCs w:val="21"/>
        </w:rPr>
        <w:t>计算机应用与软件</w:t>
      </w:r>
      <w:r w:rsidRPr="00274EF8">
        <w:rPr>
          <w:rFonts w:hint="eastAsia"/>
          <w:sz w:val="21"/>
          <w:szCs w:val="21"/>
        </w:rPr>
        <w:t>,2016,33(04):329-333.</w:t>
      </w:r>
      <w:del w:id="7711" w:author="JY0225" w:date="2017-08-23T16:13:00Z">
        <w:r w:rsidRPr="00521F0B" w:rsidDel="00BE7399">
          <w:rPr>
            <w:sz w:val="21"/>
            <w:szCs w:val="21"/>
          </w:rPr>
          <w:delText xml:space="preserve"> [2017-08-05]</w:delText>
        </w:r>
        <w:r w:rsidRPr="00521F0B" w:rsidDel="00956544">
          <w:rPr>
            <w:sz w:val="21"/>
            <w:szCs w:val="21"/>
          </w:rPr>
          <w:delText>.</w:delText>
        </w:r>
      </w:del>
      <w:bookmarkEnd w:id="7710"/>
    </w:p>
    <w:p w14:paraId="38592D4B" w14:textId="737463F1" w:rsidR="00001744" w:rsidRPr="00001744" w:rsidRDefault="00001744" w:rsidP="00001744">
      <w:pPr>
        <w:pStyle w:val="a7"/>
        <w:numPr>
          <w:ilvl w:val="0"/>
          <w:numId w:val="1"/>
        </w:numPr>
        <w:spacing w:line="400" w:lineRule="exact"/>
        <w:ind w:left="418" w:hanging="418"/>
        <w:rPr>
          <w:sz w:val="21"/>
          <w:szCs w:val="21"/>
        </w:rPr>
      </w:pPr>
      <w:bookmarkStart w:id="7712" w:name="_Ref489793205"/>
      <w:r w:rsidRPr="009D4C79">
        <w:rPr>
          <w:sz w:val="21"/>
          <w:szCs w:val="21"/>
        </w:rPr>
        <w:lastRenderedPageBreak/>
        <w:t>Lei Wang,</w:t>
      </w:r>
      <w:ins w:id="7713" w:author="JY0225" w:date="2017-08-23T16:14:00Z">
        <w:r w:rsidR="002D6E9C">
          <w:rPr>
            <w:sz w:val="21"/>
            <w:szCs w:val="21"/>
          </w:rPr>
          <w:t xml:space="preserve"> </w:t>
        </w:r>
      </w:ins>
      <w:r w:rsidRPr="009D4C79">
        <w:rPr>
          <w:sz w:val="21"/>
          <w:szCs w:val="21"/>
        </w:rPr>
        <w:t>Yan Yan Yu,</w:t>
      </w:r>
      <w:ins w:id="7714" w:author="JY0225" w:date="2017-08-23T16:15:00Z">
        <w:r w:rsidR="00955402">
          <w:rPr>
            <w:sz w:val="21"/>
            <w:szCs w:val="21"/>
          </w:rPr>
          <w:t xml:space="preserve"> </w:t>
        </w:r>
      </w:ins>
      <w:r w:rsidRPr="009D4C79">
        <w:rPr>
          <w:sz w:val="21"/>
          <w:szCs w:val="21"/>
        </w:rPr>
        <w:t>Qian Huang,</w:t>
      </w:r>
      <w:ins w:id="7715" w:author="JY0225" w:date="2017-08-23T16:15:00Z">
        <w:r w:rsidR="00955402">
          <w:rPr>
            <w:sz w:val="21"/>
            <w:szCs w:val="21"/>
          </w:rPr>
          <w:t xml:space="preserve"> </w:t>
        </w:r>
      </w:ins>
      <w:r w:rsidRPr="009D4C79">
        <w:rPr>
          <w:sz w:val="21"/>
          <w:szCs w:val="21"/>
        </w:rPr>
        <w:t>Jun Yang,</w:t>
      </w:r>
      <w:ins w:id="7716" w:author="JY0225" w:date="2017-08-23T16:15:00Z">
        <w:r w:rsidR="00955402">
          <w:rPr>
            <w:sz w:val="21"/>
            <w:szCs w:val="21"/>
          </w:rPr>
          <w:t xml:space="preserve"> </w:t>
        </w:r>
      </w:ins>
      <w:r w:rsidRPr="009D4C79">
        <w:rPr>
          <w:sz w:val="21"/>
          <w:szCs w:val="21"/>
        </w:rPr>
        <w:t>Zheng Peng Zhao. The Design and Implementation of the MD5 Algorithm Based on FPGA[J]. Applied Mechanics and Materials,2013,2748(427)</w:t>
      </w:r>
      <w:del w:id="7717" w:author="JY0225" w:date="2017-08-23T16:15:00Z">
        <w:r w:rsidRPr="009D4C79" w:rsidDel="00955402">
          <w:rPr>
            <w:sz w:val="21"/>
            <w:szCs w:val="21"/>
          </w:rPr>
          <w:delText>:</w:delText>
        </w:r>
      </w:del>
      <w:r w:rsidRPr="009D4C79">
        <w:rPr>
          <w:sz w:val="21"/>
          <w:szCs w:val="21"/>
        </w:rPr>
        <w:t>.</w:t>
      </w:r>
      <w:bookmarkEnd w:id="7712"/>
    </w:p>
    <w:p w14:paraId="585BF0A8" w14:textId="5B6F34A6" w:rsidR="00010CC0" w:rsidRDefault="00010CC0" w:rsidP="00010CC0">
      <w:pPr>
        <w:pStyle w:val="a7"/>
        <w:numPr>
          <w:ilvl w:val="0"/>
          <w:numId w:val="1"/>
        </w:numPr>
        <w:spacing w:line="400" w:lineRule="exact"/>
        <w:rPr>
          <w:sz w:val="21"/>
          <w:szCs w:val="21"/>
        </w:rPr>
      </w:pPr>
      <w:bookmarkStart w:id="7718" w:name="_Ref489793232"/>
      <w:r w:rsidRPr="00010CC0">
        <w:rPr>
          <w:sz w:val="21"/>
          <w:szCs w:val="21"/>
        </w:rPr>
        <w:t>Fei Liu,</w:t>
      </w:r>
      <w:ins w:id="7719" w:author="JY0225" w:date="2017-08-23T16:15:00Z">
        <w:r w:rsidR="00811E68">
          <w:rPr>
            <w:sz w:val="21"/>
            <w:szCs w:val="21"/>
          </w:rPr>
          <w:t xml:space="preserve"> </w:t>
        </w:r>
      </w:ins>
      <w:r w:rsidRPr="00010CC0">
        <w:rPr>
          <w:sz w:val="21"/>
          <w:szCs w:val="21"/>
        </w:rPr>
        <w:t>Lanfang Ren,</w:t>
      </w:r>
      <w:ins w:id="7720" w:author="JY0225" w:date="2017-08-23T16:15:00Z">
        <w:r w:rsidR="00811E68">
          <w:rPr>
            <w:sz w:val="21"/>
            <w:szCs w:val="21"/>
          </w:rPr>
          <w:t xml:space="preserve"> </w:t>
        </w:r>
      </w:ins>
      <w:r w:rsidRPr="00010CC0">
        <w:rPr>
          <w:sz w:val="21"/>
          <w:szCs w:val="21"/>
        </w:rPr>
        <w:t>Hongtao Bai. Mitigating Cross-VM Side Channel Attack on Multiple Tenants Cloud Platform[J].</w:t>
      </w:r>
      <w:r w:rsidR="003F3063">
        <w:rPr>
          <w:sz w:val="21"/>
          <w:szCs w:val="21"/>
        </w:rPr>
        <w:t xml:space="preserve"> Journal of Computers,2014,9(4)</w:t>
      </w:r>
      <w:r w:rsidRPr="00010CC0">
        <w:rPr>
          <w:sz w:val="21"/>
          <w:szCs w:val="21"/>
        </w:rPr>
        <w:t>.</w:t>
      </w:r>
      <w:bookmarkEnd w:id="7718"/>
    </w:p>
    <w:p w14:paraId="2C815431" w14:textId="487B4C6B" w:rsidR="00A25B38" w:rsidRDefault="00A25B38"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7721" w:name="_Ref489793334"/>
      <w:r w:rsidRPr="00A25B38">
        <w:rPr>
          <w:rFonts w:ascii="Times New Roman" w:eastAsia="宋体" w:hAnsi="Times New Roman" w:cs="Times New Roman"/>
          <w:spacing w:val="10"/>
          <w:kern w:val="0"/>
          <w:szCs w:val="21"/>
        </w:rPr>
        <w:t>Darren Quick,</w:t>
      </w:r>
      <w:ins w:id="7722" w:author="JY0225" w:date="2017-08-23T16:15:00Z">
        <w:r w:rsidR="00811E68">
          <w:rPr>
            <w:rFonts w:ascii="Times New Roman" w:eastAsia="宋体" w:hAnsi="Times New Roman" w:cs="Times New Roman"/>
            <w:spacing w:val="10"/>
            <w:kern w:val="0"/>
            <w:szCs w:val="21"/>
          </w:rPr>
          <w:t xml:space="preserve"> </w:t>
        </w:r>
      </w:ins>
      <w:r w:rsidRPr="00A25B38">
        <w:rPr>
          <w:rFonts w:ascii="Times New Roman" w:eastAsia="宋体" w:hAnsi="Times New Roman" w:cs="Times New Roman"/>
          <w:spacing w:val="10"/>
          <w:kern w:val="0"/>
          <w:szCs w:val="21"/>
        </w:rPr>
        <w:t>Kim-Kwang Raymond Choo. Dropbox analysis: Data remnants on user machines[J]. Digital Investigation,2013,101</w:t>
      </w:r>
      <w:del w:id="7723" w:author="JY0225" w:date="2017-08-23T16:15:00Z">
        <w:r w:rsidRPr="00A25B38" w:rsidDel="00F76C9B">
          <w:rPr>
            <w:rFonts w:ascii="Times New Roman" w:eastAsia="宋体" w:hAnsi="Times New Roman" w:cs="Times New Roman"/>
            <w:spacing w:val="10"/>
            <w:kern w:val="0"/>
            <w:szCs w:val="21"/>
          </w:rPr>
          <w:delText>:</w:delText>
        </w:r>
      </w:del>
      <w:r w:rsidRPr="00A25B38">
        <w:rPr>
          <w:rFonts w:ascii="Times New Roman" w:eastAsia="宋体" w:hAnsi="Times New Roman" w:cs="Times New Roman"/>
          <w:spacing w:val="10"/>
          <w:kern w:val="0"/>
          <w:szCs w:val="21"/>
        </w:rPr>
        <w:t>.</w:t>
      </w:r>
      <w:bookmarkEnd w:id="7721"/>
    </w:p>
    <w:p w14:paraId="5639AC94" w14:textId="34715F9B" w:rsidR="00EB4F1C" w:rsidRDefault="00EB4F1C" w:rsidP="00EB4F1C">
      <w:pPr>
        <w:pStyle w:val="a5"/>
        <w:numPr>
          <w:ilvl w:val="0"/>
          <w:numId w:val="1"/>
        </w:numPr>
        <w:spacing w:line="400" w:lineRule="exact"/>
        <w:ind w:firstLineChars="0"/>
        <w:rPr>
          <w:rFonts w:ascii="Times New Roman" w:eastAsia="宋体" w:hAnsi="Times New Roman" w:cs="Times New Roman"/>
          <w:spacing w:val="10"/>
          <w:kern w:val="0"/>
          <w:szCs w:val="21"/>
        </w:rPr>
      </w:pPr>
      <w:bookmarkStart w:id="7724" w:name="_Ref489793642"/>
      <w:r w:rsidRPr="00EB4F1C">
        <w:rPr>
          <w:rFonts w:ascii="Times New Roman" w:eastAsia="宋体" w:hAnsi="Times New Roman" w:cs="Times New Roman" w:hint="eastAsia"/>
          <w:spacing w:val="10"/>
          <w:kern w:val="0"/>
          <w:szCs w:val="21"/>
        </w:rPr>
        <w:t>王济意</w:t>
      </w:r>
      <w:r w:rsidRPr="00EB4F1C">
        <w:rPr>
          <w:rFonts w:ascii="Times New Roman" w:eastAsia="宋体" w:hAnsi="Times New Roman" w:cs="Times New Roman" w:hint="eastAsia"/>
          <w:spacing w:val="10"/>
          <w:kern w:val="0"/>
          <w:szCs w:val="21"/>
        </w:rPr>
        <w:t xml:space="preserve">. </w:t>
      </w:r>
      <w:r w:rsidRPr="00EB4F1C">
        <w:rPr>
          <w:rFonts w:ascii="Times New Roman" w:eastAsia="宋体" w:hAnsi="Times New Roman" w:cs="Times New Roman" w:hint="eastAsia"/>
          <w:spacing w:val="10"/>
          <w:kern w:val="0"/>
          <w:szCs w:val="21"/>
        </w:rPr>
        <w:t>基于物理隔离技术的安全信息交换系统</w:t>
      </w:r>
      <w:r w:rsidRPr="00EB4F1C">
        <w:rPr>
          <w:rFonts w:ascii="Times New Roman" w:eastAsia="宋体" w:hAnsi="Times New Roman" w:cs="Times New Roman" w:hint="eastAsia"/>
          <w:spacing w:val="10"/>
          <w:kern w:val="0"/>
          <w:szCs w:val="21"/>
        </w:rPr>
        <w:t>[D].</w:t>
      </w:r>
      <w:ins w:id="7725" w:author="JY0225" w:date="2017-08-23T16:15:00Z">
        <w:r w:rsidR="00ED11D1">
          <w:rPr>
            <w:rFonts w:ascii="Times New Roman" w:eastAsia="宋体" w:hAnsi="Times New Roman" w:cs="Times New Roman"/>
            <w:spacing w:val="10"/>
            <w:kern w:val="0"/>
            <w:szCs w:val="21"/>
          </w:rPr>
          <w:t xml:space="preserve"> </w:t>
        </w:r>
      </w:ins>
      <w:r w:rsidRPr="00EB4F1C">
        <w:rPr>
          <w:rFonts w:ascii="Times New Roman" w:eastAsia="宋体" w:hAnsi="Times New Roman" w:cs="Times New Roman" w:hint="eastAsia"/>
          <w:spacing w:val="10"/>
          <w:kern w:val="0"/>
          <w:szCs w:val="21"/>
        </w:rPr>
        <w:t>西安电子科技大学</w:t>
      </w:r>
      <w:r w:rsidRPr="00EB4F1C">
        <w:rPr>
          <w:rFonts w:ascii="Times New Roman" w:eastAsia="宋体" w:hAnsi="Times New Roman" w:cs="Times New Roman" w:hint="eastAsia"/>
          <w:spacing w:val="10"/>
          <w:kern w:val="0"/>
          <w:szCs w:val="21"/>
        </w:rPr>
        <w:t>,2015.</w:t>
      </w:r>
      <w:bookmarkEnd w:id="7724"/>
    </w:p>
    <w:p w14:paraId="7488CD0C" w14:textId="5027BDC2" w:rsidR="00DB6C01" w:rsidRDefault="00DB6C01" w:rsidP="00DB6C01">
      <w:pPr>
        <w:pStyle w:val="a5"/>
        <w:numPr>
          <w:ilvl w:val="0"/>
          <w:numId w:val="1"/>
        </w:numPr>
        <w:spacing w:line="400" w:lineRule="exact"/>
        <w:ind w:firstLineChars="0"/>
        <w:rPr>
          <w:rFonts w:ascii="Times New Roman" w:eastAsia="宋体" w:hAnsi="Times New Roman" w:cs="Times New Roman"/>
          <w:spacing w:val="10"/>
          <w:kern w:val="0"/>
          <w:szCs w:val="21"/>
        </w:rPr>
      </w:pPr>
      <w:bookmarkStart w:id="7726" w:name="_Ref489793797"/>
      <w:r w:rsidRPr="00DB6C01">
        <w:rPr>
          <w:rFonts w:ascii="Times New Roman" w:eastAsia="宋体" w:hAnsi="Times New Roman" w:cs="Times New Roman" w:hint="eastAsia"/>
          <w:spacing w:val="10"/>
          <w:kern w:val="0"/>
          <w:szCs w:val="21"/>
        </w:rPr>
        <w:t>张广斌</w:t>
      </w:r>
      <w:r w:rsidRPr="00DB6C01">
        <w:rPr>
          <w:rFonts w:ascii="Times New Roman" w:eastAsia="宋体" w:hAnsi="Times New Roman" w:cs="Times New Roman" w:hint="eastAsia"/>
          <w:spacing w:val="10"/>
          <w:kern w:val="0"/>
          <w:szCs w:val="21"/>
        </w:rPr>
        <w:t>,</w:t>
      </w:r>
      <w:ins w:id="7727" w:author="JY0225" w:date="2017-08-23T16:15:00Z">
        <w:r w:rsidR="00DC0C68">
          <w:rPr>
            <w:rFonts w:ascii="Times New Roman" w:eastAsia="宋体" w:hAnsi="Times New Roman" w:cs="Times New Roman"/>
            <w:spacing w:val="10"/>
            <w:kern w:val="0"/>
            <w:szCs w:val="21"/>
          </w:rPr>
          <w:t xml:space="preserve"> </w:t>
        </w:r>
      </w:ins>
      <w:r w:rsidRPr="00DB6C01">
        <w:rPr>
          <w:rFonts w:ascii="Times New Roman" w:eastAsia="宋体" w:hAnsi="Times New Roman" w:cs="Times New Roman" w:hint="eastAsia"/>
          <w:spacing w:val="10"/>
          <w:kern w:val="0"/>
          <w:szCs w:val="21"/>
        </w:rPr>
        <w:t>宫金林</w:t>
      </w:r>
      <w:r w:rsidRPr="00DB6C01">
        <w:rPr>
          <w:rFonts w:ascii="Times New Roman" w:eastAsia="宋体" w:hAnsi="Times New Roman" w:cs="Times New Roman" w:hint="eastAsia"/>
          <w:spacing w:val="10"/>
          <w:kern w:val="0"/>
          <w:szCs w:val="21"/>
        </w:rPr>
        <w:t>,</w:t>
      </w:r>
      <w:ins w:id="7728" w:author="JY0225" w:date="2017-08-23T16:16:00Z">
        <w:r w:rsidR="00DC0C68">
          <w:rPr>
            <w:rFonts w:ascii="Times New Roman" w:eastAsia="宋体" w:hAnsi="Times New Roman" w:cs="Times New Roman"/>
            <w:spacing w:val="10"/>
            <w:kern w:val="0"/>
            <w:szCs w:val="21"/>
          </w:rPr>
          <w:t xml:space="preserve"> </w:t>
        </w:r>
      </w:ins>
      <w:r w:rsidRPr="00DB6C01">
        <w:rPr>
          <w:rFonts w:ascii="Times New Roman" w:eastAsia="宋体" w:hAnsi="Times New Roman" w:cs="Times New Roman" w:hint="eastAsia"/>
          <w:spacing w:val="10"/>
          <w:kern w:val="0"/>
          <w:szCs w:val="21"/>
        </w:rPr>
        <w:t>陈爽</w:t>
      </w:r>
      <w:r w:rsidRPr="00DB6C01">
        <w:rPr>
          <w:rFonts w:ascii="Times New Roman" w:eastAsia="宋体" w:hAnsi="Times New Roman" w:cs="Times New Roman" w:hint="eastAsia"/>
          <w:spacing w:val="10"/>
          <w:kern w:val="0"/>
          <w:szCs w:val="21"/>
        </w:rPr>
        <w:t>. SQLite</w:t>
      </w:r>
      <w:r w:rsidRPr="00DB6C01">
        <w:rPr>
          <w:rFonts w:ascii="Times New Roman" w:eastAsia="宋体" w:hAnsi="Times New Roman" w:cs="Times New Roman" w:hint="eastAsia"/>
          <w:spacing w:val="10"/>
          <w:kern w:val="0"/>
          <w:szCs w:val="21"/>
        </w:rPr>
        <w:t>嵌入式数据库系统的研究与实现</w:t>
      </w:r>
      <w:r w:rsidRPr="00DB6C01">
        <w:rPr>
          <w:rFonts w:ascii="Times New Roman" w:eastAsia="宋体" w:hAnsi="Times New Roman" w:cs="Times New Roman" w:hint="eastAsia"/>
          <w:spacing w:val="10"/>
          <w:kern w:val="0"/>
          <w:szCs w:val="21"/>
        </w:rPr>
        <w:t xml:space="preserve">[J]. </w:t>
      </w:r>
      <w:r w:rsidRPr="00DB6C01">
        <w:rPr>
          <w:rFonts w:ascii="Times New Roman" w:eastAsia="宋体" w:hAnsi="Times New Roman" w:cs="Times New Roman" w:hint="eastAsia"/>
          <w:spacing w:val="10"/>
          <w:kern w:val="0"/>
          <w:szCs w:val="21"/>
        </w:rPr>
        <w:t>单片机与嵌入式系统应用</w:t>
      </w:r>
      <w:r w:rsidRPr="00DB6C01">
        <w:rPr>
          <w:rFonts w:ascii="Times New Roman" w:eastAsia="宋体" w:hAnsi="Times New Roman" w:cs="Times New Roman" w:hint="eastAsia"/>
          <w:spacing w:val="10"/>
          <w:kern w:val="0"/>
          <w:szCs w:val="21"/>
        </w:rPr>
        <w:t>,2008,(06):11-13</w:t>
      </w:r>
      <w:del w:id="7729" w:author="JY0225" w:date="2017-08-23T16:16:00Z">
        <w:r w:rsidRPr="00DB6C01" w:rsidDel="005D3603">
          <w:rPr>
            <w:rFonts w:ascii="Times New Roman" w:eastAsia="宋体" w:hAnsi="Times New Roman" w:cs="Times New Roman" w:hint="eastAsia"/>
            <w:spacing w:val="10"/>
            <w:kern w:val="0"/>
            <w:szCs w:val="21"/>
          </w:rPr>
          <w:delText>. [2017-08-05]</w:delText>
        </w:r>
      </w:del>
      <w:r w:rsidRPr="00DB6C01">
        <w:rPr>
          <w:rFonts w:ascii="Times New Roman" w:eastAsia="宋体" w:hAnsi="Times New Roman" w:cs="Times New Roman" w:hint="eastAsia"/>
          <w:spacing w:val="10"/>
          <w:kern w:val="0"/>
          <w:szCs w:val="21"/>
        </w:rPr>
        <w:t>.</w:t>
      </w:r>
      <w:bookmarkEnd w:id="7726"/>
    </w:p>
    <w:p w14:paraId="63C332D9" w14:textId="3DB4D92E" w:rsidR="002A69C7" w:rsidRDefault="002A69C7"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7730" w:name="_Ref489793853"/>
      <w:r w:rsidRPr="002A69C7">
        <w:rPr>
          <w:rFonts w:ascii="Times New Roman" w:eastAsia="宋体" w:hAnsi="Times New Roman" w:cs="Times New Roman" w:hint="eastAsia"/>
          <w:spacing w:val="10"/>
          <w:kern w:val="0"/>
          <w:szCs w:val="21"/>
        </w:rPr>
        <w:t>朱清华</w:t>
      </w:r>
      <w:r w:rsidRPr="002A69C7">
        <w:rPr>
          <w:rFonts w:ascii="Times New Roman" w:eastAsia="宋体" w:hAnsi="Times New Roman" w:cs="Times New Roman" w:hint="eastAsia"/>
          <w:spacing w:val="10"/>
          <w:kern w:val="0"/>
          <w:szCs w:val="21"/>
        </w:rPr>
        <w:t>.</w:t>
      </w:r>
      <w:ins w:id="7731" w:author="JY0225" w:date="2017-08-23T16:16:00Z">
        <w:r w:rsidR="00995CE7">
          <w:rPr>
            <w:rFonts w:ascii="Times New Roman" w:eastAsia="宋体" w:hAnsi="Times New Roman" w:cs="Times New Roman"/>
            <w:spacing w:val="10"/>
            <w:kern w:val="0"/>
            <w:szCs w:val="21"/>
          </w:rPr>
          <w:t xml:space="preserve"> </w:t>
        </w:r>
      </w:ins>
      <w:del w:id="7732" w:author="JY0225" w:date="2017-08-23T16:16:00Z">
        <w:r w:rsidRPr="002A69C7" w:rsidDel="00995CE7">
          <w:rPr>
            <w:rFonts w:ascii="Times New Roman" w:eastAsia="宋体" w:hAnsi="Times New Roman" w:cs="Times New Roman" w:hint="eastAsia"/>
            <w:spacing w:val="10"/>
            <w:kern w:val="0"/>
            <w:szCs w:val="21"/>
          </w:rPr>
          <w:delText xml:space="preserve"> </w:delText>
        </w:r>
      </w:del>
      <w:r w:rsidRPr="002A69C7">
        <w:rPr>
          <w:rFonts w:ascii="Times New Roman" w:eastAsia="宋体" w:hAnsi="Times New Roman" w:cs="Times New Roman" w:hint="eastAsia"/>
          <w:spacing w:val="10"/>
          <w:kern w:val="0"/>
          <w:szCs w:val="21"/>
        </w:rPr>
        <w:t>基于</w:t>
      </w:r>
      <w:r w:rsidRPr="002A69C7">
        <w:rPr>
          <w:rFonts w:ascii="Times New Roman" w:eastAsia="宋体" w:hAnsi="Times New Roman" w:cs="Times New Roman" w:hint="eastAsia"/>
          <w:spacing w:val="10"/>
          <w:kern w:val="0"/>
          <w:szCs w:val="21"/>
        </w:rPr>
        <w:t>Android</w:t>
      </w:r>
      <w:r w:rsidRPr="002A69C7">
        <w:rPr>
          <w:rFonts w:ascii="Times New Roman" w:eastAsia="宋体" w:hAnsi="Times New Roman" w:cs="Times New Roman" w:hint="eastAsia"/>
          <w:spacing w:val="10"/>
          <w:kern w:val="0"/>
          <w:szCs w:val="21"/>
        </w:rPr>
        <w:t>手机</w:t>
      </w:r>
      <w:r w:rsidRPr="002A69C7">
        <w:rPr>
          <w:rFonts w:ascii="Times New Roman" w:eastAsia="宋体" w:hAnsi="Times New Roman" w:cs="Times New Roman" w:hint="eastAsia"/>
          <w:spacing w:val="10"/>
          <w:kern w:val="0"/>
          <w:szCs w:val="21"/>
        </w:rPr>
        <w:t>SQLite</w:t>
      </w:r>
      <w:r w:rsidRPr="002A69C7">
        <w:rPr>
          <w:rFonts w:ascii="Times New Roman" w:eastAsia="宋体" w:hAnsi="Times New Roman" w:cs="Times New Roman" w:hint="eastAsia"/>
          <w:spacing w:val="10"/>
          <w:kern w:val="0"/>
          <w:szCs w:val="21"/>
        </w:rPr>
        <w:t>的取证系统设计实现</w:t>
      </w:r>
      <w:r w:rsidRPr="002A69C7">
        <w:rPr>
          <w:rFonts w:ascii="Times New Roman" w:eastAsia="宋体" w:hAnsi="Times New Roman" w:cs="Times New Roman" w:hint="eastAsia"/>
          <w:spacing w:val="10"/>
          <w:kern w:val="0"/>
          <w:szCs w:val="21"/>
        </w:rPr>
        <w:t>[D].</w:t>
      </w:r>
      <w:r w:rsidRPr="002A69C7">
        <w:rPr>
          <w:rFonts w:ascii="Times New Roman" w:eastAsia="宋体" w:hAnsi="Times New Roman" w:cs="Times New Roman" w:hint="eastAsia"/>
          <w:spacing w:val="10"/>
          <w:kern w:val="0"/>
          <w:szCs w:val="21"/>
        </w:rPr>
        <w:t>大连理工大学</w:t>
      </w:r>
      <w:r w:rsidRPr="002A69C7">
        <w:rPr>
          <w:rFonts w:ascii="Times New Roman" w:eastAsia="宋体" w:hAnsi="Times New Roman" w:cs="Times New Roman" w:hint="eastAsia"/>
          <w:spacing w:val="10"/>
          <w:kern w:val="0"/>
          <w:szCs w:val="21"/>
        </w:rPr>
        <w:t>,2015.</w:t>
      </w:r>
      <w:bookmarkEnd w:id="7730"/>
    </w:p>
    <w:p w14:paraId="6E015C9B" w14:textId="63289135" w:rsidR="000E3ED0" w:rsidRPr="002A69C7" w:rsidRDefault="000E3ED0" w:rsidP="000E3ED0">
      <w:pPr>
        <w:pStyle w:val="a5"/>
        <w:numPr>
          <w:ilvl w:val="0"/>
          <w:numId w:val="1"/>
        </w:numPr>
        <w:spacing w:line="400" w:lineRule="exact"/>
        <w:ind w:firstLineChars="0"/>
        <w:rPr>
          <w:rFonts w:ascii="Times New Roman" w:eastAsia="宋体" w:hAnsi="Times New Roman" w:cs="Times New Roman"/>
          <w:spacing w:val="10"/>
          <w:kern w:val="0"/>
          <w:szCs w:val="21"/>
        </w:rPr>
      </w:pPr>
      <w:bookmarkStart w:id="7733" w:name="_Ref489793856"/>
      <w:r w:rsidRPr="000E3ED0">
        <w:rPr>
          <w:rFonts w:ascii="Times New Roman" w:eastAsia="宋体" w:hAnsi="Times New Roman" w:cs="Times New Roman"/>
          <w:spacing w:val="10"/>
          <w:kern w:val="0"/>
          <w:szCs w:val="21"/>
        </w:rPr>
        <w:t>Grant Allen,</w:t>
      </w:r>
      <w:ins w:id="7734" w:author="JY0225" w:date="2017-08-23T16:16:00Z">
        <w:r w:rsidR="00C84E68">
          <w:rPr>
            <w:rFonts w:ascii="Times New Roman" w:eastAsia="宋体" w:hAnsi="Times New Roman" w:cs="Times New Roman"/>
            <w:spacing w:val="10"/>
            <w:kern w:val="0"/>
            <w:szCs w:val="21"/>
          </w:rPr>
          <w:t xml:space="preserve"> </w:t>
        </w:r>
      </w:ins>
      <w:r w:rsidRPr="000E3ED0">
        <w:rPr>
          <w:rFonts w:ascii="Times New Roman" w:eastAsia="宋体" w:hAnsi="Times New Roman" w:cs="Times New Roman"/>
          <w:spacing w:val="10"/>
          <w:kern w:val="0"/>
          <w:szCs w:val="21"/>
        </w:rPr>
        <w:t>Mike Owens. iOS Development with SQLite[M].</w:t>
      </w:r>
      <w:ins w:id="7735" w:author="JY0225" w:date="2017-08-23T16:16:00Z">
        <w:r w:rsidR="00263B95">
          <w:rPr>
            <w:rFonts w:ascii="Times New Roman" w:eastAsia="宋体" w:hAnsi="Times New Roman" w:cs="Times New Roman"/>
            <w:spacing w:val="10"/>
            <w:kern w:val="0"/>
            <w:szCs w:val="21"/>
          </w:rPr>
          <w:t xml:space="preserve"> </w:t>
        </w:r>
      </w:ins>
      <w:r w:rsidRPr="000E3ED0">
        <w:rPr>
          <w:rFonts w:ascii="Times New Roman" w:eastAsia="宋体" w:hAnsi="Times New Roman" w:cs="Times New Roman"/>
          <w:spacing w:val="10"/>
          <w:kern w:val="0"/>
          <w:szCs w:val="21"/>
        </w:rPr>
        <w:t>Apress</w:t>
      </w:r>
      <w:ins w:id="7736" w:author="JY0225" w:date="2017-08-23T16:17:00Z">
        <w:r w:rsidR="00263B95">
          <w:rPr>
            <w:rFonts w:ascii="Times New Roman" w:eastAsia="宋体" w:hAnsi="Times New Roman" w:cs="Times New Roman"/>
            <w:spacing w:val="10"/>
            <w:kern w:val="0"/>
            <w:szCs w:val="21"/>
          </w:rPr>
          <w:t xml:space="preserve">, </w:t>
        </w:r>
      </w:ins>
      <w:del w:id="7737" w:author="JY0225" w:date="2017-08-23T16:17:00Z">
        <w:r w:rsidRPr="000E3ED0" w:rsidDel="00263B95">
          <w:rPr>
            <w:rFonts w:ascii="Times New Roman" w:eastAsia="宋体" w:hAnsi="Times New Roman" w:cs="Times New Roman"/>
            <w:spacing w:val="10"/>
            <w:kern w:val="0"/>
            <w:szCs w:val="21"/>
          </w:rPr>
          <w:delText>:</w:delText>
        </w:r>
      </w:del>
      <w:r w:rsidRPr="000E3ED0">
        <w:rPr>
          <w:rFonts w:ascii="Times New Roman" w:eastAsia="宋体" w:hAnsi="Times New Roman" w:cs="Times New Roman"/>
          <w:spacing w:val="10"/>
          <w:kern w:val="0"/>
          <w:szCs w:val="21"/>
        </w:rPr>
        <w:t>2010.</w:t>
      </w:r>
      <w:bookmarkEnd w:id="7733"/>
    </w:p>
    <w:p w14:paraId="59EC2A3B" w14:textId="2815AA56" w:rsidR="002A69C7" w:rsidRDefault="00DA04F3"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7738" w:name="_Ref489794026"/>
      <w:r w:rsidRPr="00DA04F3">
        <w:rPr>
          <w:rFonts w:ascii="Times New Roman" w:eastAsia="宋体" w:hAnsi="Times New Roman" w:cs="Times New Roman"/>
          <w:spacing w:val="10"/>
          <w:kern w:val="0"/>
          <w:szCs w:val="21"/>
        </w:rPr>
        <w:t>Wen Tao Liu. Research on the Development of WebSocket Server[J]. Advanced Materials Research,2014,2986(886)</w:t>
      </w:r>
      <w:del w:id="7739" w:author="JY0225" w:date="2017-08-23T16:23:00Z">
        <w:r w:rsidRPr="00DA04F3" w:rsidDel="00B01139">
          <w:rPr>
            <w:rFonts w:ascii="Times New Roman" w:eastAsia="宋体" w:hAnsi="Times New Roman" w:cs="Times New Roman"/>
            <w:spacing w:val="10"/>
            <w:kern w:val="0"/>
            <w:szCs w:val="21"/>
          </w:rPr>
          <w:delText>:</w:delText>
        </w:r>
      </w:del>
      <w:r w:rsidRPr="00DA04F3">
        <w:rPr>
          <w:rFonts w:ascii="Times New Roman" w:eastAsia="宋体" w:hAnsi="Times New Roman" w:cs="Times New Roman"/>
          <w:spacing w:val="10"/>
          <w:kern w:val="0"/>
          <w:szCs w:val="21"/>
        </w:rPr>
        <w:t>.</w:t>
      </w:r>
      <w:bookmarkEnd w:id="7738"/>
    </w:p>
    <w:p w14:paraId="7BAA1368" w14:textId="2433965C" w:rsidR="005469E3" w:rsidRDefault="005469E3" w:rsidP="005469E3">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7740" w:name="_Ref489794119"/>
      <w:r w:rsidRPr="00DA04F3">
        <w:rPr>
          <w:rFonts w:ascii="Times New Roman" w:eastAsia="宋体" w:hAnsi="Times New Roman" w:cs="Times New Roman" w:hint="eastAsia"/>
          <w:spacing w:val="10"/>
          <w:kern w:val="0"/>
          <w:szCs w:val="21"/>
        </w:rPr>
        <w:t>杜明远</w:t>
      </w:r>
      <w:r w:rsidRPr="00DA04F3">
        <w:rPr>
          <w:rFonts w:ascii="Times New Roman" w:eastAsia="宋体" w:hAnsi="Times New Roman" w:cs="Times New Roman" w:hint="eastAsia"/>
          <w:spacing w:val="10"/>
          <w:kern w:val="0"/>
          <w:szCs w:val="21"/>
        </w:rPr>
        <w:t xml:space="preserve">. </w:t>
      </w:r>
      <w:r w:rsidRPr="00DA04F3">
        <w:rPr>
          <w:rFonts w:ascii="Times New Roman" w:eastAsia="宋体" w:hAnsi="Times New Roman" w:cs="Times New Roman" w:hint="eastAsia"/>
          <w:spacing w:val="10"/>
          <w:kern w:val="0"/>
          <w:szCs w:val="21"/>
        </w:rPr>
        <w:t>基于</w:t>
      </w:r>
      <w:r w:rsidRPr="00DA04F3">
        <w:rPr>
          <w:rFonts w:ascii="Times New Roman" w:eastAsia="宋体" w:hAnsi="Times New Roman" w:cs="Times New Roman" w:hint="eastAsia"/>
          <w:spacing w:val="10"/>
          <w:kern w:val="0"/>
          <w:szCs w:val="21"/>
        </w:rPr>
        <w:t>WebSocket</w:t>
      </w:r>
      <w:r w:rsidRPr="00DA04F3">
        <w:rPr>
          <w:rFonts w:ascii="Times New Roman" w:eastAsia="宋体" w:hAnsi="Times New Roman" w:cs="Times New Roman" w:hint="eastAsia"/>
          <w:spacing w:val="10"/>
          <w:kern w:val="0"/>
          <w:szCs w:val="21"/>
        </w:rPr>
        <w:t>的即时通信系统设计与实现</w:t>
      </w:r>
      <w:r w:rsidRPr="00DA04F3">
        <w:rPr>
          <w:rFonts w:ascii="Times New Roman" w:eastAsia="宋体" w:hAnsi="Times New Roman" w:cs="Times New Roman" w:hint="eastAsia"/>
          <w:spacing w:val="10"/>
          <w:kern w:val="0"/>
          <w:szCs w:val="21"/>
        </w:rPr>
        <w:t>[D].</w:t>
      </w:r>
      <w:r w:rsidRPr="00DA04F3">
        <w:rPr>
          <w:rFonts w:ascii="Times New Roman" w:eastAsia="宋体" w:hAnsi="Times New Roman" w:cs="Times New Roman" w:hint="eastAsia"/>
          <w:spacing w:val="10"/>
          <w:kern w:val="0"/>
          <w:szCs w:val="21"/>
        </w:rPr>
        <w:t>大连理工大学</w:t>
      </w:r>
      <w:r w:rsidRPr="00DA04F3">
        <w:rPr>
          <w:rFonts w:ascii="Times New Roman" w:eastAsia="宋体" w:hAnsi="Times New Roman" w:cs="Times New Roman" w:hint="eastAsia"/>
          <w:spacing w:val="10"/>
          <w:kern w:val="0"/>
          <w:szCs w:val="21"/>
        </w:rPr>
        <w:t>,2016.</w:t>
      </w:r>
      <w:bookmarkEnd w:id="7740"/>
    </w:p>
    <w:p w14:paraId="32C8F494" w14:textId="379569D8" w:rsidR="007152AD" w:rsidRPr="007152AD" w:rsidRDefault="007152AD" w:rsidP="007152AD">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7741" w:name="_Ref489794321"/>
      <w:r w:rsidRPr="00DB6C01">
        <w:rPr>
          <w:rFonts w:ascii="Times New Roman" w:eastAsia="宋体" w:hAnsi="Times New Roman" w:cs="Times New Roman" w:hint="eastAsia"/>
          <w:spacing w:val="10"/>
          <w:kern w:val="0"/>
          <w:szCs w:val="21"/>
        </w:rPr>
        <w:t>陆晨</w:t>
      </w:r>
      <w:r w:rsidRPr="00DB6C01">
        <w:rPr>
          <w:rFonts w:ascii="Times New Roman" w:eastAsia="宋体" w:hAnsi="Times New Roman" w:cs="Times New Roman" w:hint="eastAsia"/>
          <w:spacing w:val="10"/>
          <w:kern w:val="0"/>
          <w:szCs w:val="21"/>
        </w:rPr>
        <w:t>,</w:t>
      </w:r>
      <w:ins w:id="7742" w:author="JY0225" w:date="2017-08-23T16:17:00Z">
        <w:r w:rsidR="00EC0DF9">
          <w:rPr>
            <w:rFonts w:ascii="Times New Roman" w:eastAsia="宋体" w:hAnsi="Times New Roman" w:cs="Times New Roman"/>
            <w:spacing w:val="10"/>
            <w:kern w:val="0"/>
            <w:szCs w:val="21"/>
          </w:rPr>
          <w:t xml:space="preserve"> </w:t>
        </w:r>
      </w:ins>
      <w:r w:rsidRPr="00DB6C01">
        <w:rPr>
          <w:rFonts w:ascii="Times New Roman" w:eastAsia="宋体" w:hAnsi="Times New Roman" w:cs="Times New Roman" w:hint="eastAsia"/>
          <w:spacing w:val="10"/>
          <w:kern w:val="0"/>
          <w:szCs w:val="21"/>
        </w:rPr>
        <w:t>冯向阳</w:t>
      </w:r>
      <w:r w:rsidRPr="00DB6C01">
        <w:rPr>
          <w:rFonts w:ascii="Times New Roman" w:eastAsia="宋体" w:hAnsi="Times New Roman" w:cs="Times New Roman" w:hint="eastAsia"/>
          <w:spacing w:val="10"/>
          <w:kern w:val="0"/>
          <w:szCs w:val="21"/>
        </w:rPr>
        <w:t>,</w:t>
      </w:r>
      <w:ins w:id="7743" w:author="JY0225" w:date="2017-08-23T16:17:00Z">
        <w:r w:rsidR="00EC0DF9">
          <w:rPr>
            <w:rFonts w:ascii="Times New Roman" w:eastAsia="宋体" w:hAnsi="Times New Roman" w:cs="Times New Roman"/>
            <w:spacing w:val="10"/>
            <w:kern w:val="0"/>
            <w:szCs w:val="21"/>
          </w:rPr>
          <w:t xml:space="preserve"> </w:t>
        </w:r>
      </w:ins>
      <w:r w:rsidRPr="00DB6C01">
        <w:rPr>
          <w:rFonts w:ascii="Times New Roman" w:eastAsia="宋体" w:hAnsi="Times New Roman" w:cs="Times New Roman" w:hint="eastAsia"/>
          <w:spacing w:val="10"/>
          <w:kern w:val="0"/>
          <w:szCs w:val="21"/>
        </w:rPr>
        <w:t>苏厚勤</w:t>
      </w:r>
      <w:r w:rsidRPr="00DB6C01">
        <w:rPr>
          <w:rFonts w:ascii="Times New Roman" w:eastAsia="宋体" w:hAnsi="Times New Roman" w:cs="Times New Roman" w:hint="eastAsia"/>
          <w:spacing w:val="10"/>
          <w:kern w:val="0"/>
          <w:szCs w:val="21"/>
        </w:rPr>
        <w:t>. HTML5 WebSocket</w:t>
      </w:r>
      <w:r w:rsidRPr="00DB6C01">
        <w:rPr>
          <w:rFonts w:ascii="Times New Roman" w:eastAsia="宋体" w:hAnsi="Times New Roman" w:cs="Times New Roman" w:hint="eastAsia"/>
          <w:spacing w:val="10"/>
          <w:kern w:val="0"/>
          <w:szCs w:val="21"/>
        </w:rPr>
        <w:t>握手协议的研究与实现</w:t>
      </w:r>
      <w:r w:rsidRPr="00DB6C01">
        <w:rPr>
          <w:rFonts w:ascii="Times New Roman" w:eastAsia="宋体" w:hAnsi="Times New Roman" w:cs="Times New Roman" w:hint="eastAsia"/>
          <w:spacing w:val="10"/>
          <w:kern w:val="0"/>
          <w:szCs w:val="21"/>
        </w:rPr>
        <w:t xml:space="preserve">[J]. </w:t>
      </w:r>
      <w:r w:rsidRPr="00DB6C01">
        <w:rPr>
          <w:rFonts w:ascii="Times New Roman" w:eastAsia="宋体" w:hAnsi="Times New Roman" w:cs="Times New Roman" w:hint="eastAsia"/>
          <w:spacing w:val="10"/>
          <w:kern w:val="0"/>
          <w:szCs w:val="21"/>
        </w:rPr>
        <w:t>计算机应用与软件</w:t>
      </w:r>
      <w:r w:rsidRPr="00DB6C01">
        <w:rPr>
          <w:rFonts w:ascii="Times New Roman" w:eastAsia="宋体" w:hAnsi="Times New Roman" w:cs="Times New Roman" w:hint="eastAsia"/>
          <w:spacing w:val="10"/>
          <w:kern w:val="0"/>
          <w:szCs w:val="21"/>
        </w:rPr>
        <w:t>,2015,32(01):128-131</w:t>
      </w:r>
      <w:del w:id="7744" w:author="JY0225" w:date="2017-08-23T16:17:00Z">
        <w:r w:rsidRPr="00DB6C01" w:rsidDel="00EC0DF9">
          <w:rPr>
            <w:rFonts w:ascii="Times New Roman" w:eastAsia="宋体" w:hAnsi="Times New Roman" w:cs="Times New Roman" w:hint="eastAsia"/>
            <w:spacing w:val="10"/>
            <w:kern w:val="0"/>
            <w:szCs w:val="21"/>
          </w:rPr>
          <w:delText>+178. [2017-08-05]</w:delText>
        </w:r>
      </w:del>
      <w:r w:rsidRPr="00DB6C01">
        <w:rPr>
          <w:rFonts w:ascii="Times New Roman" w:eastAsia="宋体" w:hAnsi="Times New Roman" w:cs="Times New Roman" w:hint="eastAsia"/>
          <w:spacing w:val="10"/>
          <w:kern w:val="0"/>
          <w:szCs w:val="21"/>
        </w:rPr>
        <w:t>.</w:t>
      </w:r>
      <w:bookmarkEnd w:id="7741"/>
    </w:p>
    <w:p w14:paraId="422AAD1D" w14:textId="2180470C" w:rsidR="00596482" w:rsidRPr="00596482" w:rsidRDefault="00596482" w:rsidP="00596482">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7745" w:name="_Ref489794348"/>
      <w:r w:rsidRPr="00DA04F3">
        <w:rPr>
          <w:rFonts w:ascii="Times New Roman" w:eastAsia="宋体" w:hAnsi="Times New Roman" w:cs="Times New Roman"/>
          <w:spacing w:val="10"/>
          <w:kern w:val="0"/>
          <w:szCs w:val="21"/>
        </w:rPr>
        <w:t>Hong Wang. Research on the Realization of LRU Algorithm[J]. Applied Mechanics and Materials,</w:t>
      </w:r>
      <w:ins w:id="7746" w:author="JY0225" w:date="2017-08-23T16:17:00Z">
        <w:r w:rsidR="00996788">
          <w:rPr>
            <w:rFonts w:ascii="Times New Roman" w:eastAsia="宋体" w:hAnsi="Times New Roman" w:cs="Times New Roman"/>
            <w:spacing w:val="10"/>
            <w:kern w:val="0"/>
            <w:szCs w:val="21"/>
          </w:rPr>
          <w:t xml:space="preserve"> </w:t>
        </w:r>
      </w:ins>
      <w:r w:rsidRPr="00DA04F3">
        <w:rPr>
          <w:rFonts w:ascii="Times New Roman" w:eastAsia="宋体" w:hAnsi="Times New Roman" w:cs="Times New Roman"/>
          <w:spacing w:val="10"/>
          <w:kern w:val="0"/>
          <w:szCs w:val="21"/>
        </w:rPr>
        <w:t>2014,</w:t>
      </w:r>
      <w:ins w:id="7747" w:author="JY0225" w:date="2017-08-23T16:17:00Z">
        <w:r w:rsidR="00963524">
          <w:rPr>
            <w:rFonts w:ascii="Times New Roman" w:eastAsia="宋体" w:hAnsi="Times New Roman" w:cs="Times New Roman"/>
            <w:spacing w:val="10"/>
            <w:kern w:val="0"/>
            <w:szCs w:val="21"/>
          </w:rPr>
          <w:t xml:space="preserve"> </w:t>
        </w:r>
      </w:ins>
      <w:r w:rsidRPr="00DA04F3">
        <w:rPr>
          <w:rFonts w:ascii="Times New Roman" w:eastAsia="宋体" w:hAnsi="Times New Roman" w:cs="Times New Roman"/>
          <w:spacing w:val="10"/>
          <w:kern w:val="0"/>
          <w:szCs w:val="21"/>
        </w:rPr>
        <w:t>3047(530)</w:t>
      </w:r>
      <w:del w:id="7748" w:author="JY0225" w:date="2017-08-23T16:17:00Z">
        <w:r w:rsidRPr="00DA04F3" w:rsidDel="006D4737">
          <w:rPr>
            <w:rFonts w:ascii="Times New Roman" w:eastAsia="宋体" w:hAnsi="Times New Roman" w:cs="Times New Roman"/>
            <w:spacing w:val="10"/>
            <w:kern w:val="0"/>
            <w:szCs w:val="21"/>
          </w:rPr>
          <w:delText>:</w:delText>
        </w:r>
      </w:del>
      <w:r w:rsidRPr="00DA04F3">
        <w:rPr>
          <w:rFonts w:ascii="Times New Roman" w:eastAsia="宋体" w:hAnsi="Times New Roman" w:cs="Times New Roman"/>
          <w:spacing w:val="10"/>
          <w:kern w:val="0"/>
          <w:szCs w:val="21"/>
        </w:rPr>
        <w:t>.</w:t>
      </w:r>
      <w:bookmarkEnd w:id="7745"/>
    </w:p>
    <w:p w14:paraId="70FB1658" w14:textId="1A6B46F5" w:rsidR="001F6DED" w:rsidRDefault="001F6DED" w:rsidP="001F6DED">
      <w:pPr>
        <w:pStyle w:val="a5"/>
        <w:numPr>
          <w:ilvl w:val="0"/>
          <w:numId w:val="1"/>
        </w:numPr>
        <w:spacing w:line="400" w:lineRule="exact"/>
        <w:ind w:firstLineChars="0"/>
        <w:rPr>
          <w:rFonts w:ascii="Times New Roman" w:eastAsia="宋体" w:hAnsi="Times New Roman" w:cs="Times New Roman"/>
          <w:spacing w:val="10"/>
          <w:kern w:val="0"/>
          <w:szCs w:val="21"/>
        </w:rPr>
      </w:pPr>
      <w:bookmarkStart w:id="7749" w:name="_Ref489794388"/>
      <w:r w:rsidRPr="001F6DED">
        <w:rPr>
          <w:rFonts w:ascii="Times New Roman" w:eastAsia="宋体" w:hAnsi="Times New Roman" w:cs="Times New Roman"/>
          <w:spacing w:val="10"/>
          <w:kern w:val="0"/>
          <w:szCs w:val="21"/>
        </w:rPr>
        <w:t>Anonymous. Research and Markets: Beginning HTML, XHTML, CSS, and JavaScript: Essential Update to the Key Web Authoring Standards[J]. M2 Presswire,</w:t>
      </w:r>
      <w:ins w:id="7750" w:author="JY0225" w:date="2017-08-23T16:17:00Z">
        <w:r w:rsidR="00870E19">
          <w:rPr>
            <w:rFonts w:ascii="Times New Roman" w:eastAsia="宋体" w:hAnsi="Times New Roman" w:cs="Times New Roman"/>
            <w:spacing w:val="10"/>
            <w:kern w:val="0"/>
            <w:szCs w:val="21"/>
          </w:rPr>
          <w:t xml:space="preserve"> </w:t>
        </w:r>
      </w:ins>
      <w:r w:rsidRPr="001F6DED">
        <w:rPr>
          <w:rFonts w:ascii="Times New Roman" w:eastAsia="宋体" w:hAnsi="Times New Roman" w:cs="Times New Roman"/>
          <w:spacing w:val="10"/>
          <w:kern w:val="0"/>
          <w:szCs w:val="21"/>
        </w:rPr>
        <w:t>2010</w:t>
      </w:r>
      <w:del w:id="7751" w:author="JY0225" w:date="2017-08-23T16:17:00Z">
        <w:r w:rsidRPr="001F6DED" w:rsidDel="00C74F68">
          <w:rPr>
            <w:rFonts w:ascii="Times New Roman" w:eastAsia="宋体" w:hAnsi="Times New Roman" w:cs="Times New Roman"/>
            <w:spacing w:val="10"/>
            <w:kern w:val="0"/>
            <w:szCs w:val="21"/>
          </w:rPr>
          <w:delText>,:</w:delText>
        </w:r>
      </w:del>
      <w:r w:rsidRPr="001F6DED">
        <w:rPr>
          <w:rFonts w:ascii="Times New Roman" w:eastAsia="宋体" w:hAnsi="Times New Roman" w:cs="Times New Roman"/>
          <w:spacing w:val="10"/>
          <w:kern w:val="0"/>
          <w:szCs w:val="21"/>
        </w:rPr>
        <w:t>.</w:t>
      </w:r>
      <w:bookmarkEnd w:id="7749"/>
    </w:p>
    <w:p w14:paraId="3A80929C" w14:textId="1FBBD35D" w:rsidR="00AF2C6A" w:rsidRPr="00AF2C6A" w:rsidRDefault="00AF2C6A" w:rsidP="00AF2C6A">
      <w:pPr>
        <w:pStyle w:val="a5"/>
        <w:numPr>
          <w:ilvl w:val="0"/>
          <w:numId w:val="1"/>
        </w:numPr>
        <w:spacing w:line="400" w:lineRule="exact"/>
        <w:ind w:firstLineChars="0"/>
        <w:rPr>
          <w:rFonts w:ascii="Times New Roman" w:eastAsia="宋体" w:hAnsi="Times New Roman" w:cs="Times New Roman"/>
          <w:spacing w:val="10"/>
          <w:kern w:val="0"/>
          <w:szCs w:val="21"/>
        </w:rPr>
      </w:pPr>
      <w:r w:rsidRPr="009A51B3">
        <w:rPr>
          <w:rFonts w:ascii="Times New Roman" w:eastAsia="宋体" w:hAnsi="Times New Roman" w:cs="Times New Roman"/>
          <w:spacing w:val="10"/>
          <w:kern w:val="0"/>
          <w:szCs w:val="21"/>
        </w:rPr>
        <w:t>Yi Huang,</w:t>
      </w:r>
      <w:ins w:id="7752" w:author="JY0225" w:date="2017-08-23T16:18:00Z">
        <w:r w:rsidR="00E43756">
          <w:rPr>
            <w:rFonts w:ascii="Times New Roman" w:eastAsia="宋体" w:hAnsi="Times New Roman" w:cs="Times New Roman"/>
            <w:spacing w:val="10"/>
            <w:kern w:val="0"/>
            <w:szCs w:val="21"/>
          </w:rPr>
          <w:t xml:space="preserve"> </w:t>
        </w:r>
      </w:ins>
      <w:r w:rsidRPr="009A51B3">
        <w:rPr>
          <w:rFonts w:ascii="Times New Roman" w:eastAsia="宋体" w:hAnsi="Times New Roman" w:cs="Times New Roman"/>
          <w:spacing w:val="10"/>
          <w:kern w:val="0"/>
          <w:szCs w:val="21"/>
        </w:rPr>
        <w:t>Xin Qiang Ma,</w:t>
      </w:r>
      <w:ins w:id="7753" w:author="JY0225" w:date="2017-08-23T16:18:00Z">
        <w:r w:rsidR="007578B1">
          <w:rPr>
            <w:rFonts w:ascii="Times New Roman" w:eastAsia="宋体" w:hAnsi="Times New Roman" w:cs="Times New Roman"/>
            <w:spacing w:val="10"/>
            <w:kern w:val="0"/>
            <w:szCs w:val="21"/>
          </w:rPr>
          <w:t xml:space="preserve"> </w:t>
        </w:r>
      </w:ins>
      <w:r w:rsidRPr="009A51B3">
        <w:rPr>
          <w:rFonts w:ascii="Times New Roman" w:eastAsia="宋体" w:hAnsi="Times New Roman" w:cs="Times New Roman"/>
          <w:spacing w:val="10"/>
          <w:kern w:val="0"/>
          <w:szCs w:val="21"/>
        </w:rPr>
        <w:t>Dan Ning Li,</w:t>
      </w:r>
      <w:ins w:id="7754" w:author="JY0225" w:date="2017-08-23T16:18:00Z">
        <w:r w:rsidR="00E26CE7">
          <w:rPr>
            <w:rFonts w:ascii="Times New Roman" w:eastAsia="宋体" w:hAnsi="Times New Roman" w:cs="Times New Roman"/>
            <w:spacing w:val="10"/>
            <w:kern w:val="0"/>
            <w:szCs w:val="21"/>
          </w:rPr>
          <w:t xml:space="preserve"> </w:t>
        </w:r>
      </w:ins>
      <w:r w:rsidRPr="009A51B3">
        <w:rPr>
          <w:rFonts w:ascii="Times New Roman" w:eastAsia="宋体" w:hAnsi="Times New Roman" w:cs="Times New Roman"/>
          <w:spacing w:val="10"/>
          <w:kern w:val="0"/>
          <w:szCs w:val="21"/>
        </w:rPr>
        <w:t>Rong Wu. Research and Applications of Access Control Based on Logic SQL Database System[J]. Advanced Materials Research,</w:t>
      </w:r>
      <w:ins w:id="7755" w:author="JY0225" w:date="2017-08-23T16:18:00Z">
        <w:r w:rsidR="000529B3">
          <w:rPr>
            <w:rFonts w:ascii="Times New Roman" w:eastAsia="宋体" w:hAnsi="Times New Roman" w:cs="Times New Roman"/>
            <w:spacing w:val="10"/>
            <w:kern w:val="0"/>
            <w:szCs w:val="21"/>
          </w:rPr>
          <w:t xml:space="preserve"> </w:t>
        </w:r>
      </w:ins>
      <w:r w:rsidRPr="009A51B3">
        <w:rPr>
          <w:rFonts w:ascii="Times New Roman" w:eastAsia="宋体" w:hAnsi="Times New Roman" w:cs="Times New Roman"/>
          <w:spacing w:val="10"/>
          <w:kern w:val="0"/>
          <w:szCs w:val="21"/>
        </w:rPr>
        <w:t>2011,</w:t>
      </w:r>
      <w:ins w:id="7756" w:author="JY0225" w:date="2017-08-23T16:18:00Z">
        <w:r w:rsidR="00310A51">
          <w:rPr>
            <w:rFonts w:ascii="Times New Roman" w:eastAsia="宋体" w:hAnsi="Times New Roman" w:cs="Times New Roman"/>
            <w:spacing w:val="10"/>
            <w:kern w:val="0"/>
            <w:szCs w:val="21"/>
          </w:rPr>
          <w:t xml:space="preserve"> </w:t>
        </w:r>
      </w:ins>
      <w:r w:rsidRPr="009A51B3">
        <w:rPr>
          <w:rFonts w:ascii="Times New Roman" w:eastAsia="宋体" w:hAnsi="Times New Roman" w:cs="Times New Roman"/>
          <w:spacing w:val="10"/>
          <w:kern w:val="0"/>
          <w:szCs w:val="21"/>
        </w:rPr>
        <w:t>1043(143)</w:t>
      </w:r>
      <w:del w:id="7757" w:author="JY0225" w:date="2017-08-23T16:18:00Z">
        <w:r w:rsidRPr="009A51B3" w:rsidDel="00310A51">
          <w:rPr>
            <w:rFonts w:ascii="Times New Roman" w:eastAsia="宋体" w:hAnsi="Times New Roman" w:cs="Times New Roman"/>
            <w:spacing w:val="10"/>
            <w:kern w:val="0"/>
            <w:szCs w:val="21"/>
          </w:rPr>
          <w:delText>:</w:delText>
        </w:r>
      </w:del>
      <w:r w:rsidRPr="009A51B3">
        <w:rPr>
          <w:rFonts w:ascii="Times New Roman" w:eastAsia="宋体" w:hAnsi="Times New Roman" w:cs="Times New Roman"/>
          <w:spacing w:val="10"/>
          <w:kern w:val="0"/>
          <w:szCs w:val="21"/>
        </w:rPr>
        <w:t>.</w:t>
      </w:r>
    </w:p>
    <w:p w14:paraId="1D547BDB" w14:textId="3AE80A37" w:rsidR="00DA04F3" w:rsidRDefault="00DA04F3"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7758" w:name="_Ref489794425"/>
      <w:r w:rsidRPr="00DA04F3">
        <w:rPr>
          <w:rFonts w:ascii="Times New Roman" w:eastAsia="宋体" w:hAnsi="Times New Roman" w:cs="Times New Roman" w:hint="eastAsia"/>
          <w:spacing w:val="10"/>
          <w:kern w:val="0"/>
          <w:szCs w:val="21"/>
        </w:rPr>
        <w:t>谢杰涛</w:t>
      </w:r>
      <w:r w:rsidRPr="00DA04F3">
        <w:rPr>
          <w:rFonts w:ascii="Times New Roman" w:eastAsia="宋体" w:hAnsi="Times New Roman" w:cs="Times New Roman" w:hint="eastAsia"/>
          <w:spacing w:val="10"/>
          <w:kern w:val="0"/>
          <w:szCs w:val="21"/>
        </w:rPr>
        <w:t>,</w:t>
      </w:r>
      <w:ins w:id="7759" w:author="JY0225" w:date="2017-08-23T16:18:00Z">
        <w:r w:rsidR="002A2FED">
          <w:rPr>
            <w:rFonts w:ascii="Times New Roman" w:eastAsia="宋体" w:hAnsi="Times New Roman" w:cs="Times New Roman"/>
            <w:spacing w:val="10"/>
            <w:kern w:val="0"/>
            <w:szCs w:val="21"/>
          </w:rPr>
          <w:t xml:space="preserve"> </w:t>
        </w:r>
      </w:ins>
      <w:r w:rsidRPr="00DA04F3">
        <w:rPr>
          <w:rFonts w:ascii="Times New Roman" w:eastAsia="宋体" w:hAnsi="Times New Roman" w:cs="Times New Roman" w:hint="eastAsia"/>
          <w:spacing w:val="10"/>
          <w:kern w:val="0"/>
          <w:szCs w:val="21"/>
        </w:rPr>
        <w:t>吴敏</w:t>
      </w:r>
      <w:r w:rsidRPr="00DA04F3">
        <w:rPr>
          <w:rFonts w:ascii="Times New Roman" w:eastAsia="宋体" w:hAnsi="Times New Roman" w:cs="Times New Roman" w:hint="eastAsia"/>
          <w:spacing w:val="10"/>
          <w:kern w:val="0"/>
          <w:szCs w:val="21"/>
        </w:rPr>
        <w:t>,</w:t>
      </w:r>
      <w:ins w:id="7760" w:author="JY0225" w:date="2017-08-23T16:18:00Z">
        <w:r w:rsidR="002A2FED">
          <w:rPr>
            <w:rFonts w:ascii="Times New Roman" w:eastAsia="宋体" w:hAnsi="Times New Roman" w:cs="Times New Roman"/>
            <w:spacing w:val="10"/>
            <w:kern w:val="0"/>
            <w:szCs w:val="21"/>
          </w:rPr>
          <w:t xml:space="preserve"> </w:t>
        </w:r>
      </w:ins>
      <w:r w:rsidRPr="00DA04F3">
        <w:rPr>
          <w:rFonts w:ascii="Times New Roman" w:eastAsia="宋体" w:hAnsi="Times New Roman" w:cs="Times New Roman" w:hint="eastAsia"/>
          <w:spacing w:val="10"/>
          <w:kern w:val="0"/>
          <w:szCs w:val="21"/>
        </w:rPr>
        <w:t>吴娟</w:t>
      </w:r>
      <w:r w:rsidRPr="00DA04F3">
        <w:rPr>
          <w:rFonts w:ascii="Times New Roman" w:eastAsia="宋体" w:hAnsi="Times New Roman" w:cs="Times New Roman" w:hint="eastAsia"/>
          <w:spacing w:val="10"/>
          <w:kern w:val="0"/>
          <w:szCs w:val="21"/>
        </w:rPr>
        <w:t>,</w:t>
      </w:r>
      <w:ins w:id="7761" w:author="JY0225" w:date="2017-08-23T16:18:00Z">
        <w:r w:rsidR="002A2FED">
          <w:rPr>
            <w:rFonts w:ascii="Times New Roman" w:eastAsia="宋体" w:hAnsi="Times New Roman" w:cs="Times New Roman"/>
            <w:spacing w:val="10"/>
            <w:kern w:val="0"/>
            <w:szCs w:val="21"/>
          </w:rPr>
          <w:t xml:space="preserve"> </w:t>
        </w:r>
      </w:ins>
      <w:r w:rsidRPr="00DA04F3">
        <w:rPr>
          <w:rFonts w:ascii="Times New Roman" w:eastAsia="宋体" w:hAnsi="Times New Roman" w:cs="Times New Roman" w:hint="eastAsia"/>
          <w:spacing w:val="10"/>
          <w:kern w:val="0"/>
          <w:szCs w:val="21"/>
        </w:rPr>
        <w:t>史睿冰</w:t>
      </w:r>
      <w:r w:rsidRPr="00DA04F3">
        <w:rPr>
          <w:rFonts w:ascii="Times New Roman" w:eastAsia="宋体" w:hAnsi="Times New Roman" w:cs="Times New Roman" w:hint="eastAsia"/>
          <w:spacing w:val="10"/>
          <w:kern w:val="0"/>
          <w:szCs w:val="21"/>
        </w:rPr>
        <w:t>. Web</w:t>
      </w:r>
      <w:r w:rsidRPr="00DA04F3">
        <w:rPr>
          <w:rFonts w:ascii="Times New Roman" w:eastAsia="宋体" w:hAnsi="Times New Roman" w:cs="Times New Roman" w:hint="eastAsia"/>
          <w:spacing w:val="10"/>
          <w:kern w:val="0"/>
          <w:szCs w:val="21"/>
        </w:rPr>
        <w:t>系统高性能本地数据缓存实现机制</w:t>
      </w:r>
      <w:r w:rsidRPr="00DA04F3">
        <w:rPr>
          <w:rFonts w:ascii="Times New Roman" w:eastAsia="宋体" w:hAnsi="Times New Roman" w:cs="Times New Roman" w:hint="eastAsia"/>
          <w:spacing w:val="10"/>
          <w:kern w:val="0"/>
          <w:szCs w:val="21"/>
        </w:rPr>
        <w:t>[J</w:t>
      </w:r>
      <w:del w:id="7762" w:author="JY0225" w:date="2017-08-23T16:18:00Z">
        <w:r w:rsidRPr="00DA04F3" w:rsidDel="002A2FED">
          <w:rPr>
            <w:rFonts w:ascii="Times New Roman" w:eastAsia="宋体" w:hAnsi="Times New Roman" w:cs="Times New Roman" w:hint="eastAsia"/>
            <w:spacing w:val="10"/>
            <w:kern w:val="0"/>
            <w:szCs w:val="21"/>
          </w:rPr>
          <w:delText>/OL</w:delText>
        </w:r>
      </w:del>
      <w:r w:rsidRPr="00DA04F3">
        <w:rPr>
          <w:rFonts w:ascii="Times New Roman" w:eastAsia="宋体" w:hAnsi="Times New Roman" w:cs="Times New Roman" w:hint="eastAsia"/>
          <w:spacing w:val="10"/>
          <w:kern w:val="0"/>
          <w:szCs w:val="21"/>
        </w:rPr>
        <w:t xml:space="preserve">]. </w:t>
      </w:r>
      <w:r w:rsidRPr="00DA04F3">
        <w:rPr>
          <w:rFonts w:ascii="Times New Roman" w:eastAsia="宋体" w:hAnsi="Times New Roman" w:cs="Times New Roman" w:hint="eastAsia"/>
          <w:spacing w:val="10"/>
          <w:kern w:val="0"/>
          <w:szCs w:val="21"/>
        </w:rPr>
        <w:t>计算机应用研究</w:t>
      </w:r>
      <w:r w:rsidRPr="00DA04F3">
        <w:rPr>
          <w:rFonts w:ascii="Times New Roman" w:eastAsia="宋体" w:hAnsi="Times New Roman" w:cs="Times New Roman" w:hint="eastAsia"/>
          <w:spacing w:val="10"/>
          <w:kern w:val="0"/>
          <w:szCs w:val="21"/>
        </w:rPr>
        <w:t>,2014,31(07):2074-2077</w:t>
      </w:r>
      <w:del w:id="7763" w:author="JY0225" w:date="2017-08-23T16:19:00Z">
        <w:r w:rsidRPr="00DA04F3" w:rsidDel="0067698F">
          <w:rPr>
            <w:rFonts w:ascii="Times New Roman" w:eastAsia="宋体" w:hAnsi="Times New Roman" w:cs="Times New Roman" w:hint="eastAsia"/>
            <w:spacing w:val="10"/>
            <w:kern w:val="0"/>
            <w:szCs w:val="21"/>
          </w:rPr>
          <w:delText>. (2014-04-16)[2017-08-05]</w:delText>
        </w:r>
      </w:del>
      <w:r w:rsidRPr="00DA04F3">
        <w:rPr>
          <w:rFonts w:ascii="Times New Roman" w:eastAsia="宋体" w:hAnsi="Times New Roman" w:cs="Times New Roman" w:hint="eastAsia"/>
          <w:spacing w:val="10"/>
          <w:kern w:val="0"/>
          <w:szCs w:val="21"/>
        </w:rPr>
        <w:t>.</w:t>
      </w:r>
      <w:bookmarkEnd w:id="7758"/>
    </w:p>
    <w:p w14:paraId="04911107" w14:textId="5E289E10" w:rsidR="00180959" w:rsidRPr="00DF44D9" w:rsidRDefault="00180959" w:rsidP="00180959">
      <w:pPr>
        <w:pStyle w:val="a5"/>
        <w:numPr>
          <w:ilvl w:val="0"/>
          <w:numId w:val="1"/>
        </w:numPr>
        <w:spacing w:line="400" w:lineRule="exact"/>
        <w:ind w:firstLineChars="0"/>
        <w:rPr>
          <w:rFonts w:ascii="Times New Roman" w:eastAsia="宋体" w:hAnsi="Times New Roman" w:cs="Times New Roman"/>
          <w:spacing w:val="10"/>
          <w:kern w:val="0"/>
          <w:szCs w:val="21"/>
        </w:rPr>
      </w:pPr>
      <w:bookmarkStart w:id="7764" w:name="_Ref489794793"/>
      <w:r>
        <w:rPr>
          <w:rFonts w:ascii="Arial" w:hAnsi="Arial" w:cs="Arial"/>
          <w:color w:val="333333"/>
          <w:szCs w:val="21"/>
          <w:shd w:val="clear" w:color="auto" w:fill="FFFFFF"/>
        </w:rPr>
        <w:t>韩菲</w:t>
      </w:r>
      <w:ins w:id="7765" w:author="JY0225" w:date="2017-08-23T16:19:00Z">
        <w:r w:rsidR="002F6182">
          <w:rPr>
            <w:rFonts w:ascii="Arial" w:hAnsi="Arial" w:cs="Arial"/>
            <w:color w:val="333333"/>
            <w:szCs w:val="21"/>
            <w:shd w:val="clear" w:color="auto" w:fill="FFFFFF"/>
          </w:rPr>
          <w:t>.</w:t>
        </w:r>
      </w:ins>
      <w:del w:id="7766" w:author="JY0225" w:date="2017-08-23T16:19:00Z">
        <w:r w:rsidDel="002F6182">
          <w:rPr>
            <w:rFonts w:ascii="Arial" w:hAnsi="Arial" w:cs="Arial"/>
            <w:color w:val="333333"/>
            <w:szCs w:val="21"/>
            <w:shd w:val="clear" w:color="auto" w:fill="FFFFFF"/>
          </w:rPr>
          <w:delText>.</w:delText>
        </w:r>
      </w:del>
      <w:r>
        <w:rPr>
          <w:rFonts w:ascii="Arial" w:hAnsi="Arial" w:cs="Arial"/>
          <w:color w:val="333333"/>
          <w:szCs w:val="21"/>
          <w:shd w:val="clear" w:color="auto" w:fill="FFFFFF"/>
        </w:rPr>
        <w:t xml:space="preserve"> </w:t>
      </w:r>
      <w:r>
        <w:rPr>
          <w:rFonts w:ascii="Arial" w:hAnsi="Arial" w:cs="Arial"/>
          <w:color w:val="333333"/>
          <w:szCs w:val="21"/>
          <w:shd w:val="clear" w:color="auto" w:fill="FFFFFF"/>
        </w:rPr>
        <w:t>设计模式和重构的研究与应用</w:t>
      </w:r>
      <w:r>
        <w:rPr>
          <w:rFonts w:ascii="Arial" w:hAnsi="Arial" w:cs="Arial"/>
          <w:color w:val="333333"/>
          <w:szCs w:val="21"/>
          <w:shd w:val="clear" w:color="auto" w:fill="FFFFFF"/>
        </w:rPr>
        <w:t>[D].</w:t>
      </w:r>
      <w:ins w:id="7767" w:author="JY0225" w:date="2017-08-23T16:19:00Z">
        <w:r w:rsidR="003B6328">
          <w:rPr>
            <w:rFonts w:ascii="Arial" w:hAnsi="Arial" w:cs="Arial"/>
            <w:color w:val="333333"/>
            <w:szCs w:val="21"/>
            <w:shd w:val="clear" w:color="auto" w:fill="FFFFFF"/>
          </w:rPr>
          <w:t xml:space="preserve"> </w:t>
        </w:r>
      </w:ins>
      <w:r>
        <w:rPr>
          <w:rFonts w:ascii="Arial" w:hAnsi="Arial" w:cs="Arial"/>
          <w:color w:val="333333"/>
          <w:szCs w:val="21"/>
          <w:shd w:val="clear" w:color="auto" w:fill="FFFFFF"/>
        </w:rPr>
        <w:t>北京邮电大学</w:t>
      </w:r>
      <w:r>
        <w:rPr>
          <w:rFonts w:ascii="Arial" w:hAnsi="Arial" w:cs="Arial"/>
          <w:color w:val="333333"/>
          <w:szCs w:val="21"/>
          <w:shd w:val="clear" w:color="auto" w:fill="FFFFFF"/>
        </w:rPr>
        <w:t>,</w:t>
      </w:r>
      <w:ins w:id="7768" w:author="JY0225" w:date="2017-08-23T16:19:00Z">
        <w:r w:rsidR="00BB218B">
          <w:rPr>
            <w:rFonts w:ascii="Arial" w:hAnsi="Arial" w:cs="Arial"/>
            <w:color w:val="333333"/>
            <w:szCs w:val="21"/>
            <w:shd w:val="clear" w:color="auto" w:fill="FFFFFF"/>
          </w:rPr>
          <w:t xml:space="preserve"> </w:t>
        </w:r>
      </w:ins>
      <w:r>
        <w:rPr>
          <w:rFonts w:ascii="Arial" w:hAnsi="Arial" w:cs="Arial"/>
          <w:color w:val="333333"/>
          <w:szCs w:val="21"/>
          <w:shd w:val="clear" w:color="auto" w:fill="FFFFFF"/>
        </w:rPr>
        <w:t>2006.</w:t>
      </w:r>
      <w:bookmarkEnd w:id="7764"/>
    </w:p>
    <w:p w14:paraId="146C720F" w14:textId="158E3D0F" w:rsidR="00DF44D9" w:rsidRPr="00DF44D9" w:rsidRDefault="00DF44D9" w:rsidP="00DF44D9">
      <w:pPr>
        <w:pStyle w:val="a5"/>
        <w:numPr>
          <w:ilvl w:val="0"/>
          <w:numId w:val="1"/>
        </w:numPr>
        <w:spacing w:line="400" w:lineRule="exact"/>
        <w:ind w:firstLineChars="0"/>
        <w:rPr>
          <w:rFonts w:ascii="Times New Roman" w:eastAsia="宋体" w:hAnsi="Times New Roman" w:cs="Times New Roman"/>
          <w:spacing w:val="10"/>
          <w:kern w:val="0"/>
          <w:szCs w:val="21"/>
        </w:rPr>
      </w:pPr>
      <w:bookmarkStart w:id="7769" w:name="_Ref489794794"/>
      <w:r w:rsidRPr="00271774">
        <w:rPr>
          <w:rFonts w:ascii="Times New Roman" w:eastAsia="宋体" w:hAnsi="Times New Roman" w:cs="Times New Roman"/>
          <w:spacing w:val="10"/>
          <w:kern w:val="0"/>
          <w:szCs w:val="21"/>
        </w:rPr>
        <w:t>Sargon Hasso,</w:t>
      </w:r>
      <w:ins w:id="7770" w:author="JY0225" w:date="2017-08-23T16:19:00Z">
        <w:r w:rsidR="00386675">
          <w:rPr>
            <w:rFonts w:ascii="Times New Roman" w:eastAsia="宋体" w:hAnsi="Times New Roman" w:cs="Times New Roman"/>
            <w:spacing w:val="10"/>
            <w:kern w:val="0"/>
            <w:szCs w:val="21"/>
          </w:rPr>
          <w:t xml:space="preserve"> </w:t>
        </w:r>
      </w:ins>
      <w:r w:rsidRPr="00271774">
        <w:rPr>
          <w:rFonts w:ascii="Times New Roman" w:eastAsia="宋体" w:hAnsi="Times New Roman" w:cs="Times New Roman"/>
          <w:spacing w:val="10"/>
          <w:kern w:val="0"/>
          <w:szCs w:val="21"/>
        </w:rPr>
        <w:t>Carl Robert Carlson. Software Composition Using Behavioral Models of Design Patterns[J]. Journal of Software Engineering and Applications,2014,07(02)</w:t>
      </w:r>
      <w:del w:id="7771" w:author="JY0225" w:date="2017-08-23T16:19:00Z">
        <w:r w:rsidRPr="00271774" w:rsidDel="00386675">
          <w:rPr>
            <w:rFonts w:ascii="Times New Roman" w:eastAsia="宋体" w:hAnsi="Times New Roman" w:cs="Times New Roman"/>
            <w:spacing w:val="10"/>
            <w:kern w:val="0"/>
            <w:szCs w:val="21"/>
          </w:rPr>
          <w:delText>:</w:delText>
        </w:r>
      </w:del>
      <w:r w:rsidRPr="00271774">
        <w:rPr>
          <w:rFonts w:ascii="Times New Roman" w:eastAsia="宋体" w:hAnsi="Times New Roman" w:cs="Times New Roman"/>
          <w:spacing w:val="10"/>
          <w:kern w:val="0"/>
          <w:szCs w:val="21"/>
        </w:rPr>
        <w:t>.</w:t>
      </w:r>
      <w:bookmarkEnd w:id="7769"/>
    </w:p>
    <w:p w14:paraId="6904248C" w14:textId="31836C0C" w:rsidR="003970CA" w:rsidRDefault="003970CA" w:rsidP="003970CA">
      <w:pPr>
        <w:pStyle w:val="a5"/>
        <w:numPr>
          <w:ilvl w:val="0"/>
          <w:numId w:val="1"/>
        </w:numPr>
        <w:spacing w:line="400" w:lineRule="exact"/>
        <w:ind w:firstLineChars="0"/>
        <w:rPr>
          <w:rFonts w:ascii="Times New Roman" w:eastAsia="宋体" w:hAnsi="Times New Roman" w:cs="Times New Roman"/>
          <w:spacing w:val="10"/>
          <w:kern w:val="0"/>
          <w:szCs w:val="21"/>
        </w:rPr>
      </w:pPr>
      <w:bookmarkStart w:id="7772" w:name="_Ref489794817"/>
      <w:r w:rsidRPr="003970CA">
        <w:rPr>
          <w:rFonts w:ascii="Times New Roman" w:eastAsia="宋体" w:hAnsi="Times New Roman" w:cs="Times New Roman"/>
          <w:spacing w:val="10"/>
          <w:kern w:val="0"/>
          <w:szCs w:val="21"/>
        </w:rPr>
        <w:t>Oksana Nikiforova,</w:t>
      </w:r>
      <w:ins w:id="7773" w:author="JY0225" w:date="2017-08-23T16:19:00Z">
        <w:r w:rsidR="003756B9">
          <w:rPr>
            <w:rFonts w:ascii="Times New Roman" w:eastAsia="宋体" w:hAnsi="Times New Roman" w:cs="Times New Roman"/>
            <w:spacing w:val="10"/>
            <w:kern w:val="0"/>
            <w:szCs w:val="21"/>
          </w:rPr>
          <w:t xml:space="preserve"> </w:t>
        </w:r>
      </w:ins>
      <w:r w:rsidRPr="003970CA">
        <w:rPr>
          <w:rFonts w:ascii="Times New Roman" w:eastAsia="宋体" w:hAnsi="Times New Roman" w:cs="Times New Roman"/>
          <w:spacing w:val="10"/>
          <w:kern w:val="0"/>
          <w:szCs w:val="21"/>
        </w:rPr>
        <w:t>Janis Sejans,</w:t>
      </w:r>
      <w:ins w:id="7774" w:author="JY0225" w:date="2017-08-23T16:19:00Z">
        <w:r w:rsidR="00350669">
          <w:rPr>
            <w:rFonts w:ascii="Times New Roman" w:eastAsia="宋体" w:hAnsi="Times New Roman" w:cs="Times New Roman"/>
            <w:spacing w:val="10"/>
            <w:kern w:val="0"/>
            <w:szCs w:val="21"/>
          </w:rPr>
          <w:t xml:space="preserve"> </w:t>
        </w:r>
      </w:ins>
      <w:r w:rsidRPr="003970CA">
        <w:rPr>
          <w:rFonts w:ascii="Times New Roman" w:eastAsia="宋体" w:hAnsi="Times New Roman" w:cs="Times New Roman"/>
          <w:spacing w:val="10"/>
          <w:kern w:val="0"/>
          <w:szCs w:val="21"/>
        </w:rPr>
        <w:t>Antons Cernickins. Role of UML Class Diagram in Object-Oriented Software Development[J]. Scientific Journal of Riga Technical University. Computer Sciences,2011,44(-1)</w:t>
      </w:r>
      <w:del w:id="7775" w:author="JY0225" w:date="2017-08-23T16:19:00Z">
        <w:r w:rsidRPr="003970CA" w:rsidDel="0074650D">
          <w:rPr>
            <w:rFonts w:ascii="Times New Roman" w:eastAsia="宋体" w:hAnsi="Times New Roman" w:cs="Times New Roman"/>
            <w:spacing w:val="10"/>
            <w:kern w:val="0"/>
            <w:szCs w:val="21"/>
          </w:rPr>
          <w:delText>:</w:delText>
        </w:r>
      </w:del>
      <w:r w:rsidRPr="003970CA">
        <w:rPr>
          <w:rFonts w:ascii="Times New Roman" w:eastAsia="宋体" w:hAnsi="Times New Roman" w:cs="Times New Roman"/>
          <w:spacing w:val="10"/>
          <w:kern w:val="0"/>
          <w:szCs w:val="21"/>
        </w:rPr>
        <w:t>.</w:t>
      </w:r>
      <w:bookmarkEnd w:id="7772"/>
    </w:p>
    <w:p w14:paraId="1B87699F" w14:textId="6E47BFC0" w:rsidR="00180959" w:rsidRPr="00180959" w:rsidRDefault="00180959" w:rsidP="00180959">
      <w:pPr>
        <w:pStyle w:val="a5"/>
        <w:numPr>
          <w:ilvl w:val="0"/>
          <w:numId w:val="1"/>
        </w:numPr>
        <w:spacing w:line="400" w:lineRule="exact"/>
        <w:ind w:firstLineChars="0"/>
        <w:rPr>
          <w:rFonts w:ascii="Times New Roman" w:eastAsia="宋体" w:hAnsi="Times New Roman" w:cs="Times New Roman"/>
          <w:spacing w:val="10"/>
          <w:kern w:val="0"/>
          <w:szCs w:val="21"/>
        </w:rPr>
      </w:pPr>
      <w:bookmarkStart w:id="7776" w:name="_Ref489794863"/>
      <w:r w:rsidRPr="006972C9">
        <w:rPr>
          <w:rFonts w:ascii="Times New Roman" w:eastAsia="宋体" w:hAnsi="Times New Roman" w:cs="Times New Roman" w:hint="eastAsia"/>
          <w:spacing w:val="10"/>
          <w:kern w:val="0"/>
          <w:szCs w:val="21"/>
        </w:rPr>
        <w:t>王延武</w:t>
      </w:r>
      <w:r w:rsidRPr="006972C9">
        <w:rPr>
          <w:rFonts w:ascii="Times New Roman" w:eastAsia="宋体" w:hAnsi="Times New Roman" w:cs="Times New Roman" w:hint="eastAsia"/>
          <w:spacing w:val="10"/>
          <w:kern w:val="0"/>
          <w:szCs w:val="21"/>
        </w:rPr>
        <w:t xml:space="preserve">. </w:t>
      </w:r>
      <w:r w:rsidRPr="006972C9">
        <w:rPr>
          <w:rFonts w:ascii="Times New Roman" w:eastAsia="宋体" w:hAnsi="Times New Roman" w:cs="Times New Roman" w:hint="eastAsia"/>
          <w:spacing w:val="10"/>
          <w:kern w:val="0"/>
          <w:szCs w:val="21"/>
        </w:rPr>
        <w:t>浅谈数据库设计方法</w:t>
      </w:r>
      <w:r w:rsidRPr="006972C9">
        <w:rPr>
          <w:rFonts w:ascii="Times New Roman" w:eastAsia="宋体" w:hAnsi="Times New Roman" w:cs="Times New Roman" w:hint="eastAsia"/>
          <w:spacing w:val="10"/>
          <w:kern w:val="0"/>
          <w:szCs w:val="21"/>
        </w:rPr>
        <w:t xml:space="preserve">[J]. </w:t>
      </w:r>
      <w:r w:rsidRPr="006972C9">
        <w:rPr>
          <w:rFonts w:ascii="Times New Roman" w:eastAsia="宋体" w:hAnsi="Times New Roman" w:cs="Times New Roman" w:hint="eastAsia"/>
          <w:spacing w:val="10"/>
          <w:kern w:val="0"/>
          <w:szCs w:val="21"/>
        </w:rPr>
        <w:t>山东工业技术</w:t>
      </w:r>
      <w:r w:rsidRPr="006972C9">
        <w:rPr>
          <w:rFonts w:ascii="Times New Roman" w:eastAsia="宋体" w:hAnsi="Times New Roman" w:cs="Times New Roman" w:hint="eastAsia"/>
          <w:spacing w:val="10"/>
          <w:kern w:val="0"/>
          <w:szCs w:val="21"/>
        </w:rPr>
        <w:t>,2016,(18)</w:t>
      </w:r>
      <w:del w:id="7777" w:author="JY0225" w:date="2017-08-23T16:19:00Z">
        <w:r w:rsidRPr="006972C9" w:rsidDel="000E039D">
          <w:rPr>
            <w:rFonts w:ascii="Times New Roman" w:eastAsia="宋体" w:hAnsi="Times New Roman" w:cs="Times New Roman" w:hint="eastAsia"/>
            <w:spacing w:val="10"/>
            <w:kern w:val="0"/>
            <w:szCs w:val="21"/>
          </w:rPr>
          <w:delText>:139. [2017-08-05]</w:delText>
        </w:r>
      </w:del>
      <w:r w:rsidRPr="006972C9">
        <w:rPr>
          <w:rFonts w:ascii="Times New Roman" w:eastAsia="宋体" w:hAnsi="Times New Roman" w:cs="Times New Roman" w:hint="eastAsia"/>
          <w:spacing w:val="10"/>
          <w:kern w:val="0"/>
          <w:szCs w:val="21"/>
        </w:rPr>
        <w:t>.</w:t>
      </w:r>
      <w:del w:id="7778" w:author="JY0225" w:date="2017-08-23T16:19:00Z">
        <w:r w:rsidRPr="006972C9" w:rsidDel="00E63D31">
          <w:rPr>
            <w:rFonts w:ascii="Times New Roman" w:eastAsia="宋体" w:hAnsi="Times New Roman" w:cs="Times New Roman" w:hint="eastAsia"/>
            <w:spacing w:val="10"/>
            <w:kern w:val="0"/>
            <w:szCs w:val="21"/>
          </w:rPr>
          <w:delText xml:space="preserve"> DOI</w:delText>
        </w:r>
        <w:r w:rsidRPr="006972C9" w:rsidDel="00E63D31">
          <w:rPr>
            <w:rFonts w:ascii="Times New Roman" w:eastAsia="宋体" w:hAnsi="Times New Roman" w:cs="Times New Roman" w:hint="eastAsia"/>
            <w:spacing w:val="10"/>
            <w:kern w:val="0"/>
            <w:szCs w:val="21"/>
          </w:rPr>
          <w:delText>：</w:delText>
        </w:r>
        <w:r w:rsidRPr="006972C9" w:rsidDel="00E63D31">
          <w:rPr>
            <w:rFonts w:ascii="Times New Roman" w:eastAsia="宋体" w:hAnsi="Times New Roman" w:cs="Times New Roman" w:hint="eastAsia"/>
            <w:spacing w:val="10"/>
            <w:kern w:val="0"/>
            <w:szCs w:val="21"/>
          </w:rPr>
          <w:delText>10.16640/j.cnki.37-1222/t.2016.18.121</w:delText>
        </w:r>
      </w:del>
      <w:bookmarkEnd w:id="7776"/>
    </w:p>
    <w:p w14:paraId="41FC2E4E" w14:textId="10496E9B" w:rsidR="007F57C7" w:rsidRDefault="005A3D87" w:rsidP="005A3D87">
      <w:pPr>
        <w:pStyle w:val="a5"/>
        <w:numPr>
          <w:ilvl w:val="0"/>
          <w:numId w:val="1"/>
        </w:numPr>
        <w:spacing w:line="400" w:lineRule="exact"/>
        <w:ind w:firstLineChars="0"/>
        <w:rPr>
          <w:rFonts w:ascii="Times New Roman" w:eastAsia="宋体" w:hAnsi="Times New Roman" w:cs="Times New Roman"/>
          <w:spacing w:val="10"/>
          <w:kern w:val="0"/>
          <w:szCs w:val="21"/>
        </w:rPr>
      </w:pPr>
      <w:bookmarkStart w:id="7779" w:name="_Ref489794879"/>
      <w:r w:rsidRPr="005A3D87">
        <w:rPr>
          <w:rFonts w:ascii="Times New Roman" w:eastAsia="宋体" w:hAnsi="Times New Roman" w:cs="Times New Roman"/>
          <w:spacing w:val="10"/>
          <w:kern w:val="0"/>
          <w:szCs w:val="21"/>
        </w:rPr>
        <w:lastRenderedPageBreak/>
        <w:t>Jian Zhang,</w:t>
      </w:r>
      <w:ins w:id="7780" w:author="JY0225" w:date="2017-08-23T16:20:00Z">
        <w:r w:rsidR="003107A0">
          <w:rPr>
            <w:rFonts w:ascii="Times New Roman" w:eastAsia="宋体" w:hAnsi="Times New Roman" w:cs="Times New Roman"/>
            <w:spacing w:val="10"/>
            <w:kern w:val="0"/>
            <w:szCs w:val="21"/>
          </w:rPr>
          <w:t xml:space="preserve"> </w:t>
        </w:r>
      </w:ins>
      <w:r w:rsidRPr="005A3D87">
        <w:rPr>
          <w:rFonts w:ascii="Times New Roman" w:eastAsia="宋体" w:hAnsi="Times New Roman" w:cs="Times New Roman"/>
          <w:spacing w:val="10"/>
          <w:kern w:val="0"/>
          <w:szCs w:val="21"/>
        </w:rPr>
        <w:t>Peihua Gu,</w:t>
      </w:r>
      <w:ins w:id="7781" w:author="JY0225" w:date="2017-08-23T16:20:00Z">
        <w:r w:rsidR="003107A0">
          <w:rPr>
            <w:rFonts w:ascii="Times New Roman" w:eastAsia="宋体" w:hAnsi="Times New Roman" w:cs="Times New Roman"/>
            <w:spacing w:val="10"/>
            <w:kern w:val="0"/>
            <w:szCs w:val="21"/>
          </w:rPr>
          <w:t xml:space="preserve"> </w:t>
        </w:r>
      </w:ins>
      <w:r w:rsidRPr="005A3D87">
        <w:rPr>
          <w:rFonts w:ascii="Times New Roman" w:eastAsia="宋体" w:hAnsi="Times New Roman" w:cs="Times New Roman"/>
          <w:spacing w:val="10"/>
          <w:kern w:val="0"/>
          <w:szCs w:val="21"/>
        </w:rPr>
        <w:t>Qingjin Peng,</w:t>
      </w:r>
      <w:ins w:id="7782" w:author="JY0225" w:date="2017-08-23T16:20:00Z">
        <w:r w:rsidR="003107A0">
          <w:rPr>
            <w:rFonts w:ascii="Times New Roman" w:eastAsia="宋体" w:hAnsi="Times New Roman" w:cs="Times New Roman"/>
            <w:spacing w:val="10"/>
            <w:kern w:val="0"/>
            <w:szCs w:val="21"/>
          </w:rPr>
          <w:t xml:space="preserve"> </w:t>
        </w:r>
      </w:ins>
      <w:r w:rsidRPr="005A3D87">
        <w:rPr>
          <w:rFonts w:ascii="Times New Roman" w:eastAsia="宋体" w:hAnsi="Times New Roman" w:cs="Times New Roman"/>
          <w:spacing w:val="10"/>
          <w:kern w:val="0"/>
          <w:szCs w:val="21"/>
        </w:rPr>
        <w:t>S. Jack Hu. Open interface design for product personalization[J]. CIRP Annals - Manufacturing Technology,</w:t>
      </w:r>
      <w:ins w:id="7783" w:author="JY0225" w:date="2017-08-23T16:20:00Z">
        <w:r w:rsidR="00067490">
          <w:rPr>
            <w:rFonts w:ascii="Times New Roman" w:eastAsia="宋体" w:hAnsi="Times New Roman" w:cs="Times New Roman"/>
            <w:spacing w:val="10"/>
            <w:kern w:val="0"/>
            <w:szCs w:val="21"/>
          </w:rPr>
          <w:t xml:space="preserve"> </w:t>
        </w:r>
      </w:ins>
      <w:r w:rsidRPr="005A3D87">
        <w:rPr>
          <w:rFonts w:ascii="Times New Roman" w:eastAsia="宋体" w:hAnsi="Times New Roman" w:cs="Times New Roman"/>
          <w:spacing w:val="10"/>
          <w:kern w:val="0"/>
          <w:szCs w:val="21"/>
        </w:rPr>
        <w:t>2017,</w:t>
      </w:r>
      <w:ins w:id="7784" w:author="JY0225" w:date="2017-08-23T16:20:00Z">
        <w:r w:rsidR="00067490">
          <w:rPr>
            <w:rFonts w:ascii="Times New Roman" w:eastAsia="宋体" w:hAnsi="Times New Roman" w:cs="Times New Roman"/>
            <w:spacing w:val="10"/>
            <w:kern w:val="0"/>
            <w:szCs w:val="21"/>
          </w:rPr>
          <w:t xml:space="preserve"> </w:t>
        </w:r>
      </w:ins>
      <w:r w:rsidRPr="005A3D87">
        <w:rPr>
          <w:rFonts w:ascii="Times New Roman" w:eastAsia="宋体" w:hAnsi="Times New Roman" w:cs="Times New Roman"/>
          <w:spacing w:val="10"/>
          <w:kern w:val="0"/>
          <w:szCs w:val="21"/>
        </w:rPr>
        <w:t>66(1)</w:t>
      </w:r>
      <w:del w:id="7785" w:author="JY0225" w:date="2017-08-23T16:19:00Z">
        <w:r w:rsidRPr="005A3D87" w:rsidDel="00D3385B">
          <w:rPr>
            <w:rFonts w:ascii="Times New Roman" w:eastAsia="宋体" w:hAnsi="Times New Roman" w:cs="Times New Roman"/>
            <w:spacing w:val="10"/>
            <w:kern w:val="0"/>
            <w:szCs w:val="21"/>
          </w:rPr>
          <w:delText>:</w:delText>
        </w:r>
      </w:del>
      <w:r w:rsidRPr="005A3D87">
        <w:rPr>
          <w:rFonts w:ascii="Times New Roman" w:eastAsia="宋体" w:hAnsi="Times New Roman" w:cs="Times New Roman"/>
          <w:spacing w:val="10"/>
          <w:kern w:val="0"/>
          <w:szCs w:val="21"/>
        </w:rPr>
        <w:t>.</w:t>
      </w:r>
      <w:bookmarkEnd w:id="7779"/>
    </w:p>
    <w:p w14:paraId="5AEDD0AE" w14:textId="00F4A599" w:rsidR="00BD3CCD" w:rsidRDefault="00BD3CCD" w:rsidP="00BD3CCD">
      <w:pPr>
        <w:pStyle w:val="a5"/>
        <w:numPr>
          <w:ilvl w:val="0"/>
          <w:numId w:val="1"/>
        </w:numPr>
        <w:spacing w:line="400" w:lineRule="exact"/>
        <w:ind w:firstLineChars="0"/>
        <w:rPr>
          <w:rFonts w:ascii="Times New Roman" w:eastAsia="宋体" w:hAnsi="Times New Roman" w:cs="Times New Roman"/>
          <w:spacing w:val="10"/>
          <w:kern w:val="0"/>
          <w:szCs w:val="21"/>
        </w:rPr>
      </w:pPr>
      <w:bookmarkStart w:id="7786" w:name="_Ref489794944"/>
      <w:r w:rsidRPr="00BD3CCD">
        <w:rPr>
          <w:rFonts w:ascii="Times New Roman" w:eastAsia="宋体" w:hAnsi="Times New Roman" w:cs="Times New Roman" w:hint="eastAsia"/>
          <w:spacing w:val="10"/>
          <w:kern w:val="0"/>
          <w:szCs w:val="21"/>
        </w:rPr>
        <w:t>李阿妮</w:t>
      </w:r>
      <w:r w:rsidRPr="00BD3CCD">
        <w:rPr>
          <w:rFonts w:ascii="Times New Roman" w:eastAsia="宋体" w:hAnsi="Times New Roman" w:cs="Times New Roman" w:hint="eastAsia"/>
          <w:spacing w:val="10"/>
          <w:kern w:val="0"/>
          <w:szCs w:val="21"/>
        </w:rPr>
        <w:t>,</w:t>
      </w:r>
      <w:ins w:id="7787" w:author="JY0225" w:date="2017-08-23T16:20:00Z">
        <w:r w:rsidR="00664E72">
          <w:rPr>
            <w:rFonts w:ascii="Times New Roman" w:eastAsia="宋体" w:hAnsi="Times New Roman" w:cs="Times New Roman"/>
            <w:spacing w:val="10"/>
            <w:kern w:val="0"/>
            <w:szCs w:val="21"/>
          </w:rPr>
          <w:t xml:space="preserve"> </w:t>
        </w:r>
      </w:ins>
      <w:r w:rsidRPr="00BD3CCD">
        <w:rPr>
          <w:rFonts w:ascii="Times New Roman" w:eastAsia="宋体" w:hAnsi="Times New Roman" w:cs="Times New Roman" w:hint="eastAsia"/>
          <w:spacing w:val="10"/>
          <w:kern w:val="0"/>
          <w:szCs w:val="21"/>
        </w:rPr>
        <w:t>张晓</w:t>
      </w:r>
      <w:r w:rsidRPr="00BD3CCD">
        <w:rPr>
          <w:rFonts w:ascii="Times New Roman" w:eastAsia="宋体" w:hAnsi="Times New Roman" w:cs="Times New Roman" w:hint="eastAsia"/>
          <w:spacing w:val="10"/>
          <w:kern w:val="0"/>
          <w:szCs w:val="21"/>
        </w:rPr>
        <w:t>,</w:t>
      </w:r>
      <w:ins w:id="7788" w:author="JY0225" w:date="2017-08-23T16:20:00Z">
        <w:r w:rsidR="00664E72">
          <w:rPr>
            <w:rFonts w:ascii="Times New Roman" w:eastAsia="宋体" w:hAnsi="Times New Roman" w:cs="Times New Roman"/>
            <w:spacing w:val="10"/>
            <w:kern w:val="0"/>
            <w:szCs w:val="21"/>
          </w:rPr>
          <w:t xml:space="preserve"> </w:t>
        </w:r>
      </w:ins>
      <w:r w:rsidRPr="00BD3CCD">
        <w:rPr>
          <w:rFonts w:ascii="Times New Roman" w:eastAsia="宋体" w:hAnsi="Times New Roman" w:cs="Times New Roman" w:hint="eastAsia"/>
          <w:spacing w:val="10"/>
          <w:kern w:val="0"/>
          <w:szCs w:val="21"/>
        </w:rPr>
        <w:t>张伯阳</w:t>
      </w:r>
      <w:r w:rsidRPr="00BD3CCD">
        <w:rPr>
          <w:rFonts w:ascii="Times New Roman" w:eastAsia="宋体" w:hAnsi="Times New Roman" w:cs="Times New Roman" w:hint="eastAsia"/>
          <w:spacing w:val="10"/>
          <w:kern w:val="0"/>
          <w:szCs w:val="21"/>
        </w:rPr>
        <w:t>,</w:t>
      </w:r>
      <w:ins w:id="7789" w:author="JY0225" w:date="2017-08-23T16:20:00Z">
        <w:r w:rsidR="00664E72">
          <w:rPr>
            <w:rFonts w:ascii="Times New Roman" w:eastAsia="宋体" w:hAnsi="Times New Roman" w:cs="Times New Roman"/>
            <w:spacing w:val="10"/>
            <w:kern w:val="0"/>
            <w:szCs w:val="21"/>
          </w:rPr>
          <w:t xml:space="preserve"> </w:t>
        </w:r>
      </w:ins>
      <w:r w:rsidRPr="00BD3CCD">
        <w:rPr>
          <w:rFonts w:ascii="Times New Roman" w:eastAsia="宋体" w:hAnsi="Times New Roman" w:cs="Times New Roman" w:hint="eastAsia"/>
          <w:spacing w:val="10"/>
          <w:kern w:val="0"/>
          <w:szCs w:val="21"/>
        </w:rPr>
        <w:t>柳春懿</w:t>
      </w:r>
      <w:ins w:id="7790" w:author="JY0225" w:date="2017-08-23T16:20:00Z">
        <w:r w:rsidR="00664E72">
          <w:rPr>
            <w:rFonts w:ascii="Times New Roman" w:eastAsia="宋体" w:hAnsi="Times New Roman" w:cs="Times New Roman"/>
            <w:spacing w:val="10"/>
            <w:kern w:val="0"/>
            <w:szCs w:val="21"/>
          </w:rPr>
          <w:t>,</w:t>
        </w:r>
      </w:ins>
      <w:del w:id="7791" w:author="JY0225" w:date="2017-08-23T16:20:00Z">
        <w:r w:rsidRPr="00BD3CCD" w:rsidDel="00664E72">
          <w:rPr>
            <w:rFonts w:ascii="Times New Roman" w:eastAsia="宋体" w:hAnsi="Times New Roman" w:cs="Times New Roman" w:hint="eastAsia"/>
            <w:spacing w:val="10"/>
            <w:kern w:val="0"/>
            <w:szCs w:val="21"/>
          </w:rPr>
          <w:delText>,</w:delText>
        </w:r>
      </w:del>
      <w:ins w:id="7792" w:author="JY0225" w:date="2017-08-23T16:20:00Z">
        <w:r w:rsidR="00664E72">
          <w:rPr>
            <w:rFonts w:ascii="Times New Roman" w:eastAsia="宋体" w:hAnsi="Times New Roman" w:cs="Times New Roman"/>
            <w:spacing w:val="10"/>
            <w:kern w:val="0"/>
            <w:szCs w:val="21"/>
          </w:rPr>
          <w:t xml:space="preserve"> </w:t>
        </w:r>
      </w:ins>
      <w:r w:rsidRPr="00BD3CCD">
        <w:rPr>
          <w:rFonts w:ascii="Times New Roman" w:eastAsia="宋体" w:hAnsi="Times New Roman" w:cs="Times New Roman" w:hint="eastAsia"/>
          <w:spacing w:val="10"/>
          <w:kern w:val="0"/>
          <w:szCs w:val="21"/>
        </w:rPr>
        <w:t>赵晓南</w:t>
      </w:r>
      <w:r w:rsidRPr="00BD3CCD">
        <w:rPr>
          <w:rFonts w:ascii="Times New Roman" w:eastAsia="宋体" w:hAnsi="Times New Roman" w:cs="Times New Roman" w:hint="eastAsia"/>
          <w:spacing w:val="10"/>
          <w:kern w:val="0"/>
          <w:szCs w:val="21"/>
        </w:rPr>
        <w:t xml:space="preserve">. </w:t>
      </w:r>
      <w:r w:rsidRPr="00BD3CCD">
        <w:rPr>
          <w:rFonts w:ascii="Times New Roman" w:eastAsia="宋体" w:hAnsi="Times New Roman" w:cs="Times New Roman" w:hint="eastAsia"/>
          <w:spacing w:val="10"/>
          <w:kern w:val="0"/>
          <w:szCs w:val="21"/>
        </w:rPr>
        <w:t>公有云存储系统性能评测方法研究</w:t>
      </w:r>
      <w:r w:rsidRPr="00BD3CCD">
        <w:rPr>
          <w:rFonts w:ascii="Times New Roman" w:eastAsia="宋体" w:hAnsi="Times New Roman" w:cs="Times New Roman" w:hint="eastAsia"/>
          <w:spacing w:val="10"/>
          <w:kern w:val="0"/>
          <w:szCs w:val="21"/>
        </w:rPr>
        <w:t xml:space="preserve">[J]. </w:t>
      </w:r>
      <w:r w:rsidRPr="00BD3CCD">
        <w:rPr>
          <w:rFonts w:ascii="Times New Roman" w:eastAsia="宋体" w:hAnsi="Times New Roman" w:cs="Times New Roman" w:hint="eastAsia"/>
          <w:spacing w:val="10"/>
          <w:kern w:val="0"/>
          <w:szCs w:val="21"/>
        </w:rPr>
        <w:t>计算机应用</w:t>
      </w:r>
      <w:r w:rsidRPr="00BD3CCD">
        <w:rPr>
          <w:rFonts w:ascii="Times New Roman" w:eastAsia="宋体" w:hAnsi="Times New Roman" w:cs="Times New Roman" w:hint="eastAsia"/>
          <w:spacing w:val="10"/>
          <w:kern w:val="0"/>
          <w:szCs w:val="21"/>
        </w:rPr>
        <w:t>,</w:t>
      </w:r>
      <w:ins w:id="7793" w:author="JY0225" w:date="2017-08-23T16:21:00Z">
        <w:r w:rsidR="007F49AA">
          <w:rPr>
            <w:rFonts w:ascii="Times New Roman" w:eastAsia="宋体" w:hAnsi="Times New Roman" w:cs="Times New Roman"/>
            <w:spacing w:val="10"/>
            <w:kern w:val="0"/>
            <w:szCs w:val="21"/>
          </w:rPr>
          <w:t xml:space="preserve"> </w:t>
        </w:r>
      </w:ins>
      <w:r w:rsidRPr="00BD3CCD">
        <w:rPr>
          <w:rFonts w:ascii="Times New Roman" w:eastAsia="宋体" w:hAnsi="Times New Roman" w:cs="Times New Roman" w:hint="eastAsia"/>
          <w:spacing w:val="10"/>
          <w:kern w:val="0"/>
          <w:szCs w:val="21"/>
        </w:rPr>
        <w:t>2017,</w:t>
      </w:r>
      <w:ins w:id="7794" w:author="JY0225" w:date="2017-08-23T16:21:00Z">
        <w:r w:rsidR="007F49AA">
          <w:rPr>
            <w:rFonts w:ascii="Times New Roman" w:eastAsia="宋体" w:hAnsi="Times New Roman" w:cs="Times New Roman"/>
            <w:spacing w:val="10"/>
            <w:kern w:val="0"/>
            <w:szCs w:val="21"/>
          </w:rPr>
          <w:t xml:space="preserve"> </w:t>
        </w:r>
      </w:ins>
      <w:r w:rsidRPr="00BD3CCD">
        <w:rPr>
          <w:rFonts w:ascii="Times New Roman" w:eastAsia="宋体" w:hAnsi="Times New Roman" w:cs="Times New Roman" w:hint="eastAsia"/>
          <w:spacing w:val="10"/>
          <w:kern w:val="0"/>
          <w:szCs w:val="21"/>
        </w:rPr>
        <w:t>37(05):1229-1235</w:t>
      </w:r>
      <w:del w:id="7795" w:author="JY0225" w:date="2017-08-23T16:20:00Z">
        <w:r w:rsidRPr="00BD3CCD" w:rsidDel="009D19E7">
          <w:rPr>
            <w:rFonts w:ascii="Times New Roman" w:eastAsia="宋体" w:hAnsi="Times New Roman" w:cs="Times New Roman" w:hint="eastAsia"/>
            <w:spacing w:val="10"/>
            <w:kern w:val="0"/>
            <w:szCs w:val="21"/>
          </w:rPr>
          <w:delText>. [2017-08-06]</w:delText>
        </w:r>
      </w:del>
      <w:r w:rsidRPr="00BD3CCD">
        <w:rPr>
          <w:rFonts w:ascii="Times New Roman" w:eastAsia="宋体" w:hAnsi="Times New Roman" w:cs="Times New Roman" w:hint="eastAsia"/>
          <w:spacing w:val="10"/>
          <w:kern w:val="0"/>
          <w:szCs w:val="21"/>
        </w:rPr>
        <w:t>.</w:t>
      </w:r>
      <w:bookmarkEnd w:id="7786"/>
    </w:p>
    <w:p w14:paraId="56453B68" w14:textId="283EEE1C" w:rsidR="00BD3CCD" w:rsidRDefault="00BD3CCD" w:rsidP="00BD3CCD">
      <w:pPr>
        <w:pStyle w:val="a5"/>
        <w:numPr>
          <w:ilvl w:val="0"/>
          <w:numId w:val="1"/>
        </w:numPr>
        <w:spacing w:line="400" w:lineRule="exact"/>
        <w:ind w:firstLineChars="0"/>
        <w:rPr>
          <w:rFonts w:ascii="Times New Roman" w:eastAsia="宋体" w:hAnsi="Times New Roman" w:cs="Times New Roman"/>
          <w:spacing w:val="10"/>
          <w:kern w:val="0"/>
          <w:szCs w:val="21"/>
        </w:rPr>
      </w:pPr>
      <w:bookmarkStart w:id="7796" w:name="_Ref489795022"/>
      <w:r w:rsidRPr="00BD3CCD">
        <w:rPr>
          <w:rFonts w:ascii="Times New Roman" w:eastAsia="宋体" w:hAnsi="Times New Roman" w:cs="Times New Roman" w:hint="eastAsia"/>
          <w:spacing w:val="10"/>
          <w:kern w:val="0"/>
          <w:szCs w:val="21"/>
        </w:rPr>
        <w:t>张沪寅</w:t>
      </w:r>
      <w:r w:rsidRPr="00BD3CCD">
        <w:rPr>
          <w:rFonts w:ascii="Times New Roman" w:eastAsia="宋体" w:hAnsi="Times New Roman" w:cs="Times New Roman" w:hint="eastAsia"/>
          <w:spacing w:val="10"/>
          <w:kern w:val="0"/>
          <w:szCs w:val="21"/>
        </w:rPr>
        <w:t>,</w:t>
      </w:r>
      <w:ins w:id="7797" w:author="JY0225" w:date="2017-08-23T16:21:00Z">
        <w:r w:rsidR="00E74D1F">
          <w:rPr>
            <w:rFonts w:ascii="Times New Roman" w:eastAsia="宋体" w:hAnsi="Times New Roman" w:cs="Times New Roman"/>
            <w:spacing w:val="10"/>
            <w:kern w:val="0"/>
            <w:szCs w:val="21"/>
          </w:rPr>
          <w:t xml:space="preserve"> </w:t>
        </w:r>
      </w:ins>
      <w:r w:rsidRPr="00BD3CCD">
        <w:rPr>
          <w:rFonts w:ascii="Times New Roman" w:eastAsia="宋体" w:hAnsi="Times New Roman" w:cs="Times New Roman" w:hint="eastAsia"/>
          <w:spacing w:val="10"/>
          <w:kern w:val="0"/>
          <w:szCs w:val="21"/>
        </w:rPr>
        <w:t>屈乾松</w:t>
      </w:r>
      <w:r w:rsidRPr="00BD3CCD">
        <w:rPr>
          <w:rFonts w:ascii="Times New Roman" w:eastAsia="宋体" w:hAnsi="Times New Roman" w:cs="Times New Roman" w:hint="eastAsia"/>
          <w:spacing w:val="10"/>
          <w:kern w:val="0"/>
          <w:szCs w:val="21"/>
        </w:rPr>
        <w:t>,</w:t>
      </w:r>
      <w:ins w:id="7798" w:author="JY0225" w:date="2017-08-23T16:21:00Z">
        <w:r w:rsidR="00E74D1F">
          <w:rPr>
            <w:rFonts w:ascii="Times New Roman" w:eastAsia="宋体" w:hAnsi="Times New Roman" w:cs="Times New Roman"/>
            <w:spacing w:val="10"/>
            <w:kern w:val="0"/>
            <w:szCs w:val="21"/>
          </w:rPr>
          <w:t xml:space="preserve"> </w:t>
        </w:r>
      </w:ins>
      <w:r w:rsidRPr="00BD3CCD">
        <w:rPr>
          <w:rFonts w:ascii="Times New Roman" w:eastAsia="宋体" w:hAnsi="Times New Roman" w:cs="Times New Roman" w:hint="eastAsia"/>
          <w:spacing w:val="10"/>
          <w:kern w:val="0"/>
          <w:szCs w:val="21"/>
        </w:rPr>
        <w:t>胡瑞芸</w:t>
      </w:r>
      <w:r w:rsidRPr="00BD3CCD">
        <w:rPr>
          <w:rFonts w:ascii="Times New Roman" w:eastAsia="宋体" w:hAnsi="Times New Roman" w:cs="Times New Roman" w:hint="eastAsia"/>
          <w:spacing w:val="10"/>
          <w:kern w:val="0"/>
          <w:szCs w:val="21"/>
        </w:rPr>
        <w:t xml:space="preserve">. </w:t>
      </w:r>
      <w:r w:rsidRPr="00BD3CCD">
        <w:rPr>
          <w:rFonts w:ascii="Times New Roman" w:eastAsia="宋体" w:hAnsi="Times New Roman" w:cs="Times New Roman" w:hint="eastAsia"/>
          <w:spacing w:val="10"/>
          <w:kern w:val="0"/>
          <w:szCs w:val="21"/>
        </w:rPr>
        <w:t>基于</w:t>
      </w:r>
      <w:r w:rsidRPr="00BD3CCD">
        <w:rPr>
          <w:rFonts w:ascii="Times New Roman" w:eastAsia="宋体" w:hAnsi="Times New Roman" w:cs="Times New Roman" w:hint="eastAsia"/>
          <w:spacing w:val="10"/>
          <w:kern w:val="0"/>
          <w:szCs w:val="21"/>
        </w:rPr>
        <w:t>JSON</w:t>
      </w:r>
      <w:r w:rsidRPr="00BD3CCD">
        <w:rPr>
          <w:rFonts w:ascii="Times New Roman" w:eastAsia="宋体" w:hAnsi="Times New Roman" w:cs="Times New Roman" w:hint="eastAsia"/>
          <w:spacing w:val="10"/>
          <w:kern w:val="0"/>
          <w:szCs w:val="21"/>
        </w:rPr>
        <w:t>的数据交换模型</w:t>
      </w:r>
      <w:r w:rsidRPr="00BD3CCD">
        <w:rPr>
          <w:rFonts w:ascii="Times New Roman" w:eastAsia="宋体" w:hAnsi="Times New Roman" w:cs="Times New Roman" w:hint="eastAsia"/>
          <w:spacing w:val="10"/>
          <w:kern w:val="0"/>
          <w:szCs w:val="21"/>
        </w:rPr>
        <w:t xml:space="preserve">[J]. </w:t>
      </w:r>
      <w:r w:rsidRPr="00BD3CCD">
        <w:rPr>
          <w:rFonts w:ascii="Times New Roman" w:eastAsia="宋体" w:hAnsi="Times New Roman" w:cs="Times New Roman" w:hint="eastAsia"/>
          <w:spacing w:val="10"/>
          <w:kern w:val="0"/>
          <w:szCs w:val="21"/>
        </w:rPr>
        <w:t>计算机工程与设计</w:t>
      </w:r>
      <w:r w:rsidRPr="00BD3CCD">
        <w:rPr>
          <w:rFonts w:ascii="Times New Roman" w:eastAsia="宋体" w:hAnsi="Times New Roman" w:cs="Times New Roman" w:hint="eastAsia"/>
          <w:spacing w:val="10"/>
          <w:kern w:val="0"/>
          <w:szCs w:val="21"/>
        </w:rPr>
        <w:t>,</w:t>
      </w:r>
      <w:ins w:id="7799" w:author="JY0225" w:date="2017-08-23T16:21:00Z">
        <w:r w:rsidR="00551F5E">
          <w:rPr>
            <w:rFonts w:ascii="Times New Roman" w:eastAsia="宋体" w:hAnsi="Times New Roman" w:cs="Times New Roman"/>
            <w:spacing w:val="10"/>
            <w:kern w:val="0"/>
            <w:szCs w:val="21"/>
          </w:rPr>
          <w:t xml:space="preserve"> </w:t>
        </w:r>
      </w:ins>
      <w:r w:rsidRPr="00BD3CCD">
        <w:rPr>
          <w:rFonts w:ascii="Times New Roman" w:eastAsia="宋体" w:hAnsi="Times New Roman" w:cs="Times New Roman" w:hint="eastAsia"/>
          <w:spacing w:val="10"/>
          <w:kern w:val="0"/>
          <w:szCs w:val="21"/>
        </w:rPr>
        <w:t>2015,</w:t>
      </w:r>
      <w:ins w:id="7800" w:author="JY0225" w:date="2017-08-23T16:21:00Z">
        <w:r w:rsidR="00551F5E">
          <w:rPr>
            <w:rFonts w:ascii="Times New Roman" w:eastAsia="宋体" w:hAnsi="Times New Roman" w:cs="Times New Roman"/>
            <w:spacing w:val="10"/>
            <w:kern w:val="0"/>
            <w:szCs w:val="21"/>
          </w:rPr>
          <w:t xml:space="preserve"> </w:t>
        </w:r>
      </w:ins>
      <w:r w:rsidRPr="00BD3CCD">
        <w:rPr>
          <w:rFonts w:ascii="Times New Roman" w:eastAsia="宋体" w:hAnsi="Times New Roman" w:cs="Times New Roman" w:hint="eastAsia"/>
          <w:spacing w:val="10"/>
          <w:kern w:val="0"/>
          <w:szCs w:val="21"/>
        </w:rPr>
        <w:t>36(12):3380-3384.</w:t>
      </w:r>
      <w:del w:id="7801" w:author="JY0225" w:date="2017-08-23T16:21:00Z">
        <w:r w:rsidRPr="00BD3CCD" w:rsidDel="00E74D1F">
          <w:rPr>
            <w:rFonts w:ascii="Times New Roman" w:eastAsia="宋体" w:hAnsi="Times New Roman" w:cs="Times New Roman" w:hint="eastAsia"/>
            <w:spacing w:val="10"/>
            <w:kern w:val="0"/>
            <w:szCs w:val="21"/>
          </w:rPr>
          <w:delText xml:space="preserve"> [2017-08-06]. DOI</w:delText>
        </w:r>
        <w:r w:rsidRPr="00BD3CCD" w:rsidDel="00E74D1F">
          <w:rPr>
            <w:rFonts w:ascii="Times New Roman" w:eastAsia="宋体" w:hAnsi="Times New Roman" w:cs="Times New Roman" w:hint="eastAsia"/>
            <w:spacing w:val="10"/>
            <w:kern w:val="0"/>
            <w:szCs w:val="21"/>
          </w:rPr>
          <w:delText>：</w:delText>
        </w:r>
        <w:r w:rsidRPr="00BD3CCD" w:rsidDel="00E74D1F">
          <w:rPr>
            <w:rFonts w:ascii="Times New Roman" w:eastAsia="宋体" w:hAnsi="Times New Roman" w:cs="Times New Roman" w:hint="eastAsia"/>
            <w:spacing w:val="10"/>
            <w:kern w:val="0"/>
            <w:szCs w:val="21"/>
          </w:rPr>
          <w:delText>10.16208/j.issn1000-7024.2015.12.042</w:delText>
        </w:r>
        <w:bookmarkEnd w:id="7796"/>
        <w:r w:rsidR="007C7265" w:rsidDel="00E74D1F">
          <w:rPr>
            <w:rFonts w:ascii="Times New Roman" w:eastAsia="宋体" w:hAnsi="Times New Roman" w:cs="Times New Roman"/>
            <w:spacing w:val="10"/>
            <w:kern w:val="0"/>
            <w:szCs w:val="21"/>
          </w:rPr>
          <w:delText>.</w:delText>
        </w:r>
      </w:del>
    </w:p>
    <w:p w14:paraId="52BA3C7E" w14:textId="663FC47A" w:rsidR="007C7265" w:rsidRDefault="007C7265" w:rsidP="007C7265">
      <w:pPr>
        <w:pStyle w:val="a5"/>
        <w:numPr>
          <w:ilvl w:val="0"/>
          <w:numId w:val="1"/>
        </w:numPr>
        <w:spacing w:line="400" w:lineRule="exact"/>
        <w:ind w:firstLineChars="0"/>
        <w:rPr>
          <w:rFonts w:ascii="Times New Roman" w:eastAsia="宋体" w:hAnsi="Times New Roman" w:cs="Times New Roman"/>
          <w:spacing w:val="10"/>
          <w:kern w:val="0"/>
          <w:szCs w:val="21"/>
        </w:rPr>
      </w:pPr>
      <w:bookmarkStart w:id="7802" w:name="_Ref489795578"/>
      <w:r w:rsidRPr="007C7265">
        <w:rPr>
          <w:rFonts w:ascii="Times New Roman" w:eastAsia="宋体" w:hAnsi="Times New Roman" w:cs="Times New Roman" w:hint="eastAsia"/>
          <w:spacing w:val="10"/>
          <w:kern w:val="0"/>
          <w:szCs w:val="21"/>
        </w:rPr>
        <w:t>李伟</w:t>
      </w:r>
      <w:r w:rsidRPr="007C7265">
        <w:rPr>
          <w:rFonts w:ascii="Times New Roman" w:eastAsia="宋体" w:hAnsi="Times New Roman" w:cs="Times New Roman" w:hint="eastAsia"/>
          <w:spacing w:val="10"/>
          <w:kern w:val="0"/>
          <w:szCs w:val="21"/>
        </w:rPr>
        <w:t>. Linux</w:t>
      </w:r>
      <w:r w:rsidRPr="007C7265">
        <w:rPr>
          <w:rFonts w:ascii="Times New Roman" w:eastAsia="宋体" w:hAnsi="Times New Roman" w:cs="Times New Roman" w:hint="eastAsia"/>
          <w:spacing w:val="10"/>
          <w:kern w:val="0"/>
          <w:szCs w:val="21"/>
        </w:rPr>
        <w:t>系统中文件权限管理及应用</w:t>
      </w:r>
      <w:r w:rsidRPr="007C7265">
        <w:rPr>
          <w:rFonts w:ascii="Times New Roman" w:eastAsia="宋体" w:hAnsi="Times New Roman" w:cs="Times New Roman" w:hint="eastAsia"/>
          <w:spacing w:val="10"/>
          <w:kern w:val="0"/>
          <w:szCs w:val="21"/>
        </w:rPr>
        <w:t xml:space="preserve">[J]. </w:t>
      </w:r>
      <w:r w:rsidRPr="007C7265">
        <w:rPr>
          <w:rFonts w:ascii="Times New Roman" w:eastAsia="宋体" w:hAnsi="Times New Roman" w:cs="Times New Roman" w:hint="eastAsia"/>
          <w:spacing w:val="10"/>
          <w:kern w:val="0"/>
          <w:szCs w:val="21"/>
        </w:rPr>
        <w:t>无线互联科技</w:t>
      </w:r>
      <w:r w:rsidRPr="007C7265">
        <w:rPr>
          <w:rFonts w:ascii="Times New Roman" w:eastAsia="宋体" w:hAnsi="Times New Roman" w:cs="Times New Roman" w:hint="eastAsia"/>
          <w:spacing w:val="10"/>
          <w:kern w:val="0"/>
          <w:szCs w:val="21"/>
        </w:rPr>
        <w:t>,2014,(04):70.</w:t>
      </w:r>
      <w:del w:id="7803" w:author="JY0225" w:date="2017-08-23T16:21:00Z">
        <w:r w:rsidRPr="007C7265" w:rsidDel="00A235BA">
          <w:rPr>
            <w:rFonts w:ascii="Times New Roman" w:eastAsia="宋体" w:hAnsi="Times New Roman" w:cs="Times New Roman" w:hint="eastAsia"/>
            <w:spacing w:val="10"/>
            <w:kern w:val="0"/>
            <w:szCs w:val="21"/>
          </w:rPr>
          <w:delText xml:space="preserve"> [2017-08-06].</w:delText>
        </w:r>
      </w:del>
      <w:bookmarkEnd w:id="7802"/>
    </w:p>
    <w:p w14:paraId="5D96DE14" w14:textId="47EEBD63" w:rsidR="00646CA4" w:rsidRDefault="00646CA4" w:rsidP="00646CA4">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7804" w:name="_Ref489795056"/>
      <w:r w:rsidRPr="00DA04F3">
        <w:rPr>
          <w:rFonts w:ascii="Times New Roman" w:eastAsia="宋体" w:hAnsi="Times New Roman" w:cs="Times New Roman" w:hint="eastAsia"/>
          <w:spacing w:val="10"/>
          <w:kern w:val="0"/>
          <w:szCs w:val="21"/>
        </w:rPr>
        <w:t>杨小丽</w:t>
      </w:r>
      <w:r w:rsidRPr="00DA04F3">
        <w:rPr>
          <w:rFonts w:ascii="Times New Roman" w:eastAsia="宋体" w:hAnsi="Times New Roman" w:cs="Times New Roman" w:hint="eastAsia"/>
          <w:spacing w:val="10"/>
          <w:kern w:val="0"/>
          <w:szCs w:val="21"/>
        </w:rPr>
        <w:t xml:space="preserve">. </w:t>
      </w:r>
      <w:r w:rsidRPr="00DA04F3">
        <w:rPr>
          <w:rFonts w:ascii="Times New Roman" w:eastAsia="宋体" w:hAnsi="Times New Roman" w:cs="Times New Roman" w:hint="eastAsia"/>
          <w:spacing w:val="10"/>
          <w:kern w:val="0"/>
          <w:szCs w:val="21"/>
        </w:rPr>
        <w:t>防</w:t>
      </w:r>
      <w:r w:rsidRPr="00DA04F3">
        <w:rPr>
          <w:rFonts w:ascii="Times New Roman" w:eastAsia="宋体" w:hAnsi="Times New Roman" w:cs="Times New Roman" w:hint="eastAsia"/>
          <w:spacing w:val="10"/>
          <w:kern w:val="0"/>
          <w:szCs w:val="21"/>
        </w:rPr>
        <w:t>SQL</w:t>
      </w:r>
      <w:r w:rsidRPr="00DA04F3">
        <w:rPr>
          <w:rFonts w:ascii="Times New Roman" w:eastAsia="宋体" w:hAnsi="Times New Roman" w:cs="Times New Roman" w:hint="eastAsia"/>
          <w:spacing w:val="10"/>
          <w:kern w:val="0"/>
          <w:szCs w:val="21"/>
        </w:rPr>
        <w:t>注入攻击中间件的设计与实现</w:t>
      </w:r>
      <w:r w:rsidRPr="00DA04F3">
        <w:rPr>
          <w:rFonts w:ascii="Times New Roman" w:eastAsia="宋体" w:hAnsi="Times New Roman" w:cs="Times New Roman" w:hint="eastAsia"/>
          <w:spacing w:val="10"/>
          <w:kern w:val="0"/>
          <w:szCs w:val="21"/>
        </w:rPr>
        <w:t>[D].</w:t>
      </w:r>
      <w:r w:rsidRPr="00DA04F3">
        <w:rPr>
          <w:rFonts w:ascii="Times New Roman" w:eastAsia="宋体" w:hAnsi="Times New Roman" w:cs="Times New Roman" w:hint="eastAsia"/>
          <w:spacing w:val="10"/>
          <w:kern w:val="0"/>
          <w:szCs w:val="21"/>
        </w:rPr>
        <w:t>四川师范大学</w:t>
      </w:r>
      <w:r w:rsidRPr="00DA04F3">
        <w:rPr>
          <w:rFonts w:ascii="Times New Roman" w:eastAsia="宋体" w:hAnsi="Times New Roman" w:cs="Times New Roman" w:hint="eastAsia"/>
          <w:spacing w:val="10"/>
          <w:kern w:val="0"/>
          <w:szCs w:val="21"/>
        </w:rPr>
        <w:t>,2010.</w:t>
      </w:r>
      <w:bookmarkEnd w:id="7804"/>
    </w:p>
    <w:p w14:paraId="66D9CDF0" w14:textId="7EF3590E" w:rsidR="00EB4F1C" w:rsidDel="00530AD5" w:rsidRDefault="00EB4F1C">
      <w:pPr>
        <w:pStyle w:val="a5"/>
        <w:numPr>
          <w:ilvl w:val="0"/>
          <w:numId w:val="1"/>
        </w:numPr>
        <w:spacing w:line="400" w:lineRule="exact"/>
        <w:ind w:firstLineChars="0"/>
        <w:rPr>
          <w:del w:id="7805" w:author="JY0225" w:date="2017-08-14T13:03:00Z"/>
          <w:rFonts w:ascii="Times New Roman" w:eastAsia="宋体" w:hAnsi="Times New Roman" w:cs="Times New Roman"/>
          <w:spacing w:val="10"/>
          <w:kern w:val="0"/>
          <w:szCs w:val="21"/>
        </w:rPr>
        <w:pPrChange w:id="7806" w:author="JY0225" w:date="2017-08-14T13:03:00Z">
          <w:pPr>
            <w:pStyle w:val="a5"/>
            <w:spacing w:line="400" w:lineRule="exact"/>
            <w:ind w:left="418" w:firstLineChars="0" w:firstLine="0"/>
          </w:pPr>
        </w:pPrChange>
      </w:pPr>
      <w:bookmarkStart w:id="7807" w:name="_Ref489795089"/>
      <w:r w:rsidRPr="00EB4F1C">
        <w:rPr>
          <w:rFonts w:ascii="Times New Roman" w:eastAsia="宋体" w:hAnsi="Times New Roman" w:cs="Times New Roman"/>
          <w:spacing w:val="10"/>
          <w:kern w:val="0"/>
          <w:szCs w:val="21"/>
        </w:rPr>
        <w:t>Harish Dehariya,</w:t>
      </w:r>
      <w:ins w:id="7808" w:author="JY0225" w:date="2017-08-23T16:21:00Z">
        <w:r w:rsidR="001B4803">
          <w:rPr>
            <w:rFonts w:ascii="Times New Roman" w:eastAsia="宋体" w:hAnsi="Times New Roman" w:cs="Times New Roman"/>
            <w:spacing w:val="10"/>
            <w:kern w:val="0"/>
            <w:szCs w:val="21"/>
          </w:rPr>
          <w:t xml:space="preserve"> </w:t>
        </w:r>
      </w:ins>
      <w:r w:rsidRPr="00EB4F1C">
        <w:rPr>
          <w:rFonts w:ascii="Times New Roman" w:eastAsia="宋体" w:hAnsi="Times New Roman" w:cs="Times New Roman"/>
          <w:spacing w:val="10"/>
          <w:kern w:val="0"/>
          <w:szCs w:val="21"/>
        </w:rPr>
        <w:t>Piyush Kumar Shukla,</w:t>
      </w:r>
      <w:ins w:id="7809" w:author="JY0225" w:date="2017-08-23T16:21:00Z">
        <w:r w:rsidR="001B4803">
          <w:rPr>
            <w:rFonts w:ascii="Times New Roman" w:eastAsia="宋体" w:hAnsi="Times New Roman" w:cs="Times New Roman"/>
            <w:spacing w:val="10"/>
            <w:kern w:val="0"/>
            <w:szCs w:val="21"/>
          </w:rPr>
          <w:t xml:space="preserve"> </w:t>
        </w:r>
      </w:ins>
      <w:r w:rsidRPr="00EB4F1C">
        <w:rPr>
          <w:rFonts w:ascii="Times New Roman" w:eastAsia="宋体" w:hAnsi="Times New Roman" w:cs="Times New Roman"/>
          <w:spacing w:val="10"/>
          <w:kern w:val="0"/>
          <w:szCs w:val="21"/>
        </w:rPr>
        <w:t>Manish Ahirwar. A Survey on Detection and Prevention Techniques for SQL Injection Attacks[J]. International Journal of Wireless and Microwave Technologies(IJWMT),</w:t>
      </w:r>
      <w:ins w:id="7810" w:author="JY0225" w:date="2017-08-23T16:21:00Z">
        <w:r w:rsidR="001B4803">
          <w:rPr>
            <w:rFonts w:ascii="Times New Roman" w:eastAsia="宋体" w:hAnsi="Times New Roman" w:cs="Times New Roman"/>
            <w:spacing w:val="10"/>
            <w:kern w:val="0"/>
            <w:szCs w:val="21"/>
          </w:rPr>
          <w:t xml:space="preserve"> </w:t>
        </w:r>
      </w:ins>
      <w:r w:rsidRPr="00EB4F1C">
        <w:rPr>
          <w:rFonts w:ascii="Times New Roman" w:eastAsia="宋体" w:hAnsi="Times New Roman" w:cs="Times New Roman"/>
          <w:spacing w:val="10"/>
          <w:kern w:val="0"/>
          <w:szCs w:val="21"/>
        </w:rPr>
        <w:t>2016,</w:t>
      </w:r>
      <w:ins w:id="7811" w:author="JY0225" w:date="2017-08-23T16:21:00Z">
        <w:r w:rsidR="001B4803">
          <w:rPr>
            <w:rFonts w:ascii="Times New Roman" w:eastAsia="宋体" w:hAnsi="Times New Roman" w:cs="Times New Roman"/>
            <w:spacing w:val="10"/>
            <w:kern w:val="0"/>
            <w:szCs w:val="21"/>
          </w:rPr>
          <w:t xml:space="preserve"> </w:t>
        </w:r>
      </w:ins>
      <w:r w:rsidRPr="00EB4F1C">
        <w:rPr>
          <w:rFonts w:ascii="Times New Roman" w:eastAsia="宋体" w:hAnsi="Times New Roman" w:cs="Times New Roman"/>
          <w:spacing w:val="10"/>
          <w:kern w:val="0"/>
          <w:szCs w:val="21"/>
        </w:rPr>
        <w:t>6(6)</w:t>
      </w:r>
      <w:del w:id="7812" w:author="JY0225" w:date="2017-08-23T16:22:00Z">
        <w:r w:rsidRPr="00EB4F1C" w:rsidDel="001B4803">
          <w:rPr>
            <w:rFonts w:ascii="Times New Roman" w:eastAsia="宋体" w:hAnsi="Times New Roman" w:cs="Times New Roman"/>
            <w:spacing w:val="10"/>
            <w:kern w:val="0"/>
            <w:szCs w:val="21"/>
          </w:rPr>
          <w:delText>:</w:delText>
        </w:r>
      </w:del>
      <w:r w:rsidRPr="00EB4F1C">
        <w:rPr>
          <w:rFonts w:ascii="Times New Roman" w:eastAsia="宋体" w:hAnsi="Times New Roman" w:cs="Times New Roman"/>
          <w:spacing w:val="10"/>
          <w:kern w:val="0"/>
          <w:szCs w:val="21"/>
        </w:rPr>
        <w:t>.</w:t>
      </w:r>
      <w:bookmarkEnd w:id="7807"/>
    </w:p>
    <w:p w14:paraId="3BA81AB3" w14:textId="5C809D27" w:rsidR="00530AD5" w:rsidRPr="00BF3B83" w:rsidRDefault="00530AD5" w:rsidP="00BF3B83">
      <w:pPr>
        <w:pStyle w:val="a5"/>
        <w:numPr>
          <w:ilvl w:val="0"/>
          <w:numId w:val="1"/>
        </w:numPr>
        <w:spacing w:line="400" w:lineRule="exact"/>
        <w:ind w:firstLineChars="0"/>
        <w:rPr>
          <w:ins w:id="7813" w:author="微软用户" w:date="2017-08-20T10:28:00Z"/>
          <w:rFonts w:ascii="Times New Roman" w:eastAsia="宋体" w:hAnsi="Times New Roman" w:cs="Times New Roman"/>
          <w:spacing w:val="10"/>
          <w:kern w:val="0"/>
          <w:szCs w:val="21"/>
        </w:rPr>
      </w:pPr>
    </w:p>
    <w:p w14:paraId="6EEC265E" w14:textId="2E86CFB6" w:rsidR="00DB6C01" w:rsidRPr="002125D1" w:rsidRDefault="00530AD5">
      <w:pPr>
        <w:pStyle w:val="a5"/>
        <w:numPr>
          <w:ilvl w:val="0"/>
          <w:numId w:val="1"/>
        </w:numPr>
        <w:spacing w:line="400" w:lineRule="exact"/>
        <w:ind w:firstLineChars="0"/>
        <w:rPr>
          <w:rFonts w:ascii="Times New Roman" w:eastAsia="宋体" w:hAnsi="Times New Roman" w:cs="Times New Roman"/>
          <w:spacing w:val="10"/>
          <w:kern w:val="0"/>
          <w:szCs w:val="21"/>
          <w:rPrChange w:id="7814" w:author="JY0225" w:date="2017-08-14T13:03:00Z">
            <w:rPr/>
          </w:rPrChange>
        </w:rPr>
        <w:pPrChange w:id="7815" w:author="JY0225" w:date="2017-08-14T13:03:00Z">
          <w:pPr>
            <w:pStyle w:val="a5"/>
            <w:spacing w:line="400" w:lineRule="exact"/>
            <w:ind w:left="418" w:firstLineChars="0" w:firstLine="0"/>
          </w:pPr>
        </w:pPrChange>
      </w:pPr>
      <w:ins w:id="7816" w:author="微软用户" w:date="2017-08-20T10:29:00Z">
        <w:del w:id="7817" w:author="JY0225" w:date="2017-08-23T16:22:00Z">
          <w:r w:rsidRPr="005044B0" w:rsidDel="00283933">
            <w:rPr>
              <w:rFonts w:ascii="Times New Roman" w:eastAsia="宋体" w:hAnsi="Times New Roman" w:cs="Times New Roman"/>
              <w:spacing w:val="10"/>
              <w:kern w:val="0"/>
              <w:szCs w:val="21"/>
              <w:rPrChange w:id="7818" w:author="JY0225" w:date="2017-08-23T16:22:00Z">
                <w:rPr>
                  <w:rFonts w:ascii="Arial" w:hAnsi="Arial" w:cs="Arial"/>
                  <w:color w:val="333333"/>
                  <w:szCs w:val="21"/>
                  <w:shd w:val="clear" w:color="auto" w:fill="FFFFFF"/>
                </w:rPr>
              </w:rPrChange>
            </w:rPr>
            <w:delText>[1]</w:delText>
          </w:r>
        </w:del>
        <w:r w:rsidRPr="005044B0">
          <w:rPr>
            <w:rFonts w:ascii="Times New Roman" w:eastAsia="宋体" w:hAnsi="Times New Roman" w:cs="Times New Roman" w:hint="eastAsia"/>
            <w:spacing w:val="10"/>
            <w:kern w:val="0"/>
            <w:szCs w:val="21"/>
            <w:rPrChange w:id="7819" w:author="JY0225" w:date="2017-08-23T16:22:00Z">
              <w:rPr>
                <w:rFonts w:ascii="Arial" w:hAnsi="Arial" w:cs="Arial" w:hint="eastAsia"/>
                <w:color w:val="333333"/>
                <w:szCs w:val="21"/>
                <w:shd w:val="clear" w:color="auto" w:fill="FFFFFF"/>
              </w:rPr>
            </w:rPrChange>
          </w:rPr>
          <w:t>朱思怡</w:t>
        </w:r>
        <w:r w:rsidRPr="005044B0">
          <w:rPr>
            <w:rFonts w:ascii="Times New Roman" w:eastAsia="宋体" w:hAnsi="Times New Roman" w:cs="Times New Roman"/>
            <w:spacing w:val="10"/>
            <w:kern w:val="0"/>
            <w:szCs w:val="21"/>
            <w:rPrChange w:id="7820" w:author="JY0225" w:date="2017-08-23T16:22:00Z">
              <w:rPr>
                <w:rFonts w:ascii="Arial" w:hAnsi="Arial" w:cs="Arial"/>
                <w:color w:val="333333"/>
                <w:szCs w:val="21"/>
                <w:shd w:val="clear" w:color="auto" w:fill="FFFFFF"/>
              </w:rPr>
            </w:rPrChange>
          </w:rPr>
          <w:t xml:space="preserve">. </w:t>
        </w:r>
        <w:r w:rsidRPr="005044B0">
          <w:rPr>
            <w:rFonts w:ascii="Times New Roman" w:eastAsia="宋体" w:hAnsi="Times New Roman" w:cs="Times New Roman" w:hint="eastAsia"/>
            <w:spacing w:val="10"/>
            <w:kern w:val="0"/>
            <w:szCs w:val="21"/>
            <w:rPrChange w:id="7821" w:author="JY0225" w:date="2017-08-23T16:22:00Z">
              <w:rPr>
                <w:rFonts w:ascii="Arial" w:hAnsi="Arial" w:cs="Arial" w:hint="eastAsia"/>
                <w:color w:val="333333"/>
                <w:szCs w:val="21"/>
                <w:shd w:val="clear" w:color="auto" w:fill="FFFFFF"/>
              </w:rPr>
            </w:rPrChange>
          </w:rPr>
          <w:t>计算机云备份技术的特征初探</w:t>
        </w:r>
        <w:r w:rsidRPr="005044B0">
          <w:rPr>
            <w:rFonts w:ascii="Times New Roman" w:eastAsia="宋体" w:hAnsi="Times New Roman" w:cs="Times New Roman"/>
            <w:spacing w:val="10"/>
            <w:kern w:val="0"/>
            <w:szCs w:val="21"/>
            <w:rPrChange w:id="7822" w:author="JY0225" w:date="2017-08-23T16:22:00Z">
              <w:rPr>
                <w:rFonts w:ascii="Arial" w:hAnsi="Arial" w:cs="Arial"/>
                <w:color w:val="333333"/>
                <w:szCs w:val="21"/>
                <w:shd w:val="clear" w:color="auto" w:fill="FFFFFF"/>
              </w:rPr>
            </w:rPrChange>
          </w:rPr>
          <w:t xml:space="preserve">[J]. </w:t>
        </w:r>
        <w:r w:rsidRPr="005044B0">
          <w:rPr>
            <w:rFonts w:ascii="Times New Roman" w:eastAsia="宋体" w:hAnsi="Times New Roman" w:cs="Times New Roman" w:hint="eastAsia"/>
            <w:spacing w:val="10"/>
            <w:kern w:val="0"/>
            <w:szCs w:val="21"/>
            <w:rPrChange w:id="7823" w:author="JY0225" w:date="2017-08-23T16:22:00Z">
              <w:rPr>
                <w:rFonts w:ascii="Arial" w:hAnsi="Arial" w:cs="Arial" w:hint="eastAsia"/>
                <w:color w:val="333333"/>
                <w:szCs w:val="21"/>
                <w:shd w:val="clear" w:color="auto" w:fill="FFFFFF"/>
              </w:rPr>
            </w:rPrChange>
          </w:rPr>
          <w:t>电脑迷</w:t>
        </w:r>
        <w:r w:rsidRPr="005044B0">
          <w:rPr>
            <w:rFonts w:ascii="Times New Roman" w:eastAsia="宋体" w:hAnsi="Times New Roman" w:cs="Times New Roman"/>
            <w:spacing w:val="10"/>
            <w:kern w:val="0"/>
            <w:szCs w:val="21"/>
            <w:rPrChange w:id="7824" w:author="JY0225" w:date="2017-08-23T16:22:00Z">
              <w:rPr>
                <w:rFonts w:ascii="Arial" w:hAnsi="Arial" w:cs="Arial"/>
                <w:color w:val="333333"/>
                <w:szCs w:val="21"/>
                <w:shd w:val="clear" w:color="auto" w:fill="FFFFFF"/>
              </w:rPr>
            </w:rPrChange>
          </w:rPr>
          <w:t>,2017,(03):96</w:t>
        </w:r>
        <w:del w:id="7825" w:author="JY0225" w:date="2017-08-23T16:22:00Z">
          <w:r w:rsidRPr="005044B0" w:rsidDel="00181CD2">
            <w:rPr>
              <w:rFonts w:ascii="Times New Roman" w:eastAsia="宋体" w:hAnsi="Times New Roman" w:cs="Times New Roman"/>
              <w:spacing w:val="10"/>
              <w:kern w:val="0"/>
              <w:szCs w:val="21"/>
              <w:rPrChange w:id="7826" w:author="JY0225" w:date="2017-08-23T16:22:00Z">
                <w:rPr>
                  <w:rFonts w:ascii="Arial" w:hAnsi="Arial" w:cs="Arial"/>
                  <w:color w:val="333333"/>
                  <w:szCs w:val="21"/>
                  <w:shd w:val="clear" w:color="auto" w:fill="FFFFFF"/>
                </w:rPr>
              </w:rPrChange>
            </w:rPr>
            <w:delText>. [2017-08-20]</w:delText>
          </w:r>
        </w:del>
        <w:r w:rsidRPr="005044B0">
          <w:rPr>
            <w:rFonts w:ascii="Times New Roman" w:eastAsia="宋体" w:hAnsi="Times New Roman" w:cs="Times New Roman"/>
            <w:spacing w:val="10"/>
            <w:kern w:val="0"/>
            <w:szCs w:val="21"/>
            <w:rPrChange w:id="7827" w:author="JY0225" w:date="2017-08-23T16:22:00Z">
              <w:rPr>
                <w:rFonts w:ascii="Arial" w:hAnsi="Arial" w:cs="Arial"/>
                <w:color w:val="333333"/>
                <w:szCs w:val="21"/>
                <w:shd w:val="clear" w:color="auto" w:fill="FFFFFF"/>
              </w:rPr>
            </w:rPrChange>
          </w:rPr>
          <w:t>.</w:t>
        </w:r>
      </w:ins>
    </w:p>
    <w:p w14:paraId="2756D207" w14:textId="1E8291E2" w:rsidR="000D534B" w:rsidRPr="00A25B38" w:rsidRDefault="00AB30AF" w:rsidP="002A69C7">
      <w:pPr>
        <w:pStyle w:val="a5"/>
        <w:numPr>
          <w:ilvl w:val="0"/>
          <w:numId w:val="1"/>
        </w:numPr>
        <w:ind w:firstLineChars="0"/>
        <w:rPr>
          <w:rFonts w:ascii="Times New Roman" w:eastAsia="宋体" w:hAnsi="Times New Roman" w:cs="Times New Roman"/>
          <w:spacing w:val="10"/>
          <w:kern w:val="0"/>
          <w:szCs w:val="21"/>
        </w:rPr>
      </w:pPr>
      <w:r w:rsidRPr="00A25B38">
        <w:rPr>
          <w:rFonts w:ascii="Times New Roman" w:hAnsi="Times New Roman" w:cs="Times New Roman"/>
        </w:rPr>
        <w:br w:type="page"/>
      </w:r>
    </w:p>
    <w:p w14:paraId="32B78C38" w14:textId="77777777" w:rsidR="00341B37" w:rsidRPr="00B87EE1" w:rsidRDefault="00341B37" w:rsidP="00B87EE1">
      <w:pPr>
        <w:pStyle w:val="1"/>
        <w:rPr>
          <w:rFonts w:ascii="Times New Roman" w:hAnsi="Times New Roman" w:cs="Times New Roman"/>
          <w:sz w:val="24"/>
        </w:rPr>
      </w:pPr>
      <w:bookmarkStart w:id="7828" w:name="_Toc491335289"/>
      <w:r w:rsidRPr="00B87EE1">
        <w:rPr>
          <w:rFonts w:ascii="Times New Roman" w:hAnsi="Times New Roman" w:cs="Times New Roman"/>
        </w:rPr>
        <w:lastRenderedPageBreak/>
        <w:t>致</w:t>
      </w:r>
      <w:r w:rsidRPr="00B87EE1">
        <w:rPr>
          <w:rFonts w:ascii="Times New Roman" w:hAnsi="Times New Roman" w:cs="Times New Roman"/>
        </w:rPr>
        <w:t xml:space="preserve">   </w:t>
      </w:r>
      <w:r w:rsidRPr="00B87EE1">
        <w:rPr>
          <w:rFonts w:ascii="Times New Roman" w:hAnsi="Times New Roman" w:cs="Times New Roman"/>
        </w:rPr>
        <w:t>谢</w:t>
      </w:r>
      <w:bookmarkEnd w:id="7641"/>
      <w:bookmarkEnd w:id="7642"/>
      <w:bookmarkEnd w:id="7643"/>
      <w:bookmarkEnd w:id="7828"/>
    </w:p>
    <w:p w14:paraId="468B12B1" w14:textId="77777777" w:rsidR="0089177D" w:rsidRDefault="006E2427" w:rsidP="00FA408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能够顺利完成毕业论文</w:t>
      </w:r>
      <w:r>
        <w:rPr>
          <w:rFonts w:ascii="Times New Roman" w:hAnsi="Times New Roman" w:cs="Times New Roman" w:hint="eastAsia"/>
          <w:sz w:val="24"/>
          <w:szCs w:val="24"/>
        </w:rPr>
        <w:t>，</w:t>
      </w:r>
      <w:r>
        <w:rPr>
          <w:rFonts w:ascii="Times New Roman" w:hAnsi="Times New Roman" w:cs="Times New Roman"/>
          <w:sz w:val="24"/>
          <w:szCs w:val="24"/>
        </w:rPr>
        <w:t>首先想要感谢</w:t>
      </w:r>
      <w:r w:rsidR="0062734D">
        <w:rPr>
          <w:rFonts w:ascii="Times New Roman" w:hAnsi="Times New Roman" w:cs="Times New Roman"/>
          <w:sz w:val="24"/>
          <w:szCs w:val="24"/>
        </w:rPr>
        <w:t>的是</w:t>
      </w:r>
      <w:r>
        <w:rPr>
          <w:rFonts w:ascii="Times New Roman" w:hAnsi="Times New Roman" w:cs="Times New Roman"/>
          <w:sz w:val="24"/>
          <w:szCs w:val="24"/>
        </w:rPr>
        <w:t>我的研究生导师韩伟力老师</w:t>
      </w:r>
      <w:r>
        <w:rPr>
          <w:rFonts w:ascii="Times New Roman" w:hAnsi="Times New Roman" w:cs="Times New Roman" w:hint="eastAsia"/>
          <w:sz w:val="24"/>
          <w:szCs w:val="24"/>
        </w:rPr>
        <w:t>。</w:t>
      </w:r>
      <w:r w:rsidR="00754D8A">
        <w:rPr>
          <w:rFonts w:ascii="Times New Roman" w:hAnsi="Times New Roman" w:cs="Times New Roman" w:hint="eastAsia"/>
          <w:sz w:val="24"/>
          <w:szCs w:val="24"/>
        </w:rPr>
        <w:t>从论文的选题到项目的实施，</w:t>
      </w:r>
      <w:r w:rsidR="006D07CA">
        <w:rPr>
          <w:rFonts w:ascii="Times New Roman" w:hAnsi="Times New Roman" w:cs="Times New Roman" w:hint="eastAsia"/>
          <w:sz w:val="24"/>
          <w:szCs w:val="24"/>
        </w:rPr>
        <w:t>以及最后</w:t>
      </w:r>
      <w:r w:rsidR="00754D8A">
        <w:rPr>
          <w:rFonts w:ascii="Times New Roman" w:hAnsi="Times New Roman" w:cs="Times New Roman" w:hint="eastAsia"/>
          <w:sz w:val="24"/>
          <w:szCs w:val="24"/>
        </w:rPr>
        <w:t>毕业论文的撰写</w:t>
      </w:r>
      <w:r w:rsidR="009A2895">
        <w:rPr>
          <w:rFonts w:ascii="Times New Roman" w:hAnsi="Times New Roman" w:cs="Times New Roman" w:hint="eastAsia"/>
          <w:sz w:val="24"/>
          <w:szCs w:val="24"/>
        </w:rPr>
        <w:t>，</w:t>
      </w:r>
      <w:r w:rsidR="00E27CCF">
        <w:rPr>
          <w:rFonts w:ascii="Times New Roman" w:hAnsi="Times New Roman" w:cs="Times New Roman" w:hint="eastAsia"/>
          <w:sz w:val="24"/>
          <w:szCs w:val="24"/>
        </w:rPr>
        <w:t>韩老师都给予了我最大的支持和帮助。</w:t>
      </w:r>
      <w:r w:rsidR="00A748FC">
        <w:rPr>
          <w:rFonts w:ascii="Times New Roman" w:hAnsi="Times New Roman" w:cs="Times New Roman" w:hint="eastAsia"/>
          <w:sz w:val="24"/>
          <w:szCs w:val="24"/>
        </w:rPr>
        <w:t>在项目实施的过程中</w:t>
      </w:r>
      <w:r w:rsidR="0062734D">
        <w:rPr>
          <w:rFonts w:ascii="Times New Roman" w:hAnsi="Times New Roman" w:cs="Times New Roman" w:hint="eastAsia"/>
          <w:sz w:val="24"/>
          <w:szCs w:val="24"/>
        </w:rPr>
        <w:t>，</w:t>
      </w:r>
      <w:r w:rsidR="003E3B79">
        <w:rPr>
          <w:rFonts w:ascii="Times New Roman" w:hAnsi="Times New Roman" w:cs="Times New Roman" w:hint="eastAsia"/>
          <w:sz w:val="24"/>
          <w:szCs w:val="24"/>
        </w:rPr>
        <w:t>韩老师悉心</w:t>
      </w:r>
      <w:r w:rsidR="00A46A1C">
        <w:rPr>
          <w:rFonts w:ascii="Times New Roman" w:hAnsi="Times New Roman" w:cs="Times New Roman" w:hint="eastAsia"/>
          <w:sz w:val="24"/>
          <w:szCs w:val="24"/>
        </w:rPr>
        <w:t>地对我进行了指导，</w:t>
      </w:r>
      <w:r w:rsidR="00A57FAD">
        <w:rPr>
          <w:rFonts w:ascii="Times New Roman" w:hAnsi="Times New Roman" w:cs="Times New Roman" w:hint="eastAsia"/>
          <w:sz w:val="24"/>
          <w:szCs w:val="24"/>
        </w:rPr>
        <w:t>每当我遇到问题时，都会为我指明方向</w:t>
      </w:r>
      <w:r w:rsidR="00BD4832">
        <w:rPr>
          <w:rFonts w:ascii="Times New Roman" w:hAnsi="Times New Roman" w:cs="Times New Roman" w:hint="eastAsia"/>
          <w:sz w:val="24"/>
          <w:szCs w:val="24"/>
        </w:rPr>
        <w:t>，提供技术支持。</w:t>
      </w:r>
      <w:r w:rsidR="00D3783F">
        <w:rPr>
          <w:rFonts w:ascii="Times New Roman" w:hAnsi="Times New Roman" w:cs="Times New Roman" w:hint="eastAsia"/>
          <w:sz w:val="24"/>
          <w:szCs w:val="24"/>
        </w:rPr>
        <w:t>在论文的撰写过程中，韩老师严谨的学术作风，一丝不苟的工作态度</w:t>
      </w:r>
      <w:r w:rsidR="0000020E">
        <w:rPr>
          <w:rFonts w:ascii="Times New Roman" w:hAnsi="Times New Roman" w:cs="Times New Roman" w:hint="eastAsia"/>
          <w:sz w:val="24"/>
          <w:szCs w:val="24"/>
        </w:rPr>
        <w:t>一直</w:t>
      </w:r>
      <w:r w:rsidR="008F3D17">
        <w:rPr>
          <w:rFonts w:ascii="Times New Roman" w:hAnsi="Times New Roman" w:cs="Times New Roman" w:hint="eastAsia"/>
          <w:sz w:val="24"/>
          <w:szCs w:val="24"/>
        </w:rPr>
        <w:t>敦促</w:t>
      </w:r>
      <w:r w:rsidR="0000020E">
        <w:rPr>
          <w:rFonts w:ascii="Times New Roman" w:hAnsi="Times New Roman" w:cs="Times New Roman" w:hint="eastAsia"/>
          <w:sz w:val="24"/>
          <w:szCs w:val="24"/>
        </w:rPr>
        <w:t>着</w:t>
      </w:r>
      <w:r w:rsidR="00D3783F">
        <w:rPr>
          <w:rFonts w:ascii="Times New Roman" w:hAnsi="Times New Roman" w:cs="Times New Roman" w:hint="eastAsia"/>
          <w:sz w:val="24"/>
          <w:szCs w:val="24"/>
        </w:rPr>
        <w:t>我不断</w:t>
      </w:r>
      <w:r w:rsidR="007B5F39">
        <w:rPr>
          <w:rFonts w:ascii="Times New Roman" w:hAnsi="Times New Roman" w:cs="Times New Roman" w:hint="eastAsia"/>
          <w:sz w:val="24"/>
          <w:szCs w:val="24"/>
        </w:rPr>
        <w:t>修正、</w:t>
      </w:r>
      <w:r w:rsidR="00D3783F">
        <w:rPr>
          <w:rFonts w:ascii="Times New Roman" w:hAnsi="Times New Roman" w:cs="Times New Roman" w:hint="eastAsia"/>
          <w:sz w:val="24"/>
          <w:szCs w:val="24"/>
        </w:rPr>
        <w:t>完善论文。</w:t>
      </w:r>
      <w:r w:rsidR="00CE783C">
        <w:rPr>
          <w:rFonts w:ascii="Times New Roman" w:hAnsi="Times New Roman" w:cs="Times New Roman" w:hint="eastAsia"/>
          <w:sz w:val="24"/>
          <w:szCs w:val="24"/>
        </w:rPr>
        <w:t>除了在学习上对我的指导以外</w:t>
      </w:r>
      <w:r w:rsidR="004869EC">
        <w:rPr>
          <w:rFonts w:ascii="Times New Roman" w:hAnsi="Times New Roman" w:cs="Times New Roman" w:hint="eastAsia"/>
          <w:sz w:val="24"/>
          <w:szCs w:val="24"/>
        </w:rPr>
        <w:t>，韩老师</w:t>
      </w:r>
      <w:r w:rsidR="007F7294">
        <w:rPr>
          <w:rFonts w:ascii="Times New Roman" w:hAnsi="Times New Roman" w:cs="Times New Roman" w:hint="eastAsia"/>
          <w:sz w:val="24"/>
          <w:szCs w:val="24"/>
        </w:rPr>
        <w:t>在生活上</w:t>
      </w:r>
      <w:r w:rsidR="000522B5">
        <w:rPr>
          <w:rFonts w:ascii="Times New Roman" w:hAnsi="Times New Roman" w:cs="Times New Roman" w:hint="eastAsia"/>
          <w:sz w:val="24"/>
          <w:szCs w:val="24"/>
        </w:rPr>
        <w:t>也</w:t>
      </w:r>
      <w:r w:rsidR="004869EC">
        <w:rPr>
          <w:rFonts w:ascii="Times New Roman" w:hAnsi="Times New Roman" w:cs="Times New Roman" w:hint="eastAsia"/>
          <w:sz w:val="24"/>
          <w:szCs w:val="24"/>
        </w:rPr>
        <w:t>给予了我细致的关怀，</w:t>
      </w:r>
      <w:r w:rsidR="00C3279E">
        <w:rPr>
          <w:rFonts w:ascii="Times New Roman" w:hAnsi="Times New Roman" w:cs="Times New Roman" w:hint="eastAsia"/>
          <w:sz w:val="24"/>
          <w:szCs w:val="24"/>
        </w:rPr>
        <w:t>在这里，我想</w:t>
      </w:r>
      <w:r w:rsidR="004C22FA">
        <w:rPr>
          <w:rFonts w:ascii="Times New Roman" w:hAnsi="Times New Roman" w:cs="Times New Roman" w:hint="eastAsia"/>
          <w:sz w:val="24"/>
          <w:szCs w:val="24"/>
        </w:rPr>
        <w:t>再次</w:t>
      </w:r>
      <w:r w:rsidR="004272DA">
        <w:rPr>
          <w:rFonts w:ascii="Times New Roman" w:hAnsi="Times New Roman" w:cs="Times New Roman" w:hint="eastAsia"/>
          <w:sz w:val="24"/>
          <w:szCs w:val="24"/>
        </w:rPr>
        <w:t>向</w:t>
      </w:r>
      <w:r w:rsidR="004C22FA">
        <w:rPr>
          <w:rFonts w:ascii="Times New Roman" w:hAnsi="Times New Roman" w:cs="Times New Roman" w:hint="eastAsia"/>
          <w:sz w:val="24"/>
          <w:szCs w:val="24"/>
        </w:rPr>
        <w:t>韩老师表示由衷的感谢</w:t>
      </w:r>
      <w:r w:rsidR="004869EC">
        <w:rPr>
          <w:rFonts w:ascii="Times New Roman" w:hAnsi="Times New Roman" w:cs="Times New Roman" w:hint="eastAsia"/>
          <w:sz w:val="24"/>
          <w:szCs w:val="24"/>
        </w:rPr>
        <w:t>。</w:t>
      </w:r>
    </w:p>
    <w:p w14:paraId="6058DBAD" w14:textId="77777777" w:rsidR="00625525" w:rsidRDefault="00F14E0A" w:rsidP="00FA408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FA4081">
        <w:rPr>
          <w:rFonts w:ascii="Times New Roman" w:hAnsi="Times New Roman" w:cs="Times New Roman"/>
          <w:sz w:val="24"/>
          <w:szCs w:val="24"/>
        </w:rPr>
        <w:t>其次</w:t>
      </w:r>
      <w:r w:rsidR="004F209E">
        <w:rPr>
          <w:rFonts w:ascii="Times New Roman" w:hAnsi="Times New Roman" w:cs="Times New Roman" w:hint="eastAsia"/>
          <w:sz w:val="24"/>
          <w:szCs w:val="24"/>
        </w:rPr>
        <w:t>，</w:t>
      </w:r>
      <w:r w:rsidR="004F209E">
        <w:rPr>
          <w:rFonts w:ascii="Times New Roman" w:hAnsi="Times New Roman" w:cs="Times New Roman"/>
          <w:sz w:val="24"/>
          <w:szCs w:val="24"/>
        </w:rPr>
        <w:t>我还要感谢</w:t>
      </w:r>
      <w:r w:rsidR="006D08C8">
        <w:rPr>
          <w:rFonts w:ascii="Times New Roman" w:hAnsi="Times New Roman" w:cs="Times New Roman"/>
          <w:sz w:val="24"/>
          <w:szCs w:val="24"/>
        </w:rPr>
        <w:t>实验室的小伙伴们</w:t>
      </w:r>
      <w:r w:rsidR="006D08C8">
        <w:rPr>
          <w:rFonts w:ascii="Times New Roman" w:hAnsi="Times New Roman" w:cs="Times New Roman" w:hint="eastAsia"/>
          <w:sz w:val="24"/>
          <w:szCs w:val="24"/>
        </w:rPr>
        <w:t>，</w:t>
      </w:r>
      <w:r w:rsidR="006D08C8">
        <w:rPr>
          <w:rFonts w:ascii="Times New Roman" w:hAnsi="Times New Roman" w:cs="Times New Roman"/>
          <w:sz w:val="24"/>
          <w:szCs w:val="24"/>
        </w:rPr>
        <w:t>在两年半的学习生活中</w:t>
      </w:r>
      <w:r w:rsidR="006D08C8">
        <w:rPr>
          <w:rFonts w:ascii="Times New Roman" w:hAnsi="Times New Roman" w:cs="Times New Roman" w:hint="eastAsia"/>
          <w:sz w:val="24"/>
          <w:szCs w:val="24"/>
        </w:rPr>
        <w:t>，</w:t>
      </w:r>
      <w:r w:rsidR="006D08C8">
        <w:rPr>
          <w:rFonts w:ascii="Times New Roman" w:hAnsi="Times New Roman" w:cs="Times New Roman"/>
          <w:sz w:val="24"/>
          <w:szCs w:val="24"/>
        </w:rPr>
        <w:t>你们给</w:t>
      </w:r>
      <w:r w:rsidR="00427E4A">
        <w:rPr>
          <w:rFonts w:ascii="Times New Roman" w:hAnsi="Times New Roman" w:cs="Times New Roman"/>
          <w:sz w:val="24"/>
          <w:szCs w:val="24"/>
        </w:rPr>
        <w:t>了</w:t>
      </w:r>
      <w:r w:rsidR="006D08C8">
        <w:rPr>
          <w:rFonts w:ascii="Times New Roman" w:hAnsi="Times New Roman" w:cs="Times New Roman"/>
          <w:sz w:val="24"/>
          <w:szCs w:val="24"/>
        </w:rPr>
        <w:t>我太多的支持和感动</w:t>
      </w:r>
      <w:r w:rsidR="006D08C8">
        <w:rPr>
          <w:rFonts w:ascii="Times New Roman" w:hAnsi="Times New Roman" w:cs="Times New Roman" w:hint="eastAsia"/>
          <w:sz w:val="24"/>
          <w:szCs w:val="24"/>
        </w:rPr>
        <w:t>。</w:t>
      </w:r>
      <w:r w:rsidR="003C264E">
        <w:rPr>
          <w:rFonts w:ascii="Times New Roman" w:hAnsi="Times New Roman" w:cs="Times New Roman" w:hint="eastAsia"/>
          <w:sz w:val="24"/>
          <w:szCs w:val="24"/>
        </w:rPr>
        <w:t>生活中我们一起谈天说地，学术上我们一起共同探讨，</w:t>
      </w:r>
      <w:r w:rsidR="00487CB8">
        <w:rPr>
          <w:rFonts w:ascii="Times New Roman" w:hAnsi="Times New Roman" w:cs="Times New Roman" w:hint="eastAsia"/>
          <w:sz w:val="24"/>
          <w:szCs w:val="24"/>
        </w:rPr>
        <w:t>特别是在我撰写论文期间，无私地</w:t>
      </w:r>
      <w:r w:rsidR="004358F8">
        <w:rPr>
          <w:rFonts w:ascii="Times New Roman" w:hAnsi="Times New Roman" w:cs="Times New Roman" w:hint="eastAsia"/>
          <w:sz w:val="24"/>
          <w:szCs w:val="24"/>
        </w:rPr>
        <w:t>给予</w:t>
      </w:r>
      <w:r w:rsidR="009974F1">
        <w:rPr>
          <w:rFonts w:ascii="Times New Roman" w:hAnsi="Times New Roman" w:cs="Times New Roman" w:hint="eastAsia"/>
          <w:sz w:val="24"/>
          <w:szCs w:val="24"/>
        </w:rPr>
        <w:t>我帮助</w:t>
      </w:r>
      <w:r w:rsidR="00D67046">
        <w:rPr>
          <w:rFonts w:ascii="Times New Roman" w:hAnsi="Times New Roman" w:cs="Times New Roman" w:hint="eastAsia"/>
          <w:sz w:val="24"/>
          <w:szCs w:val="24"/>
        </w:rPr>
        <w:t>，让我感受到了实验室的友爱</w:t>
      </w:r>
      <w:r w:rsidR="00AE6AF2">
        <w:rPr>
          <w:rFonts w:ascii="Times New Roman" w:hAnsi="Times New Roman" w:cs="Times New Roman" w:hint="eastAsia"/>
          <w:sz w:val="24"/>
          <w:szCs w:val="24"/>
        </w:rPr>
        <w:t>。</w:t>
      </w:r>
      <w:r w:rsidR="00487CB8">
        <w:rPr>
          <w:rFonts w:ascii="Times New Roman" w:hAnsi="Times New Roman" w:cs="Times New Roman" w:hint="eastAsia"/>
          <w:sz w:val="24"/>
          <w:szCs w:val="24"/>
        </w:rPr>
        <w:t>能够</w:t>
      </w:r>
      <w:r w:rsidR="003D7160">
        <w:rPr>
          <w:rFonts w:ascii="Times New Roman" w:hAnsi="Times New Roman" w:cs="Times New Roman" w:hint="eastAsia"/>
          <w:sz w:val="24"/>
          <w:szCs w:val="24"/>
        </w:rPr>
        <w:t>与你们同处一个实验室，是一件很幸运的事</w:t>
      </w:r>
      <w:r w:rsidR="00487CB8">
        <w:rPr>
          <w:rFonts w:ascii="Times New Roman" w:hAnsi="Times New Roman" w:cs="Times New Roman" w:hint="eastAsia"/>
          <w:sz w:val="24"/>
          <w:szCs w:val="24"/>
        </w:rPr>
        <w:t>。</w:t>
      </w:r>
    </w:p>
    <w:p w14:paraId="4BF071B6" w14:textId="77777777" w:rsidR="00625525" w:rsidRPr="003C4071" w:rsidRDefault="00554BC1" w:rsidP="003C407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FA4081">
        <w:rPr>
          <w:rFonts w:ascii="Times New Roman" w:hAnsi="Times New Roman" w:cs="Times New Roman"/>
          <w:sz w:val="24"/>
          <w:szCs w:val="24"/>
        </w:rPr>
        <w:t>此外</w:t>
      </w:r>
      <w:r w:rsidR="00FA4081">
        <w:rPr>
          <w:rFonts w:ascii="Times New Roman" w:hAnsi="Times New Roman" w:cs="Times New Roman" w:hint="eastAsia"/>
          <w:sz w:val="24"/>
          <w:szCs w:val="24"/>
        </w:rPr>
        <w:t>，</w:t>
      </w:r>
      <w:r w:rsidR="00FA4081">
        <w:rPr>
          <w:rFonts w:ascii="Times New Roman" w:hAnsi="Times New Roman" w:cs="Times New Roman"/>
          <w:sz w:val="24"/>
          <w:szCs w:val="24"/>
        </w:rPr>
        <w:t>我想要</w:t>
      </w:r>
      <w:r w:rsidR="001935CB">
        <w:rPr>
          <w:rFonts w:ascii="Times New Roman" w:hAnsi="Times New Roman" w:cs="Times New Roman"/>
          <w:sz w:val="24"/>
          <w:szCs w:val="24"/>
        </w:rPr>
        <w:t>感谢</w:t>
      </w:r>
      <w:r w:rsidR="00FA4081">
        <w:rPr>
          <w:rFonts w:ascii="Times New Roman" w:hAnsi="Times New Roman" w:cs="Times New Roman"/>
          <w:sz w:val="24"/>
          <w:szCs w:val="24"/>
        </w:rPr>
        <w:t>复旦大学以及学校的各位老师</w:t>
      </w:r>
      <w:r w:rsidR="00FA4081">
        <w:rPr>
          <w:rFonts w:ascii="Times New Roman" w:hAnsi="Times New Roman" w:cs="Times New Roman" w:hint="eastAsia"/>
          <w:sz w:val="24"/>
          <w:szCs w:val="24"/>
        </w:rPr>
        <w:t>，</w:t>
      </w:r>
      <w:r w:rsidR="00FA4081">
        <w:rPr>
          <w:rFonts w:ascii="Times New Roman" w:hAnsi="Times New Roman" w:cs="Times New Roman"/>
          <w:sz w:val="24"/>
          <w:szCs w:val="24"/>
        </w:rPr>
        <w:t>给了我一个很好的平台</w:t>
      </w:r>
      <w:r w:rsidR="00FA4081">
        <w:rPr>
          <w:rFonts w:ascii="Times New Roman" w:hAnsi="Times New Roman" w:cs="Times New Roman" w:hint="eastAsia"/>
          <w:sz w:val="24"/>
          <w:szCs w:val="24"/>
        </w:rPr>
        <w:t>，</w:t>
      </w:r>
      <w:r w:rsidR="003C4071">
        <w:rPr>
          <w:rFonts w:ascii="Times New Roman" w:hAnsi="Times New Roman" w:cs="Times New Roman" w:hint="eastAsia"/>
          <w:sz w:val="24"/>
          <w:szCs w:val="24"/>
        </w:rPr>
        <w:t>让我有机会参与一些重要的项目和会议，</w:t>
      </w:r>
      <w:r w:rsidR="007105C2">
        <w:rPr>
          <w:rFonts w:ascii="Times New Roman" w:hAnsi="Times New Roman" w:cs="Times New Roman" w:hint="eastAsia"/>
          <w:sz w:val="24"/>
          <w:szCs w:val="24"/>
        </w:rPr>
        <w:t>这</w:t>
      </w:r>
      <w:r w:rsidR="0056150E">
        <w:rPr>
          <w:rFonts w:ascii="Times New Roman" w:hAnsi="Times New Roman" w:cs="Times New Roman" w:hint="eastAsia"/>
          <w:sz w:val="24"/>
          <w:szCs w:val="24"/>
        </w:rPr>
        <w:t>对我的影响十分深远。</w:t>
      </w:r>
      <w:r w:rsidR="00686C3A">
        <w:rPr>
          <w:rFonts w:ascii="Times New Roman" w:hAnsi="Times New Roman" w:cs="Times New Roman" w:hint="eastAsia"/>
          <w:sz w:val="24"/>
          <w:szCs w:val="24"/>
        </w:rPr>
        <w:t>此外，</w:t>
      </w:r>
      <w:r w:rsidR="00791100">
        <w:rPr>
          <w:rFonts w:ascii="Times New Roman" w:hAnsi="Times New Roman" w:cs="Times New Roman" w:hint="eastAsia"/>
          <w:sz w:val="24"/>
          <w:szCs w:val="24"/>
        </w:rPr>
        <w:t>我</w:t>
      </w:r>
      <w:r w:rsidR="00A377F6">
        <w:rPr>
          <w:rFonts w:ascii="Times New Roman" w:hAnsi="Times New Roman" w:cs="Times New Roman" w:hint="eastAsia"/>
          <w:sz w:val="24"/>
          <w:szCs w:val="24"/>
        </w:rPr>
        <w:t>还</w:t>
      </w:r>
      <w:r w:rsidR="00686C3A">
        <w:rPr>
          <w:rFonts w:ascii="Times New Roman" w:hAnsi="Times New Roman" w:cs="Times New Roman" w:hint="eastAsia"/>
          <w:sz w:val="24"/>
          <w:szCs w:val="24"/>
        </w:rPr>
        <w:t>能够</w:t>
      </w:r>
      <w:r w:rsidR="00791100">
        <w:rPr>
          <w:rFonts w:ascii="Times New Roman" w:hAnsi="Times New Roman" w:cs="Times New Roman" w:hint="eastAsia"/>
          <w:sz w:val="24"/>
          <w:szCs w:val="24"/>
        </w:rPr>
        <w:t>与其他优秀</w:t>
      </w:r>
      <w:r w:rsidR="00BA4032">
        <w:rPr>
          <w:rFonts w:ascii="Times New Roman" w:hAnsi="Times New Roman" w:cs="Times New Roman" w:hint="eastAsia"/>
          <w:sz w:val="24"/>
          <w:szCs w:val="24"/>
        </w:rPr>
        <w:t>的</w:t>
      </w:r>
      <w:r w:rsidR="00791100">
        <w:rPr>
          <w:rFonts w:ascii="Times New Roman" w:hAnsi="Times New Roman" w:cs="Times New Roman" w:hint="eastAsia"/>
          <w:sz w:val="24"/>
          <w:szCs w:val="24"/>
        </w:rPr>
        <w:t>同学一起学习，一起进步。</w:t>
      </w:r>
    </w:p>
    <w:p w14:paraId="6247223D" w14:textId="77777777" w:rsidR="00625525" w:rsidRDefault="00435162" w:rsidP="00346B9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346B91">
        <w:rPr>
          <w:rFonts w:ascii="Times New Roman" w:hAnsi="Times New Roman" w:cs="Times New Roman"/>
          <w:sz w:val="24"/>
          <w:szCs w:val="24"/>
        </w:rPr>
        <w:t>最后</w:t>
      </w:r>
      <w:r w:rsidR="00346B91">
        <w:rPr>
          <w:rFonts w:ascii="Times New Roman" w:hAnsi="Times New Roman" w:cs="Times New Roman" w:hint="eastAsia"/>
          <w:sz w:val="24"/>
          <w:szCs w:val="24"/>
        </w:rPr>
        <w:t>，感谢各位评阅老师对本文给出的宝贵意见。</w:t>
      </w:r>
    </w:p>
    <w:p w14:paraId="5DF9772B" w14:textId="77777777" w:rsidR="00625525" w:rsidRDefault="00625525" w:rsidP="0089177D">
      <w:pPr>
        <w:widowControl/>
        <w:jc w:val="left"/>
        <w:rPr>
          <w:rFonts w:ascii="Times New Roman" w:hAnsi="Times New Roman" w:cs="Times New Roman"/>
          <w:sz w:val="24"/>
          <w:szCs w:val="24"/>
        </w:rPr>
      </w:pPr>
    </w:p>
    <w:p w14:paraId="465D93DF" w14:textId="77777777" w:rsidR="00625525" w:rsidRDefault="00625525" w:rsidP="0089177D">
      <w:pPr>
        <w:widowControl/>
        <w:jc w:val="left"/>
        <w:rPr>
          <w:rFonts w:ascii="Times New Roman" w:hAnsi="Times New Roman" w:cs="Times New Roman"/>
          <w:sz w:val="24"/>
          <w:szCs w:val="24"/>
        </w:rPr>
      </w:pPr>
    </w:p>
    <w:p w14:paraId="0EFEB765" w14:textId="77777777" w:rsidR="00625525" w:rsidRDefault="00625525" w:rsidP="0089177D">
      <w:pPr>
        <w:widowControl/>
        <w:jc w:val="left"/>
        <w:rPr>
          <w:rFonts w:ascii="Times New Roman" w:hAnsi="Times New Roman" w:cs="Times New Roman"/>
          <w:sz w:val="24"/>
          <w:szCs w:val="24"/>
        </w:rPr>
      </w:pPr>
    </w:p>
    <w:p w14:paraId="5CCE47F3" w14:textId="77777777" w:rsidR="00625525" w:rsidRDefault="00625525" w:rsidP="0089177D">
      <w:pPr>
        <w:widowControl/>
        <w:jc w:val="left"/>
        <w:rPr>
          <w:rFonts w:ascii="Times New Roman" w:hAnsi="Times New Roman" w:cs="Times New Roman"/>
          <w:sz w:val="24"/>
          <w:szCs w:val="24"/>
        </w:rPr>
      </w:pPr>
    </w:p>
    <w:p w14:paraId="70AB2033" w14:textId="77777777" w:rsidR="00625525" w:rsidRDefault="00625525" w:rsidP="0089177D">
      <w:pPr>
        <w:widowControl/>
        <w:jc w:val="left"/>
        <w:rPr>
          <w:rFonts w:ascii="Times New Roman" w:hAnsi="Times New Roman" w:cs="Times New Roman"/>
          <w:sz w:val="24"/>
          <w:szCs w:val="24"/>
        </w:rPr>
      </w:pPr>
    </w:p>
    <w:p w14:paraId="6FFF2615" w14:textId="77777777" w:rsidR="00625525" w:rsidRDefault="00625525" w:rsidP="0089177D">
      <w:pPr>
        <w:widowControl/>
        <w:jc w:val="left"/>
        <w:rPr>
          <w:rFonts w:ascii="Times New Roman" w:hAnsi="Times New Roman" w:cs="Times New Roman"/>
          <w:sz w:val="24"/>
          <w:szCs w:val="24"/>
        </w:rPr>
      </w:pPr>
    </w:p>
    <w:p w14:paraId="2A64E0A7" w14:textId="77777777" w:rsidR="00625525" w:rsidRDefault="00625525" w:rsidP="0089177D">
      <w:pPr>
        <w:widowControl/>
        <w:jc w:val="left"/>
        <w:rPr>
          <w:rFonts w:ascii="Times New Roman" w:hAnsi="Times New Roman" w:cs="Times New Roman"/>
          <w:sz w:val="24"/>
          <w:szCs w:val="24"/>
        </w:rPr>
      </w:pPr>
    </w:p>
    <w:p w14:paraId="7B0B253B" w14:textId="77777777" w:rsidR="00625525" w:rsidRDefault="00625525" w:rsidP="0089177D">
      <w:pPr>
        <w:widowControl/>
        <w:jc w:val="left"/>
        <w:rPr>
          <w:rFonts w:ascii="Times New Roman" w:hAnsi="Times New Roman" w:cs="Times New Roman"/>
          <w:sz w:val="24"/>
          <w:szCs w:val="24"/>
        </w:rPr>
      </w:pPr>
    </w:p>
    <w:p w14:paraId="75A03BF8" w14:textId="77777777" w:rsidR="00625525" w:rsidRDefault="00625525" w:rsidP="0089177D">
      <w:pPr>
        <w:widowControl/>
        <w:jc w:val="left"/>
        <w:rPr>
          <w:rFonts w:ascii="Times New Roman" w:hAnsi="Times New Roman" w:cs="Times New Roman"/>
          <w:sz w:val="24"/>
          <w:szCs w:val="24"/>
        </w:rPr>
      </w:pPr>
    </w:p>
    <w:p w14:paraId="1F299CE5" w14:textId="77777777" w:rsidR="00625525" w:rsidRDefault="00625525" w:rsidP="0089177D">
      <w:pPr>
        <w:widowControl/>
        <w:jc w:val="left"/>
        <w:rPr>
          <w:rFonts w:ascii="Times New Roman" w:hAnsi="Times New Roman" w:cs="Times New Roman"/>
          <w:sz w:val="24"/>
          <w:szCs w:val="24"/>
        </w:rPr>
      </w:pPr>
    </w:p>
    <w:p w14:paraId="1A74C427" w14:textId="77777777" w:rsidR="00625525" w:rsidRDefault="00625525" w:rsidP="0089177D">
      <w:pPr>
        <w:widowControl/>
        <w:jc w:val="left"/>
        <w:rPr>
          <w:rFonts w:ascii="Times New Roman" w:hAnsi="Times New Roman" w:cs="Times New Roman"/>
          <w:sz w:val="24"/>
          <w:szCs w:val="24"/>
        </w:rPr>
      </w:pPr>
    </w:p>
    <w:p w14:paraId="0C95C02C" w14:textId="77777777" w:rsidR="00625525" w:rsidRDefault="00625525" w:rsidP="0089177D">
      <w:pPr>
        <w:widowControl/>
        <w:jc w:val="left"/>
        <w:rPr>
          <w:rFonts w:ascii="Times New Roman" w:hAnsi="Times New Roman" w:cs="Times New Roman"/>
          <w:sz w:val="24"/>
          <w:szCs w:val="24"/>
        </w:rPr>
      </w:pPr>
    </w:p>
    <w:p w14:paraId="67FA0DB5" w14:textId="77777777" w:rsidR="00625525" w:rsidRDefault="00625525" w:rsidP="0089177D">
      <w:pPr>
        <w:widowControl/>
        <w:jc w:val="left"/>
        <w:rPr>
          <w:rFonts w:ascii="Times New Roman" w:hAnsi="Times New Roman" w:cs="Times New Roman"/>
          <w:sz w:val="24"/>
          <w:szCs w:val="24"/>
        </w:rPr>
      </w:pPr>
    </w:p>
    <w:p w14:paraId="7EECBBA8" w14:textId="77777777" w:rsidR="00625525" w:rsidRDefault="00625525" w:rsidP="0089177D">
      <w:pPr>
        <w:widowControl/>
        <w:jc w:val="left"/>
        <w:rPr>
          <w:rFonts w:ascii="Times New Roman" w:hAnsi="Times New Roman" w:cs="Times New Roman"/>
          <w:sz w:val="24"/>
          <w:szCs w:val="24"/>
        </w:rPr>
      </w:pPr>
    </w:p>
    <w:p w14:paraId="5AE8133E" w14:textId="77777777" w:rsidR="00625525" w:rsidRDefault="00625525" w:rsidP="0089177D">
      <w:pPr>
        <w:widowControl/>
        <w:jc w:val="left"/>
        <w:rPr>
          <w:rFonts w:ascii="Times New Roman" w:hAnsi="Times New Roman" w:cs="Times New Roman"/>
          <w:sz w:val="24"/>
          <w:szCs w:val="24"/>
        </w:rPr>
      </w:pPr>
    </w:p>
    <w:p w14:paraId="14370B11" w14:textId="77777777" w:rsidR="00625525" w:rsidRDefault="00625525" w:rsidP="0089177D">
      <w:pPr>
        <w:widowControl/>
        <w:jc w:val="left"/>
        <w:rPr>
          <w:rFonts w:ascii="Times New Roman" w:hAnsi="Times New Roman" w:cs="Times New Roman"/>
          <w:sz w:val="24"/>
          <w:szCs w:val="24"/>
        </w:rPr>
      </w:pPr>
    </w:p>
    <w:p w14:paraId="1EB040FA" w14:textId="77777777" w:rsidR="00625525" w:rsidRDefault="00625525" w:rsidP="0089177D">
      <w:pPr>
        <w:widowControl/>
        <w:jc w:val="left"/>
        <w:rPr>
          <w:rFonts w:ascii="Times New Roman" w:hAnsi="Times New Roman" w:cs="Times New Roman"/>
          <w:sz w:val="24"/>
          <w:szCs w:val="24"/>
        </w:rPr>
      </w:pPr>
    </w:p>
    <w:p w14:paraId="6AB97A54" w14:textId="77777777" w:rsidR="00625525" w:rsidRDefault="00625525" w:rsidP="0089177D">
      <w:pPr>
        <w:widowControl/>
        <w:jc w:val="left"/>
        <w:rPr>
          <w:rFonts w:ascii="Times New Roman" w:hAnsi="Times New Roman" w:cs="Times New Roman"/>
          <w:sz w:val="24"/>
          <w:szCs w:val="24"/>
        </w:rPr>
      </w:pPr>
    </w:p>
    <w:p w14:paraId="6896DB9A" w14:textId="77777777" w:rsidR="00625525" w:rsidRPr="00B87EE1" w:rsidRDefault="00625525" w:rsidP="0089177D">
      <w:pPr>
        <w:widowControl/>
        <w:jc w:val="left"/>
        <w:rPr>
          <w:rFonts w:ascii="Times New Roman" w:hAnsi="Times New Roman" w:cs="Times New Roman"/>
          <w:sz w:val="24"/>
          <w:szCs w:val="24"/>
        </w:rPr>
      </w:pPr>
    </w:p>
    <w:p w14:paraId="7E73A325" w14:textId="77777777" w:rsidR="00BD0042" w:rsidRDefault="00BD0042" w:rsidP="0089177D">
      <w:pPr>
        <w:jc w:val="center"/>
        <w:rPr>
          <w:rFonts w:ascii="Times New Roman" w:hAnsi="Times New Roman" w:cs="Times New Roman"/>
          <w:b/>
          <w:bCs/>
          <w:sz w:val="36"/>
        </w:rPr>
      </w:pPr>
    </w:p>
    <w:p w14:paraId="3546BA7A" w14:textId="77777777" w:rsidR="00BD0042" w:rsidRDefault="005800A1" w:rsidP="00EF5397">
      <w:pPr>
        <w:rPr>
          <w:rFonts w:ascii="Times New Roman" w:hAnsi="Times New Roman" w:cs="Times New Roman"/>
          <w:b/>
          <w:bCs/>
          <w:sz w:val="36"/>
        </w:rPr>
      </w:pPr>
      <w:r>
        <w:rPr>
          <w:rFonts w:ascii="Times New Roman" w:hAnsi="Times New Roman" w:cs="Times New Roman"/>
          <w:b/>
          <w:bCs/>
          <w:sz w:val="36"/>
        </w:rPr>
        <w:br w:type="page"/>
      </w:r>
    </w:p>
    <w:p w14:paraId="756CB3DB"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lastRenderedPageBreak/>
        <w:t>复旦大学</w:t>
      </w:r>
    </w:p>
    <w:p w14:paraId="663CDB15"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学位论文独创性声明</w:t>
      </w:r>
    </w:p>
    <w:p w14:paraId="47AD9EA7" w14:textId="77777777" w:rsidR="0089177D" w:rsidRPr="00B87EE1" w:rsidRDefault="0089177D" w:rsidP="0089177D">
      <w:pPr>
        <w:jc w:val="center"/>
        <w:rPr>
          <w:rFonts w:ascii="Times New Roman" w:hAnsi="Times New Roman" w:cs="Times New Roman"/>
          <w:b/>
          <w:bCs/>
        </w:rPr>
      </w:pPr>
    </w:p>
    <w:p w14:paraId="6AAC4754" w14:textId="77777777" w:rsidR="0089177D" w:rsidRPr="00B87EE1" w:rsidRDefault="0089177D" w:rsidP="003C1781">
      <w:pPr>
        <w:pStyle w:val="afb"/>
        <w:spacing w:line="400" w:lineRule="exact"/>
        <w:ind w:firstLine="600"/>
        <w:rPr>
          <w:rFonts w:ascii="Times New Roman" w:eastAsiaTheme="minorEastAsia"/>
          <w:sz w:val="24"/>
        </w:rPr>
        <w:pPrChange w:id="7829" w:author="JY0225" w:date="2017-08-24T12:12:00Z">
          <w:pPr>
            <w:pStyle w:val="afb"/>
            <w:spacing w:line="480" w:lineRule="auto"/>
            <w:ind w:firstLine="600"/>
          </w:pPr>
        </w:pPrChange>
      </w:pPr>
      <w:r w:rsidRPr="00B87EE1">
        <w:rPr>
          <w:rFonts w:ascii="Times New Roman" w:eastAsiaTheme="minor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6E395979" w14:textId="77777777" w:rsidR="0089177D" w:rsidRPr="00B87EE1" w:rsidRDefault="0089177D" w:rsidP="0089177D">
      <w:pPr>
        <w:rPr>
          <w:rFonts w:ascii="Times New Roman" w:hAnsi="Times New Roman" w:cs="Times New Roman"/>
          <w:sz w:val="24"/>
        </w:rPr>
      </w:pPr>
    </w:p>
    <w:p w14:paraId="292A6FBE" w14:textId="77777777" w:rsidR="0089177D" w:rsidRPr="00B87EE1" w:rsidRDefault="0089177D" w:rsidP="0089177D">
      <w:pPr>
        <w:spacing w:line="480" w:lineRule="auto"/>
        <w:ind w:firstLineChars="1400" w:firstLine="3360"/>
        <w:rPr>
          <w:rFonts w:ascii="Times New Roman" w:hAnsi="Times New Roman" w:cs="Times New Roman"/>
          <w:sz w:val="24"/>
        </w:rPr>
      </w:pPr>
      <w:r w:rsidRPr="00B87EE1">
        <w:rPr>
          <w:rFonts w:ascii="Times New Roman" w:hAnsi="Times New Roman" w:cs="Times New Roman"/>
          <w:sz w:val="24"/>
        </w:rPr>
        <w:t>作者签名：</w:t>
      </w:r>
      <w:r w:rsidRPr="00B87EE1">
        <w:rPr>
          <w:rFonts w:ascii="Times New Roman" w:hAnsi="Times New Roman" w:cs="Times New Roman"/>
          <w:sz w:val="24"/>
          <w:u w:val="single"/>
        </w:rPr>
        <w:t xml:space="preserve">   </w:t>
      </w:r>
      <w:r w:rsidR="00097674">
        <w:rPr>
          <w:rFonts w:ascii="Times New Roman" w:hAnsi="Times New Roman" w:cs="Times New Roman" w:hint="eastAsia"/>
          <w:sz w:val="24"/>
          <w:u w:val="single"/>
        </w:rPr>
        <w:t>刘武</w:t>
      </w:r>
      <w:r w:rsidRPr="00B87EE1">
        <w:rPr>
          <w:rFonts w:ascii="Times New Roman" w:hAnsi="Times New Roman" w:cs="Times New Roman"/>
          <w:sz w:val="24"/>
          <w:u w:val="single"/>
        </w:rPr>
        <w:t xml:space="preserve"> </w:t>
      </w:r>
      <w:r w:rsidR="003D3BAD">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601452">
        <w:rPr>
          <w:rFonts w:ascii="Times New Roman" w:hAnsi="Times New Roman" w:cs="Times New Roman"/>
          <w:sz w:val="24"/>
          <w:u w:val="single"/>
        </w:rPr>
        <w:t xml:space="preserve"> 201</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2</w:t>
      </w:r>
      <w:r w:rsidRPr="00B87EE1">
        <w:rPr>
          <w:rFonts w:ascii="Times New Roman" w:hAnsi="Times New Roman" w:cs="Times New Roman"/>
          <w:sz w:val="24"/>
          <w:u w:val="single"/>
        </w:rPr>
        <w:t xml:space="preserve">      </w:t>
      </w:r>
    </w:p>
    <w:p w14:paraId="5C0D9E5E" w14:textId="77777777" w:rsidR="0089177D" w:rsidRPr="00B87EE1" w:rsidRDefault="0089177D" w:rsidP="0089177D">
      <w:pPr>
        <w:jc w:val="center"/>
        <w:rPr>
          <w:rFonts w:ascii="Times New Roman" w:hAnsi="Times New Roman" w:cs="Times New Roman"/>
        </w:rPr>
      </w:pPr>
    </w:p>
    <w:p w14:paraId="11816DE5" w14:textId="77777777" w:rsidR="0089177D" w:rsidRPr="00B87EE1" w:rsidRDefault="0089177D" w:rsidP="0089177D">
      <w:pPr>
        <w:jc w:val="center"/>
        <w:rPr>
          <w:rFonts w:ascii="Times New Roman" w:hAnsi="Times New Roman" w:cs="Times New Roman"/>
        </w:rPr>
      </w:pPr>
    </w:p>
    <w:p w14:paraId="2D619354" w14:textId="77777777" w:rsidR="0089177D" w:rsidRPr="00B87EE1" w:rsidRDefault="0089177D" w:rsidP="0089177D">
      <w:pPr>
        <w:jc w:val="center"/>
        <w:rPr>
          <w:rFonts w:ascii="Times New Roman" w:hAnsi="Times New Roman" w:cs="Times New Roman"/>
        </w:rPr>
      </w:pPr>
    </w:p>
    <w:p w14:paraId="135DCCA5" w14:textId="77777777" w:rsidR="0089177D" w:rsidRPr="00B87EE1" w:rsidRDefault="0089177D" w:rsidP="0089177D">
      <w:pPr>
        <w:jc w:val="center"/>
        <w:rPr>
          <w:rFonts w:ascii="Times New Roman" w:hAnsi="Times New Roman" w:cs="Times New Roman"/>
        </w:rPr>
      </w:pPr>
    </w:p>
    <w:p w14:paraId="1080823A" w14:textId="77777777" w:rsidR="0089177D" w:rsidRPr="00B87EE1" w:rsidRDefault="0089177D" w:rsidP="0089177D">
      <w:pPr>
        <w:jc w:val="center"/>
        <w:rPr>
          <w:rFonts w:ascii="Times New Roman" w:hAnsi="Times New Roman" w:cs="Times New Roman"/>
        </w:rPr>
      </w:pPr>
      <w:bookmarkStart w:id="7830" w:name="_GoBack"/>
      <w:bookmarkEnd w:id="7830"/>
    </w:p>
    <w:p w14:paraId="2D10ABF6" w14:textId="77777777" w:rsidR="0089177D" w:rsidRPr="00B87EE1" w:rsidRDefault="0089177D" w:rsidP="0089177D">
      <w:pPr>
        <w:jc w:val="center"/>
        <w:rPr>
          <w:rFonts w:ascii="Times New Roman" w:hAnsi="Times New Roman" w:cs="Times New Roman"/>
        </w:rPr>
      </w:pPr>
    </w:p>
    <w:p w14:paraId="73A1BB61"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复旦大学</w:t>
      </w:r>
    </w:p>
    <w:p w14:paraId="1E9E6F3A"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学位论文使用授权声明</w:t>
      </w:r>
    </w:p>
    <w:p w14:paraId="3F1DC8A1" w14:textId="77777777" w:rsidR="0089177D" w:rsidRPr="00B87EE1" w:rsidRDefault="0089177D" w:rsidP="0089177D">
      <w:pPr>
        <w:jc w:val="center"/>
        <w:rPr>
          <w:rFonts w:ascii="Times New Roman" w:hAnsi="Times New Roman" w:cs="Times New Roman"/>
          <w:b/>
          <w:bCs/>
        </w:rPr>
      </w:pPr>
    </w:p>
    <w:p w14:paraId="74A6AA0B" w14:textId="77777777" w:rsidR="0089177D" w:rsidRPr="00B87EE1" w:rsidRDefault="0089177D" w:rsidP="0089177D">
      <w:pPr>
        <w:jc w:val="center"/>
        <w:rPr>
          <w:rFonts w:ascii="Times New Roman" w:hAnsi="Times New Roman" w:cs="Times New Roman"/>
          <w:b/>
          <w:bCs/>
        </w:rPr>
      </w:pPr>
    </w:p>
    <w:p w14:paraId="38D654DE" w14:textId="77777777" w:rsidR="0089177D" w:rsidRPr="00B87EE1" w:rsidRDefault="0089177D" w:rsidP="0089177D">
      <w:pPr>
        <w:jc w:val="center"/>
        <w:rPr>
          <w:rFonts w:ascii="Times New Roman" w:hAnsi="Times New Roman" w:cs="Times New Roman"/>
          <w:b/>
          <w:bCs/>
        </w:rPr>
      </w:pPr>
    </w:p>
    <w:p w14:paraId="11829FA5" w14:textId="77777777" w:rsidR="0089177D" w:rsidRPr="00B87EE1" w:rsidRDefault="0089177D" w:rsidP="003C1781">
      <w:pPr>
        <w:spacing w:line="400" w:lineRule="exact"/>
        <w:ind w:firstLineChars="200" w:firstLine="480"/>
        <w:rPr>
          <w:rFonts w:ascii="Times New Roman" w:hAnsi="Times New Roman" w:cs="Times New Roman"/>
          <w:sz w:val="24"/>
        </w:rPr>
        <w:pPrChange w:id="7831" w:author="JY0225" w:date="2017-08-24T12:12:00Z">
          <w:pPr>
            <w:spacing w:line="360" w:lineRule="auto"/>
            <w:ind w:firstLineChars="200" w:firstLine="480"/>
          </w:pPr>
        </w:pPrChange>
      </w:pPr>
      <w:r w:rsidRPr="00B87EE1">
        <w:rPr>
          <w:rFonts w:ascii="Times New Roman" w:hAnsi="Times New Roman" w:cs="Times New Roman"/>
          <w:sz w:val="24"/>
        </w:rPr>
        <w:t>本人完全了解复旦大学有关收藏</w:t>
      </w:r>
      <w:smartTag w:uri="urn:schemas-microsoft-com:office:smarttags" w:element="PersonName">
        <w:smartTagPr>
          <w:attr w:name="ProductID" w:val="和利用"/>
        </w:smartTagPr>
        <w:r w:rsidRPr="00B87EE1">
          <w:rPr>
            <w:rFonts w:ascii="Times New Roman" w:hAnsi="Times New Roman" w:cs="Times New Roman"/>
            <w:sz w:val="24"/>
          </w:rPr>
          <w:t>和利用</w:t>
        </w:r>
      </w:smartTag>
      <w:r w:rsidRPr="00B87EE1">
        <w:rPr>
          <w:rFonts w:ascii="Times New Roman" w:hAnsi="Times New Roman" w:cs="Times New Roman"/>
          <w:sz w:val="24"/>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5B332BFF" w14:textId="77777777" w:rsidR="0089177D" w:rsidRPr="00B87EE1" w:rsidRDefault="0089177D" w:rsidP="0089177D">
      <w:pPr>
        <w:rPr>
          <w:rFonts w:ascii="Times New Roman" w:hAnsi="Times New Roman" w:cs="Times New Roman"/>
          <w:sz w:val="24"/>
        </w:rPr>
      </w:pPr>
    </w:p>
    <w:p w14:paraId="552BB22C" w14:textId="77777777" w:rsidR="0089177D" w:rsidRPr="00B87EE1" w:rsidRDefault="0089177D" w:rsidP="0089177D">
      <w:pPr>
        <w:spacing w:line="480" w:lineRule="auto"/>
        <w:ind w:firstLineChars="250" w:firstLine="600"/>
        <w:rPr>
          <w:rFonts w:ascii="Times New Roman" w:hAnsi="Times New Roman" w:cs="Times New Roman"/>
        </w:rPr>
      </w:pPr>
      <w:r w:rsidRPr="00B87EE1">
        <w:rPr>
          <w:rFonts w:ascii="Times New Roman" w:hAnsi="Times New Roman" w:cs="Times New Roman"/>
          <w:sz w:val="24"/>
        </w:rPr>
        <w:t>作者签名：</w:t>
      </w:r>
      <w:r w:rsidR="008C592E">
        <w:rPr>
          <w:rFonts w:ascii="Times New Roman" w:hAnsi="Times New Roman" w:cs="Times New Roman"/>
          <w:sz w:val="24"/>
          <w:u w:val="single"/>
        </w:rPr>
        <w:t xml:space="preserve"> </w:t>
      </w:r>
      <w:r w:rsidR="00C82E01">
        <w:rPr>
          <w:rFonts w:ascii="Times New Roman" w:hAnsi="Times New Roman" w:cs="Times New Roman" w:hint="eastAsia"/>
          <w:sz w:val="24"/>
          <w:u w:val="single"/>
        </w:rPr>
        <w:t>刘武</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导师签名：</w:t>
      </w:r>
      <w:r w:rsidR="003D3BAD">
        <w:rPr>
          <w:rFonts w:ascii="Times New Roman" w:hAnsi="Times New Roman" w:cs="Times New Roman"/>
          <w:sz w:val="24"/>
          <w:u w:val="single"/>
        </w:rPr>
        <w:t xml:space="preserve">   </w:t>
      </w:r>
      <w:r w:rsidR="008C592E">
        <w:rPr>
          <w:rFonts w:ascii="Times New Roman" w:hAnsi="Times New Roman" w:cs="Times New Roman" w:hint="eastAsia"/>
          <w:sz w:val="24"/>
          <w:u w:val="single"/>
        </w:rPr>
        <w:t>韩伟力</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C82E01">
        <w:rPr>
          <w:rFonts w:ascii="Times New Roman" w:hAnsi="Times New Roman" w:cs="Times New Roman"/>
          <w:sz w:val="24"/>
          <w:u w:val="single"/>
        </w:rPr>
        <w:t xml:space="preserve">  2017.07.02</w:t>
      </w:r>
      <w:r w:rsidRPr="00B87EE1">
        <w:rPr>
          <w:rFonts w:ascii="Times New Roman" w:hAnsi="Times New Roman" w:cs="Times New Roman"/>
          <w:sz w:val="24"/>
          <w:u w:val="single"/>
        </w:rPr>
        <w:t xml:space="preserve">     </w:t>
      </w:r>
    </w:p>
    <w:p w14:paraId="085F2857" w14:textId="77777777" w:rsidR="00240A2F" w:rsidRPr="00B87EE1" w:rsidRDefault="00240A2F" w:rsidP="0089177D">
      <w:pPr>
        <w:jc w:val="left"/>
        <w:rPr>
          <w:rFonts w:ascii="Times New Roman" w:hAnsi="Times New Roman" w:cs="Times New Roman"/>
          <w:sz w:val="24"/>
          <w:szCs w:val="24"/>
        </w:rPr>
      </w:pPr>
    </w:p>
    <w:sectPr w:rsidR="00240A2F" w:rsidRPr="00B87EE1" w:rsidSect="00CB4DC8">
      <w:headerReference w:type="first" r:id="rId88"/>
      <w:footerReference w:type="first" r:id="rId89"/>
      <w:pgSz w:w="11906" w:h="16838"/>
      <w:pgMar w:top="1440" w:right="1797" w:bottom="1440" w:left="1797"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96" w:author="JY0225" w:date="2017-07-19T10:27:00Z" w:initials="J">
    <w:p w14:paraId="26D51116" w14:textId="77777777" w:rsidR="00AE736A" w:rsidRDefault="00AE736A">
      <w:pPr>
        <w:pStyle w:val="af0"/>
      </w:pPr>
      <w:r>
        <w:rPr>
          <w:rStyle w:val="af2"/>
        </w:rPr>
        <w:annotationRef/>
      </w:r>
      <w:r>
        <w:rPr>
          <w:rFonts w:hint="eastAsia"/>
        </w:rPr>
        <w:t>安全性</w:t>
      </w:r>
    </w:p>
  </w:comment>
  <w:comment w:id="1420" w:author="JY0225" w:date="2017-07-19T10:27:00Z" w:initials="J">
    <w:p w14:paraId="56FD4591" w14:textId="77777777" w:rsidR="00AE736A" w:rsidRDefault="00AE736A">
      <w:pPr>
        <w:pStyle w:val="af0"/>
      </w:pPr>
      <w:r>
        <w:rPr>
          <w:rStyle w:val="af2"/>
        </w:rPr>
        <w:annotationRef/>
      </w:r>
      <w:r>
        <w:rPr>
          <w:rFonts w:hint="eastAsia"/>
        </w:rPr>
        <w:t>网络稳定性</w:t>
      </w:r>
    </w:p>
  </w:comment>
  <w:comment w:id="1438" w:author="JY0225" w:date="2017-07-19T10:27:00Z" w:initials="J">
    <w:p w14:paraId="4D62BDF1" w14:textId="77777777" w:rsidR="00AE736A" w:rsidRDefault="00AE736A">
      <w:pPr>
        <w:pStyle w:val="af0"/>
      </w:pPr>
      <w:r>
        <w:rPr>
          <w:rStyle w:val="af2"/>
        </w:rPr>
        <w:annotationRef/>
      </w:r>
      <w:r>
        <w:rPr>
          <w:rFonts w:hint="eastAsia"/>
        </w:rPr>
        <w:t>数据冗余性和本地缓存</w:t>
      </w:r>
    </w:p>
  </w:comment>
  <w:comment w:id="1456" w:author="JY0225" w:date="2017-07-19T10:39:00Z" w:initials="J">
    <w:p w14:paraId="601DA077" w14:textId="77777777" w:rsidR="00AE736A" w:rsidRDefault="00AE736A">
      <w:pPr>
        <w:pStyle w:val="af0"/>
      </w:pPr>
      <w:r>
        <w:rPr>
          <w:rStyle w:val="af2"/>
        </w:rPr>
        <w:annotationRef/>
      </w:r>
      <w:r>
        <w:rPr>
          <w:rFonts w:hint="eastAsia"/>
        </w:rPr>
        <w:t>多平台性</w:t>
      </w:r>
    </w:p>
  </w:comment>
  <w:comment w:id="1535" w:author="JY0225" w:date="2017-07-19T21:39:00Z" w:initials="J">
    <w:p w14:paraId="6BA1CDDE" w14:textId="77777777" w:rsidR="00AE736A" w:rsidRDefault="00AE736A">
      <w:pPr>
        <w:pStyle w:val="af0"/>
      </w:pPr>
      <w:r>
        <w:rPr>
          <w:rStyle w:val="af2"/>
        </w:rPr>
        <w:annotationRef/>
      </w:r>
      <w:r>
        <w:rPr>
          <w:rFonts w:hint="eastAsia"/>
        </w:rPr>
        <w:t>安全性</w:t>
      </w:r>
    </w:p>
  </w:comment>
  <w:comment w:id="1632" w:author="JY0225" w:date="2017-07-20T13:30:00Z" w:initials="J">
    <w:p w14:paraId="3963B948" w14:textId="77777777" w:rsidR="00AE736A" w:rsidRDefault="00AE736A">
      <w:pPr>
        <w:pStyle w:val="af0"/>
      </w:pPr>
      <w:r>
        <w:rPr>
          <w:rStyle w:val="af2"/>
        </w:rPr>
        <w:annotationRef/>
      </w:r>
      <w:r>
        <w:rPr>
          <w:rFonts w:hint="eastAsia"/>
        </w:rPr>
        <w:t>大文件上传与断点续传</w:t>
      </w:r>
    </w:p>
  </w:comment>
  <w:comment w:id="1698" w:author="JY0225" w:date="2017-07-19T21:39:00Z" w:initials="J">
    <w:p w14:paraId="41C7CDE8" w14:textId="77777777" w:rsidR="00AE736A" w:rsidRDefault="00AE736A">
      <w:pPr>
        <w:pStyle w:val="af0"/>
      </w:pPr>
      <w:r>
        <w:rPr>
          <w:rStyle w:val="af2"/>
        </w:rPr>
        <w:annotationRef/>
      </w:r>
      <w:r>
        <w:rPr>
          <w:rFonts w:hint="eastAsia"/>
        </w:rPr>
        <w:t>数据冗余处理</w:t>
      </w:r>
    </w:p>
  </w:comment>
  <w:comment w:id="1800" w:author="JY0225" w:date="2017-07-20T13:55:00Z" w:initials="J">
    <w:p w14:paraId="29331373" w14:textId="77777777" w:rsidR="00AE736A" w:rsidRDefault="00AE736A">
      <w:pPr>
        <w:pStyle w:val="af0"/>
      </w:pPr>
      <w:r>
        <w:rPr>
          <w:rStyle w:val="af2"/>
        </w:rPr>
        <w:annotationRef/>
      </w:r>
      <w:r>
        <w:rPr>
          <w:rFonts w:hint="eastAsia"/>
        </w:rPr>
        <w:t>多平台支持</w:t>
      </w:r>
    </w:p>
  </w:comment>
  <w:comment w:id="3813" w:author="Liu, Wu" w:date="2017-07-25T15:25:00Z" w:initials="LW">
    <w:p w14:paraId="277DF846" w14:textId="77777777" w:rsidR="00AE736A" w:rsidRDefault="00AE736A">
      <w:pPr>
        <w:pStyle w:val="af0"/>
      </w:pPr>
      <w:r>
        <w:rPr>
          <w:rStyle w:val="af2"/>
        </w:rPr>
        <w:annotationRef/>
      </w:r>
      <w:r>
        <w:t>图需要重新画</w:t>
      </w:r>
      <w:r>
        <w:rPr>
          <w:rFonts w:hint="eastAsia"/>
        </w:rPr>
        <w:t>，</w:t>
      </w:r>
      <w:r>
        <w:t>重点突出优化的内容</w:t>
      </w:r>
      <w:r>
        <w:rPr>
          <w:rFonts w:hint="eastAsia"/>
        </w:rPr>
        <w:t>，</w:t>
      </w:r>
      <w:r>
        <w:t>对原有系统进行简单描述</w:t>
      </w:r>
    </w:p>
  </w:comment>
  <w:comment w:id="3832" w:author="Liu, Wu" w:date="2017-07-25T16:29:00Z" w:initials="LW">
    <w:p w14:paraId="26AA5293" w14:textId="77777777" w:rsidR="00AE736A" w:rsidRDefault="00AE736A">
      <w:pPr>
        <w:pStyle w:val="af0"/>
      </w:pPr>
      <w:r>
        <w:rPr>
          <w:rStyle w:val="af2"/>
        </w:rPr>
        <w:annotationRef/>
      </w:r>
      <w:r>
        <w:t>类图需要重新画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6D51116" w15:done="0"/>
  <w15:commentEx w15:paraId="56FD4591" w15:done="0"/>
  <w15:commentEx w15:paraId="4D62BDF1" w15:done="0"/>
  <w15:commentEx w15:paraId="601DA077" w15:done="0"/>
  <w15:commentEx w15:paraId="6BA1CDDE" w15:done="0"/>
  <w15:commentEx w15:paraId="3963B948" w15:done="0"/>
  <w15:commentEx w15:paraId="41C7CDE8" w15:done="0"/>
  <w15:commentEx w15:paraId="29331373" w15:done="0"/>
  <w15:commentEx w15:paraId="277DF846" w15:done="0"/>
  <w15:commentEx w15:paraId="26AA529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01552D" w14:textId="77777777" w:rsidR="004D60F4" w:rsidRDefault="004D60F4" w:rsidP="0041428B">
      <w:r>
        <w:separator/>
      </w:r>
    </w:p>
  </w:endnote>
  <w:endnote w:type="continuationSeparator" w:id="0">
    <w:p w14:paraId="2594B7DA" w14:textId="77777777" w:rsidR="004D60F4" w:rsidRDefault="004D60F4" w:rsidP="00414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1346671"/>
      <w:docPartObj>
        <w:docPartGallery w:val="Page Numbers (Bottom of Page)"/>
        <w:docPartUnique/>
      </w:docPartObj>
    </w:sdtPr>
    <w:sdtContent>
      <w:p w14:paraId="0FDBD75C" w14:textId="77777777" w:rsidR="00AE736A" w:rsidRDefault="00AE736A">
        <w:pPr>
          <w:pStyle w:val="aa"/>
          <w:ind w:firstLine="480"/>
          <w:jc w:val="center"/>
        </w:pPr>
        <w:r>
          <w:fldChar w:fldCharType="begin"/>
        </w:r>
        <w:r>
          <w:instrText>PAGE   \* MERGEFORMAT</w:instrText>
        </w:r>
        <w:r>
          <w:fldChar w:fldCharType="separate"/>
        </w:r>
        <w:r w:rsidRPr="00B90882">
          <w:rPr>
            <w:noProof/>
            <w:lang w:val="zh-CN"/>
          </w:rPr>
          <w:t>1</w:t>
        </w:r>
        <w:r>
          <w:fldChar w:fldCharType="end"/>
        </w:r>
      </w:p>
    </w:sdtContent>
  </w:sdt>
  <w:p w14:paraId="7FE19426" w14:textId="77777777" w:rsidR="00AE736A" w:rsidRDefault="00AE736A">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0107257"/>
      <w:docPartObj>
        <w:docPartGallery w:val="Page Numbers (Bottom of Page)"/>
        <w:docPartUnique/>
      </w:docPartObj>
    </w:sdtPr>
    <w:sdtContent>
      <w:p w14:paraId="7FF4CB05" w14:textId="3980162E" w:rsidR="00AE736A" w:rsidRDefault="00AE736A">
        <w:pPr>
          <w:pStyle w:val="aa"/>
          <w:ind w:firstLine="480"/>
          <w:jc w:val="center"/>
        </w:pPr>
        <w:r>
          <w:fldChar w:fldCharType="begin"/>
        </w:r>
        <w:r>
          <w:instrText>PAGE   \* MERGEFORMAT</w:instrText>
        </w:r>
        <w:r>
          <w:fldChar w:fldCharType="separate"/>
        </w:r>
        <w:r w:rsidR="003C1781" w:rsidRPr="003C1781">
          <w:rPr>
            <w:noProof/>
            <w:lang w:val="zh-CN"/>
          </w:rPr>
          <w:t>59</w:t>
        </w:r>
        <w:r>
          <w:fldChar w:fldCharType="end"/>
        </w:r>
      </w:p>
    </w:sdtContent>
  </w:sdt>
  <w:p w14:paraId="6D1D6B9C" w14:textId="77777777" w:rsidR="00AE736A" w:rsidRDefault="00AE736A">
    <w:pPr>
      <w:pStyle w:val="a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2310102"/>
      <w:docPartObj>
        <w:docPartGallery w:val="Page Numbers (Bottom of Page)"/>
        <w:docPartUnique/>
      </w:docPartObj>
    </w:sdtPr>
    <w:sdtContent>
      <w:p w14:paraId="4523EF19" w14:textId="5A42C266" w:rsidR="00AE736A" w:rsidRDefault="00AE736A">
        <w:pPr>
          <w:pStyle w:val="aa"/>
          <w:ind w:firstLine="480"/>
          <w:jc w:val="center"/>
        </w:pPr>
        <w:r>
          <w:fldChar w:fldCharType="begin"/>
        </w:r>
        <w:r>
          <w:instrText>PAGE   \* MERGEFORMAT</w:instrText>
        </w:r>
        <w:r>
          <w:fldChar w:fldCharType="separate"/>
        </w:r>
        <w:r w:rsidR="00094C36" w:rsidRPr="00094C36">
          <w:rPr>
            <w:noProof/>
            <w:lang w:val="zh-CN"/>
          </w:rPr>
          <w:t>1</w:t>
        </w:r>
        <w:r>
          <w:fldChar w:fldCharType="end"/>
        </w:r>
      </w:p>
    </w:sdtContent>
  </w:sdt>
  <w:p w14:paraId="0E9873A4" w14:textId="77777777" w:rsidR="00AE736A" w:rsidRDefault="00AE736A">
    <w:pPr>
      <w:pStyle w:val="a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9316800"/>
      <w:docPartObj>
        <w:docPartGallery w:val="Page Numbers (Bottom of Page)"/>
        <w:docPartUnique/>
      </w:docPartObj>
    </w:sdtPr>
    <w:sdtContent>
      <w:p w14:paraId="1C670561" w14:textId="77777777" w:rsidR="00AE736A" w:rsidRDefault="00AE736A">
        <w:pPr>
          <w:pStyle w:val="aa"/>
          <w:ind w:firstLine="480"/>
          <w:jc w:val="center"/>
        </w:pPr>
        <w:r>
          <w:t>2</w:t>
        </w:r>
      </w:p>
    </w:sdtContent>
  </w:sdt>
  <w:p w14:paraId="374619DA" w14:textId="77777777" w:rsidR="00AE736A" w:rsidRDefault="00AE736A">
    <w:pPr>
      <w:pStyle w:val="aa"/>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1397798"/>
      <w:docPartObj>
        <w:docPartGallery w:val="Page Numbers (Bottom of Page)"/>
        <w:docPartUnique/>
      </w:docPartObj>
    </w:sdtPr>
    <w:sdtContent>
      <w:p w14:paraId="5403A823" w14:textId="77777777" w:rsidR="00AE736A" w:rsidRDefault="00AE736A">
        <w:pPr>
          <w:pStyle w:val="aa"/>
          <w:ind w:firstLine="480"/>
          <w:jc w:val="center"/>
        </w:pPr>
        <w:r>
          <w:t>14</w:t>
        </w:r>
      </w:p>
    </w:sdtContent>
  </w:sdt>
  <w:p w14:paraId="2B5633F6" w14:textId="77777777" w:rsidR="00AE736A" w:rsidRDefault="00AE736A">
    <w:pPr>
      <w:pStyle w:val="aa"/>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6705032"/>
      <w:docPartObj>
        <w:docPartGallery w:val="Page Numbers (Bottom of Page)"/>
        <w:docPartUnique/>
      </w:docPartObj>
    </w:sdtPr>
    <w:sdtContent>
      <w:p w14:paraId="0637E934" w14:textId="77777777" w:rsidR="00AE736A" w:rsidRDefault="00AE736A">
        <w:pPr>
          <w:pStyle w:val="aa"/>
          <w:ind w:firstLine="480"/>
          <w:jc w:val="center"/>
        </w:pPr>
        <w:r>
          <w:t>53</w:t>
        </w:r>
      </w:p>
    </w:sdtContent>
  </w:sdt>
  <w:p w14:paraId="29FA113C" w14:textId="77777777" w:rsidR="00AE736A" w:rsidRDefault="00AE736A">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14000B" w14:textId="77777777" w:rsidR="004D60F4" w:rsidRDefault="004D60F4" w:rsidP="0041428B">
      <w:r>
        <w:separator/>
      </w:r>
    </w:p>
  </w:footnote>
  <w:footnote w:type="continuationSeparator" w:id="0">
    <w:p w14:paraId="03B169E9" w14:textId="77777777" w:rsidR="004D60F4" w:rsidRDefault="004D60F4" w:rsidP="0041428B">
      <w:r>
        <w:continuationSeparator/>
      </w:r>
    </w:p>
  </w:footnote>
  <w:footnote w:id="1">
    <w:p w14:paraId="5AAB1591" w14:textId="25B57964" w:rsidR="00AE736A" w:rsidRDefault="00AE736A">
      <w:pPr>
        <w:pStyle w:val="afff0"/>
      </w:pPr>
      <w:r>
        <w:rPr>
          <w:rStyle w:val="affff8"/>
        </w:rPr>
        <w:footnoteRef/>
      </w:r>
      <w:r>
        <w:t xml:space="preserve"> </w:t>
      </w:r>
      <w:r w:rsidRPr="00443AD4">
        <w:t>http://www.freebuf.com/news/97925.html</w:t>
      </w:r>
    </w:p>
  </w:footnote>
  <w:footnote w:id="2">
    <w:p w14:paraId="417EA6D4" w14:textId="31873BEA" w:rsidR="00AE736A" w:rsidRPr="003F1AFE" w:rsidRDefault="00AE736A">
      <w:pPr>
        <w:pStyle w:val="afff0"/>
      </w:pPr>
      <w:r>
        <w:rPr>
          <w:rStyle w:val="affff8"/>
        </w:rPr>
        <w:footnoteRef/>
      </w:r>
      <w:r>
        <w:t xml:space="preserve"> </w:t>
      </w:r>
      <w:r w:rsidRPr="003F1AFE">
        <w:t>http://mobile.zol.com.cn/597/5974727_all.html</w:t>
      </w:r>
    </w:p>
  </w:footnote>
  <w:footnote w:id="3">
    <w:p w14:paraId="0A815845" w14:textId="77777777" w:rsidR="00AE736A" w:rsidRDefault="00AE736A" w:rsidP="00DC3BB6">
      <w:pPr>
        <w:pStyle w:val="afff0"/>
      </w:pPr>
      <w:r>
        <w:rPr>
          <w:rStyle w:val="affff8"/>
        </w:rPr>
        <w:footnoteRef/>
      </w:r>
      <w:r>
        <w:t xml:space="preserve"> </w:t>
      </w:r>
      <w:r w:rsidRPr="00E25599">
        <w:t>http://anquan.baidu.com/bbs/thread-395277-1-1.html</w:t>
      </w:r>
    </w:p>
  </w:footnote>
  <w:footnote w:id="4">
    <w:p w14:paraId="1F24077D" w14:textId="77777777" w:rsidR="00AE736A" w:rsidRPr="00B60D92" w:rsidRDefault="00AE736A" w:rsidP="00DC3BB6">
      <w:pPr>
        <w:pStyle w:val="afff0"/>
      </w:pPr>
      <w:r>
        <w:rPr>
          <w:rStyle w:val="affff8"/>
        </w:rPr>
        <w:footnoteRef/>
      </w:r>
      <w:r>
        <w:t xml:space="preserve"> </w:t>
      </w:r>
      <w:r w:rsidRPr="00B60D92">
        <w:t>https://www.slideshare.net/ibmsecurity/remote-exploitation-of-the-dropbox-sdk-for-android</w:t>
      </w:r>
    </w:p>
  </w:footnote>
  <w:footnote w:id="5">
    <w:p w14:paraId="68AC8E4C" w14:textId="2F0FB82F" w:rsidR="00AE736A" w:rsidRPr="009D4C79" w:rsidRDefault="00AE736A">
      <w:pPr>
        <w:pStyle w:val="afff0"/>
      </w:pPr>
      <w:r>
        <w:rPr>
          <w:rStyle w:val="affff8"/>
        </w:rPr>
        <w:footnoteRef/>
      </w:r>
      <w:r>
        <w:t xml:space="preserve"> </w:t>
      </w:r>
      <w:r w:rsidRPr="009D4C79">
        <w:t>https://en.wikipedia.org/wiki/Java_Development_Kit</w:t>
      </w:r>
    </w:p>
  </w:footnote>
  <w:footnote w:id="6">
    <w:p w14:paraId="5169C56E" w14:textId="77777777" w:rsidR="00AE736A" w:rsidRDefault="00AE736A">
      <w:pPr>
        <w:pStyle w:val="afff0"/>
      </w:pPr>
      <w:r>
        <w:rPr>
          <w:rStyle w:val="affff8"/>
        </w:rPr>
        <w:footnoteRef/>
      </w:r>
      <w:r>
        <w:t xml:space="preserve"> </w:t>
      </w:r>
      <w:r w:rsidRPr="00A16998">
        <w:t>http://www.ietf.org/rfc/rfc2616.txt</w:t>
      </w:r>
    </w:p>
  </w:footnote>
  <w:footnote w:id="7">
    <w:p w14:paraId="7CEC55BA" w14:textId="10993018" w:rsidR="00AE736A" w:rsidRDefault="00AE736A">
      <w:pPr>
        <w:pStyle w:val="afff0"/>
      </w:pPr>
      <w:r>
        <w:rPr>
          <w:rStyle w:val="affff8"/>
        </w:rPr>
        <w:footnoteRef/>
      </w:r>
      <w:r>
        <w:t xml:space="preserve"> </w:t>
      </w:r>
      <w:r w:rsidRPr="00C21E91">
        <w:t>https://developer.mozilla.org/zh-CN/Add-ons/WebExtensions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E9DA1" w14:textId="77777777" w:rsidR="00AE736A" w:rsidRPr="0011115E" w:rsidRDefault="00AE736A" w:rsidP="0011115E">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2EFEE" w14:textId="77777777" w:rsidR="00AE736A" w:rsidRPr="0011115E" w:rsidRDefault="00AE736A" w:rsidP="00C27396">
    <w:pPr>
      <w:pBdr>
        <w:bottom w:val="single" w:sz="4" w:space="1" w:color="auto"/>
      </w:pBdr>
    </w:pPr>
    <w:r w:rsidRPr="004F3F33">
      <w:rPr>
        <w:rFonts w:hint="eastAsia"/>
      </w:rPr>
      <w:t>云存储中间件关键技术优化设计与实现</w:t>
    </w:r>
    <w:r>
      <w:ptab w:relativeTo="margin" w:alignment="center" w:leader="none"/>
    </w:r>
    <w:r>
      <w:ptab w:relativeTo="margin" w:alignment="right" w:leader="none"/>
    </w:r>
    <w:r>
      <w:rPr>
        <w:rFonts w:hint="eastAsia"/>
      </w:rPr>
      <w:t>目录</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41D732" w14:textId="77777777" w:rsidR="00AE736A" w:rsidRPr="008C6AFE" w:rsidRDefault="00AE736A" w:rsidP="008C6AFE">
    <w:pPr>
      <w:pStyle w:val="a8"/>
      <w:tabs>
        <w:tab w:val="clear" w:pos="4153"/>
      </w:tabs>
      <w:jc w:val="both"/>
      <w:rPr>
        <w:kern w:val="0"/>
      </w:rPr>
    </w:pPr>
    <w:r>
      <w:rPr>
        <w:kern w:val="0"/>
      </w:rPr>
      <w:t>面向云备份的高效中间件的设计与实现</w:t>
    </w:r>
    <w:r>
      <w:rPr>
        <w:kern w:val="0"/>
      </w:rPr>
      <w:tab/>
    </w:r>
    <w:r>
      <w:rPr>
        <w:rFonts w:hint="eastAsia"/>
        <w:kern w:val="0"/>
      </w:rPr>
      <w:t>第一章</w:t>
    </w:r>
    <w:r>
      <w:rPr>
        <w:rFonts w:hint="eastAsia"/>
        <w:kern w:val="0"/>
      </w:rPr>
      <w:t xml:space="preserve"> </w:t>
    </w:r>
    <w:r>
      <w:rPr>
        <w:rFonts w:hint="eastAsia"/>
        <w:kern w:val="0"/>
      </w:rPr>
      <w:t>引言</w:t>
    </w:r>
    <w:r>
      <w:rPr>
        <w:kern w:val="0"/>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08A1A" w14:textId="77777777" w:rsidR="00AE736A" w:rsidRPr="008C6AFE" w:rsidRDefault="00AE736A" w:rsidP="008C6AFE">
    <w:pPr>
      <w:pStyle w:val="a8"/>
      <w:tabs>
        <w:tab w:val="clear" w:pos="4153"/>
      </w:tabs>
      <w:jc w:val="both"/>
      <w:rPr>
        <w:kern w:val="0"/>
      </w:rPr>
    </w:pPr>
    <w:r w:rsidRPr="004F3F33">
      <w:rPr>
        <w:rFonts w:hint="eastAsia"/>
      </w:rPr>
      <w:t>云存储中间件关键技术优化设计与实现</w:t>
    </w:r>
    <w:r w:rsidRPr="00945DC1">
      <w:rPr>
        <w:kern w:val="0"/>
      </w:rPr>
      <w:ptab w:relativeTo="margin" w:alignment="center" w:leader="none"/>
    </w:r>
    <w:r w:rsidRPr="00945DC1">
      <w:rPr>
        <w:kern w:val="0"/>
      </w:rPr>
      <w:ptab w:relativeTo="margin" w:alignment="right" w:leader="none"/>
    </w:r>
    <w:r>
      <w:rPr>
        <w:rFonts w:hint="eastAsia"/>
        <w:kern w:val="0"/>
      </w:rPr>
      <w:t>摘要</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71FE8" w14:textId="77777777" w:rsidR="00AE736A" w:rsidRPr="008C6AFE" w:rsidRDefault="00AE736A" w:rsidP="008C6AFE">
    <w:pPr>
      <w:pStyle w:val="a8"/>
      <w:tabs>
        <w:tab w:val="clear" w:pos="4153"/>
      </w:tabs>
      <w:jc w:val="both"/>
      <w:rPr>
        <w:kern w:val="0"/>
      </w:rPr>
    </w:pPr>
    <w:r>
      <w:rPr>
        <w:rFonts w:hint="eastAsia"/>
        <w:kern w:val="0"/>
      </w:rPr>
      <w:t>面向云备份的</w:t>
    </w:r>
    <w:r>
      <w:rPr>
        <w:kern w:val="0"/>
      </w:rPr>
      <w:t>高效中间件设计与实现</w:t>
    </w:r>
    <w:r w:rsidRPr="00945DC1">
      <w:rPr>
        <w:kern w:val="0"/>
      </w:rPr>
      <w:ptab w:relativeTo="margin" w:alignment="center" w:leader="none"/>
    </w:r>
    <w:r w:rsidRPr="00945DC1">
      <w:rPr>
        <w:kern w:val="0"/>
      </w:rPr>
      <w:ptab w:relativeTo="margin" w:alignment="right" w:leader="none"/>
    </w:r>
    <w:r>
      <w:rPr>
        <w:rFonts w:hint="eastAsia"/>
        <w:kern w:val="0"/>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0D6ED9" w14:textId="77777777" w:rsidR="00AE736A" w:rsidRPr="008C6AFE" w:rsidRDefault="00AE736A" w:rsidP="008C6AFE">
    <w:pPr>
      <w:pStyle w:val="a8"/>
      <w:tabs>
        <w:tab w:val="clear" w:pos="4153"/>
      </w:tabs>
      <w:jc w:val="both"/>
      <w:rPr>
        <w:kern w:val="0"/>
      </w:rPr>
    </w:pPr>
    <w:r w:rsidRPr="004F3F33">
      <w:rPr>
        <w:rFonts w:hint="eastAsia"/>
      </w:rPr>
      <w:t>云存储中间件关键技术优化设计与实现</w:t>
    </w:r>
    <w:r>
      <w:rPr>
        <w:kern w:val="0"/>
      </w:rPr>
      <w:tab/>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26BE0" w14:textId="77777777" w:rsidR="00AE736A" w:rsidRPr="005B43E0" w:rsidRDefault="00AE736A" w:rsidP="008C6AFE">
    <w:pPr>
      <w:pStyle w:val="a8"/>
      <w:tabs>
        <w:tab w:val="clear" w:pos="4153"/>
      </w:tabs>
      <w:jc w:val="both"/>
      <w:rPr>
        <w:kern w:val="0"/>
      </w:rPr>
    </w:pPr>
    <w:r w:rsidRPr="004F3F33">
      <w:rPr>
        <w:rFonts w:hint="eastAsia"/>
      </w:rPr>
      <w:t>云存储中间件关键技术优化设计与实现</w:t>
    </w:r>
    <w:r>
      <w:rPr>
        <w:kern w:val="0"/>
      </w:rPr>
      <w:tab/>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AC140D" w14:textId="77777777" w:rsidR="00AE736A" w:rsidRPr="003D3BAD" w:rsidRDefault="00AE736A" w:rsidP="003D3BA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F7EFBBA"/>
    <w:lvl w:ilvl="0">
      <w:start w:val="1"/>
      <w:numFmt w:val="decimal"/>
      <w:pStyle w:val="5"/>
      <w:lvlText w:val="%1."/>
      <w:lvlJc w:val="left"/>
      <w:pPr>
        <w:tabs>
          <w:tab w:val="num" w:pos="2250"/>
        </w:tabs>
        <w:ind w:left="2250" w:hanging="360"/>
      </w:pPr>
    </w:lvl>
  </w:abstractNum>
  <w:abstractNum w:abstractNumId="1" w15:restartNumberingAfterBreak="0">
    <w:nsid w:val="FFFFFF7D"/>
    <w:multiLevelType w:val="singleLevel"/>
    <w:tmpl w:val="37CCEDF8"/>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1BDAE0B0"/>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A5E4C82C"/>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955675EC"/>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B84350"/>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42F39C"/>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06865BE"/>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CAC9A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708642C2"/>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76192A"/>
    <w:multiLevelType w:val="hybridMultilevel"/>
    <w:tmpl w:val="2304B40C"/>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3D65A3"/>
    <w:multiLevelType w:val="hybridMultilevel"/>
    <w:tmpl w:val="2F229D1C"/>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783C64"/>
    <w:multiLevelType w:val="hybridMultilevel"/>
    <w:tmpl w:val="F8AA58F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9AC039D"/>
    <w:multiLevelType w:val="hybridMultilevel"/>
    <w:tmpl w:val="1BE46208"/>
    <w:lvl w:ilvl="0" w:tplc="5A7A8168">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DDE0F51"/>
    <w:multiLevelType w:val="multilevel"/>
    <w:tmpl w:val="1DDE0F51"/>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567" w:hanging="567"/>
      </w:pPr>
      <w:rPr>
        <w:rFonts w:ascii="Times New Roman" w:hAnsi="Times New Roman" w:cs="Times New Roman" w:hint="default"/>
        <w:sz w:val="28"/>
      </w:r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15" w15:restartNumberingAfterBreak="0">
    <w:nsid w:val="4F5E0D6A"/>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6" w15:restartNumberingAfterBreak="0">
    <w:nsid w:val="556419A0"/>
    <w:multiLevelType w:val="hybridMultilevel"/>
    <w:tmpl w:val="ED7067DE"/>
    <w:lvl w:ilvl="0" w:tplc="ADD2F446">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FA32DE3"/>
    <w:multiLevelType w:val="hybridMultilevel"/>
    <w:tmpl w:val="FFE47EDA"/>
    <w:lvl w:ilvl="0" w:tplc="BA1E8E00">
      <w:start w:val="2"/>
      <w:numFmt w:val="decimal"/>
      <w:lvlText w:val="%1."/>
      <w:lvlJc w:val="left"/>
      <w:pPr>
        <w:ind w:left="360" w:hanging="360"/>
      </w:pPr>
      <w:rPr>
        <w:rFonts w:ascii="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27F5BAB"/>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9" w15:restartNumberingAfterBreak="0">
    <w:nsid w:val="63423639"/>
    <w:multiLevelType w:val="multilevel"/>
    <w:tmpl w:val="E9F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5"/>
  </w:num>
  <w:num w:numId="13">
    <w:abstractNumId w:val="14"/>
  </w:num>
  <w:num w:numId="14">
    <w:abstractNumId w:val="18"/>
  </w:num>
  <w:num w:numId="15">
    <w:abstractNumId w:val="11"/>
  </w:num>
  <w:num w:numId="16">
    <w:abstractNumId w:val="12"/>
  </w:num>
  <w:num w:numId="17">
    <w:abstractNumId w:val="13"/>
  </w:num>
  <w:num w:numId="18">
    <w:abstractNumId w:val="19"/>
  </w:num>
  <w:num w:numId="19">
    <w:abstractNumId w:val="16"/>
  </w:num>
  <w:num w:numId="20">
    <w:abstractNumId w:val="17"/>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Y0225">
    <w15:presenceInfo w15:providerId="None" w15:userId="JY0225"/>
  </w15:person>
  <w15:person w15:author="微软用户">
    <w15:presenceInfo w15:providerId="None" w15:userId="微软用户"/>
  </w15:person>
  <w15:person w15:author="Liu, Wu">
    <w15:presenceInfo w15:providerId="AD" w15:userId="S-1-5-21-74642-3284969411-2123768488-14414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revisionView w:markup="0"/>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6F2"/>
    <w:rsid w:val="0000020E"/>
    <w:rsid w:val="000003A5"/>
    <w:rsid w:val="000003F6"/>
    <w:rsid w:val="0000095F"/>
    <w:rsid w:val="00000CC4"/>
    <w:rsid w:val="00000F68"/>
    <w:rsid w:val="0000160D"/>
    <w:rsid w:val="00001658"/>
    <w:rsid w:val="00001744"/>
    <w:rsid w:val="00001CB7"/>
    <w:rsid w:val="00001FA4"/>
    <w:rsid w:val="0000244A"/>
    <w:rsid w:val="0000254E"/>
    <w:rsid w:val="0000270F"/>
    <w:rsid w:val="000027F5"/>
    <w:rsid w:val="00002EDB"/>
    <w:rsid w:val="00002FD4"/>
    <w:rsid w:val="0000407A"/>
    <w:rsid w:val="000042A0"/>
    <w:rsid w:val="000046F7"/>
    <w:rsid w:val="00004DFD"/>
    <w:rsid w:val="000055B1"/>
    <w:rsid w:val="000055D5"/>
    <w:rsid w:val="000055DB"/>
    <w:rsid w:val="00005B90"/>
    <w:rsid w:val="00005CC7"/>
    <w:rsid w:val="00006190"/>
    <w:rsid w:val="0000714B"/>
    <w:rsid w:val="00007196"/>
    <w:rsid w:val="00010001"/>
    <w:rsid w:val="0001018D"/>
    <w:rsid w:val="00010307"/>
    <w:rsid w:val="000103E6"/>
    <w:rsid w:val="00010503"/>
    <w:rsid w:val="00010CC0"/>
    <w:rsid w:val="000111EB"/>
    <w:rsid w:val="000136AA"/>
    <w:rsid w:val="00014073"/>
    <w:rsid w:val="00014E67"/>
    <w:rsid w:val="0001543B"/>
    <w:rsid w:val="00015D33"/>
    <w:rsid w:val="0001602B"/>
    <w:rsid w:val="00016D39"/>
    <w:rsid w:val="00016EEA"/>
    <w:rsid w:val="00016F32"/>
    <w:rsid w:val="00017221"/>
    <w:rsid w:val="00017F5C"/>
    <w:rsid w:val="000201FC"/>
    <w:rsid w:val="00021AB1"/>
    <w:rsid w:val="000226C4"/>
    <w:rsid w:val="000228FF"/>
    <w:rsid w:val="00023300"/>
    <w:rsid w:val="00024CD4"/>
    <w:rsid w:val="0002580F"/>
    <w:rsid w:val="00025847"/>
    <w:rsid w:val="000259A9"/>
    <w:rsid w:val="00026323"/>
    <w:rsid w:val="00026AD7"/>
    <w:rsid w:val="00026B24"/>
    <w:rsid w:val="00027EC0"/>
    <w:rsid w:val="0003040B"/>
    <w:rsid w:val="000307EC"/>
    <w:rsid w:val="00030AAF"/>
    <w:rsid w:val="000313BE"/>
    <w:rsid w:val="00031807"/>
    <w:rsid w:val="0003187D"/>
    <w:rsid w:val="00032518"/>
    <w:rsid w:val="0003283F"/>
    <w:rsid w:val="0003297F"/>
    <w:rsid w:val="00032B25"/>
    <w:rsid w:val="000336FE"/>
    <w:rsid w:val="0003391F"/>
    <w:rsid w:val="00033A4A"/>
    <w:rsid w:val="00033B32"/>
    <w:rsid w:val="000344F9"/>
    <w:rsid w:val="0003505C"/>
    <w:rsid w:val="000355BA"/>
    <w:rsid w:val="00035A8F"/>
    <w:rsid w:val="00035EB6"/>
    <w:rsid w:val="00035FE0"/>
    <w:rsid w:val="000362B2"/>
    <w:rsid w:val="000362D1"/>
    <w:rsid w:val="00037A48"/>
    <w:rsid w:val="000402A7"/>
    <w:rsid w:val="00040BE4"/>
    <w:rsid w:val="00040C6B"/>
    <w:rsid w:val="00040CDD"/>
    <w:rsid w:val="00040CF3"/>
    <w:rsid w:val="00041539"/>
    <w:rsid w:val="00042459"/>
    <w:rsid w:val="0004292C"/>
    <w:rsid w:val="00042FB1"/>
    <w:rsid w:val="000438FA"/>
    <w:rsid w:val="00043965"/>
    <w:rsid w:val="00044501"/>
    <w:rsid w:val="00044595"/>
    <w:rsid w:val="00044A34"/>
    <w:rsid w:val="00045B7F"/>
    <w:rsid w:val="00045D05"/>
    <w:rsid w:val="00045F67"/>
    <w:rsid w:val="000469DC"/>
    <w:rsid w:val="00046A49"/>
    <w:rsid w:val="00047227"/>
    <w:rsid w:val="000473EA"/>
    <w:rsid w:val="0004785F"/>
    <w:rsid w:val="00047A32"/>
    <w:rsid w:val="00051414"/>
    <w:rsid w:val="000521E8"/>
    <w:rsid w:val="000522B5"/>
    <w:rsid w:val="000529B3"/>
    <w:rsid w:val="00052F32"/>
    <w:rsid w:val="00053283"/>
    <w:rsid w:val="0005364A"/>
    <w:rsid w:val="000545CE"/>
    <w:rsid w:val="00054FF4"/>
    <w:rsid w:val="000550E5"/>
    <w:rsid w:val="000555EB"/>
    <w:rsid w:val="00055B46"/>
    <w:rsid w:val="00055D44"/>
    <w:rsid w:val="00056D34"/>
    <w:rsid w:val="00057D9C"/>
    <w:rsid w:val="00060FC4"/>
    <w:rsid w:val="0006112C"/>
    <w:rsid w:val="0006115D"/>
    <w:rsid w:val="00062EED"/>
    <w:rsid w:val="000631B8"/>
    <w:rsid w:val="0006341B"/>
    <w:rsid w:val="00063903"/>
    <w:rsid w:val="00063DA3"/>
    <w:rsid w:val="0006434C"/>
    <w:rsid w:val="000646DA"/>
    <w:rsid w:val="00064FF1"/>
    <w:rsid w:val="000655EE"/>
    <w:rsid w:val="000662F2"/>
    <w:rsid w:val="0006652E"/>
    <w:rsid w:val="00066968"/>
    <w:rsid w:val="00066CD7"/>
    <w:rsid w:val="00066F23"/>
    <w:rsid w:val="00067490"/>
    <w:rsid w:val="000677FE"/>
    <w:rsid w:val="00067CEC"/>
    <w:rsid w:val="00067EDB"/>
    <w:rsid w:val="00067F7F"/>
    <w:rsid w:val="00071AD1"/>
    <w:rsid w:val="0007260E"/>
    <w:rsid w:val="00072E19"/>
    <w:rsid w:val="00073D35"/>
    <w:rsid w:val="000741D5"/>
    <w:rsid w:val="00074AF7"/>
    <w:rsid w:val="00077661"/>
    <w:rsid w:val="00077960"/>
    <w:rsid w:val="00077B35"/>
    <w:rsid w:val="00080222"/>
    <w:rsid w:val="000807A4"/>
    <w:rsid w:val="000810A0"/>
    <w:rsid w:val="00081173"/>
    <w:rsid w:val="00081182"/>
    <w:rsid w:val="000813AB"/>
    <w:rsid w:val="00081421"/>
    <w:rsid w:val="00081D73"/>
    <w:rsid w:val="000829E3"/>
    <w:rsid w:val="0008346F"/>
    <w:rsid w:val="00083523"/>
    <w:rsid w:val="00083CA8"/>
    <w:rsid w:val="00083CDF"/>
    <w:rsid w:val="000845A1"/>
    <w:rsid w:val="00084C1D"/>
    <w:rsid w:val="00085B69"/>
    <w:rsid w:val="00085D96"/>
    <w:rsid w:val="000864A2"/>
    <w:rsid w:val="00086856"/>
    <w:rsid w:val="00086D10"/>
    <w:rsid w:val="000872E0"/>
    <w:rsid w:val="0008759D"/>
    <w:rsid w:val="000875AC"/>
    <w:rsid w:val="000879DD"/>
    <w:rsid w:val="00090B00"/>
    <w:rsid w:val="00090BB8"/>
    <w:rsid w:val="00091029"/>
    <w:rsid w:val="000916A2"/>
    <w:rsid w:val="000921ED"/>
    <w:rsid w:val="0009254E"/>
    <w:rsid w:val="00092C1B"/>
    <w:rsid w:val="00093B6C"/>
    <w:rsid w:val="0009403E"/>
    <w:rsid w:val="00094583"/>
    <w:rsid w:val="00094907"/>
    <w:rsid w:val="00094C36"/>
    <w:rsid w:val="00095851"/>
    <w:rsid w:val="00095DD8"/>
    <w:rsid w:val="00095DDB"/>
    <w:rsid w:val="00095EE3"/>
    <w:rsid w:val="00095F73"/>
    <w:rsid w:val="000960B0"/>
    <w:rsid w:val="0009622A"/>
    <w:rsid w:val="00096366"/>
    <w:rsid w:val="00096556"/>
    <w:rsid w:val="000965CA"/>
    <w:rsid w:val="0009664F"/>
    <w:rsid w:val="000966A6"/>
    <w:rsid w:val="00097674"/>
    <w:rsid w:val="00097A63"/>
    <w:rsid w:val="00097BE6"/>
    <w:rsid w:val="00097C3F"/>
    <w:rsid w:val="000A0555"/>
    <w:rsid w:val="000A0938"/>
    <w:rsid w:val="000A0D36"/>
    <w:rsid w:val="000A11E4"/>
    <w:rsid w:val="000A1D24"/>
    <w:rsid w:val="000A1FF0"/>
    <w:rsid w:val="000A287A"/>
    <w:rsid w:val="000A335A"/>
    <w:rsid w:val="000A3CF0"/>
    <w:rsid w:val="000A51B1"/>
    <w:rsid w:val="000A52F4"/>
    <w:rsid w:val="000A6ADB"/>
    <w:rsid w:val="000A75E3"/>
    <w:rsid w:val="000A7925"/>
    <w:rsid w:val="000B0061"/>
    <w:rsid w:val="000B02F4"/>
    <w:rsid w:val="000B0CE3"/>
    <w:rsid w:val="000B18C5"/>
    <w:rsid w:val="000B2055"/>
    <w:rsid w:val="000B2416"/>
    <w:rsid w:val="000B2419"/>
    <w:rsid w:val="000B2521"/>
    <w:rsid w:val="000B271C"/>
    <w:rsid w:val="000B29C0"/>
    <w:rsid w:val="000B2F4D"/>
    <w:rsid w:val="000B3C3E"/>
    <w:rsid w:val="000B427A"/>
    <w:rsid w:val="000B4434"/>
    <w:rsid w:val="000B497A"/>
    <w:rsid w:val="000B4ABF"/>
    <w:rsid w:val="000B4EEF"/>
    <w:rsid w:val="000B587C"/>
    <w:rsid w:val="000B5F4A"/>
    <w:rsid w:val="000B6126"/>
    <w:rsid w:val="000B6431"/>
    <w:rsid w:val="000B6548"/>
    <w:rsid w:val="000B7174"/>
    <w:rsid w:val="000B74BF"/>
    <w:rsid w:val="000B79DD"/>
    <w:rsid w:val="000C0314"/>
    <w:rsid w:val="000C0724"/>
    <w:rsid w:val="000C0A09"/>
    <w:rsid w:val="000C0AFC"/>
    <w:rsid w:val="000C11AD"/>
    <w:rsid w:val="000C1906"/>
    <w:rsid w:val="000C1A73"/>
    <w:rsid w:val="000C1EA4"/>
    <w:rsid w:val="000C20C6"/>
    <w:rsid w:val="000C2392"/>
    <w:rsid w:val="000C3494"/>
    <w:rsid w:val="000C3748"/>
    <w:rsid w:val="000C3D09"/>
    <w:rsid w:val="000C43E6"/>
    <w:rsid w:val="000C450C"/>
    <w:rsid w:val="000C47EF"/>
    <w:rsid w:val="000C4D66"/>
    <w:rsid w:val="000C5AC0"/>
    <w:rsid w:val="000C6282"/>
    <w:rsid w:val="000C63AF"/>
    <w:rsid w:val="000C6921"/>
    <w:rsid w:val="000C6D8B"/>
    <w:rsid w:val="000C7A54"/>
    <w:rsid w:val="000C7C3E"/>
    <w:rsid w:val="000D07FA"/>
    <w:rsid w:val="000D0CCE"/>
    <w:rsid w:val="000D0E1C"/>
    <w:rsid w:val="000D0F10"/>
    <w:rsid w:val="000D278D"/>
    <w:rsid w:val="000D29FA"/>
    <w:rsid w:val="000D2B2A"/>
    <w:rsid w:val="000D389A"/>
    <w:rsid w:val="000D4997"/>
    <w:rsid w:val="000D4B8B"/>
    <w:rsid w:val="000D4FED"/>
    <w:rsid w:val="000D534B"/>
    <w:rsid w:val="000D5716"/>
    <w:rsid w:val="000D57EC"/>
    <w:rsid w:val="000D5DE4"/>
    <w:rsid w:val="000D6605"/>
    <w:rsid w:val="000D6689"/>
    <w:rsid w:val="000D679E"/>
    <w:rsid w:val="000D6924"/>
    <w:rsid w:val="000D6E77"/>
    <w:rsid w:val="000D760D"/>
    <w:rsid w:val="000D76F1"/>
    <w:rsid w:val="000D77C5"/>
    <w:rsid w:val="000D77D2"/>
    <w:rsid w:val="000E039D"/>
    <w:rsid w:val="000E04CF"/>
    <w:rsid w:val="000E09CA"/>
    <w:rsid w:val="000E0B5F"/>
    <w:rsid w:val="000E0D22"/>
    <w:rsid w:val="000E0EC6"/>
    <w:rsid w:val="000E1593"/>
    <w:rsid w:val="000E16A7"/>
    <w:rsid w:val="000E185E"/>
    <w:rsid w:val="000E1A48"/>
    <w:rsid w:val="000E1E76"/>
    <w:rsid w:val="000E23F3"/>
    <w:rsid w:val="000E355B"/>
    <w:rsid w:val="000E37FD"/>
    <w:rsid w:val="000E3ED0"/>
    <w:rsid w:val="000E44B5"/>
    <w:rsid w:val="000E4C6C"/>
    <w:rsid w:val="000E4D2C"/>
    <w:rsid w:val="000E4D98"/>
    <w:rsid w:val="000E527E"/>
    <w:rsid w:val="000E5579"/>
    <w:rsid w:val="000E55A2"/>
    <w:rsid w:val="000E5613"/>
    <w:rsid w:val="000E5D18"/>
    <w:rsid w:val="000E5F49"/>
    <w:rsid w:val="000E681F"/>
    <w:rsid w:val="000E7EA6"/>
    <w:rsid w:val="000F03DE"/>
    <w:rsid w:val="000F06F7"/>
    <w:rsid w:val="000F0B50"/>
    <w:rsid w:val="000F14C7"/>
    <w:rsid w:val="000F19FB"/>
    <w:rsid w:val="000F200C"/>
    <w:rsid w:val="000F2126"/>
    <w:rsid w:val="000F264C"/>
    <w:rsid w:val="000F28F3"/>
    <w:rsid w:val="000F2A6D"/>
    <w:rsid w:val="000F3051"/>
    <w:rsid w:val="000F3558"/>
    <w:rsid w:val="000F4170"/>
    <w:rsid w:val="000F4545"/>
    <w:rsid w:val="000F4A3D"/>
    <w:rsid w:val="000F4AE3"/>
    <w:rsid w:val="000F4B08"/>
    <w:rsid w:val="000F53F4"/>
    <w:rsid w:val="000F5874"/>
    <w:rsid w:val="000F5D3D"/>
    <w:rsid w:val="000F5F09"/>
    <w:rsid w:val="000F5F91"/>
    <w:rsid w:val="000F6729"/>
    <w:rsid w:val="000F6E74"/>
    <w:rsid w:val="000F6F94"/>
    <w:rsid w:val="000F7D9D"/>
    <w:rsid w:val="000F7FC9"/>
    <w:rsid w:val="00100400"/>
    <w:rsid w:val="00100804"/>
    <w:rsid w:val="001014BB"/>
    <w:rsid w:val="00101AA3"/>
    <w:rsid w:val="00103210"/>
    <w:rsid w:val="001034B8"/>
    <w:rsid w:val="0010366F"/>
    <w:rsid w:val="00104011"/>
    <w:rsid w:val="001043FC"/>
    <w:rsid w:val="00104647"/>
    <w:rsid w:val="001049D8"/>
    <w:rsid w:val="001054A6"/>
    <w:rsid w:val="00105D9B"/>
    <w:rsid w:val="00105ED6"/>
    <w:rsid w:val="00106816"/>
    <w:rsid w:val="00106859"/>
    <w:rsid w:val="00107348"/>
    <w:rsid w:val="00107CC9"/>
    <w:rsid w:val="0011052E"/>
    <w:rsid w:val="00110A7B"/>
    <w:rsid w:val="00110AD4"/>
    <w:rsid w:val="00110C35"/>
    <w:rsid w:val="0011115E"/>
    <w:rsid w:val="001121D4"/>
    <w:rsid w:val="001127ED"/>
    <w:rsid w:val="00113166"/>
    <w:rsid w:val="00113340"/>
    <w:rsid w:val="00113515"/>
    <w:rsid w:val="00114288"/>
    <w:rsid w:val="00114324"/>
    <w:rsid w:val="00114855"/>
    <w:rsid w:val="00114A7F"/>
    <w:rsid w:val="00114B3A"/>
    <w:rsid w:val="00115DAE"/>
    <w:rsid w:val="00116EFC"/>
    <w:rsid w:val="00117172"/>
    <w:rsid w:val="00117993"/>
    <w:rsid w:val="00117B83"/>
    <w:rsid w:val="00117E62"/>
    <w:rsid w:val="0012072E"/>
    <w:rsid w:val="001208D5"/>
    <w:rsid w:val="0012192F"/>
    <w:rsid w:val="001225D4"/>
    <w:rsid w:val="00122638"/>
    <w:rsid w:val="00122FA1"/>
    <w:rsid w:val="00123F97"/>
    <w:rsid w:val="00124127"/>
    <w:rsid w:val="00124506"/>
    <w:rsid w:val="00124C92"/>
    <w:rsid w:val="0012527B"/>
    <w:rsid w:val="001262CE"/>
    <w:rsid w:val="001264A1"/>
    <w:rsid w:val="00126533"/>
    <w:rsid w:val="00127E36"/>
    <w:rsid w:val="00130496"/>
    <w:rsid w:val="001304B2"/>
    <w:rsid w:val="00131F0F"/>
    <w:rsid w:val="001329FA"/>
    <w:rsid w:val="00132B15"/>
    <w:rsid w:val="00132DCB"/>
    <w:rsid w:val="00133A12"/>
    <w:rsid w:val="00133C92"/>
    <w:rsid w:val="00133DF1"/>
    <w:rsid w:val="001345C1"/>
    <w:rsid w:val="00134E9E"/>
    <w:rsid w:val="00135189"/>
    <w:rsid w:val="00135E07"/>
    <w:rsid w:val="00135ECE"/>
    <w:rsid w:val="0013730B"/>
    <w:rsid w:val="0013776C"/>
    <w:rsid w:val="00137E26"/>
    <w:rsid w:val="0014037F"/>
    <w:rsid w:val="00140914"/>
    <w:rsid w:val="00141160"/>
    <w:rsid w:val="00142332"/>
    <w:rsid w:val="00142390"/>
    <w:rsid w:val="00142D52"/>
    <w:rsid w:val="001430A0"/>
    <w:rsid w:val="00143143"/>
    <w:rsid w:val="0014368C"/>
    <w:rsid w:val="00143691"/>
    <w:rsid w:val="00143F7B"/>
    <w:rsid w:val="00144DC7"/>
    <w:rsid w:val="00145F02"/>
    <w:rsid w:val="00146232"/>
    <w:rsid w:val="001463A4"/>
    <w:rsid w:val="00146877"/>
    <w:rsid w:val="00147824"/>
    <w:rsid w:val="001478F5"/>
    <w:rsid w:val="00147E9E"/>
    <w:rsid w:val="0015124C"/>
    <w:rsid w:val="00151D84"/>
    <w:rsid w:val="0015206C"/>
    <w:rsid w:val="00152087"/>
    <w:rsid w:val="0015287D"/>
    <w:rsid w:val="00152C62"/>
    <w:rsid w:val="00152EF1"/>
    <w:rsid w:val="001531E5"/>
    <w:rsid w:val="001539D7"/>
    <w:rsid w:val="00153B28"/>
    <w:rsid w:val="00153C03"/>
    <w:rsid w:val="00153C40"/>
    <w:rsid w:val="00153D2B"/>
    <w:rsid w:val="00153F81"/>
    <w:rsid w:val="001544AF"/>
    <w:rsid w:val="00154878"/>
    <w:rsid w:val="00154F13"/>
    <w:rsid w:val="00154F24"/>
    <w:rsid w:val="0015507B"/>
    <w:rsid w:val="00155106"/>
    <w:rsid w:val="00155BB1"/>
    <w:rsid w:val="00156120"/>
    <w:rsid w:val="00156501"/>
    <w:rsid w:val="00156C80"/>
    <w:rsid w:val="00156D0B"/>
    <w:rsid w:val="001573F3"/>
    <w:rsid w:val="00157736"/>
    <w:rsid w:val="00157A94"/>
    <w:rsid w:val="00157F03"/>
    <w:rsid w:val="00160783"/>
    <w:rsid w:val="00160B10"/>
    <w:rsid w:val="0016125A"/>
    <w:rsid w:val="001613CD"/>
    <w:rsid w:val="001615FC"/>
    <w:rsid w:val="0016179A"/>
    <w:rsid w:val="00161C3F"/>
    <w:rsid w:val="0016311B"/>
    <w:rsid w:val="001638DF"/>
    <w:rsid w:val="00164206"/>
    <w:rsid w:val="00164B79"/>
    <w:rsid w:val="00164D2C"/>
    <w:rsid w:val="001653C5"/>
    <w:rsid w:val="00165D12"/>
    <w:rsid w:val="001665D1"/>
    <w:rsid w:val="001669A2"/>
    <w:rsid w:val="00166AF1"/>
    <w:rsid w:val="00166E89"/>
    <w:rsid w:val="00166EFA"/>
    <w:rsid w:val="001672D0"/>
    <w:rsid w:val="00167FFC"/>
    <w:rsid w:val="0017010F"/>
    <w:rsid w:val="0017084B"/>
    <w:rsid w:val="001715B5"/>
    <w:rsid w:val="00171B66"/>
    <w:rsid w:val="00171F30"/>
    <w:rsid w:val="001724BF"/>
    <w:rsid w:val="0017257E"/>
    <w:rsid w:val="00172D61"/>
    <w:rsid w:val="00172F8F"/>
    <w:rsid w:val="001736AF"/>
    <w:rsid w:val="00173F70"/>
    <w:rsid w:val="0017413C"/>
    <w:rsid w:val="00174331"/>
    <w:rsid w:val="00174431"/>
    <w:rsid w:val="00174A1D"/>
    <w:rsid w:val="00174BBA"/>
    <w:rsid w:val="00175557"/>
    <w:rsid w:val="001757B2"/>
    <w:rsid w:val="00175CB3"/>
    <w:rsid w:val="00177489"/>
    <w:rsid w:val="001777EC"/>
    <w:rsid w:val="00180699"/>
    <w:rsid w:val="00180959"/>
    <w:rsid w:val="0018098F"/>
    <w:rsid w:val="00181BDC"/>
    <w:rsid w:val="00181CD2"/>
    <w:rsid w:val="001821F6"/>
    <w:rsid w:val="00182298"/>
    <w:rsid w:val="001824D7"/>
    <w:rsid w:val="0018271A"/>
    <w:rsid w:val="00182EC2"/>
    <w:rsid w:val="00183797"/>
    <w:rsid w:val="00184D6E"/>
    <w:rsid w:val="00184EB1"/>
    <w:rsid w:val="00185297"/>
    <w:rsid w:val="00186691"/>
    <w:rsid w:val="0018692E"/>
    <w:rsid w:val="00186C04"/>
    <w:rsid w:val="00186DEA"/>
    <w:rsid w:val="00187F05"/>
    <w:rsid w:val="00190564"/>
    <w:rsid w:val="001924A8"/>
    <w:rsid w:val="00192F69"/>
    <w:rsid w:val="00193439"/>
    <w:rsid w:val="001935CB"/>
    <w:rsid w:val="001935DF"/>
    <w:rsid w:val="00193E28"/>
    <w:rsid w:val="0019471C"/>
    <w:rsid w:val="00194BD3"/>
    <w:rsid w:val="00194C50"/>
    <w:rsid w:val="0019518D"/>
    <w:rsid w:val="00196979"/>
    <w:rsid w:val="00196CCD"/>
    <w:rsid w:val="0019769A"/>
    <w:rsid w:val="00197A7E"/>
    <w:rsid w:val="00197B19"/>
    <w:rsid w:val="00197D01"/>
    <w:rsid w:val="001A0011"/>
    <w:rsid w:val="001A03E5"/>
    <w:rsid w:val="001A04B4"/>
    <w:rsid w:val="001A072E"/>
    <w:rsid w:val="001A0A27"/>
    <w:rsid w:val="001A0AAB"/>
    <w:rsid w:val="001A0C1E"/>
    <w:rsid w:val="001A0E6F"/>
    <w:rsid w:val="001A127C"/>
    <w:rsid w:val="001A16BB"/>
    <w:rsid w:val="001A1C35"/>
    <w:rsid w:val="001A1E24"/>
    <w:rsid w:val="001A272A"/>
    <w:rsid w:val="001A2FBC"/>
    <w:rsid w:val="001A349E"/>
    <w:rsid w:val="001A3B05"/>
    <w:rsid w:val="001A42F0"/>
    <w:rsid w:val="001A48B7"/>
    <w:rsid w:val="001A498E"/>
    <w:rsid w:val="001A507B"/>
    <w:rsid w:val="001A513D"/>
    <w:rsid w:val="001A5784"/>
    <w:rsid w:val="001A5CAE"/>
    <w:rsid w:val="001A6622"/>
    <w:rsid w:val="001A6661"/>
    <w:rsid w:val="001A6B81"/>
    <w:rsid w:val="001A724B"/>
    <w:rsid w:val="001A782A"/>
    <w:rsid w:val="001A7D21"/>
    <w:rsid w:val="001A7E29"/>
    <w:rsid w:val="001B01B2"/>
    <w:rsid w:val="001B01FF"/>
    <w:rsid w:val="001B0797"/>
    <w:rsid w:val="001B146B"/>
    <w:rsid w:val="001B16E6"/>
    <w:rsid w:val="001B1756"/>
    <w:rsid w:val="001B1800"/>
    <w:rsid w:val="001B1D82"/>
    <w:rsid w:val="001B2115"/>
    <w:rsid w:val="001B2472"/>
    <w:rsid w:val="001B2DC4"/>
    <w:rsid w:val="001B2E7D"/>
    <w:rsid w:val="001B39D6"/>
    <w:rsid w:val="001B3AD5"/>
    <w:rsid w:val="001B4119"/>
    <w:rsid w:val="001B4624"/>
    <w:rsid w:val="001B47FA"/>
    <w:rsid w:val="001B4803"/>
    <w:rsid w:val="001B4D5C"/>
    <w:rsid w:val="001B4DE4"/>
    <w:rsid w:val="001B5738"/>
    <w:rsid w:val="001B57A9"/>
    <w:rsid w:val="001B5C07"/>
    <w:rsid w:val="001B5F28"/>
    <w:rsid w:val="001B63B2"/>
    <w:rsid w:val="001B6581"/>
    <w:rsid w:val="001B6B3E"/>
    <w:rsid w:val="001B6F89"/>
    <w:rsid w:val="001B7445"/>
    <w:rsid w:val="001C008D"/>
    <w:rsid w:val="001C0819"/>
    <w:rsid w:val="001C0987"/>
    <w:rsid w:val="001C0D7D"/>
    <w:rsid w:val="001C0E4D"/>
    <w:rsid w:val="001C148B"/>
    <w:rsid w:val="001C16D1"/>
    <w:rsid w:val="001C19F0"/>
    <w:rsid w:val="001C1FDD"/>
    <w:rsid w:val="001C2055"/>
    <w:rsid w:val="001C2465"/>
    <w:rsid w:val="001C260E"/>
    <w:rsid w:val="001C2700"/>
    <w:rsid w:val="001C2EEF"/>
    <w:rsid w:val="001C33F3"/>
    <w:rsid w:val="001C3D6E"/>
    <w:rsid w:val="001C4312"/>
    <w:rsid w:val="001C44E8"/>
    <w:rsid w:val="001C46F3"/>
    <w:rsid w:val="001C4EB4"/>
    <w:rsid w:val="001C55A2"/>
    <w:rsid w:val="001C57EE"/>
    <w:rsid w:val="001C5B23"/>
    <w:rsid w:val="001C5D55"/>
    <w:rsid w:val="001C6B0A"/>
    <w:rsid w:val="001C6F22"/>
    <w:rsid w:val="001C7E67"/>
    <w:rsid w:val="001D0165"/>
    <w:rsid w:val="001D0AB1"/>
    <w:rsid w:val="001D0D10"/>
    <w:rsid w:val="001D20C7"/>
    <w:rsid w:val="001D3276"/>
    <w:rsid w:val="001D34DB"/>
    <w:rsid w:val="001D3649"/>
    <w:rsid w:val="001D3873"/>
    <w:rsid w:val="001D3A48"/>
    <w:rsid w:val="001D3A4B"/>
    <w:rsid w:val="001D3E87"/>
    <w:rsid w:val="001D4100"/>
    <w:rsid w:val="001D47BE"/>
    <w:rsid w:val="001D4C6D"/>
    <w:rsid w:val="001D4D1E"/>
    <w:rsid w:val="001D5506"/>
    <w:rsid w:val="001D656B"/>
    <w:rsid w:val="001D6877"/>
    <w:rsid w:val="001D7EBB"/>
    <w:rsid w:val="001E073A"/>
    <w:rsid w:val="001E074E"/>
    <w:rsid w:val="001E0876"/>
    <w:rsid w:val="001E0B31"/>
    <w:rsid w:val="001E0F43"/>
    <w:rsid w:val="001E15B3"/>
    <w:rsid w:val="001E207E"/>
    <w:rsid w:val="001E2637"/>
    <w:rsid w:val="001E27F5"/>
    <w:rsid w:val="001E2BC4"/>
    <w:rsid w:val="001E321D"/>
    <w:rsid w:val="001E33EA"/>
    <w:rsid w:val="001E3C36"/>
    <w:rsid w:val="001E3CF9"/>
    <w:rsid w:val="001E47F8"/>
    <w:rsid w:val="001E490D"/>
    <w:rsid w:val="001E4933"/>
    <w:rsid w:val="001E4B61"/>
    <w:rsid w:val="001E5B54"/>
    <w:rsid w:val="001E6E84"/>
    <w:rsid w:val="001E774C"/>
    <w:rsid w:val="001F0017"/>
    <w:rsid w:val="001F012D"/>
    <w:rsid w:val="001F06FD"/>
    <w:rsid w:val="001F0FE9"/>
    <w:rsid w:val="001F12E1"/>
    <w:rsid w:val="001F1772"/>
    <w:rsid w:val="001F17BA"/>
    <w:rsid w:val="001F1D29"/>
    <w:rsid w:val="001F2347"/>
    <w:rsid w:val="001F2A6E"/>
    <w:rsid w:val="001F2EF8"/>
    <w:rsid w:val="001F33C0"/>
    <w:rsid w:val="001F33E2"/>
    <w:rsid w:val="001F3E1E"/>
    <w:rsid w:val="001F466B"/>
    <w:rsid w:val="001F51CD"/>
    <w:rsid w:val="001F5349"/>
    <w:rsid w:val="001F5386"/>
    <w:rsid w:val="001F591D"/>
    <w:rsid w:val="001F65D9"/>
    <w:rsid w:val="001F6845"/>
    <w:rsid w:val="001F691D"/>
    <w:rsid w:val="001F6DED"/>
    <w:rsid w:val="001F71EE"/>
    <w:rsid w:val="001F7354"/>
    <w:rsid w:val="001F74B9"/>
    <w:rsid w:val="001F7899"/>
    <w:rsid w:val="001F7EF4"/>
    <w:rsid w:val="00200CE8"/>
    <w:rsid w:val="00200FEA"/>
    <w:rsid w:val="00201440"/>
    <w:rsid w:val="00201835"/>
    <w:rsid w:val="00201FDD"/>
    <w:rsid w:val="00202435"/>
    <w:rsid w:val="00203044"/>
    <w:rsid w:val="0020326D"/>
    <w:rsid w:val="00203416"/>
    <w:rsid w:val="00203A3F"/>
    <w:rsid w:val="0020414D"/>
    <w:rsid w:val="0020434B"/>
    <w:rsid w:val="0020450D"/>
    <w:rsid w:val="00204C9D"/>
    <w:rsid w:val="00204DD9"/>
    <w:rsid w:val="00205C1D"/>
    <w:rsid w:val="00205CBA"/>
    <w:rsid w:val="00205EDA"/>
    <w:rsid w:val="00206606"/>
    <w:rsid w:val="002076CD"/>
    <w:rsid w:val="00207B1D"/>
    <w:rsid w:val="00207DAD"/>
    <w:rsid w:val="00207E4D"/>
    <w:rsid w:val="00210BCB"/>
    <w:rsid w:val="00210FD1"/>
    <w:rsid w:val="00211BF5"/>
    <w:rsid w:val="00212094"/>
    <w:rsid w:val="002125D1"/>
    <w:rsid w:val="002126C0"/>
    <w:rsid w:val="00212BDF"/>
    <w:rsid w:val="00212E62"/>
    <w:rsid w:val="00213505"/>
    <w:rsid w:val="00213BE5"/>
    <w:rsid w:val="00214253"/>
    <w:rsid w:val="0021488B"/>
    <w:rsid w:val="002151F7"/>
    <w:rsid w:val="00215728"/>
    <w:rsid w:val="00215A97"/>
    <w:rsid w:val="0021605D"/>
    <w:rsid w:val="00216FE0"/>
    <w:rsid w:val="0021745D"/>
    <w:rsid w:val="00217498"/>
    <w:rsid w:val="002176E3"/>
    <w:rsid w:val="00217B8A"/>
    <w:rsid w:val="00217C16"/>
    <w:rsid w:val="002209E4"/>
    <w:rsid w:val="00220E76"/>
    <w:rsid w:val="002213CF"/>
    <w:rsid w:val="0022170B"/>
    <w:rsid w:val="00221934"/>
    <w:rsid w:val="00221C0E"/>
    <w:rsid w:val="002222B4"/>
    <w:rsid w:val="00223031"/>
    <w:rsid w:val="00223B44"/>
    <w:rsid w:val="00223DF5"/>
    <w:rsid w:val="002247D4"/>
    <w:rsid w:val="00224D4D"/>
    <w:rsid w:val="00225142"/>
    <w:rsid w:val="002253E9"/>
    <w:rsid w:val="00225C00"/>
    <w:rsid w:val="00225C19"/>
    <w:rsid w:val="00225E3F"/>
    <w:rsid w:val="0022666D"/>
    <w:rsid w:val="00226FD9"/>
    <w:rsid w:val="0022704A"/>
    <w:rsid w:val="00227EA1"/>
    <w:rsid w:val="002301D9"/>
    <w:rsid w:val="00230346"/>
    <w:rsid w:val="00230353"/>
    <w:rsid w:val="002307C8"/>
    <w:rsid w:val="00230A7A"/>
    <w:rsid w:val="00231542"/>
    <w:rsid w:val="00231CB4"/>
    <w:rsid w:val="00231D87"/>
    <w:rsid w:val="00232780"/>
    <w:rsid w:val="0023308A"/>
    <w:rsid w:val="00233561"/>
    <w:rsid w:val="002341F7"/>
    <w:rsid w:val="002349BF"/>
    <w:rsid w:val="00234D5D"/>
    <w:rsid w:val="00234F76"/>
    <w:rsid w:val="00235EEE"/>
    <w:rsid w:val="00236364"/>
    <w:rsid w:val="00236A21"/>
    <w:rsid w:val="00236A5E"/>
    <w:rsid w:val="00236AD0"/>
    <w:rsid w:val="00236D66"/>
    <w:rsid w:val="00237E46"/>
    <w:rsid w:val="00240A2F"/>
    <w:rsid w:val="00240B11"/>
    <w:rsid w:val="00240D7A"/>
    <w:rsid w:val="00241590"/>
    <w:rsid w:val="0024192D"/>
    <w:rsid w:val="00241DE8"/>
    <w:rsid w:val="00243057"/>
    <w:rsid w:val="00243159"/>
    <w:rsid w:val="002436BE"/>
    <w:rsid w:val="002438BB"/>
    <w:rsid w:val="00243CC7"/>
    <w:rsid w:val="00245164"/>
    <w:rsid w:val="002451BA"/>
    <w:rsid w:val="002459C4"/>
    <w:rsid w:val="002460C7"/>
    <w:rsid w:val="00246719"/>
    <w:rsid w:val="0024695C"/>
    <w:rsid w:val="00246AC6"/>
    <w:rsid w:val="00247067"/>
    <w:rsid w:val="00247F36"/>
    <w:rsid w:val="002500A3"/>
    <w:rsid w:val="002504DA"/>
    <w:rsid w:val="00250826"/>
    <w:rsid w:val="0025145E"/>
    <w:rsid w:val="00251AFE"/>
    <w:rsid w:val="00252A1B"/>
    <w:rsid w:val="002530CE"/>
    <w:rsid w:val="00253323"/>
    <w:rsid w:val="0025372F"/>
    <w:rsid w:val="00253D4A"/>
    <w:rsid w:val="00254145"/>
    <w:rsid w:val="0025469A"/>
    <w:rsid w:val="00254E11"/>
    <w:rsid w:val="002551D9"/>
    <w:rsid w:val="002555F1"/>
    <w:rsid w:val="00255AF5"/>
    <w:rsid w:val="00255B86"/>
    <w:rsid w:val="00256088"/>
    <w:rsid w:val="0025670F"/>
    <w:rsid w:val="00256E70"/>
    <w:rsid w:val="00256F43"/>
    <w:rsid w:val="002576C8"/>
    <w:rsid w:val="00257BBE"/>
    <w:rsid w:val="00257E08"/>
    <w:rsid w:val="0026003C"/>
    <w:rsid w:val="00260686"/>
    <w:rsid w:val="00260E5E"/>
    <w:rsid w:val="002614D1"/>
    <w:rsid w:val="00261711"/>
    <w:rsid w:val="0026205B"/>
    <w:rsid w:val="0026206C"/>
    <w:rsid w:val="00262415"/>
    <w:rsid w:val="0026260A"/>
    <w:rsid w:val="00262BA3"/>
    <w:rsid w:val="00262E2A"/>
    <w:rsid w:val="0026364F"/>
    <w:rsid w:val="002639B0"/>
    <w:rsid w:val="00263B95"/>
    <w:rsid w:val="002646DB"/>
    <w:rsid w:val="00264A2B"/>
    <w:rsid w:val="00267112"/>
    <w:rsid w:val="00267404"/>
    <w:rsid w:val="00267AD7"/>
    <w:rsid w:val="0027003E"/>
    <w:rsid w:val="002702BF"/>
    <w:rsid w:val="00271630"/>
    <w:rsid w:val="00271774"/>
    <w:rsid w:val="00271B6E"/>
    <w:rsid w:val="00271CA1"/>
    <w:rsid w:val="0027235E"/>
    <w:rsid w:val="00272420"/>
    <w:rsid w:val="0027258D"/>
    <w:rsid w:val="00272641"/>
    <w:rsid w:val="0027271C"/>
    <w:rsid w:val="00272787"/>
    <w:rsid w:val="00272A70"/>
    <w:rsid w:val="00273317"/>
    <w:rsid w:val="002737E8"/>
    <w:rsid w:val="00273980"/>
    <w:rsid w:val="00273C48"/>
    <w:rsid w:val="00273FFA"/>
    <w:rsid w:val="00274705"/>
    <w:rsid w:val="002748BE"/>
    <w:rsid w:val="00274C16"/>
    <w:rsid w:val="00274EF8"/>
    <w:rsid w:val="0027521F"/>
    <w:rsid w:val="00275263"/>
    <w:rsid w:val="002759CF"/>
    <w:rsid w:val="00276265"/>
    <w:rsid w:val="00276705"/>
    <w:rsid w:val="00276C6F"/>
    <w:rsid w:val="002801CD"/>
    <w:rsid w:val="0028079F"/>
    <w:rsid w:val="00280A73"/>
    <w:rsid w:val="00280BB5"/>
    <w:rsid w:val="00280BC0"/>
    <w:rsid w:val="00280F59"/>
    <w:rsid w:val="00280FF4"/>
    <w:rsid w:val="00282269"/>
    <w:rsid w:val="00282407"/>
    <w:rsid w:val="00282E50"/>
    <w:rsid w:val="00283125"/>
    <w:rsid w:val="0028319A"/>
    <w:rsid w:val="00283933"/>
    <w:rsid w:val="00284320"/>
    <w:rsid w:val="00284743"/>
    <w:rsid w:val="00284E42"/>
    <w:rsid w:val="002854AD"/>
    <w:rsid w:val="002854D1"/>
    <w:rsid w:val="00285609"/>
    <w:rsid w:val="0028560C"/>
    <w:rsid w:val="00285755"/>
    <w:rsid w:val="00285994"/>
    <w:rsid w:val="00285ADA"/>
    <w:rsid w:val="00285C7C"/>
    <w:rsid w:val="00285D31"/>
    <w:rsid w:val="0028651F"/>
    <w:rsid w:val="00286588"/>
    <w:rsid w:val="00286784"/>
    <w:rsid w:val="00286D56"/>
    <w:rsid w:val="00287016"/>
    <w:rsid w:val="002876F5"/>
    <w:rsid w:val="00287B82"/>
    <w:rsid w:val="00287C78"/>
    <w:rsid w:val="00290062"/>
    <w:rsid w:val="00290921"/>
    <w:rsid w:val="00290CC1"/>
    <w:rsid w:val="0029163D"/>
    <w:rsid w:val="00291792"/>
    <w:rsid w:val="00291E4A"/>
    <w:rsid w:val="00292522"/>
    <w:rsid w:val="00292827"/>
    <w:rsid w:val="00292E9F"/>
    <w:rsid w:val="00293742"/>
    <w:rsid w:val="002938E1"/>
    <w:rsid w:val="00293FB6"/>
    <w:rsid w:val="0029494A"/>
    <w:rsid w:val="00294AA1"/>
    <w:rsid w:val="002955A9"/>
    <w:rsid w:val="00295B5B"/>
    <w:rsid w:val="00296065"/>
    <w:rsid w:val="00296460"/>
    <w:rsid w:val="00296844"/>
    <w:rsid w:val="00296A29"/>
    <w:rsid w:val="0029759E"/>
    <w:rsid w:val="00297BEE"/>
    <w:rsid w:val="002A015A"/>
    <w:rsid w:val="002A0D31"/>
    <w:rsid w:val="002A0E7E"/>
    <w:rsid w:val="002A1437"/>
    <w:rsid w:val="002A2383"/>
    <w:rsid w:val="002A2394"/>
    <w:rsid w:val="002A23DE"/>
    <w:rsid w:val="002A293F"/>
    <w:rsid w:val="002A2FED"/>
    <w:rsid w:val="002A30C2"/>
    <w:rsid w:val="002A3142"/>
    <w:rsid w:val="002A3EB1"/>
    <w:rsid w:val="002A3FC6"/>
    <w:rsid w:val="002A4046"/>
    <w:rsid w:val="002A4510"/>
    <w:rsid w:val="002A5760"/>
    <w:rsid w:val="002A5CE9"/>
    <w:rsid w:val="002A5E5A"/>
    <w:rsid w:val="002A5F82"/>
    <w:rsid w:val="002A69C7"/>
    <w:rsid w:val="002A6F36"/>
    <w:rsid w:val="002A70B1"/>
    <w:rsid w:val="002A7844"/>
    <w:rsid w:val="002A7B68"/>
    <w:rsid w:val="002B0295"/>
    <w:rsid w:val="002B0E96"/>
    <w:rsid w:val="002B1309"/>
    <w:rsid w:val="002B16BA"/>
    <w:rsid w:val="002B1ABF"/>
    <w:rsid w:val="002B1C7D"/>
    <w:rsid w:val="002B1D0F"/>
    <w:rsid w:val="002B2132"/>
    <w:rsid w:val="002B2BBA"/>
    <w:rsid w:val="002B2FA0"/>
    <w:rsid w:val="002B37E2"/>
    <w:rsid w:val="002B3B87"/>
    <w:rsid w:val="002B3F1F"/>
    <w:rsid w:val="002B450D"/>
    <w:rsid w:val="002B49ED"/>
    <w:rsid w:val="002B4A04"/>
    <w:rsid w:val="002B5FD8"/>
    <w:rsid w:val="002B68FB"/>
    <w:rsid w:val="002B7266"/>
    <w:rsid w:val="002B758C"/>
    <w:rsid w:val="002B7DB1"/>
    <w:rsid w:val="002B7EB6"/>
    <w:rsid w:val="002C04A2"/>
    <w:rsid w:val="002C0716"/>
    <w:rsid w:val="002C0A8E"/>
    <w:rsid w:val="002C0B87"/>
    <w:rsid w:val="002C17DD"/>
    <w:rsid w:val="002C2207"/>
    <w:rsid w:val="002C2594"/>
    <w:rsid w:val="002C2907"/>
    <w:rsid w:val="002C2B72"/>
    <w:rsid w:val="002C2BB7"/>
    <w:rsid w:val="002C2CE3"/>
    <w:rsid w:val="002C2D27"/>
    <w:rsid w:val="002C33B8"/>
    <w:rsid w:val="002C37EE"/>
    <w:rsid w:val="002C3812"/>
    <w:rsid w:val="002C4AB5"/>
    <w:rsid w:val="002C5483"/>
    <w:rsid w:val="002C5C60"/>
    <w:rsid w:val="002C67A6"/>
    <w:rsid w:val="002C6EAF"/>
    <w:rsid w:val="002C7732"/>
    <w:rsid w:val="002C789E"/>
    <w:rsid w:val="002C7A4A"/>
    <w:rsid w:val="002D041C"/>
    <w:rsid w:val="002D0B3B"/>
    <w:rsid w:val="002D1C71"/>
    <w:rsid w:val="002D1DEC"/>
    <w:rsid w:val="002D1E6B"/>
    <w:rsid w:val="002D230E"/>
    <w:rsid w:val="002D2456"/>
    <w:rsid w:val="002D278B"/>
    <w:rsid w:val="002D30B0"/>
    <w:rsid w:val="002D366A"/>
    <w:rsid w:val="002D3D43"/>
    <w:rsid w:val="002D3F56"/>
    <w:rsid w:val="002D4025"/>
    <w:rsid w:val="002D4380"/>
    <w:rsid w:val="002D43A8"/>
    <w:rsid w:val="002D467B"/>
    <w:rsid w:val="002D4F36"/>
    <w:rsid w:val="002D553A"/>
    <w:rsid w:val="002D594A"/>
    <w:rsid w:val="002D5ABB"/>
    <w:rsid w:val="002D5D50"/>
    <w:rsid w:val="002D5FA9"/>
    <w:rsid w:val="002D6567"/>
    <w:rsid w:val="002D65AE"/>
    <w:rsid w:val="002D686C"/>
    <w:rsid w:val="002D6E9C"/>
    <w:rsid w:val="002D6ED7"/>
    <w:rsid w:val="002D71DF"/>
    <w:rsid w:val="002D7839"/>
    <w:rsid w:val="002D7AD0"/>
    <w:rsid w:val="002D7EBD"/>
    <w:rsid w:val="002E0207"/>
    <w:rsid w:val="002E045D"/>
    <w:rsid w:val="002E0505"/>
    <w:rsid w:val="002E05D1"/>
    <w:rsid w:val="002E0997"/>
    <w:rsid w:val="002E10AB"/>
    <w:rsid w:val="002E19F6"/>
    <w:rsid w:val="002E2471"/>
    <w:rsid w:val="002E3718"/>
    <w:rsid w:val="002E3864"/>
    <w:rsid w:val="002E3DCB"/>
    <w:rsid w:val="002E4018"/>
    <w:rsid w:val="002E45E6"/>
    <w:rsid w:val="002E4C1C"/>
    <w:rsid w:val="002E4CA3"/>
    <w:rsid w:val="002E4E52"/>
    <w:rsid w:val="002E5215"/>
    <w:rsid w:val="002E5404"/>
    <w:rsid w:val="002E55A4"/>
    <w:rsid w:val="002E55B7"/>
    <w:rsid w:val="002E5632"/>
    <w:rsid w:val="002E5718"/>
    <w:rsid w:val="002E6EB8"/>
    <w:rsid w:val="002E76FF"/>
    <w:rsid w:val="002E7743"/>
    <w:rsid w:val="002E7835"/>
    <w:rsid w:val="002E79F4"/>
    <w:rsid w:val="002F0ABC"/>
    <w:rsid w:val="002F0DEB"/>
    <w:rsid w:val="002F0E84"/>
    <w:rsid w:val="002F11F6"/>
    <w:rsid w:val="002F12A1"/>
    <w:rsid w:val="002F13E5"/>
    <w:rsid w:val="002F1BB2"/>
    <w:rsid w:val="002F2561"/>
    <w:rsid w:val="002F285A"/>
    <w:rsid w:val="002F28F9"/>
    <w:rsid w:val="002F2DA9"/>
    <w:rsid w:val="002F3291"/>
    <w:rsid w:val="002F3850"/>
    <w:rsid w:val="002F3CB9"/>
    <w:rsid w:val="002F4977"/>
    <w:rsid w:val="002F4CCB"/>
    <w:rsid w:val="002F4D86"/>
    <w:rsid w:val="002F5226"/>
    <w:rsid w:val="002F5583"/>
    <w:rsid w:val="002F5996"/>
    <w:rsid w:val="002F5ED8"/>
    <w:rsid w:val="002F6182"/>
    <w:rsid w:val="002F61B0"/>
    <w:rsid w:val="002F695D"/>
    <w:rsid w:val="002F6A39"/>
    <w:rsid w:val="002F6BE1"/>
    <w:rsid w:val="002F6E39"/>
    <w:rsid w:val="002F6F52"/>
    <w:rsid w:val="00300172"/>
    <w:rsid w:val="00301376"/>
    <w:rsid w:val="00301381"/>
    <w:rsid w:val="003019B2"/>
    <w:rsid w:val="003019F8"/>
    <w:rsid w:val="00301EEE"/>
    <w:rsid w:val="00302071"/>
    <w:rsid w:val="0030214D"/>
    <w:rsid w:val="00302743"/>
    <w:rsid w:val="00302D70"/>
    <w:rsid w:val="003032B5"/>
    <w:rsid w:val="00303E7C"/>
    <w:rsid w:val="00304B8D"/>
    <w:rsid w:val="00304CFE"/>
    <w:rsid w:val="0030586C"/>
    <w:rsid w:val="00305E04"/>
    <w:rsid w:val="0030605E"/>
    <w:rsid w:val="003063FF"/>
    <w:rsid w:val="003064EA"/>
    <w:rsid w:val="00306528"/>
    <w:rsid w:val="0030659C"/>
    <w:rsid w:val="00306E95"/>
    <w:rsid w:val="0030797E"/>
    <w:rsid w:val="003107A0"/>
    <w:rsid w:val="00310A51"/>
    <w:rsid w:val="00310C8A"/>
    <w:rsid w:val="00311B3A"/>
    <w:rsid w:val="00311D33"/>
    <w:rsid w:val="00312A79"/>
    <w:rsid w:val="00312CDC"/>
    <w:rsid w:val="00312DA2"/>
    <w:rsid w:val="00313120"/>
    <w:rsid w:val="00313585"/>
    <w:rsid w:val="00313624"/>
    <w:rsid w:val="00313FF9"/>
    <w:rsid w:val="003143AE"/>
    <w:rsid w:val="003145E9"/>
    <w:rsid w:val="003157B2"/>
    <w:rsid w:val="00315A10"/>
    <w:rsid w:val="00316030"/>
    <w:rsid w:val="00316CA2"/>
    <w:rsid w:val="00316DB2"/>
    <w:rsid w:val="003170D7"/>
    <w:rsid w:val="003175C3"/>
    <w:rsid w:val="003209FB"/>
    <w:rsid w:val="0032102F"/>
    <w:rsid w:val="00321261"/>
    <w:rsid w:val="003220A5"/>
    <w:rsid w:val="003224A2"/>
    <w:rsid w:val="0032364B"/>
    <w:rsid w:val="003237DD"/>
    <w:rsid w:val="0032449F"/>
    <w:rsid w:val="00324604"/>
    <w:rsid w:val="003254E3"/>
    <w:rsid w:val="00325580"/>
    <w:rsid w:val="0032561D"/>
    <w:rsid w:val="00326239"/>
    <w:rsid w:val="00326EFC"/>
    <w:rsid w:val="00326F03"/>
    <w:rsid w:val="003271F6"/>
    <w:rsid w:val="00327DC2"/>
    <w:rsid w:val="003300A8"/>
    <w:rsid w:val="00330471"/>
    <w:rsid w:val="0033094D"/>
    <w:rsid w:val="0033165C"/>
    <w:rsid w:val="003319AD"/>
    <w:rsid w:val="00332618"/>
    <w:rsid w:val="00332BF4"/>
    <w:rsid w:val="00332E7C"/>
    <w:rsid w:val="00333A0C"/>
    <w:rsid w:val="00334441"/>
    <w:rsid w:val="00334C86"/>
    <w:rsid w:val="00336116"/>
    <w:rsid w:val="0033627C"/>
    <w:rsid w:val="00336643"/>
    <w:rsid w:val="003374DE"/>
    <w:rsid w:val="003376D8"/>
    <w:rsid w:val="00337A88"/>
    <w:rsid w:val="00340210"/>
    <w:rsid w:val="00340A1D"/>
    <w:rsid w:val="00341574"/>
    <w:rsid w:val="00341B37"/>
    <w:rsid w:val="00341E58"/>
    <w:rsid w:val="00341E9D"/>
    <w:rsid w:val="00342409"/>
    <w:rsid w:val="00342FF1"/>
    <w:rsid w:val="003437B7"/>
    <w:rsid w:val="00343C56"/>
    <w:rsid w:val="00344234"/>
    <w:rsid w:val="003447F5"/>
    <w:rsid w:val="003450D6"/>
    <w:rsid w:val="003456C3"/>
    <w:rsid w:val="00345CB3"/>
    <w:rsid w:val="003465FA"/>
    <w:rsid w:val="00346B91"/>
    <w:rsid w:val="0034709C"/>
    <w:rsid w:val="0034779C"/>
    <w:rsid w:val="00347B20"/>
    <w:rsid w:val="00347BB7"/>
    <w:rsid w:val="00347DF7"/>
    <w:rsid w:val="00347F58"/>
    <w:rsid w:val="00350669"/>
    <w:rsid w:val="00350DCC"/>
    <w:rsid w:val="003514D3"/>
    <w:rsid w:val="00351C9D"/>
    <w:rsid w:val="00352842"/>
    <w:rsid w:val="00352C52"/>
    <w:rsid w:val="00353FB6"/>
    <w:rsid w:val="0035488F"/>
    <w:rsid w:val="00354CEB"/>
    <w:rsid w:val="00354DF3"/>
    <w:rsid w:val="00354E86"/>
    <w:rsid w:val="00355673"/>
    <w:rsid w:val="003559FE"/>
    <w:rsid w:val="00355AAD"/>
    <w:rsid w:val="00355DAB"/>
    <w:rsid w:val="00355F2D"/>
    <w:rsid w:val="003560D5"/>
    <w:rsid w:val="00356C86"/>
    <w:rsid w:val="00356C8C"/>
    <w:rsid w:val="00357101"/>
    <w:rsid w:val="00357235"/>
    <w:rsid w:val="00360467"/>
    <w:rsid w:val="0036113F"/>
    <w:rsid w:val="00361287"/>
    <w:rsid w:val="003615CF"/>
    <w:rsid w:val="003623CC"/>
    <w:rsid w:val="00362448"/>
    <w:rsid w:val="00362BEC"/>
    <w:rsid w:val="0036358E"/>
    <w:rsid w:val="00363660"/>
    <w:rsid w:val="0036382C"/>
    <w:rsid w:val="00364083"/>
    <w:rsid w:val="00364334"/>
    <w:rsid w:val="003644D1"/>
    <w:rsid w:val="0036469B"/>
    <w:rsid w:val="003649A9"/>
    <w:rsid w:val="00364A58"/>
    <w:rsid w:val="00364CF0"/>
    <w:rsid w:val="003652CA"/>
    <w:rsid w:val="003658AF"/>
    <w:rsid w:val="00365D9F"/>
    <w:rsid w:val="003662E9"/>
    <w:rsid w:val="00367089"/>
    <w:rsid w:val="0037009A"/>
    <w:rsid w:val="00370758"/>
    <w:rsid w:val="00370BE4"/>
    <w:rsid w:val="00371892"/>
    <w:rsid w:val="00371BE0"/>
    <w:rsid w:val="00371D34"/>
    <w:rsid w:val="00373729"/>
    <w:rsid w:val="003743DB"/>
    <w:rsid w:val="00374753"/>
    <w:rsid w:val="00374DAD"/>
    <w:rsid w:val="00375191"/>
    <w:rsid w:val="003753E4"/>
    <w:rsid w:val="0037568B"/>
    <w:rsid w:val="003756B9"/>
    <w:rsid w:val="00375F71"/>
    <w:rsid w:val="00376444"/>
    <w:rsid w:val="00376B96"/>
    <w:rsid w:val="00376C44"/>
    <w:rsid w:val="00376EAD"/>
    <w:rsid w:val="00376EB5"/>
    <w:rsid w:val="00377477"/>
    <w:rsid w:val="003779AD"/>
    <w:rsid w:val="00377DA2"/>
    <w:rsid w:val="00377F1A"/>
    <w:rsid w:val="00380540"/>
    <w:rsid w:val="003817BC"/>
    <w:rsid w:val="003821C1"/>
    <w:rsid w:val="0038245B"/>
    <w:rsid w:val="00382A80"/>
    <w:rsid w:val="00383C52"/>
    <w:rsid w:val="00384051"/>
    <w:rsid w:val="0038425F"/>
    <w:rsid w:val="003844E5"/>
    <w:rsid w:val="00384525"/>
    <w:rsid w:val="003848A4"/>
    <w:rsid w:val="003849F7"/>
    <w:rsid w:val="00385320"/>
    <w:rsid w:val="00385465"/>
    <w:rsid w:val="003858D7"/>
    <w:rsid w:val="00385952"/>
    <w:rsid w:val="00386675"/>
    <w:rsid w:val="00386EB2"/>
    <w:rsid w:val="00390513"/>
    <w:rsid w:val="00390640"/>
    <w:rsid w:val="003910E0"/>
    <w:rsid w:val="003912A4"/>
    <w:rsid w:val="0039176E"/>
    <w:rsid w:val="00391A2C"/>
    <w:rsid w:val="00391C0D"/>
    <w:rsid w:val="00391CD8"/>
    <w:rsid w:val="00391D3E"/>
    <w:rsid w:val="003922BA"/>
    <w:rsid w:val="00392DBB"/>
    <w:rsid w:val="003930AA"/>
    <w:rsid w:val="00393195"/>
    <w:rsid w:val="0039392D"/>
    <w:rsid w:val="00393A64"/>
    <w:rsid w:val="00393D53"/>
    <w:rsid w:val="00393E12"/>
    <w:rsid w:val="003943C7"/>
    <w:rsid w:val="00394BD9"/>
    <w:rsid w:val="00395786"/>
    <w:rsid w:val="00395FB8"/>
    <w:rsid w:val="0039625F"/>
    <w:rsid w:val="003966AB"/>
    <w:rsid w:val="00396DC3"/>
    <w:rsid w:val="00396DE0"/>
    <w:rsid w:val="003970CA"/>
    <w:rsid w:val="003973BB"/>
    <w:rsid w:val="00397530"/>
    <w:rsid w:val="003A0B04"/>
    <w:rsid w:val="003A1793"/>
    <w:rsid w:val="003A2782"/>
    <w:rsid w:val="003A2F2B"/>
    <w:rsid w:val="003A3099"/>
    <w:rsid w:val="003A3922"/>
    <w:rsid w:val="003A3BDA"/>
    <w:rsid w:val="003A3FFF"/>
    <w:rsid w:val="003A4201"/>
    <w:rsid w:val="003A4431"/>
    <w:rsid w:val="003A4D75"/>
    <w:rsid w:val="003A520D"/>
    <w:rsid w:val="003A5B51"/>
    <w:rsid w:val="003A64BE"/>
    <w:rsid w:val="003A6A46"/>
    <w:rsid w:val="003A6B88"/>
    <w:rsid w:val="003A6E91"/>
    <w:rsid w:val="003A7105"/>
    <w:rsid w:val="003A74EB"/>
    <w:rsid w:val="003A758E"/>
    <w:rsid w:val="003A75DB"/>
    <w:rsid w:val="003A7750"/>
    <w:rsid w:val="003A77F5"/>
    <w:rsid w:val="003A7F99"/>
    <w:rsid w:val="003B00C8"/>
    <w:rsid w:val="003B067C"/>
    <w:rsid w:val="003B16D4"/>
    <w:rsid w:val="003B190E"/>
    <w:rsid w:val="003B19AF"/>
    <w:rsid w:val="003B1BA0"/>
    <w:rsid w:val="003B296E"/>
    <w:rsid w:val="003B2FBA"/>
    <w:rsid w:val="003B3416"/>
    <w:rsid w:val="003B36BD"/>
    <w:rsid w:val="003B3EE1"/>
    <w:rsid w:val="003B40F8"/>
    <w:rsid w:val="003B45A0"/>
    <w:rsid w:val="003B4FC4"/>
    <w:rsid w:val="003B5E1A"/>
    <w:rsid w:val="003B6119"/>
    <w:rsid w:val="003B6328"/>
    <w:rsid w:val="003B651E"/>
    <w:rsid w:val="003B6ABE"/>
    <w:rsid w:val="003B7316"/>
    <w:rsid w:val="003B7679"/>
    <w:rsid w:val="003B7F7E"/>
    <w:rsid w:val="003C01B0"/>
    <w:rsid w:val="003C0A85"/>
    <w:rsid w:val="003C0B31"/>
    <w:rsid w:val="003C0E01"/>
    <w:rsid w:val="003C14C9"/>
    <w:rsid w:val="003C171A"/>
    <w:rsid w:val="003C1781"/>
    <w:rsid w:val="003C2052"/>
    <w:rsid w:val="003C264E"/>
    <w:rsid w:val="003C29CC"/>
    <w:rsid w:val="003C3380"/>
    <w:rsid w:val="003C3EA9"/>
    <w:rsid w:val="003C4052"/>
    <w:rsid w:val="003C4071"/>
    <w:rsid w:val="003C5385"/>
    <w:rsid w:val="003C5804"/>
    <w:rsid w:val="003C65FF"/>
    <w:rsid w:val="003C663B"/>
    <w:rsid w:val="003C6830"/>
    <w:rsid w:val="003C69CB"/>
    <w:rsid w:val="003C6CED"/>
    <w:rsid w:val="003C75D5"/>
    <w:rsid w:val="003C79A9"/>
    <w:rsid w:val="003D0018"/>
    <w:rsid w:val="003D0181"/>
    <w:rsid w:val="003D0A9F"/>
    <w:rsid w:val="003D1446"/>
    <w:rsid w:val="003D15D7"/>
    <w:rsid w:val="003D18AD"/>
    <w:rsid w:val="003D193E"/>
    <w:rsid w:val="003D1CB8"/>
    <w:rsid w:val="003D3942"/>
    <w:rsid w:val="003D3BAD"/>
    <w:rsid w:val="003D4624"/>
    <w:rsid w:val="003D4695"/>
    <w:rsid w:val="003D512A"/>
    <w:rsid w:val="003D522E"/>
    <w:rsid w:val="003D537B"/>
    <w:rsid w:val="003D5A1A"/>
    <w:rsid w:val="003D5D57"/>
    <w:rsid w:val="003D7160"/>
    <w:rsid w:val="003D73E7"/>
    <w:rsid w:val="003D75FE"/>
    <w:rsid w:val="003D7736"/>
    <w:rsid w:val="003D79A9"/>
    <w:rsid w:val="003D7B7A"/>
    <w:rsid w:val="003D7DC8"/>
    <w:rsid w:val="003E009F"/>
    <w:rsid w:val="003E0226"/>
    <w:rsid w:val="003E0325"/>
    <w:rsid w:val="003E112B"/>
    <w:rsid w:val="003E1F6A"/>
    <w:rsid w:val="003E2342"/>
    <w:rsid w:val="003E267A"/>
    <w:rsid w:val="003E2720"/>
    <w:rsid w:val="003E2D2D"/>
    <w:rsid w:val="003E3048"/>
    <w:rsid w:val="003E30E0"/>
    <w:rsid w:val="003E3ABC"/>
    <w:rsid w:val="003E3B79"/>
    <w:rsid w:val="003E46FC"/>
    <w:rsid w:val="003E49E0"/>
    <w:rsid w:val="003E4B17"/>
    <w:rsid w:val="003E57AC"/>
    <w:rsid w:val="003E664F"/>
    <w:rsid w:val="003E66ED"/>
    <w:rsid w:val="003E6733"/>
    <w:rsid w:val="003E67E8"/>
    <w:rsid w:val="003E75E4"/>
    <w:rsid w:val="003E79C3"/>
    <w:rsid w:val="003E7BED"/>
    <w:rsid w:val="003F02A9"/>
    <w:rsid w:val="003F0347"/>
    <w:rsid w:val="003F08AF"/>
    <w:rsid w:val="003F0E8C"/>
    <w:rsid w:val="003F0F9B"/>
    <w:rsid w:val="003F15B7"/>
    <w:rsid w:val="003F1845"/>
    <w:rsid w:val="003F1AFE"/>
    <w:rsid w:val="003F2446"/>
    <w:rsid w:val="003F26F2"/>
    <w:rsid w:val="003F3063"/>
    <w:rsid w:val="003F316B"/>
    <w:rsid w:val="003F356E"/>
    <w:rsid w:val="003F3605"/>
    <w:rsid w:val="003F3A46"/>
    <w:rsid w:val="003F40C4"/>
    <w:rsid w:val="003F4529"/>
    <w:rsid w:val="003F51F8"/>
    <w:rsid w:val="003F5B8B"/>
    <w:rsid w:val="003F6B04"/>
    <w:rsid w:val="003F6B4D"/>
    <w:rsid w:val="003F7731"/>
    <w:rsid w:val="00400312"/>
    <w:rsid w:val="00400673"/>
    <w:rsid w:val="0040112B"/>
    <w:rsid w:val="00401ADD"/>
    <w:rsid w:val="00401E29"/>
    <w:rsid w:val="004031FD"/>
    <w:rsid w:val="00403555"/>
    <w:rsid w:val="004036ED"/>
    <w:rsid w:val="004039BB"/>
    <w:rsid w:val="00403E48"/>
    <w:rsid w:val="00403F00"/>
    <w:rsid w:val="00403F9B"/>
    <w:rsid w:val="00404028"/>
    <w:rsid w:val="00404C2C"/>
    <w:rsid w:val="00404CA4"/>
    <w:rsid w:val="00404CB9"/>
    <w:rsid w:val="00405209"/>
    <w:rsid w:val="00405807"/>
    <w:rsid w:val="00405BE7"/>
    <w:rsid w:val="00405E11"/>
    <w:rsid w:val="00406202"/>
    <w:rsid w:val="004062FB"/>
    <w:rsid w:val="00406618"/>
    <w:rsid w:val="0040671B"/>
    <w:rsid w:val="0040777A"/>
    <w:rsid w:val="0040784C"/>
    <w:rsid w:val="00407D24"/>
    <w:rsid w:val="00410872"/>
    <w:rsid w:val="00410B22"/>
    <w:rsid w:val="00410E85"/>
    <w:rsid w:val="004113FD"/>
    <w:rsid w:val="004116E3"/>
    <w:rsid w:val="00411C76"/>
    <w:rsid w:val="00412799"/>
    <w:rsid w:val="004129BD"/>
    <w:rsid w:val="00412E27"/>
    <w:rsid w:val="00412E6C"/>
    <w:rsid w:val="00412F8C"/>
    <w:rsid w:val="0041428B"/>
    <w:rsid w:val="0041483B"/>
    <w:rsid w:val="00414A27"/>
    <w:rsid w:val="00414E99"/>
    <w:rsid w:val="00414F2C"/>
    <w:rsid w:val="0041500C"/>
    <w:rsid w:val="0041534C"/>
    <w:rsid w:val="00415AEA"/>
    <w:rsid w:val="00416F5D"/>
    <w:rsid w:val="00417133"/>
    <w:rsid w:val="0041721D"/>
    <w:rsid w:val="004176C0"/>
    <w:rsid w:val="00420F25"/>
    <w:rsid w:val="00421595"/>
    <w:rsid w:val="00421A37"/>
    <w:rsid w:val="00421A68"/>
    <w:rsid w:val="00421A99"/>
    <w:rsid w:val="004223AE"/>
    <w:rsid w:val="004225BE"/>
    <w:rsid w:val="004231D4"/>
    <w:rsid w:val="004238B6"/>
    <w:rsid w:val="00423AC3"/>
    <w:rsid w:val="00424059"/>
    <w:rsid w:val="00424168"/>
    <w:rsid w:val="004247F5"/>
    <w:rsid w:val="00424AAA"/>
    <w:rsid w:val="00425120"/>
    <w:rsid w:val="00425134"/>
    <w:rsid w:val="00425E7A"/>
    <w:rsid w:val="00425F53"/>
    <w:rsid w:val="0042617B"/>
    <w:rsid w:val="004269A0"/>
    <w:rsid w:val="00426AF2"/>
    <w:rsid w:val="004272DA"/>
    <w:rsid w:val="0042746C"/>
    <w:rsid w:val="00427CE9"/>
    <w:rsid w:val="00427E4A"/>
    <w:rsid w:val="00427E73"/>
    <w:rsid w:val="0043045F"/>
    <w:rsid w:val="004304C8"/>
    <w:rsid w:val="004311A6"/>
    <w:rsid w:val="004313C1"/>
    <w:rsid w:val="0043161B"/>
    <w:rsid w:val="0043199D"/>
    <w:rsid w:val="004322F9"/>
    <w:rsid w:val="00432723"/>
    <w:rsid w:val="00432971"/>
    <w:rsid w:val="00432D3A"/>
    <w:rsid w:val="00432E71"/>
    <w:rsid w:val="0043301D"/>
    <w:rsid w:val="00433764"/>
    <w:rsid w:val="00433FCE"/>
    <w:rsid w:val="004348C6"/>
    <w:rsid w:val="00434D4D"/>
    <w:rsid w:val="00434F7D"/>
    <w:rsid w:val="0043508C"/>
    <w:rsid w:val="00435162"/>
    <w:rsid w:val="004354D5"/>
    <w:rsid w:val="00435669"/>
    <w:rsid w:val="004356A6"/>
    <w:rsid w:val="004358F8"/>
    <w:rsid w:val="0043629C"/>
    <w:rsid w:val="004362D9"/>
    <w:rsid w:val="00436F1B"/>
    <w:rsid w:val="0043710A"/>
    <w:rsid w:val="0043711D"/>
    <w:rsid w:val="00437153"/>
    <w:rsid w:val="00437995"/>
    <w:rsid w:val="00437B30"/>
    <w:rsid w:val="00437E0A"/>
    <w:rsid w:val="00437E40"/>
    <w:rsid w:val="004402CC"/>
    <w:rsid w:val="00440A0C"/>
    <w:rsid w:val="00440D4D"/>
    <w:rsid w:val="0044105B"/>
    <w:rsid w:val="00441B75"/>
    <w:rsid w:val="00441D9F"/>
    <w:rsid w:val="0044228B"/>
    <w:rsid w:val="00442A43"/>
    <w:rsid w:val="004439E1"/>
    <w:rsid w:val="00443AD4"/>
    <w:rsid w:val="00444634"/>
    <w:rsid w:val="00445CAA"/>
    <w:rsid w:val="004469C0"/>
    <w:rsid w:val="004469F3"/>
    <w:rsid w:val="00446B4C"/>
    <w:rsid w:val="004472A3"/>
    <w:rsid w:val="004474F6"/>
    <w:rsid w:val="004479BB"/>
    <w:rsid w:val="00447D7B"/>
    <w:rsid w:val="00450A83"/>
    <w:rsid w:val="00450CFA"/>
    <w:rsid w:val="004515D0"/>
    <w:rsid w:val="00451851"/>
    <w:rsid w:val="004519CB"/>
    <w:rsid w:val="0045242D"/>
    <w:rsid w:val="00452A39"/>
    <w:rsid w:val="00453251"/>
    <w:rsid w:val="00453535"/>
    <w:rsid w:val="00453842"/>
    <w:rsid w:val="00453AD6"/>
    <w:rsid w:val="00453BED"/>
    <w:rsid w:val="00454843"/>
    <w:rsid w:val="004549A4"/>
    <w:rsid w:val="00454DFF"/>
    <w:rsid w:val="00455B80"/>
    <w:rsid w:val="00456179"/>
    <w:rsid w:val="004562B0"/>
    <w:rsid w:val="00456DAA"/>
    <w:rsid w:val="004570CB"/>
    <w:rsid w:val="00457C73"/>
    <w:rsid w:val="0046062A"/>
    <w:rsid w:val="00460B6A"/>
    <w:rsid w:val="00461FFE"/>
    <w:rsid w:val="00462065"/>
    <w:rsid w:val="004623B9"/>
    <w:rsid w:val="0046318E"/>
    <w:rsid w:val="004633D6"/>
    <w:rsid w:val="00463F61"/>
    <w:rsid w:val="0046425F"/>
    <w:rsid w:val="0046457D"/>
    <w:rsid w:val="0046547F"/>
    <w:rsid w:val="00465F85"/>
    <w:rsid w:val="004667FB"/>
    <w:rsid w:val="00467127"/>
    <w:rsid w:val="00467455"/>
    <w:rsid w:val="0047066F"/>
    <w:rsid w:val="004710D1"/>
    <w:rsid w:val="00471485"/>
    <w:rsid w:val="004716B4"/>
    <w:rsid w:val="00471DFE"/>
    <w:rsid w:val="00471FF9"/>
    <w:rsid w:val="004723B5"/>
    <w:rsid w:val="00472B9D"/>
    <w:rsid w:val="00472FD6"/>
    <w:rsid w:val="004733F0"/>
    <w:rsid w:val="00473807"/>
    <w:rsid w:val="00473AE7"/>
    <w:rsid w:val="00473B86"/>
    <w:rsid w:val="004742EF"/>
    <w:rsid w:val="00474528"/>
    <w:rsid w:val="0047498B"/>
    <w:rsid w:val="00474A8E"/>
    <w:rsid w:val="00474B3A"/>
    <w:rsid w:val="00474F95"/>
    <w:rsid w:val="0047559F"/>
    <w:rsid w:val="00475FFE"/>
    <w:rsid w:val="00476838"/>
    <w:rsid w:val="00476D67"/>
    <w:rsid w:val="0047763E"/>
    <w:rsid w:val="00477C31"/>
    <w:rsid w:val="004807FA"/>
    <w:rsid w:val="0048094E"/>
    <w:rsid w:val="00480FA2"/>
    <w:rsid w:val="00481762"/>
    <w:rsid w:val="00481DF8"/>
    <w:rsid w:val="00482D32"/>
    <w:rsid w:val="0048420B"/>
    <w:rsid w:val="004847E1"/>
    <w:rsid w:val="004850BF"/>
    <w:rsid w:val="00485C4C"/>
    <w:rsid w:val="004869EC"/>
    <w:rsid w:val="00486E7B"/>
    <w:rsid w:val="0048733E"/>
    <w:rsid w:val="004878A2"/>
    <w:rsid w:val="00487A3B"/>
    <w:rsid w:val="00487BD1"/>
    <w:rsid w:val="00487CB8"/>
    <w:rsid w:val="00487D87"/>
    <w:rsid w:val="00487E89"/>
    <w:rsid w:val="004905C0"/>
    <w:rsid w:val="00490764"/>
    <w:rsid w:val="004918C8"/>
    <w:rsid w:val="00491D4C"/>
    <w:rsid w:val="00492CC0"/>
    <w:rsid w:val="0049373B"/>
    <w:rsid w:val="00494910"/>
    <w:rsid w:val="00494B97"/>
    <w:rsid w:val="00494F15"/>
    <w:rsid w:val="004951A9"/>
    <w:rsid w:val="00495346"/>
    <w:rsid w:val="00496152"/>
    <w:rsid w:val="004963A8"/>
    <w:rsid w:val="0049662D"/>
    <w:rsid w:val="00497373"/>
    <w:rsid w:val="00497BAE"/>
    <w:rsid w:val="00497FBB"/>
    <w:rsid w:val="004A03B5"/>
    <w:rsid w:val="004A0C1E"/>
    <w:rsid w:val="004A0E6F"/>
    <w:rsid w:val="004A1604"/>
    <w:rsid w:val="004A1E33"/>
    <w:rsid w:val="004A2098"/>
    <w:rsid w:val="004A27AE"/>
    <w:rsid w:val="004A2862"/>
    <w:rsid w:val="004A2A88"/>
    <w:rsid w:val="004A2B06"/>
    <w:rsid w:val="004A2C44"/>
    <w:rsid w:val="004A2FA1"/>
    <w:rsid w:val="004A3474"/>
    <w:rsid w:val="004A372C"/>
    <w:rsid w:val="004A3DA9"/>
    <w:rsid w:val="004A4096"/>
    <w:rsid w:val="004A41F7"/>
    <w:rsid w:val="004A420D"/>
    <w:rsid w:val="004A44C1"/>
    <w:rsid w:val="004A50FA"/>
    <w:rsid w:val="004A51A1"/>
    <w:rsid w:val="004A523A"/>
    <w:rsid w:val="004A545D"/>
    <w:rsid w:val="004A560A"/>
    <w:rsid w:val="004A5E9C"/>
    <w:rsid w:val="004A5FEC"/>
    <w:rsid w:val="004A6372"/>
    <w:rsid w:val="004A6C58"/>
    <w:rsid w:val="004A7A3E"/>
    <w:rsid w:val="004A7A87"/>
    <w:rsid w:val="004A7CF7"/>
    <w:rsid w:val="004B0417"/>
    <w:rsid w:val="004B04AE"/>
    <w:rsid w:val="004B0A0E"/>
    <w:rsid w:val="004B114F"/>
    <w:rsid w:val="004B1248"/>
    <w:rsid w:val="004B169E"/>
    <w:rsid w:val="004B24E5"/>
    <w:rsid w:val="004B257E"/>
    <w:rsid w:val="004B262F"/>
    <w:rsid w:val="004B2AA9"/>
    <w:rsid w:val="004B2CDD"/>
    <w:rsid w:val="004B3158"/>
    <w:rsid w:val="004B3363"/>
    <w:rsid w:val="004B3AFE"/>
    <w:rsid w:val="004B4D7A"/>
    <w:rsid w:val="004B505B"/>
    <w:rsid w:val="004B56A8"/>
    <w:rsid w:val="004B5AAC"/>
    <w:rsid w:val="004B698F"/>
    <w:rsid w:val="004B6B20"/>
    <w:rsid w:val="004B70B5"/>
    <w:rsid w:val="004B7305"/>
    <w:rsid w:val="004B7D98"/>
    <w:rsid w:val="004B7DBE"/>
    <w:rsid w:val="004B7FCE"/>
    <w:rsid w:val="004C021F"/>
    <w:rsid w:val="004C0D6D"/>
    <w:rsid w:val="004C119F"/>
    <w:rsid w:val="004C22FA"/>
    <w:rsid w:val="004C2B1D"/>
    <w:rsid w:val="004C2B53"/>
    <w:rsid w:val="004C416B"/>
    <w:rsid w:val="004C4C02"/>
    <w:rsid w:val="004C5F8B"/>
    <w:rsid w:val="004C6563"/>
    <w:rsid w:val="004C684E"/>
    <w:rsid w:val="004C6C13"/>
    <w:rsid w:val="004C6EF9"/>
    <w:rsid w:val="004C715F"/>
    <w:rsid w:val="004D06DF"/>
    <w:rsid w:val="004D07A7"/>
    <w:rsid w:val="004D0B8B"/>
    <w:rsid w:val="004D0E4C"/>
    <w:rsid w:val="004D1562"/>
    <w:rsid w:val="004D1D47"/>
    <w:rsid w:val="004D1DB4"/>
    <w:rsid w:val="004D1DDF"/>
    <w:rsid w:val="004D2197"/>
    <w:rsid w:val="004D334F"/>
    <w:rsid w:val="004D34C6"/>
    <w:rsid w:val="004D376E"/>
    <w:rsid w:val="004D45F5"/>
    <w:rsid w:val="004D47C7"/>
    <w:rsid w:val="004D483F"/>
    <w:rsid w:val="004D4BA0"/>
    <w:rsid w:val="004D4CF0"/>
    <w:rsid w:val="004D4D35"/>
    <w:rsid w:val="004D57A6"/>
    <w:rsid w:val="004D57A9"/>
    <w:rsid w:val="004D60F4"/>
    <w:rsid w:val="004D6903"/>
    <w:rsid w:val="004D6A4B"/>
    <w:rsid w:val="004D6C86"/>
    <w:rsid w:val="004D718D"/>
    <w:rsid w:val="004D7711"/>
    <w:rsid w:val="004E0177"/>
    <w:rsid w:val="004E0ACF"/>
    <w:rsid w:val="004E0D96"/>
    <w:rsid w:val="004E13C8"/>
    <w:rsid w:val="004E17FF"/>
    <w:rsid w:val="004E1A53"/>
    <w:rsid w:val="004E1C58"/>
    <w:rsid w:val="004E1CFB"/>
    <w:rsid w:val="004E281D"/>
    <w:rsid w:val="004E2836"/>
    <w:rsid w:val="004E29C9"/>
    <w:rsid w:val="004E3CF2"/>
    <w:rsid w:val="004E40EE"/>
    <w:rsid w:val="004E4100"/>
    <w:rsid w:val="004E4A51"/>
    <w:rsid w:val="004E532E"/>
    <w:rsid w:val="004E546D"/>
    <w:rsid w:val="004E58D2"/>
    <w:rsid w:val="004E5DAF"/>
    <w:rsid w:val="004E5FD3"/>
    <w:rsid w:val="004E69B1"/>
    <w:rsid w:val="004E6F86"/>
    <w:rsid w:val="004E7101"/>
    <w:rsid w:val="004E747D"/>
    <w:rsid w:val="004E74BE"/>
    <w:rsid w:val="004E7DE0"/>
    <w:rsid w:val="004E7E61"/>
    <w:rsid w:val="004F1286"/>
    <w:rsid w:val="004F1FD7"/>
    <w:rsid w:val="004F209E"/>
    <w:rsid w:val="004F2A4F"/>
    <w:rsid w:val="004F34F8"/>
    <w:rsid w:val="004F3541"/>
    <w:rsid w:val="004F3F33"/>
    <w:rsid w:val="004F4745"/>
    <w:rsid w:val="004F4E36"/>
    <w:rsid w:val="004F4E7D"/>
    <w:rsid w:val="004F53D5"/>
    <w:rsid w:val="004F5631"/>
    <w:rsid w:val="004F5644"/>
    <w:rsid w:val="004F56EB"/>
    <w:rsid w:val="004F5C9A"/>
    <w:rsid w:val="004F5E10"/>
    <w:rsid w:val="004F60C1"/>
    <w:rsid w:val="004F626C"/>
    <w:rsid w:val="004F62F0"/>
    <w:rsid w:val="004F63D2"/>
    <w:rsid w:val="004F70FC"/>
    <w:rsid w:val="004F723D"/>
    <w:rsid w:val="0050027F"/>
    <w:rsid w:val="00500750"/>
    <w:rsid w:val="00500BE8"/>
    <w:rsid w:val="00501378"/>
    <w:rsid w:val="00501A6D"/>
    <w:rsid w:val="00501FE5"/>
    <w:rsid w:val="0050205A"/>
    <w:rsid w:val="005038C5"/>
    <w:rsid w:val="00503C1F"/>
    <w:rsid w:val="00503C89"/>
    <w:rsid w:val="005043BC"/>
    <w:rsid w:val="005043BD"/>
    <w:rsid w:val="005044B0"/>
    <w:rsid w:val="005049F0"/>
    <w:rsid w:val="00505457"/>
    <w:rsid w:val="0050550D"/>
    <w:rsid w:val="0050572F"/>
    <w:rsid w:val="00505836"/>
    <w:rsid w:val="00505DAF"/>
    <w:rsid w:val="00505F6F"/>
    <w:rsid w:val="00505F76"/>
    <w:rsid w:val="005065CD"/>
    <w:rsid w:val="00506B1D"/>
    <w:rsid w:val="0050706A"/>
    <w:rsid w:val="00507BC7"/>
    <w:rsid w:val="00507CC6"/>
    <w:rsid w:val="00507F92"/>
    <w:rsid w:val="00510E6E"/>
    <w:rsid w:val="005116A7"/>
    <w:rsid w:val="00511F40"/>
    <w:rsid w:val="0051227F"/>
    <w:rsid w:val="00513157"/>
    <w:rsid w:val="0051315A"/>
    <w:rsid w:val="00513678"/>
    <w:rsid w:val="005138F3"/>
    <w:rsid w:val="00513C4A"/>
    <w:rsid w:val="00514019"/>
    <w:rsid w:val="005144A7"/>
    <w:rsid w:val="0051458D"/>
    <w:rsid w:val="005153E4"/>
    <w:rsid w:val="005158DC"/>
    <w:rsid w:val="00515CE6"/>
    <w:rsid w:val="00516952"/>
    <w:rsid w:val="00516A9E"/>
    <w:rsid w:val="005206C5"/>
    <w:rsid w:val="0052138B"/>
    <w:rsid w:val="00521F0B"/>
    <w:rsid w:val="0052220B"/>
    <w:rsid w:val="0052309B"/>
    <w:rsid w:val="005234CE"/>
    <w:rsid w:val="00524133"/>
    <w:rsid w:val="00524A66"/>
    <w:rsid w:val="00524B39"/>
    <w:rsid w:val="00525278"/>
    <w:rsid w:val="0052579C"/>
    <w:rsid w:val="0052644D"/>
    <w:rsid w:val="005264C8"/>
    <w:rsid w:val="00527253"/>
    <w:rsid w:val="0052746D"/>
    <w:rsid w:val="00527D81"/>
    <w:rsid w:val="005308A2"/>
    <w:rsid w:val="00530AD5"/>
    <w:rsid w:val="00530B31"/>
    <w:rsid w:val="00530B7C"/>
    <w:rsid w:val="00530BF7"/>
    <w:rsid w:val="005311D5"/>
    <w:rsid w:val="00531401"/>
    <w:rsid w:val="00531D15"/>
    <w:rsid w:val="00532183"/>
    <w:rsid w:val="005329EB"/>
    <w:rsid w:val="00532C1F"/>
    <w:rsid w:val="005332F1"/>
    <w:rsid w:val="00534069"/>
    <w:rsid w:val="00534106"/>
    <w:rsid w:val="00534127"/>
    <w:rsid w:val="00534A6C"/>
    <w:rsid w:val="00534E6E"/>
    <w:rsid w:val="00536665"/>
    <w:rsid w:val="0053686F"/>
    <w:rsid w:val="0054071C"/>
    <w:rsid w:val="005414BC"/>
    <w:rsid w:val="005421C9"/>
    <w:rsid w:val="005423CC"/>
    <w:rsid w:val="0054279E"/>
    <w:rsid w:val="0054289E"/>
    <w:rsid w:val="00542EDD"/>
    <w:rsid w:val="00542FE2"/>
    <w:rsid w:val="005432D3"/>
    <w:rsid w:val="00543322"/>
    <w:rsid w:val="0054484A"/>
    <w:rsid w:val="00544D71"/>
    <w:rsid w:val="0054547F"/>
    <w:rsid w:val="005458F4"/>
    <w:rsid w:val="005464F8"/>
    <w:rsid w:val="005469E3"/>
    <w:rsid w:val="0055000A"/>
    <w:rsid w:val="00550F66"/>
    <w:rsid w:val="005510AB"/>
    <w:rsid w:val="005510D5"/>
    <w:rsid w:val="00551458"/>
    <w:rsid w:val="00551521"/>
    <w:rsid w:val="00551F5E"/>
    <w:rsid w:val="00553266"/>
    <w:rsid w:val="00553D33"/>
    <w:rsid w:val="0055429B"/>
    <w:rsid w:val="005545D5"/>
    <w:rsid w:val="00554ACD"/>
    <w:rsid w:val="00554BC1"/>
    <w:rsid w:val="0055578E"/>
    <w:rsid w:val="00555860"/>
    <w:rsid w:val="00555D53"/>
    <w:rsid w:val="00555F3D"/>
    <w:rsid w:val="00557132"/>
    <w:rsid w:val="00557291"/>
    <w:rsid w:val="005578BE"/>
    <w:rsid w:val="00557AC0"/>
    <w:rsid w:val="0056038D"/>
    <w:rsid w:val="00560B66"/>
    <w:rsid w:val="00560C14"/>
    <w:rsid w:val="005613FF"/>
    <w:rsid w:val="0056150E"/>
    <w:rsid w:val="00561697"/>
    <w:rsid w:val="00562A88"/>
    <w:rsid w:val="00562EF3"/>
    <w:rsid w:val="0056330B"/>
    <w:rsid w:val="005634B5"/>
    <w:rsid w:val="00563B65"/>
    <w:rsid w:val="005647A7"/>
    <w:rsid w:val="00565287"/>
    <w:rsid w:val="00565785"/>
    <w:rsid w:val="0056595B"/>
    <w:rsid w:val="00565B9D"/>
    <w:rsid w:val="00566028"/>
    <w:rsid w:val="00566056"/>
    <w:rsid w:val="00566309"/>
    <w:rsid w:val="00566AAC"/>
    <w:rsid w:val="00566F45"/>
    <w:rsid w:val="00566FC8"/>
    <w:rsid w:val="00567587"/>
    <w:rsid w:val="005705E7"/>
    <w:rsid w:val="00571132"/>
    <w:rsid w:val="0057119D"/>
    <w:rsid w:val="00571390"/>
    <w:rsid w:val="005715D9"/>
    <w:rsid w:val="00571971"/>
    <w:rsid w:val="00571BF5"/>
    <w:rsid w:val="00571C9D"/>
    <w:rsid w:val="00572938"/>
    <w:rsid w:val="0057307B"/>
    <w:rsid w:val="00573F0A"/>
    <w:rsid w:val="00574322"/>
    <w:rsid w:val="0057481B"/>
    <w:rsid w:val="0057491B"/>
    <w:rsid w:val="00574A1C"/>
    <w:rsid w:val="00574E0D"/>
    <w:rsid w:val="00574FEF"/>
    <w:rsid w:val="00575727"/>
    <w:rsid w:val="00575A32"/>
    <w:rsid w:val="00575F55"/>
    <w:rsid w:val="005779A7"/>
    <w:rsid w:val="005779BA"/>
    <w:rsid w:val="00577A1B"/>
    <w:rsid w:val="00577C71"/>
    <w:rsid w:val="005800A1"/>
    <w:rsid w:val="0058080B"/>
    <w:rsid w:val="00580BB1"/>
    <w:rsid w:val="00581391"/>
    <w:rsid w:val="005814A9"/>
    <w:rsid w:val="00581566"/>
    <w:rsid w:val="00581747"/>
    <w:rsid w:val="005817CA"/>
    <w:rsid w:val="00581DE2"/>
    <w:rsid w:val="00582425"/>
    <w:rsid w:val="005824E1"/>
    <w:rsid w:val="0058287F"/>
    <w:rsid w:val="00582BC4"/>
    <w:rsid w:val="00582BCA"/>
    <w:rsid w:val="00582C4A"/>
    <w:rsid w:val="00582DE1"/>
    <w:rsid w:val="00583034"/>
    <w:rsid w:val="00583642"/>
    <w:rsid w:val="00583732"/>
    <w:rsid w:val="005843D9"/>
    <w:rsid w:val="005850BE"/>
    <w:rsid w:val="0058511D"/>
    <w:rsid w:val="00585DBC"/>
    <w:rsid w:val="005862AD"/>
    <w:rsid w:val="00586372"/>
    <w:rsid w:val="00587412"/>
    <w:rsid w:val="00587634"/>
    <w:rsid w:val="00587D24"/>
    <w:rsid w:val="005902A2"/>
    <w:rsid w:val="00590D41"/>
    <w:rsid w:val="00590E49"/>
    <w:rsid w:val="00591052"/>
    <w:rsid w:val="005911FE"/>
    <w:rsid w:val="00592C90"/>
    <w:rsid w:val="005931AA"/>
    <w:rsid w:val="0059384B"/>
    <w:rsid w:val="00593B7F"/>
    <w:rsid w:val="00593FA9"/>
    <w:rsid w:val="005946D4"/>
    <w:rsid w:val="00594D81"/>
    <w:rsid w:val="005955EF"/>
    <w:rsid w:val="00595C40"/>
    <w:rsid w:val="00595C79"/>
    <w:rsid w:val="005960BE"/>
    <w:rsid w:val="005961CD"/>
    <w:rsid w:val="00596482"/>
    <w:rsid w:val="005968AF"/>
    <w:rsid w:val="00596AE3"/>
    <w:rsid w:val="005974A2"/>
    <w:rsid w:val="00597668"/>
    <w:rsid w:val="005977AD"/>
    <w:rsid w:val="005A054C"/>
    <w:rsid w:val="005A221B"/>
    <w:rsid w:val="005A28CB"/>
    <w:rsid w:val="005A29C0"/>
    <w:rsid w:val="005A2B20"/>
    <w:rsid w:val="005A3D87"/>
    <w:rsid w:val="005A4483"/>
    <w:rsid w:val="005A4521"/>
    <w:rsid w:val="005A4D83"/>
    <w:rsid w:val="005A5251"/>
    <w:rsid w:val="005A575E"/>
    <w:rsid w:val="005A672A"/>
    <w:rsid w:val="005A6A6E"/>
    <w:rsid w:val="005A6ED9"/>
    <w:rsid w:val="005A7188"/>
    <w:rsid w:val="005A73EC"/>
    <w:rsid w:val="005A7E7F"/>
    <w:rsid w:val="005B02E4"/>
    <w:rsid w:val="005B035D"/>
    <w:rsid w:val="005B076F"/>
    <w:rsid w:val="005B0A10"/>
    <w:rsid w:val="005B16CE"/>
    <w:rsid w:val="005B16FD"/>
    <w:rsid w:val="005B1750"/>
    <w:rsid w:val="005B1CFF"/>
    <w:rsid w:val="005B2490"/>
    <w:rsid w:val="005B2973"/>
    <w:rsid w:val="005B2EE8"/>
    <w:rsid w:val="005B2F88"/>
    <w:rsid w:val="005B3CC2"/>
    <w:rsid w:val="005B3EBF"/>
    <w:rsid w:val="005B42D3"/>
    <w:rsid w:val="005B43E0"/>
    <w:rsid w:val="005B487E"/>
    <w:rsid w:val="005B5796"/>
    <w:rsid w:val="005B5F57"/>
    <w:rsid w:val="005B691A"/>
    <w:rsid w:val="005B715C"/>
    <w:rsid w:val="005B769F"/>
    <w:rsid w:val="005C00C4"/>
    <w:rsid w:val="005C100D"/>
    <w:rsid w:val="005C14A3"/>
    <w:rsid w:val="005C17C6"/>
    <w:rsid w:val="005C19E1"/>
    <w:rsid w:val="005C1BEA"/>
    <w:rsid w:val="005C24B9"/>
    <w:rsid w:val="005C26E4"/>
    <w:rsid w:val="005C3CB6"/>
    <w:rsid w:val="005C3EE1"/>
    <w:rsid w:val="005C42E4"/>
    <w:rsid w:val="005C4754"/>
    <w:rsid w:val="005C4B84"/>
    <w:rsid w:val="005C5974"/>
    <w:rsid w:val="005C65CD"/>
    <w:rsid w:val="005C66B8"/>
    <w:rsid w:val="005C6755"/>
    <w:rsid w:val="005C6F24"/>
    <w:rsid w:val="005C6FFF"/>
    <w:rsid w:val="005C70FF"/>
    <w:rsid w:val="005C7B3B"/>
    <w:rsid w:val="005C7F8E"/>
    <w:rsid w:val="005D1A14"/>
    <w:rsid w:val="005D1EBC"/>
    <w:rsid w:val="005D2057"/>
    <w:rsid w:val="005D24E0"/>
    <w:rsid w:val="005D3603"/>
    <w:rsid w:val="005D3DCB"/>
    <w:rsid w:val="005D435C"/>
    <w:rsid w:val="005D4455"/>
    <w:rsid w:val="005D4FF0"/>
    <w:rsid w:val="005D51FE"/>
    <w:rsid w:val="005D541F"/>
    <w:rsid w:val="005D5ECA"/>
    <w:rsid w:val="005D6A33"/>
    <w:rsid w:val="005D6A45"/>
    <w:rsid w:val="005D7046"/>
    <w:rsid w:val="005D70F3"/>
    <w:rsid w:val="005D7916"/>
    <w:rsid w:val="005D794B"/>
    <w:rsid w:val="005E04A3"/>
    <w:rsid w:val="005E0FA9"/>
    <w:rsid w:val="005E14E2"/>
    <w:rsid w:val="005E189E"/>
    <w:rsid w:val="005E2D75"/>
    <w:rsid w:val="005E3E3F"/>
    <w:rsid w:val="005E45EA"/>
    <w:rsid w:val="005E499D"/>
    <w:rsid w:val="005E65B6"/>
    <w:rsid w:val="005E6B54"/>
    <w:rsid w:val="005E6B79"/>
    <w:rsid w:val="005E6FC5"/>
    <w:rsid w:val="005E7061"/>
    <w:rsid w:val="005E723A"/>
    <w:rsid w:val="005E7255"/>
    <w:rsid w:val="005E7C5C"/>
    <w:rsid w:val="005E7F90"/>
    <w:rsid w:val="005F020A"/>
    <w:rsid w:val="005F03AE"/>
    <w:rsid w:val="005F0610"/>
    <w:rsid w:val="005F0685"/>
    <w:rsid w:val="005F0AF8"/>
    <w:rsid w:val="005F132B"/>
    <w:rsid w:val="005F1432"/>
    <w:rsid w:val="005F14A5"/>
    <w:rsid w:val="005F1834"/>
    <w:rsid w:val="005F1D0B"/>
    <w:rsid w:val="005F2195"/>
    <w:rsid w:val="005F2DAD"/>
    <w:rsid w:val="005F3C29"/>
    <w:rsid w:val="005F3E92"/>
    <w:rsid w:val="005F4657"/>
    <w:rsid w:val="005F5689"/>
    <w:rsid w:val="005F5824"/>
    <w:rsid w:val="005F5987"/>
    <w:rsid w:val="005F614F"/>
    <w:rsid w:val="005F6EA6"/>
    <w:rsid w:val="005F7588"/>
    <w:rsid w:val="005F75F3"/>
    <w:rsid w:val="0060033A"/>
    <w:rsid w:val="00600485"/>
    <w:rsid w:val="006007B7"/>
    <w:rsid w:val="0060091C"/>
    <w:rsid w:val="00600AA3"/>
    <w:rsid w:val="00601452"/>
    <w:rsid w:val="00601935"/>
    <w:rsid w:val="00602398"/>
    <w:rsid w:val="00603159"/>
    <w:rsid w:val="00603A92"/>
    <w:rsid w:val="00604116"/>
    <w:rsid w:val="0060434F"/>
    <w:rsid w:val="006045EB"/>
    <w:rsid w:val="006048DB"/>
    <w:rsid w:val="00604D9F"/>
    <w:rsid w:val="00604F91"/>
    <w:rsid w:val="006053C5"/>
    <w:rsid w:val="00605893"/>
    <w:rsid w:val="00605A3E"/>
    <w:rsid w:val="00605B9E"/>
    <w:rsid w:val="00605CE4"/>
    <w:rsid w:val="00605F11"/>
    <w:rsid w:val="00606126"/>
    <w:rsid w:val="00606381"/>
    <w:rsid w:val="00606664"/>
    <w:rsid w:val="00606A06"/>
    <w:rsid w:val="0060759D"/>
    <w:rsid w:val="00607CBD"/>
    <w:rsid w:val="00607D7E"/>
    <w:rsid w:val="00610292"/>
    <w:rsid w:val="00610BA7"/>
    <w:rsid w:val="006117E2"/>
    <w:rsid w:val="00611ADD"/>
    <w:rsid w:val="00612CA4"/>
    <w:rsid w:val="00612D83"/>
    <w:rsid w:val="00612F8E"/>
    <w:rsid w:val="00613094"/>
    <w:rsid w:val="00613159"/>
    <w:rsid w:val="00613480"/>
    <w:rsid w:val="00613EB5"/>
    <w:rsid w:val="00614159"/>
    <w:rsid w:val="006143FE"/>
    <w:rsid w:val="00614A5F"/>
    <w:rsid w:val="00614CCF"/>
    <w:rsid w:val="00614CF5"/>
    <w:rsid w:val="006150FC"/>
    <w:rsid w:val="0061522D"/>
    <w:rsid w:val="006155DC"/>
    <w:rsid w:val="006156DA"/>
    <w:rsid w:val="00616374"/>
    <w:rsid w:val="00616B48"/>
    <w:rsid w:val="006209F7"/>
    <w:rsid w:val="00621823"/>
    <w:rsid w:val="00621B97"/>
    <w:rsid w:val="00623005"/>
    <w:rsid w:val="006236DE"/>
    <w:rsid w:val="006245C9"/>
    <w:rsid w:val="00624A0A"/>
    <w:rsid w:val="00624D9B"/>
    <w:rsid w:val="00625525"/>
    <w:rsid w:val="00625B11"/>
    <w:rsid w:val="0062626A"/>
    <w:rsid w:val="00626290"/>
    <w:rsid w:val="006263CF"/>
    <w:rsid w:val="00626642"/>
    <w:rsid w:val="006266BD"/>
    <w:rsid w:val="0062734D"/>
    <w:rsid w:val="006273CF"/>
    <w:rsid w:val="00627570"/>
    <w:rsid w:val="00627853"/>
    <w:rsid w:val="00627C77"/>
    <w:rsid w:val="006307CC"/>
    <w:rsid w:val="00630DDD"/>
    <w:rsid w:val="00630EDF"/>
    <w:rsid w:val="00630F6A"/>
    <w:rsid w:val="00631860"/>
    <w:rsid w:val="00631FAC"/>
    <w:rsid w:val="0063278F"/>
    <w:rsid w:val="00632DA6"/>
    <w:rsid w:val="006332DD"/>
    <w:rsid w:val="00633AB7"/>
    <w:rsid w:val="00633CC9"/>
    <w:rsid w:val="00633ED6"/>
    <w:rsid w:val="006358BB"/>
    <w:rsid w:val="006359F3"/>
    <w:rsid w:val="00635D4C"/>
    <w:rsid w:val="00635DA2"/>
    <w:rsid w:val="00636312"/>
    <w:rsid w:val="006366C1"/>
    <w:rsid w:val="00636DC8"/>
    <w:rsid w:val="00637D21"/>
    <w:rsid w:val="00640845"/>
    <w:rsid w:val="006412EA"/>
    <w:rsid w:val="006413BB"/>
    <w:rsid w:val="00641633"/>
    <w:rsid w:val="00641B8C"/>
    <w:rsid w:val="00641EB0"/>
    <w:rsid w:val="006423C9"/>
    <w:rsid w:val="00642538"/>
    <w:rsid w:val="006425B8"/>
    <w:rsid w:val="00642DF5"/>
    <w:rsid w:val="00642EE6"/>
    <w:rsid w:val="006438BD"/>
    <w:rsid w:val="00643AA6"/>
    <w:rsid w:val="00644389"/>
    <w:rsid w:val="0064446B"/>
    <w:rsid w:val="00644C87"/>
    <w:rsid w:val="00645CA3"/>
    <w:rsid w:val="00645D28"/>
    <w:rsid w:val="006465B5"/>
    <w:rsid w:val="00646AB8"/>
    <w:rsid w:val="00646CA4"/>
    <w:rsid w:val="00647309"/>
    <w:rsid w:val="006479F2"/>
    <w:rsid w:val="0065014B"/>
    <w:rsid w:val="00650F6F"/>
    <w:rsid w:val="006514D7"/>
    <w:rsid w:val="00651ABF"/>
    <w:rsid w:val="00653D38"/>
    <w:rsid w:val="006541B2"/>
    <w:rsid w:val="006544F1"/>
    <w:rsid w:val="00654745"/>
    <w:rsid w:val="0065494E"/>
    <w:rsid w:val="00654A84"/>
    <w:rsid w:val="00655461"/>
    <w:rsid w:val="00655B8C"/>
    <w:rsid w:val="00655CBE"/>
    <w:rsid w:val="00656007"/>
    <w:rsid w:val="0065632E"/>
    <w:rsid w:val="006565EE"/>
    <w:rsid w:val="00656CE1"/>
    <w:rsid w:val="0065708B"/>
    <w:rsid w:val="006572A2"/>
    <w:rsid w:val="00657750"/>
    <w:rsid w:val="00657AB5"/>
    <w:rsid w:val="006608A5"/>
    <w:rsid w:val="006609DD"/>
    <w:rsid w:val="00660CC0"/>
    <w:rsid w:val="006612CD"/>
    <w:rsid w:val="006617BB"/>
    <w:rsid w:val="006618C5"/>
    <w:rsid w:val="00661E95"/>
    <w:rsid w:val="0066375C"/>
    <w:rsid w:val="006637A1"/>
    <w:rsid w:val="00663FB9"/>
    <w:rsid w:val="0066403A"/>
    <w:rsid w:val="006640EF"/>
    <w:rsid w:val="0066457E"/>
    <w:rsid w:val="00664630"/>
    <w:rsid w:val="006647F0"/>
    <w:rsid w:val="00664974"/>
    <w:rsid w:val="00664AF7"/>
    <w:rsid w:val="00664E72"/>
    <w:rsid w:val="00666508"/>
    <w:rsid w:val="00666CF9"/>
    <w:rsid w:val="0066735C"/>
    <w:rsid w:val="006676BD"/>
    <w:rsid w:val="0066788E"/>
    <w:rsid w:val="00667B95"/>
    <w:rsid w:val="00667E52"/>
    <w:rsid w:val="00670103"/>
    <w:rsid w:val="00670333"/>
    <w:rsid w:val="006707F9"/>
    <w:rsid w:val="00670A35"/>
    <w:rsid w:val="0067125F"/>
    <w:rsid w:val="00671351"/>
    <w:rsid w:val="0067137E"/>
    <w:rsid w:val="0067145D"/>
    <w:rsid w:val="006716A7"/>
    <w:rsid w:val="00671799"/>
    <w:rsid w:val="00671803"/>
    <w:rsid w:val="00672FC1"/>
    <w:rsid w:val="006731B7"/>
    <w:rsid w:val="0067344D"/>
    <w:rsid w:val="00673F71"/>
    <w:rsid w:val="006745D4"/>
    <w:rsid w:val="0067462A"/>
    <w:rsid w:val="00675ED8"/>
    <w:rsid w:val="006761C8"/>
    <w:rsid w:val="00676558"/>
    <w:rsid w:val="0067698F"/>
    <w:rsid w:val="00676D76"/>
    <w:rsid w:val="00677755"/>
    <w:rsid w:val="00677777"/>
    <w:rsid w:val="00677880"/>
    <w:rsid w:val="00677B03"/>
    <w:rsid w:val="00677ECE"/>
    <w:rsid w:val="006810D3"/>
    <w:rsid w:val="006811B4"/>
    <w:rsid w:val="006812D6"/>
    <w:rsid w:val="0068155F"/>
    <w:rsid w:val="006818B0"/>
    <w:rsid w:val="00681ACE"/>
    <w:rsid w:val="00682FF3"/>
    <w:rsid w:val="00683140"/>
    <w:rsid w:val="0068336F"/>
    <w:rsid w:val="006835FF"/>
    <w:rsid w:val="006836CA"/>
    <w:rsid w:val="00683933"/>
    <w:rsid w:val="00683A29"/>
    <w:rsid w:val="00684078"/>
    <w:rsid w:val="0068457B"/>
    <w:rsid w:val="0068491F"/>
    <w:rsid w:val="00684E2C"/>
    <w:rsid w:val="0068559E"/>
    <w:rsid w:val="00685811"/>
    <w:rsid w:val="00685F64"/>
    <w:rsid w:val="006868F4"/>
    <w:rsid w:val="00686C3A"/>
    <w:rsid w:val="006907E2"/>
    <w:rsid w:val="00690D30"/>
    <w:rsid w:val="00691701"/>
    <w:rsid w:val="00691BA1"/>
    <w:rsid w:val="00691F6B"/>
    <w:rsid w:val="00692416"/>
    <w:rsid w:val="00692B4C"/>
    <w:rsid w:val="00692B66"/>
    <w:rsid w:val="00692E8A"/>
    <w:rsid w:val="0069323C"/>
    <w:rsid w:val="006935B5"/>
    <w:rsid w:val="00694032"/>
    <w:rsid w:val="00694313"/>
    <w:rsid w:val="006948E4"/>
    <w:rsid w:val="00694B0A"/>
    <w:rsid w:val="00694B23"/>
    <w:rsid w:val="0069541C"/>
    <w:rsid w:val="00695F42"/>
    <w:rsid w:val="00696A52"/>
    <w:rsid w:val="00696E74"/>
    <w:rsid w:val="006972C9"/>
    <w:rsid w:val="006977AF"/>
    <w:rsid w:val="006A0440"/>
    <w:rsid w:val="006A04B6"/>
    <w:rsid w:val="006A0A2F"/>
    <w:rsid w:val="006A1180"/>
    <w:rsid w:val="006A1318"/>
    <w:rsid w:val="006A1D79"/>
    <w:rsid w:val="006A1E35"/>
    <w:rsid w:val="006A274B"/>
    <w:rsid w:val="006A287D"/>
    <w:rsid w:val="006A2995"/>
    <w:rsid w:val="006A2B4F"/>
    <w:rsid w:val="006A2B6E"/>
    <w:rsid w:val="006A33A5"/>
    <w:rsid w:val="006A3B7E"/>
    <w:rsid w:val="006A4395"/>
    <w:rsid w:val="006A44C3"/>
    <w:rsid w:val="006A4835"/>
    <w:rsid w:val="006A519A"/>
    <w:rsid w:val="006A6548"/>
    <w:rsid w:val="006A6853"/>
    <w:rsid w:val="006A6E37"/>
    <w:rsid w:val="006A7039"/>
    <w:rsid w:val="006A7114"/>
    <w:rsid w:val="006A7577"/>
    <w:rsid w:val="006A783D"/>
    <w:rsid w:val="006A7A5C"/>
    <w:rsid w:val="006B0018"/>
    <w:rsid w:val="006B06B8"/>
    <w:rsid w:val="006B1310"/>
    <w:rsid w:val="006B1C33"/>
    <w:rsid w:val="006B2136"/>
    <w:rsid w:val="006B252C"/>
    <w:rsid w:val="006B29AA"/>
    <w:rsid w:val="006B3681"/>
    <w:rsid w:val="006B4B6C"/>
    <w:rsid w:val="006B5587"/>
    <w:rsid w:val="006B5A46"/>
    <w:rsid w:val="006B5F32"/>
    <w:rsid w:val="006B64DD"/>
    <w:rsid w:val="006B66CB"/>
    <w:rsid w:val="006B6E00"/>
    <w:rsid w:val="006B7096"/>
    <w:rsid w:val="006B7891"/>
    <w:rsid w:val="006B798E"/>
    <w:rsid w:val="006B7E36"/>
    <w:rsid w:val="006B7F25"/>
    <w:rsid w:val="006C0013"/>
    <w:rsid w:val="006C00AB"/>
    <w:rsid w:val="006C0190"/>
    <w:rsid w:val="006C0267"/>
    <w:rsid w:val="006C0501"/>
    <w:rsid w:val="006C0D7B"/>
    <w:rsid w:val="006C1A48"/>
    <w:rsid w:val="006C1A99"/>
    <w:rsid w:val="006C1C84"/>
    <w:rsid w:val="006C27B1"/>
    <w:rsid w:val="006C28B7"/>
    <w:rsid w:val="006C3495"/>
    <w:rsid w:val="006C39A3"/>
    <w:rsid w:val="006C3A13"/>
    <w:rsid w:val="006C4064"/>
    <w:rsid w:val="006C4433"/>
    <w:rsid w:val="006C44FB"/>
    <w:rsid w:val="006C4A2D"/>
    <w:rsid w:val="006C56E9"/>
    <w:rsid w:val="006C58B6"/>
    <w:rsid w:val="006C5B28"/>
    <w:rsid w:val="006C66FB"/>
    <w:rsid w:val="006C7828"/>
    <w:rsid w:val="006C7A76"/>
    <w:rsid w:val="006D0514"/>
    <w:rsid w:val="006D068C"/>
    <w:rsid w:val="006D07CA"/>
    <w:rsid w:val="006D08C8"/>
    <w:rsid w:val="006D0BFC"/>
    <w:rsid w:val="006D10C2"/>
    <w:rsid w:val="006D1515"/>
    <w:rsid w:val="006D189E"/>
    <w:rsid w:val="006D1CAD"/>
    <w:rsid w:val="006D22CF"/>
    <w:rsid w:val="006D243F"/>
    <w:rsid w:val="006D31CB"/>
    <w:rsid w:val="006D3426"/>
    <w:rsid w:val="006D3590"/>
    <w:rsid w:val="006D3AD5"/>
    <w:rsid w:val="006D3E26"/>
    <w:rsid w:val="006D4737"/>
    <w:rsid w:val="006D4D4E"/>
    <w:rsid w:val="006D4E43"/>
    <w:rsid w:val="006D4ECC"/>
    <w:rsid w:val="006D560D"/>
    <w:rsid w:val="006D65DA"/>
    <w:rsid w:val="006D66CC"/>
    <w:rsid w:val="006D6C2A"/>
    <w:rsid w:val="006D741F"/>
    <w:rsid w:val="006E0564"/>
    <w:rsid w:val="006E08B1"/>
    <w:rsid w:val="006E09BC"/>
    <w:rsid w:val="006E0CD1"/>
    <w:rsid w:val="006E11F6"/>
    <w:rsid w:val="006E1C19"/>
    <w:rsid w:val="006E2427"/>
    <w:rsid w:val="006E2431"/>
    <w:rsid w:val="006E2C94"/>
    <w:rsid w:val="006E3188"/>
    <w:rsid w:val="006E3397"/>
    <w:rsid w:val="006E3699"/>
    <w:rsid w:val="006E3AA8"/>
    <w:rsid w:val="006E443F"/>
    <w:rsid w:val="006E4661"/>
    <w:rsid w:val="006E47E5"/>
    <w:rsid w:val="006E482C"/>
    <w:rsid w:val="006E4862"/>
    <w:rsid w:val="006E4A9A"/>
    <w:rsid w:val="006E4C32"/>
    <w:rsid w:val="006E4DE6"/>
    <w:rsid w:val="006E586D"/>
    <w:rsid w:val="006E5975"/>
    <w:rsid w:val="006E6833"/>
    <w:rsid w:val="006E69CD"/>
    <w:rsid w:val="006E6A72"/>
    <w:rsid w:val="006E7DDD"/>
    <w:rsid w:val="006F01A7"/>
    <w:rsid w:val="006F04DD"/>
    <w:rsid w:val="006F2D7A"/>
    <w:rsid w:val="006F2E77"/>
    <w:rsid w:val="006F40B6"/>
    <w:rsid w:val="006F4184"/>
    <w:rsid w:val="006F47BF"/>
    <w:rsid w:val="006F5284"/>
    <w:rsid w:val="006F5905"/>
    <w:rsid w:val="006F5A04"/>
    <w:rsid w:val="006F6E91"/>
    <w:rsid w:val="006F6F75"/>
    <w:rsid w:val="006F75B2"/>
    <w:rsid w:val="006F7B24"/>
    <w:rsid w:val="007003BD"/>
    <w:rsid w:val="007003E4"/>
    <w:rsid w:val="00700552"/>
    <w:rsid w:val="007005C4"/>
    <w:rsid w:val="0070069A"/>
    <w:rsid w:val="00700C23"/>
    <w:rsid w:val="007020C5"/>
    <w:rsid w:val="00702137"/>
    <w:rsid w:val="007021BF"/>
    <w:rsid w:val="00702A76"/>
    <w:rsid w:val="00702F2A"/>
    <w:rsid w:val="00703775"/>
    <w:rsid w:val="00703C61"/>
    <w:rsid w:val="0070431B"/>
    <w:rsid w:val="00704C53"/>
    <w:rsid w:val="00705565"/>
    <w:rsid w:val="007058F7"/>
    <w:rsid w:val="00706A17"/>
    <w:rsid w:val="00706B21"/>
    <w:rsid w:val="0070709D"/>
    <w:rsid w:val="00710105"/>
    <w:rsid w:val="00710446"/>
    <w:rsid w:val="007105C2"/>
    <w:rsid w:val="00710600"/>
    <w:rsid w:val="00710FCB"/>
    <w:rsid w:val="00711302"/>
    <w:rsid w:val="007117AD"/>
    <w:rsid w:val="00711FA6"/>
    <w:rsid w:val="007126E8"/>
    <w:rsid w:val="00712D38"/>
    <w:rsid w:val="007132A0"/>
    <w:rsid w:val="0071350E"/>
    <w:rsid w:val="007140DC"/>
    <w:rsid w:val="007144ED"/>
    <w:rsid w:val="00714C10"/>
    <w:rsid w:val="007152AD"/>
    <w:rsid w:val="00716300"/>
    <w:rsid w:val="0071638C"/>
    <w:rsid w:val="007166F1"/>
    <w:rsid w:val="00716FC7"/>
    <w:rsid w:val="0071720C"/>
    <w:rsid w:val="007172DA"/>
    <w:rsid w:val="0071737C"/>
    <w:rsid w:val="00717661"/>
    <w:rsid w:val="007178A9"/>
    <w:rsid w:val="00717CF6"/>
    <w:rsid w:val="00720935"/>
    <w:rsid w:val="00720C06"/>
    <w:rsid w:val="00720FAE"/>
    <w:rsid w:val="0072110A"/>
    <w:rsid w:val="0072169E"/>
    <w:rsid w:val="00721989"/>
    <w:rsid w:val="007219AE"/>
    <w:rsid w:val="007220DD"/>
    <w:rsid w:val="007226B2"/>
    <w:rsid w:val="007227F5"/>
    <w:rsid w:val="00722E92"/>
    <w:rsid w:val="00722F55"/>
    <w:rsid w:val="0072350E"/>
    <w:rsid w:val="0072391A"/>
    <w:rsid w:val="00723C1A"/>
    <w:rsid w:val="007240A8"/>
    <w:rsid w:val="0072476B"/>
    <w:rsid w:val="00724F1A"/>
    <w:rsid w:val="00725CD4"/>
    <w:rsid w:val="00725D0E"/>
    <w:rsid w:val="00725E96"/>
    <w:rsid w:val="007265D4"/>
    <w:rsid w:val="00726693"/>
    <w:rsid w:val="00726C19"/>
    <w:rsid w:val="00727277"/>
    <w:rsid w:val="0072757C"/>
    <w:rsid w:val="0072780C"/>
    <w:rsid w:val="0072781F"/>
    <w:rsid w:val="007300BA"/>
    <w:rsid w:val="007302FB"/>
    <w:rsid w:val="00731366"/>
    <w:rsid w:val="007317CE"/>
    <w:rsid w:val="00731C1A"/>
    <w:rsid w:val="00732A97"/>
    <w:rsid w:val="007335E7"/>
    <w:rsid w:val="0073405B"/>
    <w:rsid w:val="00734198"/>
    <w:rsid w:val="00734B87"/>
    <w:rsid w:val="00734F2A"/>
    <w:rsid w:val="00735326"/>
    <w:rsid w:val="00735E50"/>
    <w:rsid w:val="007368B6"/>
    <w:rsid w:val="00736A5B"/>
    <w:rsid w:val="00737AD9"/>
    <w:rsid w:val="00740A36"/>
    <w:rsid w:val="00740CA1"/>
    <w:rsid w:val="00740D93"/>
    <w:rsid w:val="0074140E"/>
    <w:rsid w:val="0074190C"/>
    <w:rsid w:val="0074251F"/>
    <w:rsid w:val="00742766"/>
    <w:rsid w:val="0074292E"/>
    <w:rsid w:val="00742C27"/>
    <w:rsid w:val="007430CE"/>
    <w:rsid w:val="00743786"/>
    <w:rsid w:val="00744299"/>
    <w:rsid w:val="00744790"/>
    <w:rsid w:val="00744B7A"/>
    <w:rsid w:val="007452B4"/>
    <w:rsid w:val="00745714"/>
    <w:rsid w:val="00745D3B"/>
    <w:rsid w:val="00745FB8"/>
    <w:rsid w:val="007462AC"/>
    <w:rsid w:val="007463CD"/>
    <w:rsid w:val="0074650D"/>
    <w:rsid w:val="00746545"/>
    <w:rsid w:val="00746610"/>
    <w:rsid w:val="007469CD"/>
    <w:rsid w:val="00747305"/>
    <w:rsid w:val="007478BD"/>
    <w:rsid w:val="00747F6B"/>
    <w:rsid w:val="00750666"/>
    <w:rsid w:val="00750792"/>
    <w:rsid w:val="00750909"/>
    <w:rsid w:val="007511FF"/>
    <w:rsid w:val="007512B3"/>
    <w:rsid w:val="00751428"/>
    <w:rsid w:val="007514EC"/>
    <w:rsid w:val="00751A4A"/>
    <w:rsid w:val="00752147"/>
    <w:rsid w:val="007521D2"/>
    <w:rsid w:val="00752335"/>
    <w:rsid w:val="007527DE"/>
    <w:rsid w:val="00752FB7"/>
    <w:rsid w:val="0075302A"/>
    <w:rsid w:val="007531B1"/>
    <w:rsid w:val="00753384"/>
    <w:rsid w:val="0075341D"/>
    <w:rsid w:val="007534DB"/>
    <w:rsid w:val="0075350E"/>
    <w:rsid w:val="007549A0"/>
    <w:rsid w:val="00754AB3"/>
    <w:rsid w:val="00754D8A"/>
    <w:rsid w:val="007556A4"/>
    <w:rsid w:val="00755D42"/>
    <w:rsid w:val="00756CCF"/>
    <w:rsid w:val="0075713A"/>
    <w:rsid w:val="007578B1"/>
    <w:rsid w:val="00757AF8"/>
    <w:rsid w:val="00757B5A"/>
    <w:rsid w:val="00757D65"/>
    <w:rsid w:val="00757FBA"/>
    <w:rsid w:val="00760D74"/>
    <w:rsid w:val="007616C4"/>
    <w:rsid w:val="00761C37"/>
    <w:rsid w:val="007622AD"/>
    <w:rsid w:val="00762481"/>
    <w:rsid w:val="00763099"/>
    <w:rsid w:val="00763271"/>
    <w:rsid w:val="00763508"/>
    <w:rsid w:val="007640C8"/>
    <w:rsid w:val="0076469D"/>
    <w:rsid w:val="00764850"/>
    <w:rsid w:val="00765FD2"/>
    <w:rsid w:val="0076647F"/>
    <w:rsid w:val="0076686B"/>
    <w:rsid w:val="007669AA"/>
    <w:rsid w:val="00766F35"/>
    <w:rsid w:val="0076768F"/>
    <w:rsid w:val="0076773F"/>
    <w:rsid w:val="0076777D"/>
    <w:rsid w:val="00767A6A"/>
    <w:rsid w:val="0077040E"/>
    <w:rsid w:val="00770489"/>
    <w:rsid w:val="0077082D"/>
    <w:rsid w:val="00770F38"/>
    <w:rsid w:val="00771018"/>
    <w:rsid w:val="007713AE"/>
    <w:rsid w:val="0077150B"/>
    <w:rsid w:val="007725E4"/>
    <w:rsid w:val="007728F2"/>
    <w:rsid w:val="00773488"/>
    <w:rsid w:val="0077381A"/>
    <w:rsid w:val="00773AE3"/>
    <w:rsid w:val="007747A4"/>
    <w:rsid w:val="007752BE"/>
    <w:rsid w:val="007756E4"/>
    <w:rsid w:val="007759F3"/>
    <w:rsid w:val="00775CB7"/>
    <w:rsid w:val="0077619C"/>
    <w:rsid w:val="0077635A"/>
    <w:rsid w:val="00776401"/>
    <w:rsid w:val="007764F7"/>
    <w:rsid w:val="007767B5"/>
    <w:rsid w:val="007768E9"/>
    <w:rsid w:val="007776AC"/>
    <w:rsid w:val="0078007A"/>
    <w:rsid w:val="00780429"/>
    <w:rsid w:val="00780488"/>
    <w:rsid w:val="00781237"/>
    <w:rsid w:val="007817F9"/>
    <w:rsid w:val="00781F19"/>
    <w:rsid w:val="0078247A"/>
    <w:rsid w:val="007825C2"/>
    <w:rsid w:val="007829C5"/>
    <w:rsid w:val="007830F2"/>
    <w:rsid w:val="007833FF"/>
    <w:rsid w:val="007836BE"/>
    <w:rsid w:val="00784440"/>
    <w:rsid w:val="007846F5"/>
    <w:rsid w:val="00784E14"/>
    <w:rsid w:val="00785449"/>
    <w:rsid w:val="00785BD1"/>
    <w:rsid w:val="00785F4B"/>
    <w:rsid w:val="007875F2"/>
    <w:rsid w:val="007879AF"/>
    <w:rsid w:val="00787FD8"/>
    <w:rsid w:val="007901B0"/>
    <w:rsid w:val="007902B1"/>
    <w:rsid w:val="007906B7"/>
    <w:rsid w:val="00790735"/>
    <w:rsid w:val="00791100"/>
    <w:rsid w:val="00791321"/>
    <w:rsid w:val="007915D1"/>
    <w:rsid w:val="00791DF2"/>
    <w:rsid w:val="0079213B"/>
    <w:rsid w:val="00792327"/>
    <w:rsid w:val="00792557"/>
    <w:rsid w:val="0079309F"/>
    <w:rsid w:val="0079329E"/>
    <w:rsid w:val="0079391B"/>
    <w:rsid w:val="00793B98"/>
    <w:rsid w:val="00793BB5"/>
    <w:rsid w:val="00793D22"/>
    <w:rsid w:val="00794655"/>
    <w:rsid w:val="0079541D"/>
    <w:rsid w:val="007961F5"/>
    <w:rsid w:val="007964B8"/>
    <w:rsid w:val="00797813"/>
    <w:rsid w:val="007A0B28"/>
    <w:rsid w:val="007A1736"/>
    <w:rsid w:val="007A17FB"/>
    <w:rsid w:val="007A18B3"/>
    <w:rsid w:val="007A1CCE"/>
    <w:rsid w:val="007A202E"/>
    <w:rsid w:val="007A2D7E"/>
    <w:rsid w:val="007A3315"/>
    <w:rsid w:val="007A3B57"/>
    <w:rsid w:val="007A48BF"/>
    <w:rsid w:val="007A49BE"/>
    <w:rsid w:val="007A4CF2"/>
    <w:rsid w:val="007A4D06"/>
    <w:rsid w:val="007A5013"/>
    <w:rsid w:val="007A5014"/>
    <w:rsid w:val="007A5429"/>
    <w:rsid w:val="007A5675"/>
    <w:rsid w:val="007A5868"/>
    <w:rsid w:val="007A5DAE"/>
    <w:rsid w:val="007A6234"/>
    <w:rsid w:val="007A6595"/>
    <w:rsid w:val="007A6AFE"/>
    <w:rsid w:val="007A6E6B"/>
    <w:rsid w:val="007A7128"/>
    <w:rsid w:val="007B00D5"/>
    <w:rsid w:val="007B124F"/>
    <w:rsid w:val="007B15E9"/>
    <w:rsid w:val="007B1910"/>
    <w:rsid w:val="007B1C83"/>
    <w:rsid w:val="007B22DF"/>
    <w:rsid w:val="007B25B3"/>
    <w:rsid w:val="007B2620"/>
    <w:rsid w:val="007B2645"/>
    <w:rsid w:val="007B2B4F"/>
    <w:rsid w:val="007B2E19"/>
    <w:rsid w:val="007B2E50"/>
    <w:rsid w:val="007B3025"/>
    <w:rsid w:val="007B3255"/>
    <w:rsid w:val="007B385C"/>
    <w:rsid w:val="007B4787"/>
    <w:rsid w:val="007B4DE5"/>
    <w:rsid w:val="007B4EF7"/>
    <w:rsid w:val="007B5255"/>
    <w:rsid w:val="007B5361"/>
    <w:rsid w:val="007B5A98"/>
    <w:rsid w:val="007B5F39"/>
    <w:rsid w:val="007B5F9C"/>
    <w:rsid w:val="007B66D3"/>
    <w:rsid w:val="007B695A"/>
    <w:rsid w:val="007B6C3B"/>
    <w:rsid w:val="007B757C"/>
    <w:rsid w:val="007B798D"/>
    <w:rsid w:val="007C06FD"/>
    <w:rsid w:val="007C1229"/>
    <w:rsid w:val="007C1761"/>
    <w:rsid w:val="007C1869"/>
    <w:rsid w:val="007C198F"/>
    <w:rsid w:val="007C1A70"/>
    <w:rsid w:val="007C2378"/>
    <w:rsid w:val="007C3248"/>
    <w:rsid w:val="007C380E"/>
    <w:rsid w:val="007C45E6"/>
    <w:rsid w:val="007C4985"/>
    <w:rsid w:val="007C49F1"/>
    <w:rsid w:val="007C4C19"/>
    <w:rsid w:val="007C4CA6"/>
    <w:rsid w:val="007C68CC"/>
    <w:rsid w:val="007C7124"/>
    <w:rsid w:val="007C7265"/>
    <w:rsid w:val="007C76A5"/>
    <w:rsid w:val="007C7D3D"/>
    <w:rsid w:val="007D016C"/>
    <w:rsid w:val="007D0CD6"/>
    <w:rsid w:val="007D0F04"/>
    <w:rsid w:val="007D13D1"/>
    <w:rsid w:val="007D1B61"/>
    <w:rsid w:val="007D1F57"/>
    <w:rsid w:val="007D25D5"/>
    <w:rsid w:val="007D29AF"/>
    <w:rsid w:val="007D2C9E"/>
    <w:rsid w:val="007D2F7F"/>
    <w:rsid w:val="007D34E6"/>
    <w:rsid w:val="007D3B3B"/>
    <w:rsid w:val="007D46EC"/>
    <w:rsid w:val="007D4981"/>
    <w:rsid w:val="007D5830"/>
    <w:rsid w:val="007D6103"/>
    <w:rsid w:val="007D65D9"/>
    <w:rsid w:val="007D661E"/>
    <w:rsid w:val="007D6950"/>
    <w:rsid w:val="007D7684"/>
    <w:rsid w:val="007D7FC4"/>
    <w:rsid w:val="007E089E"/>
    <w:rsid w:val="007E11AD"/>
    <w:rsid w:val="007E16E1"/>
    <w:rsid w:val="007E16FC"/>
    <w:rsid w:val="007E185A"/>
    <w:rsid w:val="007E1A3A"/>
    <w:rsid w:val="007E262E"/>
    <w:rsid w:val="007E274C"/>
    <w:rsid w:val="007E2B9F"/>
    <w:rsid w:val="007E3581"/>
    <w:rsid w:val="007E3873"/>
    <w:rsid w:val="007E3BC9"/>
    <w:rsid w:val="007E443E"/>
    <w:rsid w:val="007E480A"/>
    <w:rsid w:val="007E4F1D"/>
    <w:rsid w:val="007E52A6"/>
    <w:rsid w:val="007E568E"/>
    <w:rsid w:val="007E570B"/>
    <w:rsid w:val="007E5A9B"/>
    <w:rsid w:val="007E6499"/>
    <w:rsid w:val="007E69D1"/>
    <w:rsid w:val="007E6D84"/>
    <w:rsid w:val="007E712F"/>
    <w:rsid w:val="007E71F4"/>
    <w:rsid w:val="007E74BF"/>
    <w:rsid w:val="007E7548"/>
    <w:rsid w:val="007E763E"/>
    <w:rsid w:val="007F0298"/>
    <w:rsid w:val="007F02F9"/>
    <w:rsid w:val="007F03D0"/>
    <w:rsid w:val="007F03D8"/>
    <w:rsid w:val="007F04F3"/>
    <w:rsid w:val="007F2693"/>
    <w:rsid w:val="007F28BE"/>
    <w:rsid w:val="007F2E42"/>
    <w:rsid w:val="007F3C29"/>
    <w:rsid w:val="007F3D14"/>
    <w:rsid w:val="007F3DD3"/>
    <w:rsid w:val="007F4241"/>
    <w:rsid w:val="007F49AA"/>
    <w:rsid w:val="007F573E"/>
    <w:rsid w:val="007F57C7"/>
    <w:rsid w:val="007F58A6"/>
    <w:rsid w:val="007F5EE0"/>
    <w:rsid w:val="007F65C2"/>
    <w:rsid w:val="007F6FA2"/>
    <w:rsid w:val="007F7294"/>
    <w:rsid w:val="007F7B1C"/>
    <w:rsid w:val="007F7CE2"/>
    <w:rsid w:val="00800577"/>
    <w:rsid w:val="00800688"/>
    <w:rsid w:val="0080088F"/>
    <w:rsid w:val="00800AA9"/>
    <w:rsid w:val="00800CBB"/>
    <w:rsid w:val="00800E65"/>
    <w:rsid w:val="0080146D"/>
    <w:rsid w:val="00801CE3"/>
    <w:rsid w:val="00801EA7"/>
    <w:rsid w:val="00802169"/>
    <w:rsid w:val="00802780"/>
    <w:rsid w:val="008029A9"/>
    <w:rsid w:val="00802E44"/>
    <w:rsid w:val="00803F2D"/>
    <w:rsid w:val="00804972"/>
    <w:rsid w:val="00805004"/>
    <w:rsid w:val="00806EB7"/>
    <w:rsid w:val="00806FAC"/>
    <w:rsid w:val="0080720C"/>
    <w:rsid w:val="00807234"/>
    <w:rsid w:val="0080799B"/>
    <w:rsid w:val="00807D0B"/>
    <w:rsid w:val="0081028B"/>
    <w:rsid w:val="00810E3C"/>
    <w:rsid w:val="00810FFB"/>
    <w:rsid w:val="00811351"/>
    <w:rsid w:val="00811397"/>
    <w:rsid w:val="00811470"/>
    <w:rsid w:val="00811E68"/>
    <w:rsid w:val="00812FB7"/>
    <w:rsid w:val="00812FBE"/>
    <w:rsid w:val="0081380D"/>
    <w:rsid w:val="00813954"/>
    <w:rsid w:val="00813DB1"/>
    <w:rsid w:val="00814889"/>
    <w:rsid w:val="00814FCB"/>
    <w:rsid w:val="00814FEF"/>
    <w:rsid w:val="00815351"/>
    <w:rsid w:val="00815DF3"/>
    <w:rsid w:val="008160D7"/>
    <w:rsid w:val="008161FC"/>
    <w:rsid w:val="00816551"/>
    <w:rsid w:val="0081657E"/>
    <w:rsid w:val="008171EA"/>
    <w:rsid w:val="00817740"/>
    <w:rsid w:val="00821421"/>
    <w:rsid w:val="00821660"/>
    <w:rsid w:val="00821773"/>
    <w:rsid w:val="00821BD7"/>
    <w:rsid w:val="00821F79"/>
    <w:rsid w:val="00822081"/>
    <w:rsid w:val="008229E0"/>
    <w:rsid w:val="00822DD6"/>
    <w:rsid w:val="008231CE"/>
    <w:rsid w:val="008236A2"/>
    <w:rsid w:val="00824067"/>
    <w:rsid w:val="008245EE"/>
    <w:rsid w:val="00824972"/>
    <w:rsid w:val="00824F6E"/>
    <w:rsid w:val="00825A66"/>
    <w:rsid w:val="00826BA1"/>
    <w:rsid w:val="00827257"/>
    <w:rsid w:val="008273D7"/>
    <w:rsid w:val="008276E8"/>
    <w:rsid w:val="00827EC4"/>
    <w:rsid w:val="00830418"/>
    <w:rsid w:val="0083070C"/>
    <w:rsid w:val="00831052"/>
    <w:rsid w:val="00831327"/>
    <w:rsid w:val="008316DC"/>
    <w:rsid w:val="008316F5"/>
    <w:rsid w:val="00832523"/>
    <w:rsid w:val="00832A21"/>
    <w:rsid w:val="00832C29"/>
    <w:rsid w:val="00832C82"/>
    <w:rsid w:val="00833001"/>
    <w:rsid w:val="00833689"/>
    <w:rsid w:val="00834472"/>
    <w:rsid w:val="008345B5"/>
    <w:rsid w:val="00834B4C"/>
    <w:rsid w:val="00834D7D"/>
    <w:rsid w:val="00834EEE"/>
    <w:rsid w:val="00835116"/>
    <w:rsid w:val="00835125"/>
    <w:rsid w:val="0083537F"/>
    <w:rsid w:val="0083643A"/>
    <w:rsid w:val="00836584"/>
    <w:rsid w:val="00836BF3"/>
    <w:rsid w:val="00837ACB"/>
    <w:rsid w:val="00837BC8"/>
    <w:rsid w:val="00837E8A"/>
    <w:rsid w:val="00840362"/>
    <w:rsid w:val="008405CC"/>
    <w:rsid w:val="008408E6"/>
    <w:rsid w:val="008408F8"/>
    <w:rsid w:val="00840B9E"/>
    <w:rsid w:val="00840C1E"/>
    <w:rsid w:val="00841226"/>
    <w:rsid w:val="00841E50"/>
    <w:rsid w:val="00842503"/>
    <w:rsid w:val="00842DE9"/>
    <w:rsid w:val="00842F8E"/>
    <w:rsid w:val="008432DE"/>
    <w:rsid w:val="008432E7"/>
    <w:rsid w:val="008433D8"/>
    <w:rsid w:val="00843C9E"/>
    <w:rsid w:val="00844323"/>
    <w:rsid w:val="008444B6"/>
    <w:rsid w:val="00845297"/>
    <w:rsid w:val="0084618E"/>
    <w:rsid w:val="0084620F"/>
    <w:rsid w:val="0084639D"/>
    <w:rsid w:val="00846551"/>
    <w:rsid w:val="008467EF"/>
    <w:rsid w:val="008476C4"/>
    <w:rsid w:val="008476DF"/>
    <w:rsid w:val="00847760"/>
    <w:rsid w:val="00850EC8"/>
    <w:rsid w:val="008513C6"/>
    <w:rsid w:val="00851844"/>
    <w:rsid w:val="00851CC8"/>
    <w:rsid w:val="00852E47"/>
    <w:rsid w:val="00853557"/>
    <w:rsid w:val="00853689"/>
    <w:rsid w:val="0085448D"/>
    <w:rsid w:val="008547A5"/>
    <w:rsid w:val="00855466"/>
    <w:rsid w:val="008554AA"/>
    <w:rsid w:val="00855782"/>
    <w:rsid w:val="00855AD1"/>
    <w:rsid w:val="0085667D"/>
    <w:rsid w:val="00856A51"/>
    <w:rsid w:val="00857422"/>
    <w:rsid w:val="00857430"/>
    <w:rsid w:val="0085764A"/>
    <w:rsid w:val="00860818"/>
    <w:rsid w:val="00861A66"/>
    <w:rsid w:val="00861EE1"/>
    <w:rsid w:val="00861F20"/>
    <w:rsid w:val="008620B8"/>
    <w:rsid w:val="008621A3"/>
    <w:rsid w:val="00862CD3"/>
    <w:rsid w:val="00862D86"/>
    <w:rsid w:val="00863814"/>
    <w:rsid w:val="008645AD"/>
    <w:rsid w:val="00864A9B"/>
    <w:rsid w:val="00864AEF"/>
    <w:rsid w:val="00864BDF"/>
    <w:rsid w:val="00864F72"/>
    <w:rsid w:val="008658C2"/>
    <w:rsid w:val="00865F35"/>
    <w:rsid w:val="00866307"/>
    <w:rsid w:val="008669BC"/>
    <w:rsid w:val="00866ED4"/>
    <w:rsid w:val="0086717D"/>
    <w:rsid w:val="008675FB"/>
    <w:rsid w:val="00867696"/>
    <w:rsid w:val="0087084C"/>
    <w:rsid w:val="00870E19"/>
    <w:rsid w:val="00871453"/>
    <w:rsid w:val="00871569"/>
    <w:rsid w:val="0087158A"/>
    <w:rsid w:val="008718D4"/>
    <w:rsid w:val="00871E0F"/>
    <w:rsid w:val="00872086"/>
    <w:rsid w:val="00872BF6"/>
    <w:rsid w:val="00872E1E"/>
    <w:rsid w:val="00872E3F"/>
    <w:rsid w:val="00872F0F"/>
    <w:rsid w:val="00873074"/>
    <w:rsid w:val="00873725"/>
    <w:rsid w:val="00873ACB"/>
    <w:rsid w:val="00873C19"/>
    <w:rsid w:val="00873E16"/>
    <w:rsid w:val="00874743"/>
    <w:rsid w:val="00875B6B"/>
    <w:rsid w:val="0087615D"/>
    <w:rsid w:val="00876293"/>
    <w:rsid w:val="00876E83"/>
    <w:rsid w:val="0087720A"/>
    <w:rsid w:val="0087769B"/>
    <w:rsid w:val="00877756"/>
    <w:rsid w:val="00877807"/>
    <w:rsid w:val="00877A56"/>
    <w:rsid w:val="00877D24"/>
    <w:rsid w:val="00877F3F"/>
    <w:rsid w:val="0088020A"/>
    <w:rsid w:val="008804BF"/>
    <w:rsid w:val="00880B5B"/>
    <w:rsid w:val="008812B1"/>
    <w:rsid w:val="00881547"/>
    <w:rsid w:val="00881D1F"/>
    <w:rsid w:val="0088342A"/>
    <w:rsid w:val="008836A0"/>
    <w:rsid w:val="00884722"/>
    <w:rsid w:val="00884782"/>
    <w:rsid w:val="008848E7"/>
    <w:rsid w:val="00884B52"/>
    <w:rsid w:val="008859A1"/>
    <w:rsid w:val="00886AC9"/>
    <w:rsid w:val="008870A9"/>
    <w:rsid w:val="00887554"/>
    <w:rsid w:val="00887FED"/>
    <w:rsid w:val="008906FB"/>
    <w:rsid w:val="00890787"/>
    <w:rsid w:val="008908D4"/>
    <w:rsid w:val="00891270"/>
    <w:rsid w:val="0089177D"/>
    <w:rsid w:val="008918DE"/>
    <w:rsid w:val="00891A66"/>
    <w:rsid w:val="008924BE"/>
    <w:rsid w:val="008925B5"/>
    <w:rsid w:val="0089266B"/>
    <w:rsid w:val="00892B09"/>
    <w:rsid w:val="00893443"/>
    <w:rsid w:val="00893609"/>
    <w:rsid w:val="008937CC"/>
    <w:rsid w:val="00893BF5"/>
    <w:rsid w:val="00893CC2"/>
    <w:rsid w:val="00893CF8"/>
    <w:rsid w:val="00894938"/>
    <w:rsid w:val="0089536C"/>
    <w:rsid w:val="00895675"/>
    <w:rsid w:val="00895B19"/>
    <w:rsid w:val="00895D14"/>
    <w:rsid w:val="00896538"/>
    <w:rsid w:val="00896779"/>
    <w:rsid w:val="008976CD"/>
    <w:rsid w:val="008A070D"/>
    <w:rsid w:val="008A0F3C"/>
    <w:rsid w:val="008A16BD"/>
    <w:rsid w:val="008A1710"/>
    <w:rsid w:val="008A1737"/>
    <w:rsid w:val="008A1F2A"/>
    <w:rsid w:val="008A2718"/>
    <w:rsid w:val="008A295C"/>
    <w:rsid w:val="008A2ABB"/>
    <w:rsid w:val="008A2D03"/>
    <w:rsid w:val="008A38B0"/>
    <w:rsid w:val="008A3DD2"/>
    <w:rsid w:val="008A4776"/>
    <w:rsid w:val="008A498D"/>
    <w:rsid w:val="008A4E59"/>
    <w:rsid w:val="008A5006"/>
    <w:rsid w:val="008A5609"/>
    <w:rsid w:val="008A5788"/>
    <w:rsid w:val="008A585F"/>
    <w:rsid w:val="008A5AC8"/>
    <w:rsid w:val="008A60EE"/>
    <w:rsid w:val="008A6FE3"/>
    <w:rsid w:val="008A765C"/>
    <w:rsid w:val="008A7B58"/>
    <w:rsid w:val="008B03C9"/>
    <w:rsid w:val="008B0566"/>
    <w:rsid w:val="008B0DB8"/>
    <w:rsid w:val="008B1360"/>
    <w:rsid w:val="008B1E00"/>
    <w:rsid w:val="008B2044"/>
    <w:rsid w:val="008B212C"/>
    <w:rsid w:val="008B25D3"/>
    <w:rsid w:val="008B2918"/>
    <w:rsid w:val="008B35E9"/>
    <w:rsid w:val="008B372C"/>
    <w:rsid w:val="008B4862"/>
    <w:rsid w:val="008B4E4E"/>
    <w:rsid w:val="008B64FC"/>
    <w:rsid w:val="008B6754"/>
    <w:rsid w:val="008B6B8A"/>
    <w:rsid w:val="008B784D"/>
    <w:rsid w:val="008B7B92"/>
    <w:rsid w:val="008C0087"/>
    <w:rsid w:val="008C0220"/>
    <w:rsid w:val="008C0706"/>
    <w:rsid w:val="008C15CD"/>
    <w:rsid w:val="008C1B4A"/>
    <w:rsid w:val="008C1D2E"/>
    <w:rsid w:val="008C223A"/>
    <w:rsid w:val="008C3352"/>
    <w:rsid w:val="008C4346"/>
    <w:rsid w:val="008C4801"/>
    <w:rsid w:val="008C592E"/>
    <w:rsid w:val="008C5CDD"/>
    <w:rsid w:val="008C5EDC"/>
    <w:rsid w:val="008C5FF2"/>
    <w:rsid w:val="008C6AFE"/>
    <w:rsid w:val="008C6E13"/>
    <w:rsid w:val="008C7304"/>
    <w:rsid w:val="008C73CA"/>
    <w:rsid w:val="008C7C3F"/>
    <w:rsid w:val="008C7CFF"/>
    <w:rsid w:val="008D0259"/>
    <w:rsid w:val="008D0E45"/>
    <w:rsid w:val="008D1CBC"/>
    <w:rsid w:val="008D204B"/>
    <w:rsid w:val="008D20B1"/>
    <w:rsid w:val="008D26AB"/>
    <w:rsid w:val="008D28D4"/>
    <w:rsid w:val="008D3122"/>
    <w:rsid w:val="008D3295"/>
    <w:rsid w:val="008D37BE"/>
    <w:rsid w:val="008D3B58"/>
    <w:rsid w:val="008D3FA1"/>
    <w:rsid w:val="008D4080"/>
    <w:rsid w:val="008D4279"/>
    <w:rsid w:val="008D5119"/>
    <w:rsid w:val="008D61A3"/>
    <w:rsid w:val="008D6B32"/>
    <w:rsid w:val="008D6B7D"/>
    <w:rsid w:val="008D7022"/>
    <w:rsid w:val="008D70A7"/>
    <w:rsid w:val="008D7651"/>
    <w:rsid w:val="008D76CD"/>
    <w:rsid w:val="008D7A08"/>
    <w:rsid w:val="008D7F1D"/>
    <w:rsid w:val="008E04DD"/>
    <w:rsid w:val="008E0C5D"/>
    <w:rsid w:val="008E17EA"/>
    <w:rsid w:val="008E26DB"/>
    <w:rsid w:val="008E2759"/>
    <w:rsid w:val="008E29EB"/>
    <w:rsid w:val="008E3984"/>
    <w:rsid w:val="008E4602"/>
    <w:rsid w:val="008E4916"/>
    <w:rsid w:val="008E59F2"/>
    <w:rsid w:val="008E5ED3"/>
    <w:rsid w:val="008E66D8"/>
    <w:rsid w:val="008E67A6"/>
    <w:rsid w:val="008E6A04"/>
    <w:rsid w:val="008E726E"/>
    <w:rsid w:val="008E7DCE"/>
    <w:rsid w:val="008E7EEE"/>
    <w:rsid w:val="008F0111"/>
    <w:rsid w:val="008F0A27"/>
    <w:rsid w:val="008F0A65"/>
    <w:rsid w:val="008F10F3"/>
    <w:rsid w:val="008F1CE4"/>
    <w:rsid w:val="008F1E4B"/>
    <w:rsid w:val="008F21E6"/>
    <w:rsid w:val="008F26DF"/>
    <w:rsid w:val="008F2C77"/>
    <w:rsid w:val="008F30E2"/>
    <w:rsid w:val="008F3249"/>
    <w:rsid w:val="008F355E"/>
    <w:rsid w:val="008F36AE"/>
    <w:rsid w:val="008F3820"/>
    <w:rsid w:val="008F3D17"/>
    <w:rsid w:val="008F4561"/>
    <w:rsid w:val="008F45DE"/>
    <w:rsid w:val="008F4D67"/>
    <w:rsid w:val="008F5217"/>
    <w:rsid w:val="008F52D6"/>
    <w:rsid w:val="008F6586"/>
    <w:rsid w:val="008F65C7"/>
    <w:rsid w:val="008F690E"/>
    <w:rsid w:val="008F6D89"/>
    <w:rsid w:val="008F6DC4"/>
    <w:rsid w:val="008F755A"/>
    <w:rsid w:val="008F7B38"/>
    <w:rsid w:val="008F7D3A"/>
    <w:rsid w:val="008F7FB1"/>
    <w:rsid w:val="0090014B"/>
    <w:rsid w:val="00900327"/>
    <w:rsid w:val="0090085C"/>
    <w:rsid w:val="00900B03"/>
    <w:rsid w:val="00900CA2"/>
    <w:rsid w:val="00901B7B"/>
    <w:rsid w:val="00901C5A"/>
    <w:rsid w:val="00901CF3"/>
    <w:rsid w:val="0090290C"/>
    <w:rsid w:val="009032A8"/>
    <w:rsid w:val="0090334D"/>
    <w:rsid w:val="009038A7"/>
    <w:rsid w:val="00903F64"/>
    <w:rsid w:val="00904671"/>
    <w:rsid w:val="00904A61"/>
    <w:rsid w:val="00904E63"/>
    <w:rsid w:val="00904F7D"/>
    <w:rsid w:val="00905575"/>
    <w:rsid w:val="00905756"/>
    <w:rsid w:val="00906458"/>
    <w:rsid w:val="0090653F"/>
    <w:rsid w:val="00906849"/>
    <w:rsid w:val="00906DFB"/>
    <w:rsid w:val="00907087"/>
    <w:rsid w:val="0090771C"/>
    <w:rsid w:val="00910FA1"/>
    <w:rsid w:val="009111A4"/>
    <w:rsid w:val="00911947"/>
    <w:rsid w:val="00912023"/>
    <w:rsid w:val="009120F2"/>
    <w:rsid w:val="0091285B"/>
    <w:rsid w:val="00912A32"/>
    <w:rsid w:val="0091346B"/>
    <w:rsid w:val="00913BA1"/>
    <w:rsid w:val="00914662"/>
    <w:rsid w:val="00914F4A"/>
    <w:rsid w:val="0091511C"/>
    <w:rsid w:val="00915FED"/>
    <w:rsid w:val="009164BB"/>
    <w:rsid w:val="0091652C"/>
    <w:rsid w:val="00917301"/>
    <w:rsid w:val="0091763A"/>
    <w:rsid w:val="0091764E"/>
    <w:rsid w:val="00917A8C"/>
    <w:rsid w:val="00917BFF"/>
    <w:rsid w:val="00917FF9"/>
    <w:rsid w:val="009202E9"/>
    <w:rsid w:val="00920676"/>
    <w:rsid w:val="0092075A"/>
    <w:rsid w:val="00920CA8"/>
    <w:rsid w:val="009213F2"/>
    <w:rsid w:val="009215F5"/>
    <w:rsid w:val="009218AD"/>
    <w:rsid w:val="00921E99"/>
    <w:rsid w:val="00921F85"/>
    <w:rsid w:val="00922171"/>
    <w:rsid w:val="0092255F"/>
    <w:rsid w:val="00922642"/>
    <w:rsid w:val="0092318C"/>
    <w:rsid w:val="00924D38"/>
    <w:rsid w:val="00924F30"/>
    <w:rsid w:val="00925677"/>
    <w:rsid w:val="00925DCB"/>
    <w:rsid w:val="0092673B"/>
    <w:rsid w:val="00926D35"/>
    <w:rsid w:val="00926EBD"/>
    <w:rsid w:val="0092719B"/>
    <w:rsid w:val="0092731C"/>
    <w:rsid w:val="00927481"/>
    <w:rsid w:val="00927A4E"/>
    <w:rsid w:val="009308B3"/>
    <w:rsid w:val="0093131B"/>
    <w:rsid w:val="0093248E"/>
    <w:rsid w:val="009329B4"/>
    <w:rsid w:val="00933481"/>
    <w:rsid w:val="009338DF"/>
    <w:rsid w:val="00933EE4"/>
    <w:rsid w:val="009343A6"/>
    <w:rsid w:val="00934418"/>
    <w:rsid w:val="009356B2"/>
    <w:rsid w:val="009357DE"/>
    <w:rsid w:val="00935AC1"/>
    <w:rsid w:val="00935BA3"/>
    <w:rsid w:val="00936035"/>
    <w:rsid w:val="0093641C"/>
    <w:rsid w:val="009369C4"/>
    <w:rsid w:val="00936CBB"/>
    <w:rsid w:val="00936D04"/>
    <w:rsid w:val="00937861"/>
    <w:rsid w:val="00937880"/>
    <w:rsid w:val="009379E6"/>
    <w:rsid w:val="00937BE2"/>
    <w:rsid w:val="00937CB6"/>
    <w:rsid w:val="0094011B"/>
    <w:rsid w:val="00940320"/>
    <w:rsid w:val="009416A2"/>
    <w:rsid w:val="00942332"/>
    <w:rsid w:val="009423BB"/>
    <w:rsid w:val="009427FC"/>
    <w:rsid w:val="00942DDE"/>
    <w:rsid w:val="00942E1F"/>
    <w:rsid w:val="00943525"/>
    <w:rsid w:val="00943952"/>
    <w:rsid w:val="00944266"/>
    <w:rsid w:val="00945DC1"/>
    <w:rsid w:val="009464CB"/>
    <w:rsid w:val="00946787"/>
    <w:rsid w:val="00946BA8"/>
    <w:rsid w:val="00946E7D"/>
    <w:rsid w:val="009475D2"/>
    <w:rsid w:val="00947AE3"/>
    <w:rsid w:val="00947F3C"/>
    <w:rsid w:val="00947F69"/>
    <w:rsid w:val="00950DDF"/>
    <w:rsid w:val="00950E11"/>
    <w:rsid w:val="0095144A"/>
    <w:rsid w:val="0095257E"/>
    <w:rsid w:val="009526D3"/>
    <w:rsid w:val="009529D6"/>
    <w:rsid w:val="00952C5C"/>
    <w:rsid w:val="00953034"/>
    <w:rsid w:val="00953497"/>
    <w:rsid w:val="009536F3"/>
    <w:rsid w:val="0095435A"/>
    <w:rsid w:val="00954432"/>
    <w:rsid w:val="00954669"/>
    <w:rsid w:val="00954A9B"/>
    <w:rsid w:val="009553CF"/>
    <w:rsid w:val="00955402"/>
    <w:rsid w:val="009559D0"/>
    <w:rsid w:val="00955C50"/>
    <w:rsid w:val="00955D51"/>
    <w:rsid w:val="00956544"/>
    <w:rsid w:val="0095674E"/>
    <w:rsid w:val="009569F4"/>
    <w:rsid w:val="009569F8"/>
    <w:rsid w:val="0095750C"/>
    <w:rsid w:val="00957A00"/>
    <w:rsid w:val="00957D8A"/>
    <w:rsid w:val="00957E2D"/>
    <w:rsid w:val="00960705"/>
    <w:rsid w:val="00960EF0"/>
    <w:rsid w:val="00960FB3"/>
    <w:rsid w:val="0096137F"/>
    <w:rsid w:val="00961426"/>
    <w:rsid w:val="00961989"/>
    <w:rsid w:val="00961A73"/>
    <w:rsid w:val="00962804"/>
    <w:rsid w:val="009634C8"/>
    <w:rsid w:val="00963524"/>
    <w:rsid w:val="009638E6"/>
    <w:rsid w:val="00963B07"/>
    <w:rsid w:val="00963DFF"/>
    <w:rsid w:val="00964599"/>
    <w:rsid w:val="00965C4F"/>
    <w:rsid w:val="00966175"/>
    <w:rsid w:val="009702D2"/>
    <w:rsid w:val="00970B28"/>
    <w:rsid w:val="00971011"/>
    <w:rsid w:val="00971133"/>
    <w:rsid w:val="009711A0"/>
    <w:rsid w:val="009713D6"/>
    <w:rsid w:val="00972376"/>
    <w:rsid w:val="00972983"/>
    <w:rsid w:val="00972E0F"/>
    <w:rsid w:val="00973522"/>
    <w:rsid w:val="00973765"/>
    <w:rsid w:val="009737B2"/>
    <w:rsid w:val="00973AD8"/>
    <w:rsid w:val="00973BF8"/>
    <w:rsid w:val="00973F39"/>
    <w:rsid w:val="0097484F"/>
    <w:rsid w:val="00974F24"/>
    <w:rsid w:val="009751D0"/>
    <w:rsid w:val="00976260"/>
    <w:rsid w:val="009768B2"/>
    <w:rsid w:val="00976A89"/>
    <w:rsid w:val="00976D21"/>
    <w:rsid w:val="00976D9C"/>
    <w:rsid w:val="00976F64"/>
    <w:rsid w:val="009776FB"/>
    <w:rsid w:val="0097783E"/>
    <w:rsid w:val="00977F80"/>
    <w:rsid w:val="0098047C"/>
    <w:rsid w:val="00980FC0"/>
    <w:rsid w:val="00981546"/>
    <w:rsid w:val="00982167"/>
    <w:rsid w:val="0098390A"/>
    <w:rsid w:val="00983968"/>
    <w:rsid w:val="00983C59"/>
    <w:rsid w:val="00983C5D"/>
    <w:rsid w:val="00984ADA"/>
    <w:rsid w:val="00984F94"/>
    <w:rsid w:val="00985677"/>
    <w:rsid w:val="00985896"/>
    <w:rsid w:val="00985BA9"/>
    <w:rsid w:val="00985F8F"/>
    <w:rsid w:val="009866F5"/>
    <w:rsid w:val="009867A6"/>
    <w:rsid w:val="009867E0"/>
    <w:rsid w:val="00987564"/>
    <w:rsid w:val="0098799E"/>
    <w:rsid w:val="00987B6D"/>
    <w:rsid w:val="00990200"/>
    <w:rsid w:val="00990293"/>
    <w:rsid w:val="0099077E"/>
    <w:rsid w:val="009907A1"/>
    <w:rsid w:val="00990AA7"/>
    <w:rsid w:val="00990D66"/>
    <w:rsid w:val="00990F88"/>
    <w:rsid w:val="00991264"/>
    <w:rsid w:val="009917B6"/>
    <w:rsid w:val="00991EC3"/>
    <w:rsid w:val="009920AC"/>
    <w:rsid w:val="00992B33"/>
    <w:rsid w:val="00992EAF"/>
    <w:rsid w:val="009935CD"/>
    <w:rsid w:val="00993EF8"/>
    <w:rsid w:val="00994657"/>
    <w:rsid w:val="009948E8"/>
    <w:rsid w:val="00995CE7"/>
    <w:rsid w:val="009960D2"/>
    <w:rsid w:val="00996388"/>
    <w:rsid w:val="00996788"/>
    <w:rsid w:val="00997262"/>
    <w:rsid w:val="009974F1"/>
    <w:rsid w:val="009978FD"/>
    <w:rsid w:val="009A000D"/>
    <w:rsid w:val="009A0CA7"/>
    <w:rsid w:val="009A0E38"/>
    <w:rsid w:val="009A142B"/>
    <w:rsid w:val="009A1A91"/>
    <w:rsid w:val="009A2517"/>
    <w:rsid w:val="009A2856"/>
    <w:rsid w:val="009A2895"/>
    <w:rsid w:val="009A2BC3"/>
    <w:rsid w:val="009A2C44"/>
    <w:rsid w:val="009A2CC4"/>
    <w:rsid w:val="009A2E7A"/>
    <w:rsid w:val="009A2EBC"/>
    <w:rsid w:val="009A2F72"/>
    <w:rsid w:val="009A384D"/>
    <w:rsid w:val="009A3ABC"/>
    <w:rsid w:val="009A3DAC"/>
    <w:rsid w:val="009A3DF2"/>
    <w:rsid w:val="009A51B3"/>
    <w:rsid w:val="009A57D4"/>
    <w:rsid w:val="009A5BD3"/>
    <w:rsid w:val="009A5DBF"/>
    <w:rsid w:val="009A5F62"/>
    <w:rsid w:val="009A62CA"/>
    <w:rsid w:val="009A649D"/>
    <w:rsid w:val="009A65E9"/>
    <w:rsid w:val="009A6AA9"/>
    <w:rsid w:val="009A791B"/>
    <w:rsid w:val="009A7A56"/>
    <w:rsid w:val="009A7BAF"/>
    <w:rsid w:val="009B0164"/>
    <w:rsid w:val="009B03A1"/>
    <w:rsid w:val="009B0764"/>
    <w:rsid w:val="009B1E44"/>
    <w:rsid w:val="009B2AE6"/>
    <w:rsid w:val="009B2B17"/>
    <w:rsid w:val="009B2DA5"/>
    <w:rsid w:val="009B48F9"/>
    <w:rsid w:val="009B4A7A"/>
    <w:rsid w:val="009B51AA"/>
    <w:rsid w:val="009B57C6"/>
    <w:rsid w:val="009B604A"/>
    <w:rsid w:val="009B6053"/>
    <w:rsid w:val="009B60B3"/>
    <w:rsid w:val="009B67A5"/>
    <w:rsid w:val="009B7699"/>
    <w:rsid w:val="009C0290"/>
    <w:rsid w:val="009C067B"/>
    <w:rsid w:val="009C0C9F"/>
    <w:rsid w:val="009C1105"/>
    <w:rsid w:val="009C1365"/>
    <w:rsid w:val="009C1455"/>
    <w:rsid w:val="009C1807"/>
    <w:rsid w:val="009C1A0C"/>
    <w:rsid w:val="009C241B"/>
    <w:rsid w:val="009C27D9"/>
    <w:rsid w:val="009C3620"/>
    <w:rsid w:val="009C3799"/>
    <w:rsid w:val="009C3BFA"/>
    <w:rsid w:val="009C402D"/>
    <w:rsid w:val="009C465B"/>
    <w:rsid w:val="009C4718"/>
    <w:rsid w:val="009C48D7"/>
    <w:rsid w:val="009C5678"/>
    <w:rsid w:val="009C6201"/>
    <w:rsid w:val="009C6AD7"/>
    <w:rsid w:val="009C6CB3"/>
    <w:rsid w:val="009C6F35"/>
    <w:rsid w:val="009C6FE5"/>
    <w:rsid w:val="009C725A"/>
    <w:rsid w:val="009C799C"/>
    <w:rsid w:val="009C7E04"/>
    <w:rsid w:val="009C7EFD"/>
    <w:rsid w:val="009D0303"/>
    <w:rsid w:val="009D0BC6"/>
    <w:rsid w:val="009D0D65"/>
    <w:rsid w:val="009D0DFC"/>
    <w:rsid w:val="009D16D5"/>
    <w:rsid w:val="009D18C8"/>
    <w:rsid w:val="009D19E7"/>
    <w:rsid w:val="009D1EFD"/>
    <w:rsid w:val="009D2141"/>
    <w:rsid w:val="009D2281"/>
    <w:rsid w:val="009D35A2"/>
    <w:rsid w:val="009D37F5"/>
    <w:rsid w:val="009D4C79"/>
    <w:rsid w:val="009D5030"/>
    <w:rsid w:val="009D54A9"/>
    <w:rsid w:val="009D5871"/>
    <w:rsid w:val="009D6861"/>
    <w:rsid w:val="009D6BB3"/>
    <w:rsid w:val="009D78BE"/>
    <w:rsid w:val="009D7AB5"/>
    <w:rsid w:val="009D7AD0"/>
    <w:rsid w:val="009E0465"/>
    <w:rsid w:val="009E0D7C"/>
    <w:rsid w:val="009E0EE7"/>
    <w:rsid w:val="009E1EF1"/>
    <w:rsid w:val="009E2473"/>
    <w:rsid w:val="009E2AB0"/>
    <w:rsid w:val="009E2EAB"/>
    <w:rsid w:val="009E3509"/>
    <w:rsid w:val="009E4041"/>
    <w:rsid w:val="009E496F"/>
    <w:rsid w:val="009E4B26"/>
    <w:rsid w:val="009E4BDA"/>
    <w:rsid w:val="009E50C0"/>
    <w:rsid w:val="009E5403"/>
    <w:rsid w:val="009E5504"/>
    <w:rsid w:val="009E56A2"/>
    <w:rsid w:val="009E5C71"/>
    <w:rsid w:val="009E5EE0"/>
    <w:rsid w:val="009E62BA"/>
    <w:rsid w:val="009E653D"/>
    <w:rsid w:val="009E6CD9"/>
    <w:rsid w:val="009E77A3"/>
    <w:rsid w:val="009F0D6C"/>
    <w:rsid w:val="009F1A32"/>
    <w:rsid w:val="009F1DF5"/>
    <w:rsid w:val="009F1FA9"/>
    <w:rsid w:val="009F2591"/>
    <w:rsid w:val="009F2F6A"/>
    <w:rsid w:val="009F3451"/>
    <w:rsid w:val="009F4191"/>
    <w:rsid w:val="009F4609"/>
    <w:rsid w:val="009F461E"/>
    <w:rsid w:val="009F48B4"/>
    <w:rsid w:val="009F4918"/>
    <w:rsid w:val="009F4D27"/>
    <w:rsid w:val="009F59A0"/>
    <w:rsid w:val="009F5B5C"/>
    <w:rsid w:val="009F5C68"/>
    <w:rsid w:val="009F5D2C"/>
    <w:rsid w:val="009F5E4D"/>
    <w:rsid w:val="009F6144"/>
    <w:rsid w:val="009F6459"/>
    <w:rsid w:val="009F6D6D"/>
    <w:rsid w:val="009F6F0F"/>
    <w:rsid w:val="009F6F40"/>
    <w:rsid w:val="009F77F5"/>
    <w:rsid w:val="00A0221D"/>
    <w:rsid w:val="00A02A2D"/>
    <w:rsid w:val="00A02C95"/>
    <w:rsid w:val="00A0342E"/>
    <w:rsid w:val="00A038AB"/>
    <w:rsid w:val="00A03C5F"/>
    <w:rsid w:val="00A0471C"/>
    <w:rsid w:val="00A05CFF"/>
    <w:rsid w:val="00A06A2B"/>
    <w:rsid w:val="00A06EF5"/>
    <w:rsid w:val="00A075A7"/>
    <w:rsid w:val="00A078AB"/>
    <w:rsid w:val="00A10096"/>
    <w:rsid w:val="00A10164"/>
    <w:rsid w:val="00A10178"/>
    <w:rsid w:val="00A107EC"/>
    <w:rsid w:val="00A10BC0"/>
    <w:rsid w:val="00A1124B"/>
    <w:rsid w:val="00A11465"/>
    <w:rsid w:val="00A11D61"/>
    <w:rsid w:val="00A120D0"/>
    <w:rsid w:val="00A1248F"/>
    <w:rsid w:val="00A129BF"/>
    <w:rsid w:val="00A13355"/>
    <w:rsid w:val="00A13376"/>
    <w:rsid w:val="00A13CC5"/>
    <w:rsid w:val="00A14583"/>
    <w:rsid w:val="00A148C6"/>
    <w:rsid w:val="00A14A9F"/>
    <w:rsid w:val="00A14C1F"/>
    <w:rsid w:val="00A14D5F"/>
    <w:rsid w:val="00A15209"/>
    <w:rsid w:val="00A15489"/>
    <w:rsid w:val="00A1553C"/>
    <w:rsid w:val="00A157B2"/>
    <w:rsid w:val="00A15916"/>
    <w:rsid w:val="00A15958"/>
    <w:rsid w:val="00A159C7"/>
    <w:rsid w:val="00A160AE"/>
    <w:rsid w:val="00A16998"/>
    <w:rsid w:val="00A16D7F"/>
    <w:rsid w:val="00A170E4"/>
    <w:rsid w:val="00A17D76"/>
    <w:rsid w:val="00A17E23"/>
    <w:rsid w:val="00A2058C"/>
    <w:rsid w:val="00A20A1C"/>
    <w:rsid w:val="00A2114E"/>
    <w:rsid w:val="00A21454"/>
    <w:rsid w:val="00A21471"/>
    <w:rsid w:val="00A21524"/>
    <w:rsid w:val="00A21AE6"/>
    <w:rsid w:val="00A21FA0"/>
    <w:rsid w:val="00A220AB"/>
    <w:rsid w:val="00A22251"/>
    <w:rsid w:val="00A22B31"/>
    <w:rsid w:val="00A22E44"/>
    <w:rsid w:val="00A235BA"/>
    <w:rsid w:val="00A23A03"/>
    <w:rsid w:val="00A23D41"/>
    <w:rsid w:val="00A23EFF"/>
    <w:rsid w:val="00A246BE"/>
    <w:rsid w:val="00A24A75"/>
    <w:rsid w:val="00A24C13"/>
    <w:rsid w:val="00A24D32"/>
    <w:rsid w:val="00A255F4"/>
    <w:rsid w:val="00A2575C"/>
    <w:rsid w:val="00A25872"/>
    <w:rsid w:val="00A25994"/>
    <w:rsid w:val="00A25B38"/>
    <w:rsid w:val="00A25F0D"/>
    <w:rsid w:val="00A2669C"/>
    <w:rsid w:val="00A27101"/>
    <w:rsid w:val="00A272C8"/>
    <w:rsid w:val="00A2790A"/>
    <w:rsid w:val="00A27A26"/>
    <w:rsid w:val="00A27C04"/>
    <w:rsid w:val="00A30CF2"/>
    <w:rsid w:val="00A31456"/>
    <w:rsid w:val="00A31566"/>
    <w:rsid w:val="00A31B05"/>
    <w:rsid w:val="00A32027"/>
    <w:rsid w:val="00A32344"/>
    <w:rsid w:val="00A32406"/>
    <w:rsid w:val="00A33656"/>
    <w:rsid w:val="00A3436D"/>
    <w:rsid w:val="00A34378"/>
    <w:rsid w:val="00A343AA"/>
    <w:rsid w:val="00A35250"/>
    <w:rsid w:val="00A35650"/>
    <w:rsid w:val="00A358E9"/>
    <w:rsid w:val="00A359C8"/>
    <w:rsid w:val="00A35D1C"/>
    <w:rsid w:val="00A36AE1"/>
    <w:rsid w:val="00A3725F"/>
    <w:rsid w:val="00A377F6"/>
    <w:rsid w:val="00A3797C"/>
    <w:rsid w:val="00A37CA8"/>
    <w:rsid w:val="00A40F9D"/>
    <w:rsid w:val="00A412CC"/>
    <w:rsid w:val="00A41AB9"/>
    <w:rsid w:val="00A41E59"/>
    <w:rsid w:val="00A41E84"/>
    <w:rsid w:val="00A42338"/>
    <w:rsid w:val="00A424C0"/>
    <w:rsid w:val="00A4267D"/>
    <w:rsid w:val="00A4350F"/>
    <w:rsid w:val="00A436B1"/>
    <w:rsid w:val="00A43E73"/>
    <w:rsid w:val="00A44044"/>
    <w:rsid w:val="00A4501C"/>
    <w:rsid w:val="00A45171"/>
    <w:rsid w:val="00A45682"/>
    <w:rsid w:val="00A45A1E"/>
    <w:rsid w:val="00A45B5A"/>
    <w:rsid w:val="00A465B9"/>
    <w:rsid w:val="00A46694"/>
    <w:rsid w:val="00A46A1C"/>
    <w:rsid w:val="00A46B58"/>
    <w:rsid w:val="00A46DD2"/>
    <w:rsid w:val="00A47064"/>
    <w:rsid w:val="00A47080"/>
    <w:rsid w:val="00A471D3"/>
    <w:rsid w:val="00A47AD9"/>
    <w:rsid w:val="00A47D9C"/>
    <w:rsid w:val="00A50201"/>
    <w:rsid w:val="00A50FB2"/>
    <w:rsid w:val="00A513B4"/>
    <w:rsid w:val="00A516B5"/>
    <w:rsid w:val="00A51D48"/>
    <w:rsid w:val="00A52205"/>
    <w:rsid w:val="00A535A2"/>
    <w:rsid w:val="00A538D2"/>
    <w:rsid w:val="00A53AA9"/>
    <w:rsid w:val="00A53BCE"/>
    <w:rsid w:val="00A53D1D"/>
    <w:rsid w:val="00A540BF"/>
    <w:rsid w:val="00A5430C"/>
    <w:rsid w:val="00A56095"/>
    <w:rsid w:val="00A561F7"/>
    <w:rsid w:val="00A56915"/>
    <w:rsid w:val="00A570EA"/>
    <w:rsid w:val="00A57487"/>
    <w:rsid w:val="00A57CA5"/>
    <w:rsid w:val="00A57FAD"/>
    <w:rsid w:val="00A6009F"/>
    <w:rsid w:val="00A60355"/>
    <w:rsid w:val="00A609F6"/>
    <w:rsid w:val="00A60A3D"/>
    <w:rsid w:val="00A60B80"/>
    <w:rsid w:val="00A60C8D"/>
    <w:rsid w:val="00A61204"/>
    <w:rsid w:val="00A62359"/>
    <w:rsid w:val="00A62EFE"/>
    <w:rsid w:val="00A62FA3"/>
    <w:rsid w:val="00A6379C"/>
    <w:rsid w:val="00A645F1"/>
    <w:rsid w:val="00A650D7"/>
    <w:rsid w:val="00A65547"/>
    <w:rsid w:val="00A6599F"/>
    <w:rsid w:val="00A6650E"/>
    <w:rsid w:val="00A6665B"/>
    <w:rsid w:val="00A6719A"/>
    <w:rsid w:val="00A672EE"/>
    <w:rsid w:val="00A6762E"/>
    <w:rsid w:val="00A67C8B"/>
    <w:rsid w:val="00A70577"/>
    <w:rsid w:val="00A707E4"/>
    <w:rsid w:val="00A7107A"/>
    <w:rsid w:val="00A7111B"/>
    <w:rsid w:val="00A71377"/>
    <w:rsid w:val="00A71789"/>
    <w:rsid w:val="00A7197A"/>
    <w:rsid w:val="00A720B7"/>
    <w:rsid w:val="00A723DC"/>
    <w:rsid w:val="00A728D1"/>
    <w:rsid w:val="00A72E6A"/>
    <w:rsid w:val="00A72E7B"/>
    <w:rsid w:val="00A73B26"/>
    <w:rsid w:val="00A73E6E"/>
    <w:rsid w:val="00A73FD0"/>
    <w:rsid w:val="00A746D5"/>
    <w:rsid w:val="00A74804"/>
    <w:rsid w:val="00A748FC"/>
    <w:rsid w:val="00A751FB"/>
    <w:rsid w:val="00A7581A"/>
    <w:rsid w:val="00A75925"/>
    <w:rsid w:val="00A75B67"/>
    <w:rsid w:val="00A75FC4"/>
    <w:rsid w:val="00A80132"/>
    <w:rsid w:val="00A806C3"/>
    <w:rsid w:val="00A80AD8"/>
    <w:rsid w:val="00A81CFE"/>
    <w:rsid w:val="00A81E23"/>
    <w:rsid w:val="00A82152"/>
    <w:rsid w:val="00A82340"/>
    <w:rsid w:val="00A82FC1"/>
    <w:rsid w:val="00A8363F"/>
    <w:rsid w:val="00A8376D"/>
    <w:rsid w:val="00A83EC4"/>
    <w:rsid w:val="00A83FD7"/>
    <w:rsid w:val="00A84539"/>
    <w:rsid w:val="00A8470C"/>
    <w:rsid w:val="00A85FB1"/>
    <w:rsid w:val="00A8607D"/>
    <w:rsid w:val="00A86742"/>
    <w:rsid w:val="00A8696A"/>
    <w:rsid w:val="00A86B32"/>
    <w:rsid w:val="00A87469"/>
    <w:rsid w:val="00A87ED8"/>
    <w:rsid w:val="00A90BE9"/>
    <w:rsid w:val="00A9124B"/>
    <w:rsid w:val="00A916D2"/>
    <w:rsid w:val="00A92FB7"/>
    <w:rsid w:val="00A9356B"/>
    <w:rsid w:val="00A937F0"/>
    <w:rsid w:val="00A93A82"/>
    <w:rsid w:val="00A93F19"/>
    <w:rsid w:val="00A93F1C"/>
    <w:rsid w:val="00A940F0"/>
    <w:rsid w:val="00A9424A"/>
    <w:rsid w:val="00A946E3"/>
    <w:rsid w:val="00A95290"/>
    <w:rsid w:val="00A953B5"/>
    <w:rsid w:val="00A95670"/>
    <w:rsid w:val="00A95700"/>
    <w:rsid w:val="00A95D8E"/>
    <w:rsid w:val="00A96502"/>
    <w:rsid w:val="00A96D73"/>
    <w:rsid w:val="00AA057A"/>
    <w:rsid w:val="00AA1092"/>
    <w:rsid w:val="00AA17F8"/>
    <w:rsid w:val="00AA1E4D"/>
    <w:rsid w:val="00AA2497"/>
    <w:rsid w:val="00AA2C63"/>
    <w:rsid w:val="00AA3203"/>
    <w:rsid w:val="00AA3439"/>
    <w:rsid w:val="00AA3501"/>
    <w:rsid w:val="00AA40CE"/>
    <w:rsid w:val="00AA414D"/>
    <w:rsid w:val="00AA51D8"/>
    <w:rsid w:val="00AA54E3"/>
    <w:rsid w:val="00AA5CF0"/>
    <w:rsid w:val="00AA5E78"/>
    <w:rsid w:val="00AA6644"/>
    <w:rsid w:val="00AA68CE"/>
    <w:rsid w:val="00AA73B7"/>
    <w:rsid w:val="00AA74DC"/>
    <w:rsid w:val="00AA7A45"/>
    <w:rsid w:val="00AB031C"/>
    <w:rsid w:val="00AB2050"/>
    <w:rsid w:val="00AB30AF"/>
    <w:rsid w:val="00AB31D8"/>
    <w:rsid w:val="00AB3C49"/>
    <w:rsid w:val="00AB453A"/>
    <w:rsid w:val="00AB48FD"/>
    <w:rsid w:val="00AB4F70"/>
    <w:rsid w:val="00AB511F"/>
    <w:rsid w:val="00AB5288"/>
    <w:rsid w:val="00AB5CA4"/>
    <w:rsid w:val="00AB5DCB"/>
    <w:rsid w:val="00AB605D"/>
    <w:rsid w:val="00AB63AA"/>
    <w:rsid w:val="00AB6716"/>
    <w:rsid w:val="00AB687E"/>
    <w:rsid w:val="00AB69B6"/>
    <w:rsid w:val="00AB6DEB"/>
    <w:rsid w:val="00AB7060"/>
    <w:rsid w:val="00AB75F9"/>
    <w:rsid w:val="00AB7673"/>
    <w:rsid w:val="00AB7833"/>
    <w:rsid w:val="00AB7A9B"/>
    <w:rsid w:val="00AB7D23"/>
    <w:rsid w:val="00AB7F72"/>
    <w:rsid w:val="00AC064A"/>
    <w:rsid w:val="00AC072B"/>
    <w:rsid w:val="00AC14B9"/>
    <w:rsid w:val="00AC1A14"/>
    <w:rsid w:val="00AC1A34"/>
    <w:rsid w:val="00AC22A9"/>
    <w:rsid w:val="00AC25F6"/>
    <w:rsid w:val="00AC2EF2"/>
    <w:rsid w:val="00AC2F21"/>
    <w:rsid w:val="00AC397D"/>
    <w:rsid w:val="00AC3CA0"/>
    <w:rsid w:val="00AC453E"/>
    <w:rsid w:val="00AC4818"/>
    <w:rsid w:val="00AC4E08"/>
    <w:rsid w:val="00AC5F3E"/>
    <w:rsid w:val="00AC679C"/>
    <w:rsid w:val="00AC6E0F"/>
    <w:rsid w:val="00AC6E19"/>
    <w:rsid w:val="00AC7033"/>
    <w:rsid w:val="00AC7A54"/>
    <w:rsid w:val="00AC7CC4"/>
    <w:rsid w:val="00AD00EC"/>
    <w:rsid w:val="00AD01E6"/>
    <w:rsid w:val="00AD0394"/>
    <w:rsid w:val="00AD03EE"/>
    <w:rsid w:val="00AD0474"/>
    <w:rsid w:val="00AD0AAD"/>
    <w:rsid w:val="00AD111C"/>
    <w:rsid w:val="00AD11C4"/>
    <w:rsid w:val="00AD1ACC"/>
    <w:rsid w:val="00AD1CEF"/>
    <w:rsid w:val="00AD208E"/>
    <w:rsid w:val="00AD238D"/>
    <w:rsid w:val="00AD2411"/>
    <w:rsid w:val="00AD29B5"/>
    <w:rsid w:val="00AD330E"/>
    <w:rsid w:val="00AD3400"/>
    <w:rsid w:val="00AD4083"/>
    <w:rsid w:val="00AD47F0"/>
    <w:rsid w:val="00AD5C53"/>
    <w:rsid w:val="00AD6108"/>
    <w:rsid w:val="00AD6453"/>
    <w:rsid w:val="00AD7A28"/>
    <w:rsid w:val="00AD7B1B"/>
    <w:rsid w:val="00AE0747"/>
    <w:rsid w:val="00AE0FF2"/>
    <w:rsid w:val="00AE12B6"/>
    <w:rsid w:val="00AE14CE"/>
    <w:rsid w:val="00AE16FB"/>
    <w:rsid w:val="00AE241B"/>
    <w:rsid w:val="00AE26B7"/>
    <w:rsid w:val="00AE2749"/>
    <w:rsid w:val="00AE2FB0"/>
    <w:rsid w:val="00AE32B1"/>
    <w:rsid w:val="00AE3D2B"/>
    <w:rsid w:val="00AE3E11"/>
    <w:rsid w:val="00AE420D"/>
    <w:rsid w:val="00AE4623"/>
    <w:rsid w:val="00AE53A9"/>
    <w:rsid w:val="00AE580C"/>
    <w:rsid w:val="00AE5EA5"/>
    <w:rsid w:val="00AE5F3C"/>
    <w:rsid w:val="00AE638A"/>
    <w:rsid w:val="00AE6AF2"/>
    <w:rsid w:val="00AE736A"/>
    <w:rsid w:val="00AE793F"/>
    <w:rsid w:val="00AE7978"/>
    <w:rsid w:val="00AE7D29"/>
    <w:rsid w:val="00AF04AC"/>
    <w:rsid w:val="00AF0620"/>
    <w:rsid w:val="00AF063C"/>
    <w:rsid w:val="00AF0713"/>
    <w:rsid w:val="00AF0CA2"/>
    <w:rsid w:val="00AF0DC5"/>
    <w:rsid w:val="00AF16CF"/>
    <w:rsid w:val="00AF1A9A"/>
    <w:rsid w:val="00AF1E39"/>
    <w:rsid w:val="00AF1FAE"/>
    <w:rsid w:val="00AF21A3"/>
    <w:rsid w:val="00AF2797"/>
    <w:rsid w:val="00AF2992"/>
    <w:rsid w:val="00AF2C6A"/>
    <w:rsid w:val="00AF356F"/>
    <w:rsid w:val="00AF3882"/>
    <w:rsid w:val="00AF3E0F"/>
    <w:rsid w:val="00AF3F9D"/>
    <w:rsid w:val="00AF4112"/>
    <w:rsid w:val="00AF4C2A"/>
    <w:rsid w:val="00AF5867"/>
    <w:rsid w:val="00AF6050"/>
    <w:rsid w:val="00AF6781"/>
    <w:rsid w:val="00AF6C1C"/>
    <w:rsid w:val="00AF6F5F"/>
    <w:rsid w:val="00AF6FD3"/>
    <w:rsid w:val="00AF7D09"/>
    <w:rsid w:val="00AF7FA4"/>
    <w:rsid w:val="00B0053E"/>
    <w:rsid w:val="00B0059C"/>
    <w:rsid w:val="00B005DF"/>
    <w:rsid w:val="00B00FBB"/>
    <w:rsid w:val="00B01139"/>
    <w:rsid w:val="00B01455"/>
    <w:rsid w:val="00B01481"/>
    <w:rsid w:val="00B01C9B"/>
    <w:rsid w:val="00B022E2"/>
    <w:rsid w:val="00B0278B"/>
    <w:rsid w:val="00B02F82"/>
    <w:rsid w:val="00B0430C"/>
    <w:rsid w:val="00B045F3"/>
    <w:rsid w:val="00B04726"/>
    <w:rsid w:val="00B04760"/>
    <w:rsid w:val="00B04E36"/>
    <w:rsid w:val="00B04F10"/>
    <w:rsid w:val="00B0658B"/>
    <w:rsid w:val="00B10D0F"/>
    <w:rsid w:val="00B11CED"/>
    <w:rsid w:val="00B120DB"/>
    <w:rsid w:val="00B122AB"/>
    <w:rsid w:val="00B122EF"/>
    <w:rsid w:val="00B12EAC"/>
    <w:rsid w:val="00B13609"/>
    <w:rsid w:val="00B13879"/>
    <w:rsid w:val="00B13B64"/>
    <w:rsid w:val="00B13F00"/>
    <w:rsid w:val="00B140A3"/>
    <w:rsid w:val="00B1464F"/>
    <w:rsid w:val="00B15067"/>
    <w:rsid w:val="00B15165"/>
    <w:rsid w:val="00B1533B"/>
    <w:rsid w:val="00B15A7A"/>
    <w:rsid w:val="00B15AD9"/>
    <w:rsid w:val="00B163AD"/>
    <w:rsid w:val="00B1642E"/>
    <w:rsid w:val="00B16863"/>
    <w:rsid w:val="00B17177"/>
    <w:rsid w:val="00B171BF"/>
    <w:rsid w:val="00B17559"/>
    <w:rsid w:val="00B1780F"/>
    <w:rsid w:val="00B17877"/>
    <w:rsid w:val="00B17AC9"/>
    <w:rsid w:val="00B202BF"/>
    <w:rsid w:val="00B204FB"/>
    <w:rsid w:val="00B2073C"/>
    <w:rsid w:val="00B207C2"/>
    <w:rsid w:val="00B20F5F"/>
    <w:rsid w:val="00B21076"/>
    <w:rsid w:val="00B21153"/>
    <w:rsid w:val="00B21361"/>
    <w:rsid w:val="00B21E7C"/>
    <w:rsid w:val="00B223C3"/>
    <w:rsid w:val="00B22CF8"/>
    <w:rsid w:val="00B22E16"/>
    <w:rsid w:val="00B23002"/>
    <w:rsid w:val="00B23B86"/>
    <w:rsid w:val="00B24EC6"/>
    <w:rsid w:val="00B2530F"/>
    <w:rsid w:val="00B2552C"/>
    <w:rsid w:val="00B25C0E"/>
    <w:rsid w:val="00B261D4"/>
    <w:rsid w:val="00B26535"/>
    <w:rsid w:val="00B266F9"/>
    <w:rsid w:val="00B26749"/>
    <w:rsid w:val="00B2684C"/>
    <w:rsid w:val="00B2748F"/>
    <w:rsid w:val="00B27AF4"/>
    <w:rsid w:val="00B27FF1"/>
    <w:rsid w:val="00B300A3"/>
    <w:rsid w:val="00B300C7"/>
    <w:rsid w:val="00B302B9"/>
    <w:rsid w:val="00B312CC"/>
    <w:rsid w:val="00B31CD0"/>
    <w:rsid w:val="00B3226F"/>
    <w:rsid w:val="00B32A06"/>
    <w:rsid w:val="00B32D59"/>
    <w:rsid w:val="00B32D90"/>
    <w:rsid w:val="00B330E0"/>
    <w:rsid w:val="00B33787"/>
    <w:rsid w:val="00B33DB4"/>
    <w:rsid w:val="00B33FFF"/>
    <w:rsid w:val="00B34679"/>
    <w:rsid w:val="00B34F82"/>
    <w:rsid w:val="00B350BD"/>
    <w:rsid w:val="00B3580E"/>
    <w:rsid w:val="00B368B1"/>
    <w:rsid w:val="00B36BA2"/>
    <w:rsid w:val="00B36E10"/>
    <w:rsid w:val="00B376D6"/>
    <w:rsid w:val="00B37925"/>
    <w:rsid w:val="00B40373"/>
    <w:rsid w:val="00B4090A"/>
    <w:rsid w:val="00B40A09"/>
    <w:rsid w:val="00B40E41"/>
    <w:rsid w:val="00B41A84"/>
    <w:rsid w:val="00B41FAA"/>
    <w:rsid w:val="00B42E09"/>
    <w:rsid w:val="00B436C5"/>
    <w:rsid w:val="00B43837"/>
    <w:rsid w:val="00B43CF0"/>
    <w:rsid w:val="00B43F23"/>
    <w:rsid w:val="00B447F7"/>
    <w:rsid w:val="00B44C16"/>
    <w:rsid w:val="00B454B9"/>
    <w:rsid w:val="00B468A0"/>
    <w:rsid w:val="00B468B7"/>
    <w:rsid w:val="00B46969"/>
    <w:rsid w:val="00B46B41"/>
    <w:rsid w:val="00B46CF9"/>
    <w:rsid w:val="00B473ED"/>
    <w:rsid w:val="00B50030"/>
    <w:rsid w:val="00B500ED"/>
    <w:rsid w:val="00B507DE"/>
    <w:rsid w:val="00B50C88"/>
    <w:rsid w:val="00B50F28"/>
    <w:rsid w:val="00B50F4B"/>
    <w:rsid w:val="00B50F78"/>
    <w:rsid w:val="00B51181"/>
    <w:rsid w:val="00B51386"/>
    <w:rsid w:val="00B51462"/>
    <w:rsid w:val="00B52933"/>
    <w:rsid w:val="00B52B80"/>
    <w:rsid w:val="00B52BD8"/>
    <w:rsid w:val="00B52E83"/>
    <w:rsid w:val="00B537C9"/>
    <w:rsid w:val="00B54215"/>
    <w:rsid w:val="00B548B6"/>
    <w:rsid w:val="00B54A49"/>
    <w:rsid w:val="00B5562E"/>
    <w:rsid w:val="00B5677D"/>
    <w:rsid w:val="00B56A2F"/>
    <w:rsid w:val="00B56AA6"/>
    <w:rsid w:val="00B56B3C"/>
    <w:rsid w:val="00B56C64"/>
    <w:rsid w:val="00B5719E"/>
    <w:rsid w:val="00B57D66"/>
    <w:rsid w:val="00B57F86"/>
    <w:rsid w:val="00B609E5"/>
    <w:rsid w:val="00B60D92"/>
    <w:rsid w:val="00B61702"/>
    <w:rsid w:val="00B61B99"/>
    <w:rsid w:val="00B621FB"/>
    <w:rsid w:val="00B6236B"/>
    <w:rsid w:val="00B62600"/>
    <w:rsid w:val="00B6265E"/>
    <w:rsid w:val="00B62A59"/>
    <w:rsid w:val="00B63889"/>
    <w:rsid w:val="00B65B5F"/>
    <w:rsid w:val="00B65B73"/>
    <w:rsid w:val="00B66D42"/>
    <w:rsid w:val="00B66FC7"/>
    <w:rsid w:val="00B67670"/>
    <w:rsid w:val="00B67BB3"/>
    <w:rsid w:val="00B7033A"/>
    <w:rsid w:val="00B70455"/>
    <w:rsid w:val="00B70474"/>
    <w:rsid w:val="00B70482"/>
    <w:rsid w:val="00B704C3"/>
    <w:rsid w:val="00B70BF1"/>
    <w:rsid w:val="00B71632"/>
    <w:rsid w:val="00B71ED7"/>
    <w:rsid w:val="00B7250C"/>
    <w:rsid w:val="00B72601"/>
    <w:rsid w:val="00B72768"/>
    <w:rsid w:val="00B72D7A"/>
    <w:rsid w:val="00B734EA"/>
    <w:rsid w:val="00B73D9B"/>
    <w:rsid w:val="00B740CF"/>
    <w:rsid w:val="00B7557F"/>
    <w:rsid w:val="00B756E0"/>
    <w:rsid w:val="00B75B11"/>
    <w:rsid w:val="00B75ECC"/>
    <w:rsid w:val="00B760DD"/>
    <w:rsid w:val="00B76189"/>
    <w:rsid w:val="00B761AF"/>
    <w:rsid w:val="00B7680B"/>
    <w:rsid w:val="00B7683E"/>
    <w:rsid w:val="00B77596"/>
    <w:rsid w:val="00B77BBE"/>
    <w:rsid w:val="00B77C9D"/>
    <w:rsid w:val="00B77FA8"/>
    <w:rsid w:val="00B801E4"/>
    <w:rsid w:val="00B80445"/>
    <w:rsid w:val="00B81D41"/>
    <w:rsid w:val="00B82A37"/>
    <w:rsid w:val="00B82AB1"/>
    <w:rsid w:val="00B82B2C"/>
    <w:rsid w:val="00B82DB4"/>
    <w:rsid w:val="00B833B6"/>
    <w:rsid w:val="00B8394B"/>
    <w:rsid w:val="00B83A72"/>
    <w:rsid w:val="00B845B5"/>
    <w:rsid w:val="00B84A4F"/>
    <w:rsid w:val="00B84CF6"/>
    <w:rsid w:val="00B850B9"/>
    <w:rsid w:val="00B85230"/>
    <w:rsid w:val="00B8552F"/>
    <w:rsid w:val="00B857FC"/>
    <w:rsid w:val="00B86736"/>
    <w:rsid w:val="00B87A5A"/>
    <w:rsid w:val="00B87EE1"/>
    <w:rsid w:val="00B90376"/>
    <w:rsid w:val="00B90882"/>
    <w:rsid w:val="00B90ADF"/>
    <w:rsid w:val="00B90FA2"/>
    <w:rsid w:val="00B9126F"/>
    <w:rsid w:val="00B91318"/>
    <w:rsid w:val="00B91491"/>
    <w:rsid w:val="00B91E7C"/>
    <w:rsid w:val="00B92696"/>
    <w:rsid w:val="00B92856"/>
    <w:rsid w:val="00B92BCF"/>
    <w:rsid w:val="00B92CE0"/>
    <w:rsid w:val="00B93137"/>
    <w:rsid w:val="00B93612"/>
    <w:rsid w:val="00B93EDE"/>
    <w:rsid w:val="00B94537"/>
    <w:rsid w:val="00B9477F"/>
    <w:rsid w:val="00B950CB"/>
    <w:rsid w:val="00B95A5B"/>
    <w:rsid w:val="00B95B37"/>
    <w:rsid w:val="00B9608D"/>
    <w:rsid w:val="00B96118"/>
    <w:rsid w:val="00B96A4F"/>
    <w:rsid w:val="00B96C15"/>
    <w:rsid w:val="00B9723F"/>
    <w:rsid w:val="00B9781F"/>
    <w:rsid w:val="00B978E6"/>
    <w:rsid w:val="00BA0985"/>
    <w:rsid w:val="00BA0D8F"/>
    <w:rsid w:val="00BA159A"/>
    <w:rsid w:val="00BA3379"/>
    <w:rsid w:val="00BA4032"/>
    <w:rsid w:val="00BA40C1"/>
    <w:rsid w:val="00BA41EC"/>
    <w:rsid w:val="00BA56A7"/>
    <w:rsid w:val="00BA5CE9"/>
    <w:rsid w:val="00BA5E43"/>
    <w:rsid w:val="00BA6121"/>
    <w:rsid w:val="00BA6DA6"/>
    <w:rsid w:val="00BA73AE"/>
    <w:rsid w:val="00BA7AE1"/>
    <w:rsid w:val="00BB0370"/>
    <w:rsid w:val="00BB03B7"/>
    <w:rsid w:val="00BB05CE"/>
    <w:rsid w:val="00BB16D9"/>
    <w:rsid w:val="00BB18EA"/>
    <w:rsid w:val="00BB214F"/>
    <w:rsid w:val="00BB218B"/>
    <w:rsid w:val="00BB229B"/>
    <w:rsid w:val="00BB2710"/>
    <w:rsid w:val="00BB296E"/>
    <w:rsid w:val="00BB3246"/>
    <w:rsid w:val="00BB3634"/>
    <w:rsid w:val="00BB3BFA"/>
    <w:rsid w:val="00BB4957"/>
    <w:rsid w:val="00BB49A6"/>
    <w:rsid w:val="00BB5614"/>
    <w:rsid w:val="00BB6B0B"/>
    <w:rsid w:val="00BB6B10"/>
    <w:rsid w:val="00BB6EBC"/>
    <w:rsid w:val="00BB74BC"/>
    <w:rsid w:val="00BB7935"/>
    <w:rsid w:val="00BB7C8F"/>
    <w:rsid w:val="00BC0304"/>
    <w:rsid w:val="00BC0875"/>
    <w:rsid w:val="00BC1232"/>
    <w:rsid w:val="00BC1311"/>
    <w:rsid w:val="00BC1D39"/>
    <w:rsid w:val="00BC1DCF"/>
    <w:rsid w:val="00BC1E12"/>
    <w:rsid w:val="00BC2528"/>
    <w:rsid w:val="00BC2828"/>
    <w:rsid w:val="00BC2C41"/>
    <w:rsid w:val="00BC2D03"/>
    <w:rsid w:val="00BC2F64"/>
    <w:rsid w:val="00BC2FCB"/>
    <w:rsid w:val="00BC3C51"/>
    <w:rsid w:val="00BC3D8D"/>
    <w:rsid w:val="00BC3E8D"/>
    <w:rsid w:val="00BC4313"/>
    <w:rsid w:val="00BC4430"/>
    <w:rsid w:val="00BC4691"/>
    <w:rsid w:val="00BC48AB"/>
    <w:rsid w:val="00BC4C63"/>
    <w:rsid w:val="00BC5380"/>
    <w:rsid w:val="00BC5AA4"/>
    <w:rsid w:val="00BC5FF9"/>
    <w:rsid w:val="00BC68E5"/>
    <w:rsid w:val="00BC7066"/>
    <w:rsid w:val="00BC70E8"/>
    <w:rsid w:val="00BC7787"/>
    <w:rsid w:val="00BC7F9B"/>
    <w:rsid w:val="00BD0042"/>
    <w:rsid w:val="00BD00EB"/>
    <w:rsid w:val="00BD1224"/>
    <w:rsid w:val="00BD1597"/>
    <w:rsid w:val="00BD1FD0"/>
    <w:rsid w:val="00BD2492"/>
    <w:rsid w:val="00BD2B5D"/>
    <w:rsid w:val="00BD2C37"/>
    <w:rsid w:val="00BD2F6C"/>
    <w:rsid w:val="00BD3CCD"/>
    <w:rsid w:val="00BD40A8"/>
    <w:rsid w:val="00BD455D"/>
    <w:rsid w:val="00BD467E"/>
    <w:rsid w:val="00BD4832"/>
    <w:rsid w:val="00BD5096"/>
    <w:rsid w:val="00BD50AE"/>
    <w:rsid w:val="00BD55C4"/>
    <w:rsid w:val="00BD6F29"/>
    <w:rsid w:val="00BD7570"/>
    <w:rsid w:val="00BD75FA"/>
    <w:rsid w:val="00BD7E86"/>
    <w:rsid w:val="00BE03CD"/>
    <w:rsid w:val="00BE0596"/>
    <w:rsid w:val="00BE1836"/>
    <w:rsid w:val="00BE1BB4"/>
    <w:rsid w:val="00BE2107"/>
    <w:rsid w:val="00BE372B"/>
    <w:rsid w:val="00BE3DE7"/>
    <w:rsid w:val="00BE4096"/>
    <w:rsid w:val="00BE4601"/>
    <w:rsid w:val="00BE5200"/>
    <w:rsid w:val="00BE5218"/>
    <w:rsid w:val="00BE5820"/>
    <w:rsid w:val="00BE5AE5"/>
    <w:rsid w:val="00BE5C89"/>
    <w:rsid w:val="00BE5E25"/>
    <w:rsid w:val="00BE5FFA"/>
    <w:rsid w:val="00BE62B5"/>
    <w:rsid w:val="00BE637B"/>
    <w:rsid w:val="00BE698E"/>
    <w:rsid w:val="00BE6C41"/>
    <w:rsid w:val="00BE7399"/>
    <w:rsid w:val="00BE73C2"/>
    <w:rsid w:val="00BE74B4"/>
    <w:rsid w:val="00BE7B1B"/>
    <w:rsid w:val="00BF08AE"/>
    <w:rsid w:val="00BF1187"/>
    <w:rsid w:val="00BF1CF1"/>
    <w:rsid w:val="00BF1EC2"/>
    <w:rsid w:val="00BF29EF"/>
    <w:rsid w:val="00BF3429"/>
    <w:rsid w:val="00BF3544"/>
    <w:rsid w:val="00BF3B83"/>
    <w:rsid w:val="00BF3E97"/>
    <w:rsid w:val="00BF3FF7"/>
    <w:rsid w:val="00BF409D"/>
    <w:rsid w:val="00BF4396"/>
    <w:rsid w:val="00BF497E"/>
    <w:rsid w:val="00BF5125"/>
    <w:rsid w:val="00BF5286"/>
    <w:rsid w:val="00BF5F28"/>
    <w:rsid w:val="00BF6461"/>
    <w:rsid w:val="00BF65D1"/>
    <w:rsid w:val="00BF6D8C"/>
    <w:rsid w:val="00BF6E3B"/>
    <w:rsid w:val="00BF6E89"/>
    <w:rsid w:val="00BF6FB5"/>
    <w:rsid w:val="00BF7148"/>
    <w:rsid w:val="00BF71F5"/>
    <w:rsid w:val="00BF762B"/>
    <w:rsid w:val="00C00056"/>
    <w:rsid w:val="00C0020B"/>
    <w:rsid w:val="00C008D3"/>
    <w:rsid w:val="00C00D2F"/>
    <w:rsid w:val="00C0122F"/>
    <w:rsid w:val="00C014E6"/>
    <w:rsid w:val="00C02492"/>
    <w:rsid w:val="00C025B4"/>
    <w:rsid w:val="00C02C55"/>
    <w:rsid w:val="00C0328A"/>
    <w:rsid w:val="00C03961"/>
    <w:rsid w:val="00C03968"/>
    <w:rsid w:val="00C040AC"/>
    <w:rsid w:val="00C042E6"/>
    <w:rsid w:val="00C048D6"/>
    <w:rsid w:val="00C05068"/>
    <w:rsid w:val="00C0530C"/>
    <w:rsid w:val="00C053D0"/>
    <w:rsid w:val="00C05591"/>
    <w:rsid w:val="00C05662"/>
    <w:rsid w:val="00C05C4F"/>
    <w:rsid w:val="00C06089"/>
    <w:rsid w:val="00C06286"/>
    <w:rsid w:val="00C0634B"/>
    <w:rsid w:val="00C06733"/>
    <w:rsid w:val="00C06BEE"/>
    <w:rsid w:val="00C06C2A"/>
    <w:rsid w:val="00C06C92"/>
    <w:rsid w:val="00C07241"/>
    <w:rsid w:val="00C07592"/>
    <w:rsid w:val="00C07A7A"/>
    <w:rsid w:val="00C07C86"/>
    <w:rsid w:val="00C107E3"/>
    <w:rsid w:val="00C110AB"/>
    <w:rsid w:val="00C115C8"/>
    <w:rsid w:val="00C11BE7"/>
    <w:rsid w:val="00C11E4A"/>
    <w:rsid w:val="00C12C5F"/>
    <w:rsid w:val="00C1343F"/>
    <w:rsid w:val="00C1357E"/>
    <w:rsid w:val="00C13ABF"/>
    <w:rsid w:val="00C13FC3"/>
    <w:rsid w:val="00C14896"/>
    <w:rsid w:val="00C14E49"/>
    <w:rsid w:val="00C15349"/>
    <w:rsid w:val="00C155C0"/>
    <w:rsid w:val="00C15613"/>
    <w:rsid w:val="00C15758"/>
    <w:rsid w:val="00C15F89"/>
    <w:rsid w:val="00C1631C"/>
    <w:rsid w:val="00C1651A"/>
    <w:rsid w:val="00C17141"/>
    <w:rsid w:val="00C204E3"/>
    <w:rsid w:val="00C20A6E"/>
    <w:rsid w:val="00C213EC"/>
    <w:rsid w:val="00C218C8"/>
    <w:rsid w:val="00C21E91"/>
    <w:rsid w:val="00C22046"/>
    <w:rsid w:val="00C220CB"/>
    <w:rsid w:val="00C2257D"/>
    <w:rsid w:val="00C2307A"/>
    <w:rsid w:val="00C23204"/>
    <w:rsid w:val="00C236F7"/>
    <w:rsid w:val="00C24B73"/>
    <w:rsid w:val="00C24D98"/>
    <w:rsid w:val="00C253C3"/>
    <w:rsid w:val="00C25968"/>
    <w:rsid w:val="00C25B1A"/>
    <w:rsid w:val="00C27396"/>
    <w:rsid w:val="00C276C1"/>
    <w:rsid w:val="00C27C1D"/>
    <w:rsid w:val="00C30858"/>
    <w:rsid w:val="00C3103D"/>
    <w:rsid w:val="00C3143A"/>
    <w:rsid w:val="00C3162C"/>
    <w:rsid w:val="00C31EDD"/>
    <w:rsid w:val="00C3222D"/>
    <w:rsid w:val="00C3279E"/>
    <w:rsid w:val="00C32DB6"/>
    <w:rsid w:val="00C34D23"/>
    <w:rsid w:val="00C351A0"/>
    <w:rsid w:val="00C351BB"/>
    <w:rsid w:val="00C35796"/>
    <w:rsid w:val="00C35D2C"/>
    <w:rsid w:val="00C35D4B"/>
    <w:rsid w:val="00C3769D"/>
    <w:rsid w:val="00C379DD"/>
    <w:rsid w:val="00C402F5"/>
    <w:rsid w:val="00C406E1"/>
    <w:rsid w:val="00C40AFE"/>
    <w:rsid w:val="00C41A56"/>
    <w:rsid w:val="00C42180"/>
    <w:rsid w:val="00C42C7C"/>
    <w:rsid w:val="00C43064"/>
    <w:rsid w:val="00C434C3"/>
    <w:rsid w:val="00C438FA"/>
    <w:rsid w:val="00C441FE"/>
    <w:rsid w:val="00C44660"/>
    <w:rsid w:val="00C44E70"/>
    <w:rsid w:val="00C45618"/>
    <w:rsid w:val="00C456BA"/>
    <w:rsid w:val="00C459F6"/>
    <w:rsid w:val="00C45BCA"/>
    <w:rsid w:val="00C46022"/>
    <w:rsid w:val="00C463FB"/>
    <w:rsid w:val="00C46490"/>
    <w:rsid w:val="00C465D9"/>
    <w:rsid w:val="00C46A0D"/>
    <w:rsid w:val="00C46A2A"/>
    <w:rsid w:val="00C46D2B"/>
    <w:rsid w:val="00C512FA"/>
    <w:rsid w:val="00C51731"/>
    <w:rsid w:val="00C519E7"/>
    <w:rsid w:val="00C52D47"/>
    <w:rsid w:val="00C52EB0"/>
    <w:rsid w:val="00C54486"/>
    <w:rsid w:val="00C54FFD"/>
    <w:rsid w:val="00C55127"/>
    <w:rsid w:val="00C5587A"/>
    <w:rsid w:val="00C5591B"/>
    <w:rsid w:val="00C55B46"/>
    <w:rsid w:val="00C56C17"/>
    <w:rsid w:val="00C56C62"/>
    <w:rsid w:val="00C6000B"/>
    <w:rsid w:val="00C6037E"/>
    <w:rsid w:val="00C60938"/>
    <w:rsid w:val="00C60EB7"/>
    <w:rsid w:val="00C61186"/>
    <w:rsid w:val="00C61841"/>
    <w:rsid w:val="00C6219D"/>
    <w:rsid w:val="00C62567"/>
    <w:rsid w:val="00C62629"/>
    <w:rsid w:val="00C6275F"/>
    <w:rsid w:val="00C6295D"/>
    <w:rsid w:val="00C6312F"/>
    <w:rsid w:val="00C63C9B"/>
    <w:rsid w:val="00C64014"/>
    <w:rsid w:val="00C64333"/>
    <w:rsid w:val="00C64ADF"/>
    <w:rsid w:val="00C64E94"/>
    <w:rsid w:val="00C64F48"/>
    <w:rsid w:val="00C659DE"/>
    <w:rsid w:val="00C65BA3"/>
    <w:rsid w:val="00C66081"/>
    <w:rsid w:val="00C66C84"/>
    <w:rsid w:val="00C66E07"/>
    <w:rsid w:val="00C67CC6"/>
    <w:rsid w:val="00C702D5"/>
    <w:rsid w:val="00C70D01"/>
    <w:rsid w:val="00C7186F"/>
    <w:rsid w:val="00C71884"/>
    <w:rsid w:val="00C71F34"/>
    <w:rsid w:val="00C725C7"/>
    <w:rsid w:val="00C73049"/>
    <w:rsid w:val="00C736F6"/>
    <w:rsid w:val="00C7396C"/>
    <w:rsid w:val="00C74210"/>
    <w:rsid w:val="00C74BA5"/>
    <w:rsid w:val="00C74C67"/>
    <w:rsid w:val="00C74C8C"/>
    <w:rsid w:val="00C74E02"/>
    <w:rsid w:val="00C74F68"/>
    <w:rsid w:val="00C7574D"/>
    <w:rsid w:val="00C75F35"/>
    <w:rsid w:val="00C768AD"/>
    <w:rsid w:val="00C77062"/>
    <w:rsid w:val="00C80077"/>
    <w:rsid w:val="00C800AB"/>
    <w:rsid w:val="00C80625"/>
    <w:rsid w:val="00C807DE"/>
    <w:rsid w:val="00C80D95"/>
    <w:rsid w:val="00C80EAD"/>
    <w:rsid w:val="00C81D79"/>
    <w:rsid w:val="00C8212B"/>
    <w:rsid w:val="00C825DD"/>
    <w:rsid w:val="00C82607"/>
    <w:rsid w:val="00C82E01"/>
    <w:rsid w:val="00C83289"/>
    <w:rsid w:val="00C83B2A"/>
    <w:rsid w:val="00C83B62"/>
    <w:rsid w:val="00C83BC8"/>
    <w:rsid w:val="00C83D2C"/>
    <w:rsid w:val="00C84C12"/>
    <w:rsid w:val="00C84E68"/>
    <w:rsid w:val="00C85486"/>
    <w:rsid w:val="00C85A61"/>
    <w:rsid w:val="00C86941"/>
    <w:rsid w:val="00C86FD6"/>
    <w:rsid w:val="00C873A2"/>
    <w:rsid w:val="00C877A6"/>
    <w:rsid w:val="00C8782B"/>
    <w:rsid w:val="00C8796E"/>
    <w:rsid w:val="00C90B29"/>
    <w:rsid w:val="00C90C14"/>
    <w:rsid w:val="00C90F52"/>
    <w:rsid w:val="00C91A33"/>
    <w:rsid w:val="00C91E4A"/>
    <w:rsid w:val="00C921DB"/>
    <w:rsid w:val="00C929B2"/>
    <w:rsid w:val="00C929CA"/>
    <w:rsid w:val="00C92A92"/>
    <w:rsid w:val="00C92E7A"/>
    <w:rsid w:val="00C93051"/>
    <w:rsid w:val="00C932A3"/>
    <w:rsid w:val="00C93D4E"/>
    <w:rsid w:val="00C93FED"/>
    <w:rsid w:val="00C94005"/>
    <w:rsid w:val="00C94261"/>
    <w:rsid w:val="00C94292"/>
    <w:rsid w:val="00C945BC"/>
    <w:rsid w:val="00C95D16"/>
    <w:rsid w:val="00C95F0F"/>
    <w:rsid w:val="00C95F8A"/>
    <w:rsid w:val="00C96F72"/>
    <w:rsid w:val="00C96FB5"/>
    <w:rsid w:val="00C9717E"/>
    <w:rsid w:val="00C97D37"/>
    <w:rsid w:val="00C97F0E"/>
    <w:rsid w:val="00CA11C1"/>
    <w:rsid w:val="00CA138B"/>
    <w:rsid w:val="00CA1DDC"/>
    <w:rsid w:val="00CA22B1"/>
    <w:rsid w:val="00CA24A1"/>
    <w:rsid w:val="00CA2D83"/>
    <w:rsid w:val="00CA3408"/>
    <w:rsid w:val="00CA3DC2"/>
    <w:rsid w:val="00CA3DD3"/>
    <w:rsid w:val="00CA46D0"/>
    <w:rsid w:val="00CA4F2F"/>
    <w:rsid w:val="00CA4F62"/>
    <w:rsid w:val="00CA588F"/>
    <w:rsid w:val="00CA6AB8"/>
    <w:rsid w:val="00CA7436"/>
    <w:rsid w:val="00CA75C6"/>
    <w:rsid w:val="00CA7FA6"/>
    <w:rsid w:val="00CB061F"/>
    <w:rsid w:val="00CB07A2"/>
    <w:rsid w:val="00CB07D9"/>
    <w:rsid w:val="00CB1412"/>
    <w:rsid w:val="00CB25A7"/>
    <w:rsid w:val="00CB27D1"/>
    <w:rsid w:val="00CB27EF"/>
    <w:rsid w:val="00CB3D06"/>
    <w:rsid w:val="00CB3F2B"/>
    <w:rsid w:val="00CB3FC0"/>
    <w:rsid w:val="00CB4106"/>
    <w:rsid w:val="00CB46D5"/>
    <w:rsid w:val="00CB4B0E"/>
    <w:rsid w:val="00CB4DC8"/>
    <w:rsid w:val="00CB54DF"/>
    <w:rsid w:val="00CB59F3"/>
    <w:rsid w:val="00CB5D41"/>
    <w:rsid w:val="00CB616F"/>
    <w:rsid w:val="00CB6F9A"/>
    <w:rsid w:val="00CC045C"/>
    <w:rsid w:val="00CC04D2"/>
    <w:rsid w:val="00CC0A96"/>
    <w:rsid w:val="00CC1910"/>
    <w:rsid w:val="00CC1FE5"/>
    <w:rsid w:val="00CC2050"/>
    <w:rsid w:val="00CC267E"/>
    <w:rsid w:val="00CC2F60"/>
    <w:rsid w:val="00CC33A6"/>
    <w:rsid w:val="00CC33D2"/>
    <w:rsid w:val="00CC37CF"/>
    <w:rsid w:val="00CC3A6E"/>
    <w:rsid w:val="00CC3C4C"/>
    <w:rsid w:val="00CC4D69"/>
    <w:rsid w:val="00CC4F38"/>
    <w:rsid w:val="00CC5033"/>
    <w:rsid w:val="00CC5560"/>
    <w:rsid w:val="00CC57BE"/>
    <w:rsid w:val="00CC5949"/>
    <w:rsid w:val="00CC5B17"/>
    <w:rsid w:val="00CC7526"/>
    <w:rsid w:val="00CC774B"/>
    <w:rsid w:val="00CC78D1"/>
    <w:rsid w:val="00CD008E"/>
    <w:rsid w:val="00CD0226"/>
    <w:rsid w:val="00CD040A"/>
    <w:rsid w:val="00CD08AE"/>
    <w:rsid w:val="00CD111D"/>
    <w:rsid w:val="00CD1C90"/>
    <w:rsid w:val="00CD1E3D"/>
    <w:rsid w:val="00CD24D4"/>
    <w:rsid w:val="00CD3743"/>
    <w:rsid w:val="00CD3BC8"/>
    <w:rsid w:val="00CD427C"/>
    <w:rsid w:val="00CD42E0"/>
    <w:rsid w:val="00CD47BB"/>
    <w:rsid w:val="00CD4827"/>
    <w:rsid w:val="00CD4888"/>
    <w:rsid w:val="00CD4A5D"/>
    <w:rsid w:val="00CD57BB"/>
    <w:rsid w:val="00CD5A7F"/>
    <w:rsid w:val="00CD5F55"/>
    <w:rsid w:val="00CD6282"/>
    <w:rsid w:val="00CD647F"/>
    <w:rsid w:val="00CD75FD"/>
    <w:rsid w:val="00CD7FD3"/>
    <w:rsid w:val="00CE0996"/>
    <w:rsid w:val="00CE0A8D"/>
    <w:rsid w:val="00CE0AD4"/>
    <w:rsid w:val="00CE0E16"/>
    <w:rsid w:val="00CE1387"/>
    <w:rsid w:val="00CE1794"/>
    <w:rsid w:val="00CE192C"/>
    <w:rsid w:val="00CE19BA"/>
    <w:rsid w:val="00CE1D8D"/>
    <w:rsid w:val="00CE255A"/>
    <w:rsid w:val="00CE262F"/>
    <w:rsid w:val="00CE26B6"/>
    <w:rsid w:val="00CE294F"/>
    <w:rsid w:val="00CE2B3A"/>
    <w:rsid w:val="00CE2C9F"/>
    <w:rsid w:val="00CE2CCF"/>
    <w:rsid w:val="00CE31C8"/>
    <w:rsid w:val="00CE3536"/>
    <w:rsid w:val="00CE3CF8"/>
    <w:rsid w:val="00CE4167"/>
    <w:rsid w:val="00CE4205"/>
    <w:rsid w:val="00CE4373"/>
    <w:rsid w:val="00CE5012"/>
    <w:rsid w:val="00CE5242"/>
    <w:rsid w:val="00CE5FB9"/>
    <w:rsid w:val="00CE6A9F"/>
    <w:rsid w:val="00CE716C"/>
    <w:rsid w:val="00CE783C"/>
    <w:rsid w:val="00CF0371"/>
    <w:rsid w:val="00CF0408"/>
    <w:rsid w:val="00CF1200"/>
    <w:rsid w:val="00CF19DA"/>
    <w:rsid w:val="00CF1A67"/>
    <w:rsid w:val="00CF2093"/>
    <w:rsid w:val="00CF2179"/>
    <w:rsid w:val="00CF22CC"/>
    <w:rsid w:val="00CF2693"/>
    <w:rsid w:val="00CF2765"/>
    <w:rsid w:val="00CF2ACF"/>
    <w:rsid w:val="00CF2CF6"/>
    <w:rsid w:val="00CF2D49"/>
    <w:rsid w:val="00CF31EA"/>
    <w:rsid w:val="00CF36F8"/>
    <w:rsid w:val="00CF4348"/>
    <w:rsid w:val="00CF5252"/>
    <w:rsid w:val="00CF52EC"/>
    <w:rsid w:val="00CF5614"/>
    <w:rsid w:val="00CF5E52"/>
    <w:rsid w:val="00CF64C4"/>
    <w:rsid w:val="00CF6C89"/>
    <w:rsid w:val="00CF71FC"/>
    <w:rsid w:val="00CF74C5"/>
    <w:rsid w:val="00CF7CF3"/>
    <w:rsid w:val="00D004DD"/>
    <w:rsid w:val="00D0062E"/>
    <w:rsid w:val="00D00BD6"/>
    <w:rsid w:val="00D011AE"/>
    <w:rsid w:val="00D01B4A"/>
    <w:rsid w:val="00D01C18"/>
    <w:rsid w:val="00D02BE0"/>
    <w:rsid w:val="00D030B8"/>
    <w:rsid w:val="00D032C7"/>
    <w:rsid w:val="00D03475"/>
    <w:rsid w:val="00D03811"/>
    <w:rsid w:val="00D0421B"/>
    <w:rsid w:val="00D04356"/>
    <w:rsid w:val="00D04FE3"/>
    <w:rsid w:val="00D050A2"/>
    <w:rsid w:val="00D0546B"/>
    <w:rsid w:val="00D05B0D"/>
    <w:rsid w:val="00D064EF"/>
    <w:rsid w:val="00D068AF"/>
    <w:rsid w:val="00D06D0F"/>
    <w:rsid w:val="00D070E4"/>
    <w:rsid w:val="00D07A53"/>
    <w:rsid w:val="00D07A6F"/>
    <w:rsid w:val="00D07C25"/>
    <w:rsid w:val="00D07DC4"/>
    <w:rsid w:val="00D103C4"/>
    <w:rsid w:val="00D107D5"/>
    <w:rsid w:val="00D10CF2"/>
    <w:rsid w:val="00D11294"/>
    <w:rsid w:val="00D118E2"/>
    <w:rsid w:val="00D11E85"/>
    <w:rsid w:val="00D125DA"/>
    <w:rsid w:val="00D12A7D"/>
    <w:rsid w:val="00D13ACE"/>
    <w:rsid w:val="00D13D8D"/>
    <w:rsid w:val="00D146C0"/>
    <w:rsid w:val="00D14DE9"/>
    <w:rsid w:val="00D14E61"/>
    <w:rsid w:val="00D14F10"/>
    <w:rsid w:val="00D1571C"/>
    <w:rsid w:val="00D17965"/>
    <w:rsid w:val="00D20DDD"/>
    <w:rsid w:val="00D20F43"/>
    <w:rsid w:val="00D21090"/>
    <w:rsid w:val="00D2139A"/>
    <w:rsid w:val="00D21E05"/>
    <w:rsid w:val="00D21EC2"/>
    <w:rsid w:val="00D224BC"/>
    <w:rsid w:val="00D22617"/>
    <w:rsid w:val="00D2265E"/>
    <w:rsid w:val="00D23F83"/>
    <w:rsid w:val="00D24AB0"/>
    <w:rsid w:val="00D250D8"/>
    <w:rsid w:val="00D25558"/>
    <w:rsid w:val="00D2607B"/>
    <w:rsid w:val="00D26BDF"/>
    <w:rsid w:val="00D26CF8"/>
    <w:rsid w:val="00D2714D"/>
    <w:rsid w:val="00D2797B"/>
    <w:rsid w:val="00D3034C"/>
    <w:rsid w:val="00D30616"/>
    <w:rsid w:val="00D30840"/>
    <w:rsid w:val="00D30A52"/>
    <w:rsid w:val="00D30AE3"/>
    <w:rsid w:val="00D30C98"/>
    <w:rsid w:val="00D30ED6"/>
    <w:rsid w:val="00D312D6"/>
    <w:rsid w:val="00D3152C"/>
    <w:rsid w:val="00D3237F"/>
    <w:rsid w:val="00D326A1"/>
    <w:rsid w:val="00D326DB"/>
    <w:rsid w:val="00D32D88"/>
    <w:rsid w:val="00D3385B"/>
    <w:rsid w:val="00D339BD"/>
    <w:rsid w:val="00D33F39"/>
    <w:rsid w:val="00D34183"/>
    <w:rsid w:val="00D341C2"/>
    <w:rsid w:val="00D34BA2"/>
    <w:rsid w:val="00D34DBD"/>
    <w:rsid w:val="00D34F26"/>
    <w:rsid w:val="00D35CE6"/>
    <w:rsid w:val="00D35F85"/>
    <w:rsid w:val="00D35FBB"/>
    <w:rsid w:val="00D370D2"/>
    <w:rsid w:val="00D3717A"/>
    <w:rsid w:val="00D3749B"/>
    <w:rsid w:val="00D37661"/>
    <w:rsid w:val="00D3783F"/>
    <w:rsid w:val="00D4036B"/>
    <w:rsid w:val="00D40D89"/>
    <w:rsid w:val="00D40D98"/>
    <w:rsid w:val="00D4115B"/>
    <w:rsid w:val="00D41303"/>
    <w:rsid w:val="00D423E9"/>
    <w:rsid w:val="00D43D66"/>
    <w:rsid w:val="00D43FDE"/>
    <w:rsid w:val="00D443F8"/>
    <w:rsid w:val="00D444FD"/>
    <w:rsid w:val="00D44653"/>
    <w:rsid w:val="00D447A7"/>
    <w:rsid w:val="00D451AB"/>
    <w:rsid w:val="00D4551D"/>
    <w:rsid w:val="00D459F7"/>
    <w:rsid w:val="00D45AA3"/>
    <w:rsid w:val="00D4664F"/>
    <w:rsid w:val="00D4671E"/>
    <w:rsid w:val="00D469F8"/>
    <w:rsid w:val="00D46CA7"/>
    <w:rsid w:val="00D47036"/>
    <w:rsid w:val="00D47091"/>
    <w:rsid w:val="00D47CD7"/>
    <w:rsid w:val="00D50003"/>
    <w:rsid w:val="00D503CE"/>
    <w:rsid w:val="00D5110E"/>
    <w:rsid w:val="00D518D5"/>
    <w:rsid w:val="00D53188"/>
    <w:rsid w:val="00D53444"/>
    <w:rsid w:val="00D53FE4"/>
    <w:rsid w:val="00D54289"/>
    <w:rsid w:val="00D5465B"/>
    <w:rsid w:val="00D54DD6"/>
    <w:rsid w:val="00D56602"/>
    <w:rsid w:val="00D57361"/>
    <w:rsid w:val="00D57535"/>
    <w:rsid w:val="00D60041"/>
    <w:rsid w:val="00D6017B"/>
    <w:rsid w:val="00D60270"/>
    <w:rsid w:val="00D602AD"/>
    <w:rsid w:val="00D6077D"/>
    <w:rsid w:val="00D60F8E"/>
    <w:rsid w:val="00D61459"/>
    <w:rsid w:val="00D6162D"/>
    <w:rsid w:val="00D61783"/>
    <w:rsid w:val="00D61FC2"/>
    <w:rsid w:val="00D62A16"/>
    <w:rsid w:val="00D62ACC"/>
    <w:rsid w:val="00D62F64"/>
    <w:rsid w:val="00D6311A"/>
    <w:rsid w:val="00D6338A"/>
    <w:rsid w:val="00D6362E"/>
    <w:rsid w:val="00D6419C"/>
    <w:rsid w:val="00D643D2"/>
    <w:rsid w:val="00D6445F"/>
    <w:rsid w:val="00D655BA"/>
    <w:rsid w:val="00D65756"/>
    <w:rsid w:val="00D65A03"/>
    <w:rsid w:val="00D65CB4"/>
    <w:rsid w:val="00D66628"/>
    <w:rsid w:val="00D67046"/>
    <w:rsid w:val="00D67358"/>
    <w:rsid w:val="00D67D9E"/>
    <w:rsid w:val="00D701EE"/>
    <w:rsid w:val="00D7072D"/>
    <w:rsid w:val="00D70A87"/>
    <w:rsid w:val="00D70FFC"/>
    <w:rsid w:val="00D71113"/>
    <w:rsid w:val="00D711C2"/>
    <w:rsid w:val="00D71AAA"/>
    <w:rsid w:val="00D71D84"/>
    <w:rsid w:val="00D71DBB"/>
    <w:rsid w:val="00D720FE"/>
    <w:rsid w:val="00D7274A"/>
    <w:rsid w:val="00D72861"/>
    <w:rsid w:val="00D72B44"/>
    <w:rsid w:val="00D746EE"/>
    <w:rsid w:val="00D74B5C"/>
    <w:rsid w:val="00D752E6"/>
    <w:rsid w:val="00D7532A"/>
    <w:rsid w:val="00D7597B"/>
    <w:rsid w:val="00D75C7E"/>
    <w:rsid w:val="00D75FD9"/>
    <w:rsid w:val="00D76376"/>
    <w:rsid w:val="00D764AB"/>
    <w:rsid w:val="00D766B8"/>
    <w:rsid w:val="00D76A00"/>
    <w:rsid w:val="00D77648"/>
    <w:rsid w:val="00D77F40"/>
    <w:rsid w:val="00D80894"/>
    <w:rsid w:val="00D80D85"/>
    <w:rsid w:val="00D8226D"/>
    <w:rsid w:val="00D82B6C"/>
    <w:rsid w:val="00D83140"/>
    <w:rsid w:val="00D833E1"/>
    <w:rsid w:val="00D8350A"/>
    <w:rsid w:val="00D835BF"/>
    <w:rsid w:val="00D83C84"/>
    <w:rsid w:val="00D83CB4"/>
    <w:rsid w:val="00D84061"/>
    <w:rsid w:val="00D84861"/>
    <w:rsid w:val="00D85AC3"/>
    <w:rsid w:val="00D85D98"/>
    <w:rsid w:val="00D86C9A"/>
    <w:rsid w:val="00D87004"/>
    <w:rsid w:val="00D87ABD"/>
    <w:rsid w:val="00D87F92"/>
    <w:rsid w:val="00D90A4E"/>
    <w:rsid w:val="00D90D2A"/>
    <w:rsid w:val="00D912DC"/>
    <w:rsid w:val="00D9130A"/>
    <w:rsid w:val="00D915CA"/>
    <w:rsid w:val="00D917F3"/>
    <w:rsid w:val="00D91857"/>
    <w:rsid w:val="00D91D7C"/>
    <w:rsid w:val="00D921E6"/>
    <w:rsid w:val="00D92D3A"/>
    <w:rsid w:val="00D93A40"/>
    <w:rsid w:val="00D93E42"/>
    <w:rsid w:val="00D93FC9"/>
    <w:rsid w:val="00D94807"/>
    <w:rsid w:val="00D94C4E"/>
    <w:rsid w:val="00D95009"/>
    <w:rsid w:val="00D95857"/>
    <w:rsid w:val="00D96D61"/>
    <w:rsid w:val="00D971A7"/>
    <w:rsid w:val="00D97E2C"/>
    <w:rsid w:val="00D97E3C"/>
    <w:rsid w:val="00DA04F3"/>
    <w:rsid w:val="00DA1B58"/>
    <w:rsid w:val="00DA1BB7"/>
    <w:rsid w:val="00DA1C78"/>
    <w:rsid w:val="00DA1DC4"/>
    <w:rsid w:val="00DA237B"/>
    <w:rsid w:val="00DA2F9C"/>
    <w:rsid w:val="00DA3130"/>
    <w:rsid w:val="00DA3789"/>
    <w:rsid w:val="00DA384A"/>
    <w:rsid w:val="00DA3920"/>
    <w:rsid w:val="00DA3E7D"/>
    <w:rsid w:val="00DA41A2"/>
    <w:rsid w:val="00DA42AE"/>
    <w:rsid w:val="00DA448B"/>
    <w:rsid w:val="00DA4AB0"/>
    <w:rsid w:val="00DA528A"/>
    <w:rsid w:val="00DA53A9"/>
    <w:rsid w:val="00DA67DB"/>
    <w:rsid w:val="00DA6ADA"/>
    <w:rsid w:val="00DA6C4C"/>
    <w:rsid w:val="00DA6E5C"/>
    <w:rsid w:val="00DA6E8E"/>
    <w:rsid w:val="00DA739F"/>
    <w:rsid w:val="00DA775E"/>
    <w:rsid w:val="00DB015A"/>
    <w:rsid w:val="00DB0183"/>
    <w:rsid w:val="00DB0276"/>
    <w:rsid w:val="00DB0556"/>
    <w:rsid w:val="00DB05E2"/>
    <w:rsid w:val="00DB1F27"/>
    <w:rsid w:val="00DB2613"/>
    <w:rsid w:val="00DB281B"/>
    <w:rsid w:val="00DB29F3"/>
    <w:rsid w:val="00DB3111"/>
    <w:rsid w:val="00DB33AF"/>
    <w:rsid w:val="00DB3965"/>
    <w:rsid w:val="00DB4214"/>
    <w:rsid w:val="00DB4386"/>
    <w:rsid w:val="00DB44E8"/>
    <w:rsid w:val="00DB521F"/>
    <w:rsid w:val="00DB5DD3"/>
    <w:rsid w:val="00DB5E84"/>
    <w:rsid w:val="00DB6943"/>
    <w:rsid w:val="00DB6966"/>
    <w:rsid w:val="00DB6C01"/>
    <w:rsid w:val="00DB785B"/>
    <w:rsid w:val="00DB7AF6"/>
    <w:rsid w:val="00DC011F"/>
    <w:rsid w:val="00DC03F8"/>
    <w:rsid w:val="00DC0598"/>
    <w:rsid w:val="00DC073C"/>
    <w:rsid w:val="00DC0C68"/>
    <w:rsid w:val="00DC0C8E"/>
    <w:rsid w:val="00DC1332"/>
    <w:rsid w:val="00DC135D"/>
    <w:rsid w:val="00DC1C51"/>
    <w:rsid w:val="00DC23F8"/>
    <w:rsid w:val="00DC24DA"/>
    <w:rsid w:val="00DC2A12"/>
    <w:rsid w:val="00DC3BB6"/>
    <w:rsid w:val="00DC40DC"/>
    <w:rsid w:val="00DC4737"/>
    <w:rsid w:val="00DC4ACC"/>
    <w:rsid w:val="00DC4FBB"/>
    <w:rsid w:val="00DC5802"/>
    <w:rsid w:val="00DC5D4D"/>
    <w:rsid w:val="00DC628F"/>
    <w:rsid w:val="00DC6513"/>
    <w:rsid w:val="00DC6A77"/>
    <w:rsid w:val="00DC6F99"/>
    <w:rsid w:val="00DC719F"/>
    <w:rsid w:val="00DC79EA"/>
    <w:rsid w:val="00DC7B1B"/>
    <w:rsid w:val="00DC7C25"/>
    <w:rsid w:val="00DD02B4"/>
    <w:rsid w:val="00DD07A8"/>
    <w:rsid w:val="00DD0C3A"/>
    <w:rsid w:val="00DD13BC"/>
    <w:rsid w:val="00DD17D3"/>
    <w:rsid w:val="00DD1B13"/>
    <w:rsid w:val="00DD1B18"/>
    <w:rsid w:val="00DD32F2"/>
    <w:rsid w:val="00DD331E"/>
    <w:rsid w:val="00DD3350"/>
    <w:rsid w:val="00DD3C11"/>
    <w:rsid w:val="00DD3E00"/>
    <w:rsid w:val="00DD3E7C"/>
    <w:rsid w:val="00DD4A29"/>
    <w:rsid w:val="00DD4E1E"/>
    <w:rsid w:val="00DD5376"/>
    <w:rsid w:val="00DD53FB"/>
    <w:rsid w:val="00DD5450"/>
    <w:rsid w:val="00DD5F4D"/>
    <w:rsid w:val="00DD602C"/>
    <w:rsid w:val="00DD67E3"/>
    <w:rsid w:val="00DD6998"/>
    <w:rsid w:val="00DD69B5"/>
    <w:rsid w:val="00DD6F07"/>
    <w:rsid w:val="00DD7190"/>
    <w:rsid w:val="00DD747A"/>
    <w:rsid w:val="00DD7491"/>
    <w:rsid w:val="00DD772C"/>
    <w:rsid w:val="00DD7C91"/>
    <w:rsid w:val="00DE0114"/>
    <w:rsid w:val="00DE07CD"/>
    <w:rsid w:val="00DE07DD"/>
    <w:rsid w:val="00DE0F73"/>
    <w:rsid w:val="00DE1043"/>
    <w:rsid w:val="00DE176F"/>
    <w:rsid w:val="00DE186B"/>
    <w:rsid w:val="00DE18D8"/>
    <w:rsid w:val="00DE293B"/>
    <w:rsid w:val="00DE2AF4"/>
    <w:rsid w:val="00DE2F34"/>
    <w:rsid w:val="00DE2F8F"/>
    <w:rsid w:val="00DE3094"/>
    <w:rsid w:val="00DE3503"/>
    <w:rsid w:val="00DE3B46"/>
    <w:rsid w:val="00DE4770"/>
    <w:rsid w:val="00DE4CB0"/>
    <w:rsid w:val="00DE517F"/>
    <w:rsid w:val="00DE53DB"/>
    <w:rsid w:val="00DE5875"/>
    <w:rsid w:val="00DE58B9"/>
    <w:rsid w:val="00DE5D15"/>
    <w:rsid w:val="00DE60A4"/>
    <w:rsid w:val="00DE62D7"/>
    <w:rsid w:val="00DE7386"/>
    <w:rsid w:val="00DE7F9E"/>
    <w:rsid w:val="00DF06C5"/>
    <w:rsid w:val="00DF0AFB"/>
    <w:rsid w:val="00DF12DA"/>
    <w:rsid w:val="00DF1740"/>
    <w:rsid w:val="00DF18D8"/>
    <w:rsid w:val="00DF26F8"/>
    <w:rsid w:val="00DF2A01"/>
    <w:rsid w:val="00DF3048"/>
    <w:rsid w:val="00DF3113"/>
    <w:rsid w:val="00DF3359"/>
    <w:rsid w:val="00DF360E"/>
    <w:rsid w:val="00DF3D47"/>
    <w:rsid w:val="00DF413B"/>
    <w:rsid w:val="00DF44D9"/>
    <w:rsid w:val="00DF4C07"/>
    <w:rsid w:val="00DF4C37"/>
    <w:rsid w:val="00DF4E54"/>
    <w:rsid w:val="00DF5CE7"/>
    <w:rsid w:val="00DF6354"/>
    <w:rsid w:val="00DF69CF"/>
    <w:rsid w:val="00DF704F"/>
    <w:rsid w:val="00DF7208"/>
    <w:rsid w:val="00DF7B1E"/>
    <w:rsid w:val="00DF7EAD"/>
    <w:rsid w:val="00E00060"/>
    <w:rsid w:val="00E0034F"/>
    <w:rsid w:val="00E00548"/>
    <w:rsid w:val="00E0063C"/>
    <w:rsid w:val="00E0090B"/>
    <w:rsid w:val="00E00F4D"/>
    <w:rsid w:val="00E010E9"/>
    <w:rsid w:val="00E0126A"/>
    <w:rsid w:val="00E0142F"/>
    <w:rsid w:val="00E016FC"/>
    <w:rsid w:val="00E02AC8"/>
    <w:rsid w:val="00E0302E"/>
    <w:rsid w:val="00E03440"/>
    <w:rsid w:val="00E034C9"/>
    <w:rsid w:val="00E042DA"/>
    <w:rsid w:val="00E0437D"/>
    <w:rsid w:val="00E04455"/>
    <w:rsid w:val="00E04553"/>
    <w:rsid w:val="00E04A20"/>
    <w:rsid w:val="00E04AEE"/>
    <w:rsid w:val="00E05DB3"/>
    <w:rsid w:val="00E06666"/>
    <w:rsid w:val="00E06E9E"/>
    <w:rsid w:val="00E078C1"/>
    <w:rsid w:val="00E10069"/>
    <w:rsid w:val="00E1095F"/>
    <w:rsid w:val="00E114AF"/>
    <w:rsid w:val="00E114CA"/>
    <w:rsid w:val="00E12578"/>
    <w:rsid w:val="00E12D41"/>
    <w:rsid w:val="00E12DE6"/>
    <w:rsid w:val="00E13540"/>
    <w:rsid w:val="00E1376E"/>
    <w:rsid w:val="00E138AB"/>
    <w:rsid w:val="00E13C5C"/>
    <w:rsid w:val="00E14C62"/>
    <w:rsid w:val="00E14DCB"/>
    <w:rsid w:val="00E1521A"/>
    <w:rsid w:val="00E156FC"/>
    <w:rsid w:val="00E15A09"/>
    <w:rsid w:val="00E15D9E"/>
    <w:rsid w:val="00E15DC8"/>
    <w:rsid w:val="00E2046A"/>
    <w:rsid w:val="00E211FD"/>
    <w:rsid w:val="00E21204"/>
    <w:rsid w:val="00E21BB6"/>
    <w:rsid w:val="00E21F11"/>
    <w:rsid w:val="00E22796"/>
    <w:rsid w:val="00E242D3"/>
    <w:rsid w:val="00E245A2"/>
    <w:rsid w:val="00E25599"/>
    <w:rsid w:val="00E257E3"/>
    <w:rsid w:val="00E2584C"/>
    <w:rsid w:val="00E26555"/>
    <w:rsid w:val="00E26CE7"/>
    <w:rsid w:val="00E26DDC"/>
    <w:rsid w:val="00E26E02"/>
    <w:rsid w:val="00E2734B"/>
    <w:rsid w:val="00E277EE"/>
    <w:rsid w:val="00E27B13"/>
    <w:rsid w:val="00E27C11"/>
    <w:rsid w:val="00E27CCF"/>
    <w:rsid w:val="00E27F6F"/>
    <w:rsid w:val="00E309DF"/>
    <w:rsid w:val="00E30C53"/>
    <w:rsid w:val="00E30E83"/>
    <w:rsid w:val="00E310B7"/>
    <w:rsid w:val="00E3181F"/>
    <w:rsid w:val="00E322B7"/>
    <w:rsid w:val="00E32F05"/>
    <w:rsid w:val="00E34814"/>
    <w:rsid w:val="00E35398"/>
    <w:rsid w:val="00E35669"/>
    <w:rsid w:val="00E35780"/>
    <w:rsid w:val="00E357CD"/>
    <w:rsid w:val="00E366CC"/>
    <w:rsid w:val="00E366D7"/>
    <w:rsid w:val="00E36E0A"/>
    <w:rsid w:val="00E40A2A"/>
    <w:rsid w:val="00E40F20"/>
    <w:rsid w:val="00E423F5"/>
    <w:rsid w:val="00E42B50"/>
    <w:rsid w:val="00E431EE"/>
    <w:rsid w:val="00E4327E"/>
    <w:rsid w:val="00E43560"/>
    <w:rsid w:val="00E43680"/>
    <w:rsid w:val="00E43756"/>
    <w:rsid w:val="00E43C81"/>
    <w:rsid w:val="00E44766"/>
    <w:rsid w:val="00E449B3"/>
    <w:rsid w:val="00E44A8C"/>
    <w:rsid w:val="00E45679"/>
    <w:rsid w:val="00E45BF7"/>
    <w:rsid w:val="00E46AC5"/>
    <w:rsid w:val="00E470E2"/>
    <w:rsid w:val="00E47310"/>
    <w:rsid w:val="00E47D20"/>
    <w:rsid w:val="00E5130B"/>
    <w:rsid w:val="00E5210D"/>
    <w:rsid w:val="00E527D8"/>
    <w:rsid w:val="00E52BD2"/>
    <w:rsid w:val="00E52ED4"/>
    <w:rsid w:val="00E530DF"/>
    <w:rsid w:val="00E53398"/>
    <w:rsid w:val="00E53DE2"/>
    <w:rsid w:val="00E53F5F"/>
    <w:rsid w:val="00E53F9C"/>
    <w:rsid w:val="00E559EC"/>
    <w:rsid w:val="00E55AD1"/>
    <w:rsid w:val="00E560C0"/>
    <w:rsid w:val="00E5622A"/>
    <w:rsid w:val="00E5624A"/>
    <w:rsid w:val="00E56357"/>
    <w:rsid w:val="00E56487"/>
    <w:rsid w:val="00E57CB2"/>
    <w:rsid w:val="00E60563"/>
    <w:rsid w:val="00E60EA8"/>
    <w:rsid w:val="00E60FFC"/>
    <w:rsid w:val="00E6103A"/>
    <w:rsid w:val="00E618D5"/>
    <w:rsid w:val="00E61A6D"/>
    <w:rsid w:val="00E61B48"/>
    <w:rsid w:val="00E620E4"/>
    <w:rsid w:val="00E6211F"/>
    <w:rsid w:val="00E62DDE"/>
    <w:rsid w:val="00E633C0"/>
    <w:rsid w:val="00E6399A"/>
    <w:rsid w:val="00E63D31"/>
    <w:rsid w:val="00E64271"/>
    <w:rsid w:val="00E64471"/>
    <w:rsid w:val="00E6525E"/>
    <w:rsid w:val="00E6571B"/>
    <w:rsid w:val="00E65EC2"/>
    <w:rsid w:val="00E667C8"/>
    <w:rsid w:val="00E6765D"/>
    <w:rsid w:val="00E7035B"/>
    <w:rsid w:val="00E707AB"/>
    <w:rsid w:val="00E708B7"/>
    <w:rsid w:val="00E70F05"/>
    <w:rsid w:val="00E70F80"/>
    <w:rsid w:val="00E71374"/>
    <w:rsid w:val="00E71CA7"/>
    <w:rsid w:val="00E72600"/>
    <w:rsid w:val="00E72AEF"/>
    <w:rsid w:val="00E72D4E"/>
    <w:rsid w:val="00E730C5"/>
    <w:rsid w:val="00E73178"/>
    <w:rsid w:val="00E73740"/>
    <w:rsid w:val="00E73F09"/>
    <w:rsid w:val="00E74042"/>
    <w:rsid w:val="00E74455"/>
    <w:rsid w:val="00E74C76"/>
    <w:rsid w:val="00E74D1F"/>
    <w:rsid w:val="00E75006"/>
    <w:rsid w:val="00E750D5"/>
    <w:rsid w:val="00E756FE"/>
    <w:rsid w:val="00E75A74"/>
    <w:rsid w:val="00E75BD4"/>
    <w:rsid w:val="00E75C33"/>
    <w:rsid w:val="00E7639A"/>
    <w:rsid w:val="00E76C0B"/>
    <w:rsid w:val="00E76DC4"/>
    <w:rsid w:val="00E76ED3"/>
    <w:rsid w:val="00E7724F"/>
    <w:rsid w:val="00E77574"/>
    <w:rsid w:val="00E77B11"/>
    <w:rsid w:val="00E80092"/>
    <w:rsid w:val="00E801E9"/>
    <w:rsid w:val="00E81A8D"/>
    <w:rsid w:val="00E8249F"/>
    <w:rsid w:val="00E82C90"/>
    <w:rsid w:val="00E8321A"/>
    <w:rsid w:val="00E83648"/>
    <w:rsid w:val="00E84105"/>
    <w:rsid w:val="00E847F3"/>
    <w:rsid w:val="00E84A38"/>
    <w:rsid w:val="00E85561"/>
    <w:rsid w:val="00E85EA2"/>
    <w:rsid w:val="00E86A02"/>
    <w:rsid w:val="00E86A68"/>
    <w:rsid w:val="00E86AA5"/>
    <w:rsid w:val="00E86DBC"/>
    <w:rsid w:val="00E87227"/>
    <w:rsid w:val="00E872B4"/>
    <w:rsid w:val="00E8749B"/>
    <w:rsid w:val="00E90D47"/>
    <w:rsid w:val="00E90FAA"/>
    <w:rsid w:val="00E912A5"/>
    <w:rsid w:val="00E91674"/>
    <w:rsid w:val="00E916DA"/>
    <w:rsid w:val="00E91BBD"/>
    <w:rsid w:val="00E91D9F"/>
    <w:rsid w:val="00E92298"/>
    <w:rsid w:val="00E922A5"/>
    <w:rsid w:val="00E9230B"/>
    <w:rsid w:val="00E92391"/>
    <w:rsid w:val="00E930D1"/>
    <w:rsid w:val="00E93462"/>
    <w:rsid w:val="00E93686"/>
    <w:rsid w:val="00E93B80"/>
    <w:rsid w:val="00E93C4C"/>
    <w:rsid w:val="00E9415A"/>
    <w:rsid w:val="00E94668"/>
    <w:rsid w:val="00E9469F"/>
    <w:rsid w:val="00E948A8"/>
    <w:rsid w:val="00E957AB"/>
    <w:rsid w:val="00E959FB"/>
    <w:rsid w:val="00E95BCD"/>
    <w:rsid w:val="00E95CBE"/>
    <w:rsid w:val="00E95E14"/>
    <w:rsid w:val="00E96121"/>
    <w:rsid w:val="00E96651"/>
    <w:rsid w:val="00E97006"/>
    <w:rsid w:val="00EA04F9"/>
    <w:rsid w:val="00EA0BFA"/>
    <w:rsid w:val="00EA0EDC"/>
    <w:rsid w:val="00EA10DD"/>
    <w:rsid w:val="00EA15F3"/>
    <w:rsid w:val="00EA1E84"/>
    <w:rsid w:val="00EA238B"/>
    <w:rsid w:val="00EA25E0"/>
    <w:rsid w:val="00EA2A06"/>
    <w:rsid w:val="00EA2B1F"/>
    <w:rsid w:val="00EA2B58"/>
    <w:rsid w:val="00EA2D9F"/>
    <w:rsid w:val="00EA3181"/>
    <w:rsid w:val="00EA36EC"/>
    <w:rsid w:val="00EA3A2D"/>
    <w:rsid w:val="00EA3D65"/>
    <w:rsid w:val="00EA47D8"/>
    <w:rsid w:val="00EA5353"/>
    <w:rsid w:val="00EA5560"/>
    <w:rsid w:val="00EA638B"/>
    <w:rsid w:val="00EA66D1"/>
    <w:rsid w:val="00EA77A7"/>
    <w:rsid w:val="00EA77CC"/>
    <w:rsid w:val="00EA7976"/>
    <w:rsid w:val="00EB072F"/>
    <w:rsid w:val="00EB077F"/>
    <w:rsid w:val="00EB0E27"/>
    <w:rsid w:val="00EB16B7"/>
    <w:rsid w:val="00EB18E2"/>
    <w:rsid w:val="00EB1A56"/>
    <w:rsid w:val="00EB2533"/>
    <w:rsid w:val="00EB2B87"/>
    <w:rsid w:val="00EB2CFF"/>
    <w:rsid w:val="00EB30CA"/>
    <w:rsid w:val="00EB314C"/>
    <w:rsid w:val="00EB3BF1"/>
    <w:rsid w:val="00EB3D43"/>
    <w:rsid w:val="00EB4884"/>
    <w:rsid w:val="00EB4DBC"/>
    <w:rsid w:val="00EB4F1C"/>
    <w:rsid w:val="00EB5104"/>
    <w:rsid w:val="00EB5AE8"/>
    <w:rsid w:val="00EB6599"/>
    <w:rsid w:val="00EB6D8F"/>
    <w:rsid w:val="00EB7516"/>
    <w:rsid w:val="00EB7C0E"/>
    <w:rsid w:val="00EB7C9A"/>
    <w:rsid w:val="00EC03E8"/>
    <w:rsid w:val="00EC0A9E"/>
    <w:rsid w:val="00EC0DA7"/>
    <w:rsid w:val="00EC0DF9"/>
    <w:rsid w:val="00EC1525"/>
    <w:rsid w:val="00EC15B4"/>
    <w:rsid w:val="00EC193F"/>
    <w:rsid w:val="00EC26E4"/>
    <w:rsid w:val="00EC4DFC"/>
    <w:rsid w:val="00EC5125"/>
    <w:rsid w:val="00EC54D4"/>
    <w:rsid w:val="00EC6744"/>
    <w:rsid w:val="00EC77EC"/>
    <w:rsid w:val="00EC7DB7"/>
    <w:rsid w:val="00EC7E4B"/>
    <w:rsid w:val="00ED0259"/>
    <w:rsid w:val="00ED0408"/>
    <w:rsid w:val="00ED0DB2"/>
    <w:rsid w:val="00ED11D1"/>
    <w:rsid w:val="00ED11DC"/>
    <w:rsid w:val="00ED1D3C"/>
    <w:rsid w:val="00ED1F88"/>
    <w:rsid w:val="00ED20E3"/>
    <w:rsid w:val="00ED25EF"/>
    <w:rsid w:val="00ED29AB"/>
    <w:rsid w:val="00ED2E57"/>
    <w:rsid w:val="00ED372F"/>
    <w:rsid w:val="00ED3943"/>
    <w:rsid w:val="00ED3CE5"/>
    <w:rsid w:val="00ED40B7"/>
    <w:rsid w:val="00ED4CF0"/>
    <w:rsid w:val="00ED4D1D"/>
    <w:rsid w:val="00ED4E9C"/>
    <w:rsid w:val="00ED577E"/>
    <w:rsid w:val="00ED5ED0"/>
    <w:rsid w:val="00ED62DE"/>
    <w:rsid w:val="00ED6672"/>
    <w:rsid w:val="00ED6ED6"/>
    <w:rsid w:val="00ED7111"/>
    <w:rsid w:val="00EE0D54"/>
    <w:rsid w:val="00EE0D62"/>
    <w:rsid w:val="00EE1823"/>
    <w:rsid w:val="00EE2B28"/>
    <w:rsid w:val="00EE2D71"/>
    <w:rsid w:val="00EE3216"/>
    <w:rsid w:val="00EE41E5"/>
    <w:rsid w:val="00EE509E"/>
    <w:rsid w:val="00EE50EB"/>
    <w:rsid w:val="00EE55C1"/>
    <w:rsid w:val="00EE573D"/>
    <w:rsid w:val="00EE5C80"/>
    <w:rsid w:val="00EE6008"/>
    <w:rsid w:val="00EE607E"/>
    <w:rsid w:val="00EE6457"/>
    <w:rsid w:val="00EE68AD"/>
    <w:rsid w:val="00EF007D"/>
    <w:rsid w:val="00EF0444"/>
    <w:rsid w:val="00EF055F"/>
    <w:rsid w:val="00EF061A"/>
    <w:rsid w:val="00EF0CD4"/>
    <w:rsid w:val="00EF14FD"/>
    <w:rsid w:val="00EF1AAF"/>
    <w:rsid w:val="00EF2128"/>
    <w:rsid w:val="00EF2D5D"/>
    <w:rsid w:val="00EF3594"/>
    <w:rsid w:val="00EF3B4E"/>
    <w:rsid w:val="00EF3D3B"/>
    <w:rsid w:val="00EF4164"/>
    <w:rsid w:val="00EF5188"/>
    <w:rsid w:val="00EF5397"/>
    <w:rsid w:val="00EF5491"/>
    <w:rsid w:val="00EF5692"/>
    <w:rsid w:val="00EF5F1A"/>
    <w:rsid w:val="00EF60AD"/>
    <w:rsid w:val="00EF6754"/>
    <w:rsid w:val="00EF6796"/>
    <w:rsid w:val="00EF6B3D"/>
    <w:rsid w:val="00F00827"/>
    <w:rsid w:val="00F009DF"/>
    <w:rsid w:val="00F014A4"/>
    <w:rsid w:val="00F01704"/>
    <w:rsid w:val="00F01D6C"/>
    <w:rsid w:val="00F01E57"/>
    <w:rsid w:val="00F020C2"/>
    <w:rsid w:val="00F0367C"/>
    <w:rsid w:val="00F037E6"/>
    <w:rsid w:val="00F043BC"/>
    <w:rsid w:val="00F05086"/>
    <w:rsid w:val="00F050F2"/>
    <w:rsid w:val="00F05147"/>
    <w:rsid w:val="00F05469"/>
    <w:rsid w:val="00F056EB"/>
    <w:rsid w:val="00F058B2"/>
    <w:rsid w:val="00F05B6E"/>
    <w:rsid w:val="00F05DC9"/>
    <w:rsid w:val="00F06BFC"/>
    <w:rsid w:val="00F06DE7"/>
    <w:rsid w:val="00F072B3"/>
    <w:rsid w:val="00F07854"/>
    <w:rsid w:val="00F07DE8"/>
    <w:rsid w:val="00F100DC"/>
    <w:rsid w:val="00F101C5"/>
    <w:rsid w:val="00F106A3"/>
    <w:rsid w:val="00F108EA"/>
    <w:rsid w:val="00F11089"/>
    <w:rsid w:val="00F11699"/>
    <w:rsid w:val="00F11A91"/>
    <w:rsid w:val="00F12328"/>
    <w:rsid w:val="00F12825"/>
    <w:rsid w:val="00F12847"/>
    <w:rsid w:val="00F135A1"/>
    <w:rsid w:val="00F1459D"/>
    <w:rsid w:val="00F14E0A"/>
    <w:rsid w:val="00F14F69"/>
    <w:rsid w:val="00F150B0"/>
    <w:rsid w:val="00F15EFB"/>
    <w:rsid w:val="00F16CEA"/>
    <w:rsid w:val="00F17785"/>
    <w:rsid w:val="00F17BCC"/>
    <w:rsid w:val="00F20C43"/>
    <w:rsid w:val="00F21540"/>
    <w:rsid w:val="00F2170B"/>
    <w:rsid w:val="00F22076"/>
    <w:rsid w:val="00F2241C"/>
    <w:rsid w:val="00F228C6"/>
    <w:rsid w:val="00F228C7"/>
    <w:rsid w:val="00F22F19"/>
    <w:rsid w:val="00F2375A"/>
    <w:rsid w:val="00F23B9D"/>
    <w:rsid w:val="00F24866"/>
    <w:rsid w:val="00F24976"/>
    <w:rsid w:val="00F24C52"/>
    <w:rsid w:val="00F25046"/>
    <w:rsid w:val="00F253FF"/>
    <w:rsid w:val="00F25485"/>
    <w:rsid w:val="00F25737"/>
    <w:rsid w:val="00F2634D"/>
    <w:rsid w:val="00F27295"/>
    <w:rsid w:val="00F27399"/>
    <w:rsid w:val="00F278EE"/>
    <w:rsid w:val="00F27C57"/>
    <w:rsid w:val="00F27CE8"/>
    <w:rsid w:val="00F27D66"/>
    <w:rsid w:val="00F30039"/>
    <w:rsid w:val="00F308BD"/>
    <w:rsid w:val="00F30B25"/>
    <w:rsid w:val="00F31032"/>
    <w:rsid w:val="00F31DE9"/>
    <w:rsid w:val="00F32326"/>
    <w:rsid w:val="00F3271C"/>
    <w:rsid w:val="00F34387"/>
    <w:rsid w:val="00F34669"/>
    <w:rsid w:val="00F34C36"/>
    <w:rsid w:val="00F34CDA"/>
    <w:rsid w:val="00F34DD6"/>
    <w:rsid w:val="00F3510D"/>
    <w:rsid w:val="00F35525"/>
    <w:rsid w:val="00F35C83"/>
    <w:rsid w:val="00F36868"/>
    <w:rsid w:val="00F36D8E"/>
    <w:rsid w:val="00F40130"/>
    <w:rsid w:val="00F41689"/>
    <w:rsid w:val="00F41966"/>
    <w:rsid w:val="00F422A4"/>
    <w:rsid w:val="00F42E0D"/>
    <w:rsid w:val="00F4351B"/>
    <w:rsid w:val="00F43A61"/>
    <w:rsid w:val="00F441B0"/>
    <w:rsid w:val="00F449D3"/>
    <w:rsid w:val="00F44AA4"/>
    <w:rsid w:val="00F44D28"/>
    <w:rsid w:val="00F4500F"/>
    <w:rsid w:val="00F460A5"/>
    <w:rsid w:val="00F463B7"/>
    <w:rsid w:val="00F46630"/>
    <w:rsid w:val="00F46FC2"/>
    <w:rsid w:val="00F47080"/>
    <w:rsid w:val="00F50285"/>
    <w:rsid w:val="00F51036"/>
    <w:rsid w:val="00F5131C"/>
    <w:rsid w:val="00F518C7"/>
    <w:rsid w:val="00F5331D"/>
    <w:rsid w:val="00F53372"/>
    <w:rsid w:val="00F534CC"/>
    <w:rsid w:val="00F54025"/>
    <w:rsid w:val="00F543E4"/>
    <w:rsid w:val="00F544FB"/>
    <w:rsid w:val="00F54FE2"/>
    <w:rsid w:val="00F55369"/>
    <w:rsid w:val="00F554B3"/>
    <w:rsid w:val="00F55901"/>
    <w:rsid w:val="00F55960"/>
    <w:rsid w:val="00F564A1"/>
    <w:rsid w:val="00F564B9"/>
    <w:rsid w:val="00F56FDF"/>
    <w:rsid w:val="00F57410"/>
    <w:rsid w:val="00F57446"/>
    <w:rsid w:val="00F57CD1"/>
    <w:rsid w:val="00F60053"/>
    <w:rsid w:val="00F60921"/>
    <w:rsid w:val="00F60BFC"/>
    <w:rsid w:val="00F610F2"/>
    <w:rsid w:val="00F61563"/>
    <w:rsid w:val="00F61588"/>
    <w:rsid w:val="00F61B85"/>
    <w:rsid w:val="00F622D2"/>
    <w:rsid w:val="00F62F68"/>
    <w:rsid w:val="00F6338A"/>
    <w:rsid w:val="00F63AB9"/>
    <w:rsid w:val="00F64020"/>
    <w:rsid w:val="00F645D4"/>
    <w:rsid w:val="00F64753"/>
    <w:rsid w:val="00F65ABF"/>
    <w:rsid w:val="00F65B3B"/>
    <w:rsid w:val="00F65EB3"/>
    <w:rsid w:val="00F67B69"/>
    <w:rsid w:val="00F700DA"/>
    <w:rsid w:val="00F70509"/>
    <w:rsid w:val="00F706F4"/>
    <w:rsid w:val="00F70736"/>
    <w:rsid w:val="00F715AE"/>
    <w:rsid w:val="00F71715"/>
    <w:rsid w:val="00F7282E"/>
    <w:rsid w:val="00F72E11"/>
    <w:rsid w:val="00F7305C"/>
    <w:rsid w:val="00F730F3"/>
    <w:rsid w:val="00F73411"/>
    <w:rsid w:val="00F73413"/>
    <w:rsid w:val="00F73535"/>
    <w:rsid w:val="00F73672"/>
    <w:rsid w:val="00F74305"/>
    <w:rsid w:val="00F74714"/>
    <w:rsid w:val="00F74DB7"/>
    <w:rsid w:val="00F750CE"/>
    <w:rsid w:val="00F758DA"/>
    <w:rsid w:val="00F76785"/>
    <w:rsid w:val="00F76A35"/>
    <w:rsid w:val="00F76C9B"/>
    <w:rsid w:val="00F770E6"/>
    <w:rsid w:val="00F77730"/>
    <w:rsid w:val="00F80113"/>
    <w:rsid w:val="00F81073"/>
    <w:rsid w:val="00F81F27"/>
    <w:rsid w:val="00F8263F"/>
    <w:rsid w:val="00F82678"/>
    <w:rsid w:val="00F828C8"/>
    <w:rsid w:val="00F82BD5"/>
    <w:rsid w:val="00F82FA5"/>
    <w:rsid w:val="00F83088"/>
    <w:rsid w:val="00F8337B"/>
    <w:rsid w:val="00F84057"/>
    <w:rsid w:val="00F84322"/>
    <w:rsid w:val="00F8442C"/>
    <w:rsid w:val="00F8555A"/>
    <w:rsid w:val="00F860E2"/>
    <w:rsid w:val="00F86A5D"/>
    <w:rsid w:val="00F86A9B"/>
    <w:rsid w:val="00F86DAC"/>
    <w:rsid w:val="00F8781F"/>
    <w:rsid w:val="00F87DDF"/>
    <w:rsid w:val="00F9003C"/>
    <w:rsid w:val="00F906B6"/>
    <w:rsid w:val="00F90801"/>
    <w:rsid w:val="00F9087C"/>
    <w:rsid w:val="00F908AB"/>
    <w:rsid w:val="00F91428"/>
    <w:rsid w:val="00F914E4"/>
    <w:rsid w:val="00F91572"/>
    <w:rsid w:val="00F91BA0"/>
    <w:rsid w:val="00F92917"/>
    <w:rsid w:val="00F93F26"/>
    <w:rsid w:val="00F9426A"/>
    <w:rsid w:val="00F9454C"/>
    <w:rsid w:val="00F94AE3"/>
    <w:rsid w:val="00F94CBA"/>
    <w:rsid w:val="00F94F19"/>
    <w:rsid w:val="00F94F6B"/>
    <w:rsid w:val="00F95622"/>
    <w:rsid w:val="00F968FD"/>
    <w:rsid w:val="00F96A64"/>
    <w:rsid w:val="00F9704D"/>
    <w:rsid w:val="00F9728F"/>
    <w:rsid w:val="00F97487"/>
    <w:rsid w:val="00F97AA2"/>
    <w:rsid w:val="00FA09C0"/>
    <w:rsid w:val="00FA0CF4"/>
    <w:rsid w:val="00FA312D"/>
    <w:rsid w:val="00FA3144"/>
    <w:rsid w:val="00FA3774"/>
    <w:rsid w:val="00FA3836"/>
    <w:rsid w:val="00FA3BF8"/>
    <w:rsid w:val="00FA4081"/>
    <w:rsid w:val="00FA485D"/>
    <w:rsid w:val="00FA4894"/>
    <w:rsid w:val="00FA59D6"/>
    <w:rsid w:val="00FA5C0A"/>
    <w:rsid w:val="00FA637B"/>
    <w:rsid w:val="00FA64F5"/>
    <w:rsid w:val="00FA66AC"/>
    <w:rsid w:val="00FA688D"/>
    <w:rsid w:val="00FA6944"/>
    <w:rsid w:val="00FA747E"/>
    <w:rsid w:val="00FA770C"/>
    <w:rsid w:val="00FB0A49"/>
    <w:rsid w:val="00FB12EA"/>
    <w:rsid w:val="00FB145D"/>
    <w:rsid w:val="00FB1B6E"/>
    <w:rsid w:val="00FB279D"/>
    <w:rsid w:val="00FB30CB"/>
    <w:rsid w:val="00FB357A"/>
    <w:rsid w:val="00FB3DFF"/>
    <w:rsid w:val="00FB3FD8"/>
    <w:rsid w:val="00FB4349"/>
    <w:rsid w:val="00FB43E4"/>
    <w:rsid w:val="00FB4606"/>
    <w:rsid w:val="00FB4FD7"/>
    <w:rsid w:val="00FB67D6"/>
    <w:rsid w:val="00FB6A6C"/>
    <w:rsid w:val="00FB6F84"/>
    <w:rsid w:val="00FB7117"/>
    <w:rsid w:val="00FB7BB0"/>
    <w:rsid w:val="00FB7E28"/>
    <w:rsid w:val="00FC05F1"/>
    <w:rsid w:val="00FC07EF"/>
    <w:rsid w:val="00FC0AD7"/>
    <w:rsid w:val="00FC1216"/>
    <w:rsid w:val="00FC138A"/>
    <w:rsid w:val="00FC2055"/>
    <w:rsid w:val="00FC2503"/>
    <w:rsid w:val="00FC277B"/>
    <w:rsid w:val="00FC2B86"/>
    <w:rsid w:val="00FC3668"/>
    <w:rsid w:val="00FC36E9"/>
    <w:rsid w:val="00FC3AD5"/>
    <w:rsid w:val="00FC3EEE"/>
    <w:rsid w:val="00FC4368"/>
    <w:rsid w:val="00FC4DFE"/>
    <w:rsid w:val="00FC5101"/>
    <w:rsid w:val="00FC5D16"/>
    <w:rsid w:val="00FC721B"/>
    <w:rsid w:val="00FC7C26"/>
    <w:rsid w:val="00FD003B"/>
    <w:rsid w:val="00FD06B0"/>
    <w:rsid w:val="00FD13BC"/>
    <w:rsid w:val="00FD2573"/>
    <w:rsid w:val="00FD311F"/>
    <w:rsid w:val="00FD3A8B"/>
    <w:rsid w:val="00FD3A96"/>
    <w:rsid w:val="00FD3B3F"/>
    <w:rsid w:val="00FD3E01"/>
    <w:rsid w:val="00FD3E2B"/>
    <w:rsid w:val="00FD410F"/>
    <w:rsid w:val="00FD46CC"/>
    <w:rsid w:val="00FD4B07"/>
    <w:rsid w:val="00FD55ED"/>
    <w:rsid w:val="00FD6FC9"/>
    <w:rsid w:val="00FD73BF"/>
    <w:rsid w:val="00FD7772"/>
    <w:rsid w:val="00FE056E"/>
    <w:rsid w:val="00FE12AB"/>
    <w:rsid w:val="00FE14C7"/>
    <w:rsid w:val="00FE1AC8"/>
    <w:rsid w:val="00FE1BE0"/>
    <w:rsid w:val="00FE22A7"/>
    <w:rsid w:val="00FE23EB"/>
    <w:rsid w:val="00FE24D9"/>
    <w:rsid w:val="00FE279F"/>
    <w:rsid w:val="00FE280F"/>
    <w:rsid w:val="00FE3233"/>
    <w:rsid w:val="00FE32F6"/>
    <w:rsid w:val="00FE34E9"/>
    <w:rsid w:val="00FE3544"/>
    <w:rsid w:val="00FE3AA9"/>
    <w:rsid w:val="00FE3BA5"/>
    <w:rsid w:val="00FE3BD4"/>
    <w:rsid w:val="00FE45E4"/>
    <w:rsid w:val="00FE45F1"/>
    <w:rsid w:val="00FE4FB2"/>
    <w:rsid w:val="00FE510D"/>
    <w:rsid w:val="00FE53C2"/>
    <w:rsid w:val="00FE5A3A"/>
    <w:rsid w:val="00FE5B1A"/>
    <w:rsid w:val="00FE5EE2"/>
    <w:rsid w:val="00FE63A0"/>
    <w:rsid w:val="00FE6564"/>
    <w:rsid w:val="00FE67B3"/>
    <w:rsid w:val="00FE7112"/>
    <w:rsid w:val="00FE7A00"/>
    <w:rsid w:val="00FF0B5C"/>
    <w:rsid w:val="00FF11F6"/>
    <w:rsid w:val="00FF159E"/>
    <w:rsid w:val="00FF276E"/>
    <w:rsid w:val="00FF2BA8"/>
    <w:rsid w:val="00FF2F64"/>
    <w:rsid w:val="00FF324B"/>
    <w:rsid w:val="00FF372F"/>
    <w:rsid w:val="00FF3F08"/>
    <w:rsid w:val="00FF4435"/>
    <w:rsid w:val="00FF4617"/>
    <w:rsid w:val="00FF48C9"/>
    <w:rsid w:val="00FF5612"/>
    <w:rsid w:val="00FF61E8"/>
    <w:rsid w:val="00FF6414"/>
    <w:rsid w:val="00FF6ACC"/>
    <w:rsid w:val="00FF6B2D"/>
    <w:rsid w:val="00FF736C"/>
    <w:rsid w:val="00FF741B"/>
    <w:rsid w:val="00FF74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328DC31C"/>
  <w15:chartTrackingRefBased/>
  <w15:docId w15:val="{6710F09D-4A03-4986-8AC2-B12D09BED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87ABD"/>
    <w:pPr>
      <w:widowControl w:val="0"/>
      <w:jc w:val="both"/>
    </w:pPr>
  </w:style>
  <w:style w:type="paragraph" w:styleId="1">
    <w:name w:val="heading 1"/>
    <w:basedOn w:val="a1"/>
    <w:next w:val="a1"/>
    <w:link w:val="10"/>
    <w:qFormat/>
    <w:rsid w:val="00601935"/>
    <w:pPr>
      <w:keepNext/>
      <w:keepLines/>
      <w:spacing w:before="120" w:after="120"/>
      <w:jc w:val="center"/>
      <w:outlineLvl w:val="0"/>
    </w:pPr>
    <w:rPr>
      <w:b/>
      <w:bCs/>
      <w:kern w:val="44"/>
      <w:sz w:val="44"/>
      <w:szCs w:val="44"/>
    </w:rPr>
  </w:style>
  <w:style w:type="paragraph" w:styleId="21">
    <w:name w:val="heading 2"/>
    <w:basedOn w:val="a1"/>
    <w:next w:val="a1"/>
    <w:link w:val="22"/>
    <w:uiPriority w:val="9"/>
    <w:unhideWhenUsed/>
    <w:qFormat/>
    <w:rsid w:val="00601935"/>
    <w:pPr>
      <w:keepNext/>
      <w:keepLines/>
      <w:tabs>
        <w:tab w:val="right" w:pos="8306"/>
      </w:tabs>
      <w:spacing w:before="180" w:line="400" w:lineRule="exact"/>
      <w:outlineLvl w:val="1"/>
    </w:pPr>
    <w:rPr>
      <w:rFonts w:ascii="Times New Roman" w:hAnsi="Times New Roman" w:cs="Times New Roman"/>
      <w:b/>
      <w:bCs/>
      <w:sz w:val="32"/>
      <w:szCs w:val="32"/>
    </w:rPr>
  </w:style>
  <w:style w:type="paragraph" w:styleId="31">
    <w:name w:val="heading 3"/>
    <w:basedOn w:val="a1"/>
    <w:next w:val="a1"/>
    <w:link w:val="32"/>
    <w:unhideWhenUsed/>
    <w:qFormat/>
    <w:rsid w:val="006637A1"/>
    <w:pPr>
      <w:keepNext/>
      <w:keepLines/>
      <w:spacing w:before="180" w:after="180"/>
      <w:outlineLvl w:val="2"/>
    </w:pPr>
    <w:rPr>
      <w:rFonts w:ascii="Times New Roman" w:hAnsi="Times New Roman"/>
      <w:b/>
      <w:bCs/>
      <w:sz w:val="32"/>
      <w:szCs w:val="32"/>
    </w:rPr>
  </w:style>
  <w:style w:type="paragraph" w:styleId="41">
    <w:name w:val="heading 4"/>
    <w:basedOn w:val="a1"/>
    <w:next w:val="a1"/>
    <w:link w:val="42"/>
    <w:unhideWhenUsed/>
    <w:qFormat/>
    <w:rsid w:val="00601935"/>
    <w:pPr>
      <w:keepNext/>
      <w:keepLines/>
      <w:spacing w:before="180" w:line="400" w:lineRule="exact"/>
      <w:outlineLvl w:val="3"/>
    </w:pPr>
    <w:rPr>
      <w:rFonts w:ascii="Times New Roman" w:eastAsia="宋体" w:hAnsi="Times New Roman" w:cs="Times New Roman"/>
      <w:b/>
      <w:bCs/>
      <w:sz w:val="28"/>
      <w:szCs w:val="32"/>
    </w:rPr>
  </w:style>
  <w:style w:type="paragraph" w:styleId="51">
    <w:name w:val="heading 5"/>
    <w:basedOn w:val="a1"/>
    <w:next w:val="a1"/>
    <w:link w:val="52"/>
    <w:uiPriority w:val="9"/>
    <w:unhideWhenUsed/>
    <w:qFormat/>
    <w:rsid w:val="00977F80"/>
    <w:pPr>
      <w:keepNext/>
      <w:keepLines/>
      <w:spacing w:before="280" w:after="290" w:line="376" w:lineRule="auto"/>
      <w:outlineLvl w:val="4"/>
    </w:pPr>
    <w:rPr>
      <w:b/>
      <w:bCs/>
      <w:sz w:val="28"/>
      <w:szCs w:val="28"/>
    </w:rPr>
  </w:style>
  <w:style w:type="paragraph" w:styleId="6">
    <w:name w:val="heading 6"/>
    <w:basedOn w:val="a1"/>
    <w:next w:val="a1"/>
    <w:link w:val="60"/>
    <w:uiPriority w:val="9"/>
    <w:semiHidden/>
    <w:unhideWhenUsed/>
    <w:qFormat/>
    <w:rsid w:val="002F5583"/>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
    <w:semiHidden/>
    <w:unhideWhenUsed/>
    <w:qFormat/>
    <w:rsid w:val="002F5583"/>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
    <w:semiHidden/>
    <w:unhideWhenUsed/>
    <w:qFormat/>
    <w:rsid w:val="002F5583"/>
    <w:pPr>
      <w:keepNext/>
      <w:keepLines/>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0"/>
    <w:uiPriority w:val="9"/>
    <w:semiHidden/>
    <w:unhideWhenUsed/>
    <w:qFormat/>
    <w:rsid w:val="002F55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rsid w:val="00601935"/>
    <w:rPr>
      <w:b/>
      <w:bCs/>
      <w:kern w:val="44"/>
      <w:sz w:val="44"/>
      <w:szCs w:val="44"/>
    </w:rPr>
  </w:style>
  <w:style w:type="paragraph" w:styleId="a5">
    <w:name w:val="List Paragraph"/>
    <w:basedOn w:val="a1"/>
    <w:link w:val="a6"/>
    <w:uiPriority w:val="34"/>
    <w:qFormat/>
    <w:rsid w:val="005464F8"/>
    <w:pPr>
      <w:ind w:firstLineChars="200" w:firstLine="420"/>
    </w:pPr>
  </w:style>
  <w:style w:type="paragraph" w:customStyle="1" w:styleId="23">
    <w:name w:val="列出段落2"/>
    <w:basedOn w:val="a1"/>
    <w:uiPriority w:val="34"/>
    <w:qFormat/>
    <w:rsid w:val="00FE63A0"/>
    <w:pPr>
      <w:ind w:firstLineChars="200" w:firstLine="420"/>
    </w:pPr>
    <w:rPr>
      <w:rFonts w:ascii="Calibri" w:eastAsia="宋体" w:hAnsi="Calibri" w:cs="黑体"/>
    </w:rPr>
  </w:style>
  <w:style w:type="character" w:customStyle="1" w:styleId="22">
    <w:name w:val="标题 2 字符"/>
    <w:basedOn w:val="a2"/>
    <w:link w:val="21"/>
    <w:uiPriority w:val="9"/>
    <w:rsid w:val="00601935"/>
    <w:rPr>
      <w:rFonts w:ascii="Times New Roman" w:hAnsi="Times New Roman" w:cs="Times New Roman"/>
      <w:b/>
      <w:bCs/>
      <w:sz w:val="32"/>
      <w:szCs w:val="32"/>
    </w:rPr>
  </w:style>
  <w:style w:type="character" w:customStyle="1" w:styleId="32">
    <w:name w:val="标题 3 字符"/>
    <w:basedOn w:val="a2"/>
    <w:link w:val="31"/>
    <w:rsid w:val="006637A1"/>
    <w:rPr>
      <w:rFonts w:ascii="Times New Roman" w:hAnsi="Times New Roman"/>
      <w:b/>
      <w:bCs/>
      <w:sz w:val="32"/>
      <w:szCs w:val="32"/>
    </w:rPr>
  </w:style>
  <w:style w:type="character" w:customStyle="1" w:styleId="42">
    <w:name w:val="标题 4 字符"/>
    <w:basedOn w:val="a2"/>
    <w:link w:val="41"/>
    <w:rsid w:val="00601935"/>
    <w:rPr>
      <w:rFonts w:ascii="Times New Roman" w:eastAsia="宋体" w:hAnsi="Times New Roman" w:cs="Times New Roman"/>
      <w:b/>
      <w:bCs/>
      <w:sz w:val="28"/>
      <w:szCs w:val="32"/>
    </w:rPr>
  </w:style>
  <w:style w:type="character" w:customStyle="1" w:styleId="52">
    <w:name w:val="标题 5 字符"/>
    <w:basedOn w:val="a2"/>
    <w:link w:val="51"/>
    <w:uiPriority w:val="9"/>
    <w:rsid w:val="00977F80"/>
    <w:rPr>
      <w:b/>
      <w:bCs/>
      <w:sz w:val="28"/>
      <w:szCs w:val="28"/>
    </w:rPr>
  </w:style>
  <w:style w:type="paragraph" w:styleId="HTML">
    <w:name w:val="HTML Preformatted"/>
    <w:basedOn w:val="a1"/>
    <w:link w:val="HTML0"/>
    <w:uiPriority w:val="99"/>
    <w:rsid w:val="00694B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color w:val="000000"/>
      <w:kern w:val="0"/>
      <w:sz w:val="24"/>
      <w:szCs w:val="24"/>
      <w:lang w:val="x-none" w:eastAsia="x-none"/>
    </w:rPr>
  </w:style>
  <w:style w:type="character" w:customStyle="1" w:styleId="HTML0">
    <w:name w:val="HTML 预设格式 字符"/>
    <w:basedOn w:val="a2"/>
    <w:link w:val="HTML"/>
    <w:uiPriority w:val="99"/>
    <w:rsid w:val="00694B23"/>
    <w:rPr>
      <w:rFonts w:ascii="宋体" w:eastAsia="宋体" w:hAnsi="宋体" w:cs="Times New Roman"/>
      <w:color w:val="000000"/>
      <w:kern w:val="0"/>
      <w:sz w:val="24"/>
      <w:szCs w:val="24"/>
      <w:lang w:val="x-none" w:eastAsia="x-none"/>
    </w:rPr>
  </w:style>
  <w:style w:type="paragraph" w:customStyle="1" w:styleId="a7">
    <w:name w:val="我的正文"/>
    <w:rsid w:val="006C4064"/>
    <w:pPr>
      <w:adjustRightInd w:val="0"/>
      <w:snapToGrid w:val="0"/>
      <w:spacing w:line="440" w:lineRule="exact"/>
    </w:pPr>
    <w:rPr>
      <w:rFonts w:ascii="Times New Roman" w:eastAsia="宋体" w:hAnsi="Times New Roman" w:cs="Times New Roman"/>
      <w:spacing w:val="10"/>
      <w:kern w:val="0"/>
      <w:sz w:val="24"/>
      <w:szCs w:val="20"/>
    </w:rPr>
  </w:style>
  <w:style w:type="paragraph" w:styleId="a8">
    <w:name w:val="header"/>
    <w:basedOn w:val="a1"/>
    <w:link w:val="a9"/>
    <w:uiPriority w:val="99"/>
    <w:unhideWhenUsed/>
    <w:rsid w:val="0041428B"/>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2"/>
    <w:link w:val="a8"/>
    <w:uiPriority w:val="99"/>
    <w:rsid w:val="0041428B"/>
    <w:rPr>
      <w:sz w:val="18"/>
      <w:szCs w:val="18"/>
    </w:rPr>
  </w:style>
  <w:style w:type="paragraph" w:styleId="aa">
    <w:name w:val="footer"/>
    <w:basedOn w:val="a1"/>
    <w:link w:val="ab"/>
    <w:uiPriority w:val="99"/>
    <w:unhideWhenUsed/>
    <w:rsid w:val="0041428B"/>
    <w:pPr>
      <w:tabs>
        <w:tab w:val="center" w:pos="4153"/>
        <w:tab w:val="right" w:pos="8306"/>
      </w:tabs>
      <w:snapToGrid w:val="0"/>
      <w:jc w:val="left"/>
    </w:pPr>
    <w:rPr>
      <w:sz w:val="18"/>
      <w:szCs w:val="18"/>
    </w:rPr>
  </w:style>
  <w:style w:type="character" w:customStyle="1" w:styleId="ab">
    <w:name w:val="页脚 字符"/>
    <w:basedOn w:val="a2"/>
    <w:link w:val="aa"/>
    <w:uiPriority w:val="99"/>
    <w:rsid w:val="0041428B"/>
    <w:rPr>
      <w:sz w:val="18"/>
      <w:szCs w:val="18"/>
    </w:rPr>
  </w:style>
  <w:style w:type="paragraph" w:styleId="ac">
    <w:name w:val="Title"/>
    <w:basedOn w:val="a1"/>
    <w:link w:val="ad"/>
    <w:autoRedefine/>
    <w:qFormat/>
    <w:rsid w:val="002E3864"/>
    <w:pPr>
      <w:spacing w:before="240" w:after="60" w:line="640" w:lineRule="exact"/>
      <w:jc w:val="center"/>
      <w:outlineLvl w:val="0"/>
    </w:pPr>
    <w:rPr>
      <w:rFonts w:ascii="宋体" w:eastAsia="宋体" w:hAnsi="宋体" w:cs="Arial"/>
      <w:b/>
      <w:bCs/>
      <w:spacing w:val="10"/>
      <w:sz w:val="32"/>
      <w:szCs w:val="32"/>
      <w:lang w:val="zh-CN"/>
    </w:rPr>
  </w:style>
  <w:style w:type="character" w:customStyle="1" w:styleId="ad">
    <w:name w:val="标题 字符"/>
    <w:basedOn w:val="a2"/>
    <w:link w:val="ac"/>
    <w:rsid w:val="002E3864"/>
    <w:rPr>
      <w:rFonts w:ascii="宋体" w:eastAsia="宋体" w:hAnsi="宋体" w:cs="Arial"/>
      <w:b/>
      <w:bCs/>
      <w:spacing w:val="10"/>
      <w:sz w:val="32"/>
      <w:szCs w:val="32"/>
      <w:lang w:val="zh-CN"/>
    </w:rPr>
  </w:style>
  <w:style w:type="character" w:customStyle="1" w:styleId="1CharChar">
    <w:name w:val="标题 1 Char Char"/>
    <w:rsid w:val="002E3864"/>
    <w:rPr>
      <w:rFonts w:eastAsia="宋体"/>
      <w:b/>
      <w:bCs/>
      <w:spacing w:val="10"/>
      <w:kern w:val="44"/>
      <w:sz w:val="32"/>
      <w:szCs w:val="32"/>
      <w:lang w:val="en-US" w:eastAsia="zh-CN" w:bidi="ar-SA"/>
    </w:rPr>
  </w:style>
  <w:style w:type="table" w:styleId="ae">
    <w:name w:val="Table Grid"/>
    <w:basedOn w:val="a3"/>
    <w:uiPriority w:val="59"/>
    <w:rsid w:val="00C45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1"/>
    <w:uiPriority w:val="39"/>
    <w:unhideWhenUsed/>
    <w:qFormat/>
    <w:rsid w:val="00E750D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1"/>
    <w:next w:val="a1"/>
    <w:autoRedefine/>
    <w:uiPriority w:val="39"/>
    <w:unhideWhenUsed/>
    <w:rsid w:val="003D3BAD"/>
    <w:pPr>
      <w:tabs>
        <w:tab w:val="right" w:leader="dot" w:pos="8296"/>
      </w:tabs>
      <w:spacing w:after="200" w:line="276" w:lineRule="auto"/>
    </w:pPr>
  </w:style>
  <w:style w:type="paragraph" w:styleId="24">
    <w:name w:val="toc 2"/>
    <w:basedOn w:val="a1"/>
    <w:next w:val="a1"/>
    <w:autoRedefine/>
    <w:uiPriority w:val="39"/>
    <w:unhideWhenUsed/>
    <w:rsid w:val="00E750D5"/>
    <w:pPr>
      <w:ind w:leftChars="200" w:left="420"/>
    </w:pPr>
  </w:style>
  <w:style w:type="paragraph" w:styleId="33">
    <w:name w:val="toc 3"/>
    <w:basedOn w:val="a1"/>
    <w:next w:val="a1"/>
    <w:autoRedefine/>
    <w:uiPriority w:val="39"/>
    <w:unhideWhenUsed/>
    <w:rsid w:val="00E750D5"/>
    <w:pPr>
      <w:ind w:leftChars="400" w:left="840"/>
    </w:pPr>
  </w:style>
  <w:style w:type="character" w:styleId="af">
    <w:name w:val="Hyperlink"/>
    <w:basedOn w:val="a2"/>
    <w:uiPriority w:val="99"/>
    <w:unhideWhenUsed/>
    <w:rsid w:val="00E750D5"/>
    <w:rPr>
      <w:color w:val="0563C1" w:themeColor="hyperlink"/>
      <w:u w:val="single"/>
    </w:rPr>
  </w:style>
  <w:style w:type="paragraph" w:styleId="af0">
    <w:name w:val="annotation text"/>
    <w:basedOn w:val="a1"/>
    <w:link w:val="af1"/>
    <w:uiPriority w:val="99"/>
    <w:unhideWhenUsed/>
    <w:rsid w:val="006273CF"/>
    <w:pPr>
      <w:jc w:val="left"/>
    </w:pPr>
    <w:rPr>
      <w:rFonts w:ascii="Calibri" w:eastAsia="宋体" w:hAnsi="Calibri" w:cs="Times New Roman"/>
    </w:rPr>
  </w:style>
  <w:style w:type="character" w:customStyle="1" w:styleId="af1">
    <w:name w:val="批注文字 字符"/>
    <w:basedOn w:val="a2"/>
    <w:link w:val="af0"/>
    <w:uiPriority w:val="99"/>
    <w:rsid w:val="006273CF"/>
    <w:rPr>
      <w:rFonts w:ascii="Calibri" w:eastAsia="宋体" w:hAnsi="Calibri" w:cs="Times New Roman"/>
    </w:rPr>
  </w:style>
  <w:style w:type="character" w:styleId="af2">
    <w:name w:val="annotation reference"/>
    <w:basedOn w:val="a2"/>
    <w:uiPriority w:val="99"/>
    <w:unhideWhenUsed/>
    <w:rsid w:val="006273CF"/>
    <w:rPr>
      <w:sz w:val="21"/>
      <w:szCs w:val="21"/>
    </w:rPr>
  </w:style>
  <w:style w:type="paragraph" w:styleId="af3">
    <w:name w:val="Balloon Text"/>
    <w:basedOn w:val="a1"/>
    <w:link w:val="af4"/>
    <w:uiPriority w:val="99"/>
    <w:semiHidden/>
    <w:unhideWhenUsed/>
    <w:rsid w:val="0039176E"/>
    <w:rPr>
      <w:sz w:val="18"/>
      <w:szCs w:val="18"/>
    </w:rPr>
  </w:style>
  <w:style w:type="character" w:customStyle="1" w:styleId="af4">
    <w:name w:val="批注框文本 字符"/>
    <w:basedOn w:val="a2"/>
    <w:link w:val="af3"/>
    <w:uiPriority w:val="99"/>
    <w:semiHidden/>
    <w:rsid w:val="0039176E"/>
    <w:rPr>
      <w:sz w:val="18"/>
      <w:szCs w:val="18"/>
    </w:rPr>
  </w:style>
  <w:style w:type="paragraph" w:styleId="12">
    <w:name w:val="index 1"/>
    <w:basedOn w:val="a1"/>
    <w:next w:val="a1"/>
    <w:autoRedefine/>
    <w:semiHidden/>
    <w:rsid w:val="00927A4E"/>
    <w:pPr>
      <w:spacing w:line="440" w:lineRule="exact"/>
      <w:ind w:firstLineChars="200" w:firstLine="520"/>
    </w:pPr>
    <w:rPr>
      <w:rFonts w:ascii="Times New Roman" w:eastAsia="宋体" w:hAnsi="Times New Roman" w:cs="Times New Roman"/>
      <w:sz w:val="24"/>
      <w:szCs w:val="24"/>
    </w:rPr>
  </w:style>
  <w:style w:type="paragraph" w:styleId="af5">
    <w:name w:val="annotation subject"/>
    <w:basedOn w:val="af0"/>
    <w:next w:val="af0"/>
    <w:link w:val="af6"/>
    <w:uiPriority w:val="99"/>
    <w:semiHidden/>
    <w:unhideWhenUsed/>
    <w:rsid w:val="007713AE"/>
    <w:rPr>
      <w:rFonts w:asciiTheme="minorHAnsi" w:eastAsiaTheme="minorEastAsia" w:hAnsiTheme="minorHAnsi" w:cstheme="minorBidi"/>
      <w:b/>
      <w:bCs/>
    </w:rPr>
  </w:style>
  <w:style w:type="character" w:customStyle="1" w:styleId="af6">
    <w:name w:val="批注主题 字符"/>
    <w:basedOn w:val="af1"/>
    <w:link w:val="af5"/>
    <w:uiPriority w:val="99"/>
    <w:semiHidden/>
    <w:rsid w:val="007713AE"/>
    <w:rPr>
      <w:rFonts w:ascii="Calibri" w:eastAsia="宋体" w:hAnsi="Calibri" w:cs="Times New Roman"/>
      <w:b/>
      <w:bCs/>
    </w:rPr>
  </w:style>
  <w:style w:type="paragraph" w:styleId="af7">
    <w:name w:val="Normal (Web)"/>
    <w:basedOn w:val="a1"/>
    <w:uiPriority w:val="99"/>
    <w:unhideWhenUsed/>
    <w:rsid w:val="006B5A46"/>
    <w:pPr>
      <w:widowControl/>
      <w:spacing w:before="100" w:beforeAutospacing="1" w:after="100" w:afterAutospacing="1"/>
      <w:jc w:val="left"/>
    </w:pPr>
    <w:rPr>
      <w:rFonts w:ascii="宋体" w:eastAsia="宋体" w:hAnsi="宋体" w:cs="宋体"/>
      <w:kern w:val="0"/>
      <w:sz w:val="24"/>
      <w:szCs w:val="24"/>
    </w:rPr>
  </w:style>
  <w:style w:type="paragraph" w:customStyle="1" w:styleId="af8">
    <w:name w:val="论文正文"/>
    <w:basedOn w:val="a1"/>
    <w:link w:val="Char"/>
    <w:qFormat/>
    <w:rsid w:val="00AE4623"/>
    <w:pPr>
      <w:spacing w:line="400" w:lineRule="exact"/>
      <w:ind w:firstLine="420"/>
    </w:pPr>
    <w:rPr>
      <w:rFonts w:ascii="Times New Roman" w:eastAsia="宋体" w:hAnsi="Times New Roman" w:cs="Times New Roman"/>
      <w:sz w:val="24"/>
    </w:rPr>
  </w:style>
  <w:style w:type="character" w:customStyle="1" w:styleId="Char">
    <w:name w:val="论文正文 Char"/>
    <w:basedOn w:val="a2"/>
    <w:link w:val="af8"/>
    <w:rsid w:val="00AE4623"/>
    <w:rPr>
      <w:rFonts w:ascii="Times New Roman" w:eastAsia="宋体" w:hAnsi="Times New Roman" w:cs="Times New Roman"/>
      <w:sz w:val="24"/>
    </w:rPr>
  </w:style>
  <w:style w:type="paragraph" w:styleId="af9">
    <w:name w:val="Plain Text"/>
    <w:basedOn w:val="a1"/>
    <w:link w:val="afa"/>
    <w:rsid w:val="0089177D"/>
    <w:rPr>
      <w:rFonts w:ascii="宋体" w:eastAsia="宋体" w:hAnsi="Courier New" w:cs="Times New Roman"/>
      <w:szCs w:val="20"/>
    </w:rPr>
  </w:style>
  <w:style w:type="character" w:customStyle="1" w:styleId="afa">
    <w:name w:val="纯文本 字符"/>
    <w:basedOn w:val="a2"/>
    <w:link w:val="af9"/>
    <w:rsid w:val="0089177D"/>
    <w:rPr>
      <w:rFonts w:ascii="宋体" w:eastAsia="宋体" w:hAnsi="Courier New" w:cs="Times New Roman"/>
      <w:szCs w:val="20"/>
    </w:rPr>
  </w:style>
  <w:style w:type="paragraph" w:styleId="afb">
    <w:name w:val="Body Text Indent"/>
    <w:basedOn w:val="a1"/>
    <w:link w:val="afc"/>
    <w:rsid w:val="0089177D"/>
    <w:pPr>
      <w:spacing w:line="440" w:lineRule="exact"/>
      <w:ind w:firstLineChars="250" w:firstLine="700"/>
    </w:pPr>
    <w:rPr>
      <w:rFonts w:ascii="宋体" w:eastAsia="宋体" w:hAnsi="Times New Roman" w:cs="Times New Roman"/>
      <w:sz w:val="28"/>
      <w:szCs w:val="24"/>
    </w:rPr>
  </w:style>
  <w:style w:type="character" w:customStyle="1" w:styleId="afc">
    <w:name w:val="正文文本缩进 字符"/>
    <w:basedOn w:val="a2"/>
    <w:link w:val="afb"/>
    <w:rsid w:val="0089177D"/>
    <w:rPr>
      <w:rFonts w:ascii="宋体" w:eastAsia="宋体" w:hAnsi="Times New Roman" w:cs="Times New Roman"/>
      <w:sz w:val="28"/>
      <w:szCs w:val="24"/>
    </w:rPr>
  </w:style>
  <w:style w:type="paragraph" w:styleId="afd">
    <w:name w:val="Bibliography"/>
    <w:basedOn w:val="a1"/>
    <w:next w:val="a1"/>
    <w:uiPriority w:val="37"/>
    <w:semiHidden/>
    <w:unhideWhenUsed/>
    <w:rsid w:val="002F5583"/>
  </w:style>
  <w:style w:type="paragraph" w:styleId="afe">
    <w:name w:val="Block Text"/>
    <w:basedOn w:val="a1"/>
    <w:uiPriority w:val="99"/>
    <w:semiHidden/>
    <w:unhideWhenUsed/>
    <w:rsid w:val="002F5583"/>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i/>
      <w:iCs/>
      <w:color w:val="5B9BD5" w:themeColor="accent1"/>
    </w:rPr>
  </w:style>
  <w:style w:type="paragraph" w:styleId="aff">
    <w:name w:val="Body Text"/>
    <w:basedOn w:val="a1"/>
    <w:link w:val="aff0"/>
    <w:uiPriority w:val="99"/>
    <w:semiHidden/>
    <w:unhideWhenUsed/>
    <w:rsid w:val="002F5583"/>
    <w:pPr>
      <w:spacing w:after="120"/>
    </w:pPr>
  </w:style>
  <w:style w:type="character" w:customStyle="1" w:styleId="aff0">
    <w:name w:val="正文文本 字符"/>
    <w:basedOn w:val="a2"/>
    <w:link w:val="aff"/>
    <w:uiPriority w:val="99"/>
    <w:semiHidden/>
    <w:rsid w:val="002F5583"/>
  </w:style>
  <w:style w:type="paragraph" w:styleId="25">
    <w:name w:val="Body Text 2"/>
    <w:basedOn w:val="a1"/>
    <w:link w:val="26"/>
    <w:uiPriority w:val="99"/>
    <w:semiHidden/>
    <w:unhideWhenUsed/>
    <w:rsid w:val="002F5583"/>
    <w:pPr>
      <w:spacing w:after="120" w:line="480" w:lineRule="auto"/>
    </w:pPr>
  </w:style>
  <w:style w:type="character" w:customStyle="1" w:styleId="26">
    <w:name w:val="正文文本 2 字符"/>
    <w:basedOn w:val="a2"/>
    <w:link w:val="25"/>
    <w:uiPriority w:val="99"/>
    <w:semiHidden/>
    <w:rsid w:val="002F5583"/>
  </w:style>
  <w:style w:type="paragraph" w:styleId="34">
    <w:name w:val="Body Text 3"/>
    <w:basedOn w:val="a1"/>
    <w:link w:val="35"/>
    <w:uiPriority w:val="99"/>
    <w:semiHidden/>
    <w:unhideWhenUsed/>
    <w:rsid w:val="002F5583"/>
    <w:pPr>
      <w:spacing w:after="120"/>
    </w:pPr>
    <w:rPr>
      <w:sz w:val="16"/>
      <w:szCs w:val="16"/>
    </w:rPr>
  </w:style>
  <w:style w:type="character" w:customStyle="1" w:styleId="35">
    <w:name w:val="正文文本 3 字符"/>
    <w:basedOn w:val="a2"/>
    <w:link w:val="34"/>
    <w:uiPriority w:val="99"/>
    <w:semiHidden/>
    <w:rsid w:val="002F5583"/>
    <w:rPr>
      <w:sz w:val="16"/>
      <w:szCs w:val="16"/>
    </w:rPr>
  </w:style>
  <w:style w:type="paragraph" w:styleId="aff1">
    <w:name w:val="Body Text First Indent"/>
    <w:basedOn w:val="aff"/>
    <w:link w:val="aff2"/>
    <w:uiPriority w:val="99"/>
    <w:semiHidden/>
    <w:unhideWhenUsed/>
    <w:rsid w:val="002F5583"/>
    <w:pPr>
      <w:spacing w:after="0"/>
      <w:ind w:firstLine="360"/>
    </w:pPr>
  </w:style>
  <w:style w:type="character" w:customStyle="1" w:styleId="aff2">
    <w:name w:val="正文首行缩进 字符"/>
    <w:basedOn w:val="aff0"/>
    <w:link w:val="aff1"/>
    <w:uiPriority w:val="99"/>
    <w:semiHidden/>
    <w:rsid w:val="002F5583"/>
  </w:style>
  <w:style w:type="paragraph" w:styleId="27">
    <w:name w:val="Body Text First Indent 2"/>
    <w:basedOn w:val="afb"/>
    <w:link w:val="28"/>
    <w:uiPriority w:val="99"/>
    <w:semiHidden/>
    <w:unhideWhenUsed/>
    <w:rsid w:val="002F5583"/>
    <w:pPr>
      <w:spacing w:line="240" w:lineRule="auto"/>
      <w:ind w:left="360" w:firstLineChars="0" w:firstLine="360"/>
    </w:pPr>
    <w:rPr>
      <w:rFonts w:asciiTheme="minorHAnsi" w:eastAsiaTheme="minorEastAsia" w:hAnsiTheme="minorHAnsi" w:cstheme="minorBidi"/>
      <w:sz w:val="21"/>
      <w:szCs w:val="22"/>
    </w:rPr>
  </w:style>
  <w:style w:type="character" w:customStyle="1" w:styleId="28">
    <w:name w:val="正文首行缩进 2 字符"/>
    <w:basedOn w:val="afc"/>
    <w:link w:val="27"/>
    <w:uiPriority w:val="99"/>
    <w:semiHidden/>
    <w:rsid w:val="002F5583"/>
    <w:rPr>
      <w:rFonts w:ascii="宋体" w:eastAsia="宋体" w:hAnsi="Times New Roman" w:cs="Times New Roman"/>
      <w:sz w:val="28"/>
      <w:szCs w:val="24"/>
    </w:rPr>
  </w:style>
  <w:style w:type="paragraph" w:styleId="29">
    <w:name w:val="Body Text Indent 2"/>
    <w:basedOn w:val="a1"/>
    <w:link w:val="2a"/>
    <w:uiPriority w:val="99"/>
    <w:semiHidden/>
    <w:unhideWhenUsed/>
    <w:rsid w:val="002F5583"/>
    <w:pPr>
      <w:spacing w:after="120" w:line="480" w:lineRule="auto"/>
      <w:ind w:left="360"/>
    </w:pPr>
  </w:style>
  <w:style w:type="character" w:customStyle="1" w:styleId="2a">
    <w:name w:val="正文文本缩进 2 字符"/>
    <w:basedOn w:val="a2"/>
    <w:link w:val="29"/>
    <w:uiPriority w:val="99"/>
    <w:semiHidden/>
    <w:rsid w:val="002F5583"/>
  </w:style>
  <w:style w:type="paragraph" w:styleId="36">
    <w:name w:val="Body Text Indent 3"/>
    <w:basedOn w:val="a1"/>
    <w:link w:val="37"/>
    <w:uiPriority w:val="99"/>
    <w:semiHidden/>
    <w:unhideWhenUsed/>
    <w:rsid w:val="002F5583"/>
    <w:pPr>
      <w:spacing w:after="120"/>
      <w:ind w:left="360"/>
    </w:pPr>
    <w:rPr>
      <w:sz w:val="16"/>
      <w:szCs w:val="16"/>
    </w:rPr>
  </w:style>
  <w:style w:type="character" w:customStyle="1" w:styleId="37">
    <w:name w:val="正文文本缩进 3 字符"/>
    <w:basedOn w:val="a2"/>
    <w:link w:val="36"/>
    <w:uiPriority w:val="99"/>
    <w:semiHidden/>
    <w:rsid w:val="002F5583"/>
    <w:rPr>
      <w:sz w:val="16"/>
      <w:szCs w:val="16"/>
    </w:rPr>
  </w:style>
  <w:style w:type="paragraph" w:styleId="aff3">
    <w:name w:val="caption"/>
    <w:basedOn w:val="a1"/>
    <w:next w:val="a1"/>
    <w:uiPriority w:val="35"/>
    <w:semiHidden/>
    <w:unhideWhenUsed/>
    <w:qFormat/>
    <w:rsid w:val="002F5583"/>
    <w:pPr>
      <w:spacing w:after="200"/>
    </w:pPr>
    <w:rPr>
      <w:i/>
      <w:iCs/>
      <w:color w:val="44546A" w:themeColor="text2"/>
      <w:sz w:val="18"/>
      <w:szCs w:val="18"/>
    </w:rPr>
  </w:style>
  <w:style w:type="paragraph" w:styleId="aff4">
    <w:name w:val="Closing"/>
    <w:basedOn w:val="a1"/>
    <w:link w:val="aff5"/>
    <w:uiPriority w:val="99"/>
    <w:semiHidden/>
    <w:unhideWhenUsed/>
    <w:rsid w:val="002F5583"/>
    <w:pPr>
      <w:ind w:left="4320"/>
    </w:pPr>
  </w:style>
  <w:style w:type="character" w:customStyle="1" w:styleId="aff5">
    <w:name w:val="结束语 字符"/>
    <w:basedOn w:val="a2"/>
    <w:link w:val="aff4"/>
    <w:uiPriority w:val="99"/>
    <w:semiHidden/>
    <w:rsid w:val="002F5583"/>
  </w:style>
  <w:style w:type="paragraph" w:styleId="aff6">
    <w:name w:val="Date"/>
    <w:basedOn w:val="a1"/>
    <w:next w:val="a1"/>
    <w:link w:val="aff7"/>
    <w:uiPriority w:val="99"/>
    <w:semiHidden/>
    <w:unhideWhenUsed/>
    <w:rsid w:val="002F5583"/>
  </w:style>
  <w:style w:type="character" w:customStyle="1" w:styleId="aff7">
    <w:name w:val="日期 字符"/>
    <w:basedOn w:val="a2"/>
    <w:link w:val="aff6"/>
    <w:uiPriority w:val="99"/>
    <w:semiHidden/>
    <w:rsid w:val="002F5583"/>
  </w:style>
  <w:style w:type="paragraph" w:styleId="aff8">
    <w:name w:val="Document Map"/>
    <w:basedOn w:val="a1"/>
    <w:link w:val="aff9"/>
    <w:uiPriority w:val="99"/>
    <w:semiHidden/>
    <w:unhideWhenUsed/>
    <w:rsid w:val="002F5583"/>
    <w:rPr>
      <w:rFonts w:ascii="Segoe UI" w:hAnsi="Segoe UI" w:cs="Segoe UI"/>
      <w:sz w:val="16"/>
      <w:szCs w:val="16"/>
    </w:rPr>
  </w:style>
  <w:style w:type="character" w:customStyle="1" w:styleId="aff9">
    <w:name w:val="文档结构图 字符"/>
    <w:basedOn w:val="a2"/>
    <w:link w:val="aff8"/>
    <w:uiPriority w:val="99"/>
    <w:semiHidden/>
    <w:rsid w:val="002F5583"/>
    <w:rPr>
      <w:rFonts w:ascii="Segoe UI" w:hAnsi="Segoe UI" w:cs="Segoe UI"/>
      <w:sz w:val="16"/>
      <w:szCs w:val="16"/>
    </w:rPr>
  </w:style>
  <w:style w:type="paragraph" w:styleId="affa">
    <w:name w:val="E-mail Signature"/>
    <w:basedOn w:val="a1"/>
    <w:link w:val="affb"/>
    <w:uiPriority w:val="99"/>
    <w:semiHidden/>
    <w:unhideWhenUsed/>
    <w:rsid w:val="002F5583"/>
  </w:style>
  <w:style w:type="character" w:customStyle="1" w:styleId="affb">
    <w:name w:val="电子邮件签名 字符"/>
    <w:basedOn w:val="a2"/>
    <w:link w:val="affa"/>
    <w:uiPriority w:val="99"/>
    <w:semiHidden/>
    <w:rsid w:val="002F5583"/>
  </w:style>
  <w:style w:type="paragraph" w:styleId="affc">
    <w:name w:val="endnote text"/>
    <w:basedOn w:val="a1"/>
    <w:link w:val="affd"/>
    <w:uiPriority w:val="99"/>
    <w:semiHidden/>
    <w:unhideWhenUsed/>
    <w:rsid w:val="002F5583"/>
    <w:rPr>
      <w:sz w:val="20"/>
      <w:szCs w:val="20"/>
    </w:rPr>
  </w:style>
  <w:style w:type="character" w:customStyle="1" w:styleId="affd">
    <w:name w:val="尾注文本 字符"/>
    <w:basedOn w:val="a2"/>
    <w:link w:val="affc"/>
    <w:uiPriority w:val="99"/>
    <w:semiHidden/>
    <w:rsid w:val="002F5583"/>
    <w:rPr>
      <w:sz w:val="20"/>
      <w:szCs w:val="20"/>
    </w:rPr>
  </w:style>
  <w:style w:type="paragraph" w:styleId="affe">
    <w:name w:val="envelope address"/>
    <w:basedOn w:val="a1"/>
    <w:uiPriority w:val="99"/>
    <w:semiHidden/>
    <w:unhideWhenUsed/>
    <w:rsid w:val="002F5583"/>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afff">
    <w:name w:val="envelope return"/>
    <w:basedOn w:val="a1"/>
    <w:uiPriority w:val="99"/>
    <w:semiHidden/>
    <w:unhideWhenUsed/>
    <w:rsid w:val="002F5583"/>
    <w:rPr>
      <w:rFonts w:asciiTheme="majorHAnsi" w:eastAsiaTheme="majorEastAsia" w:hAnsiTheme="majorHAnsi" w:cstheme="majorBidi"/>
      <w:sz w:val="20"/>
      <w:szCs w:val="20"/>
    </w:rPr>
  </w:style>
  <w:style w:type="paragraph" w:styleId="afff0">
    <w:name w:val="footnote text"/>
    <w:basedOn w:val="a1"/>
    <w:link w:val="afff1"/>
    <w:uiPriority w:val="99"/>
    <w:semiHidden/>
    <w:unhideWhenUsed/>
    <w:rsid w:val="002F5583"/>
    <w:rPr>
      <w:sz w:val="20"/>
      <w:szCs w:val="20"/>
    </w:rPr>
  </w:style>
  <w:style w:type="character" w:customStyle="1" w:styleId="afff1">
    <w:name w:val="脚注文本 字符"/>
    <w:basedOn w:val="a2"/>
    <w:link w:val="afff0"/>
    <w:uiPriority w:val="99"/>
    <w:semiHidden/>
    <w:rsid w:val="002F5583"/>
    <w:rPr>
      <w:sz w:val="20"/>
      <w:szCs w:val="20"/>
    </w:rPr>
  </w:style>
  <w:style w:type="character" w:customStyle="1" w:styleId="60">
    <w:name w:val="标题 6 字符"/>
    <w:basedOn w:val="a2"/>
    <w:link w:val="6"/>
    <w:uiPriority w:val="9"/>
    <w:semiHidden/>
    <w:rsid w:val="002F5583"/>
    <w:rPr>
      <w:rFonts w:asciiTheme="majorHAnsi" w:eastAsiaTheme="majorEastAsia" w:hAnsiTheme="majorHAnsi" w:cstheme="majorBidi"/>
      <w:color w:val="1F4D78" w:themeColor="accent1" w:themeShade="7F"/>
    </w:rPr>
  </w:style>
  <w:style w:type="character" w:customStyle="1" w:styleId="70">
    <w:name w:val="标题 7 字符"/>
    <w:basedOn w:val="a2"/>
    <w:link w:val="7"/>
    <w:uiPriority w:val="9"/>
    <w:semiHidden/>
    <w:rsid w:val="002F5583"/>
    <w:rPr>
      <w:rFonts w:asciiTheme="majorHAnsi" w:eastAsiaTheme="majorEastAsia" w:hAnsiTheme="majorHAnsi" w:cstheme="majorBidi"/>
      <w:i/>
      <w:iCs/>
      <w:color w:val="1F4D78" w:themeColor="accent1" w:themeShade="7F"/>
    </w:rPr>
  </w:style>
  <w:style w:type="character" w:customStyle="1" w:styleId="80">
    <w:name w:val="标题 8 字符"/>
    <w:basedOn w:val="a2"/>
    <w:link w:val="8"/>
    <w:uiPriority w:val="9"/>
    <w:semiHidden/>
    <w:rsid w:val="002F5583"/>
    <w:rPr>
      <w:rFonts w:asciiTheme="majorHAnsi" w:eastAsiaTheme="majorEastAsia" w:hAnsiTheme="majorHAnsi" w:cstheme="majorBidi"/>
      <w:color w:val="272727" w:themeColor="text1" w:themeTint="D8"/>
      <w:szCs w:val="21"/>
    </w:rPr>
  </w:style>
  <w:style w:type="character" w:customStyle="1" w:styleId="90">
    <w:name w:val="标题 9 字符"/>
    <w:basedOn w:val="a2"/>
    <w:link w:val="9"/>
    <w:uiPriority w:val="9"/>
    <w:semiHidden/>
    <w:rsid w:val="002F5583"/>
    <w:rPr>
      <w:rFonts w:asciiTheme="majorHAnsi" w:eastAsiaTheme="majorEastAsia" w:hAnsiTheme="majorHAnsi" w:cstheme="majorBidi"/>
      <w:i/>
      <w:iCs/>
      <w:color w:val="272727" w:themeColor="text1" w:themeTint="D8"/>
      <w:szCs w:val="21"/>
    </w:rPr>
  </w:style>
  <w:style w:type="paragraph" w:styleId="HTML1">
    <w:name w:val="HTML Address"/>
    <w:basedOn w:val="a1"/>
    <w:link w:val="HTML2"/>
    <w:uiPriority w:val="99"/>
    <w:semiHidden/>
    <w:unhideWhenUsed/>
    <w:rsid w:val="002F5583"/>
    <w:rPr>
      <w:i/>
      <w:iCs/>
    </w:rPr>
  </w:style>
  <w:style w:type="character" w:customStyle="1" w:styleId="HTML2">
    <w:name w:val="HTML 地址 字符"/>
    <w:basedOn w:val="a2"/>
    <w:link w:val="HTML1"/>
    <w:uiPriority w:val="99"/>
    <w:semiHidden/>
    <w:rsid w:val="002F5583"/>
    <w:rPr>
      <w:i/>
      <w:iCs/>
    </w:rPr>
  </w:style>
  <w:style w:type="paragraph" w:styleId="2b">
    <w:name w:val="index 2"/>
    <w:basedOn w:val="a1"/>
    <w:next w:val="a1"/>
    <w:autoRedefine/>
    <w:uiPriority w:val="99"/>
    <w:semiHidden/>
    <w:unhideWhenUsed/>
    <w:rsid w:val="002F5583"/>
    <w:pPr>
      <w:ind w:left="420" w:hanging="210"/>
    </w:pPr>
  </w:style>
  <w:style w:type="paragraph" w:styleId="38">
    <w:name w:val="index 3"/>
    <w:basedOn w:val="a1"/>
    <w:next w:val="a1"/>
    <w:autoRedefine/>
    <w:uiPriority w:val="99"/>
    <w:semiHidden/>
    <w:unhideWhenUsed/>
    <w:rsid w:val="002F5583"/>
    <w:pPr>
      <w:ind w:left="630" w:hanging="210"/>
    </w:pPr>
  </w:style>
  <w:style w:type="paragraph" w:styleId="43">
    <w:name w:val="index 4"/>
    <w:basedOn w:val="a1"/>
    <w:next w:val="a1"/>
    <w:autoRedefine/>
    <w:uiPriority w:val="99"/>
    <w:semiHidden/>
    <w:unhideWhenUsed/>
    <w:rsid w:val="002F5583"/>
    <w:pPr>
      <w:ind w:left="840" w:hanging="210"/>
    </w:pPr>
  </w:style>
  <w:style w:type="paragraph" w:styleId="53">
    <w:name w:val="index 5"/>
    <w:basedOn w:val="a1"/>
    <w:next w:val="a1"/>
    <w:autoRedefine/>
    <w:uiPriority w:val="99"/>
    <w:semiHidden/>
    <w:unhideWhenUsed/>
    <w:rsid w:val="002F5583"/>
    <w:pPr>
      <w:ind w:left="1050" w:hanging="210"/>
    </w:pPr>
  </w:style>
  <w:style w:type="paragraph" w:styleId="61">
    <w:name w:val="index 6"/>
    <w:basedOn w:val="a1"/>
    <w:next w:val="a1"/>
    <w:autoRedefine/>
    <w:uiPriority w:val="99"/>
    <w:semiHidden/>
    <w:unhideWhenUsed/>
    <w:rsid w:val="002F5583"/>
    <w:pPr>
      <w:ind w:left="1260" w:hanging="210"/>
    </w:pPr>
  </w:style>
  <w:style w:type="paragraph" w:styleId="71">
    <w:name w:val="index 7"/>
    <w:basedOn w:val="a1"/>
    <w:next w:val="a1"/>
    <w:autoRedefine/>
    <w:uiPriority w:val="99"/>
    <w:semiHidden/>
    <w:unhideWhenUsed/>
    <w:rsid w:val="002F5583"/>
    <w:pPr>
      <w:ind w:left="1470" w:hanging="210"/>
    </w:pPr>
  </w:style>
  <w:style w:type="paragraph" w:styleId="81">
    <w:name w:val="index 8"/>
    <w:basedOn w:val="a1"/>
    <w:next w:val="a1"/>
    <w:autoRedefine/>
    <w:uiPriority w:val="99"/>
    <w:semiHidden/>
    <w:unhideWhenUsed/>
    <w:rsid w:val="002F5583"/>
    <w:pPr>
      <w:ind w:left="1680" w:hanging="210"/>
    </w:pPr>
  </w:style>
  <w:style w:type="paragraph" w:styleId="91">
    <w:name w:val="index 9"/>
    <w:basedOn w:val="a1"/>
    <w:next w:val="a1"/>
    <w:autoRedefine/>
    <w:uiPriority w:val="99"/>
    <w:semiHidden/>
    <w:unhideWhenUsed/>
    <w:rsid w:val="002F5583"/>
    <w:pPr>
      <w:ind w:left="1890" w:hanging="210"/>
    </w:pPr>
  </w:style>
  <w:style w:type="paragraph" w:styleId="afff2">
    <w:name w:val="index heading"/>
    <w:basedOn w:val="a1"/>
    <w:next w:val="12"/>
    <w:uiPriority w:val="99"/>
    <w:semiHidden/>
    <w:unhideWhenUsed/>
    <w:rsid w:val="002F5583"/>
    <w:rPr>
      <w:rFonts w:asciiTheme="majorHAnsi" w:eastAsiaTheme="majorEastAsia" w:hAnsiTheme="majorHAnsi" w:cstheme="majorBidi"/>
      <w:b/>
      <w:bCs/>
    </w:rPr>
  </w:style>
  <w:style w:type="paragraph" w:styleId="afff3">
    <w:name w:val="Intense Quote"/>
    <w:basedOn w:val="a1"/>
    <w:next w:val="a1"/>
    <w:link w:val="afff4"/>
    <w:uiPriority w:val="30"/>
    <w:qFormat/>
    <w:rsid w:val="002F558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f4">
    <w:name w:val="明显引用 字符"/>
    <w:basedOn w:val="a2"/>
    <w:link w:val="afff3"/>
    <w:uiPriority w:val="30"/>
    <w:rsid w:val="002F5583"/>
    <w:rPr>
      <w:i/>
      <w:iCs/>
      <w:color w:val="5B9BD5" w:themeColor="accent1"/>
    </w:rPr>
  </w:style>
  <w:style w:type="paragraph" w:styleId="afff5">
    <w:name w:val="List"/>
    <w:basedOn w:val="a1"/>
    <w:uiPriority w:val="99"/>
    <w:semiHidden/>
    <w:unhideWhenUsed/>
    <w:rsid w:val="002F5583"/>
    <w:pPr>
      <w:ind w:left="360" w:hanging="360"/>
      <w:contextualSpacing/>
    </w:pPr>
  </w:style>
  <w:style w:type="paragraph" w:styleId="2c">
    <w:name w:val="List 2"/>
    <w:basedOn w:val="a1"/>
    <w:uiPriority w:val="99"/>
    <w:semiHidden/>
    <w:unhideWhenUsed/>
    <w:rsid w:val="002F5583"/>
    <w:pPr>
      <w:ind w:left="720" w:hanging="360"/>
      <w:contextualSpacing/>
    </w:pPr>
  </w:style>
  <w:style w:type="paragraph" w:styleId="39">
    <w:name w:val="List 3"/>
    <w:basedOn w:val="a1"/>
    <w:uiPriority w:val="99"/>
    <w:semiHidden/>
    <w:unhideWhenUsed/>
    <w:rsid w:val="002F5583"/>
    <w:pPr>
      <w:ind w:left="1080" w:hanging="360"/>
      <w:contextualSpacing/>
    </w:pPr>
  </w:style>
  <w:style w:type="paragraph" w:styleId="44">
    <w:name w:val="List 4"/>
    <w:basedOn w:val="a1"/>
    <w:uiPriority w:val="99"/>
    <w:semiHidden/>
    <w:unhideWhenUsed/>
    <w:rsid w:val="002F5583"/>
    <w:pPr>
      <w:ind w:left="1440" w:hanging="360"/>
      <w:contextualSpacing/>
    </w:pPr>
  </w:style>
  <w:style w:type="paragraph" w:styleId="54">
    <w:name w:val="List 5"/>
    <w:basedOn w:val="a1"/>
    <w:uiPriority w:val="99"/>
    <w:semiHidden/>
    <w:unhideWhenUsed/>
    <w:rsid w:val="002F5583"/>
    <w:pPr>
      <w:ind w:left="1800" w:hanging="360"/>
      <w:contextualSpacing/>
    </w:pPr>
  </w:style>
  <w:style w:type="paragraph" w:styleId="a0">
    <w:name w:val="List Bullet"/>
    <w:basedOn w:val="a1"/>
    <w:uiPriority w:val="99"/>
    <w:semiHidden/>
    <w:unhideWhenUsed/>
    <w:rsid w:val="002F5583"/>
    <w:pPr>
      <w:numPr>
        <w:numId w:val="2"/>
      </w:numPr>
      <w:contextualSpacing/>
    </w:pPr>
  </w:style>
  <w:style w:type="paragraph" w:styleId="20">
    <w:name w:val="List Bullet 2"/>
    <w:basedOn w:val="a1"/>
    <w:uiPriority w:val="99"/>
    <w:semiHidden/>
    <w:unhideWhenUsed/>
    <w:rsid w:val="002F5583"/>
    <w:pPr>
      <w:numPr>
        <w:numId w:val="3"/>
      </w:numPr>
      <w:contextualSpacing/>
    </w:pPr>
  </w:style>
  <w:style w:type="paragraph" w:styleId="30">
    <w:name w:val="List Bullet 3"/>
    <w:basedOn w:val="a1"/>
    <w:uiPriority w:val="99"/>
    <w:semiHidden/>
    <w:unhideWhenUsed/>
    <w:rsid w:val="002F5583"/>
    <w:pPr>
      <w:numPr>
        <w:numId w:val="4"/>
      </w:numPr>
      <w:contextualSpacing/>
    </w:pPr>
  </w:style>
  <w:style w:type="paragraph" w:styleId="40">
    <w:name w:val="List Bullet 4"/>
    <w:basedOn w:val="a1"/>
    <w:uiPriority w:val="99"/>
    <w:semiHidden/>
    <w:unhideWhenUsed/>
    <w:rsid w:val="002F5583"/>
    <w:pPr>
      <w:numPr>
        <w:numId w:val="5"/>
      </w:numPr>
      <w:contextualSpacing/>
    </w:pPr>
  </w:style>
  <w:style w:type="paragraph" w:styleId="50">
    <w:name w:val="List Bullet 5"/>
    <w:basedOn w:val="a1"/>
    <w:uiPriority w:val="99"/>
    <w:semiHidden/>
    <w:unhideWhenUsed/>
    <w:rsid w:val="002F5583"/>
    <w:pPr>
      <w:numPr>
        <w:numId w:val="6"/>
      </w:numPr>
      <w:contextualSpacing/>
    </w:pPr>
  </w:style>
  <w:style w:type="paragraph" w:styleId="afff6">
    <w:name w:val="List Continue"/>
    <w:basedOn w:val="a1"/>
    <w:uiPriority w:val="99"/>
    <w:semiHidden/>
    <w:unhideWhenUsed/>
    <w:rsid w:val="002F5583"/>
    <w:pPr>
      <w:spacing w:after="120"/>
      <w:ind w:left="360"/>
      <w:contextualSpacing/>
    </w:pPr>
  </w:style>
  <w:style w:type="paragraph" w:styleId="2d">
    <w:name w:val="List Continue 2"/>
    <w:basedOn w:val="a1"/>
    <w:uiPriority w:val="99"/>
    <w:semiHidden/>
    <w:unhideWhenUsed/>
    <w:rsid w:val="002F5583"/>
    <w:pPr>
      <w:spacing w:after="120"/>
      <w:ind w:left="720"/>
      <w:contextualSpacing/>
    </w:pPr>
  </w:style>
  <w:style w:type="paragraph" w:styleId="3a">
    <w:name w:val="List Continue 3"/>
    <w:basedOn w:val="a1"/>
    <w:uiPriority w:val="99"/>
    <w:semiHidden/>
    <w:unhideWhenUsed/>
    <w:rsid w:val="002F5583"/>
    <w:pPr>
      <w:spacing w:after="120"/>
      <w:ind w:left="1080"/>
      <w:contextualSpacing/>
    </w:pPr>
  </w:style>
  <w:style w:type="paragraph" w:styleId="45">
    <w:name w:val="List Continue 4"/>
    <w:basedOn w:val="a1"/>
    <w:uiPriority w:val="99"/>
    <w:semiHidden/>
    <w:unhideWhenUsed/>
    <w:rsid w:val="002F5583"/>
    <w:pPr>
      <w:spacing w:after="120"/>
      <w:ind w:left="1440"/>
      <w:contextualSpacing/>
    </w:pPr>
  </w:style>
  <w:style w:type="paragraph" w:styleId="55">
    <w:name w:val="List Continue 5"/>
    <w:basedOn w:val="a1"/>
    <w:uiPriority w:val="99"/>
    <w:semiHidden/>
    <w:unhideWhenUsed/>
    <w:rsid w:val="002F5583"/>
    <w:pPr>
      <w:spacing w:after="120"/>
      <w:ind w:left="1800"/>
      <w:contextualSpacing/>
    </w:pPr>
  </w:style>
  <w:style w:type="paragraph" w:styleId="a">
    <w:name w:val="List Number"/>
    <w:basedOn w:val="a1"/>
    <w:uiPriority w:val="99"/>
    <w:semiHidden/>
    <w:unhideWhenUsed/>
    <w:rsid w:val="002F5583"/>
    <w:pPr>
      <w:numPr>
        <w:numId w:val="7"/>
      </w:numPr>
      <w:contextualSpacing/>
    </w:pPr>
  </w:style>
  <w:style w:type="paragraph" w:styleId="2">
    <w:name w:val="List Number 2"/>
    <w:basedOn w:val="a1"/>
    <w:uiPriority w:val="99"/>
    <w:semiHidden/>
    <w:unhideWhenUsed/>
    <w:rsid w:val="002F5583"/>
    <w:pPr>
      <w:numPr>
        <w:numId w:val="8"/>
      </w:numPr>
      <w:contextualSpacing/>
    </w:pPr>
  </w:style>
  <w:style w:type="paragraph" w:styleId="3">
    <w:name w:val="List Number 3"/>
    <w:basedOn w:val="a1"/>
    <w:uiPriority w:val="99"/>
    <w:semiHidden/>
    <w:unhideWhenUsed/>
    <w:rsid w:val="002F5583"/>
    <w:pPr>
      <w:numPr>
        <w:numId w:val="9"/>
      </w:numPr>
      <w:contextualSpacing/>
    </w:pPr>
  </w:style>
  <w:style w:type="paragraph" w:styleId="4">
    <w:name w:val="List Number 4"/>
    <w:basedOn w:val="a1"/>
    <w:uiPriority w:val="99"/>
    <w:semiHidden/>
    <w:unhideWhenUsed/>
    <w:rsid w:val="002F5583"/>
    <w:pPr>
      <w:numPr>
        <w:numId w:val="10"/>
      </w:numPr>
      <w:contextualSpacing/>
    </w:pPr>
  </w:style>
  <w:style w:type="paragraph" w:styleId="5">
    <w:name w:val="List Number 5"/>
    <w:basedOn w:val="a1"/>
    <w:uiPriority w:val="99"/>
    <w:semiHidden/>
    <w:unhideWhenUsed/>
    <w:rsid w:val="002F5583"/>
    <w:pPr>
      <w:numPr>
        <w:numId w:val="11"/>
      </w:numPr>
      <w:contextualSpacing/>
    </w:pPr>
  </w:style>
  <w:style w:type="paragraph" w:styleId="afff7">
    <w:name w:val="macro"/>
    <w:link w:val="afff8"/>
    <w:uiPriority w:val="99"/>
    <w:semiHidden/>
    <w:unhideWhenUsed/>
    <w:rsid w:val="002F5583"/>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z w:val="20"/>
      <w:szCs w:val="20"/>
    </w:rPr>
  </w:style>
  <w:style w:type="character" w:customStyle="1" w:styleId="afff8">
    <w:name w:val="宏文本 字符"/>
    <w:basedOn w:val="a2"/>
    <w:link w:val="afff7"/>
    <w:uiPriority w:val="99"/>
    <w:semiHidden/>
    <w:rsid w:val="002F5583"/>
    <w:rPr>
      <w:rFonts w:ascii="Consolas" w:hAnsi="Consolas"/>
      <w:sz w:val="20"/>
      <w:szCs w:val="20"/>
    </w:rPr>
  </w:style>
  <w:style w:type="paragraph" w:styleId="afff9">
    <w:name w:val="Message Header"/>
    <w:basedOn w:val="a1"/>
    <w:link w:val="afffa"/>
    <w:uiPriority w:val="99"/>
    <w:semiHidden/>
    <w:unhideWhenUsed/>
    <w:rsid w:val="002F558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afffa">
    <w:name w:val="信息标题 字符"/>
    <w:basedOn w:val="a2"/>
    <w:link w:val="afff9"/>
    <w:uiPriority w:val="99"/>
    <w:semiHidden/>
    <w:rsid w:val="002F5583"/>
    <w:rPr>
      <w:rFonts w:asciiTheme="majorHAnsi" w:eastAsiaTheme="majorEastAsia" w:hAnsiTheme="majorHAnsi" w:cstheme="majorBidi"/>
      <w:sz w:val="24"/>
      <w:szCs w:val="24"/>
      <w:shd w:val="pct20" w:color="auto" w:fill="auto"/>
    </w:rPr>
  </w:style>
  <w:style w:type="paragraph" w:styleId="afffb">
    <w:name w:val="No Spacing"/>
    <w:uiPriority w:val="1"/>
    <w:qFormat/>
    <w:rsid w:val="002F5583"/>
    <w:pPr>
      <w:widowControl w:val="0"/>
      <w:jc w:val="both"/>
    </w:pPr>
  </w:style>
  <w:style w:type="paragraph" w:styleId="afffc">
    <w:name w:val="Normal Indent"/>
    <w:basedOn w:val="a1"/>
    <w:uiPriority w:val="99"/>
    <w:semiHidden/>
    <w:unhideWhenUsed/>
    <w:rsid w:val="002F5583"/>
    <w:pPr>
      <w:ind w:left="720"/>
    </w:pPr>
  </w:style>
  <w:style w:type="paragraph" w:styleId="afffd">
    <w:name w:val="Note Heading"/>
    <w:basedOn w:val="a1"/>
    <w:next w:val="a1"/>
    <w:link w:val="afffe"/>
    <w:uiPriority w:val="99"/>
    <w:semiHidden/>
    <w:unhideWhenUsed/>
    <w:rsid w:val="002F5583"/>
  </w:style>
  <w:style w:type="character" w:customStyle="1" w:styleId="afffe">
    <w:name w:val="注释标题 字符"/>
    <w:basedOn w:val="a2"/>
    <w:link w:val="afffd"/>
    <w:uiPriority w:val="99"/>
    <w:semiHidden/>
    <w:rsid w:val="002F5583"/>
  </w:style>
  <w:style w:type="paragraph" w:styleId="affff">
    <w:name w:val="Quote"/>
    <w:basedOn w:val="a1"/>
    <w:next w:val="a1"/>
    <w:link w:val="affff0"/>
    <w:uiPriority w:val="29"/>
    <w:qFormat/>
    <w:rsid w:val="002F5583"/>
    <w:pPr>
      <w:spacing w:before="200" w:after="160"/>
      <w:ind w:left="864" w:right="864"/>
      <w:jc w:val="center"/>
    </w:pPr>
    <w:rPr>
      <w:i/>
      <w:iCs/>
      <w:color w:val="404040" w:themeColor="text1" w:themeTint="BF"/>
    </w:rPr>
  </w:style>
  <w:style w:type="character" w:customStyle="1" w:styleId="affff0">
    <w:name w:val="引用 字符"/>
    <w:basedOn w:val="a2"/>
    <w:link w:val="affff"/>
    <w:uiPriority w:val="29"/>
    <w:rsid w:val="002F5583"/>
    <w:rPr>
      <w:i/>
      <w:iCs/>
      <w:color w:val="404040" w:themeColor="text1" w:themeTint="BF"/>
    </w:rPr>
  </w:style>
  <w:style w:type="paragraph" w:styleId="affff1">
    <w:name w:val="Salutation"/>
    <w:basedOn w:val="a1"/>
    <w:next w:val="a1"/>
    <w:link w:val="affff2"/>
    <w:uiPriority w:val="99"/>
    <w:semiHidden/>
    <w:unhideWhenUsed/>
    <w:rsid w:val="002F5583"/>
  </w:style>
  <w:style w:type="character" w:customStyle="1" w:styleId="affff2">
    <w:name w:val="称呼 字符"/>
    <w:basedOn w:val="a2"/>
    <w:link w:val="affff1"/>
    <w:uiPriority w:val="99"/>
    <w:semiHidden/>
    <w:rsid w:val="002F5583"/>
  </w:style>
  <w:style w:type="paragraph" w:styleId="affff3">
    <w:name w:val="Signature"/>
    <w:basedOn w:val="a1"/>
    <w:link w:val="affff4"/>
    <w:uiPriority w:val="99"/>
    <w:semiHidden/>
    <w:unhideWhenUsed/>
    <w:rsid w:val="002F5583"/>
    <w:pPr>
      <w:ind w:left="4320"/>
    </w:pPr>
  </w:style>
  <w:style w:type="character" w:customStyle="1" w:styleId="affff4">
    <w:name w:val="签名 字符"/>
    <w:basedOn w:val="a2"/>
    <w:link w:val="affff3"/>
    <w:uiPriority w:val="99"/>
    <w:semiHidden/>
    <w:rsid w:val="002F5583"/>
  </w:style>
  <w:style w:type="paragraph" w:styleId="affff5">
    <w:name w:val="Subtitle"/>
    <w:basedOn w:val="a1"/>
    <w:next w:val="a1"/>
    <w:link w:val="affff6"/>
    <w:uiPriority w:val="11"/>
    <w:qFormat/>
    <w:rsid w:val="002F5583"/>
    <w:pPr>
      <w:numPr>
        <w:ilvl w:val="1"/>
      </w:numPr>
      <w:spacing w:after="160"/>
    </w:pPr>
    <w:rPr>
      <w:color w:val="5A5A5A" w:themeColor="text1" w:themeTint="A5"/>
      <w:spacing w:val="15"/>
      <w:sz w:val="22"/>
    </w:rPr>
  </w:style>
  <w:style w:type="character" w:customStyle="1" w:styleId="affff6">
    <w:name w:val="副标题 字符"/>
    <w:basedOn w:val="a2"/>
    <w:link w:val="affff5"/>
    <w:uiPriority w:val="11"/>
    <w:rsid w:val="002F5583"/>
    <w:rPr>
      <w:color w:val="5A5A5A" w:themeColor="text1" w:themeTint="A5"/>
      <w:spacing w:val="15"/>
      <w:sz w:val="22"/>
    </w:rPr>
  </w:style>
  <w:style w:type="paragraph" w:customStyle="1" w:styleId="Default">
    <w:name w:val="Default"/>
    <w:rsid w:val="008E66D8"/>
    <w:pPr>
      <w:widowControl w:val="0"/>
      <w:autoSpaceDE w:val="0"/>
      <w:autoSpaceDN w:val="0"/>
      <w:adjustRightInd w:val="0"/>
    </w:pPr>
    <w:rPr>
      <w:rFonts w:ascii="Wingdings" w:hAnsi="Wingdings" w:cs="Wingdings"/>
      <w:color w:val="000000"/>
      <w:kern w:val="0"/>
      <w:sz w:val="24"/>
      <w:szCs w:val="24"/>
    </w:rPr>
  </w:style>
  <w:style w:type="character" w:styleId="HTML3">
    <w:name w:val="HTML Code"/>
    <w:basedOn w:val="a2"/>
    <w:uiPriority w:val="99"/>
    <w:semiHidden/>
    <w:unhideWhenUsed/>
    <w:rsid w:val="002E0207"/>
    <w:rPr>
      <w:rFonts w:ascii="Courier New" w:eastAsia="Times New Roman" w:hAnsi="Courier New" w:cs="Courier New"/>
      <w:sz w:val="20"/>
      <w:szCs w:val="20"/>
    </w:rPr>
  </w:style>
  <w:style w:type="character" w:styleId="affff7">
    <w:name w:val="Strong"/>
    <w:basedOn w:val="a2"/>
    <w:uiPriority w:val="22"/>
    <w:qFormat/>
    <w:rsid w:val="002E0207"/>
    <w:rPr>
      <w:b/>
      <w:bCs/>
    </w:rPr>
  </w:style>
  <w:style w:type="character" w:customStyle="1" w:styleId="a6">
    <w:name w:val="列出段落 字符"/>
    <w:link w:val="a5"/>
    <w:uiPriority w:val="34"/>
    <w:locked/>
    <w:rsid w:val="0057119D"/>
  </w:style>
  <w:style w:type="character" w:styleId="affff8">
    <w:name w:val="footnote reference"/>
    <w:basedOn w:val="a2"/>
    <w:uiPriority w:val="99"/>
    <w:semiHidden/>
    <w:unhideWhenUsed/>
    <w:rsid w:val="00A16998"/>
    <w:rPr>
      <w:vertAlign w:val="superscript"/>
    </w:rPr>
  </w:style>
  <w:style w:type="character" w:styleId="affff9">
    <w:name w:val="endnote reference"/>
    <w:basedOn w:val="a2"/>
    <w:uiPriority w:val="99"/>
    <w:semiHidden/>
    <w:unhideWhenUsed/>
    <w:rsid w:val="00FE510D"/>
    <w:rPr>
      <w:vertAlign w:val="superscript"/>
    </w:rPr>
  </w:style>
  <w:style w:type="paragraph" w:styleId="affffa">
    <w:name w:val="Revision"/>
    <w:hidden/>
    <w:uiPriority w:val="99"/>
    <w:semiHidden/>
    <w:rsid w:val="001F51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2627">
      <w:bodyDiv w:val="1"/>
      <w:marLeft w:val="0"/>
      <w:marRight w:val="0"/>
      <w:marTop w:val="0"/>
      <w:marBottom w:val="0"/>
      <w:divBdr>
        <w:top w:val="none" w:sz="0" w:space="0" w:color="auto"/>
        <w:left w:val="none" w:sz="0" w:space="0" w:color="auto"/>
        <w:bottom w:val="none" w:sz="0" w:space="0" w:color="auto"/>
        <w:right w:val="none" w:sz="0" w:space="0" w:color="auto"/>
      </w:divBdr>
    </w:div>
    <w:div w:id="32389528">
      <w:bodyDiv w:val="1"/>
      <w:marLeft w:val="0"/>
      <w:marRight w:val="0"/>
      <w:marTop w:val="0"/>
      <w:marBottom w:val="0"/>
      <w:divBdr>
        <w:top w:val="none" w:sz="0" w:space="0" w:color="auto"/>
        <w:left w:val="none" w:sz="0" w:space="0" w:color="auto"/>
        <w:bottom w:val="none" w:sz="0" w:space="0" w:color="auto"/>
        <w:right w:val="none" w:sz="0" w:space="0" w:color="auto"/>
      </w:divBdr>
    </w:div>
    <w:div w:id="34090684">
      <w:bodyDiv w:val="1"/>
      <w:marLeft w:val="0"/>
      <w:marRight w:val="0"/>
      <w:marTop w:val="0"/>
      <w:marBottom w:val="0"/>
      <w:divBdr>
        <w:top w:val="none" w:sz="0" w:space="0" w:color="auto"/>
        <w:left w:val="none" w:sz="0" w:space="0" w:color="auto"/>
        <w:bottom w:val="none" w:sz="0" w:space="0" w:color="auto"/>
        <w:right w:val="none" w:sz="0" w:space="0" w:color="auto"/>
      </w:divBdr>
    </w:div>
    <w:div w:id="46540520">
      <w:bodyDiv w:val="1"/>
      <w:marLeft w:val="0"/>
      <w:marRight w:val="0"/>
      <w:marTop w:val="0"/>
      <w:marBottom w:val="0"/>
      <w:divBdr>
        <w:top w:val="none" w:sz="0" w:space="0" w:color="auto"/>
        <w:left w:val="none" w:sz="0" w:space="0" w:color="auto"/>
        <w:bottom w:val="none" w:sz="0" w:space="0" w:color="auto"/>
        <w:right w:val="none" w:sz="0" w:space="0" w:color="auto"/>
      </w:divBdr>
    </w:div>
    <w:div w:id="59908647">
      <w:bodyDiv w:val="1"/>
      <w:marLeft w:val="0"/>
      <w:marRight w:val="0"/>
      <w:marTop w:val="0"/>
      <w:marBottom w:val="0"/>
      <w:divBdr>
        <w:top w:val="none" w:sz="0" w:space="0" w:color="auto"/>
        <w:left w:val="none" w:sz="0" w:space="0" w:color="auto"/>
        <w:bottom w:val="none" w:sz="0" w:space="0" w:color="auto"/>
        <w:right w:val="none" w:sz="0" w:space="0" w:color="auto"/>
      </w:divBdr>
    </w:div>
    <w:div w:id="95249427">
      <w:bodyDiv w:val="1"/>
      <w:marLeft w:val="0"/>
      <w:marRight w:val="0"/>
      <w:marTop w:val="0"/>
      <w:marBottom w:val="0"/>
      <w:divBdr>
        <w:top w:val="none" w:sz="0" w:space="0" w:color="auto"/>
        <w:left w:val="none" w:sz="0" w:space="0" w:color="auto"/>
        <w:bottom w:val="none" w:sz="0" w:space="0" w:color="auto"/>
        <w:right w:val="none" w:sz="0" w:space="0" w:color="auto"/>
      </w:divBdr>
    </w:div>
    <w:div w:id="187181654">
      <w:bodyDiv w:val="1"/>
      <w:marLeft w:val="0"/>
      <w:marRight w:val="0"/>
      <w:marTop w:val="0"/>
      <w:marBottom w:val="0"/>
      <w:divBdr>
        <w:top w:val="none" w:sz="0" w:space="0" w:color="auto"/>
        <w:left w:val="none" w:sz="0" w:space="0" w:color="auto"/>
        <w:bottom w:val="none" w:sz="0" w:space="0" w:color="auto"/>
        <w:right w:val="none" w:sz="0" w:space="0" w:color="auto"/>
      </w:divBdr>
    </w:div>
    <w:div w:id="198131430">
      <w:bodyDiv w:val="1"/>
      <w:marLeft w:val="0"/>
      <w:marRight w:val="0"/>
      <w:marTop w:val="0"/>
      <w:marBottom w:val="0"/>
      <w:divBdr>
        <w:top w:val="none" w:sz="0" w:space="0" w:color="auto"/>
        <w:left w:val="none" w:sz="0" w:space="0" w:color="auto"/>
        <w:bottom w:val="none" w:sz="0" w:space="0" w:color="auto"/>
        <w:right w:val="none" w:sz="0" w:space="0" w:color="auto"/>
      </w:divBdr>
    </w:div>
    <w:div w:id="200019101">
      <w:bodyDiv w:val="1"/>
      <w:marLeft w:val="0"/>
      <w:marRight w:val="0"/>
      <w:marTop w:val="0"/>
      <w:marBottom w:val="0"/>
      <w:divBdr>
        <w:top w:val="none" w:sz="0" w:space="0" w:color="auto"/>
        <w:left w:val="none" w:sz="0" w:space="0" w:color="auto"/>
        <w:bottom w:val="none" w:sz="0" w:space="0" w:color="auto"/>
        <w:right w:val="none" w:sz="0" w:space="0" w:color="auto"/>
      </w:divBdr>
      <w:divsChild>
        <w:div w:id="422383364">
          <w:marLeft w:val="0"/>
          <w:marRight w:val="0"/>
          <w:marTop w:val="0"/>
          <w:marBottom w:val="0"/>
          <w:divBdr>
            <w:top w:val="none" w:sz="0" w:space="0" w:color="auto"/>
            <w:left w:val="none" w:sz="0" w:space="0" w:color="auto"/>
            <w:bottom w:val="none" w:sz="0" w:space="0" w:color="auto"/>
            <w:right w:val="none" w:sz="0" w:space="0" w:color="auto"/>
          </w:divBdr>
        </w:div>
      </w:divsChild>
    </w:div>
    <w:div w:id="210314538">
      <w:bodyDiv w:val="1"/>
      <w:marLeft w:val="0"/>
      <w:marRight w:val="0"/>
      <w:marTop w:val="0"/>
      <w:marBottom w:val="0"/>
      <w:divBdr>
        <w:top w:val="none" w:sz="0" w:space="0" w:color="auto"/>
        <w:left w:val="none" w:sz="0" w:space="0" w:color="auto"/>
        <w:bottom w:val="none" w:sz="0" w:space="0" w:color="auto"/>
        <w:right w:val="none" w:sz="0" w:space="0" w:color="auto"/>
      </w:divBdr>
      <w:divsChild>
        <w:div w:id="1207831827">
          <w:marLeft w:val="0"/>
          <w:marRight w:val="0"/>
          <w:marTop w:val="0"/>
          <w:marBottom w:val="0"/>
          <w:divBdr>
            <w:top w:val="none" w:sz="0" w:space="0" w:color="auto"/>
            <w:left w:val="none" w:sz="0" w:space="0" w:color="auto"/>
            <w:bottom w:val="none" w:sz="0" w:space="0" w:color="auto"/>
            <w:right w:val="none" w:sz="0" w:space="0" w:color="auto"/>
          </w:divBdr>
        </w:div>
      </w:divsChild>
    </w:div>
    <w:div w:id="371153380">
      <w:bodyDiv w:val="1"/>
      <w:marLeft w:val="0"/>
      <w:marRight w:val="0"/>
      <w:marTop w:val="0"/>
      <w:marBottom w:val="0"/>
      <w:divBdr>
        <w:top w:val="none" w:sz="0" w:space="0" w:color="auto"/>
        <w:left w:val="none" w:sz="0" w:space="0" w:color="auto"/>
        <w:bottom w:val="none" w:sz="0" w:space="0" w:color="auto"/>
        <w:right w:val="none" w:sz="0" w:space="0" w:color="auto"/>
      </w:divBdr>
    </w:div>
    <w:div w:id="390084660">
      <w:bodyDiv w:val="1"/>
      <w:marLeft w:val="0"/>
      <w:marRight w:val="0"/>
      <w:marTop w:val="0"/>
      <w:marBottom w:val="0"/>
      <w:divBdr>
        <w:top w:val="none" w:sz="0" w:space="0" w:color="auto"/>
        <w:left w:val="none" w:sz="0" w:space="0" w:color="auto"/>
        <w:bottom w:val="none" w:sz="0" w:space="0" w:color="auto"/>
        <w:right w:val="none" w:sz="0" w:space="0" w:color="auto"/>
      </w:divBdr>
    </w:div>
    <w:div w:id="505362667">
      <w:bodyDiv w:val="1"/>
      <w:marLeft w:val="0"/>
      <w:marRight w:val="0"/>
      <w:marTop w:val="0"/>
      <w:marBottom w:val="0"/>
      <w:divBdr>
        <w:top w:val="none" w:sz="0" w:space="0" w:color="auto"/>
        <w:left w:val="none" w:sz="0" w:space="0" w:color="auto"/>
        <w:bottom w:val="none" w:sz="0" w:space="0" w:color="auto"/>
        <w:right w:val="none" w:sz="0" w:space="0" w:color="auto"/>
      </w:divBdr>
    </w:div>
    <w:div w:id="686293015">
      <w:bodyDiv w:val="1"/>
      <w:marLeft w:val="0"/>
      <w:marRight w:val="0"/>
      <w:marTop w:val="0"/>
      <w:marBottom w:val="0"/>
      <w:divBdr>
        <w:top w:val="none" w:sz="0" w:space="0" w:color="auto"/>
        <w:left w:val="none" w:sz="0" w:space="0" w:color="auto"/>
        <w:bottom w:val="none" w:sz="0" w:space="0" w:color="auto"/>
        <w:right w:val="none" w:sz="0" w:space="0" w:color="auto"/>
      </w:divBdr>
    </w:div>
    <w:div w:id="697851821">
      <w:bodyDiv w:val="1"/>
      <w:marLeft w:val="0"/>
      <w:marRight w:val="0"/>
      <w:marTop w:val="0"/>
      <w:marBottom w:val="0"/>
      <w:divBdr>
        <w:top w:val="none" w:sz="0" w:space="0" w:color="auto"/>
        <w:left w:val="none" w:sz="0" w:space="0" w:color="auto"/>
        <w:bottom w:val="none" w:sz="0" w:space="0" w:color="auto"/>
        <w:right w:val="none" w:sz="0" w:space="0" w:color="auto"/>
      </w:divBdr>
    </w:div>
    <w:div w:id="700395693">
      <w:bodyDiv w:val="1"/>
      <w:marLeft w:val="0"/>
      <w:marRight w:val="0"/>
      <w:marTop w:val="0"/>
      <w:marBottom w:val="0"/>
      <w:divBdr>
        <w:top w:val="none" w:sz="0" w:space="0" w:color="auto"/>
        <w:left w:val="none" w:sz="0" w:space="0" w:color="auto"/>
        <w:bottom w:val="none" w:sz="0" w:space="0" w:color="auto"/>
        <w:right w:val="none" w:sz="0" w:space="0" w:color="auto"/>
      </w:divBdr>
    </w:div>
    <w:div w:id="709689722">
      <w:bodyDiv w:val="1"/>
      <w:marLeft w:val="0"/>
      <w:marRight w:val="0"/>
      <w:marTop w:val="0"/>
      <w:marBottom w:val="0"/>
      <w:divBdr>
        <w:top w:val="none" w:sz="0" w:space="0" w:color="auto"/>
        <w:left w:val="none" w:sz="0" w:space="0" w:color="auto"/>
        <w:bottom w:val="none" w:sz="0" w:space="0" w:color="auto"/>
        <w:right w:val="none" w:sz="0" w:space="0" w:color="auto"/>
      </w:divBdr>
    </w:div>
    <w:div w:id="843327055">
      <w:bodyDiv w:val="1"/>
      <w:marLeft w:val="0"/>
      <w:marRight w:val="0"/>
      <w:marTop w:val="0"/>
      <w:marBottom w:val="0"/>
      <w:divBdr>
        <w:top w:val="none" w:sz="0" w:space="0" w:color="auto"/>
        <w:left w:val="none" w:sz="0" w:space="0" w:color="auto"/>
        <w:bottom w:val="none" w:sz="0" w:space="0" w:color="auto"/>
        <w:right w:val="none" w:sz="0" w:space="0" w:color="auto"/>
      </w:divBdr>
    </w:div>
    <w:div w:id="910043240">
      <w:bodyDiv w:val="1"/>
      <w:marLeft w:val="0"/>
      <w:marRight w:val="0"/>
      <w:marTop w:val="0"/>
      <w:marBottom w:val="0"/>
      <w:divBdr>
        <w:top w:val="none" w:sz="0" w:space="0" w:color="auto"/>
        <w:left w:val="none" w:sz="0" w:space="0" w:color="auto"/>
        <w:bottom w:val="none" w:sz="0" w:space="0" w:color="auto"/>
        <w:right w:val="none" w:sz="0" w:space="0" w:color="auto"/>
      </w:divBdr>
    </w:div>
    <w:div w:id="912201903">
      <w:bodyDiv w:val="1"/>
      <w:marLeft w:val="0"/>
      <w:marRight w:val="0"/>
      <w:marTop w:val="0"/>
      <w:marBottom w:val="0"/>
      <w:divBdr>
        <w:top w:val="none" w:sz="0" w:space="0" w:color="auto"/>
        <w:left w:val="none" w:sz="0" w:space="0" w:color="auto"/>
        <w:bottom w:val="none" w:sz="0" w:space="0" w:color="auto"/>
        <w:right w:val="none" w:sz="0" w:space="0" w:color="auto"/>
      </w:divBdr>
    </w:div>
    <w:div w:id="923413351">
      <w:bodyDiv w:val="1"/>
      <w:marLeft w:val="0"/>
      <w:marRight w:val="0"/>
      <w:marTop w:val="0"/>
      <w:marBottom w:val="0"/>
      <w:divBdr>
        <w:top w:val="none" w:sz="0" w:space="0" w:color="auto"/>
        <w:left w:val="none" w:sz="0" w:space="0" w:color="auto"/>
        <w:bottom w:val="none" w:sz="0" w:space="0" w:color="auto"/>
        <w:right w:val="none" w:sz="0" w:space="0" w:color="auto"/>
      </w:divBdr>
    </w:div>
    <w:div w:id="971330975">
      <w:bodyDiv w:val="1"/>
      <w:marLeft w:val="0"/>
      <w:marRight w:val="0"/>
      <w:marTop w:val="0"/>
      <w:marBottom w:val="0"/>
      <w:divBdr>
        <w:top w:val="none" w:sz="0" w:space="0" w:color="auto"/>
        <w:left w:val="none" w:sz="0" w:space="0" w:color="auto"/>
        <w:bottom w:val="none" w:sz="0" w:space="0" w:color="auto"/>
        <w:right w:val="none" w:sz="0" w:space="0" w:color="auto"/>
      </w:divBdr>
    </w:div>
    <w:div w:id="989750392">
      <w:bodyDiv w:val="1"/>
      <w:marLeft w:val="0"/>
      <w:marRight w:val="0"/>
      <w:marTop w:val="0"/>
      <w:marBottom w:val="0"/>
      <w:divBdr>
        <w:top w:val="none" w:sz="0" w:space="0" w:color="auto"/>
        <w:left w:val="none" w:sz="0" w:space="0" w:color="auto"/>
        <w:bottom w:val="none" w:sz="0" w:space="0" w:color="auto"/>
        <w:right w:val="none" w:sz="0" w:space="0" w:color="auto"/>
      </w:divBdr>
    </w:div>
    <w:div w:id="1129323196">
      <w:bodyDiv w:val="1"/>
      <w:marLeft w:val="0"/>
      <w:marRight w:val="0"/>
      <w:marTop w:val="0"/>
      <w:marBottom w:val="0"/>
      <w:divBdr>
        <w:top w:val="none" w:sz="0" w:space="0" w:color="auto"/>
        <w:left w:val="none" w:sz="0" w:space="0" w:color="auto"/>
        <w:bottom w:val="none" w:sz="0" w:space="0" w:color="auto"/>
        <w:right w:val="none" w:sz="0" w:space="0" w:color="auto"/>
      </w:divBdr>
    </w:div>
    <w:div w:id="1192458720">
      <w:bodyDiv w:val="1"/>
      <w:marLeft w:val="0"/>
      <w:marRight w:val="0"/>
      <w:marTop w:val="0"/>
      <w:marBottom w:val="0"/>
      <w:divBdr>
        <w:top w:val="none" w:sz="0" w:space="0" w:color="auto"/>
        <w:left w:val="none" w:sz="0" w:space="0" w:color="auto"/>
        <w:bottom w:val="none" w:sz="0" w:space="0" w:color="auto"/>
        <w:right w:val="none" w:sz="0" w:space="0" w:color="auto"/>
      </w:divBdr>
    </w:div>
    <w:div w:id="1218009497">
      <w:bodyDiv w:val="1"/>
      <w:marLeft w:val="0"/>
      <w:marRight w:val="0"/>
      <w:marTop w:val="0"/>
      <w:marBottom w:val="0"/>
      <w:divBdr>
        <w:top w:val="none" w:sz="0" w:space="0" w:color="auto"/>
        <w:left w:val="none" w:sz="0" w:space="0" w:color="auto"/>
        <w:bottom w:val="none" w:sz="0" w:space="0" w:color="auto"/>
        <w:right w:val="none" w:sz="0" w:space="0" w:color="auto"/>
      </w:divBdr>
    </w:div>
    <w:div w:id="1261988497">
      <w:bodyDiv w:val="1"/>
      <w:marLeft w:val="0"/>
      <w:marRight w:val="0"/>
      <w:marTop w:val="0"/>
      <w:marBottom w:val="0"/>
      <w:divBdr>
        <w:top w:val="none" w:sz="0" w:space="0" w:color="auto"/>
        <w:left w:val="none" w:sz="0" w:space="0" w:color="auto"/>
        <w:bottom w:val="none" w:sz="0" w:space="0" w:color="auto"/>
        <w:right w:val="none" w:sz="0" w:space="0" w:color="auto"/>
      </w:divBdr>
    </w:div>
    <w:div w:id="1357732642">
      <w:bodyDiv w:val="1"/>
      <w:marLeft w:val="0"/>
      <w:marRight w:val="0"/>
      <w:marTop w:val="0"/>
      <w:marBottom w:val="0"/>
      <w:divBdr>
        <w:top w:val="none" w:sz="0" w:space="0" w:color="auto"/>
        <w:left w:val="none" w:sz="0" w:space="0" w:color="auto"/>
        <w:bottom w:val="none" w:sz="0" w:space="0" w:color="auto"/>
        <w:right w:val="none" w:sz="0" w:space="0" w:color="auto"/>
      </w:divBdr>
    </w:div>
    <w:div w:id="1388650606">
      <w:bodyDiv w:val="1"/>
      <w:marLeft w:val="0"/>
      <w:marRight w:val="0"/>
      <w:marTop w:val="0"/>
      <w:marBottom w:val="0"/>
      <w:divBdr>
        <w:top w:val="none" w:sz="0" w:space="0" w:color="auto"/>
        <w:left w:val="none" w:sz="0" w:space="0" w:color="auto"/>
        <w:bottom w:val="none" w:sz="0" w:space="0" w:color="auto"/>
        <w:right w:val="none" w:sz="0" w:space="0" w:color="auto"/>
      </w:divBdr>
    </w:div>
    <w:div w:id="1426456644">
      <w:bodyDiv w:val="1"/>
      <w:marLeft w:val="0"/>
      <w:marRight w:val="0"/>
      <w:marTop w:val="0"/>
      <w:marBottom w:val="0"/>
      <w:divBdr>
        <w:top w:val="none" w:sz="0" w:space="0" w:color="auto"/>
        <w:left w:val="none" w:sz="0" w:space="0" w:color="auto"/>
        <w:bottom w:val="none" w:sz="0" w:space="0" w:color="auto"/>
        <w:right w:val="none" w:sz="0" w:space="0" w:color="auto"/>
      </w:divBdr>
    </w:div>
    <w:div w:id="1440906470">
      <w:bodyDiv w:val="1"/>
      <w:marLeft w:val="0"/>
      <w:marRight w:val="0"/>
      <w:marTop w:val="0"/>
      <w:marBottom w:val="0"/>
      <w:divBdr>
        <w:top w:val="none" w:sz="0" w:space="0" w:color="auto"/>
        <w:left w:val="none" w:sz="0" w:space="0" w:color="auto"/>
        <w:bottom w:val="none" w:sz="0" w:space="0" w:color="auto"/>
        <w:right w:val="none" w:sz="0" w:space="0" w:color="auto"/>
      </w:divBdr>
    </w:div>
    <w:div w:id="1518621744">
      <w:bodyDiv w:val="1"/>
      <w:marLeft w:val="0"/>
      <w:marRight w:val="0"/>
      <w:marTop w:val="0"/>
      <w:marBottom w:val="0"/>
      <w:divBdr>
        <w:top w:val="none" w:sz="0" w:space="0" w:color="auto"/>
        <w:left w:val="none" w:sz="0" w:space="0" w:color="auto"/>
        <w:bottom w:val="none" w:sz="0" w:space="0" w:color="auto"/>
        <w:right w:val="none" w:sz="0" w:space="0" w:color="auto"/>
      </w:divBdr>
    </w:div>
    <w:div w:id="1541897299">
      <w:bodyDiv w:val="1"/>
      <w:marLeft w:val="0"/>
      <w:marRight w:val="0"/>
      <w:marTop w:val="0"/>
      <w:marBottom w:val="0"/>
      <w:divBdr>
        <w:top w:val="none" w:sz="0" w:space="0" w:color="auto"/>
        <w:left w:val="none" w:sz="0" w:space="0" w:color="auto"/>
        <w:bottom w:val="none" w:sz="0" w:space="0" w:color="auto"/>
        <w:right w:val="none" w:sz="0" w:space="0" w:color="auto"/>
      </w:divBdr>
    </w:div>
    <w:div w:id="1596132109">
      <w:bodyDiv w:val="1"/>
      <w:marLeft w:val="0"/>
      <w:marRight w:val="0"/>
      <w:marTop w:val="0"/>
      <w:marBottom w:val="0"/>
      <w:divBdr>
        <w:top w:val="none" w:sz="0" w:space="0" w:color="auto"/>
        <w:left w:val="none" w:sz="0" w:space="0" w:color="auto"/>
        <w:bottom w:val="none" w:sz="0" w:space="0" w:color="auto"/>
        <w:right w:val="none" w:sz="0" w:space="0" w:color="auto"/>
      </w:divBdr>
    </w:div>
    <w:div w:id="1655643613">
      <w:bodyDiv w:val="1"/>
      <w:marLeft w:val="0"/>
      <w:marRight w:val="0"/>
      <w:marTop w:val="0"/>
      <w:marBottom w:val="0"/>
      <w:divBdr>
        <w:top w:val="none" w:sz="0" w:space="0" w:color="auto"/>
        <w:left w:val="none" w:sz="0" w:space="0" w:color="auto"/>
        <w:bottom w:val="none" w:sz="0" w:space="0" w:color="auto"/>
        <w:right w:val="none" w:sz="0" w:space="0" w:color="auto"/>
      </w:divBdr>
    </w:div>
    <w:div w:id="1675454263">
      <w:bodyDiv w:val="1"/>
      <w:marLeft w:val="0"/>
      <w:marRight w:val="0"/>
      <w:marTop w:val="0"/>
      <w:marBottom w:val="0"/>
      <w:divBdr>
        <w:top w:val="none" w:sz="0" w:space="0" w:color="auto"/>
        <w:left w:val="none" w:sz="0" w:space="0" w:color="auto"/>
        <w:bottom w:val="none" w:sz="0" w:space="0" w:color="auto"/>
        <w:right w:val="none" w:sz="0" w:space="0" w:color="auto"/>
      </w:divBdr>
    </w:div>
    <w:div w:id="1700624812">
      <w:bodyDiv w:val="1"/>
      <w:marLeft w:val="0"/>
      <w:marRight w:val="0"/>
      <w:marTop w:val="0"/>
      <w:marBottom w:val="0"/>
      <w:divBdr>
        <w:top w:val="none" w:sz="0" w:space="0" w:color="auto"/>
        <w:left w:val="none" w:sz="0" w:space="0" w:color="auto"/>
        <w:bottom w:val="none" w:sz="0" w:space="0" w:color="auto"/>
        <w:right w:val="none" w:sz="0" w:space="0" w:color="auto"/>
      </w:divBdr>
    </w:div>
    <w:div w:id="1716344362">
      <w:bodyDiv w:val="1"/>
      <w:marLeft w:val="0"/>
      <w:marRight w:val="0"/>
      <w:marTop w:val="0"/>
      <w:marBottom w:val="0"/>
      <w:divBdr>
        <w:top w:val="none" w:sz="0" w:space="0" w:color="auto"/>
        <w:left w:val="none" w:sz="0" w:space="0" w:color="auto"/>
        <w:bottom w:val="none" w:sz="0" w:space="0" w:color="auto"/>
        <w:right w:val="none" w:sz="0" w:space="0" w:color="auto"/>
      </w:divBdr>
    </w:div>
    <w:div w:id="1784760747">
      <w:bodyDiv w:val="1"/>
      <w:marLeft w:val="0"/>
      <w:marRight w:val="0"/>
      <w:marTop w:val="0"/>
      <w:marBottom w:val="0"/>
      <w:divBdr>
        <w:top w:val="none" w:sz="0" w:space="0" w:color="auto"/>
        <w:left w:val="none" w:sz="0" w:space="0" w:color="auto"/>
        <w:bottom w:val="none" w:sz="0" w:space="0" w:color="auto"/>
        <w:right w:val="none" w:sz="0" w:space="0" w:color="auto"/>
      </w:divBdr>
    </w:div>
    <w:div w:id="1798640496">
      <w:bodyDiv w:val="1"/>
      <w:marLeft w:val="0"/>
      <w:marRight w:val="0"/>
      <w:marTop w:val="0"/>
      <w:marBottom w:val="0"/>
      <w:divBdr>
        <w:top w:val="none" w:sz="0" w:space="0" w:color="auto"/>
        <w:left w:val="none" w:sz="0" w:space="0" w:color="auto"/>
        <w:bottom w:val="none" w:sz="0" w:space="0" w:color="auto"/>
        <w:right w:val="none" w:sz="0" w:space="0" w:color="auto"/>
      </w:divBdr>
    </w:div>
    <w:div w:id="1980723771">
      <w:bodyDiv w:val="1"/>
      <w:marLeft w:val="0"/>
      <w:marRight w:val="0"/>
      <w:marTop w:val="0"/>
      <w:marBottom w:val="0"/>
      <w:divBdr>
        <w:top w:val="none" w:sz="0" w:space="0" w:color="auto"/>
        <w:left w:val="none" w:sz="0" w:space="0" w:color="auto"/>
        <w:bottom w:val="none" w:sz="0" w:space="0" w:color="auto"/>
        <w:right w:val="none" w:sz="0" w:space="0" w:color="auto"/>
      </w:divBdr>
    </w:div>
    <w:div w:id="200258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package" Target="embeddings/Microsoft_Visio___1.vsdx"/><Relationship Id="rId42" Type="http://schemas.openxmlformats.org/officeDocument/2006/relationships/image" Target="media/image17.emf"/><Relationship Id="rId47" Type="http://schemas.openxmlformats.org/officeDocument/2006/relationships/image" Target="media/image20.jpg"/><Relationship Id="rId63" Type="http://schemas.openxmlformats.org/officeDocument/2006/relationships/image" Target="media/image31.emf"/><Relationship Id="rId68" Type="http://schemas.openxmlformats.org/officeDocument/2006/relationships/image" Target="media/image34.jpg"/><Relationship Id="rId84" Type="http://schemas.openxmlformats.org/officeDocument/2006/relationships/chart" Target="charts/chart2.xml"/><Relationship Id="rId89" Type="http://schemas.openxmlformats.org/officeDocument/2006/relationships/footer" Target="footer6.xml"/><Relationship Id="rId16" Type="http://schemas.openxmlformats.org/officeDocument/2006/relationships/header" Target="header5.xml"/><Relationship Id="rId11" Type="http://schemas.openxmlformats.org/officeDocument/2006/relationships/header" Target="header2.xml"/><Relationship Id="rId32" Type="http://schemas.openxmlformats.org/officeDocument/2006/relationships/image" Target="media/image10.emf"/><Relationship Id="rId37" Type="http://schemas.openxmlformats.org/officeDocument/2006/relationships/package" Target="embeddings/Microsoft_Visio___3.vsdx"/><Relationship Id="rId53" Type="http://schemas.openxmlformats.org/officeDocument/2006/relationships/image" Target="media/image24.jpg"/><Relationship Id="rId58" Type="http://schemas.openxmlformats.org/officeDocument/2006/relationships/image" Target="media/image27.jpg"/><Relationship Id="rId74" Type="http://schemas.openxmlformats.org/officeDocument/2006/relationships/image" Target="media/image38.png"/><Relationship Id="rId79" Type="http://schemas.openxmlformats.org/officeDocument/2006/relationships/image" Target="media/image43.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eader" Target="header4.xml"/><Relationship Id="rId22" Type="http://schemas.openxmlformats.org/officeDocument/2006/relationships/image" Target="media/image3.emf"/><Relationship Id="rId27" Type="http://schemas.openxmlformats.org/officeDocument/2006/relationships/image" Target="media/image7.emf"/><Relationship Id="rId30" Type="http://schemas.openxmlformats.org/officeDocument/2006/relationships/image" Target="media/image9.emf"/><Relationship Id="rId35" Type="http://schemas.openxmlformats.org/officeDocument/2006/relationships/image" Target="media/image12.jpg"/><Relationship Id="rId43" Type="http://schemas.openxmlformats.org/officeDocument/2006/relationships/package" Target="embeddings/Microsoft_Visio___5.vsdx"/><Relationship Id="rId48" Type="http://schemas.openxmlformats.org/officeDocument/2006/relationships/image" Target="media/image21.emf"/><Relationship Id="rId56" Type="http://schemas.openxmlformats.org/officeDocument/2006/relationships/image" Target="media/image26.emf"/><Relationship Id="rId64" Type="http://schemas.openxmlformats.org/officeDocument/2006/relationships/oleObject" Target="embeddings/oleObject8.bin"/><Relationship Id="rId69" Type="http://schemas.openxmlformats.org/officeDocument/2006/relationships/image" Target="media/image35.emf"/><Relationship Id="rId77"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23.emf"/><Relationship Id="rId72" Type="http://schemas.openxmlformats.org/officeDocument/2006/relationships/oleObject" Target="embeddings/oleObject11.bin"/><Relationship Id="rId80" Type="http://schemas.openxmlformats.org/officeDocument/2006/relationships/image" Target="media/image44.png"/><Relationship Id="rId85" Type="http://schemas.openxmlformats.org/officeDocument/2006/relationships/header" Target="header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5.jpg"/><Relationship Id="rId33" Type="http://schemas.openxmlformats.org/officeDocument/2006/relationships/package" Target="embeddings/Microsoft_Visio___2.vsdx"/><Relationship Id="rId38" Type="http://schemas.openxmlformats.org/officeDocument/2006/relationships/image" Target="media/image14.jpg"/><Relationship Id="rId46" Type="http://schemas.openxmlformats.org/officeDocument/2006/relationships/package" Target="embeddings/Microsoft_Visio___6.vsdx"/><Relationship Id="rId59" Type="http://schemas.openxmlformats.org/officeDocument/2006/relationships/image" Target="media/image28.jpg"/><Relationship Id="rId67" Type="http://schemas.openxmlformats.org/officeDocument/2006/relationships/oleObject" Target="embeddings/oleObject9.bin"/><Relationship Id="rId20" Type="http://schemas.openxmlformats.org/officeDocument/2006/relationships/image" Target="media/image2.emf"/><Relationship Id="rId41" Type="http://schemas.openxmlformats.org/officeDocument/2006/relationships/image" Target="media/image16.jpg"/><Relationship Id="rId54" Type="http://schemas.openxmlformats.org/officeDocument/2006/relationships/image" Target="media/image25.emf"/><Relationship Id="rId62" Type="http://schemas.openxmlformats.org/officeDocument/2006/relationships/image" Target="media/image30.jpg"/><Relationship Id="rId70" Type="http://schemas.openxmlformats.org/officeDocument/2006/relationships/oleObject" Target="embeddings/oleObject10.bin"/><Relationship Id="rId75" Type="http://schemas.openxmlformats.org/officeDocument/2006/relationships/image" Target="media/image39.jpeg"/><Relationship Id="rId83" Type="http://schemas.openxmlformats.org/officeDocument/2006/relationships/chart" Target="charts/chart1.xml"/><Relationship Id="rId88" Type="http://schemas.openxmlformats.org/officeDocument/2006/relationships/header" Target="header8.xm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oleObject" Target="embeddings/oleObject1.bin"/><Relationship Id="rId28" Type="http://schemas.openxmlformats.org/officeDocument/2006/relationships/oleObject" Target="embeddings/oleObject2.bin"/><Relationship Id="rId36" Type="http://schemas.openxmlformats.org/officeDocument/2006/relationships/image" Target="media/image13.emf"/><Relationship Id="rId49" Type="http://schemas.openxmlformats.org/officeDocument/2006/relationships/package" Target="embeddings/Microsoft_Visio___7.vsdx"/><Relationship Id="rId57" Type="http://schemas.openxmlformats.org/officeDocument/2006/relationships/oleObject" Target="embeddings/oleObject6.bin"/><Relationship Id="rId10" Type="http://schemas.openxmlformats.org/officeDocument/2006/relationships/footer" Target="footer1.xml"/><Relationship Id="rId31" Type="http://schemas.openxmlformats.org/officeDocument/2006/relationships/oleObject" Target="embeddings/oleObject3.bin"/><Relationship Id="rId44" Type="http://schemas.openxmlformats.org/officeDocument/2006/relationships/image" Target="media/image18.jpg"/><Relationship Id="rId52" Type="http://schemas.openxmlformats.org/officeDocument/2006/relationships/oleObject" Target="embeddings/oleObject4.bin"/><Relationship Id="rId60" Type="http://schemas.openxmlformats.org/officeDocument/2006/relationships/image" Target="media/image29.emf"/><Relationship Id="rId65" Type="http://schemas.openxmlformats.org/officeDocument/2006/relationships/image" Target="media/image32.jpg"/><Relationship Id="rId73" Type="http://schemas.openxmlformats.org/officeDocument/2006/relationships/image" Target="media/image37.jp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comments" Target="comments.xml"/><Relationship Id="rId39" Type="http://schemas.openxmlformats.org/officeDocument/2006/relationships/image" Target="media/image15.emf"/><Relationship Id="rId34" Type="http://schemas.openxmlformats.org/officeDocument/2006/relationships/image" Target="media/image11.jpg"/><Relationship Id="rId50" Type="http://schemas.openxmlformats.org/officeDocument/2006/relationships/image" Target="media/image22.png"/><Relationship Id="rId55" Type="http://schemas.openxmlformats.org/officeDocument/2006/relationships/oleObject" Target="embeddings/oleObject5.bin"/><Relationship Id="rId76"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36.emf"/><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8.jpg"/><Relationship Id="rId24" Type="http://schemas.openxmlformats.org/officeDocument/2006/relationships/image" Target="media/image4.png"/><Relationship Id="rId40" Type="http://schemas.openxmlformats.org/officeDocument/2006/relationships/package" Target="embeddings/Microsoft_Visio___4.vsdx"/><Relationship Id="rId45" Type="http://schemas.openxmlformats.org/officeDocument/2006/relationships/image" Target="media/image19.emf"/><Relationship Id="rId66" Type="http://schemas.openxmlformats.org/officeDocument/2006/relationships/image" Target="media/image33.emf"/><Relationship Id="rId87" Type="http://schemas.openxmlformats.org/officeDocument/2006/relationships/footer" Target="footer5.xml"/><Relationship Id="rId61" Type="http://schemas.openxmlformats.org/officeDocument/2006/relationships/oleObject" Target="embeddings/oleObject7.bin"/><Relationship Id="rId82" Type="http://schemas.openxmlformats.org/officeDocument/2006/relationships/image" Target="media/image46.png"/><Relationship Id="rId19" Type="http://schemas.microsoft.com/office/2011/relationships/commentsExtended" Target="commentsExtended.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第一次上传</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c:ext xmlns:c16="http://schemas.microsoft.com/office/drawing/2014/chart" uri="{C3380CC4-5D6E-409C-BE32-E72D297353CC}">
              <c16:uniqueId val="{00000000-5DBF-45ED-8B8E-297C8F15BC3A}"/>
            </c:ext>
          </c:extLst>
        </c:ser>
        <c:ser>
          <c:idx val="1"/>
          <c:order val="1"/>
          <c:tx>
            <c:strRef>
              <c:f>Sheet1!$C$1</c:f>
              <c:strCache>
                <c:ptCount val="1"/>
                <c:pt idx="0">
                  <c:v>秒传</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0.54</c:v>
                </c:pt>
                <c:pt idx="1">
                  <c:v>0.68</c:v>
                </c:pt>
                <c:pt idx="2">
                  <c:v>0.76</c:v>
                </c:pt>
                <c:pt idx="3">
                  <c:v>1.08</c:v>
                </c:pt>
              </c:numCache>
            </c:numRef>
          </c:val>
          <c:smooth val="0"/>
          <c:extLst>
            <c:ext xmlns:c16="http://schemas.microsoft.com/office/drawing/2014/chart" uri="{C3380CC4-5D6E-409C-BE32-E72D297353CC}">
              <c16:uniqueId val="{00000001-5DBF-45ED-8B8E-297C8F15BC3A}"/>
            </c:ext>
          </c:extLst>
        </c:ser>
        <c:dLbls>
          <c:showLegendKey val="0"/>
          <c:showVal val="0"/>
          <c:showCatName val="0"/>
          <c:showSerName val="0"/>
          <c:showPercent val="0"/>
          <c:showBubbleSize val="0"/>
        </c:dLbls>
        <c:smooth val="0"/>
        <c:axId val="390311240"/>
        <c:axId val="335551976"/>
      </c:lineChart>
      <c:catAx>
        <c:axId val="390311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文件大小 </a:t>
                </a:r>
                <a:r>
                  <a:rPr lang="en-US" sz="1000" b="0" i="0" baseline="0">
                    <a:effectLst/>
                  </a:rPr>
                  <a:t>(M)</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5551976"/>
        <c:crosses val="autoZero"/>
        <c:auto val="1"/>
        <c:lblAlgn val="ctr"/>
        <c:lblOffset val="100"/>
        <c:noMultiLvlLbl val="0"/>
      </c:catAx>
      <c:valAx>
        <c:axId val="335551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传输时间 </a:t>
                </a:r>
                <a:r>
                  <a:rPr lang="en-US" sz="1000" b="0" i="0" baseline="0">
                    <a:effectLst/>
                  </a:rPr>
                  <a:t>(/s)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90311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“核高基”云备份系统</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c:ext xmlns:c16="http://schemas.microsoft.com/office/drawing/2014/chart" uri="{C3380CC4-5D6E-409C-BE32-E72D297353CC}">
              <c16:uniqueId val="{00000000-4FA8-43BE-ABD3-07CB1EF207D4}"/>
            </c:ext>
          </c:extLst>
        </c:ser>
        <c:ser>
          <c:idx val="1"/>
          <c:order val="1"/>
          <c:tx>
            <c:strRef>
              <c:f>Sheet1!$C$1</c:f>
              <c:strCache>
                <c:ptCount val="1"/>
                <c:pt idx="0">
                  <c:v>百度网盘</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1.28</c:v>
                </c:pt>
                <c:pt idx="1">
                  <c:v>2.37</c:v>
                </c:pt>
                <c:pt idx="2">
                  <c:v>3.31</c:v>
                </c:pt>
                <c:pt idx="3">
                  <c:v>12.38</c:v>
                </c:pt>
              </c:numCache>
            </c:numRef>
          </c:val>
          <c:smooth val="0"/>
          <c:extLst>
            <c:ext xmlns:c16="http://schemas.microsoft.com/office/drawing/2014/chart" uri="{C3380CC4-5D6E-409C-BE32-E72D297353CC}">
              <c16:uniqueId val="{00000001-4FA8-43BE-ABD3-07CB1EF207D4}"/>
            </c:ext>
          </c:extLst>
        </c:ser>
        <c:ser>
          <c:idx val="2"/>
          <c:order val="2"/>
          <c:tx>
            <c:strRef>
              <c:f>Sheet1!$D$1</c:f>
              <c:strCache>
                <c:ptCount val="1"/>
                <c:pt idx="0">
                  <c:v>360云盘</c:v>
                </c:pt>
              </c:strCache>
            </c:strRef>
          </c:tx>
          <c:spPr>
            <a:ln w="28575" cap="rnd">
              <a:solidFill>
                <a:schemeClr val="accent3"/>
              </a:solidFill>
              <a:round/>
            </a:ln>
            <a:effectLst/>
          </c:spPr>
          <c:marker>
            <c:symbol val="none"/>
          </c:marker>
          <c:cat>
            <c:numRef>
              <c:f>Sheet1!$A$2:$A$5</c:f>
              <c:numCache>
                <c:formatCode>General</c:formatCode>
                <c:ptCount val="4"/>
                <c:pt idx="0">
                  <c:v>2</c:v>
                </c:pt>
                <c:pt idx="1">
                  <c:v>4</c:v>
                </c:pt>
                <c:pt idx="2">
                  <c:v>8</c:v>
                </c:pt>
                <c:pt idx="3">
                  <c:v>50</c:v>
                </c:pt>
              </c:numCache>
            </c:numRef>
          </c:cat>
          <c:val>
            <c:numRef>
              <c:f>Sheet1!$D$2:$D$5</c:f>
              <c:numCache>
                <c:formatCode>General</c:formatCode>
                <c:ptCount val="4"/>
                <c:pt idx="0">
                  <c:v>0.44</c:v>
                </c:pt>
                <c:pt idx="1">
                  <c:v>0.9</c:v>
                </c:pt>
                <c:pt idx="2">
                  <c:v>1.5</c:v>
                </c:pt>
                <c:pt idx="3">
                  <c:v>11.18</c:v>
                </c:pt>
              </c:numCache>
            </c:numRef>
          </c:val>
          <c:smooth val="0"/>
          <c:extLst>
            <c:ext xmlns:c16="http://schemas.microsoft.com/office/drawing/2014/chart" uri="{C3380CC4-5D6E-409C-BE32-E72D297353CC}">
              <c16:uniqueId val="{00000002-4FA8-43BE-ABD3-07CB1EF207D4}"/>
            </c:ext>
          </c:extLst>
        </c:ser>
        <c:dLbls>
          <c:showLegendKey val="0"/>
          <c:showVal val="0"/>
          <c:showCatName val="0"/>
          <c:showSerName val="0"/>
          <c:showPercent val="0"/>
          <c:showBubbleSize val="0"/>
        </c:dLbls>
        <c:smooth val="0"/>
        <c:axId val="335550800"/>
        <c:axId val="727379080"/>
      </c:lineChart>
      <c:catAx>
        <c:axId val="335550800"/>
        <c:scaling>
          <c:orientation val="minMax"/>
        </c:scaling>
        <c:delete val="0"/>
        <c:axPos val="b"/>
        <c:title>
          <c:tx>
            <c:rich>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r>
                  <a:rPr lang="zh-CN" altLang="en-US"/>
                  <a:t>文件大小 </a:t>
                </a:r>
                <a:r>
                  <a:rPr lang="en-US" altLang="zh-CN"/>
                  <a:t>(M)</a:t>
                </a:r>
                <a:endParaRPr lang="zh-CN" altLang="en-US"/>
              </a:p>
            </c:rich>
          </c:tx>
          <c:overlay val="0"/>
          <c:spPr>
            <a:noFill/>
            <a:ln>
              <a:noFill/>
            </a:ln>
            <a:effectLst/>
          </c:spPr>
          <c:txPr>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7379080"/>
        <c:crosses val="autoZero"/>
        <c:auto val="1"/>
        <c:lblAlgn val="ctr"/>
        <c:lblOffset val="100"/>
        <c:noMultiLvlLbl val="0"/>
      </c:catAx>
      <c:valAx>
        <c:axId val="727379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传输时间 </a:t>
                </a:r>
                <a:r>
                  <a:rPr lang="en-US" altLang="zh-CN"/>
                  <a:t>(/s)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555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DA3A34-961F-4A38-9FDF-39DA9BF95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3276</TotalTime>
  <Pages>67</Pages>
  <Words>9407</Words>
  <Characters>53623</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dc:creator>
  <cp:keywords/>
  <dc:description/>
  <cp:lastModifiedBy>JY0225</cp:lastModifiedBy>
  <cp:revision>1326</cp:revision>
  <cp:lastPrinted>2017-08-23T08:27:00Z</cp:lastPrinted>
  <dcterms:created xsi:type="dcterms:W3CDTF">2017-08-02T05:35:00Z</dcterms:created>
  <dcterms:modified xsi:type="dcterms:W3CDTF">2017-08-24T04:12:00Z</dcterms:modified>
</cp:coreProperties>
</file>